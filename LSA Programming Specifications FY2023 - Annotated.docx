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8" w:author="Molly McEvilley" w:date="2023-04-05T11:56:00Z">
                              <w:r w:rsidR="009575FB" w:rsidDel="007E0B3C">
                                <w:delText xml:space="preserve">2022 </w:delText>
                              </w:r>
                            </w:del>
                            <w:ins w:id="9"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2" w:name="_Toc140489759"/>
      <w:r>
        <w:lastRenderedPageBreak/>
        <w:t>Revision</w:t>
      </w:r>
      <w:r w:rsidRPr="008D0578">
        <w:t xml:space="preserve"> </w:t>
      </w:r>
      <w:r w:rsidR="00933154" w:rsidRPr="008D0578">
        <w:t>History</w:t>
      </w:r>
      <w:bookmarkEnd w:id="12"/>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140489760"/>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140489761"/>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1"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2" w:name="_Toc499543972"/>
      <w:bookmarkStart w:id="23" w:name="_Toc37849732"/>
      <w:bookmarkStart w:id="24" w:name="_Toc140489762"/>
      <w:r w:rsidRPr="0036072B">
        <w:t>About This Document</w:t>
      </w:r>
      <w:bookmarkStart w:id="25" w:name="_Toc499292012"/>
      <w:bookmarkStart w:id="26" w:name="_Toc499543973"/>
      <w:bookmarkEnd w:id="22"/>
      <w:bookmarkEnd w:id="23"/>
      <w:bookmarkEnd w:id="24"/>
    </w:p>
    <w:p w14:paraId="57D1D754" w14:textId="77777777" w:rsidR="007F6B46" w:rsidRPr="0036072B" w:rsidRDefault="007F6B46" w:rsidP="009336C4">
      <w:pPr>
        <w:pStyle w:val="Heading3"/>
      </w:pPr>
      <w:r w:rsidRPr="0036072B">
        <w:t>Intended Audience</w:t>
      </w:r>
      <w:bookmarkEnd w:id="25"/>
      <w:bookmarkEnd w:id="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7"/>
    </w:p>
    <w:p w14:paraId="03B12582" w14:textId="77777777" w:rsidR="007F6B46" w:rsidRPr="009336C4" w:rsidRDefault="007F6B46" w:rsidP="009336C4">
      <w:pPr>
        <w:pStyle w:val="Heading3"/>
      </w:pPr>
      <w:bookmarkStart w:id="28" w:name="_Toc497116386"/>
      <w:bookmarkStart w:id="29" w:name="_Toc498527174"/>
      <w:bookmarkStart w:id="30" w:name="_Toc499292013"/>
      <w:bookmarkStart w:id="31" w:name="_Toc499543974"/>
      <w:r w:rsidRPr="0036072B">
        <w:lastRenderedPageBreak/>
        <w:t>Purpose</w:t>
      </w:r>
      <w:bookmarkEnd w:id="28"/>
      <w:bookmarkEnd w:id="29"/>
      <w:r w:rsidRPr="0036072B">
        <w:t xml:space="preserve"> and Scope</w:t>
      </w:r>
      <w:bookmarkEnd w:id="30"/>
      <w:bookmarkEnd w:id="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 w:name="_Toc499292014"/>
      <w:bookmarkStart w:id="33" w:name="_Toc499543975"/>
      <w:bookmarkStart w:id="34" w:name="_Toc497116389"/>
      <w:bookmarkStart w:id="35" w:name="_Toc498527177"/>
      <w:r w:rsidRPr="0036072B">
        <w:t xml:space="preserve">Structure and </w:t>
      </w:r>
      <w:r w:rsidRPr="009336C4">
        <w:t>Content</w:t>
      </w:r>
      <w:bookmarkEnd w:id="32"/>
      <w:bookmarkEnd w:id="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6"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7" w:author="Molly McEvilley" w:date="2023-05-04T11:10:00Z">
        <w:r w:rsidR="00A51988" w:rsidRPr="00A6067F" w:rsidDel="004C565C">
          <w:delText xml:space="preserve">five </w:delText>
        </w:r>
      </w:del>
      <w:ins w:id="38" w:author="Jules Brown" w:date="2023-07-07T10:58:00Z">
        <w:r w:rsidR="00277F30">
          <w:t>seven</w:t>
        </w:r>
      </w:ins>
      <w:ins w:id="39"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0" w:author="Molly McEvilley" w:date="2023-04-05T11:57:00Z"/>
        </w:rPr>
      </w:pPr>
      <w:r w:rsidRPr="005904C6">
        <w:t>Inventory.csv</w:t>
      </w:r>
    </w:p>
    <w:p w14:paraId="3FEF518F" w14:textId="46DB1FF2" w:rsidR="00597299" w:rsidRDefault="00597299" w:rsidP="0060237C">
      <w:pPr>
        <w:pStyle w:val="ListParagraph"/>
        <w:rPr>
          <w:ins w:id="41" w:author="Molly McEvilley" w:date="2023-04-05T11:57:00Z"/>
        </w:rPr>
      </w:pPr>
      <w:ins w:id="42" w:author="Molly McEvilley" w:date="2023-04-05T11:57:00Z">
        <w:r>
          <w:t>Affiliation.csv</w:t>
        </w:r>
      </w:ins>
      <w:ins w:id="43" w:author="Molly McEvilley" w:date="2023-04-05T11:58:00Z">
        <w:r>
          <w:t xml:space="preserve"> </w:t>
        </w:r>
      </w:ins>
    </w:p>
    <w:p w14:paraId="50DDF6AB" w14:textId="6969D72A" w:rsidR="00597299" w:rsidDel="000E6E47" w:rsidRDefault="00597299" w:rsidP="0060237C">
      <w:pPr>
        <w:pStyle w:val="ListParagraph"/>
        <w:rPr>
          <w:ins w:id="44" w:author="Molly McEvilley" w:date="2023-04-05T11:57:00Z"/>
          <w:del w:id="45" w:author="Molly McEvilley" w:date="2023-06-13T10:08:00Z"/>
        </w:rPr>
      </w:pPr>
      <w:ins w:id="46" w:author="Molly McEvilley" w:date="2023-04-05T11:57:00Z">
        <w:del w:id="47" w:author="Molly McEvilley" w:date="2023-06-13T10:08:00Z">
          <w:r w:rsidDel="000E6E47">
            <w:delText>CEParticipation.csv</w:delText>
          </w:r>
        </w:del>
      </w:ins>
    </w:p>
    <w:p w14:paraId="3747530C" w14:textId="3337DFD2" w:rsidR="00597299" w:rsidRPr="005904C6" w:rsidRDefault="00597299" w:rsidP="0060237C">
      <w:pPr>
        <w:pStyle w:val="ListParagraph"/>
      </w:pPr>
      <w:ins w:id="48"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9" w:name="_Toc499292015"/>
      <w:bookmarkStart w:id="50" w:name="_Toc499543976"/>
      <w:r w:rsidRPr="0036072B">
        <w:t>External References</w:t>
      </w:r>
      <w:bookmarkEnd w:id="34"/>
      <w:bookmarkEnd w:id="35"/>
      <w:bookmarkEnd w:id="49"/>
      <w:bookmarkEnd w:id="5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51" w:author="Molly McEvilley" w:date="2023-05-04T11:03:00Z">
        <w:r w:rsidRPr="10B9F996" w:rsidDel="008A7F66">
          <w:rPr>
            <w:b/>
            <w:bCs/>
          </w:rPr>
          <w:delText>2</w:delText>
        </w:r>
      </w:del>
      <w:ins w:id="52"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53" w:author="Molly McEvilley" w:date="2023-05-04T11:03:00Z">
        <w:r w:rsidRPr="10B9F996" w:rsidDel="00781F6A">
          <w:rPr>
            <w:rFonts w:eastAsia="Times New Roman"/>
          </w:rPr>
          <w:delText>1</w:delText>
        </w:r>
      </w:del>
      <w:ins w:id="54"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5" w:author="Molly McEvilley" w:date="2023-05-04T11:03:00Z">
        <w:r w:rsidRPr="10B9F996" w:rsidDel="008A7F66">
          <w:rPr>
            <w:rStyle w:val="Strong"/>
          </w:rPr>
          <w:delText xml:space="preserve">2022 </w:delText>
        </w:r>
      </w:del>
      <w:ins w:id="5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7"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4" w:author="Molly McEvilley" w:date="2023-05-09T15:57:00Z">
        <w:r w:rsidRPr="00A6067F" w:rsidDel="00CD6807">
          <w:delText>Client refused</w:delText>
        </w:r>
      </w:del>
      <w:ins w:id="65"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6" w:author="Molly McEvilley" w:date="2023-07-16T03:43:00Z">
        <w:r w:rsidR="00967811">
          <w:t xml:space="preserve"> </w:t>
        </w:r>
      </w:ins>
      <w:del w:id="67" w:author="Molly McEvilley" w:date="2023-07-16T03:43:00Z">
        <w:r w:rsidR="004873DC" w:rsidDel="00967811">
          <w:delText xml:space="preserve">. </w:delText>
        </w:r>
      </w:del>
      <w:ins w:id="68" w:author="Molly McEvilley" w:date="2023-07-16T03:43:00Z">
        <w:r w:rsidR="00967811">
          <w:t xml:space="preserve">with </w:t>
        </w:r>
      </w:ins>
      <w:ins w:id="69" w:author="Molly McEvilley" w:date="2023-07-16T03:42:00Z">
        <w:r w:rsidR="00967811">
          <w:t xml:space="preserve">the sub-type </w:t>
        </w:r>
      </w:ins>
      <w:ins w:id="70"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71"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72" w:author="Molly McEvilley" w:date="2023-07-16T03:44:00Z"/>
        </w:rPr>
      </w:pPr>
      <w:ins w:id="73"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4" w:author="Molly McEvilley" w:date="2023-07-16T03:50:00Z">
        <w:r w:rsidR="00B873F6">
          <w:t xml:space="preserve">  </w:t>
        </w:r>
      </w:ins>
      <w:ins w:id="75" w:author="Molly McEvilley" w:date="2023-07-16T03:53:00Z">
        <w:r w:rsidR="00137CBF">
          <w:t xml:space="preserve">This is a new designation with the HMIS Data Standards effective October 1, 2023.  For reporting </w:t>
        </w:r>
      </w:ins>
      <w:ins w:id="76" w:author="Molly McEvilley" w:date="2023-07-16T03:54:00Z">
        <w:r w:rsidR="00137CBF">
          <w:t>on FY2023</w:t>
        </w:r>
      </w:ins>
      <w:ins w:id="77" w:author="Molly McEvilley" w:date="2023-07-16T03:55:00Z">
        <w:r w:rsidR="005975B2">
          <w:t xml:space="preserve"> (which ends September 30,2023),</w:t>
        </w:r>
      </w:ins>
      <w:ins w:id="78" w:author="Molly McEvilley" w:date="2023-07-16T03:54:00Z">
        <w:r w:rsidR="00137CBF">
          <w:t xml:space="preserve"> RRH-SO enrollment data</w:t>
        </w:r>
      </w:ins>
      <w:ins w:id="79" w:author="Molly McEvilley" w:date="2023-07-16T03:55:00Z">
        <w:r w:rsidR="005975B2">
          <w:t>, if they exist at all,</w:t>
        </w:r>
      </w:ins>
      <w:ins w:id="80" w:author="Molly McEvilley" w:date="2023-07-16T03:54:00Z">
        <w:r w:rsidR="00137CBF">
          <w:t xml:space="preserve"> are </w:t>
        </w:r>
        <w:r w:rsidR="005975B2">
          <w:t>incorporated in a very</w:t>
        </w:r>
      </w:ins>
      <w:ins w:id="81" w:author="Molly McEvilley" w:date="2023-07-16T03:55:00Z">
        <w:r w:rsidR="005975B2">
          <w:t xml:space="preserve"> limited manner:</w:t>
        </w:r>
      </w:ins>
    </w:p>
    <w:p w14:paraId="4A46B11D" w14:textId="3F52261C" w:rsidR="00C96E08" w:rsidRPr="00A6067F" w:rsidRDefault="00C96E08" w:rsidP="00C96E08">
      <w:pPr>
        <w:pStyle w:val="ListParagraph"/>
        <w:rPr>
          <w:ins w:id="82" w:author="Molly McEvilley" w:date="2023-07-16T03:44:00Z"/>
        </w:rPr>
      </w:pPr>
      <w:ins w:id="83" w:author="Molly McEvilley" w:date="2023-07-16T03:44:00Z">
        <w:r>
          <w:t xml:space="preserve">For </w:t>
        </w:r>
      </w:ins>
      <w:ins w:id="84" w:author="Molly McEvilley" w:date="2023-07-16T03:47:00Z">
        <w:r w:rsidR="00E4715F">
          <w:t xml:space="preserve">RRH-SO </w:t>
        </w:r>
      </w:ins>
      <w:ins w:id="85" w:author="Molly McEvilley" w:date="2023-07-16T03:44:00Z">
        <w:r>
          <w:t xml:space="preserve">clients who were in ES/SH or on the street at project entry, all </w:t>
        </w:r>
      </w:ins>
      <w:ins w:id="86" w:author="Molly McEvilley" w:date="2023-07-16T03:48:00Z">
        <w:r w:rsidR="00BD4046">
          <w:t>dates</w:t>
        </w:r>
      </w:ins>
      <w:ins w:id="87" w:author="Molly McEvilley" w:date="2023-07-16T03:44:00Z">
        <w:r>
          <w:t xml:space="preserve"> between </w:t>
        </w:r>
        <w:r w:rsidRPr="49FCFE86">
          <w:rPr>
            <w:i/>
            <w:iCs/>
          </w:rPr>
          <w:t>Approximate Date Started</w:t>
        </w:r>
        <w:r>
          <w:t xml:space="preserve"> and </w:t>
        </w:r>
      </w:ins>
      <w:ins w:id="88" w:author="Molly McEvilley" w:date="2023-07-16T03:47:00Z">
        <w:r w:rsidR="00E4715F">
          <w:t>the earliest</w:t>
        </w:r>
      </w:ins>
      <w:ins w:id="89" w:author="Molly McEvilley" w:date="2023-07-16T03:48:00Z">
        <w:r w:rsidR="00E4715F">
          <w:t xml:space="preserve"> of </w:t>
        </w:r>
      </w:ins>
      <w:ins w:id="90" w:author="Molly McEvilley" w:date="2023-07-16T03:44:00Z">
        <w:r>
          <w:t>move-in</w:t>
        </w:r>
      </w:ins>
      <w:ins w:id="91" w:author="Molly McEvilley" w:date="2023-07-16T03:48:00Z">
        <w:r w:rsidR="00BD4046">
          <w:t>, exit, or report end</w:t>
        </w:r>
      </w:ins>
      <w:ins w:id="92" w:author="Molly McEvilley" w:date="2023-07-16T03:44:00Z">
        <w:r>
          <w:t xml:space="preserve"> </w:t>
        </w:r>
      </w:ins>
      <w:ins w:id="93" w:author="Molly McEvilley" w:date="2023-07-16T03:48:00Z">
        <w:r w:rsidR="00BD4046">
          <w:t>are</w:t>
        </w:r>
      </w:ins>
      <w:ins w:id="94" w:author="Molly McEvilley" w:date="2023-07-16T03:44:00Z">
        <w:r>
          <w:t xml:space="preserve"> counted in determining chronic homelessness.</w:t>
        </w:r>
      </w:ins>
    </w:p>
    <w:p w14:paraId="15057410" w14:textId="327A83AF" w:rsidR="00C96E08" w:rsidRPr="008743AE" w:rsidRDefault="00DC13D5" w:rsidP="00C96E08">
      <w:pPr>
        <w:pStyle w:val="ListParagraph"/>
        <w:rPr>
          <w:ins w:id="95" w:author="Molly McEvilley" w:date="2023-07-16T03:44:00Z"/>
        </w:rPr>
      </w:pPr>
      <w:ins w:id="96" w:author="Molly McEvilley" w:date="2023-07-17T03:58:00Z">
        <w:r>
          <w:t>People and households served in RRH-SO are include</w:t>
        </w:r>
      </w:ins>
      <w:ins w:id="97" w:author="Molly McEvilley" w:date="2023-07-17T03:59:00Z">
        <w:r>
          <w:t>d in LSAPerson, LSAHousehold, and LSAExit.</w:t>
        </w:r>
      </w:ins>
      <w:ins w:id="98"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9" w:name="_Toc140489764"/>
      <w:r>
        <w:t xml:space="preserve">Previous Versions and </w:t>
      </w:r>
      <w:r w:rsidR="00B214A9">
        <w:t xml:space="preserve">Changes for </w:t>
      </w:r>
      <w:r w:rsidR="00C1694A">
        <w:t>FY202</w:t>
      </w:r>
      <w:del w:id="100" w:author="Molly McEvilley" w:date="2023-06-27T11:43:00Z">
        <w:r w:rsidR="00C1694A" w:rsidDel="00BD5E7F">
          <w:delText>2</w:delText>
        </w:r>
      </w:del>
      <w:ins w:id="101" w:author="Molly McEvilley" w:date="2023-06-27T11:43:00Z">
        <w:r w:rsidR="00BD5E7F">
          <w:t>3</w:t>
        </w:r>
      </w:ins>
      <w:r w:rsidR="00C1694A">
        <w:t xml:space="preserve"> </w:t>
      </w:r>
      <w:r w:rsidR="00B214A9">
        <w:t>Reporting</w:t>
      </w:r>
      <w:bookmarkEnd w:id="9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02"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03"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4"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5" w:author="Molly McEvilley" w:date="2023-04-05T12:02:00Z"/>
              </w:rPr>
            </w:pPr>
            <w:ins w:id="106"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7" w:author="Molly McEvilley" w:date="2023-04-05T12:02:00Z"/>
              </w:rPr>
            </w:pPr>
            <w:ins w:id="108"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9"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10"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11"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12" w:author="Molly McEvilley" w:date="2023-06-30T13:41:00Z"/>
        </w:rPr>
      </w:pPr>
      <w:ins w:id="113" w:author="Molly McEvilley" w:date="2023-06-30T13:41:00Z">
        <w:r>
          <w:t>FY2024 HMIS Data Standards Changes</w:t>
        </w:r>
      </w:ins>
    </w:p>
    <w:p w14:paraId="24F1AD9C" w14:textId="77777777" w:rsidR="006324F1" w:rsidRDefault="006324F1" w:rsidP="006324F1">
      <w:pPr>
        <w:pStyle w:val="Heading4"/>
        <w:rPr>
          <w:ins w:id="114" w:author="Molly McEvilley" w:date="2023-06-30T13:41:00Z"/>
        </w:rPr>
      </w:pPr>
      <w:ins w:id="115" w:author="Molly McEvilley" w:date="2023-06-30T13:41:00Z">
        <w:r>
          <w:t>Emergency Shelter</w:t>
        </w:r>
        <w:del w:id="116" w:author="Molly McEvilley" w:date="2023-06-27T11:44:00Z">
          <w:r w:rsidDel="00BD5E7F">
            <w:delText>S</w:delText>
          </w:r>
        </w:del>
        <w:r>
          <w:t xml:space="preserve"> Project Types</w:t>
        </w:r>
      </w:ins>
    </w:p>
    <w:p w14:paraId="669E0E30" w14:textId="77777777" w:rsidR="006324F1" w:rsidRDefault="006324F1" w:rsidP="006324F1">
      <w:pPr>
        <w:rPr>
          <w:ins w:id="117" w:author="Molly McEvilley" w:date="2023-06-30T13:41:00Z"/>
        </w:rPr>
      </w:pPr>
      <w:ins w:id="118"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19" w:author="Molly McEvilley" w:date="2023-06-30T13:41:00Z"/>
        </w:rPr>
      </w:pPr>
      <w:ins w:id="120"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21" w:author="Molly McEvilley" w:date="2023-06-30T13:41:00Z"/>
          <w:del w:id="122" w:author="Molly McEvilley" w:date="2023-06-30T10:51:00Z"/>
        </w:rPr>
      </w:pPr>
    </w:p>
    <w:p w14:paraId="2550B6C4" w14:textId="77777777" w:rsidR="006324F1" w:rsidRDefault="006324F1" w:rsidP="006324F1">
      <w:pPr>
        <w:pStyle w:val="Heading4"/>
        <w:rPr>
          <w:ins w:id="123" w:author="Molly McEvilley" w:date="2023-06-30T13:41:00Z"/>
        </w:rPr>
      </w:pPr>
      <w:ins w:id="124" w:author="Molly McEvilley" w:date="2023-06-30T13:41:00Z">
        <w:r>
          <w:t>RRH Project Subtypes</w:t>
        </w:r>
      </w:ins>
    </w:p>
    <w:p w14:paraId="24803673" w14:textId="77777777" w:rsidR="006324F1" w:rsidRDefault="006324F1" w:rsidP="006324F1">
      <w:pPr>
        <w:rPr>
          <w:ins w:id="125" w:author="Molly McEvilley" w:date="2023-06-30T13:41:00Z"/>
        </w:rPr>
      </w:pPr>
      <w:ins w:id="126"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7" w:author="Molly McEvilley" w:date="2023-06-30T13:41:00Z"/>
        </w:rPr>
      </w:pPr>
      <w:ins w:id="128"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29" w:author="Molly McEvilley" w:date="2023-06-30T13:41:00Z"/>
        </w:rPr>
      </w:pPr>
      <w:ins w:id="130"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777E3F">
      <w:pPr>
        <w:pStyle w:val="ListParagraph"/>
        <w:numPr>
          <w:ilvl w:val="0"/>
          <w:numId w:val="91"/>
        </w:numPr>
        <w:rPr>
          <w:ins w:id="131" w:author="Molly McEvilley" w:date="2023-06-30T13:41:00Z"/>
        </w:rPr>
      </w:pPr>
      <w:ins w:id="132" w:author="Molly McEvilley" w:date="2023-06-30T13:41:00Z">
        <w:r>
          <w:t>In LSAPerson:</w:t>
        </w:r>
      </w:ins>
    </w:p>
    <w:p w14:paraId="3BB2D62A" w14:textId="2D2AFF07" w:rsidR="006324F1" w:rsidRDefault="0058692B" w:rsidP="00777E3F">
      <w:pPr>
        <w:pStyle w:val="ListParagraph"/>
        <w:numPr>
          <w:ilvl w:val="1"/>
          <w:numId w:val="91"/>
        </w:numPr>
        <w:rPr>
          <w:ins w:id="133" w:author="Molly McEvilley" w:date="2023-06-30T13:41:00Z"/>
        </w:rPr>
      </w:pPr>
      <w:ins w:id="134" w:author="Molly McEvilley" w:date="2023-08-08T16:25:00Z">
        <w:r>
          <w:rPr>
            <w:b/>
          </w:rPr>
          <w:t>HHTypeRRHSONoMI</w:t>
        </w:r>
        <w:r>
          <w:t xml:space="preserve"> </w:t>
        </w:r>
      </w:ins>
      <w:ins w:id="135" w:author="Molly McEvilley" w:date="2023-06-30T13:41:00Z">
        <w:r w:rsidR="006324F1">
          <w:t xml:space="preserve">and </w:t>
        </w:r>
      </w:ins>
      <w:ins w:id="136" w:author="Molly McEvilley" w:date="2023-08-08T16:25:00Z">
        <w:r>
          <w:rPr>
            <w:b/>
          </w:rPr>
          <w:t>HHTypeRRHSOMI</w:t>
        </w:r>
        <w:r>
          <w:t xml:space="preserve"> </w:t>
        </w:r>
      </w:ins>
      <w:ins w:id="137" w:author="Molly McEvilley" w:date="2023-06-30T13:41:00Z">
        <w:r w:rsidR="006324F1">
          <w:t>columns specify household types in which people were served in RRH-SO projects</w:t>
        </w:r>
      </w:ins>
      <w:ins w:id="138" w:author="Molly McEvilley" w:date="2023-08-08T16:25:00Z">
        <w:r>
          <w:t xml:space="preserve"> </w:t>
        </w:r>
        <w:r w:rsidR="001E279E">
          <w:t>without a move-in date or wit</w:t>
        </w:r>
      </w:ins>
      <w:ins w:id="139" w:author="Molly McEvilley" w:date="2023-08-08T16:26:00Z">
        <w:r w:rsidR="001E279E">
          <w:t>h a move-in date, respectively</w:t>
        </w:r>
      </w:ins>
      <w:ins w:id="140" w:author="Molly McEvilley" w:date="2023-06-30T13:41:00Z">
        <w:r w:rsidR="006324F1">
          <w:t>.</w:t>
        </w:r>
      </w:ins>
    </w:p>
    <w:p w14:paraId="56CEEDE3" w14:textId="2F576565" w:rsidR="006324F1" w:rsidRDefault="007C515F" w:rsidP="00777E3F">
      <w:pPr>
        <w:pStyle w:val="ListParagraph"/>
        <w:numPr>
          <w:ilvl w:val="1"/>
          <w:numId w:val="91"/>
        </w:numPr>
        <w:rPr>
          <w:ins w:id="141" w:author="Molly McEvilley" w:date="2023-06-30T13:41:00Z"/>
        </w:rPr>
      </w:pPr>
      <w:ins w:id="142" w:author="Jules Brown" w:date="2023-07-11T15:34:00Z">
        <w:r w:rsidRPr="00F93327">
          <w:rPr>
            <w:b/>
            <w:bCs/>
          </w:rPr>
          <w:t>RRHSOAgeMax</w:t>
        </w:r>
        <w:r>
          <w:t xml:space="preserve"> and </w:t>
        </w:r>
        <w:r w:rsidRPr="00F93327">
          <w:rPr>
            <w:b/>
            <w:bCs/>
          </w:rPr>
          <w:t>RRHSOAgeMin</w:t>
        </w:r>
        <w:r>
          <w:t xml:space="preserve"> columns</w:t>
        </w:r>
      </w:ins>
      <w:ins w:id="143" w:author="Jules Brown" w:date="2023-07-11T15:35:00Z">
        <w:r w:rsidR="00D836EC">
          <w:t xml:space="preserve"> specify the maximum/minimum</w:t>
        </w:r>
        <w:r w:rsidR="00D836EC" w:rsidRPr="00B243D4">
          <w:t xml:space="preserve"> age at the later of ReportStart and EntryDate for any RRH-SO enrollment</w:t>
        </w:r>
      </w:ins>
      <w:ins w:id="144" w:author="Jules Brown" w:date="2023-07-11T15:36:00Z">
        <w:r w:rsidR="00A555F8">
          <w:t>.</w:t>
        </w:r>
      </w:ins>
    </w:p>
    <w:p w14:paraId="5B88F521" w14:textId="151F74CF" w:rsidR="006324F1" w:rsidRDefault="00DC13D5" w:rsidP="00777E3F">
      <w:pPr>
        <w:pStyle w:val="ListParagraph"/>
        <w:numPr>
          <w:ilvl w:val="1"/>
          <w:numId w:val="91"/>
        </w:numPr>
        <w:rPr>
          <w:ins w:id="145" w:author="Molly McEvilley" w:date="2023-06-30T13:41:00Z"/>
        </w:rPr>
      </w:pPr>
      <w:ins w:id="146"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7" w:author="Molly McEvilley" w:date="2023-06-30T13:41:00Z">
        <w:r w:rsidR="006324F1">
          <w:t xml:space="preserve">.  </w:t>
        </w:r>
      </w:ins>
    </w:p>
    <w:p w14:paraId="3030E0C2" w14:textId="77777777" w:rsidR="006324F1" w:rsidRDefault="006324F1" w:rsidP="00777E3F">
      <w:pPr>
        <w:pStyle w:val="ListParagraph"/>
        <w:numPr>
          <w:ilvl w:val="0"/>
          <w:numId w:val="91"/>
        </w:numPr>
        <w:rPr>
          <w:ins w:id="148" w:author="Molly McEvilley" w:date="2023-06-30T13:41:00Z"/>
        </w:rPr>
      </w:pPr>
      <w:ins w:id="149" w:author="Molly McEvilley" w:date="2023-06-30T13:41:00Z">
        <w:r>
          <w:t>In LSAHousehold:</w:t>
        </w:r>
      </w:ins>
    </w:p>
    <w:p w14:paraId="5E2B5049" w14:textId="2C9D57A9" w:rsidR="006324F1" w:rsidRDefault="006324F1" w:rsidP="00777E3F">
      <w:pPr>
        <w:pStyle w:val="ListParagraph"/>
        <w:numPr>
          <w:ilvl w:val="1"/>
          <w:numId w:val="91"/>
        </w:numPr>
        <w:rPr>
          <w:ins w:id="150" w:author="Molly McEvilley" w:date="2023-06-30T13:41:00Z"/>
        </w:rPr>
      </w:pPr>
      <w:ins w:id="151"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777E3F">
      <w:pPr>
        <w:pStyle w:val="ListParagraph"/>
        <w:numPr>
          <w:ilvl w:val="1"/>
          <w:numId w:val="91"/>
        </w:numPr>
        <w:rPr>
          <w:ins w:id="152" w:author="Molly McEvilley" w:date="2023-06-30T13:41:00Z"/>
        </w:rPr>
      </w:pPr>
      <w:ins w:id="153"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777E3F">
      <w:pPr>
        <w:pStyle w:val="ListParagraph"/>
        <w:numPr>
          <w:ilvl w:val="1"/>
          <w:numId w:val="91"/>
        </w:numPr>
        <w:rPr>
          <w:ins w:id="154" w:author="Molly McEvilley" w:date="2023-06-30T13:41:00Z"/>
        </w:rPr>
      </w:pPr>
      <w:ins w:id="155" w:author="Molly McEvilley" w:date="2023-06-30T13:41:00Z">
        <w:r>
          <w:t>RRH-SO is excluded from System Path reporting.</w:t>
        </w:r>
      </w:ins>
    </w:p>
    <w:p w14:paraId="62349BED" w14:textId="218ACDF2" w:rsidR="006324F1" w:rsidRPr="00E95692" w:rsidRDefault="006324F1" w:rsidP="00777E3F">
      <w:pPr>
        <w:pStyle w:val="ListParagraph"/>
        <w:numPr>
          <w:ilvl w:val="0"/>
          <w:numId w:val="91"/>
        </w:numPr>
        <w:rPr>
          <w:ins w:id="156" w:author="Molly McEvilley" w:date="2023-06-30T13:41:00Z"/>
        </w:rPr>
      </w:pPr>
      <w:ins w:id="157" w:author="Molly McEvilley" w:date="2023-06-30T13:41:00Z">
        <w:r>
          <w:t xml:space="preserve">LSAExit has two new values in the </w:t>
        </w:r>
        <w:r w:rsidRPr="10B9F996">
          <w:rPr>
            <w:b/>
            <w:bCs/>
          </w:rPr>
          <w:t>ExitFrom</w:t>
        </w:r>
        <w:r>
          <w:t xml:space="preserve"> column: </w:t>
        </w:r>
        <w:del w:id="158"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9" w:author="Molly McEvilley" w:date="2023-06-30T13:41:00Z"/>
        </w:rPr>
      </w:pPr>
      <w:ins w:id="160" w:author="Molly McEvilley" w:date="2023-06-30T13:41:00Z">
        <w:r>
          <w:t>HMIS Participation</w:t>
        </w:r>
      </w:ins>
    </w:p>
    <w:p w14:paraId="44B6F209" w14:textId="77777777" w:rsidR="006324F1" w:rsidRDefault="006324F1" w:rsidP="006324F1">
      <w:pPr>
        <w:rPr>
          <w:ins w:id="161" w:author="Molly McEvilley" w:date="2023-06-30T13:41:00Z"/>
        </w:rPr>
      </w:pPr>
      <w:ins w:id="162"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63" w:author="Molly McEvilley" w:date="2023-06-30T13:41:00Z"/>
        </w:rPr>
      </w:pPr>
      <w:ins w:id="164"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65" w:author="Molly McEvilley" w:date="2023-06-30T13:41:00Z"/>
        </w:rPr>
      </w:pPr>
      <w:ins w:id="166" w:author="Molly McEvilley" w:date="2023-06-30T13:41:00Z">
        <w:r>
          <w:t>EnrollmentCoC</w:t>
        </w:r>
      </w:ins>
    </w:p>
    <w:p w14:paraId="120EAEA7" w14:textId="3360FCDA" w:rsidR="006324F1" w:rsidRDefault="006324F1" w:rsidP="006324F1">
      <w:pPr>
        <w:rPr>
          <w:ins w:id="167" w:author="Molly McEvilley" w:date="2023-06-30T13:41:00Z"/>
        </w:rPr>
      </w:pPr>
      <w:ins w:id="168"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777E3F">
      <w:pPr>
        <w:pStyle w:val="ListParagraph"/>
        <w:numPr>
          <w:ilvl w:val="0"/>
          <w:numId w:val="93"/>
        </w:numPr>
        <w:rPr>
          <w:ins w:id="169" w:author="Molly McEvilley" w:date="2023-06-30T13:41:00Z"/>
        </w:rPr>
      </w:pPr>
      <w:ins w:id="170"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777E3F">
      <w:pPr>
        <w:pStyle w:val="ListParagraph"/>
        <w:numPr>
          <w:ilvl w:val="0"/>
          <w:numId w:val="93"/>
        </w:numPr>
        <w:rPr>
          <w:ins w:id="171" w:author="Molly McEvilley" w:date="2023-06-30T13:41:00Z"/>
        </w:rPr>
      </w:pPr>
      <w:ins w:id="172"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777E3F">
      <w:pPr>
        <w:pStyle w:val="ListParagraph"/>
        <w:numPr>
          <w:ilvl w:val="0"/>
          <w:numId w:val="93"/>
        </w:numPr>
        <w:rPr>
          <w:ins w:id="173" w:author="Molly McEvilley" w:date="2023-06-30T13:41:00Z"/>
        </w:rPr>
      </w:pPr>
      <w:ins w:id="174"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777E3F">
      <w:pPr>
        <w:pStyle w:val="ListParagraph"/>
        <w:numPr>
          <w:ilvl w:val="0"/>
          <w:numId w:val="93"/>
        </w:numPr>
        <w:rPr>
          <w:ins w:id="175" w:author="Molly McEvilley" w:date="2023-06-30T13:41:00Z"/>
        </w:rPr>
      </w:pPr>
      <w:ins w:id="176"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7" w:author="Molly McEvilley" w:date="2023-06-30T13:41:00Z"/>
        </w:rPr>
      </w:pPr>
      <w:ins w:id="178" w:author="Molly McEvilley" w:date="2023-06-30T13:41:00Z">
        <w:r>
          <w:t>Race</w:t>
        </w:r>
      </w:ins>
      <w:ins w:id="179" w:author="Genelle Denzin" w:date="2023-07-08T12:19:00Z">
        <w:r w:rsidR="23A85B2A">
          <w:t>/</w:t>
        </w:r>
      </w:ins>
      <w:ins w:id="180" w:author="Molly McEvilley" w:date="2023-06-30T13:41:00Z">
        <w:r>
          <w:t>Ethnicity</w:t>
        </w:r>
      </w:ins>
    </w:p>
    <w:p w14:paraId="0663ACB1" w14:textId="77777777" w:rsidR="006324F1" w:rsidRDefault="006324F1" w:rsidP="006324F1">
      <w:pPr>
        <w:rPr>
          <w:ins w:id="181" w:author="Molly McEvilley" w:date="2023-06-30T13:41:00Z"/>
        </w:rPr>
      </w:pPr>
      <w:ins w:id="182"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83" w:author="Molly McEvilley" w:date="2023-06-30T13:41:00Z"/>
        </w:rPr>
      </w:pPr>
      <w:ins w:id="184"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85" w:author="Molly McEvilley" w:date="2023-06-30T13:41:00Z"/>
        </w:rPr>
      </w:pPr>
      <w:ins w:id="186" w:author="Molly McEvilley" w:date="2023-06-30T13:41:00Z">
        <w:r>
          <w:lastRenderedPageBreak/>
          <w:t>Gender</w:t>
        </w:r>
      </w:ins>
    </w:p>
    <w:p w14:paraId="113AF248" w14:textId="77777777" w:rsidR="006324F1" w:rsidRDefault="006324F1" w:rsidP="006324F1">
      <w:pPr>
        <w:rPr>
          <w:ins w:id="187" w:author="Molly McEvilley" w:date="2023-06-30T13:41:00Z"/>
        </w:rPr>
      </w:pPr>
      <w:ins w:id="188"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89" w:author="Molly McEvilley" w:date="2023-06-30T13:41:00Z"/>
          <w:del w:id="190" w:author="Molly McEvilley" w:date="2023-06-27T09:26:00Z"/>
        </w:rPr>
      </w:pPr>
      <w:ins w:id="191"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192" w:author="Molly McEvilley" w:date="2023-06-30T13:41:00Z"/>
        </w:rPr>
      </w:pPr>
      <w:ins w:id="193" w:author="Molly McEvilley" w:date="2023-06-30T13:41:00Z">
        <w:r w:rsidRPr="003D3940">
          <w:t>Living Situation and Destination</w:t>
        </w:r>
      </w:ins>
    </w:p>
    <w:p w14:paraId="1258FCB3" w14:textId="77777777" w:rsidR="006324F1" w:rsidRDefault="006324F1" w:rsidP="006324F1">
      <w:pPr>
        <w:rPr>
          <w:ins w:id="194" w:author="Molly McEvilley" w:date="2023-06-30T13:41:00Z"/>
        </w:rPr>
      </w:pPr>
      <w:ins w:id="195"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p>
    <w:p w14:paraId="7AE30FCD" w14:textId="7C64A84D" w:rsidR="006324F1" w:rsidRDefault="006324F1" w:rsidP="006324F1">
      <w:pPr>
        <w:rPr>
          <w:ins w:id="196" w:author="Molly McEvilley" w:date="2023-06-30T13:41:00Z"/>
        </w:rPr>
      </w:pPr>
      <w:ins w:id="197" w:author="Molly McEvilley" w:date="2023-06-30T13:41:00Z">
        <w:r>
          <w:t xml:space="preserve">LSA-specific categories have been removed.  </w:t>
        </w:r>
      </w:ins>
      <w:ins w:id="198" w:author="Molly McEvilley" w:date="2023-07-04T11:45:00Z">
        <w:r w:rsidR="00EE3E81">
          <w:t>In general, t</w:t>
        </w:r>
      </w:ins>
      <w:ins w:id="199" w:author="Molly McEvilley" w:date="2023-06-30T13:41:00Z">
        <w:r>
          <w:t xml:space="preserve">he LSA will use HMIS </w:t>
        </w:r>
        <w:r w:rsidRPr="00277F30">
          <w:rPr>
            <w:i/>
            <w:iCs/>
          </w:rPr>
          <w:t>LivingSituation</w:t>
        </w:r>
        <w:r>
          <w:t xml:space="preserve"> and </w:t>
        </w:r>
        <w:r w:rsidRPr="00277F30">
          <w:rPr>
            <w:i/>
            <w:iCs/>
          </w:rPr>
          <w:t>Destination</w:t>
        </w:r>
        <w:r>
          <w:t xml:space="preserve"> values unless the value is </w:t>
        </w:r>
        <w:r w:rsidRPr="00277F30">
          <w:rPr>
            <w:i/>
            <w:iCs/>
          </w:rPr>
          <w:t>Rental by client, with ongoing housing subsidy</w:t>
        </w:r>
        <w:r>
          <w:rPr>
            <w:i/>
            <w:iCs/>
          </w:rPr>
          <w:t xml:space="preserve"> </w:t>
        </w:r>
        <w:r>
          <w:t xml:space="preserve">(435), in which case the LSA will use the value associated with the rental subsidy type. </w:t>
        </w:r>
      </w:ins>
    </w:p>
    <w:p w14:paraId="65B33013" w14:textId="77777777" w:rsidR="00BF5210" w:rsidRDefault="006324F1" w:rsidP="006324F1">
      <w:pPr>
        <w:rPr>
          <w:ins w:id="200" w:author="Molly McEvilley" w:date="2023-06-30T13:43:00Z"/>
        </w:rPr>
      </w:pPr>
      <w:ins w:id="201" w:author="Molly McEvilley" w:date="2023-06-30T13:41:00Z">
        <w:r>
          <w:t>Specifically, these changes impact</w:t>
        </w:r>
      </w:ins>
      <w:ins w:id="202" w:author="Molly McEvilley" w:date="2023-06-30T13:43:00Z">
        <w:r w:rsidR="00BF5210">
          <w:t>:</w:t>
        </w:r>
      </w:ins>
    </w:p>
    <w:p w14:paraId="054DA68E" w14:textId="40CCFE30" w:rsidR="00BF5210" w:rsidRDefault="006324F1" w:rsidP="00777E3F">
      <w:pPr>
        <w:pStyle w:val="ListParagraph"/>
        <w:numPr>
          <w:ilvl w:val="0"/>
          <w:numId w:val="94"/>
        </w:numPr>
        <w:rPr>
          <w:ins w:id="203" w:author="Molly McEvilley" w:date="2023-06-30T13:43:00Z"/>
        </w:rPr>
      </w:pPr>
      <w:ins w:id="204" w:author="Molly McEvilley" w:date="2023-06-30T13:41:00Z">
        <w:r w:rsidRPr="00277F30">
          <w:rPr>
            <w:b/>
            <w:bCs/>
          </w:rPr>
          <w:t>EST/RRH/PSHLivingSituation</w:t>
        </w:r>
        <w:r>
          <w:t xml:space="preserve"> </w:t>
        </w:r>
      </w:ins>
      <w:ins w:id="205" w:author="Molly McEvilley" w:date="2023-06-30T13:43:00Z">
        <w:r w:rsidR="00BF5210">
          <w:t xml:space="preserve">and </w:t>
        </w:r>
      </w:ins>
      <w:ins w:id="206" w:author="Molly McEvilley" w:date="2023-06-30T13:41:00Z">
        <w:r w:rsidRPr="00277F30">
          <w:rPr>
            <w:b/>
            <w:bCs/>
          </w:rPr>
          <w:t>EST/RRH/PSHDestination</w:t>
        </w:r>
        <w:r>
          <w:t xml:space="preserve"> in LSAHousehold </w:t>
        </w:r>
      </w:ins>
    </w:p>
    <w:p w14:paraId="73E23530" w14:textId="303CC000" w:rsidR="006324F1" w:rsidRDefault="006324F1" w:rsidP="00777E3F">
      <w:pPr>
        <w:pStyle w:val="ListParagraph"/>
        <w:numPr>
          <w:ilvl w:val="0"/>
          <w:numId w:val="94"/>
        </w:numPr>
        <w:rPr>
          <w:ins w:id="207" w:author="Molly McEvilley" w:date="2023-06-30T13:43:00Z"/>
        </w:rPr>
      </w:pPr>
      <w:ins w:id="208" w:author="Molly McEvilley" w:date="2023-06-30T13:41:00Z">
        <w:r w:rsidRPr="00277F30">
          <w:rPr>
            <w:b/>
            <w:bCs/>
          </w:rPr>
          <w:t>ExitTo</w:t>
        </w:r>
        <w:r>
          <w:t xml:space="preserve"> in LSAExit</w:t>
        </w:r>
      </w:ins>
    </w:p>
    <w:p w14:paraId="7D56A421" w14:textId="42B83AF5" w:rsidR="00BF5210" w:rsidRDefault="00213BD5" w:rsidP="00777E3F">
      <w:pPr>
        <w:pStyle w:val="ListParagraph"/>
        <w:numPr>
          <w:ilvl w:val="0"/>
          <w:numId w:val="94"/>
        </w:numPr>
        <w:rPr>
          <w:ins w:id="209" w:author="Molly McEvilley" w:date="2023-06-30T13:41:00Z"/>
        </w:rPr>
      </w:pPr>
      <w:ins w:id="210"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11" w:author="Molly McEvilley" w:date="2023-06-30T13:41:00Z"/>
        </w:rPr>
      </w:pPr>
      <w:ins w:id="212" w:author="Molly McEvilley" w:date="2023-06-30T13:41:00Z">
        <w:r>
          <w:t>Other Changes</w:t>
        </w:r>
      </w:ins>
    </w:p>
    <w:p w14:paraId="78AED8A2" w14:textId="5EC5A27F" w:rsidR="006324F1" w:rsidRPr="00470384" w:rsidRDefault="00640299" w:rsidP="00277F30">
      <w:pPr>
        <w:pStyle w:val="Heading4"/>
        <w:rPr>
          <w:ins w:id="213" w:author="Molly McEvilley" w:date="2023-06-30T13:41:00Z"/>
        </w:rPr>
      </w:pPr>
      <w:ins w:id="214" w:author="Molly McEvilley" w:date="2023-06-30T13:46:00Z">
        <w:r>
          <w:t>Point-in-Time (PIT) Count Data</w:t>
        </w:r>
      </w:ins>
    </w:p>
    <w:p w14:paraId="78E3FFAF" w14:textId="15947BB6" w:rsidR="00002FF6" w:rsidRDefault="00640299" w:rsidP="006324F1">
      <w:pPr>
        <w:rPr>
          <w:ins w:id="215" w:author="Molly McEvilley" w:date="2023-06-30T13:48:00Z"/>
        </w:rPr>
      </w:pPr>
      <w:ins w:id="216" w:author="Molly McEvilley" w:date="2023-06-30T13:46:00Z">
        <w:r>
          <w:t>T</w:t>
        </w:r>
      </w:ins>
      <w:ins w:id="217" w:author="Molly McEvilley" w:date="2023-06-30T13:41:00Z">
        <w:r w:rsidR="006324F1">
          <w:t>o facilitate using LSA files to populate (in limited cases) the sheltered PIT counts of adults</w:t>
        </w:r>
      </w:ins>
      <w:ins w:id="218" w:author="Molly McEvilley" w:date="2023-07-17T04:10:00Z">
        <w:r w:rsidR="0077577D">
          <w:t xml:space="preserve">, there </w:t>
        </w:r>
      </w:ins>
      <w:ins w:id="219" w:author="Molly McEvilley" w:date="2023-06-30T13:47:00Z">
        <w:r>
          <w:t xml:space="preserve">are new columns in LSAPerson:  </w:t>
        </w:r>
      </w:ins>
    </w:p>
    <w:p w14:paraId="37365CCE" w14:textId="77777777" w:rsidR="00F15F55" w:rsidRDefault="00F15F55" w:rsidP="00777E3F">
      <w:pPr>
        <w:pStyle w:val="ListParagraph"/>
        <w:numPr>
          <w:ilvl w:val="0"/>
          <w:numId w:val="95"/>
        </w:numPr>
        <w:rPr>
          <w:ins w:id="220" w:author="Molly McEvilley" w:date="2023-06-30T13:55:00Z"/>
        </w:rPr>
      </w:pPr>
      <w:ins w:id="221" w:author="Molly McEvilley" w:date="2023-06-30T13:55:00Z">
        <w:r>
          <w:t>F</w:t>
        </w:r>
      </w:ins>
      <w:ins w:id="222" w:author="Molly McEvilley" w:date="2023-06-30T13:51:00Z">
        <w:r w:rsidR="00E271EE">
          <w:t xml:space="preserve">or counts of </w:t>
        </w:r>
      </w:ins>
      <w:ins w:id="223" w:author="Molly McEvilley" w:date="2023-06-30T13:54:00Z">
        <w:r w:rsidR="00DD4E78">
          <w:t xml:space="preserve">adults with HIV/AIDS, </w:t>
        </w:r>
        <w:r w:rsidR="00A96E2A">
          <w:t xml:space="preserve">Serious Mental Illness, and Substance Use </w:t>
        </w:r>
      </w:ins>
      <w:ins w:id="224"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25" w:author="Molly McEvilley" w:date="2023-06-30T13:51:00Z">
        <w:r w:rsidR="00E271EE">
          <w:t xml:space="preserve"> </w:t>
        </w:r>
      </w:ins>
      <w:ins w:id="226" w:author="Molly McEvilley" w:date="2023-06-30T13:47:00Z">
        <w:r w:rsidR="00640299">
          <w:t xml:space="preserve"> </w:t>
        </w:r>
      </w:ins>
    </w:p>
    <w:p w14:paraId="2363DC98" w14:textId="77777777" w:rsidR="00AA3EF4" w:rsidRDefault="006A153D" w:rsidP="00777E3F">
      <w:pPr>
        <w:pStyle w:val="ListParagraph"/>
        <w:numPr>
          <w:ilvl w:val="0"/>
          <w:numId w:val="95"/>
        </w:numPr>
        <w:rPr>
          <w:ins w:id="227" w:author="Jules Brown" w:date="2023-07-13T13:58:00Z"/>
        </w:rPr>
      </w:pPr>
      <w:ins w:id="228" w:author="Molly McEvilley" w:date="2023-06-30T13:55:00Z">
        <w:r>
          <w:t xml:space="preserve">For </w:t>
        </w:r>
      </w:ins>
      <w:ins w:id="229" w:author="Molly McEvilley" w:date="2023-06-30T13:56:00Z">
        <w:r>
          <w:t xml:space="preserve">counts grouped by </w:t>
        </w:r>
        <w:r w:rsidR="004F12CC">
          <w:t xml:space="preserve">household and project type, </w:t>
        </w:r>
      </w:ins>
      <w:ins w:id="230"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31" w:author="Molly McEvilley" w:date="2023-06-30T13:56:00Z">
        <w:r w:rsidR="004F12CC">
          <w:t xml:space="preserve"> </w:t>
        </w:r>
      </w:ins>
    </w:p>
    <w:p w14:paraId="33437E61" w14:textId="34238E64" w:rsidR="003E6258" w:rsidRDefault="00E43CE0" w:rsidP="00777E3F">
      <w:pPr>
        <w:pStyle w:val="ListParagraph"/>
        <w:numPr>
          <w:ilvl w:val="0"/>
          <w:numId w:val="95"/>
        </w:numPr>
        <w:rPr>
          <w:ins w:id="232" w:author="Molly McEvilley" w:date="2023-06-30T13:41:00Z"/>
        </w:rPr>
      </w:pPr>
      <w:ins w:id="233" w:author="Jules Brown" w:date="2023-07-14T14:55:00Z">
        <w:r w:rsidRPr="008F0D48">
          <w:rPr>
            <w:b/>
            <w:bCs/>
          </w:rPr>
          <w:t>RaceEthnicity</w:t>
        </w:r>
        <w:r>
          <w:t xml:space="preserve"> and </w:t>
        </w:r>
        <w:r w:rsidRPr="008F0D48">
          <w:rPr>
            <w:b/>
            <w:bCs/>
          </w:rPr>
          <w:t>Gender</w:t>
        </w:r>
      </w:ins>
      <w:ins w:id="234" w:author="Molly McEvilley" w:date="2023-07-17T04:03:00Z">
        <w:r w:rsidR="00DC13D5">
          <w:t xml:space="preserve">, which were previously only reported for adults and heads of household, are now </w:t>
        </w:r>
      </w:ins>
      <w:ins w:id="235" w:author="Molly McEvilley" w:date="2023-07-17T04:04:00Z">
        <w:r w:rsidR="00DC13D5">
          <w:t>reported for all people.</w:t>
        </w:r>
      </w:ins>
      <w:ins w:id="236" w:author="Jules Brown" w:date="2023-07-13T13:58:00Z">
        <w:r w:rsidR="00AA3EF4">
          <w:t xml:space="preserve"> </w:t>
        </w:r>
      </w:ins>
      <w:ins w:id="237" w:author="Molly McEvilley" w:date="2023-06-30T13:41:00Z">
        <w:r w:rsidR="006324F1">
          <w:t xml:space="preserve"> </w:t>
        </w:r>
      </w:ins>
    </w:p>
    <w:p w14:paraId="7E56743E" w14:textId="77777777" w:rsidR="006324F1" w:rsidRDefault="006324F1" w:rsidP="006324F1">
      <w:pPr>
        <w:pStyle w:val="Heading4"/>
        <w:rPr>
          <w:ins w:id="238" w:author="Molly McEvilley" w:date="2023-07-04T11:21:00Z"/>
        </w:rPr>
      </w:pPr>
      <w:ins w:id="239" w:author="Molly McEvilley" w:date="2023-06-30T13:41:00Z">
        <w:r>
          <w:t>HHChronic Detail in LSAHousehold and LSAExit</w:t>
        </w:r>
      </w:ins>
    </w:p>
    <w:p w14:paraId="7F341E53" w14:textId="5099D55D" w:rsidR="00194849" w:rsidRPr="00194849" w:rsidRDefault="00D15D87" w:rsidP="00277F30">
      <w:pPr>
        <w:rPr>
          <w:ins w:id="240" w:author="Molly McEvilley" w:date="2023-06-30T13:41:00Z"/>
        </w:rPr>
      </w:pPr>
      <w:ins w:id="241"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4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43" w:author="Molly McEvilley" w:date="2023-07-04T11:19:00Z"/>
              </w:rPr>
            </w:pPr>
            <w:ins w:id="244"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45" w:author="Molly McEvilley" w:date="2023-07-04T11:19:00Z"/>
              </w:rPr>
            </w:pPr>
            <w:ins w:id="246"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7"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8" w:author="Molly McEvilley" w:date="2023-07-04T11:22:00Z"/>
              </w:rPr>
            </w:pPr>
            <w:ins w:id="249"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50" w:author="Molly McEvilley" w:date="2023-07-04T11:22:00Z"/>
              </w:rPr>
            </w:pPr>
            <w:ins w:id="251"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5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53" w:author="Molly McEvilley" w:date="2023-07-04T11:19:00Z"/>
              </w:rPr>
            </w:pPr>
            <w:ins w:id="254"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5" w:author="Molly McEvilley" w:date="2023-07-04T11:19:00Z"/>
              </w:rPr>
            </w:pPr>
            <w:ins w:id="256"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7"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8" w:author="Molly McEvilley" w:date="2023-07-04T11:19:00Z"/>
              </w:rPr>
            </w:pPr>
            <w:ins w:id="259"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0" w:author="Molly McEvilley" w:date="2023-07-04T11:19:00Z"/>
              </w:rPr>
            </w:pPr>
            <w:ins w:id="261"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6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63" w:author="Molly McEvilley" w:date="2023-07-04T11:19:00Z"/>
              </w:rPr>
            </w:pPr>
            <w:ins w:id="264"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65" w:author="Molly McEvilley" w:date="2023-07-04T11:19:00Z"/>
              </w:rPr>
            </w:pPr>
            <w:ins w:id="266" w:author="Molly McEvilley" w:date="2023-07-04T11:19:00Z">
              <w:r w:rsidRPr="00D8714C">
                <w:t xml:space="preserve">Homeless </w:t>
              </w:r>
              <w:r w:rsidR="00DC2B17" w:rsidRPr="00D8714C">
                <w:t xml:space="preserve">&gt; 6 Months </w:t>
              </w:r>
            </w:ins>
            <w:ins w:id="267" w:author="Molly McEvilley" w:date="2023-07-04T11:27:00Z">
              <w:r w:rsidR="00FC3E01">
                <w:t>w</w:t>
              </w:r>
            </w:ins>
            <w:ins w:id="268"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70" w:author="Molly McEvilley" w:date="2023-07-04T11:19:00Z"/>
              </w:rPr>
            </w:pPr>
            <w:ins w:id="271"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72" w:author="Molly McEvilley" w:date="2023-07-04T11:19:00Z"/>
              </w:rPr>
            </w:pPr>
            <w:ins w:id="273"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74"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75" w:author="Molly McEvilley" w:date="2023-07-04T11:19:00Z"/>
              </w:rPr>
            </w:pPr>
            <w:ins w:id="276"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7" w:author="Molly McEvilley" w:date="2023-07-04T11:19:00Z"/>
              </w:rPr>
            </w:pPr>
            <w:ins w:id="278" w:author="Molly McEvilley" w:date="2023-07-04T11:27:00Z">
              <w:r>
                <w:t>CH Status Unknown (missing data)</w:t>
              </w:r>
            </w:ins>
          </w:p>
        </w:tc>
      </w:tr>
    </w:tbl>
    <w:p w14:paraId="508C60DE" w14:textId="77777777" w:rsidR="006324F1" w:rsidRDefault="006324F1" w:rsidP="006324F1">
      <w:pPr>
        <w:pStyle w:val="Heading4"/>
        <w:rPr>
          <w:ins w:id="279" w:author="Molly McEvilley" w:date="2023-06-30T13:41:00Z"/>
        </w:rPr>
      </w:pPr>
      <w:ins w:id="280" w:author="Molly McEvilley" w:date="2023-06-30T13:41:00Z">
        <w:r>
          <w:t>HHFleeingDV Detail in LSAHousehold and LSAExit</w:t>
        </w:r>
      </w:ins>
    </w:p>
    <w:p w14:paraId="346D1232" w14:textId="44CB5CE6" w:rsidR="006324F1" w:rsidRDefault="000E22C1" w:rsidP="006324F1">
      <w:pPr>
        <w:rPr>
          <w:ins w:id="281" w:author="Molly McEvilley" w:date="2023-07-04T11:22:00Z"/>
        </w:rPr>
      </w:pPr>
      <w:ins w:id="282" w:author="Molly McEvilley" w:date="2023-07-04T11:04:00Z">
        <w:r>
          <w:t>Previous</w:t>
        </w:r>
      </w:ins>
      <w:ins w:id="283" w:author="Molly McEvilley" w:date="2023-07-04T11:05:00Z">
        <w:r>
          <w:t xml:space="preserve">ly, the only options for </w:t>
        </w:r>
        <w:r w:rsidRPr="008F0D48">
          <w:rPr>
            <w:b/>
            <w:bCs/>
          </w:rPr>
          <w:t>HHFleeingDV</w:t>
        </w:r>
        <w:r>
          <w:t xml:space="preserve">, which identifies households fleeing domestic violence, </w:t>
        </w:r>
        <w:r w:rsidR="007C6E58">
          <w:t>were Yes (1) and No (</w:t>
        </w:r>
      </w:ins>
      <w:ins w:id="284" w:author="Molly McEvilley" w:date="2023-07-04T11:06:00Z">
        <w:r w:rsidR="00EB78CE">
          <w:t>0</w:t>
        </w:r>
      </w:ins>
      <w:ins w:id="285" w:author="Molly McEvilley" w:date="2023-07-04T11:05:00Z">
        <w:r w:rsidR="007C6E58">
          <w:t xml:space="preserve">). </w:t>
        </w:r>
        <w:del w:id="286" w:author="Genelle Denzin" w:date="2023-07-09T12:17:00Z">
          <w:r w:rsidDel="007C6E58">
            <w:delText xml:space="preserve"> </w:delText>
          </w:r>
        </w:del>
        <w:r w:rsidR="007C6E58">
          <w:t>Th</w:t>
        </w:r>
      </w:ins>
      <w:ins w:id="287" w:author="Molly McEvilley" w:date="2023-07-04T11:06:00Z">
        <w:r w:rsidR="007C6E58">
          <w:t xml:space="preserve">is </w:t>
        </w:r>
        <w:r w:rsidR="00EB78CE">
          <w:t xml:space="preserve">has been expanded to include a category for </w:t>
        </w:r>
        <w:r w:rsidR="0071489B">
          <w:t>Domestic Violence Survivo</w:t>
        </w:r>
      </w:ins>
      <w:ins w:id="288" w:author="Molly McEvilley" w:date="2023-07-04T11:07:00Z">
        <w:r w:rsidR="0071489B">
          <w:t>rs Not</w:t>
        </w:r>
      </w:ins>
      <w:ins w:id="289" w:author="Molly McEvilley" w:date="2023-07-17T04:11:00Z">
        <w:r w:rsidR="0077577D">
          <w:t xml:space="preserve"> Identified as</w:t>
        </w:r>
      </w:ins>
      <w:ins w:id="290"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91" w:author="Molly McEvilley" w:date="2023-07-04T11:23:00Z"/>
        </w:trPr>
        <w:tc>
          <w:tcPr>
            <w:tcW w:w="765" w:type="dxa"/>
          </w:tcPr>
          <w:p w14:paraId="5C5B9F74" w14:textId="29D51863" w:rsidR="00D15D87" w:rsidRPr="00E5755E" w:rsidRDefault="00D15D87" w:rsidP="00D15D87">
            <w:pPr>
              <w:pStyle w:val="NoSpacing"/>
              <w:rPr>
                <w:ins w:id="292" w:author="Molly McEvilley" w:date="2023-07-04T11:23:00Z"/>
              </w:rPr>
            </w:pPr>
            <w:ins w:id="293" w:author="Molly McEvilley" w:date="2023-07-04T11:23:00Z">
              <w:r>
                <w:lastRenderedPageBreak/>
                <w:t>Value</w:t>
              </w:r>
            </w:ins>
          </w:p>
        </w:tc>
        <w:tc>
          <w:tcPr>
            <w:tcW w:w="8320" w:type="dxa"/>
          </w:tcPr>
          <w:p w14:paraId="420106EC" w14:textId="38479BC3" w:rsidR="00D15D87" w:rsidRPr="00E5755E" w:rsidRDefault="00DC2B17" w:rsidP="00D15D87">
            <w:pPr>
              <w:pStyle w:val="NoSpacing"/>
              <w:rPr>
                <w:ins w:id="294" w:author="Molly McEvilley" w:date="2023-07-04T11:23:00Z"/>
              </w:rPr>
            </w:pPr>
            <w:ins w:id="295" w:author="Molly McEvilley" w:date="2023-07-04T11:26:00Z">
              <w:r>
                <w:t>Category</w:t>
              </w:r>
            </w:ins>
          </w:p>
        </w:tc>
      </w:tr>
      <w:tr w:rsidR="00D15D87" w:rsidRPr="00E5755E" w14:paraId="74F862BD" w14:textId="77777777" w:rsidTr="008F0D48">
        <w:trPr>
          <w:trHeight w:val="300"/>
          <w:ins w:id="296" w:author="Molly McEvilley" w:date="2023-07-04T11:23:00Z"/>
        </w:trPr>
        <w:tc>
          <w:tcPr>
            <w:tcW w:w="765" w:type="dxa"/>
          </w:tcPr>
          <w:p w14:paraId="554F3669" w14:textId="77777777" w:rsidR="00D15D87" w:rsidRPr="00E5755E" w:rsidRDefault="00D15D87" w:rsidP="00277F30">
            <w:pPr>
              <w:pStyle w:val="NoSpacing"/>
              <w:rPr>
                <w:ins w:id="297" w:author="Molly McEvilley" w:date="2023-07-04T11:23:00Z"/>
              </w:rPr>
            </w:pPr>
            <w:ins w:id="298" w:author="Molly McEvilley" w:date="2023-07-04T11:23:00Z">
              <w:r w:rsidRPr="00E5755E">
                <w:t>0</w:t>
              </w:r>
            </w:ins>
          </w:p>
        </w:tc>
        <w:tc>
          <w:tcPr>
            <w:tcW w:w="8320" w:type="dxa"/>
          </w:tcPr>
          <w:p w14:paraId="5AE742BE" w14:textId="1173D7BD" w:rsidR="00D15D87" w:rsidRPr="00E5755E" w:rsidRDefault="008A0E3F" w:rsidP="00277F30">
            <w:pPr>
              <w:pStyle w:val="NoSpacing"/>
              <w:rPr>
                <w:ins w:id="299" w:author="Molly McEvilley" w:date="2023-07-04T11:23:00Z"/>
              </w:rPr>
            </w:pPr>
            <w:ins w:id="300" w:author="Molly McEvilley" w:date="2023-07-04T11:24:00Z">
              <w:r>
                <w:t xml:space="preserve">No </w:t>
              </w:r>
            </w:ins>
            <w:ins w:id="301" w:author="Molly McEvilley" w:date="2023-07-04T11:25:00Z">
              <w:r w:rsidR="00415A8C">
                <w:t>R</w:t>
              </w:r>
            </w:ins>
            <w:ins w:id="302" w:author="Molly McEvilley" w:date="2023-07-04T11:24:00Z">
              <w:r>
                <w:t xml:space="preserve">eported </w:t>
              </w:r>
            </w:ins>
            <w:ins w:id="303" w:author="Molly McEvilley" w:date="2023-07-04T11:25:00Z">
              <w:r w:rsidR="00415A8C">
                <w:t>H</w:t>
              </w:r>
            </w:ins>
            <w:ins w:id="304" w:author="Molly McEvilley" w:date="2023-07-04T11:24:00Z">
              <w:r>
                <w:t>istory of DV</w:t>
              </w:r>
            </w:ins>
          </w:p>
        </w:tc>
      </w:tr>
      <w:tr w:rsidR="00D15D87" w:rsidRPr="00E5755E" w14:paraId="144B9EF2" w14:textId="77777777" w:rsidTr="008F0D48">
        <w:trPr>
          <w:trHeight w:val="300"/>
          <w:ins w:id="305" w:author="Molly McEvilley" w:date="2023-07-04T11:23:00Z"/>
        </w:trPr>
        <w:tc>
          <w:tcPr>
            <w:tcW w:w="765" w:type="dxa"/>
          </w:tcPr>
          <w:p w14:paraId="77F0E631" w14:textId="77777777" w:rsidR="00D15D87" w:rsidRPr="00E5755E" w:rsidRDefault="00D15D87" w:rsidP="00277F30">
            <w:pPr>
              <w:pStyle w:val="NoSpacing"/>
              <w:rPr>
                <w:ins w:id="306" w:author="Molly McEvilley" w:date="2023-07-04T11:23:00Z"/>
              </w:rPr>
            </w:pPr>
            <w:ins w:id="307" w:author="Molly McEvilley" w:date="2023-07-04T11:23:00Z">
              <w:r w:rsidRPr="00E5755E">
                <w:t>1</w:t>
              </w:r>
            </w:ins>
          </w:p>
        </w:tc>
        <w:tc>
          <w:tcPr>
            <w:tcW w:w="8320" w:type="dxa"/>
          </w:tcPr>
          <w:p w14:paraId="6FBBD79D" w14:textId="5A8D4C6B" w:rsidR="00D15D87" w:rsidRPr="00E5755E" w:rsidRDefault="008A0E3F" w:rsidP="00277F30">
            <w:pPr>
              <w:pStyle w:val="NoSpacing"/>
              <w:rPr>
                <w:ins w:id="308" w:author="Molly McEvilley" w:date="2023-07-04T11:23:00Z"/>
              </w:rPr>
            </w:pPr>
            <w:ins w:id="309" w:author="Molly McEvilley" w:date="2023-07-04T11:24:00Z">
              <w:r>
                <w:t>Household Fleeing Domestic Violence</w:t>
              </w:r>
            </w:ins>
          </w:p>
        </w:tc>
      </w:tr>
      <w:tr w:rsidR="00D15D87" w:rsidRPr="00E5755E" w14:paraId="43D6AFC3" w14:textId="77777777" w:rsidTr="008F0D48">
        <w:trPr>
          <w:trHeight w:val="300"/>
          <w:ins w:id="310" w:author="Molly McEvilley" w:date="2023-07-04T11:23:00Z"/>
        </w:trPr>
        <w:tc>
          <w:tcPr>
            <w:tcW w:w="765" w:type="dxa"/>
          </w:tcPr>
          <w:p w14:paraId="341D5599" w14:textId="77777777" w:rsidR="00D15D87" w:rsidRPr="00E5755E" w:rsidRDefault="00D15D87" w:rsidP="00277F30">
            <w:pPr>
              <w:pStyle w:val="NoSpacing"/>
              <w:rPr>
                <w:ins w:id="311" w:author="Molly McEvilley" w:date="2023-07-04T11:23:00Z"/>
              </w:rPr>
            </w:pPr>
            <w:ins w:id="312" w:author="Molly McEvilley" w:date="2023-07-04T11:23:00Z">
              <w:r w:rsidRPr="00E5755E">
                <w:t>2</w:t>
              </w:r>
            </w:ins>
          </w:p>
        </w:tc>
        <w:tc>
          <w:tcPr>
            <w:tcW w:w="8320" w:type="dxa"/>
          </w:tcPr>
          <w:p w14:paraId="6469A473" w14:textId="20E7AD61" w:rsidR="00D15D87" w:rsidRPr="00E5755E" w:rsidRDefault="008A0E3F" w:rsidP="00277F30">
            <w:pPr>
              <w:pStyle w:val="NoSpacing"/>
              <w:rPr>
                <w:ins w:id="313" w:author="Molly McEvilley" w:date="2023-07-04T11:23:00Z"/>
              </w:rPr>
            </w:pPr>
            <w:ins w:id="314" w:author="Molly McEvilley" w:date="2023-07-04T11:24:00Z">
              <w:r>
                <w:t xml:space="preserve">Domestic Violence Survivors </w:t>
              </w:r>
            </w:ins>
            <w:ins w:id="315" w:author="Molly McEvilley" w:date="2023-07-17T04:04:00Z">
              <w:r w:rsidR="00DC13D5">
                <w:t>Not</w:t>
              </w:r>
            </w:ins>
            <w:ins w:id="316" w:author="Molly McEvilley" w:date="2023-07-04T11:24:00Z">
              <w:r>
                <w:t xml:space="preserve"> </w:t>
              </w:r>
            </w:ins>
            <w:ins w:id="317" w:author="Molly McEvilley" w:date="2023-07-04T11:25:00Z">
              <w:r w:rsidR="00415A8C">
                <w:t xml:space="preserve">Identified as </w:t>
              </w:r>
            </w:ins>
            <w:ins w:id="318" w:author="Molly McEvilley" w:date="2023-07-04T11:24:00Z">
              <w:r>
                <w:t>Currently Fle</w:t>
              </w:r>
            </w:ins>
            <w:ins w:id="319" w:author="Molly McEvilley" w:date="2023-07-04T11:25:00Z">
              <w:r>
                <w:t>eing</w:t>
              </w:r>
            </w:ins>
          </w:p>
        </w:tc>
      </w:tr>
    </w:tbl>
    <w:p w14:paraId="575FD111" w14:textId="77777777" w:rsidR="006324F1" w:rsidRDefault="006324F1" w:rsidP="006324F1">
      <w:pPr>
        <w:pStyle w:val="Heading4"/>
        <w:rPr>
          <w:ins w:id="320" w:author="Molly McEvilley" w:date="2023-06-30T13:41:00Z"/>
        </w:rPr>
      </w:pPr>
      <w:ins w:id="321" w:author="Molly McEvilley" w:date="2023-06-30T13:41:00Z">
        <w:r>
          <w:t>Project-Level Data Quality Assessments in LSACalculated</w:t>
        </w:r>
      </w:ins>
    </w:p>
    <w:p w14:paraId="2ADA715C" w14:textId="4651DAFA" w:rsidR="006324F1" w:rsidRDefault="00CA5F89" w:rsidP="008F0D48">
      <w:pPr>
        <w:rPr>
          <w:ins w:id="322" w:author="Molly McEvilley" w:date="2023-05-04T11:06:00Z"/>
        </w:rPr>
      </w:pPr>
      <w:ins w:id="323" w:author="Molly McEvilley" w:date="2023-07-04T19:09:00Z">
        <w:r>
          <w:t xml:space="preserve">To provide additional information to </w:t>
        </w:r>
      </w:ins>
      <w:ins w:id="324"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25" w:author="Molly McEvilley" w:date="2023-04-05T12:04:00Z"/>
        </w:rPr>
      </w:pPr>
      <w:del w:id="326" w:author="Molly McEvilley" w:date="2023-04-05T12:04:00Z">
        <w:r w:rsidDel="00A04A1F">
          <w:delText>Exclude Enrollment Data from Projects Based on HMIS Participation and Victim Service Provider Status</w:delText>
        </w:r>
        <w:bookmarkStart w:id="327" w:name="_Toc140489765"/>
        <w:bookmarkEnd w:id="327"/>
      </w:del>
    </w:p>
    <w:p w14:paraId="4EF2D1AD" w14:textId="0C559B23" w:rsidR="00EC13E0" w:rsidDel="00A04A1F" w:rsidRDefault="001B7FEC" w:rsidP="00512552">
      <w:pPr>
        <w:rPr>
          <w:del w:id="328" w:author="Molly McEvilley" w:date="2023-04-05T12:04:00Z"/>
        </w:rPr>
      </w:pPr>
      <w:del w:id="329"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30" w:name="_Toc140489766"/>
        <w:bookmarkEnd w:id="330"/>
      </w:del>
    </w:p>
    <w:p w14:paraId="30C1C8CF" w14:textId="55BE50E9" w:rsidR="00512552" w:rsidDel="00A04A1F" w:rsidRDefault="00EC13E0" w:rsidP="00777E3F">
      <w:pPr>
        <w:pStyle w:val="ListParagraph"/>
        <w:numPr>
          <w:ilvl w:val="0"/>
          <w:numId w:val="76"/>
        </w:numPr>
        <w:rPr>
          <w:del w:id="331" w:author="Molly McEvilley" w:date="2023-04-05T12:04:00Z"/>
        </w:rPr>
      </w:pPr>
      <w:del w:id="332"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33" w:name="_Toc140489767"/>
        <w:bookmarkEnd w:id="333"/>
      </w:del>
    </w:p>
    <w:p w14:paraId="110372E9" w14:textId="34E25755" w:rsidR="00C76449" w:rsidDel="00A04A1F" w:rsidRDefault="001B494A" w:rsidP="00777E3F">
      <w:pPr>
        <w:pStyle w:val="ListParagraph"/>
        <w:numPr>
          <w:ilvl w:val="0"/>
          <w:numId w:val="76"/>
        </w:numPr>
        <w:rPr>
          <w:del w:id="334" w:author="Molly McEvilley" w:date="2023-04-05T12:04:00Z"/>
        </w:rPr>
      </w:pPr>
      <w:del w:id="335"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6" w:name="_Toc140489768"/>
        <w:bookmarkEnd w:id="336"/>
      </w:del>
    </w:p>
    <w:p w14:paraId="1A728E18" w14:textId="143F8208" w:rsidR="001B7FEC" w:rsidRPr="001B494A" w:rsidDel="00A04A1F" w:rsidRDefault="001B7FEC" w:rsidP="00190224">
      <w:pPr>
        <w:rPr>
          <w:del w:id="337" w:author="Molly McEvilley" w:date="2023-04-05T12:04:00Z"/>
        </w:rPr>
      </w:pPr>
      <w:del w:id="338"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9" w:name="_Toc140489769"/>
        <w:bookmarkEnd w:id="339"/>
      </w:del>
    </w:p>
    <w:p w14:paraId="555C755B" w14:textId="444AF7D1" w:rsidR="00BD7CE4" w:rsidDel="00A04A1F" w:rsidRDefault="00BD7CE4" w:rsidP="00BD7CE4">
      <w:pPr>
        <w:pStyle w:val="H3Numbered"/>
        <w:rPr>
          <w:del w:id="340" w:author="Molly McEvilley" w:date="2023-04-05T12:04:00Z"/>
        </w:rPr>
      </w:pPr>
      <w:del w:id="341" w:author="Molly McEvilley" w:date="2023-04-05T12:04:00Z">
        <w:r w:rsidDel="00A04A1F">
          <w:delText>Change From Fixed Lookback Date to Rolling Date Based on ReportStart</w:delText>
        </w:r>
        <w:bookmarkStart w:id="342" w:name="_Toc140489770"/>
        <w:bookmarkEnd w:id="342"/>
      </w:del>
    </w:p>
    <w:p w14:paraId="570EFFFF" w14:textId="226F1742" w:rsidR="00BD7CE4" w:rsidDel="00A04A1F" w:rsidRDefault="00BD7CE4" w:rsidP="00BD7CE4">
      <w:pPr>
        <w:rPr>
          <w:del w:id="343" w:author="Molly McEvilley" w:date="2023-04-05T12:04:00Z"/>
        </w:rPr>
      </w:pPr>
      <w:del w:id="344"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45" w:name="_Toc140489771"/>
        <w:bookmarkEnd w:id="345"/>
      </w:del>
    </w:p>
    <w:p w14:paraId="45203945" w14:textId="32DD3B85" w:rsidR="00FB13B1" w:rsidDel="00A04A1F" w:rsidRDefault="00FB13B1" w:rsidP="00190224">
      <w:pPr>
        <w:pStyle w:val="H3Numbered"/>
        <w:rPr>
          <w:del w:id="346" w:author="Molly McEvilley" w:date="2023-04-05T12:04:00Z"/>
        </w:rPr>
      </w:pPr>
      <w:del w:id="347"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8" w:name="_Toc140489772"/>
        <w:bookmarkEnd w:id="348"/>
      </w:del>
    </w:p>
    <w:p w14:paraId="0041D7AC" w14:textId="6567B484" w:rsidR="00FB13B1" w:rsidDel="00A04A1F" w:rsidRDefault="00FB13B1" w:rsidP="00FB13B1">
      <w:pPr>
        <w:rPr>
          <w:del w:id="349" w:author="Molly McEvilley" w:date="2023-04-05T12:04:00Z"/>
        </w:rPr>
      </w:pPr>
      <w:del w:id="350"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51" w:name="_Toc140489773"/>
        <w:bookmarkEnd w:id="351"/>
      </w:del>
    </w:p>
    <w:p w14:paraId="47B616C4" w14:textId="58D859E5" w:rsidR="009F00E9" w:rsidRPr="00C52062" w:rsidRDefault="009F00E9" w:rsidP="009F00E9">
      <w:pPr>
        <w:pStyle w:val="Heading1"/>
      </w:pPr>
      <w:bookmarkStart w:id="352" w:name="_Toc37849734"/>
      <w:bookmarkStart w:id="353" w:name="_Toc140489774"/>
      <w:r w:rsidRPr="00C52062">
        <w:t xml:space="preserve">HDX </w:t>
      </w:r>
      <w:bookmarkEnd w:id="352"/>
      <w:r w:rsidR="00AD44E9" w:rsidRPr="00C52062">
        <w:t>2.0 Upload</w:t>
      </w:r>
      <w:bookmarkEnd w:id="35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4" w:name="_Toc37849735"/>
      <w:bookmarkStart w:id="355" w:name="_Toc140489775"/>
      <w:r>
        <w:t>Project.csv</w:t>
      </w:r>
      <w:bookmarkEnd w:id="354"/>
      <w:bookmarkEnd w:id="355"/>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6" w:name="_Toc37849736"/>
      <w:bookmarkStart w:id="357" w:name="_Toc140489776"/>
      <w:r>
        <w:t>Organization.csv</w:t>
      </w:r>
      <w:bookmarkEnd w:id="356"/>
      <w:bookmarkEnd w:id="357"/>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8" w:name="_Toc37849737"/>
      <w:bookmarkStart w:id="359" w:name="_Toc140489777"/>
      <w:r>
        <w:t>Funder.csv</w:t>
      </w:r>
      <w:bookmarkEnd w:id="358"/>
      <w:bookmarkEnd w:id="359"/>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0" w:name="_Toc37849738"/>
      <w:bookmarkStart w:id="361" w:name="_Toc140489778"/>
      <w:r>
        <w:t>ProjectCoC.csv</w:t>
      </w:r>
      <w:bookmarkEnd w:id="360"/>
      <w:bookmarkEnd w:id="361"/>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62" w:name="_Toc37849739"/>
      <w:bookmarkStart w:id="363" w:name="_Toc38030514"/>
      <w:bookmarkStart w:id="364" w:name="_Toc140489779"/>
      <w:r>
        <w:t>Inventory.csv</w:t>
      </w:r>
      <w:bookmarkEnd w:id="362"/>
      <w:bookmarkEnd w:id="363"/>
      <w:bookmarkEnd w:id="364"/>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65" w:author="Molly McEvilley" w:date="2023-07-17T04:05:00Z">
        <w:r w:rsidR="00DC13D5">
          <w:t xml:space="preserve">, with the exception of </w:t>
        </w:r>
      </w:ins>
      <w:ins w:id="366" w:author="Molly McEvilley" w:date="2023-06-27T10:10:00Z">
        <w:r w:rsidR="00263635">
          <w:t>RRH: Services Only</w:t>
        </w:r>
      </w:ins>
      <w:ins w:id="367" w:author="Molly McEvilley" w:date="2023-07-17T04:06:00Z">
        <w:r w:rsidR="00DC13D5">
          <w:t xml:space="preserve"> projects</w:t>
        </w:r>
      </w:ins>
      <w:r>
        <w:t>.</w:t>
      </w:r>
    </w:p>
    <w:p w14:paraId="5B3FC483" w14:textId="46173353" w:rsidR="009F00E9" w:rsidRDefault="009F00E9" w:rsidP="009F00E9">
      <w:pPr>
        <w:rPr>
          <w:ins w:id="368"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rsidP="008F0D48">
      <w:pPr>
        <w:rPr>
          <w:ins w:id="369" w:author="Molly McEvilley" w:date="2023-05-04T11:09:00Z"/>
          <w:del w:id="370" w:author="Molly McEvilley" w:date="2023-06-27T10:10:00Z"/>
        </w:rPr>
      </w:pPr>
      <w:bookmarkStart w:id="371" w:name="_Toc140489780"/>
      <w:bookmarkEnd w:id="371"/>
    </w:p>
    <w:p w14:paraId="55B63B91" w14:textId="77777777" w:rsidR="007045E3" w:rsidRDefault="007045E3" w:rsidP="007045E3">
      <w:pPr>
        <w:pStyle w:val="Heading2"/>
        <w:rPr>
          <w:ins w:id="372" w:author="Molly McEvilley" w:date="2023-05-04T11:14:00Z"/>
        </w:rPr>
      </w:pPr>
      <w:bookmarkStart w:id="373" w:name="_Toc140489781"/>
      <w:ins w:id="374" w:author="Molly McEvilley" w:date="2023-05-04T11:14:00Z">
        <w:r>
          <w:t>HMISParticipation.csv</w:t>
        </w:r>
        <w:bookmarkEnd w:id="373"/>
      </w:ins>
    </w:p>
    <w:p w14:paraId="5E32ED73" w14:textId="5ED17745" w:rsidR="00476BF8" w:rsidRDefault="00476BF8" w:rsidP="00476BF8">
      <w:pPr>
        <w:rPr>
          <w:ins w:id="375" w:author="Molly McEvilley" w:date="2023-06-27T08:13:00Z"/>
        </w:rPr>
      </w:pPr>
      <w:ins w:id="376" w:author="Molly McEvilley" w:date="2023-06-27T08:13:00Z">
        <w:r>
          <w:t xml:space="preserve">The structure of </w:t>
        </w:r>
      </w:ins>
      <w:ins w:id="377" w:author="Molly McEvilley" w:date="2023-06-27T08:14:00Z">
        <w:r>
          <w:t>HMISParticipation</w:t>
        </w:r>
      </w:ins>
      <w:ins w:id="378" w:author="Molly McEvilley" w:date="2023-06-27T08:13:00Z">
        <w:r>
          <w:t xml:space="preserve"> is defined by the HMIS CSV; it contains </w:t>
        </w:r>
      </w:ins>
      <w:ins w:id="379" w:author="Molly McEvilley" w:date="2023-06-27T08:15:00Z">
        <w:r w:rsidR="00E00526">
          <w:t xml:space="preserve">affiliation records from </w:t>
        </w:r>
      </w:ins>
      <w:ins w:id="380" w:author="Molly McEvilley" w:date="2023-06-27T08:13:00Z">
        <w:r>
          <w:t xml:space="preserve">HMIS data element </w:t>
        </w:r>
        <w:r>
          <w:rPr>
            <w:i/>
            <w:iCs/>
          </w:rPr>
          <w:t>2.0</w:t>
        </w:r>
      </w:ins>
      <w:ins w:id="381" w:author="Molly McEvilley" w:date="2023-06-27T08:17:00Z">
        <w:r w:rsidR="00382511">
          <w:rPr>
            <w:i/>
            <w:iCs/>
          </w:rPr>
          <w:t>8</w:t>
        </w:r>
      </w:ins>
      <w:ins w:id="382" w:author="Molly McEvilley" w:date="2023-06-27T08:15:00Z">
        <w:r w:rsidR="00E00526">
          <w:rPr>
            <w:i/>
            <w:iCs/>
          </w:rPr>
          <w:t xml:space="preserve"> </w:t>
        </w:r>
      </w:ins>
      <w:ins w:id="383" w:author="Molly McEvilley" w:date="2023-06-27T08:17:00Z">
        <w:r w:rsidR="00382511">
          <w:rPr>
            <w:i/>
            <w:iCs/>
          </w:rPr>
          <w:t>HMIS Participation</w:t>
        </w:r>
      </w:ins>
      <w:ins w:id="384" w:author="Molly McEvilley" w:date="2023-06-27T08:15:00Z">
        <w:r w:rsidR="00E00526">
          <w:t xml:space="preserve"> </w:t>
        </w:r>
      </w:ins>
      <w:ins w:id="385" w:author="Molly McEvilley" w:date="2023-06-27T08:13:00Z">
        <w:r>
          <w:t>records active during the report period for each project included in Project.csv.</w:t>
        </w:r>
      </w:ins>
    </w:p>
    <w:p w14:paraId="62CC422C" w14:textId="6A0BED06" w:rsidR="00476BF8" w:rsidRDefault="00476BF8" w:rsidP="00476BF8">
      <w:pPr>
        <w:rPr>
          <w:ins w:id="386" w:author="Molly McEvilley" w:date="2023-06-27T08:13:00Z"/>
        </w:rPr>
      </w:pPr>
      <w:ins w:id="387" w:author="Molly McEvilley" w:date="2023-06-27T08:13:00Z">
        <w:r>
          <w:t xml:space="preserve">See section </w:t>
        </w:r>
      </w:ins>
      <w:ins w:id="388"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389" w:author="Molly McEvilley" w:date="2023-06-27T08:13:00Z">
        <w:r>
          <w:t>.</w:t>
        </w:r>
      </w:ins>
    </w:p>
    <w:p w14:paraId="4B180F34" w14:textId="743CDC0B" w:rsidR="007045E3" w:rsidRPr="00D11084" w:rsidDel="00476BF8" w:rsidRDefault="007045E3" w:rsidP="007045E3">
      <w:pPr>
        <w:rPr>
          <w:ins w:id="390" w:author="Molly McEvilley" w:date="2023-05-04T11:14:00Z"/>
          <w:del w:id="391" w:author="Molly McEvilley" w:date="2023-06-27T08:14:00Z"/>
        </w:rPr>
      </w:pPr>
      <w:bookmarkStart w:id="392" w:name="_Toc140489782"/>
      <w:bookmarkEnd w:id="392"/>
    </w:p>
    <w:p w14:paraId="202FA45E" w14:textId="6EA9C6F5" w:rsidR="00E87AFA" w:rsidRDefault="00E87AFA" w:rsidP="006B12BB">
      <w:pPr>
        <w:pStyle w:val="Heading2"/>
        <w:rPr>
          <w:ins w:id="393" w:author="Molly McEvilley" w:date="2023-05-04T11:15:00Z"/>
        </w:rPr>
      </w:pPr>
      <w:bookmarkStart w:id="394" w:name="_Toc140489783"/>
      <w:ins w:id="395" w:author="Molly McEvilley" w:date="2023-05-04T11:15:00Z">
        <w:r>
          <w:t>Affiliation.csv</w:t>
        </w:r>
        <w:bookmarkEnd w:id="394"/>
      </w:ins>
    </w:p>
    <w:p w14:paraId="64CE9A8E" w14:textId="2C6F8CBD" w:rsidR="00476BF8" w:rsidRDefault="00476BF8" w:rsidP="00476BF8">
      <w:pPr>
        <w:rPr>
          <w:ins w:id="396" w:author="Molly McEvilley" w:date="2023-06-27T08:13:00Z"/>
        </w:rPr>
      </w:pPr>
      <w:ins w:id="397" w:author="Molly McEvilley" w:date="2023-06-27T08:13:00Z">
        <w:r>
          <w:t xml:space="preserve">The structure of </w:t>
        </w:r>
      </w:ins>
      <w:ins w:id="398" w:author="Molly McEvilley" w:date="2023-06-27T08:14:00Z">
        <w:r>
          <w:t>Affiliation</w:t>
        </w:r>
      </w:ins>
      <w:ins w:id="399" w:author="Molly McEvilley" w:date="2023-06-27T08:13:00Z">
        <w:r>
          <w:t xml:space="preserve"> is defined by the HMIS CSV; it contains HMIS data element </w:t>
        </w:r>
      </w:ins>
      <w:ins w:id="400" w:author="Molly McEvilley" w:date="2023-06-27T08:16:00Z">
        <w:r w:rsidR="00382511">
          <w:rPr>
            <w:i/>
            <w:iCs/>
          </w:rPr>
          <w:t>2.02 Project Information</w:t>
        </w:r>
        <w:r w:rsidR="00382511">
          <w:t xml:space="preserve"> (field 2.02B) </w:t>
        </w:r>
      </w:ins>
      <w:ins w:id="401" w:author="Molly McEvilley" w:date="2023-06-27T08:13:00Z">
        <w:r>
          <w:t xml:space="preserve">records for each </w:t>
        </w:r>
      </w:ins>
      <w:ins w:id="402" w:author="Molly McEvilley" w:date="2023-06-27T08:16:00Z">
        <w:r w:rsidR="00382511">
          <w:t xml:space="preserve">RRH </w:t>
        </w:r>
      </w:ins>
      <w:ins w:id="403" w:author="Molly McEvilley" w:date="2023-06-27T08:13:00Z">
        <w:r>
          <w:t xml:space="preserve">project </w:t>
        </w:r>
      </w:ins>
      <w:ins w:id="404" w:author="Molly McEvilley" w:date="2023-06-27T08:16:00Z">
        <w:r w:rsidR="00382511">
          <w:t xml:space="preserve">with a subtype of </w:t>
        </w:r>
      </w:ins>
      <w:ins w:id="405" w:author="Molly McEvilley" w:date="2023-06-27T08:17:00Z">
        <w:r w:rsidR="00382511">
          <w:t xml:space="preserve">RRH-SSO </w:t>
        </w:r>
      </w:ins>
      <w:ins w:id="406" w:author="Molly McEvilley" w:date="2023-06-27T08:13:00Z">
        <w:r>
          <w:t>included in Project.csv</w:t>
        </w:r>
      </w:ins>
      <w:ins w:id="407" w:author="Molly McEvilley" w:date="2023-06-27T08:17:00Z">
        <w:r w:rsidR="00382511">
          <w:t xml:space="preserve"> and active during the report period</w:t>
        </w:r>
      </w:ins>
      <w:ins w:id="408" w:author="Molly McEvilley" w:date="2023-06-27T08:13:00Z">
        <w:r>
          <w:t>.</w:t>
        </w:r>
      </w:ins>
    </w:p>
    <w:p w14:paraId="650C2CE6" w14:textId="689602DF" w:rsidR="00476BF8" w:rsidRDefault="00476BF8" w:rsidP="00476BF8">
      <w:pPr>
        <w:rPr>
          <w:ins w:id="409" w:author="Molly McEvilley" w:date="2023-06-27T08:13:00Z"/>
        </w:rPr>
      </w:pPr>
      <w:ins w:id="410" w:author="Molly McEvilley" w:date="2023-06-27T08:13:00Z">
        <w:r>
          <w:t xml:space="preserve">See section </w:t>
        </w:r>
        <w:r>
          <w:fldChar w:fldCharType="begin"/>
        </w:r>
      </w:ins>
      <w:ins w:id="411" w:author="Molly McEvilley" w:date="2023-06-27T08:39:00Z">
        <w:r w:rsidR="00200534">
          <w:instrText>HYPERLINK  \l "_Get_Affiliation.csv_Records"</w:instrText>
        </w:r>
      </w:ins>
      <w:ins w:id="412" w:author="Molly McEvilley" w:date="2023-06-27T08:13:00Z">
        <w:r>
          <w:fldChar w:fldCharType="separate"/>
        </w:r>
        <w:r w:rsidRPr="00C943B5">
          <w:rPr>
            <w:rStyle w:val="Hyperlink"/>
          </w:rPr>
          <w:t>4.</w:t>
        </w:r>
      </w:ins>
      <w:ins w:id="413" w:author="Molly McEvilley" w:date="2023-06-27T08:38:00Z">
        <w:r w:rsidR="00200534">
          <w:rPr>
            <w:rStyle w:val="Hyperlink"/>
          </w:rPr>
          <w:t>7</w:t>
        </w:r>
      </w:ins>
      <w:ins w:id="414" w:author="Molly McEvilley" w:date="2023-06-27T08:13:00Z">
        <w:r w:rsidRPr="00C943B5">
          <w:rPr>
            <w:rStyle w:val="Hyperlink"/>
          </w:rPr>
          <w:t xml:space="preserve"> Get </w:t>
        </w:r>
      </w:ins>
      <w:ins w:id="415" w:author="Molly McEvilley" w:date="2023-06-27T08:39:00Z">
        <w:r w:rsidR="00200534">
          <w:rPr>
            <w:rStyle w:val="Hyperlink"/>
          </w:rPr>
          <w:t>Affiliation</w:t>
        </w:r>
      </w:ins>
      <w:ins w:id="416" w:author="Molly McEvilley" w:date="2023-06-27T08:13:00Z">
        <w:r w:rsidRPr="00C943B5">
          <w:rPr>
            <w:rStyle w:val="Hyperlink"/>
          </w:rPr>
          <w:t>.csv Records / lsa_</w:t>
        </w:r>
        <w:r>
          <w:rPr>
            <w:rStyle w:val="Hyperlink"/>
          </w:rPr>
          <w:fldChar w:fldCharType="end"/>
        </w:r>
      </w:ins>
      <w:ins w:id="417" w:author="Molly McEvilley" w:date="2023-06-27T08:39:00Z">
        <w:r w:rsidR="00200534">
          <w:rPr>
            <w:rStyle w:val="Hyperlink"/>
          </w:rPr>
          <w:t>Affiliation</w:t>
        </w:r>
      </w:ins>
      <w:ins w:id="418" w:author="Molly McEvilley" w:date="2023-06-27T08:13:00Z">
        <w:r>
          <w:t>.</w:t>
        </w:r>
      </w:ins>
    </w:p>
    <w:p w14:paraId="06C709EB" w14:textId="75C8C737" w:rsidR="006B12BB" w:rsidRPr="006B12BB" w:rsidDel="00476BF8" w:rsidRDefault="006B12BB" w:rsidP="006B12BB">
      <w:pPr>
        <w:rPr>
          <w:del w:id="419" w:author="Molly McEvilley" w:date="2023-06-27T08:14:00Z"/>
        </w:rPr>
      </w:pPr>
      <w:bookmarkStart w:id="420" w:name="_Toc140489784"/>
      <w:bookmarkEnd w:id="420"/>
    </w:p>
    <w:p w14:paraId="3862AA69" w14:textId="77777777" w:rsidR="009F00E9" w:rsidRPr="00107D01" w:rsidRDefault="009F00E9" w:rsidP="009F00E9">
      <w:pPr>
        <w:pStyle w:val="Heading2"/>
      </w:pPr>
      <w:bookmarkStart w:id="421" w:name="_Toc37849740"/>
      <w:bookmarkStart w:id="422" w:name="_Toc140489785"/>
      <w:r>
        <w:t>LSAReport.csv</w:t>
      </w:r>
      <w:bookmarkEnd w:id="421"/>
      <w:bookmarkEnd w:id="422"/>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23" w:name="_Toc37973097"/>
      <w:bookmarkStart w:id="424" w:name="_Toc37973652"/>
      <w:bookmarkStart w:id="425" w:name="_Toc37974203"/>
      <w:bookmarkStart w:id="426" w:name="_Toc37974755"/>
      <w:bookmarkStart w:id="427" w:name="_Toc37849741"/>
      <w:bookmarkStart w:id="428" w:name="_Toc140489786"/>
      <w:bookmarkEnd w:id="423"/>
      <w:bookmarkEnd w:id="424"/>
      <w:bookmarkEnd w:id="425"/>
      <w:bookmarkEnd w:id="426"/>
      <w:r>
        <w:t>LSAPerson.csv</w:t>
      </w:r>
      <w:bookmarkEnd w:id="427"/>
      <w:bookmarkEnd w:id="428"/>
    </w:p>
    <w:p w14:paraId="1E114195" w14:textId="64664780" w:rsidR="009F00E9" w:rsidRPr="00A6067F" w:rsidRDefault="009F00E9" w:rsidP="009F00E9">
      <w:pPr>
        <w:rPr>
          <w:rFonts w:cstheme="minorHAnsi"/>
        </w:rPr>
      </w:pPr>
      <w:r w:rsidRPr="00A6067F">
        <w:rPr>
          <w:rFonts w:cstheme="minorHAnsi"/>
        </w:rPr>
        <w:t xml:space="preserve">LSAPerson contains </w:t>
      </w:r>
      <w:del w:id="429"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30"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31" w:author="Molly McEvilley" w:date="2023-06-13T11:04:00Z">
        <w:r w:rsidR="00C653C6">
          <w:t>/</w:t>
        </w:r>
      </w:ins>
      <w:del w:id="432"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33" w:name="_Toc37849742"/>
      <w:bookmarkStart w:id="434" w:name="_Toc140489787"/>
      <w:r>
        <w:t>LSAHousehold.csv</w:t>
      </w:r>
      <w:bookmarkEnd w:id="433"/>
      <w:bookmarkEnd w:id="434"/>
    </w:p>
    <w:p w14:paraId="503190AB" w14:textId="3C2581F6" w:rsidR="009F00E9" w:rsidRPr="00A6067F" w:rsidRDefault="009F00E9" w:rsidP="009F00E9">
      <w:r w:rsidRPr="00A6067F">
        <w:t xml:space="preserve">LSAHousehold contains </w:t>
      </w:r>
      <w:del w:id="435" w:author="Molly McEvilley" w:date="2023-07-04T11:38:00Z">
        <w:r w:rsidDel="00EF7012">
          <w:delText>66</w:delText>
        </w:r>
        <w:r w:rsidRPr="00A6067F" w:rsidDel="00EF7012">
          <w:delText xml:space="preserve"> </w:delText>
        </w:r>
      </w:del>
      <w:ins w:id="436" w:author="Molly McEvilley" w:date="2023-07-04T11:38:00Z">
        <w:r w:rsidR="00EF7012">
          <w:t>68</w:t>
        </w:r>
        <w:r w:rsidR="00EF7012" w:rsidRPr="00A6067F">
          <w:t xml:space="preserve"> </w:t>
        </w:r>
      </w:ins>
      <w:r w:rsidRPr="00A6067F">
        <w:t>columns</w:t>
      </w:r>
      <w:r>
        <w:t xml:space="preserve"> and includes reporting on households active during the report period.</w:t>
      </w:r>
      <w:ins w:id="437"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38" w:author="Genelle Denzin" w:date="2023-07-08T12:28:00Z">
        <w:r w:rsidDel="009F00E9">
          <w:delText xml:space="preserve">including </w:delText>
        </w:r>
      </w:del>
      <w:ins w:id="439"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lastRenderedPageBreak/>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40" w:name="_Toc37849743"/>
      <w:bookmarkStart w:id="441" w:name="_Toc140489788"/>
      <w:r>
        <w:t>LSAExit.csv</w:t>
      </w:r>
      <w:bookmarkEnd w:id="440"/>
      <w:bookmarkEnd w:id="441"/>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42"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777E3F">
      <w:pPr>
        <w:pStyle w:val="ListParagraph"/>
        <w:numPr>
          <w:ilvl w:val="0"/>
          <w:numId w:val="35"/>
        </w:numPr>
      </w:pPr>
      <w:r>
        <w:t>Cohort 0 – Begins on the report start date</w:t>
      </w:r>
      <w:ins w:id="443" w:author="Molly McEvilley" w:date="2023-07-19T01:13:00Z">
        <w:r w:rsidR="00B96B3D">
          <w:t>; i</w:t>
        </w:r>
      </w:ins>
      <w:del w:id="444"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5F60E1A6" w:rsidR="009F00E9" w:rsidRPr="00107D01" w:rsidRDefault="009F00E9" w:rsidP="009F00E9">
      <w:pPr>
        <w:pStyle w:val="ListParagraph"/>
      </w:pPr>
      <w:r>
        <w:t xml:space="preserve">For clients that returned to </w:t>
      </w:r>
      <w:del w:id="445" w:author="Molly McEvilley" w:date="2023-07-19T01:13:00Z">
        <w:r w:rsidDel="00B96B3D">
          <w:delText>the homeless continuum</w:delText>
        </w:r>
      </w:del>
      <w:ins w:id="446" w:author="Molly McEvilley" w:date="2023-07-19T01:13:00Z">
        <w:r w:rsidR="00B96B3D">
          <w:t xml:space="preserve">a continuum </w:t>
        </w:r>
      </w:ins>
      <w:ins w:id="447" w:author="Molly McEvilley" w:date="2023-07-19T01:14:00Z">
        <w:r w:rsidR="00B96B3D">
          <w:t>ES, SH, TH, RRH, or PSH project, the</w:t>
        </w:r>
      </w:ins>
      <w:del w:id="448" w:author="Molly McEvilley" w:date="2023-07-19T01:14:00Z">
        <w:r w:rsidDel="00B96B3D">
          <w:delText>,</w:delText>
        </w:r>
      </w:del>
      <w:r>
        <w:t xml:space="preserve">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49" w:name="_Toc37849744"/>
      <w:bookmarkStart w:id="450" w:name="_Toc140489789"/>
      <w:r>
        <w:t>LSACalculated.csv</w:t>
      </w:r>
      <w:bookmarkEnd w:id="449"/>
      <w:bookmarkEnd w:id="45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lastRenderedPageBreak/>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51"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52" w:name="_Toc37849745"/>
      <w:bookmarkStart w:id="453" w:name="_Toc140489790"/>
      <w:bookmarkEnd w:id="2"/>
      <w:r>
        <w:lastRenderedPageBreak/>
        <w:t xml:space="preserve">HMIS Business </w:t>
      </w:r>
      <w:bookmarkEnd w:id="452"/>
      <w:r w:rsidR="00AD1657">
        <w:t>Logic: Core Concepts</w:t>
      </w:r>
      <w:bookmarkEnd w:id="453"/>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54"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55"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56" w:author="Molly McEvilley" w:date="2023-05-09T15:33:00Z">
                                <w:r>
                                  <w:rPr>
                                    <w:b/>
                                    <w:bCs/>
                                  </w:rPr>
                                  <w:t>h</w:t>
                                </w:r>
                              </w:ins>
                              <w:ins w:id="457"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58" w:author="Molly McEvilley" w:date="2023-05-09T15:33:00Z">
                          <w:r>
                            <w:rPr>
                              <w:b/>
                              <w:bCs/>
                            </w:rPr>
                            <w:t>h</w:t>
                          </w:r>
                        </w:ins>
                        <w:ins w:id="459" w:author="Molly McEvilley" w:date="2023-05-09T15:34:00Z">
                          <w:r>
                            <w:rPr>
                              <w:b/>
                              <w:bCs/>
                            </w:rPr>
                            <w:t>mis_Affiliation</w:t>
                          </w:r>
                        </w:ins>
                      </w:p>
                    </w:txbxContent>
                  </v:textbox>
                </v:shape>
              </w:pict>
            </mc:Fallback>
          </mc:AlternateContent>
        </w:r>
      </w:ins>
      <w:ins w:id="460"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61" w:author="Molly McEvilley" w:date="2023-05-09T15:33:00Z">
                                <w:r>
                                  <w:rPr>
                                    <w:b/>
                                    <w:bCs/>
                                  </w:rPr>
                                  <w:t>h</w:t>
                                </w:r>
                              </w:ins>
                              <w:ins w:id="462" w:author="Molly McEvilley" w:date="2023-05-09T15:34:00Z">
                                <w:r>
                                  <w:rPr>
                                    <w:b/>
                                    <w:bCs/>
                                  </w:rPr>
                                  <w:t>mis_</w:t>
                                </w:r>
                              </w:ins>
                              <w:ins w:id="463"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464" w:author="Molly McEvilley" w:date="2023-05-09T15:33:00Z">
                          <w:r>
                            <w:rPr>
                              <w:b/>
                              <w:bCs/>
                            </w:rPr>
                            <w:t>h</w:t>
                          </w:r>
                        </w:ins>
                        <w:ins w:id="465" w:author="Molly McEvilley" w:date="2023-05-09T15:34:00Z">
                          <w:r>
                            <w:rPr>
                              <w:b/>
                              <w:bCs/>
                            </w:rPr>
                            <w:t>mis_</w:t>
                          </w:r>
                        </w:ins>
                        <w:ins w:id="466" w:author="Molly McEvilley" w:date="2023-06-30T13:59:00Z">
                          <w:r>
                            <w:rPr>
                              <w:b/>
                              <w:bCs/>
                            </w:rPr>
                            <w:t>HMISParticipation</w:t>
                          </w:r>
                        </w:ins>
                      </w:p>
                    </w:txbxContent>
                  </v:textbox>
                </v:shape>
              </w:pict>
            </mc:Fallback>
          </mc:AlternateContent>
        </w:r>
      </w:ins>
      <w:ins w:id="467"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68" w:author="Molly McEvilley" w:date="2023-05-09T15:29:00Z"/>
                                </w:rPr>
                              </w:pPr>
                              <w:ins w:id="469" w:author="Molly McEvilley" w:date="2023-05-09T15:29:00Z">
                                <w:r>
                                  <w:t>EnrollmentID</w:t>
                                </w:r>
                              </w:ins>
                            </w:p>
                            <w:p w14:paraId="39CAB504" w14:textId="77777777" w:rsidR="001F3849" w:rsidRDefault="001F3849" w:rsidP="001F3849">
                              <w:pPr>
                                <w:pStyle w:val="NoSpacing"/>
                                <w:rPr>
                                  <w:ins w:id="470" w:author="Molly McEvilley" w:date="2023-05-09T15:29:00Z"/>
                                </w:rPr>
                              </w:pPr>
                              <w:ins w:id="471" w:author="Molly McEvilley" w:date="2023-05-09T15:29:00Z">
                                <w:r>
                                  <w:t>InformationDate</w:t>
                                </w:r>
                              </w:ins>
                            </w:p>
                            <w:p w14:paraId="3884EFE7" w14:textId="70CB22CF" w:rsidR="00503E06" w:rsidRDefault="00CD5633" w:rsidP="00503E06">
                              <w:pPr>
                                <w:pStyle w:val="NoSpacing"/>
                              </w:pPr>
                              <w:ins w:id="472" w:author="Molly McEvilley" w:date="2023-05-09T15:25:00Z">
                                <w:r>
                                  <w:t>DisabilityType</w:t>
                                </w:r>
                              </w:ins>
                            </w:p>
                            <w:p w14:paraId="5EF4529F" w14:textId="4AC3C8C2" w:rsidR="00503E06" w:rsidRDefault="00CD5633" w:rsidP="00503E06">
                              <w:pPr>
                                <w:pStyle w:val="NoSpacing"/>
                                <w:rPr>
                                  <w:ins w:id="473" w:author="Molly McEvilley" w:date="2023-05-09T15:26:00Z"/>
                                </w:rPr>
                              </w:pPr>
                              <w:ins w:id="474" w:author="Molly McEvilley" w:date="2023-05-09T15:25:00Z">
                                <w:r>
                                  <w:t>DisabilityRespo</w:t>
                                </w:r>
                              </w:ins>
                              <w:ins w:id="475" w:author="Molly McEvilley" w:date="2023-05-09T15:26:00Z">
                                <w:r w:rsidR="00C911C0">
                                  <w:t>nse</w:t>
                                </w:r>
                              </w:ins>
                            </w:p>
                            <w:p w14:paraId="630BEE47" w14:textId="10D149F5" w:rsidR="00C911C0" w:rsidRDefault="00C911C0" w:rsidP="00503E06">
                              <w:pPr>
                                <w:pStyle w:val="NoSpacing"/>
                              </w:pPr>
                              <w:ins w:id="476"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77" w:author="Molly McEvilley" w:date="2023-05-09T15:29:00Z"/>
                          </w:rPr>
                        </w:pPr>
                        <w:ins w:id="478" w:author="Molly McEvilley" w:date="2023-05-09T15:29:00Z">
                          <w:r>
                            <w:t>EnrollmentID</w:t>
                          </w:r>
                        </w:ins>
                      </w:p>
                      <w:p w14:paraId="39CAB504" w14:textId="77777777" w:rsidR="001F3849" w:rsidRDefault="001F3849" w:rsidP="001F3849">
                        <w:pPr>
                          <w:pStyle w:val="NoSpacing"/>
                          <w:rPr>
                            <w:ins w:id="479" w:author="Molly McEvilley" w:date="2023-05-09T15:29:00Z"/>
                          </w:rPr>
                        </w:pPr>
                        <w:ins w:id="480" w:author="Molly McEvilley" w:date="2023-05-09T15:29:00Z">
                          <w:r>
                            <w:t>InformationDate</w:t>
                          </w:r>
                        </w:ins>
                      </w:p>
                      <w:p w14:paraId="3884EFE7" w14:textId="70CB22CF" w:rsidR="00503E06" w:rsidRDefault="00CD5633" w:rsidP="00503E06">
                        <w:pPr>
                          <w:pStyle w:val="NoSpacing"/>
                        </w:pPr>
                        <w:ins w:id="481" w:author="Molly McEvilley" w:date="2023-05-09T15:25:00Z">
                          <w:r>
                            <w:t>DisabilityType</w:t>
                          </w:r>
                        </w:ins>
                      </w:p>
                      <w:p w14:paraId="5EF4529F" w14:textId="4AC3C8C2" w:rsidR="00503E06" w:rsidRDefault="00CD5633" w:rsidP="00503E06">
                        <w:pPr>
                          <w:pStyle w:val="NoSpacing"/>
                          <w:rPr>
                            <w:ins w:id="482" w:author="Molly McEvilley" w:date="2023-05-09T15:26:00Z"/>
                          </w:rPr>
                        </w:pPr>
                        <w:ins w:id="483" w:author="Molly McEvilley" w:date="2023-05-09T15:25:00Z">
                          <w:r>
                            <w:t>DisabilityRespo</w:t>
                          </w:r>
                        </w:ins>
                        <w:ins w:id="484" w:author="Molly McEvilley" w:date="2023-05-09T15:26:00Z">
                          <w:r w:rsidR="00C911C0">
                            <w:t>nse</w:t>
                          </w:r>
                        </w:ins>
                      </w:p>
                      <w:p w14:paraId="630BEE47" w14:textId="10D149F5" w:rsidR="00C911C0" w:rsidRDefault="00C911C0" w:rsidP="00503E06">
                        <w:pPr>
                          <w:pStyle w:val="NoSpacing"/>
                        </w:pPr>
                        <w:ins w:id="485"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486" w:author="Molly McEvilley" w:date="2023-05-09T15:29:00Z">
                                <w:r>
                                  <w:rPr>
                                    <w:b/>
                                    <w:bCs/>
                                  </w:rPr>
                                  <w:t>hmis_</w:t>
                                </w:r>
                              </w:ins>
                              <w:ins w:id="487"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488" w:author="Molly McEvilley" w:date="2023-05-09T15:29:00Z">
                          <w:r>
                            <w:rPr>
                              <w:b/>
                              <w:bCs/>
                            </w:rPr>
                            <w:t>hmis_</w:t>
                          </w:r>
                        </w:ins>
                        <w:ins w:id="489"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90" w:author="Molly McEvilley" w:date="2023-05-09T15:03:00Z">
                                    <w:r w:rsidR="00710FE9">
                                      <w:t>and Ethnicity</w:t>
                                    </w:r>
                                  </w:ins>
                                </w:p>
                                <w:p w14:paraId="6AFF89B9" w14:textId="75107B33" w:rsidR="00004824" w:rsidDel="007A5C73" w:rsidRDefault="00004824" w:rsidP="00DF48A5">
                                  <w:pPr>
                                    <w:pStyle w:val="NoSpacing"/>
                                    <w:rPr>
                                      <w:del w:id="491" w:author="Molly McEvilley" w:date="2023-05-09T15:04:00Z"/>
                                    </w:rPr>
                                  </w:pPr>
                                  <w:del w:id="492"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493" w:author="Molly McEvilley" w:date="2023-05-09T15:10:00Z"/>
                                    </w:rPr>
                                  </w:pPr>
                                  <w:r>
                                    <w:t>RelationshipToHoH</w:t>
                                  </w:r>
                                </w:p>
                                <w:p w14:paraId="74D65090" w14:textId="68BFF8B2" w:rsidR="00D20A0B" w:rsidRDefault="00D20A0B" w:rsidP="00DF48A5">
                                  <w:pPr>
                                    <w:pStyle w:val="NoSpacing"/>
                                  </w:pPr>
                                  <w:ins w:id="494" w:author="Molly McEvilley" w:date="2023-05-09T15:10:00Z">
                                    <w:r>
                                      <w:t>EnrollmentCoC</w:t>
                                    </w:r>
                                  </w:ins>
                                </w:p>
                                <w:p w14:paraId="3966A518" w14:textId="1FEBD73B" w:rsidR="002804E8" w:rsidRDefault="00004824" w:rsidP="00DF48A5">
                                  <w:pPr>
                                    <w:pStyle w:val="NoSpacing"/>
                                    <w:rPr>
                                      <w:ins w:id="495" w:author="Molly McEvilley" w:date="2023-06-30T14:09:00Z"/>
                                    </w:rPr>
                                  </w:pPr>
                                  <w:r>
                                    <w:t>LivingSituation</w:t>
                                  </w:r>
                                </w:p>
                                <w:p w14:paraId="5C2DA627" w14:textId="067E1329" w:rsidR="002804E8" w:rsidRDefault="001A2B50" w:rsidP="00DF48A5">
                                  <w:pPr>
                                    <w:pStyle w:val="NoSpacing"/>
                                  </w:pPr>
                                  <w:ins w:id="496"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497" w:author="Molly McEvilley" w:date="2023-06-30T14:11:00Z"/>
                                    </w:rPr>
                                  </w:pPr>
                                  <w:ins w:id="498"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499" w:author="Molly McEvilley" w:date="2023-06-30T14:11:00Z">
                                  <w:r>
                                    <w:t>RRHSubType</w:t>
                                  </w:r>
                                </w:ins>
                                <w:del w:id="500"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01" w:author="Molly McEvilley" w:date="2023-05-09T15:03:00Z">
                              <w:r w:rsidR="00710FE9">
                                <w:t>and Ethnicity</w:t>
                              </w:r>
                            </w:ins>
                          </w:p>
                          <w:p w14:paraId="6AFF89B9" w14:textId="75107B33" w:rsidR="00004824" w:rsidDel="007A5C73" w:rsidRDefault="00004824" w:rsidP="00DF48A5">
                            <w:pPr>
                              <w:pStyle w:val="NoSpacing"/>
                              <w:rPr>
                                <w:del w:id="502" w:author="Molly McEvilley" w:date="2023-05-09T15:04:00Z"/>
                              </w:rPr>
                            </w:pPr>
                            <w:del w:id="503"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04" w:author="Molly McEvilley" w:date="2023-05-09T15:10:00Z"/>
                              </w:rPr>
                            </w:pPr>
                            <w:r>
                              <w:t>RelationshipToHoH</w:t>
                            </w:r>
                          </w:p>
                          <w:p w14:paraId="74D65090" w14:textId="68BFF8B2" w:rsidR="00D20A0B" w:rsidRDefault="00D20A0B" w:rsidP="00DF48A5">
                            <w:pPr>
                              <w:pStyle w:val="NoSpacing"/>
                            </w:pPr>
                            <w:ins w:id="505" w:author="Molly McEvilley" w:date="2023-05-09T15:10:00Z">
                              <w:r>
                                <w:t>EnrollmentCoC</w:t>
                              </w:r>
                            </w:ins>
                          </w:p>
                          <w:p w14:paraId="3966A518" w14:textId="1FEBD73B" w:rsidR="002804E8" w:rsidRDefault="00004824" w:rsidP="00DF48A5">
                            <w:pPr>
                              <w:pStyle w:val="NoSpacing"/>
                              <w:rPr>
                                <w:ins w:id="506" w:author="Molly McEvilley" w:date="2023-06-30T14:09:00Z"/>
                              </w:rPr>
                            </w:pPr>
                            <w:r>
                              <w:t>LivingSituation</w:t>
                            </w:r>
                          </w:p>
                          <w:p w14:paraId="5C2DA627" w14:textId="067E1329" w:rsidR="002804E8" w:rsidRDefault="001A2B50" w:rsidP="00DF48A5">
                            <w:pPr>
                              <w:pStyle w:val="NoSpacing"/>
                            </w:pPr>
                            <w:ins w:id="507"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08" w:author="Molly McEvilley" w:date="2023-06-30T14:11:00Z"/>
                              </w:rPr>
                            </w:pPr>
                            <w:ins w:id="509"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10" w:author="Molly McEvilley" w:date="2023-06-30T14:11:00Z">
                            <w:r>
                              <w:t>RRHSubType</w:t>
                            </w:r>
                          </w:ins>
                          <w:del w:id="511"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12"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513" w:author="Genelle Denzin" w:date="2023-07-08T12:43:00Z">
        <w:r w:rsidDel="00DF48A5">
          <w:delText>-</w:delText>
        </w:r>
      </w:del>
      <w:ins w:id="514"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15" w:author="Molly McEvilley" w:date="2023-07-17T04:08:00Z">
        <w:r>
          <w:rPr>
            <w:noProof/>
          </w:rPr>
          <mc:AlternateContent>
            <mc:Choice Requires="wps">
              <w:drawing>
                <wp:anchor distT="0" distB="0" distL="114300" distR="114300" simplePos="0" relativeHeight="251660311"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516" w:author="Molly McEvilley" w:date="2023-07-17T04:08:00Z">
                                <w:r w:rsidDel="0077577D">
                                  <w:delText>Enrollment</w:delText>
                                </w:r>
                              </w:del>
                              <w:ins w:id="517"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AutoShape 11" o:spid="_x0000_s1072" type="#_x0000_t132" style="position:absolute;left:0;text-align:left;margin-left:294.7pt;margin-top:266.75pt;width:90.75pt;height:24.9pt;z-index:251660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18" w:author="Molly McEvilley" w:date="2023-07-17T04:08:00Z">
                          <w:r w:rsidDel="0077577D">
                            <w:delText>Enrollment</w:delText>
                          </w:r>
                        </w:del>
                        <w:ins w:id="519"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520"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21" w:author="Molly McEvilley" w:date="2023-05-09T15:40:00Z">
                            <w:r>
                              <w:t>hmis_Disabilities</w:t>
                            </w:r>
                          </w:ins>
                        </w:p>
                      </w:txbxContent>
                    </v:textbox>
                  </v:shape>
                  <v:shape 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522" w:name="_Report_Parameters"/>
      <w:bookmarkStart w:id="523" w:name="_Report_Parameters_and"/>
      <w:bookmarkStart w:id="524" w:name="_Toc497116396"/>
      <w:bookmarkStart w:id="525" w:name="_Toc498527188"/>
      <w:bookmarkStart w:id="526" w:name="_Toc499543979"/>
      <w:bookmarkStart w:id="527" w:name="_Toc37849746"/>
      <w:bookmarkStart w:id="528" w:name="_Toc140489791"/>
      <w:bookmarkStart w:id="529" w:name="_Toc498527190"/>
      <w:bookmarkEnd w:id="522"/>
      <w:bookmarkEnd w:id="523"/>
      <w:r w:rsidRPr="00107D01">
        <w:lastRenderedPageBreak/>
        <w:t>Report Parameters</w:t>
      </w:r>
      <w:bookmarkEnd w:id="524"/>
      <w:bookmarkEnd w:id="525"/>
      <w:bookmarkEnd w:id="526"/>
      <w:r w:rsidR="00E14C44">
        <w:t xml:space="preserve"> </w:t>
      </w:r>
      <w:r w:rsidR="00D87EAD">
        <w:t xml:space="preserve">and Metadata </w:t>
      </w:r>
      <w:r w:rsidR="00E14928">
        <w:t>(lsa_Report)</w:t>
      </w:r>
      <w:bookmarkEnd w:id="527"/>
      <w:bookmarkEnd w:id="52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30" w:name="_Hlk490711189"/>
      <w:r w:rsidRPr="00A6067F">
        <w:t xml:space="preserve">The HUD-assigned code identifying the continuum for which the </w:t>
      </w:r>
      <w:r w:rsidR="0002698D" w:rsidRPr="00A6067F">
        <w:t>LSA</w:t>
      </w:r>
      <w:r w:rsidRPr="00A6067F">
        <w:t xml:space="preserve"> is being produced</w:t>
      </w:r>
      <w:bookmarkEnd w:id="53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2DC692A"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31" w:author="Genelle Denzin" w:date="2023-07-08T12:51:00Z">
        <w:r w:rsidDel="00E17D6D">
          <w:delText xml:space="preserve"> </w:delText>
        </w:r>
      </w:del>
      <w:del w:id="532" w:author="Genelle Denzin" w:date="2023-07-08T12:50:00Z">
        <w:r w:rsidDel="00E17D6D">
          <w:delText xml:space="preserve">of </w:delText>
        </w:r>
      </w:del>
      <w:del w:id="533"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34"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35" w:name="_HMIS_Data_Elements"/>
      <w:bookmarkStart w:id="536" w:name="_Toc37849747"/>
      <w:bookmarkStart w:id="537" w:name="_Toc140489792"/>
      <w:bookmarkEnd w:id="529"/>
      <w:bookmarkEnd w:id="535"/>
      <w:r>
        <w:t xml:space="preserve">LSA Reporting Cohorts </w:t>
      </w:r>
      <w:r w:rsidR="00E14928">
        <w:t>and Dates (tlsa_CohortDates)</w:t>
      </w:r>
      <w:bookmarkEnd w:id="536"/>
      <w:bookmarkEnd w:id="53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38" w:name="_HMIS_Household_Enrollments"/>
      <w:bookmarkStart w:id="539" w:name="_Toc37849748"/>
      <w:bookmarkStart w:id="540" w:name="_Toc140489793"/>
      <w:bookmarkEnd w:id="538"/>
      <w:r>
        <w:lastRenderedPageBreak/>
        <w:t>HMIS Household Enrollments (tlsa_HHID)</w:t>
      </w:r>
      <w:bookmarkEnd w:id="539"/>
      <w:bookmarkEnd w:id="540"/>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41" w:author="Molly McEvilley" w:date="2023-05-09T15:42:00Z"/>
        </w:trPr>
        <w:tc>
          <w:tcPr>
            <w:tcW w:w="9355" w:type="dxa"/>
          </w:tcPr>
          <w:p w14:paraId="61C6D09E" w14:textId="7344D674" w:rsidR="00E13DA2" w:rsidRPr="00C032F4" w:rsidRDefault="00E13DA2" w:rsidP="0084349D">
            <w:pPr>
              <w:pStyle w:val="NoSpacing"/>
              <w:rPr>
                <w:ins w:id="542" w:author="Molly McEvilley" w:date="2023-05-09T15:42:00Z"/>
              </w:rPr>
            </w:pPr>
            <w:ins w:id="543" w:author="Molly McEvilley" w:date="2023-05-09T15:42:00Z">
              <w:r>
                <w:t>RRHSubType</w:t>
              </w:r>
            </w:ins>
          </w:p>
        </w:tc>
      </w:tr>
      <w:tr w:rsidR="006C6FFA" w:rsidDel="00350E9D" w14:paraId="44BFCA6B" w14:textId="1B73A86A" w:rsidTr="0084349D">
        <w:trPr>
          <w:cantSplit/>
          <w:trHeight w:val="216"/>
          <w:del w:id="544" w:author="Molly McEvilley" w:date="2023-05-09T14:56:00Z"/>
        </w:trPr>
        <w:tc>
          <w:tcPr>
            <w:tcW w:w="9355" w:type="dxa"/>
          </w:tcPr>
          <w:p w14:paraId="6D35D1D5" w14:textId="29ED9B83" w:rsidR="006C6FFA" w:rsidRPr="00C032F4" w:rsidDel="00350E9D" w:rsidRDefault="006C6FFA" w:rsidP="0084349D">
            <w:pPr>
              <w:pStyle w:val="NoSpacing"/>
              <w:rPr>
                <w:del w:id="545" w:author="Molly McEvilley" w:date="2023-05-09T14:56:00Z"/>
              </w:rPr>
            </w:pPr>
            <w:del w:id="546" w:author="Molly McEvilley" w:date="2023-05-09T14:56:00Z">
              <w:r w:rsidDel="00350E9D">
                <w:delText>HMISParticipatingProject</w:delText>
              </w:r>
            </w:del>
          </w:p>
        </w:tc>
      </w:tr>
      <w:tr w:rsidR="00D27CF7" w:rsidDel="00350E9D" w14:paraId="5AACE2CB" w14:textId="7CE9E3B0" w:rsidTr="0084349D">
        <w:trPr>
          <w:cantSplit/>
          <w:trHeight w:val="216"/>
          <w:del w:id="547" w:author="Molly McEvilley" w:date="2023-05-09T14:56:00Z"/>
        </w:trPr>
        <w:tc>
          <w:tcPr>
            <w:tcW w:w="9355" w:type="dxa"/>
          </w:tcPr>
          <w:p w14:paraId="3D074348" w14:textId="7D63E8E0" w:rsidR="00D27CF7" w:rsidRPr="00C032F4" w:rsidDel="00350E9D" w:rsidRDefault="00D27CF7" w:rsidP="0084349D">
            <w:pPr>
              <w:pStyle w:val="NoSpacing"/>
              <w:rPr>
                <w:del w:id="548" w:author="Molly McEvilley" w:date="2023-05-09T14:56:00Z"/>
              </w:rPr>
            </w:pPr>
            <w:del w:id="549"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50" w:author="Molly McEvilley" w:date="2023-05-09T15:43:00Z"/>
        </w:trPr>
        <w:tc>
          <w:tcPr>
            <w:tcW w:w="9355" w:type="dxa"/>
          </w:tcPr>
          <w:p w14:paraId="5E125707" w14:textId="616271B7" w:rsidR="00A63884" w:rsidRPr="00C032F4" w:rsidRDefault="00A63884" w:rsidP="0084349D">
            <w:pPr>
              <w:pStyle w:val="NoSpacing"/>
              <w:rPr>
                <w:ins w:id="551" w:author="Molly McEvilley" w:date="2023-05-09T15:43:00Z"/>
              </w:rPr>
            </w:pPr>
            <w:ins w:id="552"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rsidDel="00A63884" w14:paraId="7C5449EE" w14:textId="3AC0088A" w:rsidTr="0084349D">
        <w:trPr>
          <w:cantSplit/>
          <w:trHeight w:val="197"/>
          <w:del w:id="553"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54" w:author="Molly McEvilley" w:date="2023-05-09T15:43:00Z"/>
                <w:b/>
                <w:bCs/>
              </w:rPr>
            </w:pPr>
            <w:del w:id="555"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56" w:author="Molly McEvilley" w:date="2023-05-09T15:43:00Z"/>
        </w:trPr>
        <w:tc>
          <w:tcPr>
            <w:tcW w:w="9355" w:type="dxa"/>
          </w:tcPr>
          <w:p w14:paraId="48A51CA2" w14:textId="4BB17C50" w:rsidR="00D27CF7" w:rsidRPr="00C032F4" w:rsidDel="00A63884" w:rsidRDefault="00D27CF7" w:rsidP="0084349D">
            <w:pPr>
              <w:pStyle w:val="NoSpacing"/>
              <w:rPr>
                <w:del w:id="557" w:author="Molly McEvilley" w:date="2023-05-09T15:43:00Z"/>
              </w:rPr>
            </w:pPr>
            <w:del w:id="558" w:author="Molly McEvilley" w:date="2023-05-09T15:43:00Z">
              <w:r w:rsidRPr="00C032F4" w:rsidDel="00A63884">
                <w:delText>EnrollmentID</w:delText>
              </w:r>
            </w:del>
          </w:p>
        </w:tc>
      </w:tr>
      <w:tr w:rsidR="00D27CF7" w:rsidDel="00A63884" w14:paraId="3850D04F" w14:textId="7D0959D0" w:rsidTr="0084349D">
        <w:trPr>
          <w:cantSplit/>
          <w:trHeight w:val="216"/>
          <w:del w:id="559" w:author="Molly McEvilley" w:date="2023-05-09T15:43:00Z"/>
        </w:trPr>
        <w:tc>
          <w:tcPr>
            <w:tcW w:w="9355" w:type="dxa"/>
          </w:tcPr>
          <w:p w14:paraId="4BB34AFE" w14:textId="07986939" w:rsidR="00D27CF7" w:rsidRPr="00C032F4" w:rsidDel="00A63884" w:rsidRDefault="00D27CF7" w:rsidP="0084349D">
            <w:pPr>
              <w:pStyle w:val="NoSpacing"/>
              <w:rPr>
                <w:del w:id="560" w:author="Molly McEvilley" w:date="2023-05-09T15:43:00Z"/>
              </w:rPr>
            </w:pPr>
            <w:del w:id="561" w:author="Molly McEvilley" w:date="2023-05-09T15:43:00Z">
              <w:r w:rsidRPr="00C032F4" w:rsidDel="00A63884">
                <w:delText>InformationDate</w:delText>
              </w:r>
            </w:del>
          </w:p>
        </w:tc>
      </w:tr>
      <w:tr w:rsidR="00D27CF7" w:rsidDel="00A63884" w14:paraId="2FB82EBC" w14:textId="74559A1D" w:rsidTr="0084349D">
        <w:trPr>
          <w:cantSplit/>
          <w:trHeight w:val="216"/>
          <w:del w:id="562" w:author="Molly McEvilley" w:date="2023-05-09T15:43:00Z"/>
        </w:trPr>
        <w:tc>
          <w:tcPr>
            <w:tcW w:w="9355" w:type="dxa"/>
          </w:tcPr>
          <w:p w14:paraId="0F544A6F" w14:textId="031C6B86" w:rsidR="00D27CF7" w:rsidRPr="00C032F4" w:rsidDel="00A63884" w:rsidRDefault="00D27CF7" w:rsidP="0084349D">
            <w:pPr>
              <w:pStyle w:val="NoSpacing"/>
              <w:rPr>
                <w:del w:id="563" w:author="Molly McEvilley" w:date="2023-05-09T15:43:00Z"/>
              </w:rPr>
            </w:pPr>
            <w:del w:id="564"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565" w:author="Molly McEvilley" w:date="2023-04-05T12:06:00Z"/>
              </w:rPr>
            </w:pPr>
            <w:r>
              <w:t>From hmis_Project</w:t>
            </w:r>
            <w:r w:rsidR="00282613">
              <w:t xml:space="preserve"> </w:t>
            </w:r>
            <w:r w:rsidR="00282613" w:rsidRPr="001253B6">
              <w:rPr>
                <w:i/>
                <w:iCs/>
              </w:rPr>
              <w:t>ProjectType</w:t>
            </w:r>
            <w:r w:rsidR="00282613">
              <w:t xml:space="preserve"> and </w:t>
            </w:r>
            <w:ins w:id="566" w:author="Molly McEvilley" w:date="2023-06-13T11:11:00Z">
              <w:r w:rsidR="0034314F" w:rsidRPr="00277F30">
                <w:rPr>
                  <w:i/>
                  <w:iCs/>
                </w:rPr>
                <w:t>RRHSubType</w:t>
              </w:r>
            </w:ins>
            <w:ins w:id="567" w:author="Molly McEvilley" w:date="2023-06-13T11:12:00Z">
              <w:r w:rsidR="0034314F">
                <w:rPr>
                  <w:i/>
                  <w:iCs/>
                </w:rPr>
                <w:t xml:space="preserve"> </w:t>
              </w:r>
            </w:ins>
            <w:del w:id="568"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569" w:author="Molly McEvilley" w:date="2023-06-13T11:12:00Z">
              <w:r w:rsidR="0034314F">
                <w:t>3</w:t>
              </w:r>
            </w:ins>
            <w:r>
              <w:t xml:space="preserve"> and </w:t>
            </w:r>
            <w:ins w:id="570" w:author="Molly McEvilley" w:date="2023-06-13T11:12:00Z">
              <w:r w:rsidR="0034314F" w:rsidRPr="00D30E2D">
                <w:rPr>
                  <w:i/>
                  <w:iCs/>
                </w:rPr>
                <w:t>RRHSubType</w:t>
              </w:r>
              <w:r w:rsidR="0034314F">
                <w:rPr>
                  <w:i/>
                  <w:iCs/>
                </w:rPr>
                <w:t xml:space="preserve"> </w:t>
              </w:r>
            </w:ins>
            <w:ins w:id="571" w:author="Molly McEvilley" w:date="2023-06-27T16:50:00Z">
              <w:r w:rsidR="003A6948">
                <w:t xml:space="preserve">= </w:t>
              </w:r>
              <w:r w:rsidR="00516805">
                <w:t>2</w:t>
              </w:r>
            </w:ins>
            <w:del w:id="572" w:author="Molly McEvilley" w:date="2023-06-13T11:12:00Z">
              <w:r w:rsidRPr="001253B6" w:rsidDel="0034314F">
                <w:rPr>
                  <w:i/>
                  <w:iCs/>
                </w:rPr>
                <w:delText>TrackingMethod</w:delText>
              </w:r>
              <w:r w:rsidDel="0034314F">
                <w:delText xml:space="preserve"> </w:delText>
              </w:r>
            </w:del>
            <w:del w:id="573" w:author="Molly McEvilley" w:date="2023-06-27T16:50:00Z">
              <w:r w:rsidDel="00516805">
                <w:delText>= 0</w:delText>
              </w:r>
            </w:del>
            <w:r>
              <w:t xml:space="preserve">, </w:t>
            </w:r>
            <w:r w:rsidRPr="001253B6">
              <w:rPr>
                <w:b/>
                <w:bCs/>
              </w:rPr>
              <w:t>LSAProjectType</w:t>
            </w:r>
            <w:r>
              <w:t xml:space="preserve"> = </w:t>
            </w:r>
            <w:del w:id="574" w:author="Molly McEvilley" w:date="2023-06-13T11:12:00Z">
              <w:r w:rsidDel="0034314F">
                <w:delText>0</w:delText>
              </w:r>
            </w:del>
            <w:ins w:id="575"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576" w:author="Molly McEvilley" w:date="2023-06-13T11:12:00Z">
              <w:r w:rsidR="0034314F">
                <w:t>3</w:t>
              </w:r>
            </w:ins>
            <w:r>
              <w:t xml:space="preserve"> and </w:t>
            </w:r>
            <w:ins w:id="577" w:author="Molly McEvilley" w:date="2023-06-13T11:12:00Z">
              <w:r w:rsidR="0034314F" w:rsidRPr="00D30E2D">
                <w:rPr>
                  <w:i/>
                  <w:iCs/>
                </w:rPr>
                <w:t>RRHSubType</w:t>
              </w:r>
            </w:ins>
            <w:ins w:id="578" w:author="Molly McEvilley" w:date="2023-06-27T16:50:00Z">
              <w:r w:rsidR="00516805">
                <w:rPr>
                  <w:i/>
                  <w:iCs/>
                </w:rPr>
                <w:t xml:space="preserve"> </w:t>
              </w:r>
              <w:r w:rsidR="00516805">
                <w:t>= 1</w:t>
              </w:r>
            </w:ins>
            <w:del w:id="579" w:author="Molly McEvilley" w:date="2023-06-13T11:12:00Z">
              <w:r w:rsidRPr="001253B6" w:rsidDel="0034314F">
                <w:rPr>
                  <w:i/>
                  <w:iCs/>
                </w:rPr>
                <w:delText>TrackingMethod</w:delText>
              </w:r>
              <w:r w:rsidDel="0034314F">
                <w:delText xml:space="preserve"> </w:delText>
              </w:r>
            </w:del>
            <w:del w:id="580" w:author="Molly McEvilley" w:date="2023-06-27T16:50:00Z">
              <w:r w:rsidDel="00516805">
                <w:delText>= 3</w:delText>
              </w:r>
            </w:del>
            <w:r>
              <w:t xml:space="preserve">, </w:t>
            </w:r>
            <w:r w:rsidRPr="001253B6">
              <w:rPr>
                <w:b/>
                <w:bCs/>
              </w:rPr>
              <w:t>LSAProjectType</w:t>
            </w:r>
            <w:r>
              <w:t xml:space="preserve"> = </w:t>
            </w:r>
            <w:r w:rsidR="002B04FF">
              <w:t>1</w:t>
            </w:r>
            <w:ins w:id="581"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582"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4D4636AC" w:rsidR="009E5B16" w:rsidRDefault="1CE3466A" w:rsidP="0084349D">
            <w:pPr>
              <w:pStyle w:val="NoSpacing"/>
            </w:pPr>
            <w:r>
              <w:t>Exit destination</w:t>
            </w:r>
            <w:r w:rsidR="65C99A3C">
              <w:t xml:space="preserve">, if </w:t>
            </w:r>
            <w:del w:id="583" w:author="Molly McEvilley" w:date="2023-06-13T12:26:00Z">
              <w:r w:rsidR="001579EE" w:rsidDel="65C99A3C">
                <w:delText>any</w:delText>
              </w:r>
            </w:del>
            <w:ins w:id="584" w:author="Molly McEvilley" w:date="2023-06-13T12:26:00Z">
              <w:r w:rsidR="16EF8AF8">
                <w:t>relevant</w:t>
              </w:r>
            </w:ins>
            <w:del w:id="585"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ins w:id="586" w:author="Molly McEvilley" w:date="2023-08-08T16:15:00Z">
              <w:r w:rsidR="00DF4BAC">
                <w:t xml:space="preserve">or otherwise impacted by </w:t>
              </w:r>
            </w:ins>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8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58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88" w:author="Molly McEvilley" w:date="2023-06-13T11:24:00Z"/>
        </w:rPr>
      </w:pPr>
      <w:ins w:id="589" w:author="Molly McEvilley" w:date="2023-06-13T11:24:00Z">
        <w:r>
          <w:rPr>
            <w:b/>
            <w:bCs/>
          </w:rPr>
          <w:t xml:space="preserve">Enrollment data </w:t>
        </w:r>
      </w:ins>
      <w:ins w:id="590" w:author="Molly McEvilley" w:date="2023-06-30T14:15:00Z">
        <w:r w:rsidR="007D6E7D">
          <w:rPr>
            <w:b/>
            <w:bCs/>
          </w:rPr>
          <w:t xml:space="preserve">entered into </w:t>
        </w:r>
      </w:ins>
      <w:ins w:id="591" w:author="Molly McEvilley" w:date="2023-06-13T11:24:00Z">
        <w:r w:rsidR="002455FE">
          <w:rPr>
            <w:b/>
            <w:bCs/>
          </w:rPr>
          <w:t xml:space="preserve">HMIS for continuum projects are reportable, regardless of HMIS participation status. </w:t>
        </w:r>
      </w:ins>
      <w:ins w:id="592" w:author="Molly McEvilley" w:date="2023-06-30T14:16:00Z">
        <w:r w:rsidR="00933847">
          <w:t>If there are enrollments in the HMIS for continuum projects that meet the cri</w:t>
        </w:r>
      </w:ins>
      <w:ins w:id="593"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F78D103" w:rsidR="00967B7C" w:rsidRPr="004205D5" w:rsidRDefault="003C0391" w:rsidP="00777E3F">
      <w:pPr>
        <w:pStyle w:val="ListParagraph"/>
        <w:numPr>
          <w:ilvl w:val="0"/>
          <w:numId w:val="27"/>
        </w:numPr>
      </w:pPr>
      <w:del w:id="594"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595" w:author="Molly McEvilley" w:date="2023-06-12T08:32:00Z">
        <w:r w:rsidR="00967B7C">
          <w:t>The project type is relevant to the LSA:</w:t>
        </w:r>
      </w:ins>
    </w:p>
    <w:p w14:paraId="3D26FC6C" w14:textId="77777777" w:rsidR="00967B7C" w:rsidRDefault="00D27CF7" w:rsidP="00777E3F">
      <w:pPr>
        <w:pStyle w:val="ListParagraph"/>
        <w:numPr>
          <w:ilvl w:val="1"/>
          <w:numId w:val="27"/>
        </w:numPr>
        <w:rPr>
          <w:ins w:id="596" w:author="Molly McEvilley" w:date="2023-06-12T08:33:00Z"/>
        </w:rPr>
      </w:pPr>
      <w:r>
        <w:t>Project.</w:t>
      </w:r>
      <w:r w:rsidRPr="00B02074">
        <w:rPr>
          <w:i/>
          <w:iCs/>
        </w:rPr>
        <w:t>ProjectType</w:t>
      </w:r>
      <w:r>
        <w:t xml:space="preserve"> in (</w:t>
      </w:r>
      <w:ins w:id="597" w:author="Molly McEvilley" w:date="2023-05-09T14:57:00Z">
        <w:r w:rsidR="005935BE">
          <w:t>0,1,</w:t>
        </w:r>
      </w:ins>
      <w:r>
        <w:t>2,3,8</w:t>
      </w:r>
      <w:del w:id="598" w:author="Molly McEvilley" w:date="2023-06-12T08:24:00Z">
        <w:r w:rsidDel="00107218">
          <w:delText>,13</w:delText>
        </w:r>
      </w:del>
      <w:r>
        <w:t>)</w:t>
      </w:r>
      <w:ins w:id="599" w:author="Molly McEvilley" w:date="2023-06-12T08:33:00Z">
        <w:r w:rsidR="00967B7C">
          <w:t>;</w:t>
        </w:r>
      </w:ins>
      <w:r>
        <w:t xml:space="preserve"> or </w:t>
      </w:r>
    </w:p>
    <w:p w14:paraId="4C620936" w14:textId="22E3A352" w:rsidR="00D27CF7" w:rsidRDefault="00D27CF7" w:rsidP="00777E3F">
      <w:pPr>
        <w:pStyle w:val="ListParagraph"/>
        <w:numPr>
          <w:ilvl w:val="1"/>
          <w:numId w:val="27"/>
        </w:numPr>
      </w:pPr>
      <w:del w:id="600" w:author="Molly McEvilley" w:date="2023-06-12T08:33:00Z">
        <w:r w:rsidDel="00D27CF7">
          <w:delText>(</w:delText>
        </w:r>
      </w:del>
      <w:r>
        <w:t>Project.</w:t>
      </w:r>
      <w:r w:rsidRPr="49FCFE86">
        <w:rPr>
          <w:i/>
          <w:iCs/>
        </w:rPr>
        <w:t>ProjectType</w:t>
      </w:r>
      <w:r>
        <w:t xml:space="preserve"> = 1</w:t>
      </w:r>
      <w:ins w:id="601" w:author="Molly McEvilley" w:date="2023-06-12T08:25:00Z">
        <w:r w:rsidR="00107218">
          <w:t>3</w:t>
        </w:r>
      </w:ins>
      <w:r>
        <w:t xml:space="preserve"> and </w:t>
      </w:r>
      <w:ins w:id="602" w:author="Molly McEvilley" w:date="2023-06-12T08:25:00Z">
        <w:r w:rsidR="00434E07">
          <w:t>Project.</w:t>
        </w:r>
        <w:r w:rsidR="00434E07" w:rsidRPr="49FCFE86">
          <w:rPr>
            <w:i/>
            <w:iCs/>
          </w:rPr>
          <w:t>RRHSubType</w:t>
        </w:r>
        <w:r w:rsidR="00434E07">
          <w:t xml:space="preserve"> in (1,2))</w:t>
        </w:r>
      </w:ins>
      <w:del w:id="603" w:author="Molly McEvilley" w:date="2023-05-09T14:57:00Z">
        <w:r w:rsidRPr="49FCFE86" w:rsidDel="00D27CF7">
          <w:rPr>
            <w:i/>
            <w:iCs/>
          </w:rPr>
          <w:delText>TrackingMethod</w:delText>
        </w:r>
        <w:r w:rsidDel="00D27CF7">
          <w:delText xml:space="preserve"> in (</w:delText>
        </w:r>
      </w:del>
      <w:del w:id="604" w:author="Molly McEvilley" w:date="2023-05-09T14:58:00Z">
        <w:r w:rsidDel="00D27CF7">
          <w:delText>0,3))</w:delText>
        </w:r>
      </w:del>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rPr>
          <w:ins w:id="605" w:author="Molly McEvilley" w:date="2023-07-01T10:01:00Z"/>
        </w:rPr>
      </w:pPr>
      <w:ins w:id="606" w:author="Molly McEvilley" w:date="2023-07-01T10:01:00Z">
        <w:r>
          <w:t>The project was operating during the relevant period:</w:t>
        </w:r>
      </w:ins>
    </w:p>
    <w:p w14:paraId="73D9454E" w14:textId="113FBDCD" w:rsidR="00866BB1" w:rsidRPr="00277F30" w:rsidRDefault="00866BB1" w:rsidP="00777E3F">
      <w:pPr>
        <w:pStyle w:val="ListParagraph"/>
        <w:numPr>
          <w:ilvl w:val="1"/>
          <w:numId w:val="27"/>
        </w:numPr>
        <w:rPr>
          <w:ins w:id="607" w:author="Molly McEvilley" w:date="2023-06-12T08:44:00Z"/>
        </w:rPr>
      </w:pPr>
      <w:ins w:id="608" w:author="Molly McEvilley" w:date="2023-06-12T08:30:00Z">
        <w:r>
          <w:t>Project.</w:t>
        </w:r>
        <w:r w:rsidRPr="00277F30">
          <w:rPr>
            <w:i/>
            <w:iCs/>
          </w:rPr>
          <w:t>OperatingStartDate</w:t>
        </w:r>
        <w:r>
          <w:t xml:space="preserve"> &lt;</w:t>
        </w:r>
        <w:r w:rsidR="00E45543">
          <w:t xml:space="preserve">= </w:t>
        </w:r>
      </w:ins>
      <w:ins w:id="609" w:author="Molly McEvilley" w:date="2023-06-12T08:31:00Z">
        <w:r w:rsidR="00E45543" w:rsidRPr="00277F30">
          <w:rPr>
            <w:u w:val="single"/>
          </w:rPr>
          <w:t>ReportEnd</w:t>
        </w:r>
      </w:ins>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rPr>
          <w:ins w:id="610"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ins w:id="611"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rPr>
          <w:ins w:id="612"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777E3F">
      <w:pPr>
        <w:pStyle w:val="ListParagraph"/>
        <w:numPr>
          <w:ilvl w:val="0"/>
          <w:numId w:val="27"/>
        </w:numPr>
        <w:rPr>
          <w:del w:id="613" w:author="Molly McEvilley" w:date="2023-06-13T09:01:00Z"/>
        </w:rPr>
      </w:pP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777E3F">
      <w:pPr>
        <w:pStyle w:val="ListParagraph"/>
        <w:numPr>
          <w:ilvl w:val="0"/>
          <w:numId w:val="27"/>
        </w:numPr>
        <w:rPr>
          <w:del w:id="614" w:author="Molly McEvilley" w:date="2023-06-12T08:27:00Z"/>
          <w:u w:val="single"/>
        </w:rPr>
      </w:pPr>
      <w:del w:id="615"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777E3F">
      <w:pPr>
        <w:pStyle w:val="ListParagraph"/>
        <w:numPr>
          <w:ilvl w:val="0"/>
          <w:numId w:val="27"/>
        </w:numPr>
      </w:pPr>
      <w:r>
        <w:t>If Project.</w:t>
      </w:r>
      <w:r w:rsidRPr="49FCFE86">
        <w:rPr>
          <w:i/>
          <w:iCs/>
        </w:rPr>
        <w:t>ProjectType</w:t>
      </w:r>
      <w:r>
        <w:t xml:space="preserve"> = 1</w:t>
      </w:r>
      <w:del w:id="616"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617"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618"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619" w:author="Molly McEvilley" w:date="2023-07-01T10:03:00Z">
        <w:r w:rsidDel="0014684B">
          <w:delText xml:space="preserve">Unknown’ </w:delText>
        </w:r>
      </w:del>
      <w:ins w:id="620" w:author="Molly McEvilley" w:date="2023-07-01T10:03:00Z">
        <w:r w:rsidR="0014684B">
          <w:t xml:space="preserve">Data missing or invalid’ </w:t>
        </w:r>
      </w:ins>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621" w:name="_ExitDest"/>
      <w:bookmarkEnd w:id="621"/>
      <w:r>
        <w:lastRenderedPageBreak/>
        <w:t>ExitDest</w:t>
      </w:r>
    </w:p>
    <w:p w14:paraId="587ECB53" w14:textId="79A9A9B7" w:rsidR="00A477F0" w:rsidDel="00A369CE" w:rsidRDefault="000D23DD" w:rsidP="00A369CE">
      <w:pPr>
        <w:rPr>
          <w:del w:id="622"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23"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62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25" w:author="Molly McEvilley" w:date="2023-05-09T14:52:00Z"/>
                <w:rFonts w:cstheme="minorHAnsi"/>
              </w:rPr>
            </w:pPr>
            <w:del w:id="626"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27" w:author="Molly McEvilley" w:date="2023-05-09T14:52:00Z"/>
                <w:rFonts w:cstheme="minorHAnsi"/>
              </w:rPr>
            </w:pPr>
            <w:del w:id="628"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2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30" w:author="Molly McEvilley" w:date="2023-05-09T14:52:00Z"/>
                <w:rFonts w:cstheme="minorHAnsi"/>
              </w:rPr>
            </w:pPr>
            <w:del w:id="631"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32" w:author="Molly McEvilley" w:date="2023-05-09T14:52:00Z"/>
                <w:rFonts w:cstheme="minorHAnsi"/>
              </w:rPr>
            </w:pPr>
            <w:del w:id="633"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3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35" w:author="Molly McEvilley" w:date="2023-05-09T14:52:00Z"/>
                <w:rFonts w:cstheme="minorHAnsi"/>
              </w:rPr>
            </w:pPr>
            <w:del w:id="636"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37" w:author="Molly McEvilley" w:date="2023-05-09T14:52:00Z"/>
                <w:rFonts w:cstheme="minorHAnsi"/>
              </w:rPr>
            </w:pPr>
            <w:del w:id="638"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3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40" w:author="Molly McEvilley" w:date="2023-05-09T14:52:00Z"/>
                <w:rFonts w:cstheme="minorHAnsi"/>
              </w:rPr>
            </w:pPr>
            <w:del w:id="641"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2" w:author="Molly McEvilley" w:date="2023-05-09T14:52:00Z"/>
                <w:rFonts w:cstheme="minorHAnsi"/>
              </w:rPr>
            </w:pPr>
            <w:del w:id="643"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4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45" w:author="Molly McEvilley" w:date="2023-05-09T14:52:00Z"/>
                <w:rFonts w:cstheme="minorHAnsi"/>
              </w:rPr>
            </w:pPr>
            <w:del w:id="646"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7" w:author="Molly McEvilley" w:date="2023-05-09T14:52:00Z"/>
                <w:rFonts w:cstheme="minorHAnsi"/>
              </w:rPr>
            </w:pPr>
            <w:del w:id="648"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4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50" w:author="Molly McEvilley" w:date="2023-05-09T14:52:00Z"/>
                <w:rFonts w:cstheme="minorHAnsi"/>
              </w:rPr>
            </w:pPr>
            <w:del w:id="651"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2" w:author="Molly McEvilley" w:date="2023-05-09T14:52:00Z"/>
                <w:rFonts w:cstheme="minorHAnsi"/>
              </w:rPr>
            </w:pPr>
            <w:del w:id="653"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5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55" w:author="Molly McEvilley" w:date="2023-05-09T14:52:00Z"/>
                <w:rFonts w:cstheme="minorHAnsi"/>
              </w:rPr>
            </w:pPr>
            <w:del w:id="656"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7" w:author="Molly McEvilley" w:date="2023-05-09T14:52:00Z"/>
                <w:rFonts w:cstheme="minorHAnsi"/>
              </w:rPr>
            </w:pPr>
            <w:del w:id="658"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5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60" w:author="Molly McEvilley" w:date="2023-05-09T14:52:00Z"/>
                <w:rFonts w:cstheme="minorHAnsi"/>
              </w:rPr>
            </w:pPr>
            <w:del w:id="661"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2" w:author="Molly McEvilley" w:date="2023-05-09T14:52:00Z"/>
                <w:rFonts w:cstheme="minorHAnsi"/>
              </w:rPr>
            </w:pPr>
            <w:del w:id="663"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6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65" w:author="Molly McEvilley" w:date="2023-05-09T14:52:00Z"/>
                <w:rFonts w:cstheme="minorHAnsi"/>
              </w:rPr>
            </w:pPr>
            <w:del w:id="666"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7" w:author="Molly McEvilley" w:date="2023-05-09T14:52:00Z"/>
                <w:rFonts w:cstheme="minorHAnsi"/>
              </w:rPr>
            </w:pPr>
            <w:del w:id="668"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6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70" w:author="Molly McEvilley" w:date="2023-05-09T14:52:00Z"/>
                <w:rFonts w:cstheme="minorHAnsi"/>
              </w:rPr>
            </w:pPr>
            <w:del w:id="671"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2" w:author="Molly McEvilley" w:date="2023-05-09T14:52:00Z"/>
                <w:rFonts w:cstheme="minorHAnsi"/>
              </w:rPr>
            </w:pPr>
            <w:del w:id="673"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7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75" w:author="Molly McEvilley" w:date="2023-05-09T14:52:00Z"/>
                <w:rFonts w:cstheme="minorHAnsi"/>
              </w:rPr>
            </w:pPr>
            <w:del w:id="676"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7" w:author="Molly McEvilley" w:date="2023-05-09T14:52:00Z"/>
                <w:rFonts w:cstheme="minorHAnsi"/>
              </w:rPr>
            </w:pPr>
            <w:del w:id="678"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7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80" w:author="Molly McEvilley" w:date="2023-05-09T14:52:00Z"/>
                <w:rFonts w:cstheme="minorHAnsi"/>
              </w:rPr>
            </w:pPr>
            <w:del w:id="681"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82" w:author="Molly McEvilley" w:date="2023-05-09T14:52:00Z"/>
                <w:rFonts w:cstheme="minorHAnsi"/>
              </w:rPr>
            </w:pPr>
            <w:del w:id="683"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8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85" w:author="Molly McEvilley" w:date="2023-05-09T14:52:00Z"/>
                <w:rFonts w:cstheme="minorHAnsi"/>
              </w:rPr>
            </w:pPr>
            <w:del w:id="686"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7" w:author="Molly McEvilley" w:date="2023-05-09T14:52:00Z"/>
                <w:rFonts w:cstheme="minorHAnsi"/>
              </w:rPr>
            </w:pPr>
            <w:del w:id="688"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8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90" w:author="Molly McEvilley" w:date="2023-05-09T14:52:00Z"/>
                <w:rFonts w:cstheme="minorHAnsi"/>
              </w:rPr>
            </w:pPr>
            <w:del w:id="691"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92" w:author="Molly McEvilley" w:date="2023-05-09T14:52:00Z"/>
                <w:rFonts w:cstheme="minorHAnsi"/>
              </w:rPr>
            </w:pPr>
            <w:del w:id="693"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69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695" w:author="Molly McEvilley" w:date="2023-05-09T14:52:00Z"/>
                <w:rFonts w:cstheme="minorHAnsi"/>
              </w:rPr>
            </w:pPr>
            <w:del w:id="696"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97" w:author="Molly McEvilley" w:date="2023-05-09T14:52:00Z"/>
                <w:rFonts w:cstheme="minorHAnsi"/>
              </w:rPr>
            </w:pPr>
            <w:del w:id="698"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699"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700" w:author="Molly McEvilley" w:date="2023-05-09T14:52:00Z"/>
                <w:rFonts w:cstheme="minorHAnsi"/>
              </w:rPr>
            </w:pPr>
            <w:del w:id="701"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02" w:author="Molly McEvilley" w:date="2023-05-09T14:52:00Z"/>
                <w:rFonts w:cstheme="minorHAnsi"/>
              </w:rPr>
            </w:pPr>
            <w:del w:id="703"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704"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705" w:author="Molly McEvilley" w:date="2023-05-09T14:52:00Z"/>
                <w:rFonts w:cstheme="minorHAnsi"/>
              </w:rPr>
            </w:pPr>
            <w:del w:id="706"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07" w:author="Molly McEvilley" w:date="2023-05-09T14:52:00Z"/>
                <w:rFonts w:cstheme="minorHAnsi"/>
              </w:rPr>
            </w:pPr>
            <w:del w:id="708" w:author="Molly McEvilley" w:date="2023-05-09T14:52:00Z">
              <w:r w:rsidRPr="00445256" w:rsidDel="00A369CE">
                <w:delText>Unknown</w:delText>
              </w:r>
            </w:del>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null</w:t>
      </w:r>
    </w:p>
    <w:p w14:paraId="5BEC9977" w14:textId="77777777" w:rsidR="001C68F4" w:rsidRPr="00277F30" w:rsidRDefault="00E234A9" w:rsidP="001C68F4">
      <w:pPr>
        <w:pStyle w:val="ListParagraph"/>
        <w:rPr>
          <w:ins w:id="709"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710" w:author="Molly McEvilley" w:date="2023-06-04T08:42:00Z">
        <w:r w:rsidR="008467F8" w:rsidDel="001C68F4">
          <w:delText>.</w:delText>
        </w:r>
      </w:del>
    </w:p>
    <w:p w14:paraId="1CF6B7E5" w14:textId="2FED5C30" w:rsidR="004605D0" w:rsidRDefault="004605D0" w:rsidP="004605D0">
      <w:pPr>
        <w:pStyle w:val="ListParagraph"/>
        <w:rPr>
          <w:ins w:id="711" w:author="Molly McEvilley" w:date="2023-07-01T14:06:00Z"/>
        </w:rPr>
      </w:pPr>
      <w:ins w:id="712"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713" w:author="Molly McEvilley" w:date="2023-06-13T12:20:00Z">
        <w:r w:rsidR="00D31AB6">
          <w:t>99</w:t>
        </w:r>
      </w:ins>
    </w:p>
    <w:p w14:paraId="671B88E2" w14:textId="2DB00BC5" w:rsidR="00983068" w:rsidRDefault="00983068" w:rsidP="004605D0">
      <w:pPr>
        <w:pStyle w:val="ListParagraph"/>
        <w:rPr>
          <w:ins w:id="714" w:author="Molly McEvilley" w:date="2023-07-01T14:07:00Z"/>
        </w:rPr>
      </w:pPr>
      <w:ins w:id="715"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2DD6FB3D" w:rsidR="008339E9" w:rsidRDefault="002A7CB3" w:rsidP="004605D0">
      <w:pPr>
        <w:pStyle w:val="ListParagraph"/>
        <w:rPr>
          <w:ins w:id="716" w:author="Molly McEvilley" w:date="2023-06-13T12:19:00Z"/>
        </w:rPr>
      </w:pPr>
      <w:ins w:id="717" w:author="Molly McEvilley" w:date="2023-07-01T14:07:00Z">
        <w:r>
          <w:t>If h</w:t>
        </w:r>
      </w:ins>
      <w:ins w:id="718" w:author="Molly McEvilley" w:date="2023-07-01T14:08:00Z">
        <w:r>
          <w:t>mis_Exit.</w:t>
        </w:r>
        <w:r>
          <w:rPr>
            <w:i/>
            <w:iCs/>
          </w:rPr>
          <w:t xml:space="preserve">Destination </w:t>
        </w:r>
        <w:r>
          <w:t>in (17,30,37,99)</w:t>
        </w:r>
        <w:r w:rsidR="00982EF9">
          <w:t xml:space="preserve">, set </w:t>
        </w:r>
        <w:r w:rsidR="00982EF9" w:rsidRPr="00277F30">
          <w:rPr>
            <w:b/>
            <w:bCs/>
          </w:rPr>
          <w:t>ExitDest</w:t>
        </w:r>
        <w:r w:rsidR="00982EF9">
          <w:t xml:space="preserve"> = 99</w:t>
        </w:r>
      </w:ins>
    </w:p>
    <w:p w14:paraId="336B8FF6" w14:textId="6892D818" w:rsidR="00DE4739" w:rsidRDefault="00DE4739" w:rsidP="001C68F4">
      <w:pPr>
        <w:pStyle w:val="ListParagraph"/>
        <w:rPr>
          <w:ins w:id="719" w:author="Molly McEvilley" w:date="2023-06-12T07:53:00Z"/>
          <w:i/>
          <w:iCs/>
        </w:rPr>
      </w:pPr>
      <w:ins w:id="720" w:author="Molly McEvilley" w:date="2023-06-12T07:53:00Z">
        <w:r>
          <w:t>If hmis_Exit.</w:t>
        </w:r>
        <w:r w:rsidRPr="001C68F4">
          <w:rPr>
            <w:i/>
            <w:iCs/>
          </w:rPr>
          <w:t>Destination</w:t>
        </w:r>
        <w:r>
          <w:rPr>
            <w:i/>
            <w:iCs/>
          </w:rPr>
          <w:t xml:space="preserve"> </w:t>
        </w:r>
      </w:ins>
      <w:ins w:id="721" w:author="Molly McEvilley" w:date="2023-06-12T07:54:00Z">
        <w:r w:rsidR="002F58D7">
          <w:t>= 435,</w:t>
        </w:r>
      </w:ins>
      <w:ins w:id="722" w:author="Molly McEvilley" w:date="2023-07-01T14:09:00Z">
        <w:r w:rsidR="00982EF9">
          <w:t xml:space="preserve"> set</w:t>
        </w:r>
      </w:ins>
      <w:ins w:id="723" w:author="Molly McEvilley" w:date="2023-06-12T07:54:00Z">
        <w:r w:rsidR="002F58D7">
          <w:t xml:space="preserve"> </w:t>
        </w:r>
        <w:r w:rsidR="002F58D7" w:rsidRPr="00277F30">
          <w:rPr>
            <w:b/>
            <w:bCs/>
          </w:rPr>
          <w:t>ExitDest</w:t>
        </w:r>
        <w:r w:rsidR="002F58D7">
          <w:t xml:space="preserve"> = hmis_Exit.</w:t>
        </w:r>
      </w:ins>
      <w:ins w:id="724" w:author="Molly McEvilley" w:date="2023-07-01T14:09:00Z">
        <w:r w:rsidR="00982EF9">
          <w:rPr>
            <w:i/>
            <w:iCs/>
          </w:rPr>
          <w:t>DestinationS</w:t>
        </w:r>
      </w:ins>
      <w:ins w:id="725" w:author="Molly McEvilley" w:date="2023-06-12T07:54:00Z">
        <w:r w:rsidR="002F58D7" w:rsidRPr="00277F30">
          <w:rPr>
            <w:i/>
            <w:iCs/>
          </w:rPr>
          <w:t>ubsidyType</w:t>
        </w:r>
      </w:ins>
    </w:p>
    <w:p w14:paraId="7F6DB19C" w14:textId="534C5BD3" w:rsidR="00125121" w:rsidRDefault="00125121" w:rsidP="001C68F4">
      <w:pPr>
        <w:pStyle w:val="ListParagraph"/>
        <w:rPr>
          <w:ins w:id="726" w:author="Molly McEvilley" w:date="2023-07-04T07:29:00Z"/>
          <w:i/>
          <w:iCs/>
        </w:rPr>
      </w:pPr>
      <w:ins w:id="727"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277F30">
        <w:trPr>
          <w:cnfStyle w:val="100000000000" w:firstRow="1" w:lastRow="0" w:firstColumn="0" w:lastColumn="0" w:oddVBand="0" w:evenVBand="0" w:oddHBand="0" w:evenHBand="0" w:firstRowFirstColumn="0" w:firstRowLastColumn="0" w:lastRowFirstColumn="0" w:lastRowLastColumn="0"/>
          <w:trHeight w:val="285"/>
          <w:ins w:id="728" w:author="Molly McEvilley" w:date="2023-07-04T07:30:00Z"/>
        </w:trPr>
        <w:tc>
          <w:tcPr>
            <w:cnfStyle w:val="001000000000" w:firstRow="0" w:lastRow="0" w:firstColumn="1" w:lastColumn="0" w:oddVBand="0" w:evenVBand="0" w:oddHBand="0" w:evenHBand="0" w:firstRowFirstColumn="0" w:firstRowLastColumn="0" w:lastRowFirstColumn="0" w:lastRowLastColumn="0"/>
            <w:tcW w:w="0" w:type="dxa"/>
            <w:noWrap/>
          </w:tcPr>
          <w:p w14:paraId="33BEF877" w14:textId="3C9D70DE" w:rsidR="00F30E6B" w:rsidRPr="008F0D48" w:rsidRDefault="00F30E6B" w:rsidP="00F30E6B">
            <w:pPr>
              <w:spacing w:before="0" w:after="0" w:line="240" w:lineRule="auto"/>
              <w:jc w:val="right"/>
              <w:rPr>
                <w:ins w:id="729" w:author="Molly McEvilley" w:date="2023-07-04T07:30:00Z"/>
                <w:rFonts w:ascii="Calibri" w:hAnsi="Calibri" w:cs="Calibri"/>
                <w:color w:val="000000"/>
              </w:rPr>
            </w:pPr>
            <w:ins w:id="730" w:author="Molly McEvilley" w:date="2023-07-04T07:30:00Z">
              <w:r w:rsidRPr="008F0D48">
                <w:rPr>
                  <w:rFonts w:ascii="Calibri" w:hAnsi="Calibri" w:cs="Calibri"/>
                  <w:color w:val="000000"/>
                </w:rPr>
                <w:t>Value</w:t>
              </w:r>
            </w:ins>
          </w:p>
        </w:tc>
        <w:tc>
          <w:tcPr>
            <w:tcW w:w="7980"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31" w:author="Molly McEvilley" w:date="2023-07-04T07:30:00Z"/>
                <w:rFonts w:ascii="Calibri" w:hAnsi="Calibri" w:cs="Calibri"/>
                <w:color w:val="000000"/>
              </w:rPr>
            </w:pPr>
            <w:ins w:id="732" w:author="Molly McEvilley" w:date="2023-07-04T07:31:00Z">
              <w:r w:rsidRPr="008F0D48">
                <w:rPr>
                  <w:rFonts w:ascii="Calibri" w:hAnsi="Calibri" w:cs="Calibri"/>
                  <w:color w:val="000000"/>
                </w:rPr>
                <w:t>Destination</w:t>
              </w:r>
            </w:ins>
          </w:p>
        </w:tc>
      </w:tr>
      <w:tr w:rsidR="00F30E6B" w:rsidRPr="008F0D48" w14:paraId="0E6B1ED4" w14:textId="77777777" w:rsidTr="00277F30">
        <w:trPr>
          <w:cnfStyle w:val="000000100000" w:firstRow="0" w:lastRow="0" w:firstColumn="0" w:lastColumn="0" w:oddVBand="0" w:evenVBand="0" w:oddHBand="1" w:evenHBand="0" w:firstRowFirstColumn="0" w:firstRowLastColumn="0" w:lastRowFirstColumn="0" w:lastRowLastColumn="0"/>
          <w:trHeight w:val="285"/>
          <w:ins w:id="73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AE3CBE8" w14:textId="77777777" w:rsidR="00F30E6B" w:rsidRPr="008F0D48" w:rsidRDefault="00F30E6B" w:rsidP="00F30E6B">
            <w:pPr>
              <w:spacing w:before="0" w:after="0" w:line="240" w:lineRule="auto"/>
              <w:jc w:val="right"/>
              <w:rPr>
                <w:ins w:id="734" w:author="Molly McEvilley" w:date="2023-07-04T07:29:00Z"/>
                <w:rFonts w:ascii="Calibri" w:hAnsi="Calibri" w:cs="Calibri"/>
                <w:color w:val="000000"/>
              </w:rPr>
            </w:pPr>
            <w:ins w:id="735" w:author="Molly McEvilley" w:date="2023-07-04T07:29:00Z">
              <w:r w:rsidRPr="008F0D48">
                <w:rPr>
                  <w:rFonts w:ascii="Calibri" w:hAnsi="Calibri" w:cs="Calibri"/>
                  <w:color w:val="000000"/>
                </w:rPr>
                <w:t>-1</w:t>
              </w:r>
            </w:ins>
          </w:p>
        </w:tc>
        <w:tc>
          <w:tcPr>
            <w:tcW w:w="7980"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36" w:author="Molly McEvilley" w:date="2023-07-04T07:29:00Z"/>
                <w:rFonts w:ascii="Calibri" w:hAnsi="Calibri" w:cs="Calibri"/>
                <w:color w:val="000000"/>
              </w:rPr>
            </w:pPr>
            <w:ins w:id="737" w:author="Molly McEvilley" w:date="2023-07-04T07:29:00Z">
              <w:r w:rsidRPr="008F0D48">
                <w:rPr>
                  <w:rFonts w:ascii="Calibri" w:hAnsi="Calibri" w:cs="Calibri"/>
                  <w:color w:val="000000"/>
                </w:rPr>
                <w:t>Not applicable</w:t>
              </w:r>
            </w:ins>
          </w:p>
        </w:tc>
      </w:tr>
      <w:tr w:rsidR="00F30E6B" w:rsidRPr="008F0D48" w14:paraId="1B8E0041" w14:textId="77777777" w:rsidTr="00277F30">
        <w:trPr>
          <w:cnfStyle w:val="000000010000" w:firstRow="0" w:lastRow="0" w:firstColumn="0" w:lastColumn="0" w:oddVBand="0" w:evenVBand="0" w:oddHBand="0" w:evenHBand="1" w:firstRowFirstColumn="0" w:firstRowLastColumn="0" w:lastRowFirstColumn="0" w:lastRowLastColumn="0"/>
          <w:trHeight w:val="285"/>
          <w:ins w:id="73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E8A7160" w14:textId="77777777" w:rsidR="00F30E6B" w:rsidRPr="008F0D48" w:rsidRDefault="00F30E6B" w:rsidP="00F30E6B">
            <w:pPr>
              <w:spacing w:before="0" w:after="0" w:line="240" w:lineRule="auto"/>
              <w:jc w:val="right"/>
              <w:rPr>
                <w:ins w:id="739" w:author="Molly McEvilley" w:date="2023-07-04T07:29:00Z"/>
                <w:rFonts w:ascii="Calibri" w:hAnsi="Calibri" w:cs="Calibri"/>
                <w:color w:val="000000"/>
              </w:rPr>
            </w:pPr>
            <w:ins w:id="740" w:author="Molly McEvilley" w:date="2023-07-04T07:29:00Z">
              <w:r w:rsidRPr="008F0D48">
                <w:rPr>
                  <w:rFonts w:ascii="Calibri" w:hAnsi="Calibri" w:cs="Calibri"/>
                  <w:color w:val="000000"/>
                </w:rPr>
                <w:t>98</w:t>
              </w:r>
            </w:ins>
          </w:p>
        </w:tc>
        <w:tc>
          <w:tcPr>
            <w:tcW w:w="7980" w:type="dxa"/>
            <w:noWrap/>
            <w:hideMark/>
          </w:tcPr>
          <w:p w14:paraId="602C38D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41" w:author="Molly McEvilley" w:date="2023-07-04T07:29:00Z"/>
                <w:rFonts w:ascii="Calibri" w:hAnsi="Calibri" w:cs="Calibri"/>
                <w:color w:val="000000"/>
              </w:rPr>
            </w:pPr>
            <w:ins w:id="742" w:author="Molly McEvilley" w:date="2023-07-04T07:29:00Z">
              <w:r w:rsidRPr="008F0D48">
                <w:rPr>
                  <w:rFonts w:ascii="Calibri" w:hAnsi="Calibri" w:cs="Calibri"/>
                  <w:color w:val="000000"/>
                </w:rPr>
                <w:t>Data not provided by client</w:t>
              </w:r>
            </w:ins>
          </w:p>
        </w:tc>
      </w:tr>
      <w:tr w:rsidR="00F30E6B" w:rsidRPr="008F0D48" w14:paraId="5D27D413" w14:textId="77777777" w:rsidTr="00277F30">
        <w:trPr>
          <w:cnfStyle w:val="000000100000" w:firstRow="0" w:lastRow="0" w:firstColumn="0" w:lastColumn="0" w:oddVBand="0" w:evenVBand="0" w:oddHBand="1" w:evenHBand="0" w:firstRowFirstColumn="0" w:firstRowLastColumn="0" w:lastRowFirstColumn="0" w:lastRowLastColumn="0"/>
          <w:trHeight w:val="285"/>
          <w:ins w:id="74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AC7729" w14:textId="77777777" w:rsidR="00F30E6B" w:rsidRPr="008F0D48" w:rsidRDefault="00F30E6B" w:rsidP="00F30E6B">
            <w:pPr>
              <w:spacing w:before="0" w:after="0" w:line="240" w:lineRule="auto"/>
              <w:jc w:val="right"/>
              <w:rPr>
                <w:ins w:id="744" w:author="Molly McEvilley" w:date="2023-07-04T07:29:00Z"/>
                <w:rFonts w:ascii="Calibri" w:hAnsi="Calibri" w:cs="Calibri"/>
                <w:color w:val="000000"/>
              </w:rPr>
            </w:pPr>
            <w:ins w:id="745" w:author="Molly McEvilley" w:date="2023-07-04T07:29:00Z">
              <w:r w:rsidRPr="008F0D48">
                <w:rPr>
                  <w:rFonts w:ascii="Calibri" w:hAnsi="Calibri" w:cs="Calibri"/>
                  <w:color w:val="000000"/>
                </w:rPr>
                <w:t>99</w:t>
              </w:r>
            </w:ins>
          </w:p>
        </w:tc>
        <w:tc>
          <w:tcPr>
            <w:tcW w:w="7980" w:type="dxa"/>
            <w:noWrap/>
            <w:hideMark/>
          </w:tcPr>
          <w:p w14:paraId="4064268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6" w:author="Molly McEvilley" w:date="2023-07-04T07:29:00Z"/>
                <w:rFonts w:ascii="Calibri" w:hAnsi="Calibri" w:cs="Calibri"/>
                <w:color w:val="000000"/>
              </w:rPr>
            </w:pPr>
            <w:ins w:id="747" w:author="Molly McEvilley" w:date="2023-07-04T07:29:00Z">
              <w:r w:rsidRPr="008F0D48">
                <w:rPr>
                  <w:rFonts w:ascii="Calibri" w:hAnsi="Calibri" w:cs="Calibri"/>
                  <w:color w:val="000000"/>
                </w:rPr>
                <w:t>Data missing or invalid</w:t>
              </w:r>
            </w:ins>
          </w:p>
        </w:tc>
      </w:tr>
      <w:tr w:rsidR="00F30E6B" w:rsidRPr="008F0D48" w14:paraId="1A0AB6B9" w14:textId="77777777" w:rsidTr="00277F30">
        <w:trPr>
          <w:cnfStyle w:val="000000010000" w:firstRow="0" w:lastRow="0" w:firstColumn="0" w:lastColumn="0" w:oddVBand="0" w:evenVBand="0" w:oddHBand="0" w:evenHBand="1" w:firstRowFirstColumn="0" w:firstRowLastColumn="0" w:lastRowFirstColumn="0" w:lastRowLastColumn="0"/>
          <w:trHeight w:val="285"/>
          <w:ins w:id="74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BFFC979" w14:textId="77777777" w:rsidR="00F30E6B" w:rsidRPr="008F0D48" w:rsidRDefault="00F30E6B" w:rsidP="00F30E6B">
            <w:pPr>
              <w:spacing w:before="0" w:after="0" w:line="240" w:lineRule="auto"/>
              <w:jc w:val="right"/>
              <w:rPr>
                <w:ins w:id="749" w:author="Molly McEvilley" w:date="2023-07-04T07:29:00Z"/>
                <w:rFonts w:ascii="Calibri" w:hAnsi="Calibri" w:cs="Calibri"/>
                <w:color w:val="000000"/>
              </w:rPr>
            </w:pPr>
            <w:ins w:id="750" w:author="Molly McEvilley" w:date="2023-07-04T07:29:00Z">
              <w:r w:rsidRPr="008F0D48">
                <w:rPr>
                  <w:rFonts w:ascii="Calibri" w:hAnsi="Calibri" w:cs="Calibri"/>
                  <w:color w:val="000000"/>
                </w:rPr>
                <w:t>101</w:t>
              </w:r>
            </w:ins>
          </w:p>
        </w:tc>
        <w:tc>
          <w:tcPr>
            <w:tcW w:w="7980" w:type="dxa"/>
            <w:noWrap/>
            <w:hideMark/>
          </w:tcPr>
          <w:p w14:paraId="7EE1085C"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1" w:author="Molly McEvilley" w:date="2023-07-04T07:29:00Z"/>
                <w:rFonts w:ascii="Calibri" w:hAnsi="Calibri" w:cs="Calibri"/>
                <w:color w:val="000000"/>
              </w:rPr>
            </w:pPr>
            <w:ins w:id="752"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277F30">
        <w:trPr>
          <w:cnfStyle w:val="000000100000" w:firstRow="0" w:lastRow="0" w:firstColumn="0" w:lastColumn="0" w:oddVBand="0" w:evenVBand="0" w:oddHBand="1" w:evenHBand="0" w:firstRowFirstColumn="0" w:firstRowLastColumn="0" w:lastRowFirstColumn="0" w:lastRowLastColumn="0"/>
          <w:trHeight w:val="285"/>
          <w:ins w:id="75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8109014" w14:textId="77777777" w:rsidR="00F30E6B" w:rsidRPr="008F0D48" w:rsidRDefault="00F30E6B" w:rsidP="00F30E6B">
            <w:pPr>
              <w:spacing w:before="0" w:after="0" w:line="240" w:lineRule="auto"/>
              <w:jc w:val="right"/>
              <w:rPr>
                <w:ins w:id="754" w:author="Molly McEvilley" w:date="2023-07-04T07:29:00Z"/>
                <w:rFonts w:ascii="Calibri" w:hAnsi="Calibri" w:cs="Calibri"/>
                <w:color w:val="000000"/>
              </w:rPr>
            </w:pPr>
            <w:ins w:id="755" w:author="Molly McEvilley" w:date="2023-07-04T07:29:00Z">
              <w:r w:rsidRPr="008F0D48">
                <w:rPr>
                  <w:rFonts w:ascii="Calibri" w:hAnsi="Calibri" w:cs="Calibri"/>
                  <w:color w:val="000000"/>
                </w:rPr>
                <w:t>116</w:t>
              </w:r>
            </w:ins>
          </w:p>
        </w:tc>
        <w:tc>
          <w:tcPr>
            <w:tcW w:w="7980" w:type="dxa"/>
            <w:noWrap/>
            <w:hideMark/>
          </w:tcPr>
          <w:p w14:paraId="1E7423F0"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6" w:author="Molly McEvilley" w:date="2023-07-04T07:29:00Z"/>
                <w:rFonts w:ascii="Calibri" w:hAnsi="Calibri" w:cs="Calibri"/>
                <w:color w:val="000000"/>
              </w:rPr>
            </w:pPr>
            <w:ins w:id="757"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277F30">
        <w:trPr>
          <w:cnfStyle w:val="000000010000" w:firstRow="0" w:lastRow="0" w:firstColumn="0" w:lastColumn="0" w:oddVBand="0" w:evenVBand="0" w:oddHBand="0" w:evenHBand="1" w:firstRowFirstColumn="0" w:firstRowLastColumn="0" w:lastRowFirstColumn="0" w:lastRowLastColumn="0"/>
          <w:trHeight w:val="285"/>
          <w:ins w:id="75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A8C379D" w14:textId="77777777" w:rsidR="00F30E6B" w:rsidRPr="008F0D48" w:rsidRDefault="00F30E6B" w:rsidP="00F30E6B">
            <w:pPr>
              <w:spacing w:before="0" w:after="0" w:line="240" w:lineRule="auto"/>
              <w:jc w:val="right"/>
              <w:rPr>
                <w:ins w:id="759" w:author="Molly McEvilley" w:date="2023-07-04T07:29:00Z"/>
                <w:rFonts w:ascii="Calibri" w:hAnsi="Calibri" w:cs="Calibri"/>
                <w:color w:val="000000"/>
              </w:rPr>
            </w:pPr>
            <w:ins w:id="760" w:author="Molly McEvilley" w:date="2023-07-04T07:29:00Z">
              <w:r w:rsidRPr="008F0D48">
                <w:rPr>
                  <w:rFonts w:ascii="Calibri" w:hAnsi="Calibri" w:cs="Calibri"/>
                  <w:color w:val="000000"/>
                </w:rPr>
                <w:t>118</w:t>
              </w:r>
            </w:ins>
          </w:p>
        </w:tc>
        <w:tc>
          <w:tcPr>
            <w:tcW w:w="7980" w:type="dxa"/>
            <w:noWrap/>
            <w:hideMark/>
          </w:tcPr>
          <w:p w14:paraId="703E832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1" w:author="Molly McEvilley" w:date="2023-07-04T07:29:00Z"/>
                <w:rFonts w:ascii="Calibri" w:hAnsi="Calibri" w:cs="Calibri"/>
                <w:color w:val="000000"/>
              </w:rPr>
            </w:pPr>
            <w:ins w:id="762" w:author="Molly McEvilley" w:date="2023-07-04T07:29:00Z">
              <w:r w:rsidRPr="008F0D48">
                <w:rPr>
                  <w:rFonts w:ascii="Calibri" w:hAnsi="Calibri" w:cs="Calibri"/>
                  <w:color w:val="000000"/>
                </w:rPr>
                <w:t>Safe Haven</w:t>
              </w:r>
            </w:ins>
          </w:p>
        </w:tc>
      </w:tr>
      <w:tr w:rsidR="00F30E6B" w:rsidRPr="008F0D48" w14:paraId="49000005" w14:textId="77777777" w:rsidTr="00277F30">
        <w:trPr>
          <w:cnfStyle w:val="000000100000" w:firstRow="0" w:lastRow="0" w:firstColumn="0" w:lastColumn="0" w:oddVBand="0" w:evenVBand="0" w:oddHBand="1" w:evenHBand="0" w:firstRowFirstColumn="0" w:firstRowLastColumn="0" w:lastRowFirstColumn="0" w:lastRowLastColumn="0"/>
          <w:trHeight w:val="285"/>
          <w:ins w:id="76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E2AE67" w14:textId="77777777" w:rsidR="00F30E6B" w:rsidRPr="008F0D48" w:rsidRDefault="00F30E6B" w:rsidP="00F30E6B">
            <w:pPr>
              <w:spacing w:before="0" w:after="0" w:line="240" w:lineRule="auto"/>
              <w:jc w:val="right"/>
              <w:rPr>
                <w:ins w:id="764" w:author="Molly McEvilley" w:date="2023-07-04T07:29:00Z"/>
                <w:rFonts w:ascii="Calibri" w:hAnsi="Calibri" w:cs="Calibri"/>
                <w:color w:val="000000"/>
              </w:rPr>
            </w:pPr>
            <w:ins w:id="765" w:author="Molly McEvilley" w:date="2023-07-04T07:29:00Z">
              <w:r w:rsidRPr="008F0D48">
                <w:rPr>
                  <w:rFonts w:ascii="Calibri" w:hAnsi="Calibri" w:cs="Calibri"/>
                  <w:color w:val="000000"/>
                </w:rPr>
                <w:t>204</w:t>
              </w:r>
            </w:ins>
          </w:p>
        </w:tc>
        <w:tc>
          <w:tcPr>
            <w:tcW w:w="7980" w:type="dxa"/>
            <w:noWrap/>
            <w:hideMark/>
          </w:tcPr>
          <w:p w14:paraId="27497AF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6" w:author="Molly McEvilley" w:date="2023-07-04T07:29:00Z"/>
                <w:rFonts w:ascii="Calibri" w:hAnsi="Calibri" w:cs="Calibri"/>
                <w:color w:val="000000"/>
              </w:rPr>
            </w:pPr>
            <w:ins w:id="767"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277F30">
        <w:trPr>
          <w:cnfStyle w:val="000000010000" w:firstRow="0" w:lastRow="0" w:firstColumn="0" w:lastColumn="0" w:oddVBand="0" w:evenVBand="0" w:oddHBand="0" w:evenHBand="1" w:firstRowFirstColumn="0" w:firstRowLastColumn="0" w:lastRowFirstColumn="0" w:lastRowLastColumn="0"/>
          <w:trHeight w:val="285"/>
          <w:ins w:id="76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00D9DEE" w14:textId="77777777" w:rsidR="00F30E6B" w:rsidRPr="008F0D48" w:rsidRDefault="00F30E6B" w:rsidP="00F30E6B">
            <w:pPr>
              <w:spacing w:before="0" w:after="0" w:line="240" w:lineRule="auto"/>
              <w:jc w:val="right"/>
              <w:rPr>
                <w:ins w:id="769" w:author="Molly McEvilley" w:date="2023-07-04T07:29:00Z"/>
                <w:rFonts w:ascii="Calibri" w:hAnsi="Calibri" w:cs="Calibri"/>
                <w:color w:val="000000"/>
              </w:rPr>
            </w:pPr>
            <w:ins w:id="770" w:author="Molly McEvilley" w:date="2023-07-04T07:29:00Z">
              <w:r w:rsidRPr="008F0D48">
                <w:rPr>
                  <w:rFonts w:ascii="Calibri" w:hAnsi="Calibri" w:cs="Calibri"/>
                  <w:color w:val="000000"/>
                </w:rPr>
                <w:t>205</w:t>
              </w:r>
            </w:ins>
          </w:p>
        </w:tc>
        <w:tc>
          <w:tcPr>
            <w:tcW w:w="7980" w:type="dxa"/>
            <w:noWrap/>
            <w:hideMark/>
          </w:tcPr>
          <w:p w14:paraId="45706C55"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1" w:author="Molly McEvilley" w:date="2023-07-04T07:29:00Z"/>
                <w:rFonts w:ascii="Calibri" w:hAnsi="Calibri" w:cs="Calibri"/>
                <w:color w:val="000000"/>
              </w:rPr>
            </w:pPr>
            <w:ins w:id="772"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277F30">
        <w:trPr>
          <w:cnfStyle w:val="000000100000" w:firstRow="0" w:lastRow="0" w:firstColumn="0" w:lastColumn="0" w:oddVBand="0" w:evenVBand="0" w:oddHBand="1" w:evenHBand="0" w:firstRowFirstColumn="0" w:firstRowLastColumn="0" w:lastRowFirstColumn="0" w:lastRowLastColumn="0"/>
          <w:trHeight w:val="285"/>
          <w:ins w:id="77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7F25770" w14:textId="77777777" w:rsidR="00F30E6B" w:rsidRPr="008F0D48" w:rsidRDefault="00F30E6B" w:rsidP="00F30E6B">
            <w:pPr>
              <w:spacing w:before="0" w:after="0" w:line="240" w:lineRule="auto"/>
              <w:jc w:val="right"/>
              <w:rPr>
                <w:ins w:id="774" w:author="Molly McEvilley" w:date="2023-07-04T07:29:00Z"/>
                <w:rFonts w:ascii="Calibri" w:hAnsi="Calibri" w:cs="Calibri"/>
                <w:color w:val="000000"/>
              </w:rPr>
            </w:pPr>
            <w:ins w:id="775" w:author="Molly McEvilley" w:date="2023-07-04T07:29:00Z">
              <w:r w:rsidRPr="008F0D48">
                <w:rPr>
                  <w:rFonts w:ascii="Calibri" w:hAnsi="Calibri" w:cs="Calibri"/>
                  <w:color w:val="000000"/>
                </w:rPr>
                <w:t>206</w:t>
              </w:r>
            </w:ins>
          </w:p>
        </w:tc>
        <w:tc>
          <w:tcPr>
            <w:tcW w:w="7980" w:type="dxa"/>
            <w:noWrap/>
            <w:hideMark/>
          </w:tcPr>
          <w:p w14:paraId="07114CE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6" w:author="Molly McEvilley" w:date="2023-07-04T07:29:00Z"/>
                <w:rFonts w:ascii="Calibri" w:hAnsi="Calibri" w:cs="Calibri"/>
                <w:color w:val="000000"/>
              </w:rPr>
            </w:pPr>
            <w:ins w:id="777"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277F30">
        <w:trPr>
          <w:cnfStyle w:val="000000010000" w:firstRow="0" w:lastRow="0" w:firstColumn="0" w:lastColumn="0" w:oddVBand="0" w:evenVBand="0" w:oddHBand="0" w:evenHBand="1" w:firstRowFirstColumn="0" w:firstRowLastColumn="0" w:lastRowFirstColumn="0" w:lastRowLastColumn="0"/>
          <w:trHeight w:val="285"/>
          <w:ins w:id="77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5E65274" w14:textId="77777777" w:rsidR="00F30E6B" w:rsidRPr="008F0D48" w:rsidRDefault="00F30E6B" w:rsidP="00F30E6B">
            <w:pPr>
              <w:spacing w:before="0" w:after="0" w:line="240" w:lineRule="auto"/>
              <w:jc w:val="right"/>
              <w:rPr>
                <w:ins w:id="779" w:author="Molly McEvilley" w:date="2023-07-04T07:29:00Z"/>
                <w:rFonts w:ascii="Calibri" w:hAnsi="Calibri" w:cs="Calibri"/>
                <w:color w:val="000000"/>
              </w:rPr>
            </w:pPr>
            <w:ins w:id="780" w:author="Molly McEvilley" w:date="2023-07-04T07:29:00Z">
              <w:r w:rsidRPr="008F0D48">
                <w:rPr>
                  <w:rFonts w:ascii="Calibri" w:hAnsi="Calibri" w:cs="Calibri"/>
                  <w:color w:val="000000"/>
                </w:rPr>
                <w:t>207</w:t>
              </w:r>
            </w:ins>
          </w:p>
        </w:tc>
        <w:tc>
          <w:tcPr>
            <w:tcW w:w="7980" w:type="dxa"/>
            <w:noWrap/>
            <w:hideMark/>
          </w:tcPr>
          <w:p w14:paraId="1FF620CE"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1" w:author="Molly McEvilley" w:date="2023-07-04T07:29:00Z"/>
                <w:rFonts w:ascii="Calibri" w:hAnsi="Calibri" w:cs="Calibri"/>
                <w:color w:val="000000"/>
              </w:rPr>
            </w:pPr>
            <w:ins w:id="782"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277F30">
        <w:trPr>
          <w:cnfStyle w:val="000000100000" w:firstRow="0" w:lastRow="0" w:firstColumn="0" w:lastColumn="0" w:oddVBand="0" w:evenVBand="0" w:oddHBand="1" w:evenHBand="0" w:firstRowFirstColumn="0" w:firstRowLastColumn="0" w:lastRowFirstColumn="0" w:lastRowLastColumn="0"/>
          <w:trHeight w:val="285"/>
          <w:ins w:id="78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2982AE" w14:textId="77777777" w:rsidR="00F30E6B" w:rsidRPr="008F0D48" w:rsidRDefault="00F30E6B" w:rsidP="00F30E6B">
            <w:pPr>
              <w:spacing w:before="0" w:after="0" w:line="240" w:lineRule="auto"/>
              <w:jc w:val="right"/>
              <w:rPr>
                <w:ins w:id="784" w:author="Molly McEvilley" w:date="2023-07-04T07:29:00Z"/>
                <w:rFonts w:ascii="Calibri" w:hAnsi="Calibri" w:cs="Calibri"/>
                <w:color w:val="000000"/>
              </w:rPr>
            </w:pPr>
            <w:ins w:id="785" w:author="Molly McEvilley" w:date="2023-07-04T07:29:00Z">
              <w:r w:rsidRPr="008F0D48">
                <w:rPr>
                  <w:rFonts w:ascii="Calibri" w:hAnsi="Calibri" w:cs="Calibri"/>
                  <w:color w:val="000000"/>
                </w:rPr>
                <w:t>215</w:t>
              </w:r>
            </w:ins>
          </w:p>
        </w:tc>
        <w:tc>
          <w:tcPr>
            <w:tcW w:w="7980" w:type="dxa"/>
            <w:noWrap/>
            <w:hideMark/>
          </w:tcPr>
          <w:p w14:paraId="678703F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6" w:author="Molly McEvilley" w:date="2023-07-04T07:29:00Z"/>
                <w:rFonts w:ascii="Calibri" w:hAnsi="Calibri" w:cs="Calibri"/>
                <w:color w:val="000000"/>
              </w:rPr>
            </w:pPr>
            <w:ins w:id="787"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277F30">
        <w:trPr>
          <w:cnfStyle w:val="000000010000" w:firstRow="0" w:lastRow="0" w:firstColumn="0" w:lastColumn="0" w:oddVBand="0" w:evenVBand="0" w:oddHBand="0" w:evenHBand="1" w:firstRowFirstColumn="0" w:firstRowLastColumn="0" w:lastRowFirstColumn="0" w:lastRowLastColumn="0"/>
          <w:trHeight w:val="285"/>
          <w:ins w:id="78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C03A40" w14:textId="77777777" w:rsidR="00F30E6B" w:rsidRPr="008F0D48" w:rsidRDefault="00F30E6B" w:rsidP="00F30E6B">
            <w:pPr>
              <w:spacing w:before="0" w:after="0" w:line="240" w:lineRule="auto"/>
              <w:jc w:val="right"/>
              <w:rPr>
                <w:ins w:id="789" w:author="Molly McEvilley" w:date="2023-07-04T07:29:00Z"/>
                <w:rFonts w:ascii="Calibri" w:hAnsi="Calibri" w:cs="Calibri"/>
                <w:color w:val="000000"/>
              </w:rPr>
            </w:pPr>
            <w:ins w:id="790" w:author="Molly McEvilley" w:date="2023-07-04T07:29:00Z">
              <w:r w:rsidRPr="008F0D48">
                <w:rPr>
                  <w:rFonts w:ascii="Calibri" w:hAnsi="Calibri" w:cs="Calibri"/>
                  <w:color w:val="000000"/>
                </w:rPr>
                <w:t>225</w:t>
              </w:r>
            </w:ins>
          </w:p>
        </w:tc>
        <w:tc>
          <w:tcPr>
            <w:tcW w:w="7980" w:type="dxa"/>
            <w:noWrap/>
            <w:hideMark/>
          </w:tcPr>
          <w:p w14:paraId="368787F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1" w:author="Molly McEvilley" w:date="2023-07-04T07:29:00Z"/>
                <w:rFonts w:ascii="Calibri" w:hAnsi="Calibri" w:cs="Calibri"/>
                <w:color w:val="000000"/>
              </w:rPr>
            </w:pPr>
            <w:ins w:id="792"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277F30">
        <w:trPr>
          <w:cnfStyle w:val="000000100000" w:firstRow="0" w:lastRow="0" w:firstColumn="0" w:lastColumn="0" w:oddVBand="0" w:evenVBand="0" w:oddHBand="1" w:evenHBand="0" w:firstRowFirstColumn="0" w:firstRowLastColumn="0" w:lastRowFirstColumn="0" w:lastRowLastColumn="0"/>
          <w:trHeight w:val="285"/>
          <w:ins w:id="79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30C57D3" w14:textId="77777777" w:rsidR="00F30E6B" w:rsidRPr="008F0D48" w:rsidRDefault="00F30E6B" w:rsidP="00F30E6B">
            <w:pPr>
              <w:spacing w:before="0" w:after="0" w:line="240" w:lineRule="auto"/>
              <w:jc w:val="right"/>
              <w:rPr>
                <w:ins w:id="794" w:author="Molly McEvilley" w:date="2023-07-04T07:29:00Z"/>
                <w:rFonts w:ascii="Calibri" w:hAnsi="Calibri" w:cs="Calibri"/>
                <w:color w:val="000000"/>
              </w:rPr>
            </w:pPr>
            <w:ins w:id="795" w:author="Molly McEvilley" w:date="2023-07-04T07:29:00Z">
              <w:r w:rsidRPr="008F0D48">
                <w:rPr>
                  <w:rFonts w:ascii="Calibri" w:hAnsi="Calibri" w:cs="Calibri"/>
                  <w:color w:val="000000"/>
                </w:rPr>
                <w:t>302</w:t>
              </w:r>
            </w:ins>
          </w:p>
        </w:tc>
        <w:tc>
          <w:tcPr>
            <w:tcW w:w="7980" w:type="dxa"/>
            <w:noWrap/>
            <w:hideMark/>
          </w:tcPr>
          <w:p w14:paraId="3B92203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6" w:author="Molly McEvilley" w:date="2023-07-04T07:29:00Z"/>
                <w:rFonts w:ascii="Calibri" w:hAnsi="Calibri" w:cs="Calibri"/>
                <w:color w:val="000000"/>
              </w:rPr>
            </w:pPr>
            <w:ins w:id="797"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277F30">
        <w:trPr>
          <w:cnfStyle w:val="000000010000" w:firstRow="0" w:lastRow="0" w:firstColumn="0" w:lastColumn="0" w:oddVBand="0" w:evenVBand="0" w:oddHBand="0" w:evenHBand="1" w:firstRowFirstColumn="0" w:firstRowLastColumn="0" w:lastRowFirstColumn="0" w:lastRowLastColumn="0"/>
          <w:trHeight w:val="285"/>
          <w:ins w:id="79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FB11217" w14:textId="77777777" w:rsidR="00F30E6B" w:rsidRPr="008F0D48" w:rsidRDefault="00F30E6B" w:rsidP="00F30E6B">
            <w:pPr>
              <w:spacing w:before="0" w:after="0" w:line="240" w:lineRule="auto"/>
              <w:jc w:val="right"/>
              <w:rPr>
                <w:ins w:id="799" w:author="Molly McEvilley" w:date="2023-07-04T07:29:00Z"/>
                <w:rFonts w:ascii="Calibri" w:hAnsi="Calibri" w:cs="Calibri"/>
                <w:color w:val="000000"/>
              </w:rPr>
            </w:pPr>
            <w:ins w:id="800" w:author="Molly McEvilley" w:date="2023-07-04T07:29:00Z">
              <w:r w:rsidRPr="008F0D48">
                <w:rPr>
                  <w:rFonts w:ascii="Calibri" w:hAnsi="Calibri" w:cs="Calibri"/>
                  <w:color w:val="000000"/>
                </w:rPr>
                <w:t>312</w:t>
              </w:r>
            </w:ins>
          </w:p>
        </w:tc>
        <w:tc>
          <w:tcPr>
            <w:tcW w:w="7980" w:type="dxa"/>
            <w:noWrap/>
            <w:hideMark/>
          </w:tcPr>
          <w:p w14:paraId="370FB96C"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1" w:author="Molly McEvilley" w:date="2023-07-04T07:29:00Z"/>
                <w:rFonts w:ascii="Calibri" w:hAnsi="Calibri" w:cs="Calibri"/>
                <w:color w:val="000000"/>
              </w:rPr>
            </w:pPr>
            <w:ins w:id="802" w:author="Molly McEvilley" w:date="2023-07-04T07:29:00Z">
              <w:r w:rsidRPr="008F0D48">
                <w:rPr>
                  <w:rFonts w:ascii="Calibri" w:hAnsi="Calibri" w:cs="Calibri"/>
                  <w:color w:val="000000"/>
                </w:rPr>
                <w:t>Staying or living with family, temporary tenure (e.g. room, apartment, or house)</w:t>
              </w:r>
            </w:ins>
          </w:p>
        </w:tc>
      </w:tr>
      <w:tr w:rsidR="00F30E6B" w:rsidRPr="008F0D48" w14:paraId="11701DB3" w14:textId="77777777" w:rsidTr="00277F30">
        <w:trPr>
          <w:cnfStyle w:val="000000100000" w:firstRow="0" w:lastRow="0" w:firstColumn="0" w:lastColumn="0" w:oddVBand="0" w:evenVBand="0" w:oddHBand="1" w:evenHBand="0" w:firstRowFirstColumn="0" w:firstRowLastColumn="0" w:lastRowFirstColumn="0" w:lastRowLastColumn="0"/>
          <w:trHeight w:val="285"/>
          <w:ins w:id="80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215CE1F" w14:textId="77777777" w:rsidR="00F30E6B" w:rsidRPr="008F0D48" w:rsidRDefault="00F30E6B" w:rsidP="00F30E6B">
            <w:pPr>
              <w:spacing w:before="0" w:after="0" w:line="240" w:lineRule="auto"/>
              <w:jc w:val="right"/>
              <w:rPr>
                <w:ins w:id="804" w:author="Molly McEvilley" w:date="2023-07-04T07:29:00Z"/>
                <w:rFonts w:ascii="Calibri" w:hAnsi="Calibri" w:cs="Calibri"/>
                <w:color w:val="000000"/>
              </w:rPr>
            </w:pPr>
            <w:ins w:id="805" w:author="Molly McEvilley" w:date="2023-07-04T07:29:00Z">
              <w:r w:rsidRPr="008F0D48">
                <w:rPr>
                  <w:rFonts w:ascii="Calibri" w:hAnsi="Calibri" w:cs="Calibri"/>
                  <w:color w:val="000000"/>
                </w:rPr>
                <w:t>313</w:t>
              </w:r>
            </w:ins>
          </w:p>
        </w:tc>
        <w:tc>
          <w:tcPr>
            <w:tcW w:w="7980" w:type="dxa"/>
            <w:noWrap/>
            <w:hideMark/>
          </w:tcPr>
          <w:p w14:paraId="39912CCA"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6" w:author="Molly McEvilley" w:date="2023-07-04T07:29:00Z"/>
                <w:rFonts w:ascii="Calibri" w:hAnsi="Calibri" w:cs="Calibri"/>
                <w:color w:val="000000"/>
              </w:rPr>
            </w:pPr>
            <w:ins w:id="807" w:author="Molly McEvilley" w:date="2023-07-04T07:29:00Z">
              <w:r w:rsidRPr="008F0D48">
                <w:rPr>
                  <w:rFonts w:ascii="Calibri" w:hAnsi="Calibri" w:cs="Calibri"/>
                  <w:color w:val="000000"/>
                </w:rPr>
                <w:t>Staying or living with friends, temporary tenure (e.g. room, apartment, or house)</w:t>
              </w:r>
            </w:ins>
          </w:p>
        </w:tc>
      </w:tr>
      <w:tr w:rsidR="00F30E6B" w:rsidRPr="008F0D48" w14:paraId="4B73A268" w14:textId="77777777" w:rsidTr="00277F30">
        <w:trPr>
          <w:cnfStyle w:val="000000010000" w:firstRow="0" w:lastRow="0" w:firstColumn="0" w:lastColumn="0" w:oddVBand="0" w:evenVBand="0" w:oddHBand="0" w:evenHBand="1" w:firstRowFirstColumn="0" w:firstRowLastColumn="0" w:lastRowFirstColumn="0" w:lastRowLastColumn="0"/>
          <w:trHeight w:val="285"/>
          <w:ins w:id="80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1530071D" w14:textId="77777777" w:rsidR="00F30E6B" w:rsidRPr="008F0D48" w:rsidRDefault="00F30E6B" w:rsidP="00F30E6B">
            <w:pPr>
              <w:spacing w:before="0" w:after="0" w:line="240" w:lineRule="auto"/>
              <w:jc w:val="right"/>
              <w:rPr>
                <w:ins w:id="809" w:author="Molly McEvilley" w:date="2023-07-04T07:29:00Z"/>
                <w:rFonts w:ascii="Calibri" w:hAnsi="Calibri" w:cs="Calibri"/>
                <w:color w:val="000000"/>
              </w:rPr>
            </w:pPr>
            <w:ins w:id="810" w:author="Molly McEvilley" w:date="2023-07-04T07:29:00Z">
              <w:r w:rsidRPr="008F0D48">
                <w:rPr>
                  <w:rFonts w:ascii="Calibri" w:hAnsi="Calibri" w:cs="Calibri"/>
                  <w:color w:val="000000"/>
                </w:rPr>
                <w:t>314</w:t>
              </w:r>
            </w:ins>
          </w:p>
        </w:tc>
        <w:tc>
          <w:tcPr>
            <w:tcW w:w="7980" w:type="dxa"/>
            <w:noWrap/>
            <w:hideMark/>
          </w:tcPr>
          <w:p w14:paraId="6E8DA80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1" w:author="Molly McEvilley" w:date="2023-07-04T07:29:00Z"/>
                <w:rFonts w:ascii="Calibri" w:hAnsi="Calibri" w:cs="Calibri"/>
                <w:color w:val="000000"/>
              </w:rPr>
            </w:pPr>
            <w:ins w:id="812"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277F30">
        <w:trPr>
          <w:cnfStyle w:val="000000100000" w:firstRow="0" w:lastRow="0" w:firstColumn="0" w:lastColumn="0" w:oddVBand="0" w:evenVBand="0" w:oddHBand="1" w:evenHBand="0" w:firstRowFirstColumn="0" w:firstRowLastColumn="0" w:lastRowFirstColumn="0" w:lastRowLastColumn="0"/>
          <w:trHeight w:val="285"/>
          <w:ins w:id="81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E2A3A7C" w14:textId="77777777" w:rsidR="00F30E6B" w:rsidRPr="008F0D48" w:rsidRDefault="00F30E6B" w:rsidP="00F30E6B">
            <w:pPr>
              <w:spacing w:before="0" w:after="0" w:line="240" w:lineRule="auto"/>
              <w:jc w:val="right"/>
              <w:rPr>
                <w:ins w:id="814" w:author="Molly McEvilley" w:date="2023-07-04T07:29:00Z"/>
                <w:rFonts w:ascii="Calibri" w:hAnsi="Calibri" w:cs="Calibri"/>
                <w:color w:val="000000"/>
              </w:rPr>
            </w:pPr>
            <w:ins w:id="815" w:author="Molly McEvilley" w:date="2023-07-04T07:29:00Z">
              <w:r w:rsidRPr="008F0D48">
                <w:rPr>
                  <w:rFonts w:ascii="Calibri" w:hAnsi="Calibri" w:cs="Calibri"/>
                  <w:color w:val="000000"/>
                </w:rPr>
                <w:t>327</w:t>
              </w:r>
            </w:ins>
          </w:p>
        </w:tc>
        <w:tc>
          <w:tcPr>
            <w:tcW w:w="7980" w:type="dxa"/>
            <w:noWrap/>
            <w:hideMark/>
          </w:tcPr>
          <w:p w14:paraId="2512848F"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6" w:author="Molly McEvilley" w:date="2023-07-04T07:29:00Z"/>
                <w:rFonts w:ascii="Calibri" w:hAnsi="Calibri" w:cs="Calibri"/>
                <w:color w:val="000000"/>
              </w:rPr>
            </w:pPr>
            <w:ins w:id="817"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277F30">
        <w:trPr>
          <w:cnfStyle w:val="000000010000" w:firstRow="0" w:lastRow="0" w:firstColumn="0" w:lastColumn="0" w:oddVBand="0" w:evenVBand="0" w:oddHBand="0" w:evenHBand="1" w:firstRowFirstColumn="0" w:firstRowLastColumn="0" w:lastRowFirstColumn="0" w:lastRowLastColumn="0"/>
          <w:trHeight w:val="285"/>
          <w:ins w:id="81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E5A9ABF" w14:textId="77777777" w:rsidR="00F30E6B" w:rsidRPr="008F0D48" w:rsidRDefault="00F30E6B" w:rsidP="00F30E6B">
            <w:pPr>
              <w:spacing w:before="0" w:after="0" w:line="240" w:lineRule="auto"/>
              <w:jc w:val="right"/>
              <w:rPr>
                <w:ins w:id="819" w:author="Molly McEvilley" w:date="2023-07-04T07:29:00Z"/>
                <w:rFonts w:ascii="Calibri" w:hAnsi="Calibri" w:cs="Calibri"/>
                <w:color w:val="000000"/>
              </w:rPr>
            </w:pPr>
            <w:ins w:id="820" w:author="Molly McEvilley" w:date="2023-07-04T07:29:00Z">
              <w:r w:rsidRPr="008F0D48">
                <w:rPr>
                  <w:rFonts w:ascii="Calibri" w:hAnsi="Calibri" w:cs="Calibri"/>
                  <w:color w:val="000000"/>
                </w:rPr>
                <w:t>329</w:t>
              </w:r>
            </w:ins>
          </w:p>
        </w:tc>
        <w:tc>
          <w:tcPr>
            <w:tcW w:w="7980" w:type="dxa"/>
            <w:noWrap/>
            <w:hideMark/>
          </w:tcPr>
          <w:p w14:paraId="04EF71F9"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1" w:author="Molly McEvilley" w:date="2023-07-04T07:29:00Z"/>
                <w:rFonts w:ascii="Calibri" w:hAnsi="Calibri" w:cs="Calibri"/>
                <w:color w:val="000000"/>
              </w:rPr>
            </w:pPr>
            <w:ins w:id="822"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277F30">
        <w:trPr>
          <w:cnfStyle w:val="000000100000" w:firstRow="0" w:lastRow="0" w:firstColumn="0" w:lastColumn="0" w:oddVBand="0" w:evenVBand="0" w:oddHBand="1" w:evenHBand="0" w:firstRowFirstColumn="0" w:firstRowLastColumn="0" w:lastRowFirstColumn="0" w:lastRowLastColumn="0"/>
          <w:trHeight w:val="285"/>
          <w:ins w:id="82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F00C992" w14:textId="77777777" w:rsidR="00F30E6B" w:rsidRPr="008F0D48" w:rsidRDefault="00F30E6B" w:rsidP="00F30E6B">
            <w:pPr>
              <w:spacing w:before="0" w:after="0" w:line="240" w:lineRule="auto"/>
              <w:jc w:val="right"/>
              <w:rPr>
                <w:ins w:id="824" w:author="Molly McEvilley" w:date="2023-07-04T07:29:00Z"/>
                <w:rFonts w:ascii="Calibri" w:hAnsi="Calibri" w:cs="Calibri"/>
                <w:color w:val="000000"/>
              </w:rPr>
            </w:pPr>
            <w:ins w:id="825" w:author="Molly McEvilley" w:date="2023-07-04T07:29:00Z">
              <w:r w:rsidRPr="008F0D48">
                <w:rPr>
                  <w:rFonts w:ascii="Calibri" w:hAnsi="Calibri" w:cs="Calibri"/>
                  <w:color w:val="000000"/>
                </w:rPr>
                <w:t>332</w:t>
              </w:r>
            </w:ins>
          </w:p>
        </w:tc>
        <w:tc>
          <w:tcPr>
            <w:tcW w:w="7980" w:type="dxa"/>
            <w:noWrap/>
            <w:hideMark/>
          </w:tcPr>
          <w:p w14:paraId="3C41D60F"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6" w:author="Molly McEvilley" w:date="2023-07-04T07:29:00Z"/>
                <w:rFonts w:ascii="Calibri" w:hAnsi="Calibri" w:cs="Calibri"/>
                <w:color w:val="000000"/>
              </w:rPr>
            </w:pPr>
            <w:ins w:id="827" w:author="Molly McEvilley" w:date="2023-07-04T07:29:00Z">
              <w:r w:rsidRPr="008F0D48">
                <w:rPr>
                  <w:rFonts w:ascii="Calibri" w:hAnsi="Calibri" w:cs="Calibri"/>
                  <w:color w:val="000000"/>
                </w:rPr>
                <w:t>Host Home (non-crisis)</w:t>
              </w:r>
            </w:ins>
          </w:p>
        </w:tc>
      </w:tr>
      <w:tr w:rsidR="00F30E6B" w:rsidRPr="008F0D48" w14:paraId="74CE819C" w14:textId="77777777" w:rsidTr="00277F30">
        <w:trPr>
          <w:cnfStyle w:val="000000010000" w:firstRow="0" w:lastRow="0" w:firstColumn="0" w:lastColumn="0" w:oddVBand="0" w:evenVBand="0" w:oddHBand="0" w:evenHBand="1" w:firstRowFirstColumn="0" w:firstRowLastColumn="0" w:lastRowFirstColumn="0" w:lastRowLastColumn="0"/>
          <w:trHeight w:val="285"/>
          <w:ins w:id="82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F66C12C" w14:textId="77777777" w:rsidR="00F30E6B" w:rsidRPr="008F0D48" w:rsidRDefault="00F30E6B" w:rsidP="00F30E6B">
            <w:pPr>
              <w:spacing w:before="0" w:after="0" w:line="240" w:lineRule="auto"/>
              <w:jc w:val="right"/>
              <w:rPr>
                <w:ins w:id="829" w:author="Molly McEvilley" w:date="2023-07-04T07:29:00Z"/>
                <w:rFonts w:ascii="Calibri" w:hAnsi="Calibri" w:cs="Calibri"/>
                <w:color w:val="000000"/>
              </w:rPr>
            </w:pPr>
            <w:ins w:id="830" w:author="Molly McEvilley" w:date="2023-07-04T07:29:00Z">
              <w:r w:rsidRPr="008F0D48">
                <w:rPr>
                  <w:rFonts w:ascii="Calibri" w:hAnsi="Calibri" w:cs="Calibri"/>
                  <w:color w:val="000000"/>
                </w:rPr>
                <w:t>410</w:t>
              </w:r>
            </w:ins>
          </w:p>
        </w:tc>
        <w:tc>
          <w:tcPr>
            <w:tcW w:w="7980" w:type="dxa"/>
            <w:noWrap/>
            <w:hideMark/>
          </w:tcPr>
          <w:p w14:paraId="640D7F03"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1" w:author="Molly McEvilley" w:date="2023-07-04T07:29:00Z"/>
                <w:rFonts w:ascii="Calibri" w:hAnsi="Calibri" w:cs="Calibri"/>
                <w:color w:val="000000"/>
              </w:rPr>
            </w:pPr>
            <w:ins w:id="832"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277F30">
        <w:trPr>
          <w:cnfStyle w:val="000000100000" w:firstRow="0" w:lastRow="0" w:firstColumn="0" w:lastColumn="0" w:oddVBand="0" w:evenVBand="0" w:oddHBand="1" w:evenHBand="0" w:firstRowFirstColumn="0" w:firstRowLastColumn="0" w:lastRowFirstColumn="0" w:lastRowLastColumn="0"/>
          <w:trHeight w:val="285"/>
          <w:ins w:id="83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14F309D" w14:textId="77777777" w:rsidR="00F30E6B" w:rsidRPr="008F0D48" w:rsidRDefault="00F30E6B" w:rsidP="00F30E6B">
            <w:pPr>
              <w:spacing w:before="0" w:after="0" w:line="240" w:lineRule="auto"/>
              <w:jc w:val="right"/>
              <w:rPr>
                <w:ins w:id="834" w:author="Molly McEvilley" w:date="2023-07-04T07:29:00Z"/>
                <w:rFonts w:ascii="Calibri" w:hAnsi="Calibri" w:cs="Calibri"/>
                <w:color w:val="000000"/>
              </w:rPr>
            </w:pPr>
            <w:ins w:id="835" w:author="Molly McEvilley" w:date="2023-07-04T07:29:00Z">
              <w:r w:rsidRPr="008F0D48">
                <w:rPr>
                  <w:rFonts w:ascii="Calibri" w:hAnsi="Calibri" w:cs="Calibri"/>
                  <w:color w:val="000000"/>
                </w:rPr>
                <w:t>411</w:t>
              </w:r>
            </w:ins>
          </w:p>
        </w:tc>
        <w:tc>
          <w:tcPr>
            <w:tcW w:w="7980" w:type="dxa"/>
            <w:noWrap/>
            <w:hideMark/>
          </w:tcPr>
          <w:p w14:paraId="4608C31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6" w:author="Molly McEvilley" w:date="2023-07-04T07:29:00Z"/>
                <w:rFonts w:ascii="Calibri" w:hAnsi="Calibri" w:cs="Calibri"/>
                <w:color w:val="000000"/>
              </w:rPr>
            </w:pPr>
            <w:ins w:id="837" w:author="Molly McEvilley" w:date="2023-07-04T07:29:00Z">
              <w:r w:rsidRPr="008F0D48">
                <w:rPr>
                  <w:rFonts w:ascii="Calibri" w:hAnsi="Calibri" w:cs="Calibri"/>
                  <w:color w:val="000000"/>
                </w:rPr>
                <w:t>Owned by client, no ongoing housing subsidy</w:t>
              </w:r>
            </w:ins>
          </w:p>
        </w:tc>
      </w:tr>
      <w:tr w:rsidR="00F30E6B" w:rsidRPr="008F0D48" w14:paraId="21F629AE" w14:textId="77777777" w:rsidTr="00277F30">
        <w:trPr>
          <w:cnfStyle w:val="000000010000" w:firstRow="0" w:lastRow="0" w:firstColumn="0" w:lastColumn="0" w:oddVBand="0" w:evenVBand="0" w:oddHBand="0" w:evenHBand="1" w:firstRowFirstColumn="0" w:firstRowLastColumn="0" w:lastRowFirstColumn="0" w:lastRowLastColumn="0"/>
          <w:trHeight w:val="285"/>
          <w:ins w:id="83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979D0DE" w14:textId="77777777" w:rsidR="00F30E6B" w:rsidRPr="008F0D48" w:rsidRDefault="00F30E6B" w:rsidP="00F30E6B">
            <w:pPr>
              <w:spacing w:before="0" w:after="0" w:line="240" w:lineRule="auto"/>
              <w:jc w:val="right"/>
              <w:rPr>
                <w:ins w:id="839" w:author="Molly McEvilley" w:date="2023-07-04T07:29:00Z"/>
                <w:rFonts w:ascii="Calibri" w:hAnsi="Calibri" w:cs="Calibri"/>
                <w:color w:val="000000"/>
              </w:rPr>
            </w:pPr>
            <w:ins w:id="840" w:author="Molly McEvilley" w:date="2023-07-04T07:29:00Z">
              <w:r w:rsidRPr="008F0D48">
                <w:rPr>
                  <w:rFonts w:ascii="Calibri" w:hAnsi="Calibri" w:cs="Calibri"/>
                  <w:color w:val="000000"/>
                </w:rPr>
                <w:t>419</w:t>
              </w:r>
            </w:ins>
          </w:p>
        </w:tc>
        <w:tc>
          <w:tcPr>
            <w:tcW w:w="7980" w:type="dxa"/>
            <w:noWrap/>
            <w:hideMark/>
          </w:tcPr>
          <w:p w14:paraId="614EAAA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1" w:author="Molly McEvilley" w:date="2023-07-04T07:29:00Z"/>
                <w:rFonts w:ascii="Calibri" w:hAnsi="Calibri" w:cs="Calibri"/>
                <w:color w:val="000000"/>
              </w:rPr>
            </w:pPr>
            <w:ins w:id="842" w:author="Molly McEvilley" w:date="2023-07-04T07:29:00Z">
              <w:r w:rsidRPr="008F0D48">
                <w:rPr>
                  <w:rFonts w:ascii="Calibri" w:hAnsi="Calibri" w:cs="Calibri"/>
                  <w:color w:val="000000"/>
                </w:rPr>
                <w:t>VASH housing subsidy</w:t>
              </w:r>
            </w:ins>
          </w:p>
        </w:tc>
      </w:tr>
      <w:tr w:rsidR="00F30E6B" w:rsidRPr="008F0D48" w14:paraId="2DDA2602" w14:textId="77777777" w:rsidTr="00277F30">
        <w:trPr>
          <w:cnfStyle w:val="000000100000" w:firstRow="0" w:lastRow="0" w:firstColumn="0" w:lastColumn="0" w:oddVBand="0" w:evenVBand="0" w:oddHBand="1" w:evenHBand="0" w:firstRowFirstColumn="0" w:firstRowLastColumn="0" w:lastRowFirstColumn="0" w:lastRowLastColumn="0"/>
          <w:trHeight w:val="285"/>
          <w:ins w:id="84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BA9BD97" w14:textId="77777777" w:rsidR="00F30E6B" w:rsidRPr="008F0D48" w:rsidRDefault="00F30E6B" w:rsidP="00F30E6B">
            <w:pPr>
              <w:spacing w:before="0" w:after="0" w:line="240" w:lineRule="auto"/>
              <w:jc w:val="right"/>
              <w:rPr>
                <w:ins w:id="844" w:author="Molly McEvilley" w:date="2023-07-04T07:29:00Z"/>
                <w:rFonts w:ascii="Calibri" w:hAnsi="Calibri" w:cs="Calibri"/>
                <w:color w:val="000000"/>
              </w:rPr>
            </w:pPr>
            <w:ins w:id="845" w:author="Molly McEvilley" w:date="2023-07-04T07:29:00Z">
              <w:r w:rsidRPr="008F0D48">
                <w:rPr>
                  <w:rFonts w:ascii="Calibri" w:hAnsi="Calibri" w:cs="Calibri"/>
                  <w:color w:val="000000"/>
                </w:rPr>
                <w:t>420</w:t>
              </w:r>
            </w:ins>
          </w:p>
        </w:tc>
        <w:tc>
          <w:tcPr>
            <w:tcW w:w="7980" w:type="dxa"/>
            <w:noWrap/>
            <w:hideMark/>
          </w:tcPr>
          <w:p w14:paraId="39DB51B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6" w:author="Molly McEvilley" w:date="2023-07-04T07:29:00Z"/>
                <w:rFonts w:ascii="Calibri" w:hAnsi="Calibri" w:cs="Calibri"/>
                <w:color w:val="000000"/>
              </w:rPr>
            </w:pPr>
            <w:ins w:id="847" w:author="Molly McEvilley" w:date="2023-07-04T07:29:00Z">
              <w:r w:rsidRPr="008F0D48">
                <w:rPr>
                  <w:rFonts w:ascii="Calibri" w:hAnsi="Calibri" w:cs="Calibri"/>
                  <w:color w:val="000000"/>
                </w:rPr>
                <w:t>Other</w:t>
              </w:r>
            </w:ins>
          </w:p>
        </w:tc>
      </w:tr>
      <w:tr w:rsidR="00F30E6B" w:rsidRPr="008F0D48" w14:paraId="6FE9EDC8" w14:textId="77777777" w:rsidTr="00277F30">
        <w:trPr>
          <w:cnfStyle w:val="000000010000" w:firstRow="0" w:lastRow="0" w:firstColumn="0" w:lastColumn="0" w:oddVBand="0" w:evenVBand="0" w:oddHBand="0" w:evenHBand="1" w:firstRowFirstColumn="0" w:firstRowLastColumn="0" w:lastRowFirstColumn="0" w:lastRowLastColumn="0"/>
          <w:trHeight w:val="285"/>
          <w:ins w:id="84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24F0D65F" w14:textId="77777777" w:rsidR="00F30E6B" w:rsidRPr="008F0D48" w:rsidRDefault="00F30E6B" w:rsidP="00F30E6B">
            <w:pPr>
              <w:spacing w:before="0" w:after="0" w:line="240" w:lineRule="auto"/>
              <w:jc w:val="right"/>
              <w:rPr>
                <w:ins w:id="849" w:author="Molly McEvilley" w:date="2023-07-04T07:29:00Z"/>
                <w:rFonts w:ascii="Calibri" w:hAnsi="Calibri" w:cs="Calibri"/>
                <w:color w:val="000000"/>
              </w:rPr>
            </w:pPr>
            <w:ins w:id="850" w:author="Molly McEvilley" w:date="2023-07-04T07:29:00Z">
              <w:r w:rsidRPr="008F0D48">
                <w:rPr>
                  <w:rFonts w:ascii="Calibri" w:hAnsi="Calibri" w:cs="Calibri"/>
                  <w:color w:val="000000"/>
                </w:rPr>
                <w:t>421</w:t>
              </w:r>
            </w:ins>
          </w:p>
        </w:tc>
        <w:tc>
          <w:tcPr>
            <w:tcW w:w="7980" w:type="dxa"/>
            <w:noWrap/>
            <w:hideMark/>
          </w:tcPr>
          <w:p w14:paraId="465CC477"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1" w:author="Molly McEvilley" w:date="2023-07-04T07:29:00Z"/>
                <w:rFonts w:ascii="Calibri" w:hAnsi="Calibri" w:cs="Calibri"/>
                <w:color w:val="000000"/>
              </w:rPr>
            </w:pPr>
            <w:ins w:id="852"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277F30">
        <w:trPr>
          <w:cnfStyle w:val="000000100000" w:firstRow="0" w:lastRow="0" w:firstColumn="0" w:lastColumn="0" w:oddVBand="0" w:evenVBand="0" w:oddHBand="1" w:evenHBand="0" w:firstRowFirstColumn="0" w:firstRowLastColumn="0" w:lastRowFirstColumn="0" w:lastRowLastColumn="0"/>
          <w:trHeight w:val="285"/>
          <w:ins w:id="85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C5408B7" w14:textId="77777777" w:rsidR="00F30E6B" w:rsidRPr="008F0D48" w:rsidRDefault="00F30E6B" w:rsidP="00F30E6B">
            <w:pPr>
              <w:spacing w:before="0" w:after="0" w:line="240" w:lineRule="auto"/>
              <w:jc w:val="right"/>
              <w:rPr>
                <w:ins w:id="854" w:author="Molly McEvilley" w:date="2023-07-04T07:29:00Z"/>
                <w:rFonts w:ascii="Calibri" w:hAnsi="Calibri" w:cs="Calibri"/>
                <w:color w:val="000000"/>
              </w:rPr>
            </w:pPr>
            <w:ins w:id="855" w:author="Molly McEvilley" w:date="2023-07-04T07:29:00Z">
              <w:r w:rsidRPr="008F0D48">
                <w:rPr>
                  <w:rFonts w:ascii="Calibri" w:hAnsi="Calibri" w:cs="Calibri"/>
                  <w:color w:val="000000"/>
                </w:rPr>
                <w:t>422</w:t>
              </w:r>
            </w:ins>
          </w:p>
        </w:tc>
        <w:tc>
          <w:tcPr>
            <w:tcW w:w="7980" w:type="dxa"/>
            <w:noWrap/>
            <w:hideMark/>
          </w:tcPr>
          <w:p w14:paraId="3EDF467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56" w:author="Molly McEvilley" w:date="2023-07-04T07:29:00Z"/>
                <w:rFonts w:ascii="Calibri" w:hAnsi="Calibri" w:cs="Calibri"/>
                <w:color w:val="000000"/>
              </w:rPr>
            </w:pPr>
            <w:ins w:id="857"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277F30">
        <w:trPr>
          <w:cnfStyle w:val="000000010000" w:firstRow="0" w:lastRow="0" w:firstColumn="0" w:lastColumn="0" w:oddVBand="0" w:evenVBand="0" w:oddHBand="0" w:evenHBand="1" w:firstRowFirstColumn="0" w:firstRowLastColumn="0" w:lastRowFirstColumn="0" w:lastRowLastColumn="0"/>
          <w:trHeight w:val="285"/>
          <w:ins w:id="85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60485EB" w14:textId="77777777" w:rsidR="00F30E6B" w:rsidRPr="008F0D48" w:rsidRDefault="00F30E6B" w:rsidP="00F30E6B">
            <w:pPr>
              <w:spacing w:before="0" w:after="0" w:line="240" w:lineRule="auto"/>
              <w:jc w:val="right"/>
              <w:rPr>
                <w:ins w:id="859" w:author="Molly McEvilley" w:date="2023-07-04T07:29:00Z"/>
                <w:rFonts w:ascii="Calibri" w:hAnsi="Calibri" w:cs="Calibri"/>
                <w:color w:val="000000"/>
              </w:rPr>
            </w:pPr>
            <w:ins w:id="860" w:author="Molly McEvilley" w:date="2023-07-04T07:29:00Z">
              <w:r w:rsidRPr="008F0D48">
                <w:rPr>
                  <w:rFonts w:ascii="Calibri" w:hAnsi="Calibri" w:cs="Calibri"/>
                  <w:color w:val="000000"/>
                </w:rPr>
                <w:lastRenderedPageBreak/>
                <w:t>423</w:t>
              </w:r>
            </w:ins>
          </w:p>
        </w:tc>
        <w:tc>
          <w:tcPr>
            <w:tcW w:w="7980" w:type="dxa"/>
            <w:noWrap/>
            <w:hideMark/>
          </w:tcPr>
          <w:p w14:paraId="06927E63"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61" w:author="Molly McEvilley" w:date="2023-07-04T07:29:00Z"/>
                <w:rFonts w:ascii="Calibri" w:hAnsi="Calibri" w:cs="Calibri"/>
                <w:color w:val="000000"/>
              </w:rPr>
            </w:pPr>
            <w:ins w:id="862"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277F30">
        <w:trPr>
          <w:cnfStyle w:val="000000100000" w:firstRow="0" w:lastRow="0" w:firstColumn="0" w:lastColumn="0" w:oddVBand="0" w:evenVBand="0" w:oddHBand="1" w:evenHBand="0" w:firstRowFirstColumn="0" w:firstRowLastColumn="0" w:lastRowFirstColumn="0" w:lastRowLastColumn="0"/>
          <w:trHeight w:val="285"/>
          <w:ins w:id="86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CFB0E29" w14:textId="77777777" w:rsidR="00F30E6B" w:rsidRPr="008F0D48" w:rsidRDefault="00F30E6B" w:rsidP="00F30E6B">
            <w:pPr>
              <w:spacing w:before="0" w:after="0" w:line="240" w:lineRule="auto"/>
              <w:jc w:val="right"/>
              <w:rPr>
                <w:ins w:id="864" w:author="Molly McEvilley" w:date="2023-07-04T07:29:00Z"/>
                <w:rFonts w:ascii="Calibri" w:hAnsi="Calibri" w:cs="Calibri"/>
                <w:color w:val="000000"/>
              </w:rPr>
            </w:pPr>
            <w:ins w:id="865" w:author="Molly McEvilley" w:date="2023-07-04T07:29:00Z">
              <w:r w:rsidRPr="008F0D48">
                <w:rPr>
                  <w:rFonts w:ascii="Calibri" w:hAnsi="Calibri" w:cs="Calibri"/>
                  <w:color w:val="000000"/>
                </w:rPr>
                <w:t>426</w:t>
              </w:r>
            </w:ins>
          </w:p>
        </w:tc>
        <w:tc>
          <w:tcPr>
            <w:tcW w:w="7980" w:type="dxa"/>
            <w:noWrap/>
            <w:hideMark/>
          </w:tcPr>
          <w:p w14:paraId="265B22E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6" w:author="Molly McEvilley" w:date="2023-07-04T07:29:00Z"/>
                <w:rFonts w:ascii="Calibri" w:hAnsi="Calibri" w:cs="Calibri"/>
                <w:color w:val="000000"/>
              </w:rPr>
            </w:pPr>
            <w:ins w:id="867" w:author="Molly McEvilley" w:date="2023-07-04T07:29:00Z">
              <w:r w:rsidRPr="008F0D48">
                <w:rPr>
                  <w:rFonts w:ascii="Calibri" w:hAnsi="Calibri" w:cs="Calibri"/>
                  <w:color w:val="000000"/>
                </w:rPr>
                <w:t>Moved from one HOPWA funded project to HOPWA PH</w:t>
              </w:r>
            </w:ins>
          </w:p>
        </w:tc>
      </w:tr>
      <w:tr w:rsidR="00F30E6B" w:rsidRPr="008F0D48" w14:paraId="1046E0ED" w14:textId="77777777" w:rsidTr="00277F30">
        <w:trPr>
          <w:cnfStyle w:val="000000010000" w:firstRow="0" w:lastRow="0" w:firstColumn="0" w:lastColumn="0" w:oddVBand="0" w:evenVBand="0" w:oddHBand="0" w:evenHBand="1" w:firstRowFirstColumn="0" w:firstRowLastColumn="0" w:lastRowFirstColumn="0" w:lastRowLastColumn="0"/>
          <w:trHeight w:val="285"/>
          <w:ins w:id="86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FE6CDD2" w14:textId="77777777" w:rsidR="00F30E6B" w:rsidRPr="008F0D48" w:rsidRDefault="00F30E6B" w:rsidP="00F30E6B">
            <w:pPr>
              <w:spacing w:before="0" w:after="0" w:line="240" w:lineRule="auto"/>
              <w:jc w:val="right"/>
              <w:rPr>
                <w:ins w:id="869" w:author="Molly McEvilley" w:date="2023-07-04T07:29:00Z"/>
                <w:rFonts w:ascii="Calibri" w:hAnsi="Calibri" w:cs="Calibri"/>
                <w:color w:val="000000"/>
              </w:rPr>
            </w:pPr>
            <w:ins w:id="870" w:author="Molly McEvilley" w:date="2023-07-04T07:29:00Z">
              <w:r w:rsidRPr="008F0D48">
                <w:rPr>
                  <w:rFonts w:ascii="Calibri" w:hAnsi="Calibri" w:cs="Calibri"/>
                  <w:color w:val="000000"/>
                </w:rPr>
                <w:t>428</w:t>
              </w:r>
            </w:ins>
          </w:p>
        </w:tc>
        <w:tc>
          <w:tcPr>
            <w:tcW w:w="7980" w:type="dxa"/>
            <w:noWrap/>
            <w:hideMark/>
          </w:tcPr>
          <w:p w14:paraId="1472B999"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1" w:author="Molly McEvilley" w:date="2023-07-04T07:29:00Z"/>
                <w:rFonts w:ascii="Calibri" w:hAnsi="Calibri" w:cs="Calibri"/>
                <w:color w:val="000000"/>
              </w:rPr>
            </w:pPr>
            <w:ins w:id="872" w:author="Molly McEvilley" w:date="2023-07-04T07:29:00Z">
              <w:r w:rsidRPr="008F0D48">
                <w:rPr>
                  <w:rFonts w:ascii="Calibri" w:hAnsi="Calibri" w:cs="Calibri"/>
                  <w:color w:val="000000"/>
                </w:rPr>
                <w:t>GPD TIP housing subsidy</w:t>
              </w:r>
            </w:ins>
          </w:p>
        </w:tc>
      </w:tr>
      <w:tr w:rsidR="00F30E6B" w:rsidRPr="008F0D48" w14:paraId="7F618F4A" w14:textId="77777777" w:rsidTr="00277F30">
        <w:trPr>
          <w:cnfStyle w:val="000000100000" w:firstRow="0" w:lastRow="0" w:firstColumn="0" w:lastColumn="0" w:oddVBand="0" w:evenVBand="0" w:oddHBand="1" w:evenHBand="0" w:firstRowFirstColumn="0" w:firstRowLastColumn="0" w:lastRowFirstColumn="0" w:lastRowLastColumn="0"/>
          <w:trHeight w:val="285"/>
          <w:ins w:id="87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0A2F9C5F" w14:textId="77777777" w:rsidR="00F30E6B" w:rsidRPr="008F0D48" w:rsidRDefault="00F30E6B" w:rsidP="00F30E6B">
            <w:pPr>
              <w:spacing w:before="0" w:after="0" w:line="240" w:lineRule="auto"/>
              <w:jc w:val="right"/>
              <w:rPr>
                <w:ins w:id="874" w:author="Molly McEvilley" w:date="2023-07-04T07:29:00Z"/>
                <w:rFonts w:ascii="Calibri" w:hAnsi="Calibri" w:cs="Calibri"/>
                <w:color w:val="000000"/>
              </w:rPr>
            </w:pPr>
            <w:ins w:id="875" w:author="Molly McEvilley" w:date="2023-07-04T07:29:00Z">
              <w:r w:rsidRPr="008F0D48">
                <w:rPr>
                  <w:rFonts w:ascii="Calibri" w:hAnsi="Calibri" w:cs="Calibri"/>
                  <w:color w:val="000000"/>
                </w:rPr>
                <w:t>431</w:t>
              </w:r>
            </w:ins>
          </w:p>
        </w:tc>
        <w:tc>
          <w:tcPr>
            <w:tcW w:w="7980" w:type="dxa"/>
            <w:noWrap/>
            <w:hideMark/>
          </w:tcPr>
          <w:p w14:paraId="5F8EABC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6" w:author="Molly McEvilley" w:date="2023-07-04T07:29:00Z"/>
                <w:rFonts w:ascii="Calibri" w:hAnsi="Calibri" w:cs="Calibri"/>
                <w:color w:val="000000"/>
              </w:rPr>
            </w:pPr>
            <w:ins w:id="877" w:author="Molly McEvilley" w:date="2023-07-04T07:29:00Z">
              <w:r w:rsidRPr="008F0D48">
                <w:rPr>
                  <w:rFonts w:ascii="Calibri" w:hAnsi="Calibri" w:cs="Calibri"/>
                  <w:color w:val="000000"/>
                </w:rPr>
                <w:t>RRH or equivalent subsidy</w:t>
              </w:r>
            </w:ins>
          </w:p>
        </w:tc>
      </w:tr>
      <w:tr w:rsidR="00F30E6B" w:rsidRPr="008F0D48" w14:paraId="3135F61C" w14:textId="77777777" w:rsidTr="00277F30">
        <w:trPr>
          <w:cnfStyle w:val="000000010000" w:firstRow="0" w:lastRow="0" w:firstColumn="0" w:lastColumn="0" w:oddVBand="0" w:evenVBand="0" w:oddHBand="0" w:evenHBand="1" w:firstRowFirstColumn="0" w:firstRowLastColumn="0" w:lastRowFirstColumn="0" w:lastRowLastColumn="0"/>
          <w:trHeight w:val="285"/>
          <w:ins w:id="87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5CC31672" w14:textId="77777777" w:rsidR="00F30E6B" w:rsidRPr="008F0D48" w:rsidRDefault="00F30E6B" w:rsidP="00F30E6B">
            <w:pPr>
              <w:spacing w:before="0" w:after="0" w:line="240" w:lineRule="auto"/>
              <w:jc w:val="right"/>
              <w:rPr>
                <w:ins w:id="879" w:author="Molly McEvilley" w:date="2023-07-04T07:29:00Z"/>
                <w:rFonts w:ascii="Calibri" w:hAnsi="Calibri" w:cs="Calibri"/>
                <w:color w:val="000000"/>
              </w:rPr>
            </w:pPr>
            <w:ins w:id="880" w:author="Molly McEvilley" w:date="2023-07-04T07:29:00Z">
              <w:r w:rsidRPr="008F0D48">
                <w:rPr>
                  <w:rFonts w:ascii="Calibri" w:hAnsi="Calibri" w:cs="Calibri"/>
                  <w:color w:val="000000"/>
                </w:rPr>
                <w:t>433</w:t>
              </w:r>
            </w:ins>
          </w:p>
        </w:tc>
        <w:tc>
          <w:tcPr>
            <w:tcW w:w="7980" w:type="dxa"/>
            <w:noWrap/>
            <w:hideMark/>
          </w:tcPr>
          <w:p w14:paraId="43410A53"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1" w:author="Molly McEvilley" w:date="2023-07-04T07:29:00Z"/>
                <w:rFonts w:ascii="Calibri" w:hAnsi="Calibri" w:cs="Calibri"/>
                <w:color w:val="000000"/>
              </w:rPr>
            </w:pPr>
            <w:ins w:id="882" w:author="Molly McEvilley" w:date="2023-07-04T07:29:00Z">
              <w:r w:rsidRPr="008F0D48">
                <w:rPr>
                  <w:rFonts w:ascii="Calibri" w:hAnsi="Calibri" w:cs="Calibri"/>
                  <w:color w:val="000000"/>
                </w:rPr>
                <w:t>HCV voucher (tenant or project based) (not dedicated)</w:t>
              </w:r>
            </w:ins>
          </w:p>
        </w:tc>
      </w:tr>
      <w:tr w:rsidR="00F30E6B" w:rsidRPr="008F0D48" w14:paraId="143192F0" w14:textId="77777777" w:rsidTr="00277F30">
        <w:trPr>
          <w:cnfStyle w:val="000000100000" w:firstRow="0" w:lastRow="0" w:firstColumn="0" w:lastColumn="0" w:oddVBand="0" w:evenVBand="0" w:oddHBand="1" w:evenHBand="0" w:firstRowFirstColumn="0" w:firstRowLastColumn="0" w:lastRowFirstColumn="0" w:lastRowLastColumn="0"/>
          <w:trHeight w:val="285"/>
          <w:ins w:id="88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E2F4F7C" w14:textId="77777777" w:rsidR="00F30E6B" w:rsidRPr="008F0D48" w:rsidRDefault="00F30E6B" w:rsidP="00F30E6B">
            <w:pPr>
              <w:spacing w:before="0" w:after="0" w:line="240" w:lineRule="auto"/>
              <w:jc w:val="right"/>
              <w:rPr>
                <w:ins w:id="884" w:author="Molly McEvilley" w:date="2023-07-04T07:29:00Z"/>
                <w:rFonts w:ascii="Calibri" w:hAnsi="Calibri" w:cs="Calibri"/>
                <w:color w:val="000000"/>
              </w:rPr>
            </w:pPr>
            <w:ins w:id="885" w:author="Molly McEvilley" w:date="2023-07-04T07:29:00Z">
              <w:r w:rsidRPr="008F0D48">
                <w:rPr>
                  <w:rFonts w:ascii="Calibri" w:hAnsi="Calibri" w:cs="Calibri"/>
                  <w:color w:val="000000"/>
                </w:rPr>
                <w:t>434</w:t>
              </w:r>
            </w:ins>
          </w:p>
        </w:tc>
        <w:tc>
          <w:tcPr>
            <w:tcW w:w="7980" w:type="dxa"/>
            <w:noWrap/>
            <w:hideMark/>
          </w:tcPr>
          <w:p w14:paraId="7809348A"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86" w:author="Molly McEvilley" w:date="2023-07-04T07:29:00Z"/>
                <w:rFonts w:ascii="Calibri" w:hAnsi="Calibri" w:cs="Calibri"/>
                <w:color w:val="000000"/>
              </w:rPr>
            </w:pPr>
            <w:ins w:id="887" w:author="Molly McEvilley" w:date="2023-07-04T07:29:00Z">
              <w:r w:rsidRPr="008F0D48">
                <w:rPr>
                  <w:rFonts w:ascii="Calibri" w:hAnsi="Calibri" w:cs="Calibri"/>
                  <w:color w:val="000000"/>
                </w:rPr>
                <w:t>Public housing unit</w:t>
              </w:r>
            </w:ins>
          </w:p>
        </w:tc>
      </w:tr>
      <w:tr w:rsidR="00F30E6B" w:rsidRPr="008F0D48" w14:paraId="230332CB" w14:textId="77777777" w:rsidTr="00277F30">
        <w:trPr>
          <w:cnfStyle w:val="000000010000" w:firstRow="0" w:lastRow="0" w:firstColumn="0" w:lastColumn="0" w:oddVBand="0" w:evenVBand="0" w:oddHBand="0" w:evenHBand="1" w:firstRowFirstColumn="0" w:firstRowLastColumn="0" w:lastRowFirstColumn="0" w:lastRowLastColumn="0"/>
          <w:trHeight w:val="285"/>
          <w:ins w:id="88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CDEBDF4" w14:textId="77777777" w:rsidR="00F30E6B" w:rsidRPr="008F0D48" w:rsidRDefault="00F30E6B" w:rsidP="00F30E6B">
            <w:pPr>
              <w:spacing w:before="0" w:after="0" w:line="240" w:lineRule="auto"/>
              <w:jc w:val="right"/>
              <w:rPr>
                <w:ins w:id="889" w:author="Molly McEvilley" w:date="2023-07-04T07:29:00Z"/>
                <w:rFonts w:ascii="Calibri" w:hAnsi="Calibri" w:cs="Calibri"/>
                <w:color w:val="000000"/>
              </w:rPr>
            </w:pPr>
            <w:ins w:id="890" w:author="Molly McEvilley" w:date="2023-07-04T07:29:00Z">
              <w:r w:rsidRPr="008F0D48">
                <w:rPr>
                  <w:rFonts w:ascii="Calibri" w:hAnsi="Calibri" w:cs="Calibri"/>
                  <w:color w:val="000000"/>
                </w:rPr>
                <w:t>436</w:t>
              </w:r>
            </w:ins>
          </w:p>
        </w:tc>
        <w:tc>
          <w:tcPr>
            <w:tcW w:w="7980" w:type="dxa"/>
            <w:noWrap/>
            <w:hideMark/>
          </w:tcPr>
          <w:p w14:paraId="182A1F65"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91" w:author="Molly McEvilley" w:date="2023-07-04T07:29:00Z"/>
                <w:rFonts w:ascii="Calibri" w:hAnsi="Calibri" w:cs="Calibri"/>
                <w:color w:val="000000"/>
              </w:rPr>
            </w:pPr>
            <w:ins w:id="892" w:author="Molly McEvilley" w:date="2023-07-04T07:29:00Z">
              <w:r w:rsidRPr="008F0D48">
                <w:rPr>
                  <w:rFonts w:ascii="Calibri" w:hAnsi="Calibri" w:cs="Calibri"/>
                  <w:color w:val="000000"/>
                </w:rPr>
                <w:t>Emergency Housing Voucher</w:t>
              </w:r>
            </w:ins>
          </w:p>
        </w:tc>
      </w:tr>
      <w:tr w:rsidR="00F30E6B" w:rsidRPr="008F0D48" w14:paraId="1B4A76CA" w14:textId="77777777" w:rsidTr="00277F30">
        <w:trPr>
          <w:cnfStyle w:val="000000100000" w:firstRow="0" w:lastRow="0" w:firstColumn="0" w:lastColumn="0" w:oddVBand="0" w:evenVBand="0" w:oddHBand="1" w:evenHBand="0" w:firstRowFirstColumn="0" w:firstRowLastColumn="0" w:lastRowFirstColumn="0" w:lastRowLastColumn="0"/>
          <w:trHeight w:val="285"/>
          <w:ins w:id="89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4CC06C10" w14:textId="77777777" w:rsidR="00F30E6B" w:rsidRPr="008F0D48" w:rsidRDefault="00F30E6B" w:rsidP="00F30E6B">
            <w:pPr>
              <w:spacing w:before="0" w:after="0" w:line="240" w:lineRule="auto"/>
              <w:jc w:val="right"/>
              <w:rPr>
                <w:ins w:id="894" w:author="Molly McEvilley" w:date="2023-07-04T07:29:00Z"/>
                <w:rFonts w:ascii="Calibri" w:hAnsi="Calibri" w:cs="Calibri"/>
                <w:color w:val="000000"/>
              </w:rPr>
            </w:pPr>
            <w:ins w:id="895" w:author="Molly McEvilley" w:date="2023-07-04T07:29:00Z">
              <w:r w:rsidRPr="008F0D48">
                <w:rPr>
                  <w:rFonts w:ascii="Calibri" w:hAnsi="Calibri" w:cs="Calibri"/>
                  <w:color w:val="000000"/>
                </w:rPr>
                <w:t>437</w:t>
              </w:r>
            </w:ins>
          </w:p>
        </w:tc>
        <w:tc>
          <w:tcPr>
            <w:tcW w:w="7980" w:type="dxa"/>
            <w:noWrap/>
            <w:hideMark/>
          </w:tcPr>
          <w:p w14:paraId="0CFE853F"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96" w:author="Molly McEvilley" w:date="2023-07-04T07:29:00Z"/>
                <w:rFonts w:ascii="Calibri" w:hAnsi="Calibri" w:cs="Calibri"/>
                <w:color w:val="000000"/>
              </w:rPr>
            </w:pPr>
            <w:ins w:id="897" w:author="Molly McEvilley" w:date="2023-07-04T07:29:00Z">
              <w:r w:rsidRPr="008F0D48">
                <w:rPr>
                  <w:rFonts w:ascii="Calibri" w:hAnsi="Calibri" w:cs="Calibri"/>
                  <w:color w:val="000000"/>
                </w:rPr>
                <w:t>Family Unification Program Voucher (FUP)</w:t>
              </w:r>
            </w:ins>
          </w:p>
        </w:tc>
      </w:tr>
      <w:tr w:rsidR="00F30E6B" w:rsidRPr="008F0D48" w14:paraId="60A32244" w14:textId="77777777" w:rsidTr="00277F30">
        <w:trPr>
          <w:cnfStyle w:val="000000010000" w:firstRow="0" w:lastRow="0" w:firstColumn="0" w:lastColumn="0" w:oddVBand="0" w:evenVBand="0" w:oddHBand="0" w:evenHBand="1" w:firstRowFirstColumn="0" w:firstRowLastColumn="0" w:lastRowFirstColumn="0" w:lastRowLastColumn="0"/>
          <w:trHeight w:val="285"/>
          <w:ins w:id="89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12BBE001" w14:textId="77777777" w:rsidR="00F30E6B" w:rsidRPr="008F0D48" w:rsidRDefault="00F30E6B" w:rsidP="00F30E6B">
            <w:pPr>
              <w:spacing w:before="0" w:after="0" w:line="240" w:lineRule="auto"/>
              <w:jc w:val="right"/>
              <w:rPr>
                <w:ins w:id="899" w:author="Molly McEvilley" w:date="2023-07-04T07:29:00Z"/>
                <w:rFonts w:ascii="Calibri" w:hAnsi="Calibri" w:cs="Calibri"/>
                <w:color w:val="000000"/>
              </w:rPr>
            </w:pPr>
            <w:ins w:id="900" w:author="Molly McEvilley" w:date="2023-07-04T07:29:00Z">
              <w:r w:rsidRPr="008F0D48">
                <w:rPr>
                  <w:rFonts w:ascii="Calibri" w:hAnsi="Calibri" w:cs="Calibri"/>
                  <w:color w:val="000000"/>
                </w:rPr>
                <w:t>438</w:t>
              </w:r>
            </w:ins>
          </w:p>
        </w:tc>
        <w:tc>
          <w:tcPr>
            <w:tcW w:w="7980" w:type="dxa"/>
            <w:noWrap/>
            <w:hideMark/>
          </w:tcPr>
          <w:p w14:paraId="4C8D37D1"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01" w:author="Molly McEvilley" w:date="2023-07-04T07:29:00Z"/>
                <w:rFonts w:ascii="Calibri" w:hAnsi="Calibri" w:cs="Calibri"/>
                <w:color w:val="000000"/>
              </w:rPr>
            </w:pPr>
            <w:ins w:id="902" w:author="Molly McEvilley" w:date="2023-07-04T07:29:00Z">
              <w:r w:rsidRPr="008F0D48">
                <w:rPr>
                  <w:rFonts w:ascii="Calibri" w:hAnsi="Calibri" w:cs="Calibri"/>
                  <w:color w:val="000000"/>
                </w:rPr>
                <w:t>Foster Youth to Independence Initiative (FYI)</w:t>
              </w:r>
            </w:ins>
          </w:p>
        </w:tc>
      </w:tr>
      <w:tr w:rsidR="00F30E6B" w:rsidRPr="008F0D48" w14:paraId="0D4F5157" w14:textId="77777777" w:rsidTr="00277F30">
        <w:trPr>
          <w:cnfStyle w:val="000000100000" w:firstRow="0" w:lastRow="0" w:firstColumn="0" w:lastColumn="0" w:oddVBand="0" w:evenVBand="0" w:oddHBand="1" w:evenHBand="0" w:firstRowFirstColumn="0" w:firstRowLastColumn="0" w:lastRowFirstColumn="0" w:lastRowLastColumn="0"/>
          <w:trHeight w:val="285"/>
          <w:ins w:id="903"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6D6686A2" w14:textId="77777777" w:rsidR="00F30E6B" w:rsidRPr="008F0D48" w:rsidRDefault="00F30E6B" w:rsidP="00F30E6B">
            <w:pPr>
              <w:spacing w:before="0" w:after="0" w:line="240" w:lineRule="auto"/>
              <w:jc w:val="right"/>
              <w:rPr>
                <w:ins w:id="904" w:author="Molly McEvilley" w:date="2023-07-04T07:29:00Z"/>
                <w:rFonts w:ascii="Calibri" w:hAnsi="Calibri" w:cs="Calibri"/>
                <w:color w:val="000000"/>
              </w:rPr>
            </w:pPr>
            <w:ins w:id="905" w:author="Molly McEvilley" w:date="2023-07-04T07:29:00Z">
              <w:r w:rsidRPr="008F0D48">
                <w:rPr>
                  <w:rFonts w:ascii="Calibri" w:hAnsi="Calibri" w:cs="Calibri"/>
                  <w:color w:val="000000"/>
                </w:rPr>
                <w:t>439</w:t>
              </w:r>
            </w:ins>
          </w:p>
        </w:tc>
        <w:tc>
          <w:tcPr>
            <w:tcW w:w="7980" w:type="dxa"/>
            <w:noWrap/>
            <w:hideMark/>
          </w:tcPr>
          <w:p w14:paraId="1147DF5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906" w:author="Molly McEvilley" w:date="2023-07-04T07:29:00Z"/>
                <w:rFonts w:ascii="Calibri" w:hAnsi="Calibri" w:cs="Calibri"/>
                <w:color w:val="000000"/>
              </w:rPr>
            </w:pPr>
            <w:ins w:id="907" w:author="Molly McEvilley" w:date="2023-07-04T07:29:00Z">
              <w:r w:rsidRPr="008F0D48">
                <w:rPr>
                  <w:rFonts w:ascii="Calibri" w:hAnsi="Calibri" w:cs="Calibri"/>
                  <w:color w:val="000000"/>
                </w:rPr>
                <w:t>Permanent Supportive Housing</w:t>
              </w:r>
            </w:ins>
          </w:p>
        </w:tc>
      </w:tr>
      <w:tr w:rsidR="00F30E6B" w:rsidRPr="008F0D48" w14:paraId="29845853" w14:textId="77777777" w:rsidTr="00277F30">
        <w:trPr>
          <w:cnfStyle w:val="000000010000" w:firstRow="0" w:lastRow="0" w:firstColumn="0" w:lastColumn="0" w:oddVBand="0" w:evenVBand="0" w:oddHBand="0" w:evenHBand="1" w:firstRowFirstColumn="0" w:firstRowLastColumn="0" w:lastRowFirstColumn="0" w:lastRowLastColumn="0"/>
          <w:trHeight w:val="285"/>
          <w:ins w:id="908" w:author="Molly McEvilley" w:date="2023-07-04T07:29:00Z"/>
        </w:trPr>
        <w:tc>
          <w:tcPr>
            <w:cnfStyle w:val="001000000000" w:firstRow="0" w:lastRow="0" w:firstColumn="1" w:lastColumn="0" w:oddVBand="0" w:evenVBand="0" w:oddHBand="0" w:evenHBand="0" w:firstRowFirstColumn="0" w:firstRowLastColumn="0" w:lastRowFirstColumn="0" w:lastRowLastColumn="0"/>
            <w:tcW w:w="0" w:type="dxa"/>
            <w:noWrap/>
            <w:hideMark/>
          </w:tcPr>
          <w:p w14:paraId="36F03672" w14:textId="77777777" w:rsidR="00F30E6B" w:rsidRPr="008F0D48" w:rsidRDefault="00F30E6B" w:rsidP="00F30E6B">
            <w:pPr>
              <w:spacing w:before="0" w:after="0" w:line="240" w:lineRule="auto"/>
              <w:jc w:val="right"/>
              <w:rPr>
                <w:ins w:id="909" w:author="Molly McEvilley" w:date="2023-07-04T07:29:00Z"/>
                <w:rFonts w:ascii="Calibri" w:hAnsi="Calibri" w:cs="Calibri"/>
                <w:color w:val="000000"/>
              </w:rPr>
            </w:pPr>
            <w:ins w:id="910" w:author="Molly McEvilley" w:date="2023-07-04T07:29:00Z">
              <w:r w:rsidRPr="008F0D48">
                <w:rPr>
                  <w:rFonts w:ascii="Calibri" w:hAnsi="Calibri" w:cs="Calibri"/>
                  <w:color w:val="000000"/>
                </w:rPr>
                <w:t>440</w:t>
              </w:r>
            </w:ins>
          </w:p>
        </w:tc>
        <w:tc>
          <w:tcPr>
            <w:tcW w:w="7980" w:type="dxa"/>
            <w:noWrap/>
            <w:hideMark/>
          </w:tcPr>
          <w:p w14:paraId="386583F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911" w:author="Molly McEvilley" w:date="2023-07-04T07:29:00Z"/>
                <w:rFonts w:ascii="Calibri" w:hAnsi="Calibri" w:cs="Calibri"/>
                <w:color w:val="000000"/>
              </w:rPr>
            </w:pPr>
            <w:ins w:id="912" w:author="Molly McEvilley" w:date="2023-07-04T07:29:00Z">
              <w:r w:rsidRPr="008F0D48">
                <w:rPr>
                  <w:rFonts w:ascii="Calibri" w:hAnsi="Calibri" w:cs="Calibri"/>
                  <w:color w:val="000000"/>
                </w:rPr>
                <w:t>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913" w:author="Molly McEvilley" w:date="2023-05-09T14:53:00Z"/>
        </w:rPr>
      </w:pPr>
      <w:del w:id="914"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15" w:author="Molly McEvilley" w:date="2023-05-09T14:52:00Z">
        <w:del w:id="916" w:author="Molly McEvilley" w:date="2023-06-02T08:00:00Z">
          <w:r w:rsidR="00D31FA6" w:rsidDel="0007170F">
            <w:delText>to</w:delText>
          </w:r>
        </w:del>
      </w:ins>
      <w:del w:id="917" w:author="Molly McEvilley" w:date="2023-06-02T08:00:00Z">
        <w:r w:rsidRPr="00445256" w:rsidDel="0007170F">
          <w:delText>on hmis_Exit.</w:delText>
        </w:r>
        <w:r w:rsidRPr="0062343A" w:rsidDel="0007170F">
          <w:rPr>
            <w:i/>
            <w:iCs/>
          </w:rPr>
          <w:delText>Destination</w:delText>
        </w:r>
      </w:del>
      <w:ins w:id="918" w:author="Molly McEvilley" w:date="2023-05-09T14:52:00Z">
        <w:del w:id="919" w:author="Molly McEvilley" w:date="2023-06-02T08:00:00Z">
          <w:r w:rsidR="00EE2BD3" w:rsidDel="0007170F">
            <w:rPr>
              <w:i/>
              <w:iCs/>
            </w:rPr>
            <w:delText>.</w:delText>
          </w:r>
        </w:del>
      </w:ins>
      <w:del w:id="920" w:author="Molly McEvilley" w:date="2023-06-02T08:00:00Z">
        <w:r w:rsidRPr="00445256" w:rsidDel="0007170F">
          <w:delText xml:space="preserve"> using the crosswalk below.</w:delText>
        </w:r>
      </w:del>
      <w:bookmarkStart w:id="921" w:name="_Toc140489794"/>
      <w:bookmarkEnd w:id="921"/>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2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23" w:author="Molly McEvilley" w:date="2023-05-09T14:53:00Z"/>
              </w:rPr>
            </w:pPr>
            <w:del w:id="924" w:author="Molly McEvilley" w:date="2023-05-09T14:53:00Z">
              <w:r w:rsidRPr="00445256" w:rsidDel="00EE2BD3">
                <w:delText>HMIS Value</w:delText>
              </w:r>
              <w:bookmarkStart w:id="925" w:name="_Toc140489795"/>
              <w:bookmarkEnd w:id="925"/>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26" w:author="Molly McEvilley" w:date="2023-05-09T14:53:00Z"/>
              </w:rPr>
            </w:pPr>
            <w:del w:id="927" w:author="Molly McEvilley" w:date="2023-05-09T14:53:00Z">
              <w:r w:rsidRPr="00445256" w:rsidDel="00EE2BD3">
                <w:delText>HMIS Response Category</w:delText>
              </w:r>
              <w:bookmarkStart w:id="928" w:name="_Toc140489796"/>
              <w:bookmarkEnd w:id="928"/>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29" w:author="Molly McEvilley" w:date="2023-05-09T14:53:00Z"/>
              </w:rPr>
            </w:pPr>
            <w:del w:id="930" w:author="Molly McEvilley" w:date="2023-05-09T14:53:00Z">
              <w:r w:rsidRPr="00445256" w:rsidDel="00EE2BD3">
                <w:delText>LSA Value</w:delText>
              </w:r>
              <w:bookmarkStart w:id="931" w:name="_Toc140489797"/>
              <w:bookmarkEnd w:id="931"/>
            </w:del>
          </w:p>
        </w:tc>
        <w:bookmarkStart w:id="932" w:name="_Toc140489798"/>
        <w:bookmarkEnd w:id="932"/>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3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34" w:author="Molly McEvilley" w:date="2023-05-09T14:53:00Z"/>
              </w:rPr>
            </w:pPr>
            <w:del w:id="935" w:author="Molly McEvilley" w:date="2023-05-09T14:53:00Z">
              <w:r w:rsidDel="00EE2BD3">
                <w:rPr>
                  <w:rFonts w:ascii="Calibri" w:hAnsi="Calibri" w:cs="Calibri"/>
                  <w:color w:val="000000"/>
                </w:rPr>
                <w:delText>3</w:delText>
              </w:r>
              <w:bookmarkStart w:id="936" w:name="_Toc140489799"/>
              <w:bookmarkEnd w:id="936"/>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37" w:author="Molly McEvilley" w:date="2023-05-09T14:53:00Z"/>
              </w:rPr>
            </w:pPr>
            <w:del w:id="938" w:author="Molly McEvilley" w:date="2023-05-09T14:53:00Z">
              <w:r w:rsidDel="00EE2BD3">
                <w:rPr>
                  <w:rFonts w:ascii="Calibri" w:hAnsi="Calibri" w:cs="Calibri"/>
                  <w:color w:val="000000"/>
                </w:rPr>
                <w:delText>Permanent housing (other than RRH) for formerly homeless persons</w:delText>
              </w:r>
              <w:bookmarkStart w:id="939" w:name="_Toc140489800"/>
              <w:bookmarkEnd w:id="939"/>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40" w:author="Molly McEvilley" w:date="2023-05-09T14:53:00Z"/>
              </w:rPr>
            </w:pPr>
            <w:del w:id="941" w:author="Molly McEvilley" w:date="2023-05-09T14:53:00Z">
              <w:r w:rsidDel="00EE2BD3">
                <w:rPr>
                  <w:rFonts w:ascii="Calibri" w:hAnsi="Calibri" w:cs="Calibri"/>
                  <w:color w:val="000000"/>
                </w:rPr>
                <w:delText>1</w:delText>
              </w:r>
              <w:bookmarkStart w:id="942" w:name="_Toc140489801"/>
              <w:bookmarkEnd w:id="942"/>
            </w:del>
          </w:p>
        </w:tc>
        <w:bookmarkStart w:id="943" w:name="_Toc140489802"/>
        <w:bookmarkEnd w:id="943"/>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4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45" w:author="Molly McEvilley" w:date="2023-05-09T14:53:00Z"/>
              </w:rPr>
            </w:pPr>
            <w:bookmarkStart w:id="946" w:name="_Hlk79067829"/>
            <w:del w:id="947" w:author="Molly McEvilley" w:date="2023-05-09T14:53:00Z">
              <w:r w:rsidDel="00EE2BD3">
                <w:rPr>
                  <w:rFonts w:ascii="Calibri" w:hAnsi="Calibri" w:cs="Calibri"/>
                  <w:color w:val="000000"/>
                </w:rPr>
                <w:delText>31</w:delText>
              </w:r>
              <w:bookmarkStart w:id="948" w:name="_Toc140489803"/>
              <w:bookmarkEnd w:id="948"/>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49" w:author="Molly McEvilley" w:date="2023-05-09T14:53:00Z"/>
              </w:rPr>
            </w:pPr>
            <w:del w:id="950" w:author="Molly McEvilley" w:date="2023-05-09T14:53:00Z">
              <w:r w:rsidDel="00EE2BD3">
                <w:rPr>
                  <w:rFonts w:ascii="Calibri" w:hAnsi="Calibri" w:cs="Calibri"/>
                  <w:color w:val="000000"/>
                </w:rPr>
                <w:delText>Rental by client, with RRH or equivalent subsidy</w:delText>
              </w:r>
              <w:bookmarkStart w:id="951" w:name="_Toc140489804"/>
              <w:bookmarkEnd w:id="951"/>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52" w:author="Molly McEvilley" w:date="2023-05-09T14:53:00Z"/>
              </w:rPr>
            </w:pPr>
            <w:del w:id="953" w:author="Molly McEvilley" w:date="2023-05-09T14:53:00Z">
              <w:r w:rsidDel="00EE2BD3">
                <w:rPr>
                  <w:rFonts w:ascii="Calibri" w:hAnsi="Calibri" w:cs="Calibri"/>
                  <w:color w:val="000000"/>
                </w:rPr>
                <w:delText>2</w:delText>
              </w:r>
              <w:bookmarkStart w:id="954" w:name="_Toc140489805"/>
              <w:bookmarkEnd w:id="954"/>
            </w:del>
          </w:p>
        </w:tc>
        <w:bookmarkStart w:id="955" w:name="_Toc140489806"/>
        <w:bookmarkEnd w:id="955"/>
      </w:tr>
      <w:bookmarkEnd w:id="946"/>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5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57" w:author="Molly McEvilley" w:date="2023-05-09T14:53:00Z"/>
              </w:rPr>
            </w:pPr>
            <w:del w:id="958" w:author="Molly McEvilley" w:date="2023-05-09T14:53:00Z">
              <w:r w:rsidDel="00EE2BD3">
                <w:rPr>
                  <w:rFonts w:ascii="Calibri" w:hAnsi="Calibri" w:cs="Calibri"/>
                  <w:color w:val="000000"/>
                </w:rPr>
                <w:delText>19</w:delText>
              </w:r>
              <w:bookmarkStart w:id="959" w:name="_Toc140489807"/>
              <w:bookmarkEnd w:id="959"/>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60" w:author="Molly McEvilley" w:date="2023-05-09T14:53:00Z"/>
              </w:rPr>
            </w:pPr>
            <w:del w:id="961" w:author="Molly McEvilley" w:date="2023-05-09T14:53:00Z">
              <w:r w:rsidDel="00EE2BD3">
                <w:rPr>
                  <w:rFonts w:ascii="Calibri" w:hAnsi="Calibri" w:cs="Calibri"/>
                  <w:color w:val="000000"/>
                </w:rPr>
                <w:delText>Rental by client, with VASH housing subsidy</w:delText>
              </w:r>
              <w:bookmarkStart w:id="962" w:name="_Toc140489808"/>
              <w:bookmarkEnd w:id="962"/>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63" w:author="Molly McEvilley" w:date="2023-05-09T14:53:00Z"/>
              </w:rPr>
            </w:pPr>
            <w:del w:id="964" w:author="Molly McEvilley" w:date="2023-05-09T14:53:00Z">
              <w:r w:rsidDel="00EE2BD3">
                <w:rPr>
                  <w:rFonts w:ascii="Calibri" w:hAnsi="Calibri" w:cs="Calibri"/>
                  <w:color w:val="000000"/>
                </w:rPr>
                <w:delText>3</w:delText>
              </w:r>
              <w:bookmarkStart w:id="965" w:name="_Toc140489809"/>
              <w:bookmarkEnd w:id="965"/>
            </w:del>
          </w:p>
        </w:tc>
        <w:bookmarkStart w:id="966" w:name="_Toc140489810"/>
        <w:bookmarkEnd w:id="966"/>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6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68" w:author="Molly McEvilley" w:date="2023-05-09T14:53:00Z"/>
              </w:rPr>
            </w:pPr>
            <w:del w:id="969" w:author="Molly McEvilley" w:date="2023-05-09T14:53:00Z">
              <w:r w:rsidDel="00EE2BD3">
                <w:rPr>
                  <w:rFonts w:ascii="Calibri" w:hAnsi="Calibri" w:cs="Calibri"/>
                  <w:color w:val="000000"/>
                </w:rPr>
                <w:delText>20</w:delText>
              </w:r>
              <w:bookmarkStart w:id="970" w:name="_Toc140489811"/>
              <w:bookmarkEnd w:id="970"/>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1" w:author="Molly McEvilley" w:date="2023-05-09T14:53:00Z"/>
              </w:rPr>
            </w:pPr>
            <w:del w:id="972" w:author="Molly McEvilley" w:date="2023-05-09T14:53:00Z">
              <w:r w:rsidDel="00EE2BD3">
                <w:rPr>
                  <w:rFonts w:ascii="Calibri" w:hAnsi="Calibri" w:cs="Calibri"/>
                  <w:color w:val="000000"/>
                </w:rPr>
                <w:delText>Rental by client, with other ongoing housing subsidy</w:delText>
              </w:r>
              <w:bookmarkStart w:id="973" w:name="_Toc140489812"/>
              <w:bookmarkEnd w:id="973"/>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4" w:author="Molly McEvilley" w:date="2023-05-09T14:53:00Z"/>
              </w:rPr>
            </w:pPr>
            <w:del w:id="975" w:author="Molly McEvilley" w:date="2023-05-09T14:53:00Z">
              <w:r w:rsidDel="00EE2BD3">
                <w:rPr>
                  <w:rFonts w:ascii="Calibri" w:hAnsi="Calibri" w:cs="Calibri"/>
                  <w:color w:val="000000"/>
                </w:rPr>
                <w:delText>3</w:delText>
              </w:r>
              <w:bookmarkStart w:id="976" w:name="_Toc140489813"/>
              <w:bookmarkEnd w:id="976"/>
            </w:del>
          </w:p>
        </w:tc>
        <w:bookmarkStart w:id="977" w:name="_Toc140489814"/>
        <w:bookmarkEnd w:id="977"/>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7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79" w:author="Molly McEvilley" w:date="2023-05-09T14:53:00Z"/>
              </w:rPr>
            </w:pPr>
            <w:del w:id="980" w:author="Molly McEvilley" w:date="2023-05-09T14:53:00Z">
              <w:r w:rsidDel="00EE2BD3">
                <w:rPr>
                  <w:rFonts w:ascii="Calibri" w:hAnsi="Calibri" w:cs="Calibri"/>
                  <w:color w:val="000000"/>
                </w:rPr>
                <w:delText>21</w:delText>
              </w:r>
              <w:bookmarkStart w:id="981" w:name="_Toc140489815"/>
              <w:bookmarkEnd w:id="981"/>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82" w:author="Molly McEvilley" w:date="2023-05-09T14:53:00Z"/>
              </w:rPr>
            </w:pPr>
            <w:del w:id="983" w:author="Molly McEvilley" w:date="2023-05-09T14:53:00Z">
              <w:r w:rsidDel="00EE2BD3">
                <w:rPr>
                  <w:rFonts w:ascii="Calibri" w:hAnsi="Calibri" w:cs="Calibri"/>
                  <w:color w:val="000000"/>
                </w:rPr>
                <w:delText>Owned by client, with ongoing housing subsidy</w:delText>
              </w:r>
              <w:bookmarkStart w:id="984" w:name="_Toc140489816"/>
              <w:bookmarkEnd w:id="984"/>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85" w:author="Molly McEvilley" w:date="2023-05-09T14:53:00Z"/>
              </w:rPr>
            </w:pPr>
            <w:del w:id="986" w:author="Molly McEvilley" w:date="2023-05-09T14:53:00Z">
              <w:r w:rsidDel="00EE2BD3">
                <w:rPr>
                  <w:rFonts w:ascii="Calibri" w:hAnsi="Calibri" w:cs="Calibri"/>
                  <w:color w:val="000000"/>
                </w:rPr>
                <w:delText>3</w:delText>
              </w:r>
              <w:bookmarkStart w:id="987" w:name="_Toc140489817"/>
              <w:bookmarkEnd w:id="987"/>
            </w:del>
          </w:p>
        </w:tc>
        <w:bookmarkStart w:id="988" w:name="_Toc140489818"/>
        <w:bookmarkEnd w:id="988"/>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98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990" w:author="Molly McEvilley" w:date="2023-05-09T14:53:00Z"/>
              </w:rPr>
            </w:pPr>
            <w:del w:id="991" w:author="Molly McEvilley" w:date="2023-05-09T14:53:00Z">
              <w:r w:rsidDel="00EE2BD3">
                <w:rPr>
                  <w:rFonts w:ascii="Calibri" w:hAnsi="Calibri" w:cs="Calibri"/>
                  <w:color w:val="000000"/>
                </w:rPr>
                <w:delText>26</w:delText>
              </w:r>
              <w:bookmarkStart w:id="992" w:name="_Toc140489819"/>
              <w:bookmarkEnd w:id="992"/>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93" w:author="Molly McEvilley" w:date="2023-05-09T14:53:00Z"/>
              </w:rPr>
            </w:pPr>
            <w:del w:id="994" w:author="Molly McEvilley" w:date="2023-05-09T14:53:00Z">
              <w:r w:rsidDel="00EE2BD3">
                <w:rPr>
                  <w:rFonts w:ascii="Calibri" w:hAnsi="Calibri" w:cs="Calibri"/>
                  <w:color w:val="000000"/>
                </w:rPr>
                <w:delText>Moved from one HOPWA funded project to HOPWA PH</w:delText>
              </w:r>
              <w:bookmarkStart w:id="995" w:name="_Toc140489820"/>
              <w:bookmarkEnd w:id="995"/>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96" w:author="Molly McEvilley" w:date="2023-05-09T14:53:00Z"/>
              </w:rPr>
            </w:pPr>
            <w:del w:id="997" w:author="Molly McEvilley" w:date="2023-05-09T14:53:00Z">
              <w:r w:rsidDel="00EE2BD3">
                <w:rPr>
                  <w:rFonts w:ascii="Calibri" w:hAnsi="Calibri" w:cs="Calibri"/>
                  <w:color w:val="000000"/>
                </w:rPr>
                <w:delText>3</w:delText>
              </w:r>
              <w:bookmarkStart w:id="998" w:name="_Toc140489821"/>
              <w:bookmarkEnd w:id="998"/>
            </w:del>
          </w:p>
        </w:tc>
        <w:bookmarkStart w:id="999" w:name="_Toc140489822"/>
        <w:bookmarkEnd w:id="999"/>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100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1001" w:author="Molly McEvilley" w:date="2023-05-09T14:53:00Z"/>
              </w:rPr>
            </w:pPr>
            <w:del w:id="1002" w:author="Molly McEvilley" w:date="2023-05-09T14:53:00Z">
              <w:r w:rsidDel="00EE2BD3">
                <w:rPr>
                  <w:rFonts w:ascii="Calibri" w:hAnsi="Calibri" w:cs="Calibri"/>
                  <w:color w:val="000000"/>
                </w:rPr>
                <w:delText>28</w:delText>
              </w:r>
              <w:bookmarkStart w:id="1003" w:name="_Toc140489823"/>
              <w:bookmarkEnd w:id="1003"/>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04" w:author="Molly McEvilley" w:date="2023-05-09T14:53:00Z"/>
              </w:rPr>
            </w:pPr>
            <w:del w:id="1005" w:author="Molly McEvilley" w:date="2023-05-09T14:53:00Z">
              <w:r w:rsidDel="00EE2BD3">
                <w:rPr>
                  <w:rFonts w:ascii="Calibri" w:hAnsi="Calibri" w:cs="Calibri"/>
                  <w:color w:val="000000"/>
                </w:rPr>
                <w:delText>Rental by client, with GPD TIP housing subsidy</w:delText>
              </w:r>
              <w:bookmarkStart w:id="1006" w:name="_Toc140489824"/>
              <w:bookmarkEnd w:id="1006"/>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07" w:author="Molly McEvilley" w:date="2023-05-09T14:53:00Z"/>
              </w:rPr>
            </w:pPr>
            <w:del w:id="1008" w:author="Molly McEvilley" w:date="2023-05-09T14:53:00Z">
              <w:r w:rsidDel="00EE2BD3">
                <w:rPr>
                  <w:rFonts w:ascii="Calibri" w:hAnsi="Calibri" w:cs="Calibri"/>
                  <w:color w:val="000000"/>
                </w:rPr>
                <w:delText>3</w:delText>
              </w:r>
              <w:bookmarkStart w:id="1009" w:name="_Toc140489825"/>
              <w:bookmarkEnd w:id="1009"/>
            </w:del>
          </w:p>
        </w:tc>
        <w:bookmarkStart w:id="1010" w:name="_Toc140489826"/>
        <w:bookmarkEnd w:id="1010"/>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101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1012" w:author="Molly McEvilley" w:date="2023-05-09T14:53:00Z"/>
              </w:rPr>
            </w:pPr>
            <w:del w:id="1013" w:author="Molly McEvilley" w:date="2023-05-09T14:53:00Z">
              <w:r w:rsidDel="00EE2BD3">
                <w:rPr>
                  <w:rFonts w:ascii="Calibri" w:hAnsi="Calibri" w:cs="Calibri"/>
                  <w:color w:val="000000"/>
                </w:rPr>
                <w:delText>33</w:delText>
              </w:r>
              <w:bookmarkStart w:id="1014" w:name="_Toc140489827"/>
              <w:bookmarkEnd w:id="1014"/>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15" w:author="Molly McEvilley" w:date="2023-05-09T14:53:00Z"/>
              </w:rPr>
            </w:pPr>
            <w:del w:id="1016" w:author="Molly McEvilley" w:date="2023-05-09T14:53:00Z">
              <w:r w:rsidDel="00EE2BD3">
                <w:rPr>
                  <w:rFonts w:ascii="Calibri" w:hAnsi="Calibri" w:cs="Calibri"/>
                  <w:color w:val="000000"/>
                </w:rPr>
                <w:delText>Rental by client, with HCV voucher (tenant or project based)</w:delText>
              </w:r>
              <w:bookmarkStart w:id="1017" w:name="_Toc140489828"/>
              <w:bookmarkEnd w:id="1017"/>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18" w:author="Molly McEvilley" w:date="2023-05-09T14:53:00Z"/>
              </w:rPr>
            </w:pPr>
            <w:del w:id="1019" w:author="Molly McEvilley" w:date="2023-05-09T14:53:00Z">
              <w:r w:rsidDel="00EE2BD3">
                <w:rPr>
                  <w:rFonts w:ascii="Calibri" w:hAnsi="Calibri" w:cs="Calibri"/>
                  <w:color w:val="000000"/>
                </w:rPr>
                <w:delText>3</w:delText>
              </w:r>
              <w:bookmarkStart w:id="1020" w:name="_Toc140489829"/>
              <w:bookmarkEnd w:id="1020"/>
            </w:del>
          </w:p>
        </w:tc>
        <w:bookmarkStart w:id="1021" w:name="_Toc140489830"/>
        <w:bookmarkEnd w:id="1021"/>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2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23" w:author="Molly McEvilley" w:date="2023-05-09T14:53:00Z"/>
              </w:rPr>
            </w:pPr>
            <w:del w:id="1024" w:author="Molly McEvilley" w:date="2023-05-09T14:53:00Z">
              <w:r w:rsidDel="00EE2BD3">
                <w:rPr>
                  <w:rFonts w:ascii="Calibri" w:hAnsi="Calibri" w:cs="Calibri"/>
                  <w:color w:val="000000"/>
                </w:rPr>
                <w:delText>34</w:delText>
              </w:r>
              <w:bookmarkStart w:id="1025" w:name="_Toc140489831"/>
              <w:bookmarkEnd w:id="1025"/>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26" w:author="Molly McEvilley" w:date="2023-05-09T14:53:00Z"/>
              </w:rPr>
            </w:pPr>
            <w:del w:id="1027" w:author="Molly McEvilley" w:date="2023-05-09T14:53:00Z">
              <w:r w:rsidDel="00EE2BD3">
                <w:rPr>
                  <w:rFonts w:ascii="Calibri" w:hAnsi="Calibri" w:cs="Calibri"/>
                  <w:color w:val="000000"/>
                </w:rPr>
                <w:delText>Rental by client in a public housing unit</w:delText>
              </w:r>
              <w:bookmarkStart w:id="1028" w:name="_Toc140489832"/>
              <w:bookmarkEnd w:id="1028"/>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29" w:author="Molly McEvilley" w:date="2023-05-09T14:53:00Z"/>
              </w:rPr>
            </w:pPr>
            <w:del w:id="1030" w:author="Molly McEvilley" w:date="2023-05-09T14:53:00Z">
              <w:r w:rsidDel="00EE2BD3">
                <w:rPr>
                  <w:rFonts w:ascii="Calibri" w:hAnsi="Calibri" w:cs="Calibri"/>
                  <w:color w:val="000000"/>
                </w:rPr>
                <w:delText>3</w:delText>
              </w:r>
              <w:bookmarkStart w:id="1031" w:name="_Toc140489833"/>
              <w:bookmarkEnd w:id="1031"/>
            </w:del>
          </w:p>
        </w:tc>
        <w:bookmarkStart w:id="1032" w:name="_Toc140489834"/>
        <w:bookmarkEnd w:id="1032"/>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3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34" w:author="Molly McEvilley" w:date="2023-05-09T14:53:00Z"/>
              </w:rPr>
            </w:pPr>
            <w:del w:id="1035" w:author="Molly McEvilley" w:date="2023-05-09T14:53:00Z">
              <w:r w:rsidDel="00EE2BD3">
                <w:rPr>
                  <w:rFonts w:ascii="Calibri" w:hAnsi="Calibri" w:cs="Calibri"/>
                  <w:color w:val="000000"/>
                </w:rPr>
                <w:delText>10</w:delText>
              </w:r>
              <w:bookmarkStart w:id="1036" w:name="_Toc140489835"/>
              <w:bookmarkEnd w:id="1036"/>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37" w:author="Molly McEvilley" w:date="2023-05-09T14:53:00Z"/>
              </w:rPr>
            </w:pPr>
            <w:del w:id="1038" w:author="Molly McEvilley" w:date="2023-05-09T14:53:00Z">
              <w:r w:rsidDel="00EE2BD3">
                <w:rPr>
                  <w:rFonts w:ascii="Calibri" w:hAnsi="Calibri" w:cs="Calibri"/>
                  <w:color w:val="000000"/>
                </w:rPr>
                <w:delText>Rental by client, no ongoing housing subsidy</w:delText>
              </w:r>
              <w:bookmarkStart w:id="1039" w:name="_Toc140489836"/>
              <w:bookmarkEnd w:id="1039"/>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40" w:author="Molly McEvilley" w:date="2023-05-09T14:53:00Z"/>
              </w:rPr>
            </w:pPr>
            <w:del w:id="1041" w:author="Molly McEvilley" w:date="2023-05-09T14:53:00Z">
              <w:r w:rsidDel="00EE2BD3">
                <w:rPr>
                  <w:rFonts w:ascii="Calibri" w:hAnsi="Calibri" w:cs="Calibri"/>
                  <w:color w:val="000000"/>
                </w:rPr>
                <w:delText>4</w:delText>
              </w:r>
              <w:bookmarkStart w:id="1042" w:name="_Toc140489837"/>
              <w:bookmarkEnd w:id="1042"/>
            </w:del>
          </w:p>
        </w:tc>
        <w:bookmarkStart w:id="1043" w:name="_Toc140489838"/>
        <w:bookmarkEnd w:id="1043"/>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4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45" w:author="Molly McEvilley" w:date="2023-05-09T14:53:00Z"/>
              </w:rPr>
            </w:pPr>
            <w:del w:id="1046" w:author="Molly McEvilley" w:date="2023-05-09T14:53:00Z">
              <w:r w:rsidDel="00EE2BD3">
                <w:rPr>
                  <w:rFonts w:ascii="Calibri" w:hAnsi="Calibri" w:cs="Calibri"/>
                  <w:color w:val="000000"/>
                </w:rPr>
                <w:delText>11</w:delText>
              </w:r>
              <w:bookmarkStart w:id="1047" w:name="_Toc140489839"/>
              <w:bookmarkEnd w:id="1047"/>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8" w:author="Molly McEvilley" w:date="2023-05-09T14:53:00Z"/>
              </w:rPr>
            </w:pPr>
            <w:del w:id="1049" w:author="Molly McEvilley" w:date="2023-05-09T14:53:00Z">
              <w:r w:rsidDel="00EE2BD3">
                <w:rPr>
                  <w:rFonts w:ascii="Calibri" w:hAnsi="Calibri" w:cs="Calibri"/>
                  <w:color w:val="000000"/>
                </w:rPr>
                <w:delText>Owned by client, no ongoing housing subsidy</w:delText>
              </w:r>
              <w:bookmarkStart w:id="1050" w:name="_Toc140489840"/>
              <w:bookmarkEnd w:id="1050"/>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51" w:author="Molly McEvilley" w:date="2023-05-09T14:53:00Z"/>
              </w:rPr>
            </w:pPr>
            <w:del w:id="1052" w:author="Molly McEvilley" w:date="2023-05-09T14:53:00Z">
              <w:r w:rsidDel="00EE2BD3">
                <w:rPr>
                  <w:rFonts w:ascii="Calibri" w:hAnsi="Calibri" w:cs="Calibri"/>
                  <w:color w:val="000000"/>
                </w:rPr>
                <w:delText>4</w:delText>
              </w:r>
              <w:bookmarkStart w:id="1053" w:name="_Toc140489841"/>
              <w:bookmarkEnd w:id="1053"/>
            </w:del>
          </w:p>
        </w:tc>
        <w:bookmarkStart w:id="1054" w:name="_Toc140489842"/>
        <w:bookmarkEnd w:id="1054"/>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5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56" w:author="Molly McEvilley" w:date="2023-05-09T14:53:00Z"/>
              </w:rPr>
            </w:pPr>
            <w:del w:id="1057" w:author="Molly McEvilley" w:date="2023-05-09T14:53:00Z">
              <w:r w:rsidDel="00EE2BD3">
                <w:rPr>
                  <w:rFonts w:ascii="Calibri" w:hAnsi="Calibri" w:cs="Calibri"/>
                  <w:color w:val="000000"/>
                </w:rPr>
                <w:delText>22</w:delText>
              </w:r>
              <w:bookmarkStart w:id="1058" w:name="_Toc140489843"/>
              <w:bookmarkEnd w:id="1058"/>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9" w:author="Molly McEvilley" w:date="2023-05-09T14:53:00Z"/>
              </w:rPr>
            </w:pPr>
            <w:del w:id="1060" w:author="Molly McEvilley" w:date="2023-05-09T14:53:00Z">
              <w:r w:rsidDel="00EE2BD3">
                <w:rPr>
                  <w:rFonts w:ascii="Calibri" w:hAnsi="Calibri" w:cs="Calibri"/>
                  <w:color w:val="000000"/>
                </w:rPr>
                <w:delText>Staying or living with family, permanent tenure</w:delText>
              </w:r>
              <w:bookmarkStart w:id="1061" w:name="_Toc140489844"/>
              <w:bookmarkEnd w:id="1061"/>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62" w:author="Molly McEvilley" w:date="2023-05-09T14:53:00Z"/>
              </w:rPr>
            </w:pPr>
            <w:del w:id="1063" w:author="Molly McEvilley" w:date="2023-05-09T14:53:00Z">
              <w:r w:rsidDel="00EE2BD3">
                <w:rPr>
                  <w:rFonts w:ascii="Calibri" w:hAnsi="Calibri" w:cs="Calibri"/>
                  <w:color w:val="000000"/>
                </w:rPr>
                <w:delText>5</w:delText>
              </w:r>
              <w:bookmarkStart w:id="1064" w:name="_Toc140489845"/>
              <w:bookmarkEnd w:id="1064"/>
            </w:del>
          </w:p>
        </w:tc>
        <w:bookmarkStart w:id="1065" w:name="_Toc140489846"/>
        <w:bookmarkEnd w:id="1065"/>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6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67" w:author="Molly McEvilley" w:date="2023-05-09T14:53:00Z"/>
              </w:rPr>
            </w:pPr>
            <w:del w:id="1068" w:author="Molly McEvilley" w:date="2023-05-09T14:53:00Z">
              <w:r w:rsidDel="00EE2BD3">
                <w:rPr>
                  <w:rFonts w:ascii="Calibri" w:hAnsi="Calibri" w:cs="Calibri"/>
                  <w:color w:val="000000"/>
                </w:rPr>
                <w:delText>23</w:delText>
              </w:r>
              <w:bookmarkStart w:id="1069" w:name="_Toc140489847"/>
              <w:bookmarkEnd w:id="1069"/>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70" w:author="Molly McEvilley" w:date="2023-05-09T14:53:00Z"/>
              </w:rPr>
            </w:pPr>
            <w:del w:id="1071" w:author="Molly McEvilley" w:date="2023-05-09T14:53:00Z">
              <w:r w:rsidDel="00EE2BD3">
                <w:rPr>
                  <w:rFonts w:ascii="Calibri" w:hAnsi="Calibri" w:cs="Calibri"/>
                  <w:color w:val="000000"/>
                </w:rPr>
                <w:delText>Staying or living with friends, permanent tenure</w:delText>
              </w:r>
              <w:bookmarkStart w:id="1072" w:name="_Toc140489848"/>
              <w:bookmarkEnd w:id="1072"/>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73" w:author="Molly McEvilley" w:date="2023-05-09T14:53:00Z"/>
              </w:rPr>
            </w:pPr>
            <w:del w:id="1074" w:author="Molly McEvilley" w:date="2023-05-09T14:53:00Z">
              <w:r w:rsidDel="00EE2BD3">
                <w:rPr>
                  <w:rFonts w:ascii="Calibri" w:hAnsi="Calibri" w:cs="Calibri"/>
                  <w:color w:val="000000"/>
                </w:rPr>
                <w:delText>6</w:delText>
              </w:r>
              <w:bookmarkStart w:id="1075" w:name="_Toc140489849"/>
              <w:bookmarkEnd w:id="1075"/>
            </w:del>
          </w:p>
        </w:tc>
        <w:bookmarkStart w:id="1076" w:name="_Toc140489850"/>
        <w:bookmarkEnd w:id="1076"/>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7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78" w:author="Molly McEvilley" w:date="2023-05-09T14:53:00Z"/>
              </w:rPr>
            </w:pPr>
            <w:del w:id="1079" w:author="Molly McEvilley" w:date="2023-05-09T14:53:00Z">
              <w:r w:rsidDel="00EE2BD3">
                <w:rPr>
                  <w:rFonts w:ascii="Calibri" w:hAnsi="Calibri" w:cs="Calibri"/>
                  <w:color w:val="000000"/>
                </w:rPr>
                <w:delText>15</w:delText>
              </w:r>
              <w:bookmarkStart w:id="1080" w:name="_Toc140489851"/>
              <w:bookmarkEnd w:id="1080"/>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1" w:author="Molly McEvilley" w:date="2023-05-09T14:53:00Z"/>
              </w:rPr>
            </w:pPr>
            <w:del w:id="1082" w:author="Molly McEvilley" w:date="2023-05-09T14:53:00Z">
              <w:r w:rsidDel="00EE2BD3">
                <w:rPr>
                  <w:rFonts w:ascii="Calibri" w:hAnsi="Calibri" w:cs="Calibri"/>
                  <w:color w:val="000000"/>
                </w:rPr>
                <w:delText>Foster care home or foster care group home</w:delText>
              </w:r>
              <w:bookmarkStart w:id="1083" w:name="_Toc140489852"/>
              <w:bookmarkEnd w:id="1083"/>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4" w:author="Molly McEvilley" w:date="2023-05-09T14:53:00Z"/>
              </w:rPr>
            </w:pPr>
            <w:del w:id="1085" w:author="Molly McEvilley" w:date="2023-05-09T14:53:00Z">
              <w:r w:rsidDel="00EE2BD3">
                <w:rPr>
                  <w:rFonts w:ascii="Calibri" w:hAnsi="Calibri" w:cs="Calibri"/>
                  <w:color w:val="000000"/>
                </w:rPr>
                <w:delText>7</w:delText>
              </w:r>
              <w:bookmarkStart w:id="1086" w:name="_Toc140489853"/>
              <w:bookmarkEnd w:id="1086"/>
            </w:del>
          </w:p>
        </w:tc>
        <w:bookmarkStart w:id="1087" w:name="_Toc140489854"/>
        <w:bookmarkEnd w:id="1087"/>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08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089" w:author="Molly McEvilley" w:date="2023-05-09T14:53:00Z"/>
              </w:rPr>
            </w:pPr>
            <w:del w:id="1090" w:author="Molly McEvilley" w:date="2023-05-09T14:53:00Z">
              <w:r w:rsidDel="00EE2BD3">
                <w:rPr>
                  <w:rFonts w:ascii="Calibri" w:hAnsi="Calibri" w:cs="Calibri"/>
                  <w:color w:val="000000"/>
                </w:rPr>
                <w:delText>25</w:delText>
              </w:r>
              <w:bookmarkStart w:id="1091" w:name="_Toc140489855"/>
              <w:bookmarkEnd w:id="1091"/>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2" w:author="Molly McEvilley" w:date="2023-05-09T14:53:00Z"/>
              </w:rPr>
            </w:pPr>
            <w:del w:id="1093" w:author="Molly McEvilley" w:date="2023-05-09T14:53:00Z">
              <w:r w:rsidDel="00EE2BD3">
                <w:rPr>
                  <w:rFonts w:ascii="Calibri" w:hAnsi="Calibri" w:cs="Calibri"/>
                  <w:color w:val="000000"/>
                </w:rPr>
                <w:delText>Long-term care facility or nursing home</w:delText>
              </w:r>
              <w:bookmarkStart w:id="1094" w:name="_Toc140489856"/>
              <w:bookmarkEnd w:id="1094"/>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5" w:author="Molly McEvilley" w:date="2023-05-09T14:53:00Z"/>
              </w:rPr>
            </w:pPr>
            <w:del w:id="1096" w:author="Molly McEvilley" w:date="2023-05-09T14:53:00Z">
              <w:r w:rsidDel="00EE2BD3">
                <w:rPr>
                  <w:rFonts w:ascii="Calibri" w:hAnsi="Calibri" w:cs="Calibri"/>
                  <w:color w:val="000000"/>
                </w:rPr>
                <w:delText>7</w:delText>
              </w:r>
              <w:bookmarkStart w:id="1097" w:name="_Toc140489857"/>
              <w:bookmarkEnd w:id="1097"/>
            </w:del>
          </w:p>
        </w:tc>
        <w:bookmarkStart w:id="1098" w:name="_Toc140489858"/>
        <w:bookmarkEnd w:id="1098"/>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09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100" w:author="Molly McEvilley" w:date="2023-05-09T14:53:00Z"/>
              </w:rPr>
            </w:pPr>
            <w:del w:id="1101" w:author="Molly McEvilley" w:date="2023-05-09T14:53:00Z">
              <w:r w:rsidDel="00EE2BD3">
                <w:rPr>
                  <w:rFonts w:ascii="Calibri" w:hAnsi="Calibri" w:cs="Calibri"/>
                  <w:color w:val="000000"/>
                </w:rPr>
                <w:delText>4</w:delText>
              </w:r>
              <w:bookmarkStart w:id="1102" w:name="_Toc140489859"/>
              <w:bookmarkEnd w:id="1102"/>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3" w:author="Molly McEvilley" w:date="2023-05-09T14:53:00Z"/>
              </w:rPr>
            </w:pPr>
            <w:del w:id="1104" w:author="Molly McEvilley" w:date="2023-05-09T14:53:00Z">
              <w:r w:rsidDel="00EE2BD3">
                <w:rPr>
                  <w:rFonts w:ascii="Calibri" w:hAnsi="Calibri" w:cs="Calibri"/>
                  <w:color w:val="000000"/>
                </w:rPr>
                <w:delText>Psychiatric hospital or other psychiatric facility</w:delText>
              </w:r>
              <w:bookmarkStart w:id="1105" w:name="_Toc140489860"/>
              <w:bookmarkEnd w:id="1105"/>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6" w:author="Molly McEvilley" w:date="2023-05-09T14:53:00Z"/>
              </w:rPr>
            </w:pPr>
            <w:del w:id="1107" w:author="Molly McEvilley" w:date="2023-05-09T14:53:00Z">
              <w:r w:rsidDel="00EE2BD3">
                <w:rPr>
                  <w:rFonts w:ascii="Calibri" w:hAnsi="Calibri" w:cs="Calibri"/>
                  <w:color w:val="000000"/>
                </w:rPr>
                <w:delText>8</w:delText>
              </w:r>
              <w:bookmarkStart w:id="1108" w:name="_Toc140489861"/>
              <w:bookmarkEnd w:id="1108"/>
            </w:del>
          </w:p>
        </w:tc>
        <w:bookmarkStart w:id="1109" w:name="_Toc140489862"/>
        <w:bookmarkEnd w:id="1109"/>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11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111" w:author="Molly McEvilley" w:date="2023-05-09T14:53:00Z"/>
              </w:rPr>
            </w:pPr>
            <w:del w:id="1112" w:author="Molly McEvilley" w:date="2023-05-09T14:53:00Z">
              <w:r w:rsidDel="00EE2BD3">
                <w:rPr>
                  <w:rFonts w:ascii="Calibri" w:hAnsi="Calibri" w:cs="Calibri"/>
                  <w:color w:val="000000"/>
                </w:rPr>
                <w:delText>5</w:delText>
              </w:r>
              <w:bookmarkStart w:id="1113" w:name="_Toc140489863"/>
              <w:bookmarkEnd w:id="1113"/>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4" w:author="Molly McEvilley" w:date="2023-05-09T14:53:00Z"/>
              </w:rPr>
            </w:pPr>
            <w:del w:id="1115" w:author="Molly McEvilley" w:date="2023-05-09T14:53:00Z">
              <w:r w:rsidDel="00EE2BD3">
                <w:rPr>
                  <w:rFonts w:ascii="Calibri" w:hAnsi="Calibri" w:cs="Calibri"/>
                  <w:color w:val="000000"/>
                </w:rPr>
                <w:delText>Substance abuse treatment facility or detox center</w:delText>
              </w:r>
              <w:bookmarkStart w:id="1116" w:name="_Toc140489864"/>
              <w:bookmarkEnd w:id="1116"/>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7" w:author="Molly McEvilley" w:date="2023-05-09T14:53:00Z"/>
              </w:rPr>
            </w:pPr>
            <w:del w:id="1118" w:author="Molly McEvilley" w:date="2023-05-09T14:53:00Z">
              <w:r w:rsidDel="00EE2BD3">
                <w:rPr>
                  <w:rFonts w:ascii="Calibri" w:hAnsi="Calibri" w:cs="Calibri"/>
                  <w:color w:val="000000"/>
                </w:rPr>
                <w:delText>8</w:delText>
              </w:r>
              <w:bookmarkStart w:id="1119" w:name="_Toc140489865"/>
              <w:bookmarkEnd w:id="1119"/>
            </w:del>
          </w:p>
        </w:tc>
        <w:bookmarkStart w:id="1120" w:name="_Toc140489866"/>
        <w:bookmarkEnd w:id="1120"/>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2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22" w:author="Molly McEvilley" w:date="2023-05-09T14:53:00Z"/>
              </w:rPr>
            </w:pPr>
            <w:del w:id="1123" w:author="Molly McEvilley" w:date="2023-05-09T14:53:00Z">
              <w:r w:rsidDel="00EE2BD3">
                <w:rPr>
                  <w:rFonts w:ascii="Calibri" w:hAnsi="Calibri" w:cs="Calibri"/>
                  <w:color w:val="000000"/>
                </w:rPr>
                <w:delText>6</w:delText>
              </w:r>
              <w:bookmarkStart w:id="1124" w:name="_Toc140489867"/>
              <w:bookmarkEnd w:id="1124"/>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5" w:author="Molly McEvilley" w:date="2023-05-09T14:53:00Z"/>
              </w:rPr>
            </w:pPr>
            <w:del w:id="1126" w:author="Molly McEvilley" w:date="2023-05-09T14:53:00Z">
              <w:r w:rsidDel="00EE2BD3">
                <w:rPr>
                  <w:rFonts w:ascii="Calibri" w:hAnsi="Calibri" w:cs="Calibri"/>
                  <w:color w:val="000000"/>
                </w:rPr>
                <w:delText>Hospital or other residential non-psychiatric medical facility</w:delText>
              </w:r>
              <w:bookmarkStart w:id="1127" w:name="_Toc140489868"/>
              <w:bookmarkEnd w:id="1127"/>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8" w:author="Molly McEvilley" w:date="2023-05-09T14:53:00Z"/>
              </w:rPr>
            </w:pPr>
            <w:del w:id="1129" w:author="Molly McEvilley" w:date="2023-05-09T14:53:00Z">
              <w:r w:rsidDel="00EE2BD3">
                <w:rPr>
                  <w:rFonts w:ascii="Calibri" w:hAnsi="Calibri" w:cs="Calibri"/>
                  <w:color w:val="000000"/>
                </w:rPr>
                <w:delText>8</w:delText>
              </w:r>
              <w:bookmarkStart w:id="1130" w:name="_Toc140489869"/>
              <w:bookmarkEnd w:id="1130"/>
            </w:del>
          </w:p>
        </w:tc>
        <w:bookmarkStart w:id="1131" w:name="_Toc140489870"/>
        <w:bookmarkEnd w:id="1131"/>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3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33" w:author="Molly McEvilley" w:date="2023-05-09T14:53:00Z"/>
              </w:rPr>
            </w:pPr>
            <w:del w:id="1134" w:author="Molly McEvilley" w:date="2023-05-09T14:53:00Z">
              <w:r w:rsidDel="00EE2BD3">
                <w:rPr>
                  <w:rFonts w:ascii="Calibri" w:hAnsi="Calibri" w:cs="Calibri"/>
                  <w:color w:val="000000"/>
                </w:rPr>
                <w:delText>7</w:delText>
              </w:r>
              <w:bookmarkStart w:id="1135" w:name="_Toc140489871"/>
              <w:bookmarkEnd w:id="1135"/>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6" w:author="Molly McEvilley" w:date="2023-05-09T14:53:00Z"/>
              </w:rPr>
            </w:pPr>
            <w:del w:id="1137" w:author="Molly McEvilley" w:date="2023-05-09T14:53:00Z">
              <w:r w:rsidDel="00EE2BD3">
                <w:rPr>
                  <w:rFonts w:ascii="Calibri" w:hAnsi="Calibri" w:cs="Calibri"/>
                  <w:color w:val="000000"/>
                </w:rPr>
                <w:delText>Jail, prison or juvenile detention facility</w:delText>
              </w:r>
              <w:bookmarkStart w:id="1138" w:name="_Toc140489872"/>
              <w:bookmarkEnd w:id="1138"/>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9" w:author="Molly McEvilley" w:date="2023-05-09T14:53:00Z"/>
              </w:rPr>
            </w:pPr>
            <w:del w:id="1140" w:author="Molly McEvilley" w:date="2023-05-09T14:53:00Z">
              <w:r w:rsidDel="00EE2BD3">
                <w:rPr>
                  <w:rFonts w:ascii="Calibri" w:hAnsi="Calibri" w:cs="Calibri"/>
                  <w:color w:val="000000"/>
                </w:rPr>
                <w:delText>9</w:delText>
              </w:r>
              <w:bookmarkStart w:id="1141" w:name="_Toc140489873"/>
              <w:bookmarkEnd w:id="1141"/>
            </w:del>
          </w:p>
        </w:tc>
        <w:bookmarkStart w:id="1142" w:name="_Toc140489874"/>
        <w:bookmarkEnd w:id="1142"/>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4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44" w:author="Molly McEvilley" w:date="2023-05-09T14:53:00Z"/>
              </w:rPr>
            </w:pPr>
            <w:del w:id="1145" w:author="Molly McEvilley" w:date="2023-05-09T14:53:00Z">
              <w:r w:rsidDel="00EE2BD3">
                <w:rPr>
                  <w:rFonts w:ascii="Calibri" w:hAnsi="Calibri" w:cs="Calibri"/>
                  <w:color w:val="000000"/>
                </w:rPr>
                <w:delText>14</w:delText>
              </w:r>
              <w:bookmarkStart w:id="1146" w:name="_Toc140489875"/>
              <w:bookmarkEnd w:id="1146"/>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7" w:author="Molly McEvilley" w:date="2023-05-09T14:53:00Z"/>
              </w:rPr>
            </w:pPr>
            <w:del w:id="1148" w:author="Molly McEvilley" w:date="2023-05-09T14:53:00Z">
              <w:r w:rsidDel="00EE2BD3">
                <w:rPr>
                  <w:rFonts w:ascii="Calibri" w:hAnsi="Calibri" w:cs="Calibri"/>
                  <w:color w:val="000000"/>
                </w:rPr>
                <w:delText>Hotel or motel paid for without emergency shelter voucher</w:delText>
              </w:r>
              <w:bookmarkStart w:id="1149" w:name="_Toc140489876"/>
              <w:bookmarkEnd w:id="1149"/>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50" w:author="Molly McEvilley" w:date="2023-05-09T14:53:00Z"/>
              </w:rPr>
            </w:pPr>
            <w:del w:id="1151" w:author="Molly McEvilley" w:date="2023-05-09T14:53:00Z">
              <w:r w:rsidDel="00EE2BD3">
                <w:rPr>
                  <w:rFonts w:ascii="Calibri" w:hAnsi="Calibri" w:cs="Calibri"/>
                  <w:color w:val="000000"/>
                </w:rPr>
                <w:delText>10</w:delText>
              </w:r>
              <w:bookmarkStart w:id="1152" w:name="_Toc140489877"/>
              <w:bookmarkEnd w:id="1152"/>
            </w:del>
          </w:p>
        </w:tc>
        <w:bookmarkStart w:id="1153" w:name="_Toc140489878"/>
        <w:bookmarkEnd w:id="1153"/>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5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55" w:author="Molly McEvilley" w:date="2023-05-09T14:53:00Z"/>
              </w:rPr>
            </w:pPr>
            <w:del w:id="1156" w:author="Molly McEvilley" w:date="2023-05-09T14:53:00Z">
              <w:r w:rsidDel="00EE2BD3">
                <w:rPr>
                  <w:rFonts w:ascii="Calibri" w:hAnsi="Calibri" w:cs="Calibri"/>
                  <w:color w:val="000000"/>
                </w:rPr>
                <w:delText>29</w:delText>
              </w:r>
              <w:bookmarkStart w:id="1157" w:name="_Toc140489879"/>
              <w:bookmarkEnd w:id="1157"/>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8" w:author="Molly McEvilley" w:date="2023-05-09T14:53:00Z"/>
              </w:rPr>
            </w:pPr>
            <w:del w:id="1159" w:author="Molly McEvilley" w:date="2023-05-09T14:53:00Z">
              <w:r w:rsidDel="00EE2BD3">
                <w:rPr>
                  <w:rFonts w:ascii="Calibri" w:hAnsi="Calibri" w:cs="Calibri"/>
                  <w:color w:val="000000"/>
                </w:rPr>
                <w:delText>Residential project or halfway house with no homeless criteria</w:delText>
              </w:r>
              <w:bookmarkStart w:id="1160" w:name="_Toc140489880"/>
              <w:bookmarkEnd w:id="1160"/>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61" w:author="Molly McEvilley" w:date="2023-05-09T14:53:00Z"/>
              </w:rPr>
            </w:pPr>
            <w:del w:id="1162" w:author="Molly McEvilley" w:date="2023-05-09T14:53:00Z">
              <w:r w:rsidDel="00EE2BD3">
                <w:rPr>
                  <w:rFonts w:ascii="Calibri" w:hAnsi="Calibri" w:cs="Calibri"/>
                  <w:color w:val="000000"/>
                </w:rPr>
                <w:delText>10</w:delText>
              </w:r>
              <w:bookmarkStart w:id="1163" w:name="_Toc140489881"/>
              <w:bookmarkEnd w:id="1163"/>
            </w:del>
          </w:p>
        </w:tc>
        <w:bookmarkStart w:id="1164" w:name="_Toc140489882"/>
        <w:bookmarkEnd w:id="1164"/>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6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66" w:author="Molly McEvilley" w:date="2023-05-09T14:53:00Z"/>
              </w:rPr>
            </w:pPr>
            <w:del w:id="1167" w:author="Molly McEvilley" w:date="2023-05-09T14:53:00Z">
              <w:r w:rsidDel="00EE2BD3">
                <w:rPr>
                  <w:rFonts w:ascii="Calibri" w:hAnsi="Calibri" w:cs="Calibri"/>
                  <w:color w:val="000000"/>
                </w:rPr>
                <w:delText>1</w:delText>
              </w:r>
              <w:bookmarkStart w:id="1168" w:name="_Toc140489883"/>
              <w:bookmarkEnd w:id="1168"/>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9" w:author="Molly McEvilley" w:date="2023-05-09T14:53:00Z"/>
              </w:rPr>
            </w:pPr>
            <w:del w:id="1170" w:author="Molly McEvilley" w:date="2023-05-09T14:53:00Z">
              <w:r w:rsidDel="00EE2BD3">
                <w:rPr>
                  <w:rFonts w:ascii="Calibri" w:hAnsi="Calibri" w:cs="Calibri"/>
                  <w:color w:val="000000"/>
                </w:rPr>
                <w:delText>Emergency shelter, including hotel or motel paid for with ES voucher</w:delText>
              </w:r>
              <w:bookmarkStart w:id="1171" w:name="_Toc140489884"/>
              <w:bookmarkEnd w:id="1171"/>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72" w:author="Molly McEvilley" w:date="2023-05-09T14:53:00Z"/>
              </w:rPr>
            </w:pPr>
            <w:del w:id="1173" w:author="Molly McEvilley" w:date="2023-05-09T14:53:00Z">
              <w:r w:rsidDel="00EE2BD3">
                <w:rPr>
                  <w:rFonts w:ascii="Calibri" w:hAnsi="Calibri" w:cs="Calibri"/>
                  <w:color w:val="000000"/>
                </w:rPr>
                <w:delText>11</w:delText>
              </w:r>
              <w:bookmarkStart w:id="1174" w:name="_Toc140489885"/>
              <w:bookmarkEnd w:id="1174"/>
            </w:del>
          </w:p>
        </w:tc>
        <w:bookmarkStart w:id="1175" w:name="_Toc140489886"/>
        <w:bookmarkEnd w:id="1175"/>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7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77" w:author="Molly McEvilley" w:date="2023-05-09T14:53:00Z"/>
              </w:rPr>
            </w:pPr>
            <w:del w:id="1178" w:author="Molly McEvilley" w:date="2023-05-09T14:53:00Z">
              <w:r w:rsidDel="00EE2BD3">
                <w:rPr>
                  <w:rFonts w:ascii="Calibri" w:hAnsi="Calibri" w:cs="Calibri"/>
                  <w:color w:val="000000"/>
                </w:rPr>
                <w:delText>2</w:delText>
              </w:r>
              <w:bookmarkStart w:id="1179" w:name="_Toc140489887"/>
              <w:bookmarkEnd w:id="1179"/>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80" w:author="Molly McEvilley" w:date="2023-05-09T14:53:00Z"/>
              </w:rPr>
            </w:pPr>
            <w:del w:id="1181" w:author="Molly McEvilley" w:date="2023-05-09T14:53:00Z">
              <w:r w:rsidDel="00EE2BD3">
                <w:rPr>
                  <w:rFonts w:ascii="Calibri" w:hAnsi="Calibri" w:cs="Calibri"/>
                  <w:color w:val="000000"/>
                </w:rPr>
                <w:delText xml:space="preserve">Transitional housing for homeless persons </w:delText>
              </w:r>
              <w:bookmarkStart w:id="1182" w:name="_Toc140489888"/>
              <w:bookmarkEnd w:id="1182"/>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83" w:author="Molly McEvilley" w:date="2023-05-09T14:53:00Z"/>
              </w:rPr>
            </w:pPr>
            <w:del w:id="1184" w:author="Molly McEvilley" w:date="2023-05-09T14:53:00Z">
              <w:r w:rsidDel="00EE2BD3">
                <w:rPr>
                  <w:rFonts w:ascii="Calibri" w:hAnsi="Calibri" w:cs="Calibri"/>
                  <w:color w:val="000000"/>
                </w:rPr>
                <w:delText>11</w:delText>
              </w:r>
              <w:bookmarkStart w:id="1185" w:name="_Toc140489889"/>
              <w:bookmarkEnd w:id="1185"/>
            </w:del>
          </w:p>
        </w:tc>
        <w:bookmarkStart w:id="1186" w:name="_Toc140489890"/>
        <w:bookmarkEnd w:id="1186"/>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18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188" w:author="Molly McEvilley" w:date="2023-05-09T14:53:00Z"/>
              </w:rPr>
            </w:pPr>
            <w:del w:id="1189" w:author="Molly McEvilley" w:date="2023-05-09T14:53:00Z">
              <w:r w:rsidDel="00EE2BD3">
                <w:rPr>
                  <w:rFonts w:ascii="Calibri" w:hAnsi="Calibri" w:cs="Calibri"/>
                  <w:color w:val="000000"/>
                </w:rPr>
                <w:delText>18</w:delText>
              </w:r>
              <w:bookmarkStart w:id="1190" w:name="_Toc140489891"/>
              <w:bookmarkEnd w:id="1190"/>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1" w:author="Molly McEvilley" w:date="2023-05-09T14:53:00Z"/>
              </w:rPr>
            </w:pPr>
            <w:del w:id="1192" w:author="Molly McEvilley" w:date="2023-05-09T14:53:00Z">
              <w:r w:rsidDel="00EE2BD3">
                <w:rPr>
                  <w:rFonts w:ascii="Calibri" w:hAnsi="Calibri" w:cs="Calibri"/>
                  <w:color w:val="000000"/>
                </w:rPr>
                <w:delText>Safe Haven</w:delText>
              </w:r>
              <w:bookmarkStart w:id="1193" w:name="_Toc140489892"/>
              <w:bookmarkEnd w:id="1193"/>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4" w:author="Molly McEvilley" w:date="2023-05-09T14:53:00Z"/>
              </w:rPr>
            </w:pPr>
            <w:del w:id="1195" w:author="Molly McEvilley" w:date="2023-05-09T14:53:00Z">
              <w:r w:rsidDel="00EE2BD3">
                <w:rPr>
                  <w:rFonts w:ascii="Calibri" w:hAnsi="Calibri" w:cs="Calibri"/>
                  <w:color w:val="000000"/>
                </w:rPr>
                <w:delText>11</w:delText>
              </w:r>
              <w:bookmarkStart w:id="1196" w:name="_Toc140489893"/>
              <w:bookmarkEnd w:id="1196"/>
            </w:del>
          </w:p>
        </w:tc>
        <w:bookmarkStart w:id="1197" w:name="_Toc140489894"/>
        <w:bookmarkEnd w:id="1197"/>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19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199" w:author="Molly McEvilley" w:date="2023-05-09T14:53:00Z"/>
              </w:rPr>
            </w:pPr>
            <w:del w:id="1200" w:author="Molly McEvilley" w:date="2023-05-09T14:53:00Z">
              <w:r w:rsidDel="00EE2BD3">
                <w:rPr>
                  <w:rFonts w:ascii="Calibri" w:hAnsi="Calibri" w:cs="Calibri"/>
                  <w:color w:val="000000"/>
                </w:rPr>
                <w:delText>27</w:delText>
              </w:r>
              <w:bookmarkStart w:id="1201" w:name="_Toc140489895"/>
              <w:bookmarkEnd w:id="1201"/>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2" w:author="Molly McEvilley" w:date="2023-05-09T14:53:00Z"/>
              </w:rPr>
            </w:pPr>
            <w:del w:id="1203" w:author="Molly McEvilley" w:date="2023-05-09T14:53:00Z">
              <w:r w:rsidDel="00EE2BD3">
                <w:rPr>
                  <w:rFonts w:ascii="Calibri" w:hAnsi="Calibri" w:cs="Calibri"/>
                  <w:color w:val="000000"/>
                </w:rPr>
                <w:delText>Moved from one HOPWA funded project to HOPWA TH</w:delText>
              </w:r>
              <w:bookmarkStart w:id="1204" w:name="_Toc140489896"/>
              <w:bookmarkEnd w:id="1204"/>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5" w:author="Molly McEvilley" w:date="2023-05-09T14:53:00Z"/>
              </w:rPr>
            </w:pPr>
            <w:del w:id="1206" w:author="Molly McEvilley" w:date="2023-05-09T14:53:00Z">
              <w:r w:rsidDel="00EE2BD3">
                <w:rPr>
                  <w:rFonts w:ascii="Calibri" w:hAnsi="Calibri" w:cs="Calibri"/>
                  <w:color w:val="000000"/>
                </w:rPr>
                <w:delText>11</w:delText>
              </w:r>
              <w:bookmarkStart w:id="1207" w:name="_Toc140489897"/>
              <w:bookmarkEnd w:id="1207"/>
            </w:del>
          </w:p>
        </w:tc>
        <w:bookmarkStart w:id="1208" w:name="_Toc140489898"/>
        <w:bookmarkEnd w:id="1208"/>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20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210" w:author="Molly McEvilley" w:date="2023-05-09T14:53:00Z"/>
              </w:rPr>
            </w:pPr>
            <w:del w:id="1211" w:author="Molly McEvilley" w:date="2023-05-09T14:53:00Z">
              <w:r w:rsidDel="00EE2BD3">
                <w:rPr>
                  <w:rFonts w:ascii="Calibri" w:hAnsi="Calibri" w:cs="Calibri"/>
                  <w:color w:val="000000"/>
                </w:rPr>
                <w:delText>32</w:delText>
              </w:r>
              <w:bookmarkStart w:id="1212" w:name="_Toc140489899"/>
              <w:bookmarkEnd w:id="1212"/>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3" w:author="Molly McEvilley" w:date="2023-05-09T14:53:00Z"/>
              </w:rPr>
            </w:pPr>
            <w:del w:id="1214" w:author="Molly McEvilley" w:date="2023-05-09T14:53:00Z">
              <w:r w:rsidDel="00EE2BD3">
                <w:rPr>
                  <w:rFonts w:ascii="Calibri" w:hAnsi="Calibri" w:cs="Calibri"/>
                  <w:color w:val="000000"/>
                </w:rPr>
                <w:delText>Host home (non-crisis)</w:delText>
              </w:r>
              <w:bookmarkStart w:id="1215" w:name="_Toc140489900"/>
              <w:bookmarkEnd w:id="1215"/>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6" w:author="Molly McEvilley" w:date="2023-05-09T14:53:00Z"/>
              </w:rPr>
            </w:pPr>
            <w:del w:id="1217" w:author="Molly McEvilley" w:date="2023-05-09T14:53:00Z">
              <w:r w:rsidDel="00EE2BD3">
                <w:rPr>
                  <w:rFonts w:ascii="Calibri" w:hAnsi="Calibri" w:cs="Calibri"/>
                  <w:color w:val="000000"/>
                </w:rPr>
                <w:delText>11</w:delText>
              </w:r>
              <w:bookmarkStart w:id="1218" w:name="_Toc140489901"/>
              <w:bookmarkEnd w:id="1218"/>
            </w:del>
          </w:p>
        </w:tc>
        <w:bookmarkStart w:id="1219" w:name="_Toc140489902"/>
        <w:bookmarkEnd w:id="1219"/>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2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21" w:author="Molly McEvilley" w:date="2023-05-09T14:53:00Z"/>
              </w:rPr>
            </w:pPr>
            <w:del w:id="1222" w:author="Molly McEvilley" w:date="2023-05-09T14:53:00Z">
              <w:r w:rsidDel="00EE2BD3">
                <w:rPr>
                  <w:rFonts w:ascii="Calibri" w:hAnsi="Calibri" w:cs="Calibri"/>
                  <w:color w:val="000000"/>
                </w:rPr>
                <w:delText>16</w:delText>
              </w:r>
              <w:bookmarkStart w:id="1223" w:name="_Toc140489903"/>
              <w:bookmarkEnd w:id="1223"/>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4" w:author="Molly McEvilley" w:date="2023-05-09T14:53:00Z"/>
              </w:rPr>
            </w:pPr>
            <w:del w:id="1225" w:author="Molly McEvilley" w:date="2023-05-09T14:53:00Z">
              <w:r w:rsidDel="00EE2BD3">
                <w:rPr>
                  <w:rFonts w:ascii="Calibri" w:hAnsi="Calibri" w:cs="Calibri"/>
                  <w:color w:val="000000"/>
                </w:rPr>
                <w:delText xml:space="preserve">Place not meant for habitation </w:delText>
              </w:r>
              <w:bookmarkStart w:id="1226" w:name="_Toc140489904"/>
              <w:bookmarkEnd w:id="1226"/>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7" w:author="Molly McEvilley" w:date="2023-05-09T14:53:00Z"/>
              </w:rPr>
            </w:pPr>
            <w:del w:id="1228" w:author="Molly McEvilley" w:date="2023-05-09T14:53:00Z">
              <w:r w:rsidDel="00EE2BD3">
                <w:rPr>
                  <w:rFonts w:ascii="Calibri" w:hAnsi="Calibri" w:cs="Calibri"/>
                  <w:color w:val="000000"/>
                </w:rPr>
                <w:delText>12</w:delText>
              </w:r>
              <w:bookmarkStart w:id="1229" w:name="_Toc140489905"/>
              <w:bookmarkEnd w:id="1229"/>
            </w:del>
          </w:p>
        </w:tc>
        <w:bookmarkStart w:id="1230" w:name="_Toc140489906"/>
        <w:bookmarkEnd w:id="1230"/>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3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32" w:author="Molly McEvilley" w:date="2023-05-09T14:53:00Z"/>
              </w:rPr>
            </w:pPr>
            <w:del w:id="1233" w:author="Molly McEvilley" w:date="2023-05-09T14:53:00Z">
              <w:r w:rsidDel="00EE2BD3">
                <w:rPr>
                  <w:rFonts w:ascii="Calibri" w:hAnsi="Calibri" w:cs="Calibri"/>
                  <w:color w:val="000000"/>
                </w:rPr>
                <w:delText>12</w:delText>
              </w:r>
              <w:bookmarkStart w:id="1234" w:name="_Toc140489907"/>
              <w:bookmarkEnd w:id="1234"/>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5" w:author="Molly McEvilley" w:date="2023-05-09T14:53:00Z"/>
              </w:rPr>
            </w:pPr>
            <w:del w:id="1236" w:author="Molly McEvilley" w:date="2023-05-09T14:53:00Z">
              <w:r w:rsidDel="00EE2BD3">
                <w:rPr>
                  <w:rFonts w:ascii="Calibri" w:hAnsi="Calibri" w:cs="Calibri"/>
                  <w:color w:val="000000"/>
                </w:rPr>
                <w:delText xml:space="preserve">Staying or living with family, temporary tenure </w:delText>
              </w:r>
              <w:bookmarkStart w:id="1237" w:name="_Toc140489908"/>
              <w:bookmarkEnd w:id="1237"/>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8" w:author="Molly McEvilley" w:date="2023-05-09T14:53:00Z"/>
              </w:rPr>
            </w:pPr>
            <w:del w:id="1239" w:author="Molly McEvilley" w:date="2023-05-09T14:53:00Z">
              <w:r w:rsidDel="00EE2BD3">
                <w:rPr>
                  <w:rFonts w:ascii="Calibri" w:hAnsi="Calibri" w:cs="Calibri"/>
                  <w:color w:val="000000"/>
                </w:rPr>
                <w:delText>13</w:delText>
              </w:r>
              <w:bookmarkStart w:id="1240" w:name="_Toc140489909"/>
              <w:bookmarkEnd w:id="1240"/>
            </w:del>
          </w:p>
        </w:tc>
        <w:bookmarkStart w:id="1241" w:name="_Toc140489910"/>
        <w:bookmarkEnd w:id="1241"/>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4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43" w:author="Molly McEvilley" w:date="2023-05-09T14:53:00Z"/>
              </w:rPr>
            </w:pPr>
            <w:del w:id="1244" w:author="Molly McEvilley" w:date="2023-05-09T14:53:00Z">
              <w:r w:rsidDel="00EE2BD3">
                <w:rPr>
                  <w:rFonts w:ascii="Calibri" w:hAnsi="Calibri" w:cs="Calibri"/>
                  <w:color w:val="000000"/>
                </w:rPr>
                <w:delText>13</w:delText>
              </w:r>
              <w:bookmarkStart w:id="1245" w:name="_Toc140489911"/>
              <w:bookmarkEnd w:id="1245"/>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6" w:author="Molly McEvilley" w:date="2023-05-09T14:53:00Z"/>
              </w:rPr>
            </w:pPr>
            <w:del w:id="1247" w:author="Molly McEvilley" w:date="2023-05-09T14:53:00Z">
              <w:r w:rsidDel="00EE2BD3">
                <w:rPr>
                  <w:rFonts w:ascii="Calibri" w:hAnsi="Calibri" w:cs="Calibri"/>
                  <w:color w:val="000000"/>
                </w:rPr>
                <w:delText xml:space="preserve">Staying or living with friends, temporary tenure </w:delText>
              </w:r>
              <w:bookmarkStart w:id="1248" w:name="_Toc140489912"/>
              <w:bookmarkEnd w:id="1248"/>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9" w:author="Molly McEvilley" w:date="2023-05-09T14:53:00Z"/>
              </w:rPr>
            </w:pPr>
            <w:del w:id="1250" w:author="Molly McEvilley" w:date="2023-05-09T14:53:00Z">
              <w:r w:rsidDel="00EE2BD3">
                <w:rPr>
                  <w:rFonts w:ascii="Calibri" w:hAnsi="Calibri" w:cs="Calibri"/>
                  <w:color w:val="000000"/>
                </w:rPr>
                <w:delText>14</w:delText>
              </w:r>
              <w:bookmarkStart w:id="1251" w:name="_Toc140489913"/>
              <w:bookmarkEnd w:id="1251"/>
            </w:del>
          </w:p>
        </w:tc>
        <w:bookmarkStart w:id="1252" w:name="_Toc140489914"/>
        <w:bookmarkEnd w:id="1252"/>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5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54" w:author="Molly McEvilley" w:date="2023-05-09T14:53:00Z"/>
              </w:rPr>
            </w:pPr>
            <w:del w:id="1255" w:author="Molly McEvilley" w:date="2023-05-09T14:53:00Z">
              <w:r w:rsidDel="00EE2BD3">
                <w:rPr>
                  <w:rFonts w:ascii="Calibri" w:hAnsi="Calibri" w:cs="Calibri"/>
                  <w:color w:val="000000"/>
                </w:rPr>
                <w:delText>24</w:delText>
              </w:r>
              <w:bookmarkStart w:id="1256" w:name="_Toc140489915"/>
              <w:bookmarkEnd w:id="1256"/>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7" w:author="Molly McEvilley" w:date="2023-05-09T14:53:00Z"/>
              </w:rPr>
            </w:pPr>
            <w:del w:id="1258" w:author="Molly McEvilley" w:date="2023-05-09T14:53:00Z">
              <w:r w:rsidDel="00EE2BD3">
                <w:rPr>
                  <w:rFonts w:ascii="Calibri" w:hAnsi="Calibri" w:cs="Calibri"/>
                  <w:color w:val="000000"/>
                </w:rPr>
                <w:delText>Deceased</w:delText>
              </w:r>
              <w:bookmarkStart w:id="1259" w:name="_Toc140489916"/>
              <w:bookmarkEnd w:id="1259"/>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60" w:author="Molly McEvilley" w:date="2023-05-09T14:53:00Z"/>
              </w:rPr>
            </w:pPr>
            <w:del w:id="1261" w:author="Molly McEvilley" w:date="2023-05-09T14:53:00Z">
              <w:r w:rsidDel="00EE2BD3">
                <w:rPr>
                  <w:rFonts w:ascii="Calibri" w:hAnsi="Calibri" w:cs="Calibri"/>
                  <w:color w:val="000000"/>
                </w:rPr>
                <w:delText>15</w:delText>
              </w:r>
              <w:bookmarkStart w:id="1262" w:name="_Toc140489917"/>
              <w:bookmarkEnd w:id="1262"/>
            </w:del>
          </w:p>
        </w:tc>
        <w:bookmarkStart w:id="1263" w:name="_Toc140489918"/>
        <w:bookmarkEnd w:id="1263"/>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6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65" w:author="Molly McEvilley" w:date="2023-05-09T14:53:00Z"/>
                <w:rFonts w:ascii="Open Sans" w:hAnsi="Open Sans" w:cs="Open Sans"/>
              </w:rPr>
            </w:pPr>
            <w:del w:id="1266" w:author="Molly McEvilley" w:date="2023-05-09T14:53:00Z">
              <w:r w:rsidDel="00EE2BD3">
                <w:rPr>
                  <w:rFonts w:ascii="Open Sans" w:hAnsi="Open Sans" w:cs="Open Sans"/>
                  <w:color w:val="000000"/>
                </w:rPr>
                <w:delText> </w:delText>
              </w:r>
              <w:bookmarkStart w:id="1267" w:name="_Toc140489919"/>
              <w:bookmarkEnd w:id="1267"/>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8" w:author="Molly McEvilley" w:date="2023-05-09T14:53:00Z"/>
              </w:rPr>
            </w:pPr>
            <w:del w:id="1269" w:author="Molly McEvilley" w:date="2023-05-09T14:53:00Z">
              <w:r w:rsidDel="00EE2BD3">
                <w:rPr>
                  <w:rFonts w:ascii="Calibri" w:hAnsi="Calibri" w:cs="Calibri"/>
                  <w:color w:val="000000"/>
                </w:rPr>
                <w:delText>(any other)</w:delText>
              </w:r>
              <w:bookmarkStart w:id="1270" w:name="_Toc140489920"/>
              <w:bookmarkEnd w:id="1270"/>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71" w:author="Molly McEvilley" w:date="2023-05-09T14:53:00Z"/>
              </w:rPr>
            </w:pPr>
            <w:del w:id="1272" w:author="Molly McEvilley" w:date="2023-05-09T14:53:00Z">
              <w:r w:rsidDel="00EE2BD3">
                <w:rPr>
                  <w:rFonts w:ascii="Calibri" w:hAnsi="Calibri" w:cs="Calibri"/>
                  <w:color w:val="000000"/>
                </w:rPr>
                <w:delText>99</w:delText>
              </w:r>
              <w:bookmarkStart w:id="1273" w:name="_Toc140489921"/>
              <w:bookmarkEnd w:id="1273"/>
            </w:del>
          </w:p>
        </w:tc>
        <w:bookmarkStart w:id="1274" w:name="_Toc140489922"/>
        <w:bookmarkEnd w:id="1274"/>
      </w:tr>
    </w:tbl>
    <w:p w14:paraId="6056E1A7" w14:textId="7B11BA8D" w:rsidR="00C3527B" w:rsidRDefault="00C3527B" w:rsidP="0007170F">
      <w:pPr>
        <w:pStyle w:val="Heading2"/>
      </w:pPr>
      <w:bookmarkStart w:id="1275" w:name="_HMIS_Data_Requirements"/>
      <w:bookmarkStart w:id="1276" w:name="_Toc37849749"/>
      <w:bookmarkStart w:id="1277" w:name="_Toc140489923"/>
      <w:bookmarkEnd w:id="1275"/>
      <w:r>
        <w:t>HMIS Client Enrollments</w:t>
      </w:r>
      <w:r w:rsidR="00B054F4">
        <w:t xml:space="preserve"> (tlsa_Enrollment)</w:t>
      </w:r>
      <w:bookmarkEnd w:id="1276"/>
      <w:bookmarkEnd w:id="1277"/>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lastRenderedPageBreak/>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278" w:author="Genelle Denzin" w:date="2023-07-08T13:40:00Z">
              <w:r w:rsidDel="00C3527B">
                <w:delText>Victim</w:delText>
              </w:r>
            </w:del>
            <w:ins w:id="1279"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ins w:id="1280"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lastRenderedPageBreak/>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281"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282"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283"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284"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Del="00B745B9" w:rsidRDefault="00C3527B" w:rsidP="00C3527B">
      <w:pPr>
        <w:pStyle w:val="Heading4"/>
        <w:rPr>
          <w:del w:id="1285" w:author="Molly McEvilley" w:date="2023-07-01T10:17:00Z"/>
        </w:rPr>
      </w:pPr>
      <w:del w:id="1286" w:author="Molly McEvilley" w:date="2023-07-01T10:17:00Z">
        <w:r w:rsidDel="00B745B9">
          <w:lastRenderedPageBreak/>
          <w:delText>DisabilityStatus</w:delText>
        </w:r>
      </w:del>
    </w:p>
    <w:p w14:paraId="32CACFB6" w14:textId="54417DAC" w:rsidR="00C3527B" w:rsidDel="00B745B9" w:rsidRDefault="00C3527B" w:rsidP="00C3527B">
      <w:pPr>
        <w:rPr>
          <w:del w:id="1287" w:author="Molly McEvilley" w:date="2023-07-01T10:17:00Z"/>
        </w:rPr>
      </w:pPr>
      <w:del w:id="1288" w:author="Molly McEvilley" w:date="2023-07-01T10:17:00Z">
        <w:r w:rsidDel="00B745B9">
          <w:delText>Because it is relevant and used repeatedly in subsequent steps</w:delText>
        </w:r>
        <w:r w:rsidR="00E815DD" w:rsidDel="00B745B9">
          <w:delText xml:space="preserve"> both for demographic reporting and for identification of people and households who are part of specific populations of interest (e.g, Households with a Disabled Adult or Head of Household) </w:delText>
        </w:r>
        <w:r w:rsidDel="00B745B9">
          <w:delText>, a preliminary enrollment-level value is included in tlsa_Enrollment</w:delText>
        </w:r>
        <w:r w:rsidR="004873DC" w:rsidDel="00B745B9">
          <w:delText xml:space="preserve">. </w:delText>
        </w:r>
      </w:del>
    </w:p>
    <w:tbl>
      <w:tblPr>
        <w:tblStyle w:val="Style11"/>
        <w:tblW w:w="9445" w:type="dxa"/>
        <w:tblLook w:val="04A0" w:firstRow="1" w:lastRow="0" w:firstColumn="1" w:lastColumn="0" w:noHBand="0" w:noVBand="1"/>
      </w:tblPr>
      <w:tblGrid>
        <w:gridCol w:w="6930"/>
        <w:gridCol w:w="2515"/>
      </w:tblGrid>
      <w:tr w:rsidR="00C3527B" w:rsidDel="00B745B9" w14:paraId="715A8DE5" w14:textId="56FD550C" w:rsidTr="0084349D">
        <w:trPr>
          <w:cnfStyle w:val="100000000000" w:firstRow="1" w:lastRow="0" w:firstColumn="0" w:lastColumn="0" w:oddVBand="0" w:evenVBand="0" w:oddHBand="0" w:evenHBand="0" w:firstRowFirstColumn="0" w:firstRowLastColumn="0" w:lastRowFirstColumn="0" w:lastRowLastColumn="0"/>
          <w:del w:id="1289"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Del="00B745B9" w:rsidRDefault="00C3527B" w:rsidP="0084349D">
            <w:pPr>
              <w:pStyle w:val="NoSpacing"/>
              <w:rPr>
                <w:del w:id="1290" w:author="Molly McEvilley" w:date="2023-07-01T10:17:00Z"/>
              </w:rPr>
            </w:pPr>
            <w:del w:id="1291" w:author="Molly McEvilley" w:date="2023-07-01T10:17:00Z">
              <w:r w:rsidDel="00B745B9">
                <w:delText>Enrollment DisablingCondition Value</w:delText>
              </w:r>
            </w:del>
          </w:p>
        </w:tc>
        <w:tc>
          <w:tcPr>
            <w:tcW w:w="2515" w:type="dxa"/>
          </w:tcPr>
          <w:p w14:paraId="7B150B2C" w14:textId="11B7E5F3" w:rsidR="00C3527B" w:rsidRPr="002F0D32" w:rsidDel="00B745B9" w:rsidRDefault="00C3527B" w:rsidP="0084349D">
            <w:pPr>
              <w:pStyle w:val="NoSpacing"/>
              <w:cnfStyle w:val="100000000000" w:firstRow="1" w:lastRow="0" w:firstColumn="0" w:lastColumn="0" w:oddVBand="0" w:evenVBand="0" w:oddHBand="0" w:evenHBand="0" w:firstRowFirstColumn="0" w:firstRowLastColumn="0" w:lastRowFirstColumn="0" w:lastRowLastColumn="0"/>
              <w:rPr>
                <w:del w:id="1292" w:author="Molly McEvilley" w:date="2023-07-01T10:17:00Z"/>
              </w:rPr>
            </w:pPr>
            <w:del w:id="1293" w:author="Molly McEvilley" w:date="2023-07-01T10:17:00Z">
              <w:r w:rsidDel="00B745B9">
                <w:delText>DisabilityStatus</w:delText>
              </w:r>
            </w:del>
          </w:p>
        </w:tc>
      </w:tr>
      <w:tr w:rsidR="00C3527B" w:rsidDel="00B745B9" w14:paraId="04F22029" w14:textId="356F8DE6" w:rsidTr="0084349D">
        <w:trPr>
          <w:cnfStyle w:val="000000100000" w:firstRow="0" w:lastRow="0" w:firstColumn="0" w:lastColumn="0" w:oddVBand="0" w:evenVBand="0" w:oddHBand="1" w:evenHBand="0" w:firstRowFirstColumn="0" w:firstRowLastColumn="0" w:lastRowFirstColumn="0" w:lastRowLastColumn="0"/>
          <w:del w:id="1294"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Del="00B745B9" w:rsidRDefault="00C3527B" w:rsidP="0084349D">
            <w:pPr>
              <w:pStyle w:val="NoSpacing"/>
              <w:rPr>
                <w:del w:id="1295" w:author="Molly McEvilley" w:date="2023-07-01T10:17:00Z"/>
              </w:rPr>
            </w:pPr>
            <w:del w:id="1296" w:author="Molly McEvilley" w:date="2023-07-01T10:17:00Z">
              <w:r w:rsidDel="00B745B9">
                <w:delText xml:space="preserve">0 </w:delText>
              </w:r>
            </w:del>
          </w:p>
        </w:tc>
        <w:tc>
          <w:tcPr>
            <w:tcW w:w="2515" w:type="dxa"/>
          </w:tcPr>
          <w:p w14:paraId="0A4B4711" w14:textId="0D37EC43" w:rsidR="00C3527B" w:rsidRPr="008705FF" w:rsidDel="00B745B9" w:rsidRDefault="00C3527B" w:rsidP="0084349D">
            <w:pPr>
              <w:pStyle w:val="NoSpacing"/>
              <w:cnfStyle w:val="000000100000" w:firstRow="0" w:lastRow="0" w:firstColumn="0" w:lastColumn="0" w:oddVBand="0" w:evenVBand="0" w:oddHBand="1" w:evenHBand="0" w:firstRowFirstColumn="0" w:firstRowLastColumn="0" w:lastRowFirstColumn="0" w:lastRowLastColumn="0"/>
              <w:rPr>
                <w:del w:id="1297" w:author="Molly McEvilley" w:date="2023-07-01T10:17:00Z"/>
              </w:rPr>
            </w:pPr>
            <w:del w:id="1298" w:author="Molly McEvilley" w:date="2023-07-01T10:17:00Z">
              <w:r w:rsidDel="00B745B9">
                <w:delText>0</w:delText>
              </w:r>
            </w:del>
          </w:p>
        </w:tc>
      </w:tr>
      <w:tr w:rsidR="00C3527B" w:rsidDel="00B745B9" w14:paraId="556CD30E" w14:textId="5B214DEB" w:rsidTr="0084349D">
        <w:trPr>
          <w:cnfStyle w:val="000000010000" w:firstRow="0" w:lastRow="0" w:firstColumn="0" w:lastColumn="0" w:oddVBand="0" w:evenVBand="0" w:oddHBand="0" w:evenHBand="1" w:firstRowFirstColumn="0" w:firstRowLastColumn="0" w:lastRowFirstColumn="0" w:lastRowLastColumn="0"/>
          <w:del w:id="1299"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Del="00B745B9" w:rsidRDefault="00C3527B" w:rsidP="0084349D">
            <w:pPr>
              <w:pStyle w:val="NoSpacing"/>
              <w:rPr>
                <w:del w:id="1300" w:author="Molly McEvilley" w:date="2023-07-01T10:17:00Z"/>
              </w:rPr>
            </w:pPr>
            <w:del w:id="1301" w:author="Molly McEvilley" w:date="2023-07-01T10:17:00Z">
              <w:r w:rsidDel="00B745B9">
                <w:delText>1</w:delText>
              </w:r>
            </w:del>
          </w:p>
        </w:tc>
        <w:tc>
          <w:tcPr>
            <w:tcW w:w="2515" w:type="dxa"/>
          </w:tcPr>
          <w:p w14:paraId="4045EB9E" w14:textId="455B5038" w:rsidR="00C3527B" w:rsidDel="00B745B9" w:rsidRDefault="00C3527B" w:rsidP="0084349D">
            <w:pPr>
              <w:pStyle w:val="NoSpacing"/>
              <w:cnfStyle w:val="000000010000" w:firstRow="0" w:lastRow="0" w:firstColumn="0" w:lastColumn="0" w:oddVBand="0" w:evenVBand="0" w:oddHBand="0" w:evenHBand="1" w:firstRowFirstColumn="0" w:firstRowLastColumn="0" w:lastRowFirstColumn="0" w:lastRowLastColumn="0"/>
              <w:rPr>
                <w:del w:id="1302" w:author="Molly McEvilley" w:date="2023-07-01T10:17:00Z"/>
              </w:rPr>
            </w:pPr>
            <w:del w:id="1303" w:author="Molly McEvilley" w:date="2023-07-01T10:17:00Z">
              <w:r w:rsidDel="00B745B9">
                <w:delText>1</w:delText>
              </w:r>
            </w:del>
          </w:p>
        </w:tc>
      </w:tr>
      <w:tr w:rsidR="00C3527B" w:rsidDel="00B745B9" w14:paraId="69242EE2" w14:textId="42D784A9" w:rsidTr="0084349D">
        <w:trPr>
          <w:cnfStyle w:val="000000100000" w:firstRow="0" w:lastRow="0" w:firstColumn="0" w:lastColumn="0" w:oddVBand="0" w:evenVBand="0" w:oddHBand="1" w:evenHBand="0" w:firstRowFirstColumn="0" w:firstRowLastColumn="0" w:lastRowFirstColumn="0" w:lastRowLastColumn="0"/>
          <w:del w:id="1304" w:author="Molly McEvilley" w:date="2023-07-01T10:17:00Z"/>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Del="00B745B9" w:rsidRDefault="00C3527B" w:rsidP="0084349D">
            <w:pPr>
              <w:pStyle w:val="NoSpacing"/>
              <w:rPr>
                <w:del w:id="1305" w:author="Molly McEvilley" w:date="2023-07-01T10:17:00Z"/>
              </w:rPr>
            </w:pPr>
            <w:del w:id="1306" w:author="Molly McEvilley" w:date="2023-07-01T10:17:00Z">
              <w:r w:rsidDel="00B745B9">
                <w:delText>(any other)</w:delText>
              </w:r>
            </w:del>
          </w:p>
        </w:tc>
        <w:tc>
          <w:tcPr>
            <w:tcW w:w="2515" w:type="dxa"/>
          </w:tcPr>
          <w:p w14:paraId="006977C3" w14:textId="5980F22D" w:rsidR="00C3527B" w:rsidDel="00B745B9" w:rsidRDefault="00143E83" w:rsidP="0084349D">
            <w:pPr>
              <w:pStyle w:val="NoSpacing"/>
              <w:cnfStyle w:val="000000100000" w:firstRow="0" w:lastRow="0" w:firstColumn="0" w:lastColumn="0" w:oddVBand="0" w:evenVBand="0" w:oddHBand="1" w:evenHBand="0" w:firstRowFirstColumn="0" w:firstRowLastColumn="0" w:lastRowFirstColumn="0" w:lastRowLastColumn="0"/>
              <w:rPr>
                <w:del w:id="1307" w:author="Molly McEvilley" w:date="2023-07-01T10:17:00Z"/>
              </w:rPr>
            </w:pPr>
            <w:del w:id="1308" w:author="Molly McEvilley" w:date="2023-07-01T10:17:00Z">
              <w:r w:rsidDel="00B745B9">
                <w:delText>NULL</w:delText>
              </w:r>
            </w:del>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309"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310" w:author="Genelle Denzin" w:date="2023-07-08T13:41:00Z">
        <w:r w:rsidRPr="10B9F996" w:rsidDel="00C3527B">
          <w:rPr>
            <w:i/>
            <w:iCs/>
          </w:rPr>
          <w:delText>Victim</w:delText>
        </w:r>
      </w:del>
      <w:ins w:id="1311"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312" w:author="Genelle Denzin" w:date="2023-07-08T13:41:00Z">
              <w:r w:rsidDel="00C3527B">
                <w:delText>Victim</w:delText>
              </w:r>
            </w:del>
            <w:ins w:id="1313"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14" w:name="_Toc31197113"/>
      <w:bookmarkStart w:id="1315" w:name="_Toc31197114"/>
      <w:bookmarkStart w:id="1316" w:name="_Toc31197115"/>
      <w:bookmarkStart w:id="1317" w:name="_Toc31197116"/>
      <w:bookmarkStart w:id="1318" w:name="_Toc31197117"/>
      <w:bookmarkStart w:id="1319" w:name="_Toc31197118"/>
      <w:bookmarkStart w:id="1320" w:name="_Toc29188000"/>
      <w:bookmarkStart w:id="1321" w:name="_Toc31197119"/>
      <w:bookmarkStart w:id="1322" w:name="_Enrollment_Ages_(tlsa_Enrollment)"/>
      <w:bookmarkStart w:id="1323" w:name="_Toc37849750"/>
      <w:bookmarkStart w:id="1324" w:name="_Toc140489924"/>
      <w:bookmarkStart w:id="1325" w:name="_Toc499543982"/>
      <w:bookmarkEnd w:id="1314"/>
      <w:bookmarkEnd w:id="1315"/>
      <w:bookmarkEnd w:id="1316"/>
      <w:bookmarkEnd w:id="1317"/>
      <w:bookmarkEnd w:id="1318"/>
      <w:bookmarkEnd w:id="1319"/>
      <w:bookmarkEnd w:id="1320"/>
      <w:bookmarkEnd w:id="1321"/>
      <w:bookmarkEnd w:id="1322"/>
      <w:r>
        <w:t>Enrollment Ages</w:t>
      </w:r>
      <w:r w:rsidR="00E14928">
        <w:t xml:space="preserve"> (tlsa_Enrollment)</w:t>
      </w:r>
      <w:bookmarkEnd w:id="1323"/>
      <w:bookmarkEnd w:id="132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326" w:author="Molly McEvilley" w:date="2023-06-20T13:39:00Z">
              <w:r w:rsidRPr="006472A5" w:rsidDel="00F940B6">
                <w:delText>Client doesn't know/refused</w:delText>
              </w:r>
            </w:del>
            <w:ins w:id="1327"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lastRenderedPageBreak/>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lastRenderedPageBreak/>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28" w:name="_Household_Types_(tlsa_HHID)"/>
      <w:bookmarkStart w:id="1329" w:name="_Toc37849751"/>
      <w:bookmarkStart w:id="1330" w:name="_Toc140489925"/>
      <w:bookmarkEnd w:id="1328"/>
      <w:r>
        <w:t>Household Types</w:t>
      </w:r>
      <w:r w:rsidR="00E14928">
        <w:t xml:space="preserve"> (tlsa_HHID)</w:t>
      </w:r>
      <w:bookmarkEnd w:id="1329"/>
      <w:bookmarkEnd w:id="133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331"/>
      <w:commentRangeStart w:id="1332"/>
      <w:r>
        <w:t>tlsa_HHID.</w:t>
      </w:r>
      <w:r w:rsidRPr="10B9F996">
        <w:rPr>
          <w:b/>
          <w:bCs/>
        </w:rPr>
        <w:t>ExitDate</w:t>
      </w:r>
      <w:r>
        <w:t xml:space="preserve"> &lt; </w:t>
      </w:r>
      <w:r w:rsidR="00400E4D" w:rsidRPr="10B9F996">
        <w:rPr>
          <w:b/>
          <w:bCs/>
        </w:rPr>
        <w:t>CohortStart</w:t>
      </w:r>
      <w:commentRangeEnd w:id="1331"/>
      <w:r>
        <w:rPr>
          <w:rStyle w:val="CommentReference"/>
        </w:rPr>
        <w:commentReference w:id="1331"/>
      </w:r>
      <w:commentRangeEnd w:id="1332"/>
      <w:r w:rsidR="00C0793A">
        <w:rPr>
          <w:rStyle w:val="CommentReference"/>
        </w:rPr>
        <w:commentReference w:id="1332"/>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333" w:name="_Toc37849752"/>
      <w:bookmarkStart w:id="1334" w:name="_Toc140489926"/>
      <w:r>
        <w:lastRenderedPageBreak/>
        <w:t xml:space="preserve">HMIS Business Logic: </w:t>
      </w:r>
      <w:bookmarkStart w:id="1335" w:name="_HDX_2.0_HMIS"/>
      <w:bookmarkStart w:id="1336" w:name="_LSAReport.csv"/>
      <w:bookmarkStart w:id="1337" w:name="_LSAPerson.csv"/>
      <w:bookmarkStart w:id="1338" w:name="_LSAExit.csv"/>
      <w:bookmarkStart w:id="1339" w:name="_HMIS_Business_Logic"/>
      <w:bookmarkEnd w:id="1325"/>
      <w:bookmarkEnd w:id="1335"/>
      <w:bookmarkEnd w:id="1336"/>
      <w:bookmarkEnd w:id="1337"/>
      <w:bookmarkEnd w:id="1338"/>
      <w:bookmarkEnd w:id="1339"/>
      <w:r w:rsidR="000365D7">
        <w:t>Project Descriptor Data for Export</w:t>
      </w:r>
      <w:bookmarkEnd w:id="1333"/>
      <w:bookmarkEnd w:id="1334"/>
    </w:p>
    <w:p w14:paraId="4C881045" w14:textId="11FF6F60" w:rsidR="004A469A" w:rsidRDefault="004A469A" w:rsidP="0088191A">
      <w:pPr>
        <w:pStyle w:val="Heading2"/>
      </w:pPr>
      <w:bookmarkStart w:id="1340" w:name="_Report_Metadata_for"/>
      <w:bookmarkStart w:id="1341" w:name="_Get_Relevant_Project"/>
      <w:bookmarkStart w:id="1342" w:name="_Get_Relevant_Project_1"/>
      <w:bookmarkStart w:id="1343" w:name="_Get_Project.csv_Records"/>
      <w:bookmarkStart w:id="1344" w:name="_Toc510893840"/>
      <w:bookmarkStart w:id="1345" w:name="_Toc37849753"/>
      <w:bookmarkStart w:id="1346" w:name="_Toc140489927"/>
      <w:bookmarkEnd w:id="1340"/>
      <w:bookmarkEnd w:id="1341"/>
      <w:bookmarkEnd w:id="1342"/>
      <w:bookmarkEnd w:id="1343"/>
      <w:r w:rsidRPr="006C26B8">
        <w:t>Get Project</w:t>
      </w:r>
      <w:r w:rsidR="00487413">
        <w:t>.csv</w:t>
      </w:r>
      <w:r w:rsidRPr="006C26B8">
        <w:t xml:space="preserve"> Records / lsa_Project</w:t>
      </w:r>
      <w:bookmarkEnd w:id="1344"/>
      <w:bookmarkEnd w:id="1345"/>
      <w:bookmarkEnd w:id="134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47" w:author="Molly McEvilley" w:date="2023-06-27T08:32:00Z">
              <w:r w:rsidR="00D81F80" w:rsidDel="00705FCB">
                <w:delText>100</w:delText>
              </w:r>
              <w:r w:rsidR="00D81F80" w:rsidRPr="006F51AA" w:rsidDel="00705FCB">
                <w:delText xml:space="preserve"> </w:delText>
              </w:r>
            </w:del>
            <w:ins w:id="1348"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49"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1C993C28"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50"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51" w:author="Molly McEvilley" w:date="2023-06-27T08:31:00Z"/>
              </w:rPr>
            </w:pPr>
            <w:ins w:id="1352" w:author="Molly McEvilley" w:date="2023-06-27T08:31:00Z">
              <w:r>
                <w:t>RRHSubType</w:t>
              </w:r>
            </w:ins>
          </w:p>
        </w:tc>
        <w:tc>
          <w:tcPr>
            <w:tcW w:w="6460" w:type="dxa"/>
          </w:tcPr>
          <w:p w14:paraId="604C59F5" w14:textId="7532661F"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53" w:author="Molly McEvilley" w:date="2023-06-27T08:31:00Z"/>
              </w:rPr>
            </w:pPr>
            <w:ins w:id="1354" w:author="Molly McEvilley" w:date="2023-06-27T13:30:00Z">
              <w:r>
                <w:t>Must be NULL unless ProjectType = 13; if not NULL, must be in (1,2)</w:t>
              </w:r>
            </w:ins>
          </w:p>
        </w:tc>
      </w:tr>
      <w:tr w:rsidR="006042B0" w14:paraId="4C401B2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BEC927" w14:textId="77777777" w:rsidR="006042B0" w:rsidRPr="00881E3B" w:rsidRDefault="006042B0" w:rsidP="00312D88">
            <w:pPr>
              <w:pStyle w:val="NoSpacing"/>
            </w:pPr>
            <w:r w:rsidRPr="00881E3B">
              <w:t>ResidentialAffiliation</w:t>
            </w:r>
          </w:p>
        </w:tc>
        <w:tc>
          <w:tcPr>
            <w:tcW w:w="6460" w:type="dxa"/>
          </w:tcPr>
          <w:p w14:paraId="3458C310" w14:textId="031261AA"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55" w:author="Molly McEvilley" w:date="2023-06-27T13:30:00Z">
              <w:r w:rsidR="00D20702">
                <w:t xml:space="preserve"> unless RRHSubType = 1</w:t>
              </w:r>
            </w:ins>
            <w:ins w:id="1356" w:author="Molly McEvilley" w:date="2023-06-27T13:31:00Z">
              <w:r w:rsidR="004A53E7">
                <w:t xml:space="preserve">; if not NULL, </w:t>
              </w:r>
            </w:ins>
            <w:ins w:id="1357" w:author="Genelle Denzin" w:date="2023-07-07T19:33:00Z">
              <w:r w:rsidR="0085D324">
                <w:t>must</w:t>
              </w:r>
            </w:ins>
            <w:ins w:id="1358"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59"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60" w:author="Molly McEvilley" w:date="2023-05-09T14:59:00Z"/>
              </w:rPr>
            </w:pPr>
            <w:del w:id="1361"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62" w:author="Molly McEvilley" w:date="2023-05-09T14:59:00Z"/>
              </w:rPr>
            </w:pPr>
            <w:del w:id="1363"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64" w:author="Molly McEvilley" w:date="2023-05-09T14:59:00Z"/>
              </w:rPr>
            </w:pPr>
            <w:del w:id="1365"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F009DD">
        <w:trPr>
          <w:cnfStyle w:val="000000100000" w:firstRow="0" w:lastRow="0" w:firstColumn="0" w:lastColumn="0" w:oddVBand="0" w:evenVBand="0" w:oddHBand="1" w:evenHBand="0" w:firstRowFirstColumn="0" w:firstRowLastColumn="0" w:lastRowFirstColumn="0" w:lastRowLastColumn="0"/>
          <w:trHeight w:val="300"/>
          <w:del w:id="1366" w:author="Molly McEvilley" w:date="2023-06-27T08:32:00Z"/>
        </w:trPr>
        <w:tc>
          <w:tcPr>
            <w:cnfStyle w:val="001000000000" w:firstRow="0" w:lastRow="0" w:firstColumn="1" w:lastColumn="0" w:oddVBand="0" w:evenVBand="0" w:oddHBand="0" w:evenHBand="0" w:firstRowFirstColumn="0" w:firstRowLastColumn="0" w:lastRowFirstColumn="0" w:lastRowLastColumn="0"/>
            <w:tcW w:w="2805" w:type="dxa"/>
          </w:tcPr>
          <w:p w14:paraId="03CD78BF" w14:textId="7AF380E4" w:rsidR="00707BD2" w:rsidDel="00705FCB" w:rsidRDefault="00707BD2" w:rsidP="00707BD2">
            <w:pPr>
              <w:pStyle w:val="NoSpacing"/>
              <w:rPr>
                <w:del w:id="1367" w:author="Molly McEvilley" w:date="2023-06-27T08:32:00Z"/>
              </w:rPr>
            </w:pPr>
            <w:del w:id="1368" w:author="Molly McEvilley" w:date="2023-06-27T08:32:00Z">
              <w:r w:rsidDel="00705FCB">
                <w:delText>HMISParticipatingProject</w:delText>
              </w:r>
            </w:del>
          </w:p>
        </w:tc>
        <w:tc>
          <w:tcPr>
            <w:tcW w:w="6460" w:type="dxa"/>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69" w:author="Molly McEvilley" w:date="2023-06-27T08:32:00Z"/>
              </w:rPr>
            </w:pPr>
            <w:del w:id="1370"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71" w:name="_Toc499543985"/>
      </w:tr>
      <w:tr w:rsidR="00D81F80" w14:paraId="0D71F98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2D36581" w14:textId="583B44E9" w:rsidR="00D81F80" w:rsidRPr="00837AD8" w:rsidRDefault="00D81F80" w:rsidP="00707BD2">
            <w:pPr>
              <w:pStyle w:val="NoSpacing"/>
            </w:pPr>
            <w:r w:rsidRPr="00D81F80">
              <w:t>HOPWAMedAssistedLivingFac</w:t>
            </w:r>
          </w:p>
        </w:tc>
        <w:tc>
          <w:tcPr>
            <w:tcW w:w="6460" w:type="dxa"/>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DE2DCAF" w14:textId="77777777" w:rsidR="00707BD2" w:rsidRDefault="00707BD2" w:rsidP="00707BD2">
            <w:pPr>
              <w:pStyle w:val="NoSpacing"/>
            </w:pPr>
            <w:r>
              <w:t>DateCreated</w:t>
            </w:r>
          </w:p>
        </w:tc>
        <w:tc>
          <w:tcPr>
            <w:tcW w:w="6460" w:type="dxa"/>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1B9444C" w14:textId="77777777" w:rsidR="006C7A47" w:rsidRDefault="006C7A47" w:rsidP="0030339F">
            <w:pPr>
              <w:pStyle w:val="NoSpacing"/>
            </w:pPr>
            <w:r>
              <w:t>UserID</w:t>
            </w:r>
          </w:p>
        </w:tc>
        <w:tc>
          <w:tcPr>
            <w:tcW w:w="6460" w:type="dxa"/>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63077245" w14:textId="77777777" w:rsidR="00707BD2" w:rsidRDefault="00707BD2" w:rsidP="00707BD2">
            <w:pPr>
              <w:pStyle w:val="NoSpacing"/>
            </w:pPr>
            <w:r>
              <w:t>ExportID</w:t>
            </w:r>
          </w:p>
        </w:tc>
        <w:tc>
          <w:tcPr>
            <w:tcW w:w="6460"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372"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373"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374"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75" w:name="_Toc29188011"/>
      <w:bookmarkStart w:id="1376" w:name="_Toc29188013"/>
      <w:bookmarkStart w:id="1377" w:name="_Get_Organization.csv_Records"/>
      <w:bookmarkStart w:id="1378" w:name="_Toc37849754"/>
      <w:bookmarkStart w:id="1379" w:name="_Toc140489928"/>
      <w:bookmarkEnd w:id="1375"/>
      <w:bookmarkEnd w:id="1376"/>
      <w:bookmarkEnd w:id="1377"/>
      <w:r>
        <w:t xml:space="preserve">Get </w:t>
      </w:r>
      <w:r w:rsidR="004A469A">
        <w:t>Organization.csv Records / lsa_Organization</w:t>
      </w:r>
      <w:bookmarkEnd w:id="1378"/>
      <w:bookmarkEnd w:id="1379"/>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380" w:author="Genelle Denzin" w:date="2023-07-09T11:27:00Z">
              <w:r w:rsidDel="00487413">
                <w:delText>50</w:delText>
              </w:r>
            </w:del>
            <w:ins w:id="1381"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82" w:name="_Get_Funder.csv_Records"/>
      <w:bookmarkStart w:id="1383" w:name="_Toc510893841"/>
      <w:bookmarkStart w:id="1384" w:name="_Toc37849755"/>
      <w:bookmarkStart w:id="1385" w:name="_Toc140489929"/>
      <w:bookmarkEnd w:id="1382"/>
      <w:r w:rsidRPr="006C26B8">
        <w:t>Get Funder.csv Records / lsa_Funder</w:t>
      </w:r>
      <w:bookmarkEnd w:id="1383"/>
      <w:bookmarkEnd w:id="1384"/>
      <w:bookmarkEnd w:id="138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386"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386"/>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387" w:name="_Toc510893842"/>
    </w:p>
    <w:p w14:paraId="629DE690" w14:textId="0044626A" w:rsidR="007945B2" w:rsidRDefault="007945B2" w:rsidP="0088191A">
      <w:pPr>
        <w:pStyle w:val="Heading2"/>
      </w:pPr>
      <w:bookmarkStart w:id="1388" w:name="_Get_Inventory.csv_Records"/>
      <w:bookmarkStart w:id="1389" w:name="_Get_ProjectCoC_.csv"/>
      <w:bookmarkStart w:id="1390" w:name="_Toc37849756"/>
      <w:bookmarkStart w:id="1391" w:name="_Toc140489930"/>
      <w:bookmarkEnd w:id="1388"/>
      <w:bookmarkEnd w:id="1389"/>
      <w:r>
        <w:t>Get ProjectCoC.csv Records / lsa_ProjectCoC</w:t>
      </w:r>
      <w:bookmarkEnd w:id="1390"/>
      <w:bookmarkEnd w:id="139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392" w:author="Genelle Denzin" w:date="2023-07-09T11:45:00Z">
              <w:r w:rsidDel="1C9861EE">
                <w:delText>-</w:delText>
              </w:r>
            </w:del>
            <w:ins w:id="1393"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394" w:author="Genelle Denzin" w:date="2023-07-09T11:45:00Z">
              <w:r w:rsidDel="1C9861EE">
                <w:delText>-</w:delText>
              </w:r>
            </w:del>
            <w:ins w:id="1395"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96" w:name="_Get_Inventory.csv_Records_1"/>
      <w:bookmarkStart w:id="1397" w:name="_Toc37849757"/>
      <w:bookmarkStart w:id="1398" w:name="_Toc140489931"/>
      <w:bookmarkEnd w:id="1396"/>
      <w:r w:rsidRPr="006C26B8">
        <w:t>Get Inventory.csv Records / lsa_Inventory</w:t>
      </w:r>
      <w:bookmarkEnd w:id="1387"/>
      <w:bookmarkEnd w:id="1397"/>
      <w:bookmarkEnd w:id="139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399" w:author="Genelle Denzin" w:date="2023-07-09T11:48:00Z">
              <w:r w:rsidDel="32865CCE">
                <w:delText>=</w:delText>
              </w:r>
            </w:del>
            <w:ins w:id="1400" w:author="Genelle Denzin" w:date="2023-07-09T11:48:00Z">
              <w:r w:rsidR="5044A14B">
                <w:t>in</w:t>
              </w:r>
            </w:ins>
            <w:r w:rsidR="32865CCE">
              <w:t xml:space="preserve"> </w:t>
            </w:r>
            <w:ins w:id="1401" w:author="Genelle Denzin" w:date="2023-07-09T11:48:00Z">
              <w:r w:rsidR="5538A0EB">
                <w:t>(0,</w:t>
              </w:r>
            </w:ins>
            <w:r w:rsidR="32865CCE">
              <w:t>1</w:t>
            </w:r>
            <w:ins w:id="1402"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03" w:author="Genelle Denzin" w:date="2023-07-09T11:49:00Z">
              <w:r w:rsidDel="32865CCE">
                <w:delText>= 1</w:delText>
              </w:r>
            </w:del>
            <w:ins w:id="1404"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1F74F76" w14:textId="77777777" w:rsidR="00AE3224" w:rsidRDefault="00D1733A" w:rsidP="00800C8C">
      <w:pPr>
        <w:rPr>
          <w:ins w:id="1405" w:author="Molly McEvilley" w:date="2023-06-27T10:11:00Z"/>
        </w:rPr>
      </w:pPr>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w:t>
      </w:r>
      <w:ins w:id="1406" w:author="Molly McEvilley" w:date="2023-06-27T10:11:00Z">
        <w:r w:rsidR="00AE3224">
          <w:t>:</w:t>
        </w:r>
      </w:ins>
    </w:p>
    <w:p w14:paraId="6E63543D" w14:textId="77777777" w:rsidR="00AE3224" w:rsidRDefault="00793A81" w:rsidP="00777E3F">
      <w:pPr>
        <w:pStyle w:val="ListParagraph"/>
        <w:numPr>
          <w:ilvl w:val="0"/>
          <w:numId w:val="92"/>
        </w:numPr>
        <w:rPr>
          <w:ins w:id="1407" w:author="Molly McEvilley" w:date="2023-06-27T10:11:00Z"/>
        </w:rPr>
      </w:pPr>
      <w:del w:id="1408" w:author="Molly McEvilley" w:date="2023-06-27T10:11:00Z">
        <w:r w:rsidDel="00AE3224">
          <w:delText xml:space="preserve"> </w:delText>
        </w:r>
      </w:del>
      <w:r>
        <w:t>Project.</w:t>
      </w:r>
      <w:r w:rsidRPr="00AE3224">
        <w:rPr>
          <w:b/>
          <w:bCs/>
        </w:rPr>
        <w:t>OperatingEndDate</w:t>
      </w:r>
      <w:r>
        <w:t xml:space="preserve"> &gt;= </w:t>
      </w:r>
      <w:r w:rsidRPr="00AE3224">
        <w:rPr>
          <w:u w:val="single"/>
        </w:rPr>
        <w:t>ReportStart</w:t>
      </w:r>
      <w:r>
        <w:t xml:space="preserve"> or Project.</w:t>
      </w:r>
      <w:r w:rsidRPr="00AE3224">
        <w:rPr>
          <w:b/>
          <w:bCs/>
        </w:rPr>
        <w:t>OperatingEndDate</w:t>
      </w:r>
      <w:r>
        <w:t xml:space="preserve"> is NULL</w:t>
      </w:r>
      <w:ins w:id="1409" w:author="Molly McEvilley" w:date="2023-06-27T10:11:00Z">
        <w:r w:rsidR="00AE3224">
          <w:t xml:space="preserve">; </w:t>
        </w:r>
      </w:ins>
    </w:p>
    <w:p w14:paraId="484619D5" w14:textId="556D1A37" w:rsidR="00941F75" w:rsidRDefault="00AE3224" w:rsidP="00777E3F">
      <w:pPr>
        <w:pStyle w:val="ListParagraph"/>
        <w:numPr>
          <w:ilvl w:val="0"/>
          <w:numId w:val="92"/>
        </w:numPr>
        <w:rPr>
          <w:ins w:id="1410" w:author="Molly McEvilley" w:date="2023-06-27T10:12:00Z"/>
        </w:rPr>
      </w:pPr>
      <w:ins w:id="1411" w:author="Molly McEvilley" w:date="2023-06-27T10:12:00Z">
        <w:r>
          <w:t>Project.</w:t>
        </w:r>
        <w:r w:rsidRPr="00277F30">
          <w:rPr>
            <w:b/>
            <w:bCs/>
          </w:rPr>
          <w:t>ProjectType</w:t>
        </w:r>
        <w:r>
          <w:t xml:space="preserve"> &lt;&gt; 13 or Project.</w:t>
        </w:r>
        <w:r w:rsidRPr="00277F30">
          <w:rPr>
            <w:b/>
            <w:bCs/>
          </w:rPr>
          <w:t>RRHSubtype</w:t>
        </w:r>
        <w:r>
          <w:t xml:space="preserve"> </w:t>
        </w:r>
        <w:r w:rsidR="00941F75">
          <w:t>= 2</w:t>
        </w:r>
      </w:ins>
      <w:ins w:id="1412" w:author="Molly McEvilley" w:date="2023-06-27T10:13:00Z">
        <w:r w:rsidR="00941F75">
          <w:t>;</w:t>
        </w:r>
      </w:ins>
    </w:p>
    <w:p w14:paraId="03BA17B5" w14:textId="527FF640" w:rsidR="00800C8C" w:rsidDel="00941F75" w:rsidRDefault="00941F75" w:rsidP="00777E3F">
      <w:pPr>
        <w:pStyle w:val="ListParagraph"/>
        <w:numPr>
          <w:ilvl w:val="0"/>
          <w:numId w:val="92"/>
        </w:numPr>
        <w:rPr>
          <w:del w:id="1413" w:author="Molly McEvilley" w:date="2023-06-27T10:12:00Z"/>
        </w:rPr>
      </w:pPr>
      <w:ins w:id="1414" w:author="Molly McEvilley" w:date="2023-06-27T10:13:00Z">
        <w:r>
          <w:t>Inventory.</w:t>
        </w:r>
      </w:ins>
      <w:del w:id="1415"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416" w:author="Molly McEvilley" w:date="2023-06-27T10:13:00Z">
        <w:r w:rsidR="00941F75">
          <w:t>; and</w:t>
        </w:r>
      </w:ins>
      <w:del w:id="1417"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418" w:author="Molly McEvilley" w:date="2023-06-27T08:18:00Z"/>
        </w:rPr>
      </w:pPr>
      <w:bookmarkStart w:id="1419" w:name="_Toc29188023"/>
      <w:bookmarkStart w:id="1420" w:name="_Toc29188024"/>
      <w:bookmarkStart w:id="1421" w:name="_Toc29188025"/>
      <w:bookmarkStart w:id="1422" w:name="_Toc29188082"/>
      <w:bookmarkStart w:id="1423" w:name="_Toc29188083"/>
      <w:bookmarkStart w:id="1424" w:name="_Toc29188084"/>
      <w:bookmarkStart w:id="1425" w:name="_Toc29188085"/>
      <w:bookmarkStart w:id="1426" w:name="_Toc29188086"/>
      <w:bookmarkStart w:id="1427" w:name="_Get_Active_HouseholdIDs"/>
      <w:bookmarkStart w:id="1428" w:name="_Get_HMISParticipation.csv_Records"/>
      <w:bookmarkStart w:id="1429" w:name="_Toc140489932"/>
      <w:bookmarkEnd w:id="1371"/>
      <w:bookmarkEnd w:id="1419"/>
      <w:bookmarkEnd w:id="1420"/>
      <w:bookmarkEnd w:id="1421"/>
      <w:bookmarkEnd w:id="1422"/>
      <w:bookmarkEnd w:id="1423"/>
      <w:bookmarkEnd w:id="1424"/>
      <w:bookmarkEnd w:id="1425"/>
      <w:bookmarkEnd w:id="1426"/>
      <w:bookmarkEnd w:id="1427"/>
      <w:bookmarkEnd w:id="1428"/>
      <w:ins w:id="1430" w:author="Molly McEvilley" w:date="2023-06-27T08:18:00Z">
        <w:r w:rsidRPr="006C26B8">
          <w:t xml:space="preserve">Get </w:t>
        </w:r>
      </w:ins>
      <w:ins w:id="1431" w:author="Molly McEvilley" w:date="2023-06-27T08:24:00Z">
        <w:r w:rsidR="000C48FC">
          <w:t>HMISParticipation</w:t>
        </w:r>
      </w:ins>
      <w:ins w:id="1432" w:author="Molly McEvilley" w:date="2023-06-27T08:18:00Z">
        <w:r w:rsidRPr="006C26B8">
          <w:t>.csv Records / lsa_</w:t>
        </w:r>
      </w:ins>
      <w:ins w:id="1433" w:author="Molly McEvilley" w:date="2023-06-27T08:24:00Z">
        <w:r w:rsidR="000C48FC">
          <w:t>HMISParticipation</w:t>
        </w:r>
      </w:ins>
      <w:bookmarkEnd w:id="1429"/>
    </w:p>
    <w:p w14:paraId="3380D295" w14:textId="77777777" w:rsidR="00783E45" w:rsidRPr="00EC33D7" w:rsidRDefault="00783E45" w:rsidP="00783E45">
      <w:pPr>
        <w:jc w:val="center"/>
        <w:rPr>
          <w:ins w:id="1434" w:author="Molly McEvilley" w:date="2023-06-27T08:18:00Z"/>
        </w:rPr>
      </w:pPr>
      <w:ins w:id="1435"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436" w:author="Molly McEvilley" w:date="2023-06-27T08:18:00Z"/>
        </w:rPr>
      </w:pPr>
      <w:ins w:id="1437" w:author="Molly McEvilley" w:date="2023-06-27T08:18:00Z">
        <w:r>
          <w:t>Records exported to</w:t>
        </w:r>
        <w:r w:rsidRPr="000E32D5">
          <w:t xml:space="preserve"> </w:t>
        </w:r>
      </w:ins>
      <w:ins w:id="1438" w:author="Molly McEvilley" w:date="2023-06-27T08:24:00Z">
        <w:r w:rsidR="000C48FC">
          <w:t>HMISParticipation</w:t>
        </w:r>
      </w:ins>
      <w:ins w:id="1439" w:author="Molly McEvilley" w:date="2023-06-27T08:18:00Z">
        <w:r>
          <w:t xml:space="preserve">.csv are included in the LSA output and uploaded to HDX 2.0. </w:t>
        </w:r>
      </w:ins>
    </w:p>
    <w:p w14:paraId="6591BC66" w14:textId="1A879776" w:rsidR="00783E45" w:rsidRPr="000E32D5" w:rsidRDefault="00783E45" w:rsidP="00783E45">
      <w:pPr>
        <w:rPr>
          <w:ins w:id="1440" w:author="Molly McEvilley" w:date="2023-06-27T08:18:00Z"/>
        </w:rPr>
      </w:pPr>
      <w:ins w:id="1441" w:author="Molly McEvilley" w:date="2023-06-27T08:18:00Z">
        <w:r>
          <w:t xml:space="preserve">LSA </w:t>
        </w:r>
      </w:ins>
      <w:ins w:id="1442" w:author="Molly McEvilley" w:date="2023-06-27T08:25:00Z">
        <w:r w:rsidR="00694008">
          <w:t>project-level data quality reporting</w:t>
        </w:r>
      </w:ins>
      <w:ins w:id="1443" w:author="Molly McEvilley" w:date="2023-06-27T15:12:00Z">
        <w:r w:rsidR="004D3EA5">
          <w:t xml:space="preserve"> </w:t>
        </w:r>
      </w:ins>
      <w:ins w:id="1444" w:author="Molly McEvilley" w:date="2023-06-27T08:25:00Z">
        <w:r w:rsidR="00694008">
          <w:t xml:space="preserve">includes </w:t>
        </w:r>
      </w:ins>
      <w:ins w:id="1445" w:author="Molly McEvilley" w:date="2023-06-27T08:26:00Z">
        <w:r w:rsidR="00694008">
          <w:t>counts of enrollments that overlap periods of time in which a project is not participating in HMIS</w:t>
        </w:r>
      </w:ins>
      <w:ins w:id="1446" w:author="Molly McEvilley" w:date="2023-06-27T15:12:00Z">
        <w:r w:rsidR="004D3EA5">
          <w:t>; the data is otherwise not relevant to</w:t>
        </w:r>
      </w:ins>
      <w:ins w:id="1447" w:author="Molly McEvilley" w:date="2023-06-27T15:13:00Z">
        <w:r w:rsidR="004D3EA5">
          <w:t xml:space="preserve"> LSA logic.</w:t>
        </w:r>
      </w:ins>
    </w:p>
    <w:p w14:paraId="22F5787D" w14:textId="77777777" w:rsidR="00783E45" w:rsidRDefault="00783E45" w:rsidP="00783E45">
      <w:pPr>
        <w:pStyle w:val="Heading3"/>
        <w:rPr>
          <w:ins w:id="1448" w:author="Molly McEvilley" w:date="2023-06-27T08:18:00Z"/>
        </w:rPr>
      </w:pPr>
      <w:ins w:id="1449" w:author="Molly McEvilley" w:date="2023-06-27T08:18:00Z">
        <w:r w:rsidRPr="006C26B8">
          <w:t>Relevant Data</w:t>
        </w:r>
      </w:ins>
    </w:p>
    <w:p w14:paraId="3E1C084F" w14:textId="77777777" w:rsidR="00783E45" w:rsidRPr="00C41BC1" w:rsidRDefault="00783E45" w:rsidP="00783E45">
      <w:pPr>
        <w:pStyle w:val="Heading4"/>
        <w:rPr>
          <w:ins w:id="1450" w:author="Molly McEvilley" w:date="2023-06-27T08:18:00Z"/>
        </w:rPr>
      </w:pPr>
      <w:ins w:id="1451"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452"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453" w:author="Molly McEvilley" w:date="2023-06-27T08:18:00Z"/>
                <w:b/>
                <w:bCs/>
              </w:rPr>
            </w:pPr>
            <w:ins w:id="1454" w:author="Molly McEvilley" w:date="2023-06-27T08:18:00Z">
              <w:r w:rsidRPr="006B4F91">
                <w:rPr>
                  <w:b/>
                  <w:bCs/>
                </w:rPr>
                <w:t>lsa_</w:t>
              </w:r>
              <w:r>
                <w:rPr>
                  <w:b/>
                  <w:bCs/>
                </w:rPr>
                <w:t>Report</w:t>
              </w:r>
            </w:ins>
          </w:p>
        </w:tc>
      </w:tr>
      <w:tr w:rsidR="00783E45" w:rsidRPr="00DE4A2E" w14:paraId="2FCB3F09" w14:textId="77777777" w:rsidTr="00DA4971">
        <w:trPr>
          <w:ins w:id="1455" w:author="Molly McEvilley" w:date="2023-06-27T08:18:00Z"/>
        </w:trPr>
        <w:tc>
          <w:tcPr>
            <w:tcW w:w="9355" w:type="dxa"/>
          </w:tcPr>
          <w:p w14:paraId="01DDA9E4" w14:textId="77777777" w:rsidR="00783E45" w:rsidRPr="00DE4A2E" w:rsidRDefault="00783E45" w:rsidP="00DA4971">
            <w:pPr>
              <w:pStyle w:val="NoSpacing"/>
              <w:rPr>
                <w:ins w:id="1456" w:author="Molly McEvilley" w:date="2023-06-27T08:18:00Z"/>
              </w:rPr>
            </w:pPr>
            <w:ins w:id="1457" w:author="Molly McEvilley" w:date="2023-06-27T08:18:00Z">
              <w:r w:rsidRPr="00DE4A2E">
                <w:t>ReportStart</w:t>
              </w:r>
            </w:ins>
          </w:p>
        </w:tc>
      </w:tr>
      <w:tr w:rsidR="00783E45" w:rsidRPr="00DE4A2E" w14:paraId="1CA17E5B" w14:textId="77777777" w:rsidTr="00DA4971">
        <w:trPr>
          <w:ins w:id="1458" w:author="Molly McEvilley" w:date="2023-06-27T08:18:00Z"/>
        </w:trPr>
        <w:tc>
          <w:tcPr>
            <w:tcW w:w="9355" w:type="dxa"/>
          </w:tcPr>
          <w:p w14:paraId="233E0062" w14:textId="77777777" w:rsidR="00783E45" w:rsidRPr="00DE4A2E" w:rsidRDefault="00783E45" w:rsidP="00DA4971">
            <w:pPr>
              <w:pStyle w:val="NoSpacing"/>
              <w:rPr>
                <w:ins w:id="1459" w:author="Molly McEvilley" w:date="2023-06-27T08:18:00Z"/>
              </w:rPr>
            </w:pPr>
            <w:ins w:id="1460" w:author="Molly McEvilley" w:date="2023-06-27T08:18:00Z">
              <w:r w:rsidRPr="00DE4A2E">
                <w:rPr>
                  <w:rFonts w:cstheme="minorHAnsi"/>
                </w:rPr>
                <w:t>ReportEnd</w:t>
              </w:r>
            </w:ins>
          </w:p>
        </w:tc>
      </w:tr>
      <w:tr w:rsidR="00783E45" w:rsidRPr="00DE4A2E" w14:paraId="12BBABC8" w14:textId="77777777" w:rsidTr="00DA4971">
        <w:trPr>
          <w:ins w:id="1461" w:author="Molly McEvilley" w:date="2023-06-27T08:18:00Z"/>
        </w:trPr>
        <w:tc>
          <w:tcPr>
            <w:tcW w:w="9355" w:type="dxa"/>
          </w:tcPr>
          <w:p w14:paraId="7A7918DC" w14:textId="77777777" w:rsidR="00783E45" w:rsidRPr="00DE4A2E" w:rsidRDefault="00783E45" w:rsidP="00DA4971">
            <w:pPr>
              <w:pStyle w:val="NoSpacing"/>
              <w:rPr>
                <w:ins w:id="1462" w:author="Molly McEvilley" w:date="2023-06-27T08:18:00Z"/>
              </w:rPr>
            </w:pPr>
            <w:ins w:id="1463" w:author="Molly McEvilley" w:date="2023-06-27T08:18:00Z">
              <w:r w:rsidRPr="00DE4A2E">
                <w:t>ReportCoC</w:t>
              </w:r>
            </w:ins>
          </w:p>
        </w:tc>
      </w:tr>
      <w:tr w:rsidR="00783E45" w:rsidRPr="006B4F91" w14:paraId="28285836" w14:textId="77777777" w:rsidTr="00DA4971">
        <w:trPr>
          <w:ins w:id="1464"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465" w:author="Molly McEvilley" w:date="2023-06-27T08:18:00Z"/>
                <w:b/>
                <w:bCs/>
              </w:rPr>
            </w:pPr>
            <w:ins w:id="1466" w:author="Molly McEvilley" w:date="2023-06-27T08:18:00Z">
              <w:r w:rsidRPr="006B4F91">
                <w:rPr>
                  <w:b/>
                  <w:bCs/>
                </w:rPr>
                <w:t>lsa_Project</w:t>
              </w:r>
            </w:ins>
          </w:p>
        </w:tc>
      </w:tr>
      <w:tr w:rsidR="00783E45" w:rsidRPr="00DE4A2E" w14:paraId="06477DA1" w14:textId="77777777" w:rsidTr="00DA4971">
        <w:trPr>
          <w:ins w:id="1467" w:author="Molly McEvilley" w:date="2023-06-27T08:18:00Z"/>
        </w:trPr>
        <w:tc>
          <w:tcPr>
            <w:tcW w:w="9355" w:type="dxa"/>
          </w:tcPr>
          <w:p w14:paraId="2ECCEA5B" w14:textId="77777777" w:rsidR="00783E45" w:rsidRPr="00DE4A2E" w:rsidRDefault="00783E45" w:rsidP="00DA4971">
            <w:pPr>
              <w:pStyle w:val="NoSpacing"/>
              <w:rPr>
                <w:ins w:id="1468" w:author="Molly McEvilley" w:date="2023-06-27T08:18:00Z"/>
              </w:rPr>
            </w:pPr>
            <w:ins w:id="1469" w:author="Molly McEvilley" w:date="2023-06-27T08:18:00Z">
              <w:r w:rsidRPr="00DE4A2E">
                <w:t>ProjectID</w:t>
              </w:r>
            </w:ins>
          </w:p>
        </w:tc>
      </w:tr>
      <w:tr w:rsidR="00783E45" w:rsidRPr="00DE4A2E" w14:paraId="6593F551" w14:textId="77777777" w:rsidTr="00DA4971">
        <w:trPr>
          <w:ins w:id="1470" w:author="Molly McEvilley" w:date="2023-06-27T08:18:00Z"/>
        </w:trPr>
        <w:tc>
          <w:tcPr>
            <w:tcW w:w="9355" w:type="dxa"/>
          </w:tcPr>
          <w:p w14:paraId="7FAB316C" w14:textId="77777777" w:rsidR="00783E45" w:rsidRPr="00DE4A2E" w:rsidRDefault="00783E45" w:rsidP="00DA4971">
            <w:pPr>
              <w:pStyle w:val="NoSpacing"/>
              <w:rPr>
                <w:ins w:id="1471" w:author="Molly McEvilley" w:date="2023-06-27T08:18:00Z"/>
              </w:rPr>
            </w:pPr>
            <w:ins w:id="1472" w:author="Molly McEvilley" w:date="2023-06-27T08:18:00Z">
              <w:r>
                <w:t>ProjectType</w:t>
              </w:r>
            </w:ins>
          </w:p>
        </w:tc>
      </w:tr>
      <w:tr w:rsidR="00783E45" w:rsidRPr="006B4F91" w14:paraId="73D32532" w14:textId="77777777" w:rsidTr="00DA4971">
        <w:trPr>
          <w:ins w:id="1473"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474" w:author="Molly McEvilley" w:date="2023-06-27T08:18:00Z"/>
                <w:b/>
                <w:bCs/>
              </w:rPr>
            </w:pPr>
            <w:ins w:id="1475" w:author="Molly McEvilley" w:date="2023-06-27T08:18:00Z">
              <w:r w:rsidRPr="006B4F91">
                <w:rPr>
                  <w:b/>
                  <w:bCs/>
                </w:rPr>
                <w:t>hmis_</w:t>
              </w:r>
            </w:ins>
            <w:ins w:id="1476" w:author="Molly McEvilley" w:date="2023-06-27T11:34:00Z">
              <w:r w:rsidR="00A9503A">
                <w:rPr>
                  <w:b/>
                  <w:bCs/>
                </w:rPr>
                <w:t>HMISParticipation</w:t>
              </w:r>
            </w:ins>
          </w:p>
        </w:tc>
      </w:tr>
      <w:tr w:rsidR="00783E45" w:rsidRPr="004416C8" w14:paraId="690C49E5" w14:textId="77777777" w:rsidTr="00DA4971">
        <w:trPr>
          <w:ins w:id="1477" w:author="Molly McEvilley" w:date="2023-06-27T08:18:00Z"/>
        </w:trPr>
        <w:tc>
          <w:tcPr>
            <w:tcW w:w="9355" w:type="dxa"/>
          </w:tcPr>
          <w:p w14:paraId="0646E6AE" w14:textId="77777777" w:rsidR="00783E45" w:rsidRPr="00C03C03" w:rsidRDefault="00783E45" w:rsidP="00DA4971">
            <w:pPr>
              <w:pStyle w:val="NoSpacing"/>
              <w:rPr>
                <w:ins w:id="1478" w:author="Molly McEvilley" w:date="2023-06-27T08:18:00Z"/>
              </w:rPr>
            </w:pPr>
            <w:ins w:id="1479" w:author="Molly McEvilley" w:date="2023-06-27T08:18:00Z">
              <w:r w:rsidRPr="00C03C03">
                <w:t>(all columns – see below)</w:t>
              </w:r>
            </w:ins>
          </w:p>
        </w:tc>
      </w:tr>
    </w:tbl>
    <w:p w14:paraId="177BC83C" w14:textId="77777777" w:rsidR="00783E45" w:rsidRDefault="00783E45" w:rsidP="00783E45">
      <w:pPr>
        <w:pStyle w:val="Heading4"/>
        <w:rPr>
          <w:ins w:id="1480" w:author="Molly McEvilley" w:date="2023-06-27T08:18:00Z"/>
        </w:rPr>
      </w:pPr>
      <w:ins w:id="1481" w:author="Molly McEvilley" w:date="2023-06-27T08:18:00Z">
        <w:r w:rsidRPr="006A3016">
          <w:t>Target</w:t>
        </w:r>
      </w:ins>
    </w:p>
    <w:p w14:paraId="02BD6ACF" w14:textId="241C8F80" w:rsidR="00783E45" w:rsidRPr="00493BDF" w:rsidRDefault="00783E45" w:rsidP="00783E45">
      <w:pPr>
        <w:rPr>
          <w:ins w:id="1482" w:author="Molly McEvilley" w:date="2023-06-27T08:18:00Z"/>
        </w:rPr>
      </w:pPr>
      <w:ins w:id="1483" w:author="Molly McEvilley" w:date="2023-06-27T08:18:00Z">
        <w:r>
          <w:t xml:space="preserve">HDX 2.0 validation of </w:t>
        </w:r>
      </w:ins>
      <w:ins w:id="1484" w:author="Molly McEvilley" w:date="2023-06-27T08:21:00Z">
        <w:r w:rsidR="000D06E1">
          <w:t>HMISParticipation</w:t>
        </w:r>
      </w:ins>
      <w:ins w:id="1485" w:author="Molly McEvilley" w:date="2023-06-27T08:18:00Z">
        <w:r>
          <w:t xml:space="preserve">.csv is </w:t>
        </w:r>
      </w:ins>
      <w:ins w:id="1486" w:author="Molly McEvilley" w:date="2023-06-27T08:21:00Z">
        <w:r w:rsidR="000D06E1">
          <w:t xml:space="preserve">generally </w:t>
        </w:r>
      </w:ins>
      <w:ins w:id="1487"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488"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489" w:author="Molly McEvilley" w:date="2023-06-27T08:18:00Z"/>
                <w:color w:val="FFFFFF" w:themeColor="background1"/>
              </w:rPr>
            </w:pPr>
            <w:ins w:id="1490" w:author="Molly McEvilley" w:date="2023-06-27T08:18:00Z">
              <w:r w:rsidRPr="006B4F91">
                <w:rPr>
                  <w:color w:val="FFFFFF" w:themeColor="background1"/>
                </w:rPr>
                <w:t>lsa_</w:t>
              </w:r>
            </w:ins>
            <w:ins w:id="1491"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492" w:author="Molly McEvilley" w:date="2023-06-27T08:18:00Z"/>
                <w:color w:val="FFFFFF" w:themeColor="background1"/>
              </w:rPr>
            </w:pPr>
            <w:ins w:id="1493"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49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495" w:author="Molly McEvilley" w:date="2023-06-27T08:18:00Z"/>
              </w:rPr>
            </w:pPr>
            <w:ins w:id="1496"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497" w:author="Molly McEvilley" w:date="2023-06-27T08:18:00Z"/>
              </w:rPr>
            </w:pPr>
            <w:ins w:id="1498"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49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500" w:author="Molly McEvilley" w:date="2023-06-27T08:18:00Z"/>
              </w:rPr>
            </w:pPr>
            <w:ins w:id="1501"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02" w:author="Molly McEvilley" w:date="2023-06-27T08:18:00Z"/>
              </w:rPr>
            </w:pPr>
            <w:ins w:id="1503"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50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505" w:author="Molly McEvilley" w:date="2023-06-27T08:18:00Z"/>
              </w:rPr>
            </w:pPr>
            <w:ins w:id="1506"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07" w:author="Molly McEvilley" w:date="2023-06-27T08:18:00Z"/>
              </w:rPr>
            </w:pPr>
            <w:ins w:id="1508"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0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510" w:author="Molly McEvilley" w:date="2023-06-27T08:18:00Z"/>
              </w:rPr>
            </w:pPr>
            <w:ins w:id="1511" w:author="Molly McEvilley" w:date="2023-06-27T08:19:00Z">
              <w:r>
                <w:lastRenderedPageBreak/>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12" w:author="Molly McEvilley" w:date="2023-06-27T08:18:00Z"/>
              </w:rPr>
            </w:pPr>
            <w:ins w:id="1513"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51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515" w:author="Molly McEvilley" w:date="2023-06-27T08:18:00Z"/>
              </w:rPr>
            </w:pPr>
            <w:ins w:id="1516"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17" w:author="Molly McEvilley" w:date="2023-06-27T08:18:00Z"/>
              </w:rPr>
            </w:pPr>
            <w:ins w:id="1518"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51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520" w:author="Molly McEvilley" w:date="2023-06-27T08:18:00Z"/>
              </w:rPr>
            </w:pPr>
            <w:ins w:id="1521"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22" w:author="Molly McEvilley" w:date="2023-06-27T08:18:00Z"/>
              </w:rPr>
            </w:pPr>
            <w:ins w:id="1523"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52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525" w:author="Molly McEvilley" w:date="2023-06-27T08:18:00Z"/>
              </w:rPr>
            </w:pPr>
            <w:ins w:id="1526"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27" w:author="Molly McEvilley" w:date="2023-06-27T08:18:00Z"/>
              </w:rPr>
            </w:pPr>
            <w:ins w:id="1528"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52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530" w:author="Molly McEvilley" w:date="2023-06-27T08:18:00Z"/>
              </w:rPr>
            </w:pPr>
            <w:ins w:id="1531"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32" w:author="Molly McEvilley" w:date="2023-06-27T08:18:00Z"/>
              </w:rPr>
            </w:pPr>
            <w:ins w:id="1533"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534"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535" w:author="Molly McEvilley" w:date="2023-06-27T08:18:00Z"/>
              </w:rPr>
            </w:pPr>
            <w:ins w:id="1536"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37" w:author="Molly McEvilley" w:date="2023-06-27T08:18:00Z"/>
              </w:rPr>
            </w:pPr>
            <w:ins w:id="1538"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539"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540" w:author="Molly McEvilley" w:date="2023-06-27T08:18:00Z"/>
              </w:rPr>
            </w:pPr>
            <w:ins w:id="1541"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42" w:author="Molly McEvilley" w:date="2023-06-27T08:18:00Z"/>
              </w:rPr>
            </w:pPr>
            <w:ins w:id="1543"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544" w:author="Molly McEvilley" w:date="2023-06-27T08:18:00Z"/>
        </w:rPr>
      </w:pPr>
      <w:ins w:id="1545" w:author="Molly McEvilley" w:date="2023-06-27T08:18:00Z">
        <w:r w:rsidRPr="006C26B8">
          <w:t>Logic</w:t>
        </w:r>
      </w:ins>
    </w:p>
    <w:p w14:paraId="37E573B3" w14:textId="17F4D9D9" w:rsidR="000D06E1" w:rsidRDefault="00783E45" w:rsidP="00783E45">
      <w:pPr>
        <w:rPr>
          <w:ins w:id="1546" w:author="Molly McEvilley" w:date="2023-06-27T08:21:00Z"/>
        </w:rPr>
      </w:pPr>
      <w:ins w:id="1547" w:author="Molly McEvilley" w:date="2023-06-27T08:18:00Z">
        <w:r>
          <w:t xml:space="preserve">There must be at least one </w:t>
        </w:r>
      </w:ins>
      <w:ins w:id="1548" w:author="Molly McEvilley" w:date="2023-06-27T08:22:00Z">
        <w:r w:rsidR="004A201A">
          <w:t>HMISParticipation</w:t>
        </w:r>
      </w:ins>
      <w:ins w:id="1549" w:author="Molly McEvilley" w:date="2023-06-27T08:18:00Z">
        <w:r>
          <w:t xml:space="preserve"> record for every </w:t>
        </w:r>
        <w:r>
          <w:rPr>
            <w:i/>
          </w:rPr>
          <w:t>ProjectID</w:t>
        </w:r>
        <w:r>
          <w:t xml:space="preserve"> included in Project.csv</w:t>
        </w:r>
        <w:r w:rsidRPr="00793A81">
          <w:t xml:space="preserve"> </w:t>
        </w:r>
        <w:r>
          <w:t>where</w:t>
        </w:r>
      </w:ins>
      <w:ins w:id="1550" w:author="Molly McEvilley" w:date="2023-06-27T08:21:00Z">
        <w:r w:rsidR="000D06E1">
          <w:t>:</w:t>
        </w:r>
      </w:ins>
    </w:p>
    <w:p w14:paraId="42114DFB" w14:textId="77777777" w:rsidR="000D06E1" w:rsidRDefault="00783E45" w:rsidP="00777E3F">
      <w:pPr>
        <w:pStyle w:val="ListParagraph"/>
        <w:numPr>
          <w:ilvl w:val="0"/>
          <w:numId w:val="90"/>
        </w:numPr>
        <w:rPr>
          <w:ins w:id="1551" w:author="Molly McEvilley" w:date="2023-06-27T08:22:00Z"/>
        </w:rPr>
      </w:pPr>
      <w:ins w:id="1552" w:author="Molly McEvilley" w:date="2023-06-27T08:18:00Z">
        <w:r>
          <w:t>Project.</w:t>
        </w:r>
        <w:r w:rsidRPr="000D06E1">
          <w:rPr>
            <w:b/>
            <w:bCs/>
          </w:rPr>
          <w:t>OperatingEndDate</w:t>
        </w:r>
        <w:r>
          <w:t xml:space="preserve"> &gt;= </w:t>
        </w:r>
        <w:r w:rsidRPr="000D06E1">
          <w:rPr>
            <w:u w:val="single"/>
          </w:rPr>
          <w:t>ReportStart</w:t>
        </w:r>
        <w:r>
          <w:t xml:space="preserve"> or Project.</w:t>
        </w:r>
        <w:r w:rsidRPr="000D06E1">
          <w:rPr>
            <w:b/>
            <w:bCs/>
          </w:rPr>
          <w:t>OperatingEndDate</w:t>
        </w:r>
        <w:r>
          <w:t xml:space="preserve"> is NULL. </w:t>
        </w:r>
      </w:ins>
    </w:p>
    <w:p w14:paraId="46383DB4" w14:textId="042D3E2A" w:rsidR="000C48FC" w:rsidRDefault="000C48FC" w:rsidP="00783E45">
      <w:pPr>
        <w:rPr>
          <w:ins w:id="1553" w:author="Molly McEvilley" w:date="2023-06-27T08:23:00Z"/>
        </w:rPr>
      </w:pPr>
      <w:ins w:id="1554" w:author="Molly McEvilley" w:date="2023-06-27T08:23:00Z">
        <w:r>
          <w:t>Export all HMIS Participation records</w:t>
        </w:r>
      </w:ins>
      <w:ins w:id="1555" w:author="Jules Brown" w:date="2023-07-11T15:06:00Z">
        <w:r w:rsidR="003C7F7C">
          <w:t xml:space="preserve"> for those projects</w:t>
        </w:r>
      </w:ins>
      <w:ins w:id="1556" w:author="Molly McEvilley" w:date="2023-06-27T08:23:00Z">
        <w:r>
          <w:t>, regardless of date.</w:t>
        </w:r>
      </w:ins>
    </w:p>
    <w:p w14:paraId="21A64600" w14:textId="77777777" w:rsidR="00783E45" w:rsidRDefault="00783E45" w:rsidP="00783E45">
      <w:pPr>
        <w:rPr>
          <w:ins w:id="1557" w:author="Molly McEvilley" w:date="2023-06-27T08:18:00Z"/>
        </w:rPr>
      </w:pPr>
      <w:ins w:id="1558"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559" w:author="Molly McEvilley" w:date="2023-06-27T08:18:00Z"/>
        </w:rPr>
      </w:pPr>
      <w:bookmarkStart w:id="1560" w:name="_Get_Affiliation.csv_Records"/>
      <w:bookmarkStart w:id="1561" w:name="_Toc140489933"/>
      <w:bookmarkEnd w:id="1560"/>
      <w:ins w:id="1562" w:author="Molly McEvilley" w:date="2023-06-27T08:18:00Z">
        <w:r w:rsidRPr="006C26B8">
          <w:t xml:space="preserve">Get </w:t>
        </w:r>
      </w:ins>
      <w:ins w:id="1563" w:author="Molly McEvilley" w:date="2023-06-27T08:24:00Z">
        <w:r w:rsidR="000C48FC">
          <w:t>Affiliation</w:t>
        </w:r>
      </w:ins>
      <w:ins w:id="1564" w:author="Molly McEvilley" w:date="2023-06-27T08:18:00Z">
        <w:r w:rsidRPr="006C26B8">
          <w:t>.csv Records / lsa_</w:t>
        </w:r>
      </w:ins>
      <w:ins w:id="1565" w:author="Molly McEvilley" w:date="2023-06-27T08:24:00Z">
        <w:r w:rsidR="000C48FC">
          <w:t>Affiliation</w:t>
        </w:r>
      </w:ins>
      <w:bookmarkEnd w:id="1561"/>
    </w:p>
    <w:p w14:paraId="5BBC18C6" w14:textId="77777777" w:rsidR="00783E45" w:rsidRPr="00EC33D7" w:rsidRDefault="00783E45" w:rsidP="00783E45">
      <w:pPr>
        <w:jc w:val="center"/>
        <w:rPr>
          <w:ins w:id="1566" w:author="Molly McEvilley" w:date="2023-06-27T08:18:00Z"/>
        </w:rPr>
      </w:pPr>
      <w:ins w:id="1567"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568" w:author="Molly McEvilley" w:date="2023-06-27T08:18:00Z"/>
        </w:rPr>
      </w:pPr>
      <w:ins w:id="1569"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570" w:author="Molly McEvilley" w:date="2023-06-27T08:18:00Z"/>
        </w:rPr>
      </w:pPr>
      <w:ins w:id="1571"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572" w:author="Molly McEvilley" w:date="2023-06-27T08:18:00Z"/>
        </w:rPr>
      </w:pPr>
      <w:ins w:id="1573" w:author="Molly McEvilley" w:date="2023-06-27T08:18:00Z">
        <w:r w:rsidRPr="006C26B8">
          <w:t>Relevant Data</w:t>
        </w:r>
      </w:ins>
    </w:p>
    <w:p w14:paraId="5350120D" w14:textId="77777777" w:rsidR="00783E45" w:rsidRPr="00C41BC1" w:rsidRDefault="00783E45" w:rsidP="00783E45">
      <w:pPr>
        <w:pStyle w:val="Heading4"/>
        <w:rPr>
          <w:ins w:id="1574" w:author="Molly McEvilley" w:date="2023-06-27T08:18:00Z"/>
        </w:rPr>
      </w:pPr>
      <w:ins w:id="1575"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576"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577" w:author="Molly McEvilley" w:date="2023-06-27T08:18:00Z"/>
                <w:b/>
                <w:bCs/>
              </w:rPr>
            </w:pPr>
            <w:ins w:id="1578" w:author="Molly McEvilley" w:date="2023-06-27T08:18:00Z">
              <w:r w:rsidRPr="006B4F91">
                <w:rPr>
                  <w:b/>
                  <w:bCs/>
                </w:rPr>
                <w:t>lsa_</w:t>
              </w:r>
              <w:r>
                <w:rPr>
                  <w:b/>
                  <w:bCs/>
                </w:rPr>
                <w:t>Report</w:t>
              </w:r>
            </w:ins>
          </w:p>
        </w:tc>
      </w:tr>
      <w:tr w:rsidR="00783E45" w:rsidRPr="00DE4A2E" w14:paraId="4FFA3CA7" w14:textId="77777777" w:rsidTr="00DA4971">
        <w:trPr>
          <w:ins w:id="1579" w:author="Molly McEvilley" w:date="2023-06-27T08:18:00Z"/>
        </w:trPr>
        <w:tc>
          <w:tcPr>
            <w:tcW w:w="9355" w:type="dxa"/>
          </w:tcPr>
          <w:p w14:paraId="7345988D" w14:textId="77777777" w:rsidR="00783E45" w:rsidRPr="00DE4A2E" w:rsidRDefault="00783E45" w:rsidP="00DA4971">
            <w:pPr>
              <w:pStyle w:val="NoSpacing"/>
              <w:rPr>
                <w:ins w:id="1580" w:author="Molly McEvilley" w:date="2023-06-27T08:18:00Z"/>
              </w:rPr>
            </w:pPr>
            <w:ins w:id="1581" w:author="Molly McEvilley" w:date="2023-06-27T08:18:00Z">
              <w:r w:rsidRPr="00DE4A2E">
                <w:t>ReportStart</w:t>
              </w:r>
            </w:ins>
          </w:p>
        </w:tc>
      </w:tr>
      <w:tr w:rsidR="00783E45" w:rsidRPr="00DE4A2E" w14:paraId="6521464F" w14:textId="77777777" w:rsidTr="00DA4971">
        <w:trPr>
          <w:ins w:id="1582" w:author="Molly McEvilley" w:date="2023-06-27T08:18:00Z"/>
        </w:trPr>
        <w:tc>
          <w:tcPr>
            <w:tcW w:w="9355" w:type="dxa"/>
          </w:tcPr>
          <w:p w14:paraId="4DF5AE01" w14:textId="77777777" w:rsidR="00783E45" w:rsidRPr="00DE4A2E" w:rsidRDefault="00783E45" w:rsidP="00DA4971">
            <w:pPr>
              <w:pStyle w:val="NoSpacing"/>
              <w:rPr>
                <w:ins w:id="1583" w:author="Molly McEvilley" w:date="2023-06-27T08:18:00Z"/>
              </w:rPr>
            </w:pPr>
            <w:ins w:id="1584" w:author="Molly McEvilley" w:date="2023-06-27T08:18:00Z">
              <w:r w:rsidRPr="00DE4A2E">
                <w:rPr>
                  <w:rFonts w:cstheme="minorHAnsi"/>
                </w:rPr>
                <w:t>ReportEnd</w:t>
              </w:r>
            </w:ins>
          </w:p>
        </w:tc>
      </w:tr>
      <w:tr w:rsidR="00783E45" w:rsidRPr="00DE4A2E" w14:paraId="53DB6E32" w14:textId="77777777" w:rsidTr="00DA4971">
        <w:trPr>
          <w:ins w:id="1585" w:author="Molly McEvilley" w:date="2023-06-27T08:18:00Z"/>
        </w:trPr>
        <w:tc>
          <w:tcPr>
            <w:tcW w:w="9355" w:type="dxa"/>
          </w:tcPr>
          <w:p w14:paraId="48933EC2" w14:textId="77777777" w:rsidR="00783E45" w:rsidRPr="00DE4A2E" w:rsidRDefault="00783E45" w:rsidP="00DA4971">
            <w:pPr>
              <w:pStyle w:val="NoSpacing"/>
              <w:rPr>
                <w:ins w:id="1586" w:author="Molly McEvilley" w:date="2023-06-27T08:18:00Z"/>
              </w:rPr>
            </w:pPr>
            <w:ins w:id="1587" w:author="Molly McEvilley" w:date="2023-06-27T08:18:00Z">
              <w:r w:rsidRPr="00DE4A2E">
                <w:t>ReportCoC</w:t>
              </w:r>
            </w:ins>
          </w:p>
        </w:tc>
      </w:tr>
      <w:tr w:rsidR="00783E45" w:rsidRPr="006B4F91" w14:paraId="5ED55B7C" w14:textId="77777777" w:rsidTr="00DA4971">
        <w:trPr>
          <w:ins w:id="1588"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589" w:author="Molly McEvilley" w:date="2023-06-27T08:18:00Z"/>
                <w:b/>
                <w:bCs/>
              </w:rPr>
            </w:pPr>
            <w:ins w:id="1590" w:author="Molly McEvilley" w:date="2023-06-27T08:18:00Z">
              <w:r w:rsidRPr="006B4F91">
                <w:rPr>
                  <w:b/>
                  <w:bCs/>
                </w:rPr>
                <w:t>lsa_Project</w:t>
              </w:r>
            </w:ins>
          </w:p>
        </w:tc>
      </w:tr>
      <w:tr w:rsidR="00783E45" w:rsidRPr="00DE4A2E" w14:paraId="7F8CF487" w14:textId="77777777" w:rsidTr="00DA4971">
        <w:trPr>
          <w:ins w:id="1591" w:author="Molly McEvilley" w:date="2023-06-27T08:18:00Z"/>
        </w:trPr>
        <w:tc>
          <w:tcPr>
            <w:tcW w:w="9355" w:type="dxa"/>
          </w:tcPr>
          <w:p w14:paraId="3A238408" w14:textId="77777777" w:rsidR="00783E45" w:rsidRPr="00DE4A2E" w:rsidRDefault="00783E45" w:rsidP="00DA4971">
            <w:pPr>
              <w:pStyle w:val="NoSpacing"/>
              <w:rPr>
                <w:ins w:id="1592" w:author="Molly McEvilley" w:date="2023-06-27T08:18:00Z"/>
              </w:rPr>
            </w:pPr>
            <w:ins w:id="1593" w:author="Molly McEvilley" w:date="2023-06-27T08:18:00Z">
              <w:r w:rsidRPr="00DE4A2E">
                <w:t>ProjectID</w:t>
              </w:r>
            </w:ins>
          </w:p>
        </w:tc>
      </w:tr>
      <w:tr w:rsidR="00783E45" w:rsidRPr="00DE4A2E" w14:paraId="27C2B9BD" w14:textId="77777777" w:rsidTr="00DA4971">
        <w:trPr>
          <w:ins w:id="1594" w:author="Molly McEvilley" w:date="2023-06-27T08:18:00Z"/>
        </w:trPr>
        <w:tc>
          <w:tcPr>
            <w:tcW w:w="9355" w:type="dxa"/>
          </w:tcPr>
          <w:p w14:paraId="5D8DE623" w14:textId="77777777" w:rsidR="00783E45" w:rsidRPr="00DE4A2E" w:rsidRDefault="00783E45" w:rsidP="00DA4971">
            <w:pPr>
              <w:pStyle w:val="NoSpacing"/>
              <w:rPr>
                <w:ins w:id="1595" w:author="Molly McEvilley" w:date="2023-06-27T08:18:00Z"/>
              </w:rPr>
            </w:pPr>
            <w:ins w:id="1596" w:author="Molly McEvilley" w:date="2023-06-27T08:18:00Z">
              <w:r>
                <w:t>ProjectType</w:t>
              </w:r>
            </w:ins>
          </w:p>
        </w:tc>
      </w:tr>
      <w:tr w:rsidR="00783E45" w:rsidRPr="006B4F91" w14:paraId="12FC0C61" w14:textId="77777777" w:rsidTr="00DA4971">
        <w:trPr>
          <w:ins w:id="1597"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598" w:author="Molly McEvilley" w:date="2023-06-27T08:18:00Z"/>
                <w:b/>
                <w:bCs/>
              </w:rPr>
            </w:pPr>
            <w:ins w:id="1599" w:author="Molly McEvilley" w:date="2023-06-27T08:18:00Z">
              <w:r w:rsidRPr="006B4F91">
                <w:rPr>
                  <w:b/>
                  <w:bCs/>
                </w:rPr>
                <w:t>hmis_</w:t>
              </w:r>
            </w:ins>
            <w:ins w:id="1600" w:author="Molly McEvilley" w:date="2023-06-27T11:35:00Z">
              <w:r w:rsidR="00DC5C0F">
                <w:rPr>
                  <w:b/>
                  <w:bCs/>
                </w:rPr>
                <w:t>Affiliation</w:t>
              </w:r>
            </w:ins>
          </w:p>
        </w:tc>
      </w:tr>
      <w:tr w:rsidR="00783E45" w:rsidRPr="004416C8" w14:paraId="70DBA8F5" w14:textId="77777777" w:rsidTr="00DA4971">
        <w:trPr>
          <w:ins w:id="1601" w:author="Molly McEvilley" w:date="2023-06-27T08:18:00Z"/>
        </w:trPr>
        <w:tc>
          <w:tcPr>
            <w:tcW w:w="9355" w:type="dxa"/>
          </w:tcPr>
          <w:p w14:paraId="6A73A05B" w14:textId="77777777" w:rsidR="00783E45" w:rsidRPr="00C03C03" w:rsidRDefault="00783E45" w:rsidP="00DA4971">
            <w:pPr>
              <w:pStyle w:val="NoSpacing"/>
              <w:rPr>
                <w:ins w:id="1602" w:author="Molly McEvilley" w:date="2023-06-27T08:18:00Z"/>
              </w:rPr>
            </w:pPr>
            <w:ins w:id="1603" w:author="Molly McEvilley" w:date="2023-06-27T08:18:00Z">
              <w:r w:rsidRPr="00C03C03">
                <w:t>(all columns – see below)</w:t>
              </w:r>
            </w:ins>
          </w:p>
        </w:tc>
      </w:tr>
    </w:tbl>
    <w:p w14:paraId="35EDC068" w14:textId="77777777" w:rsidR="00783E45" w:rsidRDefault="00783E45" w:rsidP="00783E45">
      <w:pPr>
        <w:pStyle w:val="Heading4"/>
        <w:rPr>
          <w:ins w:id="1604" w:author="Molly McEvilley" w:date="2023-06-27T08:18:00Z"/>
        </w:rPr>
      </w:pPr>
      <w:ins w:id="1605" w:author="Molly McEvilley" w:date="2023-06-27T08:18:00Z">
        <w:r w:rsidRPr="006A3016">
          <w:t>Target</w:t>
        </w:r>
      </w:ins>
    </w:p>
    <w:p w14:paraId="7CFB23EE" w14:textId="3C3A226E" w:rsidR="00783E45" w:rsidRPr="00493BDF" w:rsidRDefault="00783E45" w:rsidP="00783E45">
      <w:pPr>
        <w:rPr>
          <w:ins w:id="1606" w:author="Molly McEvilley" w:date="2023-06-27T08:18:00Z"/>
        </w:rPr>
      </w:pPr>
      <w:ins w:id="1607" w:author="Molly McEvilley" w:date="2023-06-27T08:18:00Z">
        <w:r>
          <w:t xml:space="preserve">HDX 2.0 validation of </w:t>
        </w:r>
      </w:ins>
      <w:ins w:id="1608" w:author="Molly McEvilley" w:date="2023-06-27T08:33:00Z">
        <w:r w:rsidR="00705FCB">
          <w:t>Affiliation</w:t>
        </w:r>
      </w:ins>
      <w:ins w:id="1609"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61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611" w:author="Molly McEvilley" w:date="2023-06-27T08:18:00Z"/>
                <w:color w:val="FFFFFF" w:themeColor="background1"/>
              </w:rPr>
            </w:pPr>
            <w:ins w:id="1612" w:author="Molly McEvilley" w:date="2023-06-27T08:18:00Z">
              <w:r w:rsidRPr="006B4F91">
                <w:rPr>
                  <w:color w:val="FFFFFF" w:themeColor="background1"/>
                </w:rPr>
                <w:t>lsa_</w:t>
              </w:r>
            </w:ins>
            <w:ins w:id="1613"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614" w:author="Molly McEvilley" w:date="2023-06-27T08:18:00Z"/>
                <w:color w:val="FFFFFF" w:themeColor="background1"/>
              </w:rPr>
            </w:pPr>
            <w:ins w:id="1615" w:author="Molly McEvilley" w:date="2023-06-27T08:18:00Z">
              <w:r>
                <w:rPr>
                  <w:color w:val="FFFFFF" w:themeColor="background1"/>
                </w:rPr>
                <w:t>Column Description</w:t>
              </w:r>
            </w:ins>
          </w:p>
        </w:tc>
      </w:tr>
      <w:tr w:rsidR="007372E2" w:rsidRPr="009C3437" w14:paraId="7543756A" w14:textId="77777777" w:rsidTr="49FCFE86">
        <w:trPr>
          <w:cnfStyle w:val="000000100000" w:firstRow="0" w:lastRow="0" w:firstColumn="0" w:lastColumn="0" w:oddVBand="0" w:evenVBand="0" w:oddHBand="1" w:evenHBand="0" w:firstRowFirstColumn="0" w:firstRowLastColumn="0" w:lastRowFirstColumn="0" w:lastRowLastColumn="0"/>
          <w:ins w:id="1616"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78BEBA" w14:textId="51F427FA" w:rsidR="007372E2" w:rsidRPr="009C3437" w:rsidRDefault="007372E2" w:rsidP="007372E2">
            <w:pPr>
              <w:pStyle w:val="NoSpacing"/>
              <w:rPr>
                <w:ins w:id="1617" w:author="Molly McEvilley" w:date="2023-06-27T08:18:00Z"/>
              </w:rPr>
            </w:pPr>
            <w:ins w:id="1618" w:author="Molly McEvilley" w:date="2023-06-27T08:34:00Z">
              <w:r>
                <w:t>AffiliationID</w:t>
              </w:r>
            </w:ins>
          </w:p>
        </w:tc>
        <w:tc>
          <w:tcPr>
            <w:tcW w:w="6696" w:type="dxa"/>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619" w:author="Molly McEvilley" w:date="2023-06-27T08:18:00Z"/>
              </w:rPr>
            </w:pPr>
            <w:ins w:id="1620"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621"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622" w:author="Molly McEvilley" w:date="2023-06-27T08:18:00Z"/>
              </w:rPr>
            </w:pPr>
            <w:ins w:id="1623" w:author="Molly McEvilley" w:date="2023-06-27T08:34:00Z">
              <w:r>
                <w:t>ProjectID</w:t>
              </w:r>
            </w:ins>
          </w:p>
        </w:tc>
        <w:tc>
          <w:tcPr>
            <w:tcW w:w="6696" w:type="dxa"/>
          </w:tcPr>
          <w:p w14:paraId="6506576A" w14:textId="12558650" w:rsidR="007372E2" w:rsidRPr="009C3437"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624" w:author="Molly McEvilley" w:date="2023-06-27T08:18:00Z"/>
              </w:rPr>
            </w:pPr>
            <w:ins w:id="1625" w:author="Molly McEvilley" w:date="2023-07-01T11:41:00Z">
              <w:r>
                <w:t xml:space="preserve">Must </w:t>
              </w:r>
              <w:r w:rsidR="006F166C">
                <w:t xml:space="preserve">match a </w:t>
              </w:r>
              <w:r w:rsidR="006F166C" w:rsidRPr="00277F30">
                <w:rPr>
                  <w:i/>
                  <w:iCs/>
                </w:rPr>
                <w:t>ProjectID</w:t>
              </w:r>
              <w:r w:rsidR="006F166C">
                <w:t xml:space="preserve"> in Project.csv where </w:t>
              </w:r>
              <w:r w:rsidR="006F166C" w:rsidRPr="00277F30">
                <w:rPr>
                  <w:i/>
                  <w:iCs/>
                </w:rPr>
                <w:t>ProjectType</w:t>
              </w:r>
              <w:r w:rsidR="006F166C">
                <w:t xml:space="preserve"> = 13 and </w:t>
              </w:r>
              <w:r w:rsidR="006F166C" w:rsidRPr="00277F30">
                <w:rPr>
                  <w:i/>
                  <w:iCs/>
                </w:rPr>
                <w:t>RRHSubType</w:t>
              </w:r>
              <w:r w:rsidR="006F166C">
                <w:t xml:space="preserve"> </w:t>
              </w:r>
            </w:ins>
            <w:ins w:id="1626" w:author="Molly McEvilley" w:date="2023-07-01T11:42:00Z">
              <w:r w:rsidR="006F166C">
                <w:t>= 1</w:t>
              </w:r>
            </w:ins>
          </w:p>
        </w:tc>
      </w:tr>
      <w:tr w:rsidR="007372E2" w:rsidRPr="009C3437" w14:paraId="0F2BCD86" w14:textId="77777777" w:rsidTr="49FCFE86">
        <w:trPr>
          <w:cnfStyle w:val="000000100000" w:firstRow="0" w:lastRow="0" w:firstColumn="0" w:lastColumn="0" w:oddVBand="0" w:evenVBand="0" w:oddHBand="1" w:evenHBand="0" w:firstRowFirstColumn="0" w:firstRowLastColumn="0" w:lastRowFirstColumn="0" w:lastRowLastColumn="0"/>
          <w:ins w:id="1627"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7422279" w14:textId="28FA3EEB" w:rsidR="007372E2" w:rsidRDefault="007372E2" w:rsidP="007372E2">
            <w:pPr>
              <w:pStyle w:val="NoSpacing"/>
              <w:rPr>
                <w:ins w:id="1628" w:author="Molly McEvilley" w:date="2023-06-27T08:18:00Z"/>
              </w:rPr>
            </w:pPr>
            <w:ins w:id="1629" w:author="Molly McEvilley" w:date="2023-06-27T08:34:00Z">
              <w:r>
                <w:t>ResProjectID</w:t>
              </w:r>
            </w:ins>
          </w:p>
        </w:tc>
        <w:tc>
          <w:tcPr>
            <w:tcW w:w="6696" w:type="dxa"/>
          </w:tcPr>
          <w:p w14:paraId="0F386552" w14:textId="77777777" w:rsidR="0075775A" w:rsidRDefault="006F166C" w:rsidP="007372E2">
            <w:pPr>
              <w:pStyle w:val="NoSpacing"/>
              <w:cnfStyle w:val="000000100000" w:firstRow="0" w:lastRow="0" w:firstColumn="0" w:lastColumn="0" w:oddVBand="0" w:evenVBand="0" w:oddHBand="1" w:evenHBand="0" w:firstRowFirstColumn="0" w:firstRowLastColumn="0" w:lastRowFirstColumn="0" w:lastRowLastColumn="0"/>
              <w:rPr>
                <w:ins w:id="1630" w:author="Molly McEvilley" w:date="2023-07-01T11:43:00Z"/>
              </w:rPr>
            </w:pPr>
            <w:ins w:id="1631" w:author="Molly McEvilley" w:date="2023-07-01T11:42:00Z">
              <w:r>
                <w:t xml:space="preserve">Must match a </w:t>
              </w:r>
              <w:r w:rsidRPr="00277F30">
                <w:rPr>
                  <w:i/>
                  <w:iCs/>
                </w:rPr>
                <w:t>ProjectID</w:t>
              </w:r>
              <w:r>
                <w:t xml:space="preserve"> in Project.csv where</w:t>
              </w:r>
            </w:ins>
            <w:ins w:id="1632" w:author="Molly McEvilley" w:date="2023-07-01T11:43:00Z">
              <w:r w:rsidR="0075775A">
                <w:t>:</w:t>
              </w:r>
            </w:ins>
          </w:p>
          <w:p w14:paraId="7FF2596D" w14:textId="6CC9852A" w:rsidR="007372E2" w:rsidRDefault="0C89541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33" w:author="Molly McEvilley" w:date="2023-07-01T11:43:00Z"/>
              </w:rPr>
            </w:pPr>
            <w:ins w:id="1634" w:author="Molly McEvilley" w:date="2023-07-01T11:42:00Z">
              <w:r w:rsidRPr="49FCFE86">
                <w:rPr>
                  <w:i/>
                  <w:iCs/>
                </w:rPr>
                <w:t>ProjectType</w:t>
              </w:r>
              <w:r>
                <w:t xml:space="preserve"> in (</w:t>
              </w:r>
            </w:ins>
            <w:ins w:id="1635" w:author="Genelle Denzin" w:date="2023-07-09T11:55:00Z">
              <w:r w:rsidR="7EB072DB">
                <w:t>0,</w:t>
              </w:r>
            </w:ins>
            <w:ins w:id="1636" w:author="Molly McEvilley" w:date="2023-07-01T11:42:00Z">
              <w:r w:rsidR="77096C8C">
                <w:t>1,2,3,8,10</w:t>
              </w:r>
            </w:ins>
            <w:ins w:id="1637" w:author="Molly McEvilley" w:date="2023-07-01T11:43:00Z">
              <w:r w:rsidR="77096C8C">
                <w:t>); or</w:t>
              </w:r>
            </w:ins>
          </w:p>
          <w:p w14:paraId="2F313E32" w14:textId="1713F269" w:rsidR="0075775A" w:rsidRPr="009C3437" w:rsidRDefault="0075775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38" w:author="Molly McEvilley" w:date="2023-06-27T08:18:00Z"/>
              </w:rPr>
            </w:pPr>
            <w:ins w:id="1639" w:author="Molly McEvilley" w:date="2023-07-01T11:43:00Z">
              <w:r>
                <w:t xml:space="preserve">- </w:t>
              </w:r>
              <w:r w:rsidRPr="00277F30">
                <w:rPr>
                  <w:i/>
                  <w:iCs/>
                </w:rPr>
                <w:t>ProjectType</w:t>
              </w:r>
              <w:r>
                <w:t xml:space="preserve"> = 13 and </w:t>
              </w:r>
              <w:r w:rsidRPr="00277F30">
                <w:rPr>
                  <w:i/>
                  <w:iCs/>
                </w:rPr>
                <w:t>RRHSubType</w:t>
              </w:r>
              <w:r>
                <w:t xml:space="preserve"> = 2</w:t>
              </w:r>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64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641" w:author="Molly McEvilley" w:date="2023-06-27T08:18:00Z"/>
              </w:rPr>
            </w:pPr>
            <w:ins w:id="1642" w:author="Molly McEvilley" w:date="2023-06-27T08:18:00Z">
              <w:r w:rsidRPr="004A469A">
                <w:lastRenderedPageBreak/>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43" w:author="Molly McEvilley" w:date="2023-06-27T08:18:00Z"/>
              </w:rPr>
            </w:pPr>
            <w:ins w:id="1644" w:author="Molly McEvilley" w:date="2023-06-27T08:18:00Z">
              <w:r w:rsidRPr="00901A0B">
                <w:t>(See HMIS CSV documentation)</w:t>
              </w:r>
            </w:ins>
          </w:p>
        </w:tc>
      </w:tr>
      <w:tr w:rsidR="00783E45" w:rsidRPr="009C3437" w14:paraId="10F70654" w14:textId="77777777" w:rsidTr="49FCFE86">
        <w:trPr>
          <w:cnfStyle w:val="000000100000" w:firstRow="0" w:lastRow="0" w:firstColumn="0" w:lastColumn="0" w:oddVBand="0" w:evenVBand="0" w:oddHBand="1" w:evenHBand="0" w:firstRowFirstColumn="0" w:firstRowLastColumn="0" w:lastRowFirstColumn="0" w:lastRowLastColumn="0"/>
          <w:ins w:id="164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160B4080" w14:textId="77777777" w:rsidR="00783E45" w:rsidRPr="004A469A" w:rsidRDefault="00783E45" w:rsidP="00DA4971">
            <w:pPr>
              <w:pStyle w:val="NoSpacing"/>
              <w:rPr>
                <w:ins w:id="1646" w:author="Molly McEvilley" w:date="2023-06-27T08:18:00Z"/>
              </w:rPr>
            </w:pPr>
            <w:ins w:id="1647" w:author="Molly McEvilley" w:date="2023-06-27T08:18:00Z">
              <w:r w:rsidRPr="004A469A">
                <w:t>DateUpdated</w:t>
              </w:r>
            </w:ins>
          </w:p>
        </w:tc>
        <w:tc>
          <w:tcPr>
            <w:tcW w:w="6696" w:type="dxa"/>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48" w:author="Molly McEvilley" w:date="2023-06-27T08:18:00Z"/>
              </w:rPr>
            </w:pPr>
            <w:ins w:id="1649"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65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651" w:author="Molly McEvilley" w:date="2023-06-27T08:18:00Z"/>
              </w:rPr>
            </w:pPr>
            <w:ins w:id="1652"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53" w:author="Molly McEvilley" w:date="2023-06-27T08:18:00Z"/>
              </w:rPr>
            </w:pPr>
            <w:ins w:id="1654" w:author="Molly McEvilley" w:date="2023-06-27T08:18:00Z">
              <w:r w:rsidRPr="002D2B2B">
                <w:t>n/a - will not be imported</w:t>
              </w:r>
            </w:ins>
          </w:p>
        </w:tc>
      </w:tr>
      <w:tr w:rsidR="00783E45" w:rsidRPr="009C3437" w14:paraId="396B3796" w14:textId="77777777" w:rsidTr="49FCFE86">
        <w:trPr>
          <w:cnfStyle w:val="000000100000" w:firstRow="0" w:lastRow="0" w:firstColumn="0" w:lastColumn="0" w:oddVBand="0" w:evenVBand="0" w:oddHBand="1" w:evenHBand="0" w:firstRowFirstColumn="0" w:firstRowLastColumn="0" w:lastRowFirstColumn="0" w:lastRowLastColumn="0"/>
          <w:ins w:id="1655"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2920DDC6" w14:textId="77777777" w:rsidR="00783E45" w:rsidRPr="004A469A" w:rsidRDefault="00783E45" w:rsidP="00DA4971">
            <w:pPr>
              <w:pStyle w:val="NoSpacing"/>
              <w:rPr>
                <w:ins w:id="1656" w:author="Molly McEvilley" w:date="2023-06-27T08:18:00Z"/>
              </w:rPr>
            </w:pPr>
            <w:ins w:id="1657" w:author="Molly McEvilley" w:date="2023-06-27T08:18:00Z">
              <w:r w:rsidRPr="004A469A">
                <w:t>DateDeleted</w:t>
              </w:r>
            </w:ins>
          </w:p>
        </w:tc>
        <w:tc>
          <w:tcPr>
            <w:tcW w:w="6696" w:type="dxa"/>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58" w:author="Molly McEvilley" w:date="2023-06-27T08:18:00Z"/>
              </w:rPr>
            </w:pPr>
            <w:ins w:id="1659"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660"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661" w:author="Molly McEvilley" w:date="2023-06-27T08:18:00Z"/>
              </w:rPr>
            </w:pPr>
            <w:ins w:id="1662"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63" w:author="Molly McEvilley" w:date="2023-06-27T08:18:00Z"/>
              </w:rPr>
            </w:pPr>
            <w:ins w:id="1664"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665" w:author="Molly McEvilley" w:date="2023-06-27T08:18:00Z"/>
        </w:rPr>
      </w:pPr>
      <w:ins w:id="1666" w:author="Molly McEvilley" w:date="2023-06-27T08:18:00Z">
        <w:r w:rsidRPr="006C26B8">
          <w:t>Logic</w:t>
        </w:r>
      </w:ins>
    </w:p>
    <w:p w14:paraId="37533166" w14:textId="01DAD8B7" w:rsidR="007372E2" w:rsidRDefault="00780501" w:rsidP="00783E45">
      <w:pPr>
        <w:rPr>
          <w:ins w:id="1667" w:author="Molly McEvilley" w:date="2023-06-27T08:34:00Z"/>
        </w:rPr>
      </w:pPr>
      <w:ins w:id="1668" w:author="Molly McEvilley" w:date="2023-07-01T12:28:00Z">
        <w:r>
          <w:t xml:space="preserve">There must be at least one </w:t>
        </w:r>
      </w:ins>
      <w:ins w:id="1669" w:author="Molly McEvilley" w:date="2023-06-27T08:37:00Z">
        <w:r w:rsidR="00E104F8">
          <w:t>Affiliation record</w:t>
        </w:r>
      </w:ins>
      <w:ins w:id="1670" w:author="Molly McEvilley" w:date="2023-06-27T08:18:00Z">
        <w:r w:rsidR="00783E45">
          <w:t xml:space="preserve"> for every </w:t>
        </w:r>
        <w:r w:rsidR="00783E45">
          <w:rPr>
            <w:i/>
          </w:rPr>
          <w:t>ProjectID</w:t>
        </w:r>
        <w:r w:rsidR="00783E45">
          <w:t xml:space="preserve"> included in Project.csv</w:t>
        </w:r>
        <w:r w:rsidR="00783E45" w:rsidRPr="00793A81">
          <w:t xml:space="preserve"> </w:t>
        </w:r>
        <w:r w:rsidR="00783E45">
          <w:t>where</w:t>
        </w:r>
      </w:ins>
      <w:ins w:id="1671" w:author="Molly McEvilley" w:date="2023-06-27T08:34:00Z">
        <w:r w:rsidR="007372E2">
          <w:t>:</w:t>
        </w:r>
      </w:ins>
    </w:p>
    <w:p w14:paraId="0CCB621F" w14:textId="748BA8DE" w:rsidR="007372E2" w:rsidRDefault="00BF3F05" w:rsidP="00777E3F">
      <w:pPr>
        <w:pStyle w:val="ListParagraph"/>
        <w:numPr>
          <w:ilvl w:val="0"/>
          <w:numId w:val="90"/>
        </w:numPr>
        <w:rPr>
          <w:ins w:id="1672" w:author="Molly McEvilley" w:date="2023-06-27T08:36:00Z"/>
        </w:rPr>
      </w:pPr>
      <w:ins w:id="1673" w:author="Molly McEvilley" w:date="2023-06-27T08:35:00Z">
        <w:r>
          <w:t>Project.</w:t>
        </w:r>
        <w:r>
          <w:rPr>
            <w:b/>
            <w:bCs/>
          </w:rPr>
          <w:t xml:space="preserve">RRHSubType </w:t>
        </w:r>
        <w:r w:rsidRPr="004E50C5">
          <w:t xml:space="preserve">= </w:t>
        </w:r>
        <w:r w:rsidR="004E50C5" w:rsidRPr="004E50C5">
          <w:t>1</w:t>
        </w:r>
      </w:ins>
      <w:ins w:id="1674" w:author="Molly McEvilley" w:date="2023-06-27T08:37:00Z">
        <w:r w:rsidR="009507E5">
          <w:t>; and</w:t>
        </w:r>
      </w:ins>
    </w:p>
    <w:p w14:paraId="1C909793" w14:textId="4D763E21" w:rsidR="004E50C5" w:rsidRDefault="004E50C5" w:rsidP="00777E3F">
      <w:pPr>
        <w:pStyle w:val="ListParagraph"/>
        <w:numPr>
          <w:ilvl w:val="0"/>
          <w:numId w:val="90"/>
        </w:numPr>
        <w:rPr>
          <w:ins w:id="1675" w:author="Molly McEvilley" w:date="2023-07-01T12:28:00Z"/>
        </w:rPr>
      </w:pPr>
      <w:ins w:id="1676" w:author="Molly McEvilley" w:date="2023-06-27T08:36:00Z">
        <w:r>
          <w:t>Project.</w:t>
        </w:r>
        <w:r w:rsidR="009507E5" w:rsidRPr="00277F30">
          <w:rPr>
            <w:b/>
            <w:bCs/>
          </w:rPr>
          <w:t>ResidentialAffiliation</w:t>
        </w:r>
        <w:r w:rsidR="009507E5">
          <w:t xml:space="preserve"> = 1</w:t>
        </w:r>
      </w:ins>
      <w:ins w:id="1677" w:author="Molly McEvilley" w:date="2023-07-01T12:28:00Z">
        <w:r w:rsidR="0046289C">
          <w:t>; and</w:t>
        </w:r>
      </w:ins>
    </w:p>
    <w:p w14:paraId="27F038CB" w14:textId="5DD98D5E" w:rsidR="0046289C" w:rsidRDefault="0046289C" w:rsidP="00777E3F">
      <w:pPr>
        <w:pStyle w:val="ListParagraph"/>
        <w:numPr>
          <w:ilvl w:val="0"/>
          <w:numId w:val="90"/>
        </w:numPr>
        <w:rPr>
          <w:ins w:id="1678" w:author="Molly McEvilley" w:date="2023-06-27T08:34:00Z"/>
        </w:rPr>
      </w:pPr>
      <w:ins w:id="1679" w:author="Molly McEvilley" w:date="2023-07-01T12:28:00Z">
        <w:r>
          <w:t>Project.</w:t>
        </w:r>
      </w:ins>
      <w:ins w:id="1680"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60812678" w14:textId="77777777" w:rsidR="00783E45" w:rsidRPr="00A6584A" w:rsidRDefault="00783E45" w:rsidP="00783E45">
      <w:pPr>
        <w:rPr>
          <w:ins w:id="1681" w:author="Molly McEvilley" w:date="2023-06-27T08:18:00Z"/>
        </w:rPr>
      </w:pPr>
      <w:ins w:id="1682"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683" w:author="Molly McEvilley" w:date="2023-06-27T08:18:00Z"/>
        </w:rPr>
      </w:pPr>
      <w:ins w:id="1684"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85" w:name="_HMIS_Business_Logic:_1"/>
      <w:bookmarkStart w:id="1686" w:name="_Toc37849758"/>
      <w:bookmarkStart w:id="1687" w:name="_Toc140489934"/>
      <w:bookmarkEnd w:id="1685"/>
      <w:r>
        <w:lastRenderedPageBreak/>
        <w:t>HMIS Business Logic:</w:t>
      </w:r>
      <w:r w:rsidR="005A642F">
        <w:t xml:space="preserve"> </w:t>
      </w:r>
      <w:r w:rsidR="00E158FC">
        <w:t>LSAPerson</w:t>
      </w:r>
      <w:bookmarkEnd w:id="1686"/>
      <w:bookmarkEnd w:id="168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688"/>
            <w:r w:rsidRPr="00A6616E">
              <w:t>Notes</w:t>
            </w:r>
            <w:commentRangeEnd w:id="1688"/>
            <w:r w:rsidR="00974180">
              <w:rPr>
                <w:rStyle w:val="CommentReference"/>
                <w:rFonts w:eastAsiaTheme="minorHAnsi"/>
                <w:b w:val="0"/>
                <w:bCs w:val="0"/>
              </w:rPr>
              <w:commentReference w:id="1688"/>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689"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690"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691" w:author="Molly McEvilley" w:date="2023-06-13T11:05:00Z"/>
              </w:rPr>
            </w:pPr>
            <w:del w:id="1692"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693" w:author="Molly McEvilley" w:date="2023-06-13T11:05:00Z"/>
                <w:b/>
                <w:bCs/>
              </w:rPr>
            </w:pPr>
            <w:del w:id="1694"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695" w:author="Molly McEvilley" w:date="2023-06-13T11:05:00Z"/>
              </w:rPr>
            </w:pPr>
            <w:del w:id="1696"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697" w:author="Molly McEvilley" w:date="2023-07-01T13:11:00Z">
              <w:r w:rsidRPr="0055258B">
                <w:t>4</w:t>
              </w:r>
            </w:ins>
            <w:del w:id="1698"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699" w:author="Molly McEvilley" w:date="2023-07-01T13:11:00Z">
              <w:r w:rsidRPr="0055258B">
                <w:t>5</w:t>
              </w:r>
            </w:ins>
            <w:del w:id="1700"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701" w:author="Molly McEvilley" w:date="2023-07-01T13:11:00Z">
              <w:r w:rsidRPr="0055258B">
                <w:t>6</w:t>
              </w:r>
            </w:ins>
            <w:del w:id="1702"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703" w:author="Molly McEvilley" w:date="2023-07-01T13:11:00Z">
              <w:r w:rsidRPr="0055258B">
                <w:t>7</w:t>
              </w:r>
            </w:ins>
            <w:del w:id="1704"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705" w:author="Molly McEvilley" w:date="2023-07-01T13:11:00Z">
              <w:r w:rsidRPr="0055258B">
                <w:t>8</w:t>
              </w:r>
            </w:ins>
            <w:del w:id="1706"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707" w:author="Molly McEvilley" w:date="2023-07-01T13:11:00Z">
              <w:r w:rsidRPr="0055258B">
                <w:t>9</w:t>
              </w:r>
            </w:ins>
            <w:del w:id="1708"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709" w:author="Molly McEvilley" w:date="2023-07-01T12:43:00Z">
              <w:r w:rsidDel="000F5C06">
                <w:rPr>
                  <w:rStyle w:val="Hyperlink"/>
                </w:rPr>
                <w:delText>5.11</w:delText>
              </w:r>
              <w:r w:rsidRPr="00BC5AA1" w:rsidDel="000F5C06">
                <w:rPr>
                  <w:rStyle w:val="Hyperlink"/>
                </w:rPr>
                <w:delText xml:space="preserve"> EST/RRH/PSHAgeMin and EST/RRH/PSHAgeMax</w:delText>
              </w:r>
            </w:del>
            <w:ins w:id="1710"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711" w:author="Molly McEvilley" w:date="2023-07-01T13:11:00Z">
              <w:r w:rsidRPr="0055258B">
                <w:t>10</w:t>
              </w:r>
            </w:ins>
            <w:del w:id="1712"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13"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714"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715" w:author="Molly McEvilley" w:date="2023-07-01T13:11:00Z">
              <w:r w:rsidRPr="0055258B">
                <w:t>11</w:t>
              </w:r>
            </w:ins>
            <w:del w:id="1716"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17"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18" w:author="Molly McEvilley" w:date="2023-07-01T13:21:00Z">
              <w:r w:rsidDel="005F4D63">
                <w:delText xml:space="preserve">See </w:delText>
              </w:r>
              <w:r w:rsidDel="005F4D63">
                <w:fldChar w:fldCharType="begin"/>
              </w:r>
            </w:del>
            <w:del w:id="1719" w:author="Molly McEvilley" w:date="2023-07-01T12:40:00Z">
              <w:r w:rsidDel="0093046B">
                <w:delInstrText>HYPERLINK \l "_HHTypeEST/RRH/PSH_-_LSAPerson"</w:delInstrText>
              </w:r>
            </w:del>
            <w:del w:id="1720" w:author="Molly McEvilley" w:date="2023-07-01T13:21:00Z">
              <w:r w:rsidDel="005F4D63">
                <w:fldChar w:fldCharType="separate"/>
              </w:r>
            </w:del>
            <w:del w:id="1721" w:author="Molly McEvilley" w:date="2023-07-01T12:40:00Z">
              <w:r w:rsidDel="0093046B">
                <w:rPr>
                  <w:rStyle w:val="Hyperlink"/>
                </w:rPr>
                <w:delText>5.12</w:delText>
              </w:r>
              <w:r w:rsidRPr="00A6616E" w:rsidDel="0093046B">
                <w:rPr>
                  <w:rStyle w:val="Hyperlink"/>
                </w:rPr>
                <w:delText xml:space="preserve"> HHTypeEST/RRH/PSH</w:delText>
              </w:r>
            </w:del>
            <w:del w:id="1722"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723" w:author="Molly McEvilley" w:date="2023-07-01T13:11:00Z">
              <w:r w:rsidRPr="0055258B">
                <w:t>12</w:t>
              </w:r>
            </w:ins>
            <w:del w:id="1724"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725"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26"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727" w:author="Molly McEvilley" w:date="2023-07-01T13:11:00Z">
              <w:r w:rsidRPr="0055258B">
                <w:t>13</w:t>
              </w:r>
            </w:ins>
            <w:del w:id="1728"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29"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30"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731"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732" w:author="Molly McEvilley" w:date="2023-07-01T13:07:00Z"/>
              </w:rPr>
            </w:pPr>
            <w:ins w:id="1733"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734" w:author="Molly McEvilley" w:date="2023-07-01T13:07:00Z"/>
                <w:b/>
                <w:bCs/>
              </w:rPr>
            </w:pPr>
            <w:ins w:id="1735" w:author="Molly McEvilley" w:date="2023-07-01T13:07:00Z">
              <w:r>
                <w:rPr>
                  <w:b/>
                  <w:bCs/>
                </w:rPr>
                <w:t>AHARAdultEST</w:t>
              </w:r>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736" w:author="Molly McEvilley" w:date="2023-07-01T13:07:00Z"/>
              </w:rPr>
            </w:pPr>
            <w:ins w:id="1737" w:author="Molly McEvilley" w:date="2023-07-01T13:20:00Z">
              <w:r>
                <w:t xml:space="preserve">See </w:t>
              </w:r>
              <w:r w:rsidR="00126960">
                <w:fldChar w:fldCharType="begin"/>
              </w:r>
            </w:ins>
            <w:ins w:id="1738" w:author="Molly McEvilley" w:date="2023-07-01T13:21:00Z">
              <w:r>
                <w:instrText>HYPERLINK  \l "_Set_Population_Identifiers_4"</w:instrText>
              </w:r>
            </w:ins>
            <w:ins w:id="1739" w:author="Molly McEvilley" w:date="2023-07-01T13:20:00Z">
              <w:r w:rsidR="00126960">
                <w:fldChar w:fldCharType="separate"/>
              </w:r>
            </w:ins>
            <w:ins w:id="1740" w:author="Molly McEvilley" w:date="2023-07-01T13:21:00Z">
              <w:r>
                <w:rPr>
                  <w:rStyle w:val="Hyperlink"/>
                </w:rPr>
                <w:t>5.13 Project Group and Population Household Types</w:t>
              </w:r>
            </w:ins>
            <w:ins w:id="1741"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742" w:author="Molly McEvilley" w:date="2023-07-01T13:11:00Z">
              <w:r w:rsidRPr="0055258B">
                <w:t>15</w:t>
              </w:r>
            </w:ins>
            <w:del w:id="1743"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44" w:author="Molly McEvilley" w:date="2023-07-01T13:27:00Z"/>
              </w:rPr>
            </w:pPr>
            <w:ins w:id="1745"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46"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47"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748" w:author="Molly McEvilley" w:date="2023-07-01T13:11:00Z">
              <w:r w:rsidRPr="0055258B">
                <w:t>16</w:t>
              </w:r>
            </w:ins>
            <w:del w:id="1749"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50" w:author="Molly McEvilley" w:date="2023-07-01T13:27:00Z"/>
              </w:rPr>
            </w:pPr>
            <w:ins w:id="1751"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52"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53"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754" w:author="Molly McEvilley" w:date="2023-07-01T13:11:00Z">
              <w:r w:rsidRPr="0055258B">
                <w:t>17</w:t>
              </w:r>
            </w:ins>
            <w:del w:id="1755"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56" w:author="Molly McEvilley" w:date="2023-07-01T13:27:00Z"/>
              </w:rPr>
            </w:pPr>
            <w:ins w:id="1757"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58"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59"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760" w:author="Molly McEvilley" w:date="2023-07-01T13:11:00Z">
              <w:r w:rsidRPr="0055258B">
                <w:t>18</w:t>
              </w:r>
            </w:ins>
            <w:del w:id="1761"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62" w:author="Molly McEvilley" w:date="2023-07-01T13:27:00Z"/>
              </w:rPr>
            </w:pPr>
            <w:ins w:id="1763"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64"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65"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766" w:author="Molly McEvilley" w:date="2023-07-01T13:11:00Z">
              <w:r w:rsidRPr="0055258B">
                <w:t>19</w:t>
              </w:r>
            </w:ins>
            <w:del w:id="1767"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768" w:author="Molly McEvilley" w:date="2023-07-01T13:24:00Z"/>
              </w:rPr>
            </w:pPr>
            <w:ins w:id="1769"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770"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771"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772" w:author="Molly McEvilley" w:date="2023-07-01T13:11:00Z">
              <w:r w:rsidRPr="0055258B">
                <w:t>20</w:t>
              </w:r>
            </w:ins>
            <w:del w:id="1773"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774" w:author="Molly McEvilley" w:date="2023-07-01T13:25:00Z"/>
              </w:rPr>
            </w:pPr>
            <w:ins w:id="1775"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776"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777"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778" w:author="Molly McEvilley" w:date="2023-07-01T13:11:00Z">
              <w:r w:rsidRPr="0055258B">
                <w:t>21</w:t>
              </w:r>
            </w:ins>
            <w:del w:id="1779"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80" w:author="Molly McEvilley" w:date="2023-07-01T13:27:00Z"/>
              </w:rPr>
            </w:pPr>
            <w:ins w:id="1781"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82"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83"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784" w:author="Molly McEvilley" w:date="2023-07-01T13:11:00Z">
              <w:r w:rsidRPr="0055258B">
                <w:t>22</w:t>
              </w:r>
            </w:ins>
            <w:del w:id="1785"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86" w:author="Molly McEvilley" w:date="2023-07-01T13:27:00Z"/>
              </w:rPr>
            </w:pPr>
            <w:ins w:id="1787"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88"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89"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790" w:author="Molly McEvilley" w:date="2023-07-01T13:11:00Z">
              <w:r w:rsidRPr="0055258B">
                <w:t>23</w:t>
              </w:r>
            </w:ins>
            <w:del w:id="1791"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792"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93"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794" w:author="Molly McEvilley" w:date="2023-07-01T13:11:00Z">
              <w:r w:rsidRPr="0055258B">
                <w:t>24</w:t>
              </w:r>
            </w:ins>
            <w:del w:id="1795"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796"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797"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798" w:author="Molly McEvilley" w:date="2023-07-01T13:11:00Z">
              <w:r w:rsidRPr="0055258B">
                <w:t>25</w:t>
              </w:r>
            </w:ins>
            <w:del w:id="1799"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00"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01"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802" w:author="Molly McEvilley" w:date="2023-07-01T13:11:00Z">
              <w:r w:rsidRPr="0055258B">
                <w:t>26</w:t>
              </w:r>
            </w:ins>
            <w:del w:id="1803"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80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05"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806" w:author="Molly McEvilley" w:date="2023-07-01T13:11:00Z">
              <w:r w:rsidRPr="0055258B">
                <w:t>27</w:t>
              </w:r>
            </w:ins>
            <w:del w:id="1807"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08"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1809"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810" w:author="Molly McEvilley" w:date="2023-07-01T13:11:00Z">
              <w:r w:rsidRPr="0055258B">
                <w:t>28</w:t>
              </w:r>
            </w:ins>
            <w:del w:id="1811"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12"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13"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814" w:author="Molly McEvilley" w:date="2023-07-01T13:11:00Z">
              <w:r w:rsidRPr="0055258B">
                <w:t>29</w:t>
              </w:r>
            </w:ins>
            <w:del w:id="1815"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16"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17"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818"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819" w:author="Molly McEvilley" w:date="2023-07-01T13:08:00Z"/>
              </w:rPr>
            </w:pPr>
            <w:ins w:id="1820"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21" w:author="Molly McEvilley" w:date="2023-07-01T13:08:00Z"/>
                <w:b/>
                <w:bCs/>
              </w:rPr>
            </w:pPr>
            <w:ins w:id="1822"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23" w:author="Molly McEvilley" w:date="2023-07-01T13:08:00Z"/>
              </w:rPr>
            </w:pPr>
            <w:ins w:id="1824"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825" w:author="Molly McEvilley" w:date="2023-07-01T13:15:00Z">
              <w:r w:rsidRPr="00CA3B8E">
                <w:t>31</w:t>
              </w:r>
            </w:ins>
            <w:del w:id="1826"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27" w:author="Molly McEvilley" w:date="2023-07-01T13:27:00Z"/>
              </w:rPr>
            </w:pPr>
            <w:ins w:id="182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29"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30"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831" w:author="Molly McEvilley" w:date="2023-07-01T13:15:00Z">
              <w:r w:rsidRPr="00CA3B8E">
                <w:t>32</w:t>
              </w:r>
            </w:ins>
            <w:del w:id="1832"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33" w:author="Molly McEvilley" w:date="2023-07-01T13:27:00Z"/>
              </w:rPr>
            </w:pPr>
            <w:ins w:id="1834"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35"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36"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837" w:author="Molly McEvilley" w:date="2023-07-01T13:15:00Z">
              <w:r w:rsidRPr="00CA3B8E">
                <w:t>33</w:t>
              </w:r>
            </w:ins>
            <w:del w:id="1838"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39" w:author="Molly McEvilley" w:date="2023-07-01T13:27:00Z"/>
              </w:rPr>
            </w:pPr>
            <w:ins w:id="184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41"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42"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843" w:author="Molly McEvilley" w:date="2023-07-01T13:15:00Z">
              <w:r w:rsidRPr="00CA3B8E">
                <w:t>34</w:t>
              </w:r>
            </w:ins>
            <w:del w:id="1844"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45" w:author="Molly McEvilley" w:date="2023-07-01T13:27:00Z"/>
              </w:rPr>
            </w:pPr>
            <w:ins w:id="1846"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47"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48"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849" w:author="Molly McEvilley" w:date="2023-07-01T13:15:00Z">
              <w:r w:rsidRPr="00CA3B8E">
                <w:t>35</w:t>
              </w:r>
            </w:ins>
            <w:del w:id="1850"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851" w:author="Molly McEvilley" w:date="2023-07-01T13:25:00Z"/>
              </w:rPr>
            </w:pPr>
            <w:ins w:id="1852"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53"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854"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855" w:author="Molly McEvilley" w:date="2023-07-01T13:15:00Z">
              <w:r w:rsidRPr="00CA3B8E">
                <w:t>36</w:t>
              </w:r>
            </w:ins>
            <w:del w:id="1856"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857" w:author="Molly McEvilley" w:date="2023-07-01T13:25:00Z"/>
              </w:rPr>
            </w:pPr>
            <w:ins w:id="1858"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59"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860"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861" w:author="Molly McEvilley" w:date="2023-07-01T13:15:00Z">
              <w:r w:rsidRPr="00CA3B8E">
                <w:t>37</w:t>
              </w:r>
            </w:ins>
            <w:del w:id="1862"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863" w:author="Molly McEvilley" w:date="2023-07-01T13:27:00Z"/>
              </w:rPr>
            </w:pPr>
            <w:ins w:id="1864"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65"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866"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867" w:author="Molly McEvilley" w:date="2023-07-01T13:15:00Z">
              <w:r w:rsidRPr="00CA3B8E">
                <w:t>38</w:t>
              </w:r>
            </w:ins>
            <w:del w:id="1868"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869" w:author="Molly McEvilley" w:date="2023-07-01T13:27:00Z"/>
              </w:rPr>
            </w:pPr>
            <w:ins w:id="1870"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71"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872"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1873" w:author="Molly McEvilley" w:date="2023-07-01T13:15:00Z">
              <w:r w:rsidRPr="00CA3B8E">
                <w:t>39</w:t>
              </w:r>
            </w:ins>
            <w:del w:id="1874"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75"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76"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1877" w:author="Molly McEvilley" w:date="2023-07-01T13:15:00Z">
              <w:r w:rsidRPr="00CA3B8E">
                <w:t>40</w:t>
              </w:r>
            </w:ins>
            <w:del w:id="1878"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879"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880"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1881" w:author="Molly McEvilley" w:date="2023-07-01T13:15:00Z">
              <w:r w:rsidRPr="00CA3B8E">
                <w:lastRenderedPageBreak/>
                <w:t>41</w:t>
              </w:r>
            </w:ins>
            <w:del w:id="1882"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1883"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84"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1885" w:author="Molly McEvilley" w:date="2023-07-01T13:15:00Z">
              <w:r w:rsidRPr="00CA3B8E">
                <w:t>42</w:t>
              </w:r>
            </w:ins>
            <w:del w:id="1886"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188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88"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1889" w:author="Molly McEvilley" w:date="2023-07-01T13:15:00Z">
              <w:r w:rsidRPr="00CA3B8E">
                <w:t>43</w:t>
              </w:r>
            </w:ins>
            <w:del w:id="1890"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9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92"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1893" w:author="Molly McEvilley" w:date="2023-07-01T13:15:00Z">
              <w:r w:rsidRPr="00CA3B8E">
                <w:t>44</w:t>
              </w:r>
            </w:ins>
            <w:del w:id="1894"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89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896"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1897" w:author="Molly McEvilley" w:date="2023-07-01T13:15:00Z">
              <w:r w:rsidRPr="00CA3B8E">
                <w:t>45</w:t>
              </w:r>
            </w:ins>
            <w:del w:id="1898"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899"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00"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1901"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1902" w:author="Molly McEvilley" w:date="2023-07-01T13:10:00Z"/>
              </w:rPr>
            </w:pPr>
            <w:ins w:id="1903"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1904" w:author="Molly McEvilley" w:date="2023-07-01T13:10:00Z"/>
                <w:b/>
                <w:bCs/>
              </w:rPr>
            </w:pPr>
            <w:ins w:id="1905"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06" w:author="Molly McEvilley" w:date="2023-07-01T13:10:00Z"/>
              </w:rPr>
            </w:pPr>
            <w:ins w:id="1907"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1908" w:author="Molly McEvilley" w:date="2023-07-01T13:15:00Z">
              <w:r w:rsidRPr="00CA3B8E">
                <w:t>47</w:t>
              </w:r>
            </w:ins>
            <w:del w:id="1909"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10" w:author="Molly McEvilley" w:date="2023-07-01T13:28:00Z"/>
              </w:rPr>
            </w:pPr>
            <w:ins w:id="191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12"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13"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1914" w:author="Molly McEvilley" w:date="2023-07-01T13:15:00Z">
              <w:r w:rsidRPr="00CA3B8E">
                <w:t>48</w:t>
              </w:r>
            </w:ins>
            <w:del w:id="1915"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16" w:author="Molly McEvilley" w:date="2023-07-01T13:28:00Z"/>
              </w:rPr>
            </w:pPr>
            <w:ins w:id="1917"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18"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19"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1920" w:author="Molly McEvilley" w:date="2023-07-01T13:15:00Z">
              <w:r w:rsidRPr="00CA3B8E">
                <w:t>49</w:t>
              </w:r>
            </w:ins>
            <w:del w:id="1921"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22" w:author="Molly McEvilley" w:date="2023-07-01T13:28:00Z"/>
              </w:rPr>
            </w:pPr>
            <w:ins w:id="192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24"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25"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1926" w:author="Molly McEvilley" w:date="2023-07-01T13:15:00Z">
              <w:r w:rsidRPr="00CA3B8E">
                <w:t>50</w:t>
              </w:r>
            </w:ins>
            <w:del w:id="1927"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28" w:author="Molly McEvilley" w:date="2023-07-01T13:28:00Z"/>
              </w:rPr>
            </w:pPr>
            <w:ins w:id="1929"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30"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31"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1932" w:author="Molly McEvilley" w:date="2023-07-01T13:15:00Z">
              <w:r w:rsidRPr="00CA3B8E">
                <w:t>51</w:t>
              </w:r>
            </w:ins>
            <w:del w:id="1933"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34" w:author="Molly McEvilley" w:date="2023-07-01T13:25:00Z"/>
              </w:rPr>
            </w:pPr>
            <w:ins w:id="1935"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36"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37"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1938" w:author="Molly McEvilley" w:date="2023-07-01T13:15:00Z">
              <w:r w:rsidRPr="00CA3B8E">
                <w:t>52</w:t>
              </w:r>
            </w:ins>
            <w:del w:id="1939"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40" w:author="Molly McEvilley" w:date="2023-07-01T13:25:00Z"/>
              </w:rPr>
            </w:pPr>
            <w:ins w:id="1941"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42"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43"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1944" w:author="Molly McEvilley" w:date="2023-07-01T13:15:00Z">
              <w:r w:rsidRPr="00CA3B8E">
                <w:t>53</w:t>
              </w:r>
            </w:ins>
            <w:del w:id="1945"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46" w:author="Molly McEvilley" w:date="2023-07-01T13:28:00Z"/>
              </w:rPr>
            </w:pPr>
            <w:ins w:id="1947"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48"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49"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1950" w:author="Molly McEvilley" w:date="2023-07-01T13:15:00Z">
              <w:r w:rsidRPr="00CA3B8E">
                <w:t>54</w:t>
              </w:r>
            </w:ins>
            <w:del w:id="1951"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52" w:author="Molly McEvilley" w:date="2023-07-01T13:28:00Z"/>
              </w:rPr>
            </w:pPr>
            <w:ins w:id="1953"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54"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55"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1956" w:author="Molly McEvilley" w:date="2023-07-01T13:15:00Z">
              <w:r w:rsidRPr="00CA3B8E">
                <w:t>55</w:t>
              </w:r>
            </w:ins>
            <w:del w:id="1957"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58"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59"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1960" w:author="Molly McEvilley" w:date="2023-07-01T13:15:00Z">
              <w:r w:rsidRPr="00CA3B8E">
                <w:t>56</w:t>
              </w:r>
            </w:ins>
            <w:del w:id="1961"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62"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63"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6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1965" w:author="Molly McEvilley" w:date="2023-07-01T12:36:00Z"/>
              </w:rPr>
            </w:pPr>
            <w:ins w:id="1966"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1967" w:author="Molly McEvilley" w:date="2023-07-01T12:36:00Z"/>
                <w:b/>
                <w:bCs/>
              </w:rPr>
            </w:pPr>
            <w:ins w:id="1968" w:author="Molly McEvilley" w:date="2023-07-01T12:38:00Z">
              <w:r>
                <w:rPr>
                  <w:b/>
                  <w:bCs/>
                </w:rPr>
                <w:t>RRHSOAge</w:t>
              </w:r>
            </w:ins>
            <w:ins w:id="1969" w:author="Molly McEvilley" w:date="2023-07-01T12:45:00Z">
              <w:r>
                <w:rPr>
                  <w:b/>
                  <w:bCs/>
                </w:rPr>
                <w:t>Min</w:t>
              </w:r>
            </w:ins>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1970" w:author="Molly McEvilley" w:date="2023-07-01T12:36:00Z"/>
              </w:rPr>
            </w:pPr>
            <w:ins w:id="197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7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1973" w:author="Molly McEvilley" w:date="2023-07-01T12:36:00Z"/>
              </w:rPr>
            </w:pPr>
            <w:ins w:id="1974"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1975" w:author="Molly McEvilley" w:date="2023-07-01T12:36:00Z"/>
                <w:b/>
                <w:bCs/>
              </w:rPr>
            </w:pPr>
            <w:ins w:id="1976" w:author="Molly McEvilley" w:date="2023-07-01T12:38:00Z">
              <w:r>
                <w:rPr>
                  <w:b/>
                  <w:bCs/>
                </w:rPr>
                <w:t>RRHSOAge</w:t>
              </w:r>
            </w:ins>
            <w:ins w:id="1977" w:author="Molly McEvilley" w:date="2023-07-01T12:45:00Z">
              <w:r>
                <w:rPr>
                  <w:b/>
                  <w:bCs/>
                </w:rPr>
                <w:t>Max</w:t>
              </w:r>
            </w:ins>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1978" w:author="Molly McEvilley" w:date="2023-07-01T12:36:00Z"/>
              </w:rPr>
            </w:pPr>
            <w:ins w:id="1979"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80"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1981" w:author="Molly McEvilley" w:date="2023-07-01T12:36:00Z"/>
              </w:rPr>
            </w:pPr>
            <w:ins w:id="1982" w:author="Molly McEvilley" w:date="2023-07-01T13:15:00Z">
              <w:r w:rsidRPr="00CA3B8E">
                <w:t>59</w:t>
              </w:r>
            </w:ins>
          </w:p>
        </w:tc>
        <w:tc>
          <w:tcPr>
            <w:tcW w:w="1980" w:type="dxa"/>
            <w:noWrap/>
          </w:tcPr>
          <w:p w14:paraId="092CE97F" w14:textId="51C78F6C"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ins w:id="1983" w:author="Molly McEvilley" w:date="2023-07-01T12:36:00Z"/>
                <w:b/>
                <w:bCs/>
              </w:rPr>
            </w:pPr>
            <w:ins w:id="1984" w:author="Molly McEvilley" w:date="2023-08-08T16:26:00Z">
              <w:r>
                <w:rPr>
                  <w:b/>
                </w:rPr>
                <w:t>HHTypeRRHSONoMI</w:t>
              </w:r>
            </w:ins>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85" w:author="Molly McEvilley" w:date="2023-07-01T12:36:00Z"/>
              </w:rPr>
            </w:pPr>
            <w:ins w:id="1986"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987"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1988" w:author="Molly McEvilley" w:date="2023-07-01T12:36:00Z"/>
              </w:rPr>
            </w:pPr>
            <w:ins w:id="1989" w:author="Molly McEvilley" w:date="2023-07-01T13:15:00Z">
              <w:r w:rsidRPr="00CA3B8E">
                <w:t>60</w:t>
              </w:r>
            </w:ins>
          </w:p>
        </w:tc>
        <w:tc>
          <w:tcPr>
            <w:tcW w:w="1980" w:type="dxa"/>
            <w:noWrap/>
          </w:tcPr>
          <w:p w14:paraId="31063E57" w14:textId="591F963B"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ins w:id="1990" w:author="Molly McEvilley" w:date="2023-07-01T12:36:00Z"/>
                <w:b/>
                <w:bCs/>
              </w:rPr>
            </w:pPr>
            <w:ins w:id="1991" w:author="Molly McEvilley" w:date="2023-08-08T16:26:00Z">
              <w:r>
                <w:rPr>
                  <w:b/>
                </w:rPr>
                <w:t>HHTypeRRHSOMI</w:t>
              </w:r>
            </w:ins>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92" w:author="Molly McEvilley" w:date="2023-07-01T12:36:00Z"/>
              </w:rPr>
            </w:pPr>
            <w:ins w:id="1993"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199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1995" w:author="Molly McEvilley" w:date="2023-07-01T12:36:00Z"/>
              </w:rPr>
            </w:pPr>
            <w:ins w:id="1996"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97" w:author="Molly McEvilley" w:date="2023-07-01T12:36:00Z"/>
                <w:b/>
                <w:bCs/>
              </w:rPr>
            </w:pPr>
            <w:ins w:id="1998" w:author="Molly McEvilley" w:date="2023-07-01T12:39:00Z">
              <w:r>
                <w:rPr>
                  <w:b/>
                  <w:bCs/>
                </w:rPr>
                <w:t>HHTypeES</w:t>
              </w:r>
            </w:ins>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1999" w:author="Molly McEvilley" w:date="2023-07-01T12:36:00Z"/>
              </w:rPr>
            </w:pPr>
            <w:ins w:id="2000"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0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2002" w:author="Molly McEvilley" w:date="2023-07-01T12:36:00Z"/>
              </w:rPr>
            </w:pPr>
            <w:ins w:id="2003"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04" w:author="Molly McEvilley" w:date="2023-07-01T12:36:00Z"/>
                <w:b/>
                <w:bCs/>
              </w:rPr>
            </w:pPr>
            <w:ins w:id="2005" w:author="Molly McEvilley" w:date="2023-07-01T12:39:00Z">
              <w:r>
                <w:rPr>
                  <w:b/>
                  <w:bCs/>
                </w:rPr>
                <w:t>HHTypeSH</w:t>
              </w:r>
            </w:ins>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06" w:author="Molly McEvilley" w:date="2023-07-01T12:36:00Z"/>
              </w:rPr>
            </w:pPr>
            <w:ins w:id="2007"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0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009" w:author="Molly McEvilley" w:date="2023-07-01T12:36:00Z"/>
              </w:rPr>
            </w:pPr>
            <w:ins w:id="2010"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11" w:author="Molly McEvilley" w:date="2023-07-01T12:36:00Z"/>
                <w:b/>
                <w:bCs/>
              </w:rPr>
            </w:pPr>
            <w:ins w:id="2012" w:author="Molly McEvilley" w:date="2023-07-01T12:39:00Z">
              <w:r>
                <w:rPr>
                  <w:b/>
                  <w:bCs/>
                </w:rPr>
                <w:t>HHTypeTH</w:t>
              </w:r>
            </w:ins>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13" w:author="Molly McEvilley" w:date="2023-07-01T12:36:00Z"/>
              </w:rPr>
            </w:pPr>
            <w:ins w:id="2014"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1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016" w:author="Molly McEvilley" w:date="2023-07-01T12:36:00Z"/>
              </w:rPr>
            </w:pPr>
            <w:ins w:id="2017"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8" w:author="Molly McEvilley" w:date="2023-07-01T12:36:00Z"/>
                <w:b/>
                <w:bCs/>
              </w:rPr>
            </w:pPr>
            <w:ins w:id="2019"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0" w:author="Molly McEvilley" w:date="2023-07-01T12:36:00Z"/>
              </w:rPr>
            </w:pPr>
            <w:ins w:id="2021"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2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023" w:author="Molly McEvilley" w:date="2023-07-01T12:36:00Z"/>
              </w:rPr>
            </w:pPr>
            <w:ins w:id="2024"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25" w:author="Molly McEvilley" w:date="2023-07-01T12:36:00Z"/>
                <w:b/>
                <w:bCs/>
              </w:rPr>
            </w:pPr>
            <w:ins w:id="2026"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27" w:author="Molly McEvilley" w:date="2023-07-01T12:36:00Z"/>
              </w:rPr>
            </w:pPr>
            <w:ins w:id="2028"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29"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030" w:author="Molly McEvilley" w:date="2023-07-01T12:39:00Z"/>
              </w:rPr>
            </w:pPr>
            <w:ins w:id="2031"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32" w:author="Molly McEvilley" w:date="2023-07-01T12:39:00Z"/>
                <w:b/>
                <w:bCs/>
              </w:rPr>
            </w:pPr>
            <w:ins w:id="2033"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34" w:author="Molly McEvilley" w:date="2023-07-01T12:39:00Z"/>
              </w:rPr>
            </w:pPr>
            <w:ins w:id="2035"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036" w:author="Molly McEvilley" w:date="2023-07-01T13:15:00Z">
              <w:r w:rsidRPr="00CA3B8E">
                <w:t>67</w:t>
              </w:r>
            </w:ins>
            <w:del w:id="2037"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038" w:name="_Get_Active_HouseholdIDs_1"/>
      <w:bookmarkStart w:id="2039" w:name="_Identify_Active_and"/>
      <w:bookmarkStart w:id="2040" w:name="_Toc37849759"/>
      <w:bookmarkStart w:id="2041" w:name="_Toc140489935"/>
      <w:bookmarkEnd w:id="2038"/>
      <w:bookmarkEnd w:id="2039"/>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040"/>
      <w:bookmarkEnd w:id="204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042"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043"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044" w:author="Molly McEvilley" w:date="2023-07-17T04:14:00Z"/>
                <w:b/>
                <w:bCs/>
              </w:rPr>
            </w:pPr>
            <w:del w:id="2045"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046" w:author="Molly McEvilley" w:date="2023-07-17T04:14:00Z"/>
        </w:trPr>
        <w:tc>
          <w:tcPr>
            <w:tcW w:w="9355" w:type="dxa"/>
          </w:tcPr>
          <w:p w14:paraId="79FB74CB" w14:textId="713FE0F3" w:rsidR="00C032F4" w:rsidRPr="00C032F4" w:rsidDel="0077577D" w:rsidRDefault="00C032F4" w:rsidP="009446A1">
            <w:pPr>
              <w:pStyle w:val="NoSpacing"/>
              <w:rPr>
                <w:del w:id="2047" w:author="Molly McEvilley" w:date="2023-07-17T04:14:00Z"/>
              </w:rPr>
            </w:pPr>
            <w:del w:id="2048" w:author="Molly McEvilley" w:date="2023-06-01T12:05:00Z">
              <w:r w:rsidRPr="00C032F4" w:rsidDel="00EA4C7A">
                <w:delText>EnrollmentID</w:delText>
              </w:r>
            </w:del>
          </w:p>
        </w:tc>
      </w:tr>
      <w:tr w:rsidR="00C032F4" w:rsidDel="0077577D" w14:paraId="59D7ED07" w14:textId="221C46A8" w:rsidTr="00C032F4">
        <w:trPr>
          <w:cantSplit/>
          <w:trHeight w:val="216"/>
          <w:del w:id="2049" w:author="Molly McEvilley" w:date="2023-07-17T04:14:00Z"/>
        </w:trPr>
        <w:tc>
          <w:tcPr>
            <w:tcW w:w="9355" w:type="dxa"/>
          </w:tcPr>
          <w:p w14:paraId="20E9EE81" w14:textId="033EFA7D" w:rsidR="00C032F4" w:rsidRPr="00C032F4" w:rsidDel="0077577D" w:rsidRDefault="00C032F4" w:rsidP="009446A1">
            <w:pPr>
              <w:pStyle w:val="NoSpacing"/>
              <w:rPr>
                <w:del w:id="2050" w:author="Molly McEvilley" w:date="2023-07-17T04:14:00Z"/>
              </w:rPr>
            </w:pPr>
            <w:del w:id="2051" w:author="Molly McEvilley" w:date="2023-06-01T12:05:00Z">
              <w:r w:rsidRPr="00C032F4" w:rsidDel="00EA4C7A">
                <w:delText>InformationDate</w:delText>
              </w:r>
            </w:del>
          </w:p>
        </w:tc>
      </w:tr>
      <w:tr w:rsidR="00C032F4" w:rsidDel="0077577D" w14:paraId="046355CE" w14:textId="7D7606AF" w:rsidTr="00C032F4">
        <w:trPr>
          <w:cantSplit/>
          <w:trHeight w:val="216"/>
          <w:del w:id="2052" w:author="Molly McEvilley" w:date="2023-07-17T04:14:00Z"/>
        </w:trPr>
        <w:tc>
          <w:tcPr>
            <w:tcW w:w="9355" w:type="dxa"/>
          </w:tcPr>
          <w:p w14:paraId="4BAD1603" w14:textId="31CF6C2F" w:rsidR="00C032F4" w:rsidRPr="00C032F4" w:rsidDel="0077577D" w:rsidRDefault="00C032F4" w:rsidP="009446A1">
            <w:pPr>
              <w:pStyle w:val="NoSpacing"/>
              <w:rPr>
                <w:del w:id="2053" w:author="Molly McEvilley" w:date="2023-07-17T04:14:00Z"/>
              </w:rPr>
            </w:pPr>
            <w:del w:id="2054"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055"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056" w:author="Genelle Denzin" w:date="2023-07-07T19:47:00Z">
        <w:r w:rsidR="4C9871F0" w:rsidRPr="0748C06F">
          <w:rPr>
            <w:rFonts w:eastAsia="Times New Roman"/>
          </w:rPr>
          <w:t>where:</w:t>
        </w:r>
      </w:ins>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777E3F">
      <w:pPr>
        <w:pStyle w:val="ListParagraph"/>
        <w:numPr>
          <w:ilvl w:val="0"/>
          <w:numId w:val="27"/>
        </w:numPr>
        <w:rPr>
          <w:del w:id="2057"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058" w:author="Molly McEvilley" w:date="2023-06-01T12:05:00Z">
        <w:r w:rsidDel="00CA5114">
          <w:delText>; and</w:delText>
        </w:r>
      </w:del>
    </w:p>
    <w:p w14:paraId="76E0FB08" w14:textId="507D6D4B" w:rsidR="00CA5114" w:rsidRPr="00DE4A2E" w:rsidDel="00EA4C7A" w:rsidRDefault="008F6BF3" w:rsidP="00777E3F">
      <w:pPr>
        <w:pStyle w:val="ListParagraph"/>
        <w:numPr>
          <w:ilvl w:val="0"/>
          <w:numId w:val="27"/>
        </w:numPr>
        <w:rPr>
          <w:del w:id="2059" w:author="Molly McEvilley" w:date="2023-06-01T12:05:00Z"/>
          <w:u w:val="single"/>
        </w:rPr>
      </w:pPr>
      <w:del w:id="2060"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777E3F">
      <w:pPr>
        <w:pStyle w:val="ListParagraph"/>
        <w:numPr>
          <w:ilvl w:val="0"/>
          <w:numId w:val="27"/>
        </w:numPr>
        <w:rPr>
          <w:del w:id="2061" w:author="Molly McEvilley" w:date="2023-06-01T12:05:00Z"/>
          <w:u w:val="single"/>
        </w:rPr>
      </w:pPr>
      <w:del w:id="2062"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063" w:author="Molly McEvilley" w:date="2023-06-27T16:52:00Z"/>
        </w:rPr>
      </w:pPr>
      <w:ins w:id="2064" w:author="Molly McEvilley" w:date="2023-06-27T16:52:00Z">
        <w:r>
          <w:t xml:space="preserve">(Note:  </w:t>
        </w:r>
      </w:ins>
      <w:ins w:id="2065" w:author="Molly McEvilley" w:date="2023-06-27T16:56:00Z">
        <w:r w:rsidR="00E74FE8">
          <w:t>RRH-SO projects are considered non-residential and enrollments are excluded from the AHAR</w:t>
        </w:r>
      </w:ins>
      <w:ins w:id="2066" w:author="Molly McEvilley" w:date="2023-06-27T16:52:00Z">
        <w:r>
          <w:t>.)</w:t>
        </w:r>
      </w:ins>
    </w:p>
    <w:p w14:paraId="1E1A5677" w14:textId="31874A46" w:rsidR="001437DE" w:rsidRDefault="00073AE1" w:rsidP="0088191A">
      <w:pPr>
        <w:pStyle w:val="Heading2"/>
      </w:pPr>
      <w:bookmarkStart w:id="2067" w:name="_Toc29163943"/>
      <w:bookmarkStart w:id="2068" w:name="_Toc29188088"/>
      <w:bookmarkStart w:id="2069" w:name="_Toc29188093"/>
      <w:bookmarkStart w:id="2070" w:name="_Toc29188094"/>
      <w:bookmarkStart w:id="2071" w:name="_Resolve_Data_Conflicts"/>
      <w:bookmarkStart w:id="2072" w:name="_Toc140489936"/>
      <w:bookmarkStart w:id="2073" w:name="_Toc37849760"/>
      <w:bookmarkEnd w:id="2067"/>
      <w:bookmarkEnd w:id="2068"/>
      <w:bookmarkEnd w:id="2069"/>
      <w:bookmarkEnd w:id="2070"/>
      <w:bookmarkEnd w:id="2071"/>
      <w:r>
        <w:t xml:space="preserve">Identify </w:t>
      </w:r>
      <w:r w:rsidR="008670BD">
        <w:t>Activ</w:t>
      </w:r>
      <w:r w:rsidR="001437DE" w:rsidRPr="00C52062">
        <w:t xml:space="preserve">e </w:t>
      </w:r>
      <w:r>
        <w:t xml:space="preserve">and AHAR </w:t>
      </w:r>
      <w:r w:rsidR="001437DE" w:rsidRPr="00C52062">
        <w:t>Enrollments</w:t>
      </w:r>
      <w:bookmarkEnd w:id="2072"/>
      <w:r w:rsidR="001437DE">
        <w:t xml:space="preserve"> </w:t>
      </w:r>
      <w:bookmarkEnd w:id="207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74"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74"/>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075"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076" w:name="_Toc29188096"/>
      <w:bookmarkStart w:id="2077" w:name="_Toc31197136"/>
      <w:bookmarkStart w:id="2078" w:name="_Toc29188097"/>
      <w:bookmarkStart w:id="2079" w:name="_Toc31197137"/>
      <w:bookmarkStart w:id="2080" w:name="_Toc29188098"/>
      <w:bookmarkStart w:id="2081" w:name="_Toc31197138"/>
      <w:bookmarkStart w:id="2082" w:name="_Toc29188099"/>
      <w:bookmarkStart w:id="2083" w:name="_Toc31197139"/>
      <w:bookmarkStart w:id="2084" w:name="_Toc29188100"/>
      <w:bookmarkStart w:id="2085" w:name="_Toc31197140"/>
      <w:bookmarkStart w:id="2086" w:name="_Toc29188101"/>
      <w:bookmarkStart w:id="2087" w:name="_Toc31197141"/>
      <w:bookmarkStart w:id="2088" w:name="_Toc29188102"/>
      <w:bookmarkStart w:id="2089" w:name="_Toc31197142"/>
      <w:bookmarkStart w:id="2090" w:name="_Set_Age_Group"/>
      <w:bookmarkStart w:id="2091" w:name="_Toc29188104"/>
      <w:bookmarkStart w:id="2092" w:name="_Toc31197144"/>
      <w:bookmarkStart w:id="2093" w:name="_Set_Household_Type"/>
      <w:bookmarkStart w:id="2094" w:name="_Get_Active_Clients"/>
      <w:bookmarkStart w:id="2095" w:name="_Toc499543989"/>
      <w:bookmarkStart w:id="2096" w:name="_Toc37849761"/>
      <w:bookmarkStart w:id="2097" w:name="_Toc140489937"/>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r w:rsidRPr="00C52062">
        <w:t xml:space="preserve">Get Active Clients </w:t>
      </w:r>
      <w:bookmarkEnd w:id="2095"/>
      <w:r w:rsidR="00801317">
        <w:t>for LSAPerson</w:t>
      </w:r>
      <w:bookmarkEnd w:id="2096"/>
      <w:bookmarkEnd w:id="209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del w:id="2098" w:author="Molly McEvilley" w:date="2023-06-27T16:57:00Z">
        <w:r w:rsidRPr="0060237C" w:rsidDel="00E74FE8">
          <w:rPr>
            <w:b/>
          </w:rPr>
          <w:delText>Race</w:delText>
        </w:r>
      </w:del>
      <w:ins w:id="2099"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100"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101"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102"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103" w:author="Molly McEvilley" w:date="2023-07-01T13:39:00Z">
              <w:r w:rsidR="00DA5378">
                <w:t xml:space="preserve">and Ethnicity </w:t>
              </w:r>
              <w:r w:rsidR="00A3039C">
                <w:t>all persons</w:t>
              </w:r>
            </w:ins>
            <w:del w:id="2104"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105"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106" w:author="Molly McEvilley" w:date="2023-07-01T13:36:00Z"/>
                <w:b w:val="0"/>
                <w:bCs w:val="0"/>
              </w:rPr>
            </w:pPr>
            <w:del w:id="2107"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08" w:author="Molly McEvilley" w:date="2023-07-01T13:36:00Z"/>
              </w:rPr>
            </w:pPr>
            <w:del w:id="2109"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10" w:author="Molly McEvilley" w:date="2023-07-01T13:36:00Z"/>
                <w:rFonts w:ascii="Open Sans" w:hAnsi="Open Sans" w:cs="Open Sans"/>
              </w:rPr>
            </w:pPr>
            <w:del w:id="2111"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112"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113"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114"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15"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116" w:author="Molly McEvilley" w:date="2023-07-01T13:38:00Z"/>
                <w:rFonts w:cstheme="minorHAnsi"/>
              </w:rPr>
            </w:pPr>
            <w:ins w:id="2117"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18" w:author="Molly McEvilley" w:date="2023-07-01T13:38:00Z"/>
                <w:rFonts w:cstheme="minorHAnsi"/>
              </w:rPr>
            </w:pPr>
            <w:ins w:id="2119"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20"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121" w:author="Molly McEvilley" w:date="2023-07-01T13:38:00Z"/>
                <w:rFonts w:cstheme="minorHAnsi"/>
              </w:rPr>
            </w:pPr>
            <w:ins w:id="2122"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23" w:author="Molly McEvilley" w:date="2023-07-01T13:38:00Z"/>
                <w:rFonts w:cstheme="minorHAnsi"/>
              </w:rPr>
            </w:pPr>
            <w:ins w:id="2124"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25"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ins w:id="2126" w:author="Molly McEvilley" w:date="2023-07-01T13:38:00Z"/>
                <w:rFonts w:cstheme="minorHAnsi"/>
              </w:rPr>
            </w:pPr>
            <w:ins w:id="2127" w:author="Molly McEvilley" w:date="2023-08-08T16:22:00Z">
              <w:r w:rsidRPr="00E4640E">
                <w:rPr>
                  <w:b w:val="0"/>
                  <w:bCs w:val="0"/>
                </w:rPr>
                <w:t>HHTypeRRHSONoMI</w:t>
              </w:r>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28" w:author="Molly McEvilley" w:date="2023-07-01T13:38:00Z"/>
                <w:rFonts w:cstheme="minorHAnsi"/>
              </w:rPr>
            </w:pPr>
            <w:ins w:id="2129"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30"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ins w:id="2131" w:author="Molly McEvilley" w:date="2023-07-01T13:38:00Z"/>
                <w:rFonts w:cstheme="minorHAnsi"/>
              </w:rPr>
            </w:pPr>
            <w:ins w:id="2132" w:author="Molly McEvilley" w:date="2023-08-08T16:23:00Z">
              <w:r w:rsidRPr="00E4640E">
                <w:rPr>
                  <w:b w:val="0"/>
                  <w:bCs w:val="0"/>
                </w:rPr>
                <w:t>HHTypeRRHSOMI</w:t>
              </w:r>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33" w:author="Molly McEvilley" w:date="2023-07-01T13:38:00Z"/>
                <w:rFonts w:cstheme="minorHAnsi"/>
              </w:rPr>
            </w:pPr>
            <w:ins w:id="2134"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35"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136" w:author="Molly McEvilley" w:date="2023-07-01T13:38:00Z"/>
                <w:rFonts w:cstheme="minorHAnsi"/>
              </w:rPr>
            </w:pPr>
            <w:ins w:id="2137"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38" w:author="Molly McEvilley" w:date="2023-07-01T13:38:00Z"/>
                <w:rFonts w:cstheme="minorHAnsi"/>
              </w:rPr>
            </w:pPr>
            <w:ins w:id="2139"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40"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141" w:author="Molly McEvilley" w:date="2023-07-01T13:38:00Z"/>
                <w:rFonts w:cstheme="minorHAnsi"/>
              </w:rPr>
            </w:pPr>
            <w:ins w:id="2142"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43" w:author="Molly McEvilley" w:date="2023-07-01T13:38:00Z"/>
                <w:rFonts w:cstheme="minorHAnsi"/>
              </w:rPr>
            </w:pPr>
            <w:ins w:id="2144"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45"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146" w:author="Molly McEvilley" w:date="2023-07-01T13:38:00Z"/>
                <w:rFonts w:cstheme="minorHAnsi"/>
              </w:rPr>
            </w:pPr>
            <w:ins w:id="2147"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48" w:author="Molly McEvilley" w:date="2023-07-01T13:38:00Z"/>
                <w:rFonts w:cstheme="minorHAnsi"/>
              </w:rPr>
            </w:pPr>
            <w:ins w:id="2149"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50"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151" w:author="Molly McEvilley" w:date="2023-07-01T13:38:00Z"/>
                <w:rFonts w:cstheme="minorHAnsi"/>
              </w:rPr>
            </w:pPr>
            <w:ins w:id="2152"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53" w:author="Molly McEvilley" w:date="2023-07-01T13:38:00Z"/>
                <w:rFonts w:cstheme="minorHAnsi"/>
              </w:rPr>
            </w:pPr>
            <w:ins w:id="2154"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55"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156" w:author="Molly McEvilley" w:date="2023-07-01T13:38:00Z"/>
                <w:rFonts w:cstheme="minorHAnsi"/>
              </w:rPr>
            </w:pPr>
            <w:ins w:id="2157" w:author="Molly McEvilley" w:date="2023-07-01T13:38:00Z">
              <w:r>
                <w:rPr>
                  <w:b w:val="0"/>
                  <w:bCs w:val="0"/>
                </w:rPr>
                <w:lastRenderedPageBreak/>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58" w:author="Molly McEvilley" w:date="2023-07-01T13:38:00Z"/>
                <w:rFonts w:cstheme="minorHAnsi"/>
              </w:rPr>
            </w:pPr>
            <w:ins w:id="2159"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60"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161" w:author="Molly McEvilley" w:date="2023-07-01T13:38:00Z"/>
                <w:rFonts w:cstheme="minorHAnsi"/>
              </w:rPr>
            </w:pPr>
            <w:ins w:id="2162"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63" w:author="Molly McEvilley" w:date="2023-07-01T13:38:00Z"/>
                <w:rFonts w:cstheme="minorHAnsi"/>
              </w:rPr>
            </w:pPr>
            <w:ins w:id="2164"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165" w:name="_Toc506721197"/>
      <w:bookmarkStart w:id="2166" w:name="_Toc499543990"/>
      <w:bookmarkStart w:id="2167" w:name="_Hlk510689117"/>
    </w:p>
    <w:bookmarkStart w:id="2168" w:name="_LSAPerson_Demographics"/>
    <w:bookmarkStart w:id="2169" w:name="_Toc37849762"/>
    <w:bookmarkStart w:id="2170" w:name="_Toc140489938"/>
    <w:bookmarkEnd w:id="2168"/>
    <w:p w14:paraId="7C089F01" w14:textId="3A3F2200" w:rsidR="00EC52CD" w:rsidRDefault="0077577D" w:rsidP="0088191A">
      <w:pPr>
        <w:pStyle w:val="Heading2"/>
      </w:pPr>
      <w:ins w:id="2171" w:author="Molly McEvilley" w:date="2023-07-17T04:18:00Z">
        <w:r>
          <w:rPr>
            <w:noProof/>
          </w:rPr>
          <mc:AlternateContent>
            <mc:Choice Requires="wps">
              <w:drawing>
                <wp:anchor distT="0" distB="0" distL="114300" distR="114300" simplePos="0" relativeHeight="25166133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1"/>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172" w:author="Molly McEvilley" w:date="2023-07-01T13:46:00Z">
                                    <w:r w:rsidDel="00FC4396">
                                      <w:delText>Client</w:delText>
                                    </w:r>
                                  </w:del>
                                  <w:ins w:id="2173"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174" w:author="Molly McEvilley" w:date="2023-07-01T13:46:00Z">
                              <w:r w:rsidDel="00FC4396">
                                <w:delText>Client</w:delText>
                              </w:r>
                            </w:del>
                            <w:ins w:id="2175"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165"/>
      <w:bookmarkEnd w:id="2166"/>
      <w:bookmarkEnd w:id="2169"/>
      <w:bookmarkEnd w:id="2170"/>
    </w:p>
    <w:p w14:paraId="3B69BF0C" w14:textId="7C12498D" w:rsidR="00685B11" w:rsidRDefault="00C95D08" w:rsidP="00685B11">
      <w:pPr>
        <w:jc w:val="center"/>
      </w:pPr>
      <w:del w:id="2176"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177" w:author="Molly McEvilley" w:date="2023-07-01T13:46:00Z">
                                  <w:r w:rsidDel="00FC4396">
                                    <w:delText>Client</w:delText>
                                  </w:r>
                                </w:del>
                                <w:ins w:id="2178"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179" w:author="Molly McEvilley" w:date="2023-07-01T13:46:00Z">
                            <w:r w:rsidDel="00FC4396">
                              <w:delText>Client</w:delText>
                            </w:r>
                          </w:del>
                          <w:ins w:id="2180"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18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182" w:author="Molly McEvilley" w:date="2023-05-04T11:29:00Z"/>
              </w:rPr>
            </w:pPr>
            <w:ins w:id="2183" w:author="Molly McEvilley" w:date="2023-05-04T11:29:00Z">
              <w:r>
                <w:t>AmIndAKNative</w:t>
              </w:r>
            </w:ins>
          </w:p>
        </w:tc>
      </w:tr>
      <w:tr w:rsidR="00941F01" w:rsidRPr="00C9484F" w14:paraId="1BDED726" w14:textId="77777777" w:rsidTr="00277F30">
        <w:trPr>
          <w:cantSplit/>
          <w:trHeight w:val="216"/>
          <w:ins w:id="218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185" w:author="Molly McEvilley" w:date="2023-05-04T11:29:00Z"/>
              </w:rPr>
            </w:pPr>
            <w:ins w:id="2186" w:author="Molly McEvilley" w:date="2023-05-04T11:29:00Z">
              <w:r>
                <w:t>Asian</w:t>
              </w:r>
            </w:ins>
          </w:p>
        </w:tc>
      </w:tr>
      <w:tr w:rsidR="00941F01" w:rsidRPr="00C9484F" w14:paraId="527D1D2D" w14:textId="77777777" w:rsidTr="00277F30">
        <w:trPr>
          <w:cantSplit/>
          <w:trHeight w:val="216"/>
          <w:ins w:id="218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188" w:author="Molly McEvilley" w:date="2023-05-04T11:29:00Z"/>
              </w:rPr>
            </w:pPr>
            <w:ins w:id="2189" w:author="Molly McEvilley" w:date="2023-05-04T11:29:00Z">
              <w:r>
                <w:t>BlackAfAmerican</w:t>
              </w:r>
            </w:ins>
          </w:p>
        </w:tc>
      </w:tr>
      <w:tr w:rsidR="00941F01" w:rsidRPr="00C9484F" w14:paraId="092C1CD1" w14:textId="77777777" w:rsidTr="00277F30">
        <w:trPr>
          <w:cantSplit/>
          <w:trHeight w:val="216"/>
          <w:ins w:id="219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191" w:author="Molly McEvilley" w:date="2023-05-04T11:29:00Z"/>
              </w:rPr>
            </w:pPr>
            <w:ins w:id="2192" w:author="Molly McEvilley" w:date="2023-05-04T11:29:00Z">
              <w:r>
                <w:t>HispanicLatinaeo</w:t>
              </w:r>
            </w:ins>
          </w:p>
        </w:tc>
      </w:tr>
      <w:tr w:rsidR="00941F01" w:rsidRPr="00C9484F" w14:paraId="5FF492B4" w14:textId="77777777" w:rsidTr="00277F30">
        <w:trPr>
          <w:cantSplit/>
          <w:trHeight w:val="216"/>
          <w:ins w:id="219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194" w:author="Molly McEvilley" w:date="2023-05-04T11:29:00Z"/>
              </w:rPr>
            </w:pPr>
            <w:ins w:id="2195" w:author="Molly McEvilley" w:date="2023-05-04T11:29:00Z">
              <w:r>
                <w:t>MidEastNAfrican</w:t>
              </w:r>
            </w:ins>
          </w:p>
        </w:tc>
      </w:tr>
      <w:tr w:rsidR="00941F01" w:rsidRPr="00C9484F" w14:paraId="1826E8A6" w14:textId="77777777" w:rsidTr="00277F30">
        <w:trPr>
          <w:cantSplit/>
          <w:trHeight w:val="216"/>
          <w:ins w:id="219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197" w:author="Molly McEvilley" w:date="2023-05-04T11:29:00Z"/>
              </w:rPr>
            </w:pPr>
            <w:ins w:id="2198" w:author="Molly McEvilley" w:date="2023-05-04T11:29:00Z">
              <w:r>
                <w:t>NativeHIPacific</w:t>
              </w:r>
            </w:ins>
          </w:p>
        </w:tc>
      </w:tr>
      <w:tr w:rsidR="00941F01" w:rsidRPr="00C9484F" w14:paraId="5169BF53" w14:textId="77777777" w:rsidTr="00277F30">
        <w:trPr>
          <w:cantSplit/>
          <w:trHeight w:val="216"/>
          <w:ins w:id="219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200" w:author="Molly McEvilley" w:date="2023-05-04T11:29:00Z"/>
              </w:rPr>
            </w:pPr>
            <w:ins w:id="2201" w:author="Molly McEvilley" w:date="2023-05-04T11:29:00Z">
              <w:r>
                <w:lastRenderedPageBreak/>
                <w:t>White</w:t>
              </w:r>
            </w:ins>
          </w:p>
        </w:tc>
      </w:tr>
      <w:tr w:rsidR="00941F01" w:rsidRPr="00C9484F" w14:paraId="6746B13A" w14:textId="77777777" w:rsidTr="00277F30">
        <w:trPr>
          <w:cantSplit/>
          <w:trHeight w:val="216"/>
          <w:ins w:id="220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203" w:author="Molly McEvilley" w:date="2023-05-04T11:29:00Z"/>
              </w:rPr>
            </w:pPr>
            <w:ins w:id="2204" w:author="Molly McEvilley" w:date="2023-05-04T11:29:00Z">
              <w:r>
                <w:t>RaceNone</w:t>
              </w:r>
            </w:ins>
          </w:p>
        </w:tc>
      </w:tr>
      <w:tr w:rsidR="00941F01" w:rsidRPr="00C9484F" w14:paraId="1831C2F5" w14:textId="77777777" w:rsidTr="00277F30">
        <w:trPr>
          <w:cantSplit/>
          <w:trHeight w:val="216"/>
          <w:ins w:id="220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206" w:author="Molly McEvilley" w:date="2023-05-04T11:29:00Z"/>
              </w:rPr>
            </w:pPr>
            <w:ins w:id="2207" w:author="Molly McEvilley" w:date="2023-05-04T11:29:00Z">
              <w:r>
                <w:t>Woman</w:t>
              </w:r>
            </w:ins>
          </w:p>
        </w:tc>
      </w:tr>
      <w:tr w:rsidR="00941F01" w:rsidRPr="00C9484F" w14:paraId="53526B0D" w14:textId="77777777" w:rsidTr="00277F30">
        <w:trPr>
          <w:cantSplit/>
          <w:trHeight w:val="216"/>
          <w:ins w:id="220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209" w:author="Molly McEvilley" w:date="2023-05-04T11:29:00Z"/>
              </w:rPr>
            </w:pPr>
            <w:ins w:id="2210" w:author="Molly McEvilley" w:date="2023-05-04T11:29:00Z">
              <w:r>
                <w:t>Man</w:t>
              </w:r>
            </w:ins>
          </w:p>
        </w:tc>
      </w:tr>
      <w:tr w:rsidR="00941F01" w:rsidRPr="00C9484F" w14:paraId="5AB20473" w14:textId="77777777" w:rsidTr="00277F30">
        <w:trPr>
          <w:cantSplit/>
          <w:trHeight w:val="216"/>
          <w:ins w:id="221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212" w:author="Molly McEvilley" w:date="2023-05-04T11:29:00Z"/>
              </w:rPr>
            </w:pPr>
            <w:ins w:id="2213" w:author="Molly McEvilley" w:date="2023-05-04T11:29:00Z">
              <w:r>
                <w:t>NonBinary</w:t>
              </w:r>
            </w:ins>
          </w:p>
        </w:tc>
      </w:tr>
      <w:tr w:rsidR="00941F01" w:rsidRPr="00C9484F" w14:paraId="063197EA" w14:textId="77777777" w:rsidTr="00277F30">
        <w:trPr>
          <w:cantSplit/>
          <w:trHeight w:val="216"/>
          <w:ins w:id="221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215" w:author="Molly McEvilley" w:date="2023-05-04T11:29:00Z"/>
              </w:rPr>
            </w:pPr>
            <w:ins w:id="2216" w:author="Molly McEvilley" w:date="2023-05-04T11:29:00Z">
              <w:r w:rsidRPr="0011544D">
                <w:t>CulturallySpecific</w:t>
              </w:r>
            </w:ins>
          </w:p>
        </w:tc>
      </w:tr>
      <w:tr w:rsidR="00941F01" w:rsidRPr="00C9484F" w14:paraId="23C6F246" w14:textId="77777777" w:rsidTr="00277F30">
        <w:trPr>
          <w:cantSplit/>
          <w:trHeight w:val="216"/>
          <w:ins w:id="221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218" w:author="Molly McEvilley" w:date="2023-05-04T11:29:00Z"/>
              </w:rPr>
            </w:pPr>
            <w:ins w:id="2219" w:author="Molly McEvilley" w:date="2023-05-04T11:29:00Z">
              <w:r>
                <w:t>Transgender</w:t>
              </w:r>
            </w:ins>
          </w:p>
        </w:tc>
      </w:tr>
      <w:tr w:rsidR="00941F01" w:rsidRPr="00C9484F" w14:paraId="7116545D" w14:textId="77777777" w:rsidTr="00277F30">
        <w:trPr>
          <w:cantSplit/>
          <w:trHeight w:val="216"/>
          <w:ins w:id="222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221" w:author="Molly McEvilley" w:date="2023-05-04T11:29:00Z"/>
              </w:rPr>
            </w:pPr>
            <w:ins w:id="2222" w:author="Molly McEvilley" w:date="2023-05-04T11:29:00Z">
              <w:r>
                <w:t>Questioning</w:t>
              </w:r>
            </w:ins>
          </w:p>
        </w:tc>
      </w:tr>
      <w:tr w:rsidR="009375CB" w:rsidRPr="00C9484F" w14:paraId="7F9C4A25" w14:textId="77777777" w:rsidTr="00277F30">
        <w:trPr>
          <w:cantSplit/>
          <w:trHeight w:val="216"/>
          <w:ins w:id="2223"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224" w:author="Molly McEvilley" w:date="2023-05-04T11:30:00Z"/>
              </w:rPr>
            </w:pPr>
            <w:ins w:id="2225" w:author="Molly McEvilley" w:date="2023-05-04T11:30:00Z">
              <w:r w:rsidRPr="0011544D">
                <w:t>DifferentIdentity</w:t>
              </w:r>
            </w:ins>
          </w:p>
        </w:tc>
      </w:tr>
      <w:tr w:rsidR="009375CB" w:rsidRPr="00C9484F" w14:paraId="7A569EC5" w14:textId="77777777" w:rsidTr="00277F30">
        <w:trPr>
          <w:cantSplit/>
          <w:trHeight w:val="216"/>
          <w:ins w:id="2226"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227" w:author="Molly McEvilley" w:date="2023-05-04T11:30:00Z"/>
              </w:rPr>
            </w:pPr>
            <w:ins w:id="2228" w:author="Molly McEvilley" w:date="2023-05-04T11:30:00Z">
              <w:r>
                <w:t>GenderNone</w:t>
              </w:r>
            </w:ins>
          </w:p>
        </w:tc>
      </w:tr>
      <w:tr w:rsidR="00D6011B" w:rsidRPr="006B4F91" w:rsidDel="009375CB" w14:paraId="51F476D7" w14:textId="35044BC8" w:rsidTr="00277F30">
        <w:trPr>
          <w:cantSplit/>
          <w:trHeight w:val="216"/>
          <w:del w:id="222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230" w:author="Molly McEvilley" w:date="2023-05-04T11:30:00Z"/>
              </w:rPr>
            </w:pPr>
            <w:bookmarkStart w:id="2231" w:name="_Hlk36667540"/>
            <w:del w:id="2232" w:author="Molly McEvilley" w:date="2023-05-04T11:30:00Z">
              <w:r w:rsidDel="009375CB">
                <w:delText>Female</w:delText>
              </w:r>
            </w:del>
          </w:p>
        </w:tc>
      </w:tr>
      <w:tr w:rsidR="00D6011B" w:rsidRPr="006B4F91" w:rsidDel="009375CB" w14:paraId="0B415047" w14:textId="58FD15E7" w:rsidTr="00277F30">
        <w:trPr>
          <w:cantSplit/>
          <w:trHeight w:val="216"/>
          <w:del w:id="223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234" w:author="Molly McEvilley" w:date="2023-05-04T11:30:00Z"/>
              </w:rPr>
            </w:pPr>
            <w:del w:id="2235" w:author="Molly McEvilley" w:date="2023-05-04T11:30:00Z">
              <w:r w:rsidDel="009375CB">
                <w:delText>Male</w:delText>
              </w:r>
            </w:del>
          </w:p>
        </w:tc>
      </w:tr>
      <w:tr w:rsidR="00D6011B" w:rsidRPr="006B4F91" w:rsidDel="009375CB" w14:paraId="26A2E173" w14:textId="23AF56FD" w:rsidTr="00277F30">
        <w:trPr>
          <w:cantSplit/>
          <w:trHeight w:val="216"/>
          <w:del w:id="223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237" w:author="Molly McEvilley" w:date="2023-05-04T11:30:00Z"/>
              </w:rPr>
            </w:pPr>
            <w:del w:id="2238" w:author="Molly McEvilley" w:date="2023-05-04T11:30:00Z">
              <w:r w:rsidDel="009375CB">
                <w:delText>NoSingleGender</w:delText>
              </w:r>
            </w:del>
          </w:p>
        </w:tc>
      </w:tr>
      <w:tr w:rsidR="00D6011B" w:rsidRPr="006B4F91" w:rsidDel="009375CB" w14:paraId="5D97F274" w14:textId="13D14530" w:rsidTr="00277F30">
        <w:trPr>
          <w:cantSplit/>
          <w:trHeight w:val="216"/>
          <w:del w:id="223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240" w:author="Molly McEvilley" w:date="2023-05-04T11:30:00Z"/>
              </w:rPr>
            </w:pPr>
            <w:del w:id="2241" w:author="Molly McEvilley" w:date="2023-05-04T11:30:00Z">
              <w:r w:rsidDel="009375CB">
                <w:delText>Transgender</w:delText>
              </w:r>
            </w:del>
          </w:p>
        </w:tc>
      </w:tr>
      <w:tr w:rsidR="00D6011B" w:rsidRPr="006B4F91" w:rsidDel="009375CB" w14:paraId="2BFD87CD" w14:textId="20472971" w:rsidTr="00277F30">
        <w:trPr>
          <w:cantSplit/>
          <w:trHeight w:val="216"/>
          <w:del w:id="224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243" w:author="Molly McEvilley" w:date="2023-05-04T11:30:00Z"/>
              </w:rPr>
            </w:pPr>
            <w:del w:id="2244" w:author="Molly McEvilley" w:date="2023-05-04T11:30:00Z">
              <w:r w:rsidDel="009375CB">
                <w:delText>Questioning</w:delText>
              </w:r>
            </w:del>
          </w:p>
        </w:tc>
      </w:tr>
      <w:tr w:rsidR="00D6011B" w:rsidRPr="006B4F91" w:rsidDel="009375CB" w14:paraId="615E5737" w14:textId="56C15AF3" w:rsidTr="00277F30">
        <w:trPr>
          <w:cantSplit/>
          <w:trHeight w:val="216"/>
          <w:del w:id="224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246" w:author="Molly McEvilley" w:date="2023-05-04T11:30:00Z"/>
              </w:rPr>
            </w:pPr>
            <w:del w:id="2247" w:author="Molly McEvilley" w:date="2023-05-04T11:30:00Z">
              <w:r w:rsidDel="009375CB">
                <w:delText>GenderNone</w:delText>
              </w:r>
            </w:del>
          </w:p>
        </w:tc>
      </w:tr>
      <w:tr w:rsidR="00FD1AE1" w:rsidRPr="006B4F91" w:rsidDel="009375CB" w14:paraId="52E890EE" w14:textId="06F155B2" w:rsidTr="00277F30">
        <w:trPr>
          <w:cantSplit/>
          <w:trHeight w:val="216"/>
          <w:del w:id="224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249" w:author="Molly McEvilley" w:date="2023-05-04T11:30:00Z"/>
              </w:rPr>
            </w:pPr>
            <w:del w:id="2250" w:author="Molly McEvilley" w:date="2023-05-04T11:30:00Z">
              <w:r w:rsidDel="009375CB">
                <w:delText>AmIndAKNative</w:delText>
              </w:r>
            </w:del>
          </w:p>
        </w:tc>
      </w:tr>
      <w:tr w:rsidR="00455AC1" w:rsidRPr="006B4F91" w:rsidDel="009375CB" w14:paraId="68459CC6" w14:textId="553EEB6A" w:rsidTr="00277F30">
        <w:trPr>
          <w:cantSplit/>
          <w:trHeight w:val="216"/>
          <w:del w:id="225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252" w:author="Molly McEvilley" w:date="2023-05-04T11:30:00Z"/>
              </w:rPr>
            </w:pPr>
            <w:del w:id="2253" w:author="Molly McEvilley" w:date="2023-05-04T11:30:00Z">
              <w:r w:rsidDel="009375CB">
                <w:delText>Asian</w:delText>
              </w:r>
            </w:del>
          </w:p>
        </w:tc>
      </w:tr>
      <w:tr w:rsidR="00455AC1" w:rsidRPr="006B4F91" w:rsidDel="009375CB" w14:paraId="3EC573AC" w14:textId="2466681E" w:rsidTr="00277F30">
        <w:trPr>
          <w:cantSplit/>
          <w:trHeight w:val="216"/>
          <w:del w:id="225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255" w:author="Molly McEvilley" w:date="2023-05-04T11:30:00Z"/>
              </w:rPr>
            </w:pPr>
            <w:del w:id="2256" w:author="Molly McEvilley" w:date="2023-05-04T11:30:00Z">
              <w:r w:rsidDel="009375CB">
                <w:delText>BlackAfAmerican</w:delText>
              </w:r>
            </w:del>
          </w:p>
        </w:tc>
      </w:tr>
      <w:tr w:rsidR="00455AC1" w:rsidRPr="006B4F91" w:rsidDel="009375CB" w14:paraId="17A0111C" w14:textId="0F694803" w:rsidTr="00277F30">
        <w:trPr>
          <w:cantSplit/>
          <w:trHeight w:val="216"/>
          <w:del w:id="225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258" w:author="Molly McEvilley" w:date="2023-05-04T11:30:00Z"/>
              </w:rPr>
            </w:pPr>
            <w:del w:id="2259" w:author="Molly McEvilley" w:date="2023-05-04T11:30:00Z">
              <w:r w:rsidDel="009375CB">
                <w:delText>NativeHIOtherPacific</w:delText>
              </w:r>
            </w:del>
          </w:p>
        </w:tc>
      </w:tr>
      <w:tr w:rsidR="00455AC1" w:rsidRPr="006B4F91" w:rsidDel="009375CB" w14:paraId="25AEAE8D" w14:textId="54E4F96D" w:rsidTr="00277F30">
        <w:trPr>
          <w:cantSplit/>
          <w:trHeight w:val="216"/>
          <w:del w:id="226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261" w:author="Molly McEvilley" w:date="2023-05-04T11:30:00Z"/>
              </w:rPr>
            </w:pPr>
            <w:del w:id="2262" w:author="Molly McEvilley" w:date="2023-05-04T11:30:00Z">
              <w:r w:rsidDel="009375CB">
                <w:delText>White</w:delText>
              </w:r>
            </w:del>
          </w:p>
        </w:tc>
      </w:tr>
      <w:tr w:rsidR="00455AC1" w:rsidRPr="006B4F91" w:rsidDel="009375CB" w14:paraId="5237E3C7" w14:textId="74F3A7CB" w:rsidTr="00277F30">
        <w:trPr>
          <w:cantSplit/>
          <w:trHeight w:val="216"/>
          <w:del w:id="226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264" w:author="Molly McEvilley" w:date="2023-05-04T11:30:00Z"/>
              </w:rPr>
            </w:pPr>
            <w:del w:id="2265"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26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267" w:author="Molly McEvilley" w:date="2023-05-04T11:30:00Z"/>
              </w:rPr>
            </w:pPr>
            <w:del w:id="2268"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269"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270" w:author="Molly McEvilley" w:date="2023-07-01T10:20:00Z"/>
              </w:rPr>
            </w:pPr>
            <w:ins w:id="2271" w:author="Molly McEvilley" w:date="2023-07-01T13:43:00Z">
              <w:r w:rsidRPr="000C125C">
                <w:t>EnrollmentID</w:t>
              </w:r>
            </w:ins>
          </w:p>
        </w:tc>
      </w:tr>
      <w:tr w:rsidR="00FC4396" w:rsidRPr="006B4F91" w14:paraId="1AFCC6F8" w14:textId="77777777" w:rsidTr="006805B0">
        <w:trPr>
          <w:cantSplit/>
          <w:trHeight w:val="216"/>
          <w:ins w:id="2272"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273" w:author="Molly McEvilley" w:date="2023-07-01T10:20:00Z"/>
              </w:rPr>
            </w:pPr>
            <w:ins w:id="2274" w:author="Molly McEvilley" w:date="2023-07-01T13:43:00Z">
              <w:r w:rsidRPr="000C125C">
                <w:t>InformationDate</w:t>
              </w:r>
            </w:ins>
          </w:p>
        </w:tc>
      </w:tr>
      <w:tr w:rsidR="00FC4396" w:rsidRPr="006B4F91" w14:paraId="6F1D140C" w14:textId="77777777" w:rsidTr="006805B0">
        <w:trPr>
          <w:cantSplit/>
          <w:trHeight w:val="216"/>
          <w:ins w:id="2275"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276" w:author="Molly McEvilley" w:date="2023-07-01T10:20:00Z"/>
              </w:rPr>
            </w:pPr>
            <w:ins w:id="2277" w:author="Molly McEvilley" w:date="2023-07-01T13:43:00Z">
              <w:r w:rsidRPr="000C125C">
                <w:t>DisabilityType</w:t>
              </w:r>
            </w:ins>
          </w:p>
        </w:tc>
      </w:tr>
      <w:tr w:rsidR="00FC4396" w:rsidRPr="006B4F91" w14:paraId="1FDAAABA" w14:textId="77777777" w:rsidTr="006805B0">
        <w:trPr>
          <w:cantSplit/>
          <w:trHeight w:val="216"/>
          <w:ins w:id="2278"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279" w:author="Molly McEvilley" w:date="2023-07-01T13:43:00Z"/>
              </w:rPr>
            </w:pPr>
            <w:ins w:id="2280" w:author="Molly McEvilley" w:date="2023-07-01T13:43:00Z">
              <w:r w:rsidRPr="000C125C">
                <w:t>DisabilityResponse</w:t>
              </w:r>
            </w:ins>
          </w:p>
        </w:tc>
      </w:tr>
      <w:tr w:rsidR="00FC4396" w:rsidRPr="006B4F91" w14:paraId="704C0C0D" w14:textId="77777777" w:rsidTr="006805B0">
        <w:trPr>
          <w:cantSplit/>
          <w:trHeight w:val="216"/>
          <w:ins w:id="2281"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282" w:author="Molly McEvilley" w:date="2023-07-01T13:43:00Z"/>
              </w:rPr>
            </w:pPr>
            <w:ins w:id="2283" w:author="Molly McEvilley" w:date="2023-07-01T13:43:00Z">
              <w:r w:rsidRPr="000C125C">
                <w:t>IndefiniteAndImpairs</w:t>
              </w:r>
            </w:ins>
          </w:p>
        </w:tc>
      </w:tr>
    </w:tbl>
    <w:bookmarkEnd w:id="2231"/>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284"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285"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286"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287" w:author="Molly McEvilley" w:date="2023-06-20T12:56:00Z"/>
              </w:rPr>
            </w:pPr>
            <w:del w:id="2288"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89"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290" w:author="Molly McEvilley" w:date="2023-07-01T13:44:00Z"/>
              </w:rPr>
            </w:pPr>
            <w:ins w:id="2291"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292"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293" w:author="Molly McEvilley" w:date="2023-07-01T13:44:00Z"/>
              </w:rPr>
            </w:pPr>
            <w:ins w:id="2294"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95"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296" w:author="Molly McEvilley" w:date="2023-07-01T13:44:00Z"/>
              </w:rPr>
            </w:pPr>
            <w:ins w:id="2297"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298" w:author="Molly McEvilley" w:date="2023-06-27T08:04:00Z"/>
        </w:rPr>
      </w:pPr>
      <w:del w:id="2299" w:author="Molly McEvilley" w:date="2023-06-27T08:09:00Z">
        <w:r w:rsidRPr="0088191A" w:rsidDel="00231C2D">
          <w:delText>Gender</w:delText>
        </w:r>
      </w:del>
      <w:ins w:id="2300" w:author="Molly McEvilley" w:date="2023-06-27T08:05:00Z">
        <w:r w:rsidR="00231C2D">
          <w:t>Gender</w:t>
        </w:r>
      </w:ins>
    </w:p>
    <w:p w14:paraId="60801EF1" w14:textId="3D0C5C58" w:rsidR="00231C2D" w:rsidRDefault="00231C2D" w:rsidP="00777E3F">
      <w:pPr>
        <w:pStyle w:val="ListParagraph"/>
        <w:numPr>
          <w:ilvl w:val="0"/>
          <w:numId w:val="88"/>
        </w:numPr>
        <w:rPr>
          <w:ins w:id="2301" w:author="Molly McEvilley" w:date="2023-06-27T08:04:00Z"/>
        </w:rPr>
      </w:pPr>
      <w:ins w:id="2302" w:author="Molly McEvilley" w:date="2023-06-27T08:04:00Z">
        <w:r>
          <w:t xml:space="preserve">If </w:t>
        </w:r>
      </w:ins>
      <w:ins w:id="2303" w:author="Molly McEvilley" w:date="2023-06-27T08:06:00Z">
        <w:r>
          <w:rPr>
            <w:i/>
            <w:iCs/>
          </w:rPr>
          <w:t>GenderNone</w:t>
        </w:r>
      </w:ins>
      <w:ins w:id="2304" w:author="Molly McEvilley" w:date="2023-06-27T08:04:00Z">
        <w:r>
          <w:t xml:space="preserve"> is equal to 8 or 9, regardless of any other data, set </w:t>
        </w:r>
      </w:ins>
      <w:ins w:id="2305" w:author="Molly McEvilley" w:date="2023-06-27T08:05:00Z">
        <w:r w:rsidRPr="00231C2D">
          <w:rPr>
            <w:b/>
            <w:bCs/>
          </w:rPr>
          <w:t>Gender</w:t>
        </w:r>
        <w:r>
          <w:t xml:space="preserve"> </w:t>
        </w:r>
      </w:ins>
      <w:ins w:id="2306" w:author="Molly McEvilley" w:date="2023-06-27T08:04:00Z">
        <w:r>
          <w:t>= 98.</w:t>
        </w:r>
      </w:ins>
    </w:p>
    <w:p w14:paraId="2E2FE449" w14:textId="0E39D7B3" w:rsidR="00231C2D" w:rsidRDefault="00231C2D" w:rsidP="00777E3F">
      <w:pPr>
        <w:pStyle w:val="ListParagraph"/>
        <w:numPr>
          <w:ilvl w:val="0"/>
          <w:numId w:val="88"/>
        </w:numPr>
        <w:rPr>
          <w:ins w:id="2307" w:author="Molly McEvilley" w:date="2023-06-27T08:04:00Z"/>
        </w:rPr>
      </w:pPr>
      <w:ins w:id="2308" w:author="Molly McEvilley" w:date="2023-06-27T08:04:00Z">
        <w:r>
          <w:lastRenderedPageBreak/>
          <w:t xml:space="preserve">If </w:t>
        </w:r>
      </w:ins>
      <w:ins w:id="2309" w:author="Molly McEvilley" w:date="2023-06-27T08:06:00Z">
        <w:r>
          <w:rPr>
            <w:i/>
            <w:iCs/>
          </w:rPr>
          <w:t>GenderNone</w:t>
        </w:r>
        <w:r>
          <w:t xml:space="preserve"> </w:t>
        </w:r>
      </w:ins>
      <w:ins w:id="2310" w:author="Molly McEvilley" w:date="2023-06-27T08:04:00Z">
        <w:r>
          <w:t xml:space="preserve">is equal to 99, regardless of any other data, set </w:t>
        </w:r>
      </w:ins>
      <w:ins w:id="2311" w:author="Molly McEvilley" w:date="2023-06-27T08:05:00Z">
        <w:r w:rsidRPr="00231C2D">
          <w:rPr>
            <w:b/>
            <w:bCs/>
          </w:rPr>
          <w:t>Gender</w:t>
        </w:r>
        <w:r>
          <w:t xml:space="preserve"> </w:t>
        </w:r>
      </w:ins>
      <w:ins w:id="2312" w:author="Molly McEvilley" w:date="2023-06-27T08:04:00Z">
        <w:r>
          <w:t>= 99.</w:t>
        </w:r>
      </w:ins>
    </w:p>
    <w:p w14:paraId="7E558B19" w14:textId="2F792C87" w:rsidR="00231C2D" w:rsidRDefault="00231C2D" w:rsidP="00777E3F">
      <w:pPr>
        <w:pStyle w:val="ListParagraph"/>
        <w:numPr>
          <w:ilvl w:val="0"/>
          <w:numId w:val="88"/>
        </w:numPr>
        <w:rPr>
          <w:ins w:id="2313" w:author="Molly McEvilley" w:date="2023-06-27T08:04:00Z"/>
        </w:rPr>
      </w:pPr>
      <w:ins w:id="2314" w:author="Molly McEvilley" w:date="2023-06-27T08:04:00Z">
        <w:r>
          <w:t xml:space="preserve">If any of the columns listed below have a value of 1, set </w:t>
        </w:r>
      </w:ins>
      <w:ins w:id="2315" w:author="Molly McEvilley" w:date="2023-06-27T08:05:00Z">
        <w:r w:rsidRPr="00231C2D">
          <w:rPr>
            <w:b/>
            <w:bCs/>
          </w:rPr>
          <w:t>Gender</w:t>
        </w:r>
        <w:r>
          <w:t xml:space="preserve"> </w:t>
        </w:r>
      </w:ins>
      <w:ins w:id="2316" w:author="Molly McEvilley" w:date="2023-06-27T08:04:00Z">
        <w:r>
          <w:t>to the unique combination of associated LSA values in</w:t>
        </w:r>
      </w:ins>
      <w:ins w:id="2317" w:author="Molly McEvilley" w:date="2023-07-01T10:30:00Z">
        <w:r w:rsidR="007A157D">
          <w:t xml:space="preserve"> the or</w:t>
        </w:r>
      </w:ins>
      <w:ins w:id="2318" w:author="Molly McEvilley" w:date="2023-07-01T10:31:00Z">
        <w:r w:rsidR="007A157D">
          <w:t>der listed below</w:t>
        </w:r>
      </w:ins>
      <w:ins w:id="2319" w:author="Molly McEvilley" w:date="2023-06-27T08:04:00Z">
        <w:r>
          <w:t xml:space="preserve">.  For example, if </w:t>
        </w:r>
      </w:ins>
      <w:ins w:id="2320" w:author="Molly McEvilley" w:date="2023-06-27T08:05:00Z">
        <w:r>
          <w:rPr>
            <w:i/>
            <w:iCs/>
          </w:rPr>
          <w:t>Woman</w:t>
        </w:r>
      </w:ins>
      <w:ins w:id="2321" w:author="Molly McEvilley" w:date="2023-06-27T08:04:00Z">
        <w:r>
          <w:t xml:space="preserve"> = 1 and </w:t>
        </w:r>
      </w:ins>
      <w:ins w:id="2322" w:author="Molly McEvilley" w:date="2023-06-27T08:06:00Z">
        <w:r>
          <w:rPr>
            <w:i/>
            <w:iCs/>
          </w:rPr>
          <w:t>Transgender</w:t>
        </w:r>
      </w:ins>
      <w:ins w:id="2323" w:author="Molly McEvilley" w:date="2023-06-27T08:04:00Z">
        <w:r>
          <w:t xml:space="preserve"> = 1, set </w:t>
        </w:r>
      </w:ins>
      <w:ins w:id="2324" w:author="Molly McEvilley" w:date="2023-06-27T08:05:00Z">
        <w:r w:rsidRPr="00231C2D">
          <w:rPr>
            <w:b/>
            <w:bCs/>
          </w:rPr>
          <w:t>Gender</w:t>
        </w:r>
        <w:r>
          <w:t xml:space="preserve"> </w:t>
        </w:r>
      </w:ins>
      <w:ins w:id="2325" w:author="Molly McEvilley" w:date="2023-06-27T08:04:00Z">
        <w:r>
          <w:t xml:space="preserve">to </w:t>
        </w:r>
      </w:ins>
      <w:ins w:id="2326" w:author="Molly McEvilley" w:date="2023-06-27T08:05:00Z">
        <w:r>
          <w:t>50</w:t>
        </w:r>
      </w:ins>
      <w:ins w:id="2327" w:author="Molly McEvilley" w:date="2023-06-27T08:04:00Z">
        <w:r>
          <w:t>.</w:t>
        </w:r>
      </w:ins>
      <w:ins w:id="2328"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329"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330" w:author="Molly McEvilley" w:date="2023-06-27T08:04:00Z"/>
                <w:rFonts w:cstheme="minorHAnsi"/>
              </w:rPr>
            </w:pPr>
            <w:ins w:id="2331"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332" w:author="Molly McEvilley" w:date="2023-06-27T08:04:00Z"/>
                <w:rFonts w:cstheme="minorHAnsi"/>
              </w:rPr>
            </w:pPr>
            <w:ins w:id="2333"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334"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335" w:author="Molly McEvilley" w:date="2023-06-27T08:04:00Z"/>
                <w:rFonts w:cstheme="minorHAnsi"/>
              </w:rPr>
            </w:pPr>
            <w:ins w:id="2336"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37" w:author="Molly McEvilley" w:date="2023-06-27T08:04:00Z"/>
                <w:rFonts w:cstheme="minorHAnsi"/>
              </w:rPr>
            </w:pPr>
            <w:ins w:id="2338"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339"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340" w:author="Molly McEvilley" w:date="2023-06-27T08:04:00Z"/>
                <w:rFonts w:cstheme="minorHAnsi"/>
              </w:rPr>
            </w:pPr>
            <w:ins w:id="2341"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42" w:author="Molly McEvilley" w:date="2023-06-27T08:04:00Z"/>
                <w:rFonts w:cstheme="minorHAnsi"/>
              </w:rPr>
            </w:pPr>
            <w:ins w:id="2343"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344"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345" w:author="Molly McEvilley" w:date="2023-06-27T08:04:00Z"/>
                <w:rFonts w:cstheme="minorHAnsi"/>
              </w:rPr>
            </w:pPr>
            <w:ins w:id="2346"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47" w:author="Molly McEvilley" w:date="2023-06-27T08:04:00Z"/>
                <w:rFonts w:cstheme="minorHAnsi"/>
              </w:rPr>
            </w:pPr>
            <w:ins w:id="2348"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349"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350" w:author="Molly McEvilley" w:date="2023-06-27T08:04:00Z"/>
                <w:rFonts w:cstheme="minorHAnsi"/>
              </w:rPr>
            </w:pPr>
            <w:ins w:id="2351"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52" w:author="Molly McEvilley" w:date="2023-06-27T08:04:00Z"/>
                <w:rFonts w:cstheme="minorHAnsi"/>
              </w:rPr>
            </w:pPr>
            <w:ins w:id="2353"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354"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355" w:author="Molly McEvilley" w:date="2023-06-27T08:04:00Z"/>
                <w:rFonts w:cstheme="minorHAnsi"/>
              </w:rPr>
            </w:pPr>
            <w:ins w:id="2356"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57" w:author="Molly McEvilley" w:date="2023-06-27T08:04:00Z"/>
                <w:rFonts w:cstheme="minorHAnsi"/>
              </w:rPr>
            </w:pPr>
            <w:ins w:id="2358"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359"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360" w:author="Molly McEvilley" w:date="2023-06-27T08:04:00Z"/>
                <w:rFonts w:cstheme="minorHAnsi"/>
              </w:rPr>
            </w:pPr>
            <w:ins w:id="2361"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62" w:author="Molly McEvilley" w:date="2023-06-27T08:04:00Z"/>
                <w:rFonts w:cstheme="minorHAnsi"/>
              </w:rPr>
            </w:pPr>
            <w:ins w:id="2363"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364"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365" w:author="Molly McEvilley" w:date="2023-07-01T10:31:00Z"/>
                <w:rFonts w:cstheme="minorHAnsi"/>
              </w:rPr>
            </w:pPr>
            <w:ins w:id="2366"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367" w:author="Molly McEvilley" w:date="2023-07-01T10:31:00Z"/>
                <w:rFonts w:cstheme="minorHAnsi"/>
              </w:rPr>
            </w:pPr>
            <w:ins w:id="2368" w:author="Molly McEvilley" w:date="2023-07-01T10:31:00Z">
              <w:r>
                <w:rPr>
                  <w:rFonts w:cstheme="minorHAnsi"/>
                </w:rPr>
                <w:t>0</w:t>
              </w:r>
            </w:ins>
          </w:p>
        </w:tc>
      </w:tr>
    </w:tbl>
    <w:p w14:paraId="2F8AEBCE" w14:textId="62617E56" w:rsidR="00231C2D" w:rsidRPr="00A6067F" w:rsidRDefault="00231C2D" w:rsidP="00777E3F">
      <w:pPr>
        <w:pStyle w:val="ListParagraph"/>
        <w:numPr>
          <w:ilvl w:val="0"/>
          <w:numId w:val="89"/>
        </w:numPr>
        <w:rPr>
          <w:ins w:id="2369" w:author="Molly McEvilley" w:date="2023-06-27T08:04:00Z"/>
        </w:rPr>
      </w:pPr>
      <w:ins w:id="2370" w:author="Molly McEvilley" w:date="2023-06-27T08:04:00Z">
        <w:r>
          <w:t xml:space="preserve">If none of the above apply (i.e., if none of the columns listed are set to 1), set </w:t>
        </w:r>
      </w:ins>
      <w:ins w:id="2371" w:author="Molly McEvilley" w:date="2023-06-27T08:09:00Z">
        <w:r w:rsidRPr="00231C2D">
          <w:rPr>
            <w:b/>
            <w:bCs/>
          </w:rPr>
          <w:t>Gender</w:t>
        </w:r>
        <w:r>
          <w:t xml:space="preserve"> </w:t>
        </w:r>
      </w:ins>
      <w:ins w:id="2372" w:author="Molly McEvilley" w:date="2023-06-27T08:04:00Z">
        <w:r>
          <w:t>= 99.</w:t>
        </w:r>
      </w:ins>
    </w:p>
    <w:p w14:paraId="5A545496" w14:textId="69F8A163" w:rsidR="00357DD5" w:rsidRDefault="00357DD5" w:rsidP="00357DD5">
      <w:pPr>
        <w:pStyle w:val="Heading4"/>
        <w:rPr>
          <w:ins w:id="2373" w:author="Molly McEvilley" w:date="2023-06-27T07:50:00Z"/>
        </w:rPr>
      </w:pPr>
      <w:ins w:id="2374" w:author="Molly McEvilley" w:date="2023-06-27T07:50:00Z">
        <w:r>
          <w:t>RaceEthnicity</w:t>
        </w:r>
      </w:ins>
    </w:p>
    <w:p w14:paraId="703DDD0D" w14:textId="5EDD1404" w:rsidR="00357DD5" w:rsidRDefault="00357DD5" w:rsidP="00777E3F">
      <w:pPr>
        <w:pStyle w:val="ListParagraph"/>
        <w:numPr>
          <w:ilvl w:val="0"/>
          <w:numId w:val="88"/>
        </w:numPr>
        <w:rPr>
          <w:ins w:id="2375" w:author="Molly McEvilley" w:date="2023-06-27T07:50:00Z"/>
        </w:rPr>
      </w:pPr>
      <w:ins w:id="2376"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777E3F">
      <w:pPr>
        <w:pStyle w:val="ListParagraph"/>
        <w:numPr>
          <w:ilvl w:val="0"/>
          <w:numId w:val="88"/>
        </w:numPr>
        <w:rPr>
          <w:ins w:id="2377" w:author="Molly McEvilley" w:date="2023-06-27T07:50:00Z"/>
        </w:rPr>
      </w:pPr>
      <w:ins w:id="2378"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777E3F">
      <w:pPr>
        <w:pStyle w:val="ListParagraph"/>
        <w:numPr>
          <w:ilvl w:val="0"/>
          <w:numId w:val="88"/>
        </w:numPr>
        <w:rPr>
          <w:ins w:id="2379" w:author="Molly McEvilley" w:date="2023-06-27T07:50:00Z"/>
        </w:rPr>
      </w:pPr>
      <w:ins w:id="2380" w:author="Molly McEvilley" w:date="2023-06-27T07:50:00Z">
        <w:r>
          <w:t xml:space="preserve">If any of the columns listed below have a value of 1, set </w:t>
        </w:r>
      </w:ins>
      <w:ins w:id="2381" w:author="Molly McEvilley" w:date="2023-06-27T07:51:00Z">
        <w:r w:rsidRPr="00357DD5">
          <w:rPr>
            <w:b/>
            <w:bCs/>
          </w:rPr>
          <w:t>RaceEthnicity</w:t>
        </w:r>
        <w:r>
          <w:t xml:space="preserve"> </w:t>
        </w:r>
      </w:ins>
      <w:ins w:id="2382"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383" w:author="Molly McEvilley" w:date="2023-06-27T07:51:00Z">
        <w:r w:rsidRPr="00357DD5">
          <w:rPr>
            <w:b/>
            <w:bCs/>
          </w:rPr>
          <w:t>RaceEthnicity</w:t>
        </w:r>
        <w:r>
          <w:t xml:space="preserve"> </w:t>
        </w:r>
      </w:ins>
      <w:ins w:id="2384"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385"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386" w:author="Molly McEvilley" w:date="2023-06-27T07:50:00Z"/>
              </w:rPr>
            </w:pPr>
            <w:ins w:id="2387"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388" w:author="Molly McEvilley" w:date="2023-06-27T07:50:00Z"/>
              </w:rPr>
            </w:pPr>
            <w:ins w:id="2389"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390"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391" w:author="Molly McEvilley" w:date="2023-06-27T07:50:00Z"/>
              </w:rPr>
            </w:pPr>
            <w:ins w:id="2392"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393" w:author="Molly McEvilley" w:date="2023-06-27T07:50:00Z"/>
              </w:rPr>
            </w:pPr>
            <w:ins w:id="2394"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395"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396" w:author="Molly McEvilley" w:date="2023-06-27T07:50:00Z"/>
              </w:rPr>
            </w:pPr>
            <w:ins w:id="2397"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398" w:author="Molly McEvilley" w:date="2023-06-27T07:50:00Z"/>
              </w:rPr>
            </w:pPr>
            <w:ins w:id="2399"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400"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401" w:author="Molly McEvilley" w:date="2023-06-27T07:50:00Z"/>
              </w:rPr>
            </w:pPr>
            <w:ins w:id="2402"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03" w:author="Molly McEvilley" w:date="2023-06-27T07:50:00Z"/>
              </w:rPr>
            </w:pPr>
            <w:ins w:id="2404"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405"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406" w:author="Molly McEvilley" w:date="2023-06-27T07:50:00Z"/>
              </w:rPr>
            </w:pPr>
            <w:ins w:id="2407"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08" w:author="Molly McEvilley" w:date="2023-06-27T07:50:00Z"/>
              </w:rPr>
            </w:pPr>
            <w:ins w:id="2409"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410"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411" w:author="Molly McEvilley" w:date="2023-06-27T07:50:00Z"/>
              </w:rPr>
            </w:pPr>
            <w:ins w:id="2412"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13" w:author="Molly McEvilley" w:date="2023-06-27T07:50:00Z"/>
              </w:rPr>
            </w:pPr>
            <w:ins w:id="2414"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415"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416" w:author="Molly McEvilley" w:date="2023-06-27T07:50:00Z"/>
              </w:rPr>
            </w:pPr>
            <w:ins w:id="2417"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18" w:author="Molly McEvilley" w:date="2023-06-27T07:50:00Z"/>
              </w:rPr>
            </w:pPr>
            <w:ins w:id="2419"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420"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421" w:author="Molly McEvilley" w:date="2023-06-27T07:50:00Z"/>
              </w:rPr>
            </w:pPr>
            <w:ins w:id="2422"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23" w:author="Molly McEvilley" w:date="2023-06-27T07:50:00Z"/>
              </w:rPr>
            </w:pPr>
            <w:ins w:id="2424" w:author="Molly McEvilley" w:date="2023-06-27T07:50:00Z">
              <w:r w:rsidRPr="00994022">
                <w:t>7</w:t>
              </w:r>
            </w:ins>
          </w:p>
        </w:tc>
      </w:tr>
    </w:tbl>
    <w:p w14:paraId="29571523" w14:textId="6EA76A4E" w:rsidR="00357DD5" w:rsidRPr="00A6067F" w:rsidRDefault="00357DD5" w:rsidP="00777E3F">
      <w:pPr>
        <w:pStyle w:val="ListParagraph"/>
        <w:numPr>
          <w:ilvl w:val="0"/>
          <w:numId w:val="89"/>
        </w:numPr>
        <w:rPr>
          <w:ins w:id="2425" w:author="Molly McEvilley" w:date="2023-06-27T07:50:00Z"/>
        </w:rPr>
      </w:pPr>
      <w:ins w:id="2426" w:author="Molly McEvilley" w:date="2023-06-27T07:50:00Z">
        <w:r>
          <w:t xml:space="preserve">If none of the above apply (i.e., if none of the columns listed are set to 1), set </w:t>
        </w:r>
      </w:ins>
      <w:ins w:id="2427" w:author="Molly McEvilley" w:date="2023-06-27T07:51:00Z">
        <w:r w:rsidRPr="00357DD5">
          <w:rPr>
            <w:b/>
            <w:bCs/>
          </w:rPr>
          <w:t>RaceEthnicity</w:t>
        </w:r>
        <w:r>
          <w:t xml:space="preserve"> </w:t>
        </w:r>
      </w:ins>
      <w:ins w:id="2428" w:author="Molly McEvilley" w:date="2023-06-27T07:50:00Z">
        <w:r>
          <w:t>= 99.</w:t>
        </w:r>
      </w:ins>
    </w:p>
    <w:p w14:paraId="5BEC5B2C" w14:textId="73E035D1" w:rsidR="00357DD5" w:rsidRPr="00357DD5" w:rsidDel="00357DD5" w:rsidRDefault="00357DD5" w:rsidP="00726043">
      <w:pPr>
        <w:rPr>
          <w:del w:id="2429" w:author="Molly McEvilley" w:date="2023-06-27T07:48:00Z"/>
        </w:rPr>
      </w:pPr>
    </w:p>
    <w:p w14:paraId="7579C8AE" w14:textId="71DC9BF5" w:rsidR="00EC52CD" w:rsidRPr="00A6067F" w:rsidDel="00E969C2" w:rsidRDefault="00EC52CD" w:rsidP="00910CAF">
      <w:pPr>
        <w:rPr>
          <w:del w:id="2430" w:author="Molly McEvilley" w:date="2023-06-25T16:58:00Z"/>
        </w:rPr>
      </w:pPr>
      <w:del w:id="2431"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432" w:author="Molly McEvilley" w:date="2023-06-27T07:46:00Z"/>
        </w:rPr>
      </w:pPr>
      <w:del w:id="2433"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43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435" w:author="Molly McEvilley" w:date="2023-06-27T07:48:00Z"/>
              </w:rPr>
            </w:pPr>
            <w:del w:id="2436"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7" w:author="Molly McEvilley" w:date="2023-06-27T07:48:00Z"/>
              </w:rPr>
            </w:pPr>
            <w:del w:id="2438"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39" w:author="Molly McEvilley" w:date="2023-06-27T07:48:00Z"/>
              </w:rPr>
            </w:pPr>
            <w:del w:id="2440"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41" w:author="Molly McEvilley" w:date="2023-06-27T07:48:00Z"/>
              </w:rPr>
            </w:pPr>
            <w:del w:id="2442"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44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444" w:author="Molly McEvilley" w:date="2023-06-27T07:48:00Z"/>
              </w:rPr>
            </w:pPr>
            <w:del w:id="2445"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6" w:author="Molly McEvilley" w:date="2023-06-27T07:48:00Z"/>
              </w:rPr>
            </w:pPr>
            <w:del w:id="2447"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48" w:author="Molly McEvilley" w:date="2023-06-27T07:48:00Z"/>
              </w:rPr>
            </w:pPr>
            <w:del w:id="2449"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50" w:author="Molly McEvilley" w:date="2023-06-27T07:48:00Z"/>
              </w:rPr>
            </w:pPr>
            <w:del w:id="2451"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45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453" w:author="Molly McEvilley" w:date="2023-06-27T07:48:00Z"/>
              </w:rPr>
            </w:pPr>
            <w:del w:id="2454"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5" w:author="Molly McEvilley" w:date="2023-06-27T07:48:00Z"/>
                <w:rFonts w:ascii="Open Sans" w:hAnsi="Open Sans" w:cs="Open Sans"/>
              </w:rPr>
            </w:pPr>
            <w:del w:id="2456"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7" w:author="Molly McEvilley" w:date="2023-06-27T07:48:00Z"/>
              </w:rPr>
            </w:pPr>
            <w:del w:id="2458"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59" w:author="Molly McEvilley" w:date="2023-06-27T07:48:00Z"/>
              </w:rPr>
            </w:pPr>
            <w:del w:id="2460"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46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462" w:author="Molly McEvilley" w:date="2023-06-27T07:48:00Z"/>
              </w:rPr>
            </w:pPr>
            <w:del w:id="2463"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64" w:author="Molly McEvilley" w:date="2023-06-27T07:48:00Z"/>
                <w:rFonts w:ascii="Open Sans" w:hAnsi="Open Sans" w:cs="Open Sans"/>
              </w:rPr>
            </w:pPr>
            <w:del w:id="2465"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66" w:author="Molly McEvilley" w:date="2023-06-27T07:48:00Z"/>
              </w:rPr>
            </w:pPr>
            <w:del w:id="2467"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68" w:author="Molly McEvilley" w:date="2023-06-27T07:48:00Z"/>
              </w:rPr>
            </w:pPr>
            <w:del w:id="2469"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47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471" w:author="Molly McEvilley" w:date="2023-06-27T07:48:00Z"/>
              </w:rPr>
            </w:pPr>
            <w:del w:id="2472"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73" w:author="Molly McEvilley" w:date="2023-06-27T07:48:00Z"/>
                <w:rFonts w:ascii="Open Sans" w:hAnsi="Open Sans" w:cs="Open Sans"/>
                <w:iCs/>
              </w:rPr>
            </w:pPr>
            <w:del w:id="2474"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75" w:author="Molly McEvilley" w:date="2023-06-27T07:48:00Z"/>
              </w:rPr>
            </w:pPr>
            <w:del w:id="2476"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77" w:author="Molly McEvilley" w:date="2023-06-27T07:48:00Z"/>
              </w:rPr>
            </w:pPr>
            <w:del w:id="2478"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479"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480" w:author="Molly McEvilley" w:date="2023-06-27T07:48:00Z"/>
              </w:rPr>
            </w:pPr>
            <w:del w:id="2481" w:author="Molly McEvilley" w:date="2023-06-27T07:48:00Z">
              <w:r w:rsidDel="00357DD5">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82" w:author="Molly McEvilley" w:date="2023-06-27T07:48:00Z"/>
                <w:rFonts w:ascii="Open Sans" w:hAnsi="Open Sans" w:cs="Open Sans"/>
                <w:iCs/>
              </w:rPr>
            </w:pPr>
            <w:del w:id="2483"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84" w:author="Molly McEvilley" w:date="2023-06-27T07:48:00Z"/>
              </w:rPr>
            </w:pPr>
            <w:del w:id="2485"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86" w:author="Molly McEvilley" w:date="2023-06-27T07:48:00Z"/>
              </w:rPr>
            </w:pPr>
            <w:del w:id="2487"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488"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489" w:author="Molly McEvilley" w:date="2023-06-27T07:48:00Z"/>
              </w:rPr>
            </w:pPr>
            <w:del w:id="2490"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91" w:author="Molly McEvilley" w:date="2023-06-27T07:48:00Z"/>
                <w:rFonts w:ascii="Open Sans" w:hAnsi="Open Sans" w:cs="Open Sans"/>
                <w:iCs/>
              </w:rPr>
            </w:pPr>
            <w:del w:id="2492"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93" w:author="Molly McEvilley" w:date="2023-06-27T07:48:00Z"/>
              </w:rPr>
            </w:pPr>
            <w:del w:id="2494"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95" w:author="Molly McEvilley" w:date="2023-06-27T07:48:00Z"/>
              </w:rPr>
            </w:pPr>
            <w:del w:id="2496"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49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498" w:author="Molly McEvilley" w:date="2023-06-27T07:48:00Z"/>
              </w:rPr>
            </w:pPr>
            <w:del w:id="2499"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00" w:author="Molly McEvilley" w:date="2023-06-27T07:48:00Z"/>
                <w:rFonts w:ascii="Open Sans" w:hAnsi="Open Sans" w:cs="Open Sans"/>
              </w:rPr>
            </w:pPr>
            <w:del w:id="2501"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02" w:author="Molly McEvilley" w:date="2023-06-27T07:48:00Z"/>
              </w:rPr>
            </w:pPr>
            <w:del w:id="2503"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04" w:author="Molly McEvilley" w:date="2023-06-27T07:48:00Z"/>
              </w:rPr>
            </w:pPr>
            <w:del w:id="2505"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506"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507" w:author="Molly McEvilley" w:date="2023-06-27T07:48:00Z"/>
              </w:rPr>
            </w:pPr>
            <w:del w:id="2508"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9" w:author="Molly McEvilley" w:date="2023-06-27T07:48:00Z"/>
                <w:iCs/>
              </w:rPr>
            </w:pPr>
            <w:del w:id="2510"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11" w:author="Molly McEvilley" w:date="2023-06-27T07:48:00Z"/>
              </w:rPr>
            </w:pPr>
            <w:del w:id="2512"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13" w:author="Molly McEvilley" w:date="2023-06-27T07:48:00Z"/>
              </w:rPr>
            </w:pPr>
            <w:del w:id="2514"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515" w:author="Molly McEvilley" w:date="2023-06-27T07:50:00Z"/>
        </w:rPr>
      </w:pPr>
      <w:del w:id="2516" w:author="Molly McEvilley" w:date="2023-06-27T07:50:00Z">
        <w:r w:rsidRPr="0088191A" w:rsidDel="00357DD5">
          <w:delText>Race</w:delText>
        </w:r>
      </w:del>
    </w:p>
    <w:p w14:paraId="03CF90D1" w14:textId="13A9B4D9" w:rsidR="00F6733C" w:rsidRPr="00A6067F" w:rsidDel="00357DD5" w:rsidRDefault="00F6733C" w:rsidP="00F6733C">
      <w:pPr>
        <w:rPr>
          <w:del w:id="2517" w:author="Molly McEvilley" w:date="2023-06-27T07:50:00Z"/>
        </w:rPr>
      </w:pPr>
      <w:del w:id="2518"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519" w:author="Molly McEvilley" w:date="2023-06-27T07:50:00Z"/>
        </w:rPr>
      </w:pPr>
      <w:del w:id="2520"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521" w:author="Molly McEvilley" w:date="2023-06-27T07:50:00Z"/>
        </w:trPr>
        <w:tc>
          <w:tcPr>
            <w:tcW w:w="438" w:type="pct"/>
          </w:tcPr>
          <w:p w14:paraId="5C1008E3" w14:textId="03E52BC0" w:rsidR="00FE0174" w:rsidRPr="008743AE" w:rsidDel="00357DD5" w:rsidRDefault="00FE0174" w:rsidP="0030339F">
            <w:pPr>
              <w:pStyle w:val="NoSpacing"/>
              <w:rPr>
                <w:del w:id="2522" w:author="Molly McEvilley" w:date="2023-06-27T07:50:00Z"/>
              </w:rPr>
            </w:pPr>
            <w:del w:id="2523"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524" w:author="Molly McEvilley" w:date="2023-06-27T07:50:00Z"/>
              </w:rPr>
            </w:pPr>
            <w:del w:id="2525"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526" w:author="Molly McEvilley" w:date="2023-06-27T07:50:00Z"/>
                <w:rFonts w:ascii="Open Sans" w:hAnsi="Open Sans" w:cs="Open Sans"/>
                <w:b w:val="0"/>
                <w:bCs w:val="0"/>
              </w:rPr>
            </w:pPr>
            <w:del w:id="2527"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528" w:author="Molly McEvilley" w:date="2023-06-27T07:50:00Z"/>
              </w:rPr>
            </w:pPr>
            <w:del w:id="2529"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530" w:author="Molly McEvilley" w:date="2023-06-27T07:50:00Z"/>
        </w:trPr>
        <w:tc>
          <w:tcPr>
            <w:tcW w:w="438" w:type="pct"/>
          </w:tcPr>
          <w:p w14:paraId="615732F4" w14:textId="6FD00761" w:rsidR="00FE0174" w:rsidRPr="00577A54" w:rsidDel="00357DD5" w:rsidRDefault="00FE0174" w:rsidP="0030339F">
            <w:pPr>
              <w:pStyle w:val="NoSpacing"/>
              <w:rPr>
                <w:del w:id="2531" w:author="Molly McEvilley" w:date="2023-06-27T07:50:00Z"/>
              </w:rPr>
            </w:pPr>
            <w:del w:id="2532"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533" w:author="Molly McEvilley" w:date="2023-06-27T07:50:00Z"/>
                <w:rFonts w:ascii="Open Sans" w:hAnsi="Open Sans" w:cs="Open Sans"/>
              </w:rPr>
            </w:pPr>
            <w:del w:id="2534"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535" w:author="Molly McEvilley" w:date="2023-06-27T07:50:00Z"/>
              </w:rPr>
            </w:pPr>
            <w:del w:id="2536"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537" w:author="Molly McEvilley" w:date="2023-06-27T07:50:00Z"/>
              </w:rPr>
            </w:pPr>
            <w:del w:id="2538"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539" w:author="Molly McEvilley" w:date="2023-06-27T07:50:00Z"/>
        </w:trPr>
        <w:tc>
          <w:tcPr>
            <w:tcW w:w="438" w:type="pct"/>
          </w:tcPr>
          <w:p w14:paraId="7C202115" w14:textId="6E802C57" w:rsidR="00FE0174" w:rsidRPr="00577A54" w:rsidDel="00357DD5" w:rsidRDefault="00FE0174" w:rsidP="0030339F">
            <w:pPr>
              <w:pStyle w:val="NoSpacing"/>
              <w:rPr>
                <w:del w:id="2540" w:author="Molly McEvilley" w:date="2023-06-27T07:50:00Z"/>
              </w:rPr>
            </w:pPr>
            <w:del w:id="2541"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542" w:author="Molly McEvilley" w:date="2023-06-27T07:50:00Z"/>
                <w:rFonts w:ascii="Open Sans" w:hAnsi="Open Sans" w:cs="Open Sans"/>
              </w:rPr>
            </w:pPr>
            <w:del w:id="2543"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544" w:author="Molly McEvilley" w:date="2023-06-27T07:50:00Z"/>
              </w:rPr>
            </w:pPr>
            <w:del w:id="2545"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546" w:author="Molly McEvilley" w:date="2023-06-27T07:50:00Z"/>
              </w:rPr>
            </w:pPr>
            <w:del w:id="2547"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548" w:author="Molly McEvilley" w:date="2023-06-27T07:50:00Z"/>
        </w:trPr>
        <w:tc>
          <w:tcPr>
            <w:tcW w:w="438" w:type="pct"/>
          </w:tcPr>
          <w:p w14:paraId="5389163E" w14:textId="3E0B22C2" w:rsidR="00FE0174" w:rsidRPr="00577A54" w:rsidDel="00357DD5" w:rsidRDefault="00FE0174" w:rsidP="0030339F">
            <w:pPr>
              <w:pStyle w:val="NoSpacing"/>
              <w:rPr>
                <w:del w:id="2549" w:author="Molly McEvilley" w:date="2023-06-27T07:50:00Z"/>
              </w:rPr>
            </w:pPr>
            <w:del w:id="2550"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551" w:author="Molly McEvilley" w:date="2023-06-27T07:50:00Z"/>
                <w:rFonts w:ascii="Open Sans" w:hAnsi="Open Sans" w:cs="Open Sans"/>
              </w:rPr>
            </w:pPr>
            <w:del w:id="2552"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553" w:author="Molly McEvilley" w:date="2023-06-20T13:00:00Z">
              <w:r w:rsidRPr="00FA4E13" w:rsidDel="00BE3628">
                <w:rPr>
                  <w:i/>
                </w:rPr>
                <w:delText>Other</w:delText>
              </w:r>
            </w:del>
            <w:del w:id="2554"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555" w:author="Molly McEvilley" w:date="2023-06-27T07:50:00Z"/>
              </w:rPr>
            </w:pPr>
            <w:del w:id="2556"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557" w:author="Molly McEvilley" w:date="2023-06-27T07:50:00Z"/>
              </w:rPr>
            </w:pPr>
            <w:del w:id="2558"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559" w:author="Molly McEvilley" w:date="2023-06-27T07:50:00Z"/>
        </w:trPr>
        <w:tc>
          <w:tcPr>
            <w:tcW w:w="438" w:type="pct"/>
          </w:tcPr>
          <w:p w14:paraId="4C660948" w14:textId="2F5AAF72" w:rsidR="00FE0174" w:rsidRPr="00577A54" w:rsidDel="00357DD5" w:rsidRDefault="00FE0174" w:rsidP="0030339F">
            <w:pPr>
              <w:pStyle w:val="NoSpacing"/>
              <w:rPr>
                <w:del w:id="2560" w:author="Molly McEvilley" w:date="2023-06-27T07:50:00Z"/>
              </w:rPr>
            </w:pPr>
            <w:del w:id="2561"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562" w:author="Molly McEvilley" w:date="2023-06-27T07:50:00Z"/>
                <w:iCs/>
              </w:rPr>
            </w:pPr>
            <w:del w:id="2563"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564" w:author="Molly McEvilley" w:date="2023-06-27T07:50:00Z"/>
              </w:rPr>
            </w:pPr>
            <w:del w:id="2565"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566" w:author="Molly McEvilley" w:date="2023-06-27T07:50:00Z"/>
              </w:rPr>
            </w:pPr>
            <w:del w:id="2567" w:author="Molly McEvilley" w:date="2023-06-27T07:50:00Z">
              <w:r w:rsidDel="00357DD5">
                <w:delText>Missing/invalid</w:delText>
              </w:r>
            </w:del>
          </w:p>
        </w:tc>
      </w:tr>
    </w:tbl>
    <w:p w14:paraId="09CC5A21" w14:textId="70BDD328" w:rsidR="00FE0174" w:rsidDel="00357DD5" w:rsidRDefault="00FE0174" w:rsidP="00FE0174">
      <w:pPr>
        <w:rPr>
          <w:del w:id="2568" w:author="Molly McEvilley" w:date="2023-06-27T07:50:00Z"/>
          <w:b/>
          <w:bCs/>
        </w:rPr>
      </w:pPr>
      <w:del w:id="2569"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57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571" w:author="Molly McEvilley" w:date="2023-06-27T07:50:00Z"/>
                <w:rFonts w:ascii="Calibri" w:hAnsi="Calibri" w:cs="Calibri"/>
                <w:color w:val="000000"/>
              </w:rPr>
            </w:pPr>
            <w:del w:id="2572"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573" w:author="Molly McEvilley" w:date="2023-06-27T07:50:00Z"/>
                <w:rFonts w:ascii="Calibri" w:hAnsi="Calibri" w:cs="Calibri"/>
                <w:bCs w:val="0"/>
                <w:color w:val="000000"/>
              </w:rPr>
            </w:pPr>
            <w:del w:id="2574"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57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576" w:author="Molly McEvilley" w:date="2023-06-27T07:50:00Z"/>
                <w:rFonts w:ascii="Calibri" w:hAnsi="Calibri" w:cs="Calibri"/>
                <w:color w:val="000000"/>
              </w:rPr>
            </w:pPr>
            <w:del w:id="2577"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78" w:author="Molly McEvilley" w:date="2023-06-27T07:50:00Z"/>
                <w:rFonts w:ascii="Calibri" w:hAnsi="Calibri" w:cs="Calibri"/>
                <w:color w:val="000000"/>
              </w:rPr>
            </w:pPr>
            <w:del w:id="2579"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58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581" w:author="Molly McEvilley" w:date="2023-06-27T07:50:00Z"/>
                <w:rFonts w:ascii="Calibri" w:hAnsi="Calibri" w:cs="Calibri"/>
                <w:color w:val="000000"/>
              </w:rPr>
            </w:pPr>
            <w:del w:id="2582"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83" w:author="Molly McEvilley" w:date="2023-06-27T07:50:00Z"/>
                <w:rFonts w:ascii="Calibri" w:hAnsi="Calibri" w:cs="Calibri"/>
                <w:color w:val="000000"/>
              </w:rPr>
            </w:pPr>
            <w:del w:id="2584"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58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586" w:author="Molly McEvilley" w:date="2023-06-27T07:50:00Z"/>
                <w:rFonts w:ascii="Calibri" w:hAnsi="Calibri" w:cs="Calibri"/>
                <w:color w:val="000000"/>
              </w:rPr>
            </w:pPr>
            <w:del w:id="2587"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88" w:author="Molly McEvilley" w:date="2023-06-27T07:50:00Z"/>
                <w:rFonts w:ascii="Calibri" w:hAnsi="Calibri" w:cs="Calibri"/>
                <w:color w:val="000000"/>
              </w:rPr>
            </w:pPr>
            <w:del w:id="2589"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59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591" w:author="Molly McEvilley" w:date="2023-06-27T07:50:00Z"/>
                <w:rFonts w:ascii="Calibri" w:hAnsi="Calibri" w:cs="Calibri"/>
                <w:color w:val="000000"/>
              </w:rPr>
            </w:pPr>
            <w:del w:id="2592"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593" w:author="Molly McEvilley" w:date="2023-06-27T07:50:00Z"/>
                <w:rFonts w:ascii="Calibri" w:hAnsi="Calibri" w:cs="Calibri"/>
                <w:color w:val="000000"/>
              </w:rPr>
            </w:pPr>
            <w:del w:id="2594"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59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596" w:author="Molly McEvilley" w:date="2023-06-27T07:50:00Z"/>
                <w:rFonts w:ascii="Calibri" w:hAnsi="Calibri" w:cs="Calibri"/>
                <w:color w:val="000000"/>
              </w:rPr>
            </w:pPr>
            <w:del w:id="2597"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598" w:author="Molly McEvilley" w:date="2023-06-27T07:50:00Z"/>
                <w:rFonts w:ascii="Calibri" w:hAnsi="Calibri" w:cs="Calibri"/>
                <w:color w:val="000000"/>
              </w:rPr>
            </w:pPr>
            <w:del w:id="2599"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60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601" w:author="Molly McEvilley" w:date="2023-06-27T07:50:00Z"/>
                <w:rFonts w:ascii="Calibri" w:hAnsi="Calibri" w:cs="Calibri"/>
                <w:color w:val="000000"/>
              </w:rPr>
            </w:pPr>
            <w:del w:id="2602"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03" w:author="Molly McEvilley" w:date="2023-06-27T07:50:00Z"/>
                <w:rFonts w:ascii="Calibri" w:hAnsi="Calibri" w:cs="Calibri"/>
                <w:color w:val="000000"/>
              </w:rPr>
            </w:pPr>
            <w:del w:id="2604"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60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606" w:author="Molly McEvilley" w:date="2023-06-27T07:50:00Z"/>
                <w:rFonts w:ascii="Calibri" w:hAnsi="Calibri" w:cs="Calibri"/>
                <w:color w:val="000000"/>
              </w:rPr>
            </w:pPr>
            <w:del w:id="2607"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08" w:author="Molly McEvilley" w:date="2023-06-27T07:50:00Z"/>
                <w:rFonts w:ascii="Calibri" w:hAnsi="Calibri" w:cs="Calibri"/>
                <w:color w:val="000000"/>
              </w:rPr>
            </w:pPr>
            <w:del w:id="2609"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61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611" w:author="Molly McEvilley" w:date="2023-06-27T07:50:00Z"/>
                <w:rFonts w:ascii="Calibri" w:hAnsi="Calibri" w:cs="Calibri"/>
                <w:color w:val="000000"/>
              </w:rPr>
            </w:pPr>
            <w:del w:id="2612"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13" w:author="Molly McEvilley" w:date="2023-06-27T07:50:00Z"/>
                <w:rFonts w:ascii="Calibri" w:hAnsi="Calibri" w:cs="Calibri"/>
                <w:color w:val="000000"/>
              </w:rPr>
            </w:pPr>
            <w:del w:id="2614"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61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616" w:author="Molly McEvilley" w:date="2023-06-27T07:50:00Z"/>
                <w:rFonts w:ascii="Calibri" w:hAnsi="Calibri" w:cs="Calibri"/>
                <w:color w:val="000000"/>
              </w:rPr>
            </w:pPr>
            <w:del w:id="2617"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18" w:author="Molly McEvilley" w:date="2023-06-27T07:50:00Z"/>
                <w:rFonts w:ascii="Calibri" w:hAnsi="Calibri" w:cs="Calibri"/>
                <w:color w:val="000000"/>
              </w:rPr>
            </w:pPr>
            <w:del w:id="2619"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62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621" w:author="Molly McEvilley" w:date="2023-06-27T07:50:00Z"/>
                <w:rFonts w:ascii="Calibri" w:hAnsi="Calibri" w:cs="Calibri"/>
                <w:color w:val="000000"/>
              </w:rPr>
            </w:pPr>
            <w:del w:id="2622"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23" w:author="Molly McEvilley" w:date="2023-06-27T07:50:00Z"/>
                <w:rFonts w:ascii="Calibri" w:hAnsi="Calibri" w:cs="Calibri"/>
                <w:color w:val="000000"/>
              </w:rPr>
            </w:pPr>
            <w:del w:id="2624"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62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626" w:author="Molly McEvilley" w:date="2023-06-27T07:50:00Z"/>
                <w:rFonts w:ascii="Calibri" w:hAnsi="Calibri" w:cs="Calibri"/>
                <w:color w:val="000000"/>
              </w:rPr>
            </w:pPr>
            <w:del w:id="2627"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28" w:author="Molly McEvilley" w:date="2023-06-27T07:50:00Z"/>
                <w:rFonts w:ascii="Calibri" w:hAnsi="Calibri" w:cs="Calibri"/>
                <w:color w:val="000000"/>
              </w:rPr>
            </w:pPr>
            <w:del w:id="2629"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63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631" w:author="Molly McEvilley" w:date="2023-06-27T07:50:00Z"/>
                <w:rFonts w:ascii="Calibri" w:hAnsi="Calibri" w:cs="Calibri"/>
                <w:color w:val="000000"/>
              </w:rPr>
            </w:pPr>
            <w:del w:id="2632"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33" w:author="Molly McEvilley" w:date="2023-06-27T07:50:00Z"/>
                <w:rFonts w:ascii="Calibri" w:hAnsi="Calibri" w:cs="Calibri"/>
                <w:color w:val="000000"/>
              </w:rPr>
            </w:pPr>
            <w:del w:id="2634"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63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636" w:author="Molly McEvilley" w:date="2023-06-27T07:50:00Z"/>
                <w:rFonts w:ascii="Calibri" w:hAnsi="Calibri" w:cs="Calibri"/>
                <w:color w:val="000000"/>
              </w:rPr>
            </w:pPr>
            <w:del w:id="2637"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38" w:author="Molly McEvilley" w:date="2023-06-27T07:50:00Z"/>
                <w:rFonts w:ascii="Calibri" w:hAnsi="Calibri" w:cs="Calibri"/>
                <w:color w:val="000000"/>
              </w:rPr>
            </w:pPr>
            <w:del w:id="2639"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64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641" w:author="Molly McEvilley" w:date="2023-06-27T07:50:00Z"/>
                <w:rFonts w:ascii="Calibri" w:hAnsi="Calibri" w:cs="Calibri"/>
                <w:color w:val="000000"/>
              </w:rPr>
            </w:pPr>
            <w:del w:id="2642"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43" w:author="Molly McEvilley" w:date="2023-06-27T07:50:00Z"/>
                <w:rFonts w:ascii="Calibri" w:hAnsi="Calibri" w:cs="Calibri"/>
                <w:color w:val="000000"/>
              </w:rPr>
            </w:pPr>
            <w:del w:id="2644"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64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646" w:author="Molly McEvilley" w:date="2023-06-27T07:50:00Z"/>
                <w:rFonts w:ascii="Calibri" w:hAnsi="Calibri" w:cs="Calibri"/>
                <w:color w:val="000000"/>
              </w:rPr>
            </w:pPr>
            <w:del w:id="2647"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48" w:author="Molly McEvilley" w:date="2023-06-27T07:50:00Z"/>
                <w:rFonts w:ascii="Calibri" w:hAnsi="Calibri" w:cs="Calibri"/>
                <w:color w:val="000000"/>
              </w:rPr>
            </w:pPr>
            <w:del w:id="2649"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65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651" w:author="Molly McEvilley" w:date="2023-06-27T07:50:00Z"/>
                <w:rFonts w:ascii="Calibri" w:hAnsi="Calibri" w:cs="Calibri"/>
                <w:color w:val="000000"/>
              </w:rPr>
            </w:pPr>
            <w:del w:id="2652"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53" w:author="Molly McEvilley" w:date="2023-06-27T07:50:00Z"/>
                <w:rFonts w:ascii="Calibri" w:hAnsi="Calibri" w:cs="Calibri"/>
                <w:color w:val="000000"/>
              </w:rPr>
            </w:pPr>
            <w:del w:id="2654"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65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656" w:author="Molly McEvilley" w:date="2023-06-27T07:50:00Z"/>
                <w:rFonts w:ascii="Calibri" w:hAnsi="Calibri" w:cs="Calibri"/>
                <w:color w:val="000000"/>
              </w:rPr>
            </w:pPr>
            <w:del w:id="2657"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58" w:author="Molly McEvilley" w:date="2023-06-27T07:50:00Z"/>
                <w:rFonts w:ascii="Calibri" w:hAnsi="Calibri" w:cs="Calibri"/>
                <w:color w:val="000000"/>
              </w:rPr>
            </w:pPr>
            <w:del w:id="2659"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66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661" w:author="Molly McEvilley" w:date="2023-06-27T07:50:00Z"/>
                <w:rFonts w:ascii="Calibri" w:hAnsi="Calibri" w:cs="Calibri"/>
                <w:color w:val="000000"/>
              </w:rPr>
            </w:pPr>
            <w:del w:id="2662"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63" w:author="Molly McEvilley" w:date="2023-06-27T07:50:00Z"/>
                <w:rFonts w:ascii="Calibri" w:hAnsi="Calibri" w:cs="Calibri"/>
                <w:color w:val="000000"/>
              </w:rPr>
            </w:pPr>
            <w:del w:id="2664"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66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666" w:author="Molly McEvilley" w:date="2023-06-27T07:50:00Z"/>
                <w:rFonts w:ascii="Calibri" w:hAnsi="Calibri" w:cs="Calibri"/>
                <w:color w:val="000000"/>
              </w:rPr>
            </w:pPr>
            <w:del w:id="2667"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68" w:author="Molly McEvilley" w:date="2023-06-27T07:50:00Z"/>
                <w:rFonts w:ascii="Calibri" w:hAnsi="Calibri" w:cs="Calibri"/>
                <w:color w:val="000000"/>
              </w:rPr>
            </w:pPr>
            <w:del w:id="2669"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67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671" w:author="Molly McEvilley" w:date="2023-06-27T07:50:00Z"/>
                <w:rFonts w:ascii="Calibri" w:hAnsi="Calibri" w:cs="Calibri"/>
                <w:color w:val="000000"/>
              </w:rPr>
            </w:pPr>
            <w:del w:id="2672"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73" w:author="Molly McEvilley" w:date="2023-06-27T07:50:00Z"/>
                <w:rFonts w:ascii="Calibri" w:hAnsi="Calibri" w:cs="Calibri"/>
                <w:color w:val="000000"/>
              </w:rPr>
            </w:pPr>
            <w:del w:id="2674"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67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676" w:author="Molly McEvilley" w:date="2023-06-27T07:50:00Z"/>
                <w:rFonts w:ascii="Calibri" w:hAnsi="Calibri" w:cs="Calibri"/>
                <w:color w:val="000000"/>
              </w:rPr>
            </w:pPr>
            <w:del w:id="2677"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78" w:author="Molly McEvilley" w:date="2023-06-27T07:50:00Z"/>
                <w:rFonts w:ascii="Calibri" w:hAnsi="Calibri" w:cs="Calibri"/>
                <w:color w:val="000000"/>
              </w:rPr>
            </w:pPr>
            <w:del w:id="2679"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68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681" w:author="Molly McEvilley" w:date="2023-06-27T07:50:00Z"/>
                <w:rFonts w:ascii="Calibri" w:hAnsi="Calibri" w:cs="Calibri"/>
                <w:color w:val="000000"/>
              </w:rPr>
            </w:pPr>
            <w:del w:id="2682" w:author="Molly McEvilley" w:date="2023-06-27T07:50:00Z">
              <w:r w:rsidRPr="00D95273" w:rsidDel="00357DD5">
                <w:rPr>
                  <w:rFonts w:ascii="Calibri" w:hAnsi="Calibri" w:cs="Calibri"/>
                  <w:color w:val="000000"/>
                </w:rPr>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83" w:author="Molly McEvilley" w:date="2023-06-27T07:50:00Z"/>
                <w:rFonts w:ascii="Calibri" w:hAnsi="Calibri" w:cs="Calibri"/>
                <w:color w:val="000000"/>
              </w:rPr>
            </w:pPr>
            <w:del w:id="2684"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68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686" w:author="Molly McEvilley" w:date="2023-06-27T07:50:00Z"/>
                <w:rFonts w:ascii="Calibri" w:hAnsi="Calibri" w:cs="Calibri"/>
                <w:color w:val="000000"/>
              </w:rPr>
            </w:pPr>
            <w:del w:id="2687"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88" w:author="Molly McEvilley" w:date="2023-06-27T07:50:00Z"/>
                <w:rFonts w:ascii="Calibri" w:hAnsi="Calibri" w:cs="Calibri"/>
                <w:color w:val="000000"/>
              </w:rPr>
            </w:pPr>
            <w:del w:id="2689"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69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691" w:author="Molly McEvilley" w:date="2023-06-27T07:50:00Z"/>
                <w:rFonts w:ascii="Calibri" w:hAnsi="Calibri" w:cs="Calibri"/>
                <w:color w:val="000000"/>
              </w:rPr>
            </w:pPr>
            <w:del w:id="2692"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93" w:author="Molly McEvilley" w:date="2023-06-27T07:50:00Z"/>
                <w:rFonts w:ascii="Calibri" w:hAnsi="Calibri" w:cs="Calibri"/>
                <w:color w:val="000000"/>
              </w:rPr>
            </w:pPr>
            <w:del w:id="2694"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69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696" w:author="Molly McEvilley" w:date="2023-06-27T07:50:00Z"/>
                <w:rFonts w:ascii="Calibri" w:hAnsi="Calibri" w:cs="Calibri"/>
                <w:color w:val="000000"/>
              </w:rPr>
            </w:pPr>
            <w:del w:id="2697"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98" w:author="Molly McEvilley" w:date="2023-06-27T07:50:00Z"/>
                <w:rFonts w:ascii="Calibri" w:hAnsi="Calibri" w:cs="Calibri"/>
                <w:color w:val="000000"/>
              </w:rPr>
            </w:pPr>
            <w:del w:id="2699"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70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701" w:author="Molly McEvilley" w:date="2023-06-27T07:50:00Z"/>
                <w:rFonts w:ascii="Calibri" w:hAnsi="Calibri" w:cs="Calibri"/>
                <w:color w:val="000000"/>
              </w:rPr>
            </w:pPr>
            <w:del w:id="2702"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03" w:author="Molly McEvilley" w:date="2023-06-27T07:50:00Z"/>
                <w:rFonts w:ascii="Calibri" w:hAnsi="Calibri" w:cs="Calibri"/>
                <w:color w:val="000000"/>
              </w:rPr>
            </w:pPr>
            <w:del w:id="2704"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70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706" w:author="Molly McEvilley" w:date="2023-06-27T07:50:00Z"/>
                <w:rFonts w:ascii="Calibri" w:hAnsi="Calibri" w:cs="Calibri"/>
                <w:color w:val="000000"/>
              </w:rPr>
            </w:pPr>
            <w:del w:id="2707"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8" w:author="Molly McEvilley" w:date="2023-06-27T07:50:00Z"/>
                <w:rFonts w:ascii="Calibri" w:hAnsi="Calibri" w:cs="Calibri"/>
                <w:color w:val="000000"/>
              </w:rPr>
            </w:pPr>
            <w:del w:id="2709"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71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711" w:author="Molly McEvilley" w:date="2023-06-27T07:50:00Z"/>
                <w:rFonts w:ascii="Calibri" w:hAnsi="Calibri" w:cs="Calibri"/>
                <w:color w:val="000000"/>
              </w:rPr>
            </w:pPr>
            <w:del w:id="2712"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3" w:author="Molly McEvilley" w:date="2023-06-27T07:50:00Z"/>
                <w:rFonts w:ascii="Calibri" w:hAnsi="Calibri" w:cs="Calibri"/>
                <w:color w:val="000000"/>
              </w:rPr>
            </w:pPr>
            <w:del w:id="2714"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71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716" w:author="Molly McEvilley" w:date="2023-06-27T07:50:00Z"/>
                <w:rFonts w:ascii="Calibri" w:hAnsi="Calibri" w:cs="Calibri"/>
                <w:color w:val="000000"/>
              </w:rPr>
            </w:pPr>
            <w:del w:id="2717"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8" w:author="Molly McEvilley" w:date="2023-06-27T07:50:00Z"/>
                <w:rFonts w:ascii="Calibri" w:hAnsi="Calibri" w:cs="Calibri"/>
                <w:color w:val="000000"/>
              </w:rPr>
            </w:pPr>
            <w:del w:id="2719"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72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721" w:author="Molly McEvilley" w:date="2023-06-27T07:50:00Z"/>
                <w:rFonts w:ascii="Calibri" w:hAnsi="Calibri" w:cs="Calibri"/>
                <w:color w:val="000000"/>
              </w:rPr>
            </w:pPr>
            <w:del w:id="2722"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3" w:author="Molly McEvilley" w:date="2023-06-27T07:50:00Z"/>
                <w:rFonts w:ascii="Calibri" w:hAnsi="Calibri" w:cs="Calibri"/>
                <w:color w:val="000000"/>
              </w:rPr>
            </w:pPr>
            <w:del w:id="2724"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72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726" w:author="Molly McEvilley" w:date="2023-06-27T07:50:00Z"/>
                <w:rFonts w:ascii="Calibri" w:hAnsi="Calibri" w:cs="Calibri"/>
                <w:color w:val="000000"/>
              </w:rPr>
            </w:pPr>
            <w:del w:id="2727"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8" w:author="Molly McEvilley" w:date="2023-06-27T07:50:00Z"/>
                <w:rFonts w:ascii="Calibri" w:hAnsi="Calibri" w:cs="Calibri"/>
                <w:color w:val="000000"/>
              </w:rPr>
            </w:pPr>
            <w:del w:id="2729"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730"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731" w:author="Molly McEvilley" w:date="2023-06-27T07:50:00Z"/>
                <w:rFonts w:ascii="Calibri" w:hAnsi="Calibri" w:cs="Calibri"/>
                <w:color w:val="000000"/>
              </w:rPr>
            </w:pPr>
            <w:del w:id="2732"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33" w:author="Molly McEvilley" w:date="2023-06-27T07:50:00Z"/>
                <w:rFonts w:ascii="Calibri" w:hAnsi="Calibri" w:cs="Calibri"/>
                <w:color w:val="000000"/>
              </w:rPr>
            </w:pPr>
            <w:del w:id="2734"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735"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736" w:author="Molly McEvilley" w:date="2023-06-27T07:50:00Z"/>
                <w:rFonts w:ascii="Calibri" w:hAnsi="Calibri" w:cs="Calibri"/>
                <w:color w:val="000000"/>
              </w:rPr>
            </w:pPr>
            <w:del w:id="2737"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8" w:author="Molly McEvilley" w:date="2023-06-27T07:50:00Z"/>
                <w:rFonts w:ascii="Calibri" w:hAnsi="Calibri" w:cs="Calibri"/>
                <w:color w:val="000000"/>
              </w:rPr>
            </w:pPr>
            <w:del w:id="2739"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740" w:author="Molly McEvilley" w:date="2023-06-27T07:50:00Z"/>
        </w:rPr>
      </w:pPr>
      <w:del w:id="2741" w:author="Molly McEvilley" w:date="2023-06-27T07:50:00Z">
        <w:r w:rsidRPr="0088191A" w:rsidDel="00357DD5">
          <w:delText>Ethnicity</w:delText>
        </w:r>
      </w:del>
    </w:p>
    <w:p w14:paraId="6B2FE158" w14:textId="2029A684" w:rsidR="00EC52CD" w:rsidRPr="00A6067F" w:rsidDel="00357DD5" w:rsidRDefault="00EC52CD" w:rsidP="00910CAF">
      <w:pPr>
        <w:rPr>
          <w:del w:id="2742" w:author="Molly McEvilley" w:date="2023-06-27T07:50:00Z"/>
        </w:rPr>
      </w:pPr>
      <w:del w:id="2743"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744" w:author="Molly McEvilley" w:date="2023-06-27T07:50:00Z"/>
        </w:rPr>
      </w:pPr>
      <w:del w:id="2745"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74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747" w:author="Molly McEvilley" w:date="2023-06-27T07:50:00Z"/>
              </w:rPr>
            </w:pPr>
            <w:del w:id="2748"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49" w:author="Molly McEvilley" w:date="2023-06-27T07:50:00Z"/>
              </w:rPr>
            </w:pPr>
            <w:del w:id="2750"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51" w:author="Molly McEvilley" w:date="2023-06-27T07:50:00Z"/>
              </w:rPr>
            </w:pPr>
            <w:del w:id="2752"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53" w:author="Molly McEvilley" w:date="2023-06-27T07:50:00Z"/>
              </w:rPr>
            </w:pPr>
            <w:del w:id="2754"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75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756" w:author="Molly McEvilley" w:date="2023-06-27T07:50:00Z"/>
              </w:rPr>
            </w:pPr>
            <w:del w:id="2757"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58" w:author="Molly McEvilley" w:date="2023-06-27T07:50:00Z"/>
              </w:rPr>
            </w:pPr>
            <w:del w:id="2759"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760" w:author="Molly McEvilley" w:date="2023-06-27T07:50:00Z"/>
              </w:rPr>
            </w:pPr>
            <w:del w:id="2761"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62" w:author="Molly McEvilley" w:date="2023-06-27T07:50:00Z"/>
              </w:rPr>
            </w:pPr>
            <w:del w:id="2763"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764"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765" w:author="Molly McEvilley" w:date="2023-06-27T07:50:00Z"/>
              </w:rPr>
            </w:pPr>
            <w:del w:id="2766"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67" w:author="Molly McEvilley" w:date="2023-06-27T07:50:00Z"/>
              </w:rPr>
            </w:pPr>
            <w:del w:id="2768"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769" w:author="Molly McEvilley" w:date="2023-06-27T07:50:00Z"/>
              </w:rPr>
            </w:pPr>
            <w:del w:id="2770"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71" w:author="Molly McEvilley" w:date="2023-06-27T07:50:00Z"/>
              </w:rPr>
            </w:pPr>
            <w:del w:id="2772"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773"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774" w:author="Molly McEvilley" w:date="2023-06-27T07:50:00Z"/>
              </w:rPr>
            </w:pPr>
            <w:del w:id="2775"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6" w:author="Molly McEvilley" w:date="2023-06-27T07:50:00Z"/>
              </w:rPr>
            </w:pPr>
            <w:del w:id="2777"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78" w:author="Molly McEvilley" w:date="2023-06-27T07:50:00Z"/>
              </w:rPr>
            </w:pPr>
            <w:del w:id="2779"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80" w:author="Molly McEvilley" w:date="2023-06-27T07:50:00Z"/>
              </w:rPr>
            </w:pPr>
            <w:del w:id="2781"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782"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783" w:author="Molly McEvilley" w:date="2023-06-27T07:50:00Z"/>
              </w:rPr>
            </w:pPr>
            <w:del w:id="2784"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5" w:author="Molly McEvilley" w:date="2023-06-27T07:50:00Z"/>
              </w:rPr>
            </w:pPr>
            <w:del w:id="2786"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7" w:author="Molly McEvilley" w:date="2023-06-27T07:50:00Z"/>
              </w:rPr>
            </w:pPr>
            <w:del w:id="2788"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789" w:author="Molly McEvilley" w:date="2023-06-27T07:50:00Z"/>
              </w:rPr>
            </w:pPr>
            <w:del w:id="2790"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791"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792" w:author="Molly McEvilley" w:date="2023-06-27T07:50:00Z"/>
              </w:rPr>
            </w:pPr>
            <w:del w:id="2793"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94" w:author="Molly McEvilley" w:date="2023-06-27T07:50:00Z"/>
              </w:rPr>
            </w:pPr>
            <w:del w:id="2795"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96" w:author="Molly McEvilley" w:date="2023-06-27T07:50:00Z"/>
              </w:rPr>
            </w:pPr>
            <w:del w:id="2797"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798" w:author="Molly McEvilley" w:date="2023-06-27T07:50:00Z"/>
              </w:rPr>
            </w:pPr>
            <w:del w:id="2799"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00" w:author="Molly McEvilley" w:date="2023-06-20T13:39:00Z">
              <w:r w:rsidRPr="000744FD" w:rsidDel="00F940B6">
                <w:delText>Client doesn't know/refused</w:delText>
              </w:r>
            </w:del>
            <w:ins w:id="2801" w:author="Molly McEvilley" w:date="2023-06-20T13:39:00Z">
              <w:r w:rsidR="00F940B6">
                <w:t>Data not provided</w:t>
              </w:r>
            </w:ins>
            <w:ins w:id="2802"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03" w:author="Molly McEvilley" w:date="2023-05-09T15:57:00Z">
              <w:r w:rsidRPr="000744FD" w:rsidDel="00CD6807">
                <w:delText>Client refused</w:delText>
              </w:r>
            </w:del>
            <w:ins w:id="2804"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05" w:author="Molly McEvilley" w:date="2023-06-20T13:39:00Z">
              <w:r w:rsidRPr="000744FD" w:rsidDel="00F940B6">
                <w:delText>Client doesn't know/refused</w:delText>
              </w:r>
            </w:del>
            <w:ins w:id="2806" w:author="Molly McEvilley" w:date="2023-06-20T13:39:00Z">
              <w:r w:rsidR="00F940B6">
                <w:t>Data not provided</w:t>
              </w:r>
            </w:ins>
            <w:ins w:id="2807"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08" w:author="Molly McEvilley" w:date="2023-07-01T13:42:00Z">
              <w:r w:rsidRPr="000744FD" w:rsidDel="00FC4396">
                <w:delText>Missing</w:delText>
              </w:r>
            </w:del>
            <w:ins w:id="2809" w:author="Molly McEvilley" w:date="2023-07-01T13:42:00Z">
              <w:r w:rsidR="00FC4396">
                <w:t>Data missing or invalid</w:t>
              </w:r>
            </w:ins>
          </w:p>
        </w:tc>
      </w:tr>
    </w:tbl>
    <w:p w14:paraId="584FF35C" w14:textId="77777777" w:rsidR="00FA3CC3" w:rsidRDefault="00FA3CC3" w:rsidP="00FA3CC3">
      <w:pPr>
        <w:pStyle w:val="Heading4"/>
        <w:rPr>
          <w:ins w:id="2810" w:author="Molly McEvilley" w:date="2023-07-01T10:43:00Z"/>
        </w:rPr>
      </w:pPr>
      <w:ins w:id="2811" w:author="Molly McEvilley" w:date="2023-07-01T10:43:00Z">
        <w:r>
          <w:t>HIV</w:t>
        </w:r>
      </w:ins>
    </w:p>
    <w:p w14:paraId="0E37F1E8" w14:textId="77777777" w:rsidR="00FA3CC3" w:rsidRDefault="00FA3CC3" w:rsidP="00FA3CC3">
      <w:pPr>
        <w:rPr>
          <w:ins w:id="2812" w:author="Molly McEvilley" w:date="2023-07-01T10:43:00Z"/>
        </w:rPr>
      </w:pPr>
      <w:ins w:id="2813" w:author="Molly McEvilley" w:date="2023-07-01T10:43:00Z">
        <w:r>
          <w:t xml:space="preserve">Set </w:t>
        </w:r>
        <w:r>
          <w:rPr>
            <w:b/>
            <w:bCs/>
          </w:rPr>
          <w:t>HIV</w:t>
        </w:r>
        <w:r>
          <w:t xml:space="preserve"> = -1 for:</w:t>
        </w:r>
      </w:ins>
    </w:p>
    <w:p w14:paraId="134810D3" w14:textId="77777777" w:rsidR="00FA3CC3" w:rsidRDefault="00FA3CC3" w:rsidP="00777E3F">
      <w:pPr>
        <w:pStyle w:val="ListParagraph"/>
        <w:numPr>
          <w:ilvl w:val="0"/>
          <w:numId w:val="86"/>
        </w:numPr>
        <w:rPr>
          <w:ins w:id="2814" w:author="Molly McEvilley" w:date="2023-07-01T10:43:00Z"/>
        </w:rPr>
      </w:pPr>
      <w:ins w:id="2815"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777E3F">
      <w:pPr>
        <w:pStyle w:val="ListParagraph"/>
        <w:numPr>
          <w:ilvl w:val="0"/>
          <w:numId w:val="86"/>
        </w:numPr>
        <w:rPr>
          <w:ins w:id="2816" w:author="Molly McEvilley" w:date="2023-07-01T10:43:00Z"/>
        </w:rPr>
      </w:pPr>
      <w:ins w:id="2817" w:author="Molly McEvilley" w:date="2023-07-01T10:43:00Z">
        <w:r>
          <w:lastRenderedPageBreak/>
          <w:t>People under 18.</w:t>
        </w:r>
      </w:ins>
    </w:p>
    <w:p w14:paraId="55EA1B97" w14:textId="77777777" w:rsidR="00FA3CC3" w:rsidRPr="002D65E4" w:rsidRDefault="00FA3CC3" w:rsidP="00FA3CC3">
      <w:pPr>
        <w:rPr>
          <w:ins w:id="2818" w:author="Molly McEvilley" w:date="2023-07-01T10:43:00Z"/>
        </w:rPr>
      </w:pPr>
      <w:ins w:id="2819" w:author="Molly McEvilley" w:date="2023-07-01T10:43: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777E3F">
      <w:pPr>
        <w:pStyle w:val="ListParagraph"/>
        <w:numPr>
          <w:ilvl w:val="0"/>
          <w:numId w:val="87"/>
        </w:numPr>
        <w:rPr>
          <w:ins w:id="2820" w:author="Molly McEvilley" w:date="2023-07-01T10:43:00Z"/>
        </w:rPr>
      </w:pPr>
      <w:ins w:id="2821"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777E3F">
      <w:pPr>
        <w:pStyle w:val="ListParagraph"/>
        <w:numPr>
          <w:ilvl w:val="0"/>
          <w:numId w:val="87"/>
        </w:numPr>
        <w:rPr>
          <w:ins w:id="2822" w:author="Molly McEvilley" w:date="2023-07-01T10:43:00Z"/>
        </w:rPr>
      </w:pPr>
      <w:ins w:id="2823" w:author="Molly McEvilley" w:date="2023-07-01T10:43:00Z">
        <w:r w:rsidRPr="00D43959">
          <w:rPr>
            <w:i/>
            <w:iCs/>
          </w:rPr>
          <w:t>DisabilityType</w:t>
        </w:r>
        <w:r>
          <w:t xml:space="preserve"> = 8</w:t>
        </w:r>
      </w:ins>
    </w:p>
    <w:p w14:paraId="20B2E88C" w14:textId="77777777" w:rsidR="00FA3CC3" w:rsidRDefault="00FA3CC3" w:rsidP="00777E3F">
      <w:pPr>
        <w:pStyle w:val="ListParagraph"/>
        <w:numPr>
          <w:ilvl w:val="0"/>
          <w:numId w:val="87"/>
        </w:numPr>
        <w:rPr>
          <w:ins w:id="2824" w:author="Molly McEvilley" w:date="2023-07-01T10:43:00Z"/>
        </w:rPr>
      </w:pPr>
      <w:ins w:id="2825" w:author="Molly McEvilley" w:date="2023-07-01T10:43:00Z">
        <w:r w:rsidRPr="00D43959">
          <w:rPr>
            <w:i/>
            <w:iCs/>
          </w:rPr>
          <w:t xml:space="preserve">DisabilityResponse </w:t>
        </w:r>
        <w:r>
          <w:t>= 1</w:t>
        </w:r>
      </w:ins>
    </w:p>
    <w:p w14:paraId="0A8FF810" w14:textId="77777777" w:rsidR="00FA3CC3" w:rsidRPr="00E62066" w:rsidRDefault="00FA3CC3" w:rsidP="00FA3CC3">
      <w:pPr>
        <w:rPr>
          <w:ins w:id="2826" w:author="Molly McEvilley" w:date="2023-07-01T10:43:00Z"/>
        </w:rPr>
      </w:pPr>
      <w:ins w:id="2827"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828" w:author="Molly McEvilley" w:date="2023-07-01T10:36:00Z"/>
        </w:rPr>
      </w:pPr>
      <w:ins w:id="2829" w:author="Molly McEvilley" w:date="2023-07-01T10:36:00Z">
        <w:r>
          <w:t>SMI</w:t>
        </w:r>
      </w:ins>
    </w:p>
    <w:p w14:paraId="22862A86" w14:textId="77777777" w:rsidR="00B93233" w:rsidRDefault="00B93233" w:rsidP="00B93233">
      <w:pPr>
        <w:rPr>
          <w:ins w:id="2830" w:author="Molly McEvilley" w:date="2023-07-01T10:36:00Z"/>
        </w:rPr>
      </w:pPr>
      <w:ins w:id="2831" w:author="Molly McEvilley" w:date="2023-07-01T10:36:00Z">
        <w:r>
          <w:t xml:space="preserve">Set </w:t>
        </w:r>
        <w:r w:rsidRPr="00D43959">
          <w:rPr>
            <w:b/>
            <w:bCs/>
          </w:rPr>
          <w:t>SMI</w:t>
        </w:r>
        <w:r>
          <w:t xml:space="preserve"> = -1 for:</w:t>
        </w:r>
      </w:ins>
    </w:p>
    <w:p w14:paraId="101A0C42" w14:textId="77777777" w:rsidR="00B93233" w:rsidRDefault="00B93233" w:rsidP="00777E3F">
      <w:pPr>
        <w:pStyle w:val="ListParagraph"/>
        <w:numPr>
          <w:ilvl w:val="0"/>
          <w:numId w:val="86"/>
        </w:numPr>
        <w:rPr>
          <w:ins w:id="2832" w:author="Molly McEvilley" w:date="2023-07-01T10:36:00Z"/>
        </w:rPr>
      </w:pPr>
      <w:ins w:id="2833"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777E3F">
      <w:pPr>
        <w:pStyle w:val="ListParagraph"/>
        <w:numPr>
          <w:ilvl w:val="0"/>
          <w:numId w:val="86"/>
        </w:numPr>
        <w:rPr>
          <w:ins w:id="2834" w:author="Molly McEvilley" w:date="2023-07-01T10:36:00Z"/>
        </w:rPr>
      </w:pPr>
      <w:ins w:id="2835" w:author="Molly McEvilley" w:date="2023-07-01T10:36:00Z">
        <w:r>
          <w:t>People under 18.</w:t>
        </w:r>
      </w:ins>
    </w:p>
    <w:p w14:paraId="1F51A339" w14:textId="77777777" w:rsidR="00B93233" w:rsidRPr="002D65E4" w:rsidRDefault="00B93233" w:rsidP="00B93233">
      <w:pPr>
        <w:rPr>
          <w:ins w:id="2836" w:author="Molly McEvilley" w:date="2023-07-01T10:36:00Z"/>
        </w:rPr>
      </w:pPr>
      <w:ins w:id="2837"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777E3F">
      <w:pPr>
        <w:pStyle w:val="ListParagraph"/>
        <w:numPr>
          <w:ilvl w:val="0"/>
          <w:numId w:val="87"/>
        </w:numPr>
        <w:rPr>
          <w:ins w:id="2838" w:author="Molly McEvilley" w:date="2023-07-01T10:36:00Z"/>
        </w:rPr>
      </w:pPr>
      <w:ins w:id="2839"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777E3F">
      <w:pPr>
        <w:pStyle w:val="ListParagraph"/>
        <w:numPr>
          <w:ilvl w:val="0"/>
          <w:numId w:val="87"/>
        </w:numPr>
        <w:rPr>
          <w:ins w:id="2840" w:author="Molly McEvilley" w:date="2023-07-01T10:36:00Z"/>
        </w:rPr>
      </w:pPr>
      <w:ins w:id="2841" w:author="Molly McEvilley" w:date="2023-07-01T10:36:00Z">
        <w:r w:rsidRPr="00D43959">
          <w:rPr>
            <w:i/>
            <w:iCs/>
          </w:rPr>
          <w:t>DisabilityType</w:t>
        </w:r>
        <w:r>
          <w:t xml:space="preserve"> = 9</w:t>
        </w:r>
      </w:ins>
    </w:p>
    <w:p w14:paraId="5F4C0D6A" w14:textId="77777777" w:rsidR="00B93233" w:rsidRDefault="00B93233" w:rsidP="00777E3F">
      <w:pPr>
        <w:pStyle w:val="ListParagraph"/>
        <w:numPr>
          <w:ilvl w:val="0"/>
          <w:numId w:val="87"/>
        </w:numPr>
        <w:rPr>
          <w:ins w:id="2842" w:author="Molly McEvilley" w:date="2023-07-01T10:36:00Z"/>
        </w:rPr>
      </w:pPr>
      <w:ins w:id="2843" w:author="Molly McEvilley" w:date="2023-07-01T10:36:00Z">
        <w:r w:rsidRPr="00D43959">
          <w:rPr>
            <w:i/>
            <w:iCs/>
          </w:rPr>
          <w:t xml:space="preserve">DisabilityResponse </w:t>
        </w:r>
        <w:r>
          <w:t>= 1</w:t>
        </w:r>
      </w:ins>
    </w:p>
    <w:p w14:paraId="03AB8A7B" w14:textId="77777777" w:rsidR="00B93233" w:rsidRDefault="00B93233" w:rsidP="00777E3F">
      <w:pPr>
        <w:pStyle w:val="ListParagraph"/>
        <w:numPr>
          <w:ilvl w:val="0"/>
          <w:numId w:val="87"/>
        </w:numPr>
        <w:rPr>
          <w:ins w:id="2844" w:author="Molly McEvilley" w:date="2023-07-01T10:36:00Z"/>
        </w:rPr>
      </w:pPr>
      <w:ins w:id="2845" w:author="Molly McEvilley" w:date="2023-07-01T10:36:00Z">
        <w:r w:rsidRPr="00D43959">
          <w:rPr>
            <w:i/>
            <w:iCs/>
          </w:rPr>
          <w:t>IndefiniteAndImpairs</w:t>
        </w:r>
        <w:r>
          <w:t xml:space="preserve"> = 1</w:t>
        </w:r>
      </w:ins>
    </w:p>
    <w:p w14:paraId="66EC4488" w14:textId="77777777" w:rsidR="00B93233" w:rsidRPr="006F68AD" w:rsidRDefault="00B93233" w:rsidP="00B93233">
      <w:pPr>
        <w:rPr>
          <w:ins w:id="2846" w:author="Molly McEvilley" w:date="2023-07-01T10:36:00Z"/>
        </w:rPr>
      </w:pPr>
      <w:ins w:id="2847"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848" w:author="Molly McEvilley" w:date="2023-07-01T10:36:00Z"/>
        </w:rPr>
      </w:pPr>
      <w:ins w:id="2849" w:author="Molly McEvilley" w:date="2023-07-01T10:36:00Z">
        <w:r>
          <w:t>SUD</w:t>
        </w:r>
      </w:ins>
    </w:p>
    <w:p w14:paraId="629F6784" w14:textId="77777777" w:rsidR="00B93233" w:rsidRDefault="00B93233" w:rsidP="00B93233">
      <w:pPr>
        <w:rPr>
          <w:ins w:id="2850" w:author="Molly McEvilley" w:date="2023-07-01T10:36:00Z"/>
        </w:rPr>
      </w:pPr>
      <w:ins w:id="2851" w:author="Molly McEvilley" w:date="2023-07-01T10:36:00Z">
        <w:r>
          <w:t xml:space="preserve">Set </w:t>
        </w:r>
        <w:r>
          <w:rPr>
            <w:b/>
            <w:bCs/>
          </w:rPr>
          <w:t>SUD</w:t>
        </w:r>
        <w:r>
          <w:t xml:space="preserve"> = -1 for:</w:t>
        </w:r>
      </w:ins>
    </w:p>
    <w:p w14:paraId="1853296B" w14:textId="77777777" w:rsidR="00B93233" w:rsidRDefault="00B93233" w:rsidP="00777E3F">
      <w:pPr>
        <w:pStyle w:val="ListParagraph"/>
        <w:numPr>
          <w:ilvl w:val="0"/>
          <w:numId w:val="86"/>
        </w:numPr>
        <w:rPr>
          <w:ins w:id="2852" w:author="Molly McEvilley" w:date="2023-07-01T10:36:00Z"/>
        </w:rPr>
      </w:pPr>
      <w:ins w:id="2853"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777E3F">
      <w:pPr>
        <w:pStyle w:val="ListParagraph"/>
        <w:numPr>
          <w:ilvl w:val="0"/>
          <w:numId w:val="86"/>
        </w:numPr>
        <w:rPr>
          <w:ins w:id="2854" w:author="Molly McEvilley" w:date="2023-07-01T10:36:00Z"/>
        </w:rPr>
      </w:pPr>
      <w:ins w:id="2855" w:author="Molly McEvilley" w:date="2023-07-01T10:36:00Z">
        <w:r>
          <w:t>People under 18.</w:t>
        </w:r>
      </w:ins>
    </w:p>
    <w:p w14:paraId="4F02797E" w14:textId="77777777" w:rsidR="00B93233" w:rsidRPr="002D65E4" w:rsidRDefault="00B93233" w:rsidP="00B93233">
      <w:pPr>
        <w:rPr>
          <w:ins w:id="2856" w:author="Molly McEvilley" w:date="2023-07-01T10:36:00Z"/>
        </w:rPr>
      </w:pPr>
      <w:ins w:id="2857"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777E3F">
      <w:pPr>
        <w:pStyle w:val="ListParagraph"/>
        <w:numPr>
          <w:ilvl w:val="0"/>
          <w:numId w:val="87"/>
        </w:numPr>
        <w:rPr>
          <w:ins w:id="2858" w:author="Molly McEvilley" w:date="2023-07-01T10:36:00Z"/>
        </w:rPr>
      </w:pPr>
      <w:ins w:id="2859"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777E3F">
      <w:pPr>
        <w:pStyle w:val="ListParagraph"/>
        <w:numPr>
          <w:ilvl w:val="0"/>
          <w:numId w:val="87"/>
        </w:numPr>
        <w:rPr>
          <w:ins w:id="2860" w:author="Molly McEvilley" w:date="2023-07-01T10:36:00Z"/>
        </w:rPr>
      </w:pPr>
      <w:ins w:id="2861" w:author="Molly McEvilley" w:date="2023-07-01T10:36:00Z">
        <w:r w:rsidRPr="00D43959">
          <w:rPr>
            <w:i/>
            <w:iCs/>
          </w:rPr>
          <w:t>DisabilityType</w:t>
        </w:r>
        <w:r>
          <w:t xml:space="preserve"> = 10</w:t>
        </w:r>
      </w:ins>
    </w:p>
    <w:p w14:paraId="2535B733" w14:textId="77777777" w:rsidR="00B93233" w:rsidRDefault="00B93233" w:rsidP="00777E3F">
      <w:pPr>
        <w:pStyle w:val="ListParagraph"/>
        <w:numPr>
          <w:ilvl w:val="0"/>
          <w:numId w:val="87"/>
        </w:numPr>
        <w:rPr>
          <w:ins w:id="2862" w:author="Molly McEvilley" w:date="2023-07-01T10:36:00Z"/>
        </w:rPr>
      </w:pPr>
      <w:ins w:id="2863"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777E3F">
      <w:pPr>
        <w:pStyle w:val="ListParagraph"/>
        <w:numPr>
          <w:ilvl w:val="0"/>
          <w:numId w:val="87"/>
        </w:numPr>
        <w:rPr>
          <w:ins w:id="2864" w:author="Molly McEvilley" w:date="2023-07-01T10:36:00Z"/>
        </w:rPr>
      </w:pPr>
      <w:ins w:id="2865" w:author="Molly McEvilley" w:date="2023-07-01T10:36:00Z">
        <w:r w:rsidRPr="00D43959">
          <w:rPr>
            <w:i/>
            <w:iCs/>
          </w:rPr>
          <w:t>IndefiniteAndImpairs</w:t>
        </w:r>
        <w:r>
          <w:t xml:space="preserve"> = 1</w:t>
        </w:r>
      </w:ins>
    </w:p>
    <w:p w14:paraId="6396E7AF" w14:textId="77777777" w:rsidR="00B93233" w:rsidRPr="006F68AD" w:rsidRDefault="00B93233" w:rsidP="00B93233">
      <w:pPr>
        <w:rPr>
          <w:ins w:id="2866" w:author="Molly McEvilley" w:date="2023-07-01T10:36:00Z"/>
        </w:rPr>
      </w:pPr>
      <w:ins w:id="2867"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868" w:author="Molly McEvilley" w:date="2023-07-01T10:38:00Z">
              <w:r>
                <w:t>Criteria</w:t>
              </w:r>
            </w:ins>
            <w:del w:id="2869"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2870" w:author="Molly McEvilley" w:date="2023-07-01T10:38:00Z">
              <w:r>
                <w:t>tlsa_Enrollment.</w:t>
              </w:r>
              <w:r w:rsidRPr="00277F30">
                <w:rPr>
                  <w:b/>
                  <w:bCs/>
                </w:rPr>
                <w:t>DisabilityStatus</w:t>
              </w:r>
              <w:r>
                <w:t xml:space="preserve"> = 1</w:t>
              </w:r>
            </w:ins>
            <w:del w:id="2871"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2872"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873" w:author="Molly McEvilley" w:date="2023-07-01T10:41:00Z"/>
        </w:trPr>
        <w:tc>
          <w:tcPr>
            <w:tcW w:w="451" w:type="pct"/>
          </w:tcPr>
          <w:p w14:paraId="2D0D9348" w14:textId="1BF90050" w:rsidR="00FA3CC3" w:rsidRPr="00014EE4" w:rsidRDefault="00FA3CC3" w:rsidP="00FA3CC3">
            <w:pPr>
              <w:pStyle w:val="NoSpacing"/>
              <w:rPr>
                <w:ins w:id="2874" w:author="Molly McEvilley" w:date="2023-07-01T10:41:00Z"/>
              </w:rPr>
            </w:pPr>
            <w:ins w:id="2875" w:author="Molly McEvilley" w:date="2023-07-01T10:41:00Z">
              <w:r>
                <w:t>2</w:t>
              </w:r>
            </w:ins>
          </w:p>
        </w:tc>
        <w:tc>
          <w:tcPr>
            <w:tcW w:w="2266" w:type="pct"/>
          </w:tcPr>
          <w:p w14:paraId="7CD7EA9F" w14:textId="45B1BB32" w:rsidR="00FA3CC3" w:rsidRDefault="00FA3CC3" w:rsidP="00FA3CC3">
            <w:pPr>
              <w:pStyle w:val="NoSpacing"/>
              <w:rPr>
                <w:ins w:id="2876" w:author="Molly McEvilley" w:date="2023-07-01T10:41:00Z"/>
              </w:rPr>
            </w:pPr>
            <w:ins w:id="2877"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2878" w:author="Molly McEvilley" w:date="2023-07-01T10:41:00Z"/>
              </w:rPr>
            </w:pPr>
            <w:ins w:id="2879"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2880" w:author="Molly McEvilley" w:date="2023-07-01T10:41:00Z"/>
        </w:trPr>
        <w:tc>
          <w:tcPr>
            <w:tcW w:w="451" w:type="pct"/>
          </w:tcPr>
          <w:p w14:paraId="486BA6FF" w14:textId="2E35CA38" w:rsidR="00FA3CC3" w:rsidRPr="00014EE4" w:rsidRDefault="00FA3CC3" w:rsidP="00FA3CC3">
            <w:pPr>
              <w:pStyle w:val="NoSpacing"/>
              <w:rPr>
                <w:ins w:id="2881" w:author="Molly McEvilley" w:date="2023-07-01T10:41:00Z"/>
              </w:rPr>
            </w:pPr>
            <w:ins w:id="2882" w:author="Molly McEvilley" w:date="2023-07-01T10:41:00Z">
              <w:r>
                <w:t>2</w:t>
              </w:r>
            </w:ins>
          </w:p>
        </w:tc>
        <w:tc>
          <w:tcPr>
            <w:tcW w:w="2266" w:type="pct"/>
          </w:tcPr>
          <w:p w14:paraId="64F25EEC" w14:textId="6930B927" w:rsidR="00FA3CC3" w:rsidRDefault="00FA3CC3" w:rsidP="00FA3CC3">
            <w:pPr>
              <w:pStyle w:val="NoSpacing"/>
              <w:rPr>
                <w:ins w:id="2883" w:author="Molly McEvilley" w:date="2023-07-01T10:41:00Z"/>
              </w:rPr>
            </w:pPr>
            <w:ins w:id="2884"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2885" w:author="Molly McEvilley" w:date="2023-07-01T10:41:00Z"/>
              </w:rPr>
            </w:pPr>
            <w:ins w:id="2886"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887" w:author="Molly McEvilley" w:date="2023-07-01T10:41:00Z"/>
        </w:trPr>
        <w:tc>
          <w:tcPr>
            <w:tcW w:w="451" w:type="pct"/>
          </w:tcPr>
          <w:p w14:paraId="6C409121" w14:textId="64E4FCFF" w:rsidR="00FA3CC3" w:rsidRPr="00014EE4" w:rsidRDefault="00FA3CC3" w:rsidP="00FA3CC3">
            <w:pPr>
              <w:pStyle w:val="NoSpacing"/>
              <w:rPr>
                <w:ins w:id="2888" w:author="Molly McEvilley" w:date="2023-07-01T10:41:00Z"/>
              </w:rPr>
            </w:pPr>
            <w:ins w:id="2889" w:author="Molly McEvilley" w:date="2023-07-01T10:41:00Z">
              <w:r>
                <w:t>2</w:t>
              </w:r>
            </w:ins>
          </w:p>
        </w:tc>
        <w:tc>
          <w:tcPr>
            <w:tcW w:w="2266" w:type="pct"/>
          </w:tcPr>
          <w:p w14:paraId="040C899D" w14:textId="76CD1501" w:rsidR="00FA3CC3" w:rsidRDefault="00FA3CC3" w:rsidP="00FA3CC3">
            <w:pPr>
              <w:pStyle w:val="NoSpacing"/>
              <w:rPr>
                <w:ins w:id="2890" w:author="Molly McEvilley" w:date="2023-07-01T10:41:00Z"/>
              </w:rPr>
            </w:pPr>
            <w:ins w:id="2891"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2892" w:author="Molly McEvilley" w:date="2023-07-01T10:41:00Z"/>
              </w:rPr>
            </w:pPr>
            <w:ins w:id="2893"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2894" w:author="Molly McEvilley" w:date="2023-07-01T10:41:00Z">
              <w:r>
                <w:t>3</w:t>
              </w:r>
            </w:ins>
            <w:del w:id="2895"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2896" w:author="Molly McEvilley" w:date="2023-07-01T10:42:00Z">
              <w:r>
                <w:t>tlsa_Enrollment.</w:t>
              </w:r>
              <w:r w:rsidRPr="00D43959">
                <w:rPr>
                  <w:b/>
                  <w:bCs/>
                </w:rPr>
                <w:t>DisabilityStatus</w:t>
              </w:r>
              <w:r>
                <w:t xml:space="preserve"> = </w:t>
              </w:r>
            </w:ins>
            <w:del w:id="2897" w:author="Molly McEvilley" w:date="2023-07-01T10:42:00Z">
              <w:r w:rsidRPr="00014EE4" w:rsidDel="00FA3CC3">
                <w:delText>No (0)</w:delText>
              </w:r>
            </w:del>
            <w:ins w:id="2898" w:author="Molly McEvilley" w:date="2023-07-01T10:42:00Z">
              <w:r>
                <w:t>0</w:t>
              </w:r>
            </w:ins>
            <w:del w:id="2899"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2900" w:author="Molly McEvilley" w:date="2023-07-01T10:42:00Z">
              <w:r w:rsidRPr="00014EE4" w:rsidDel="00FA3CC3">
                <w:delText>3</w:delText>
              </w:r>
            </w:del>
            <w:ins w:id="2901"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2902" w:author="Genelle Denzin" w:date="2023-07-08T13:41:00Z">
        <w:r w:rsidRPr="10B9F996" w:rsidDel="000308E2">
          <w:rPr>
            <w:i/>
            <w:iCs/>
          </w:rPr>
          <w:delText>Victim</w:delText>
        </w:r>
      </w:del>
      <w:ins w:id="2903"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2904" w:author="Jules Brown" w:date="2023-07-14T15:25:00Z">
              <w:r w:rsidRPr="00577A54" w:rsidDel="00427BFE">
                <w:delText>victim</w:delText>
              </w:r>
            </w:del>
            <w:ins w:id="2905"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2906" w:author="Jules Brown" w:date="2023-07-14T15:25:00Z">
              <w:r w:rsidRPr="00577A54" w:rsidDel="00427BFE">
                <w:delText>victim</w:delText>
              </w:r>
            </w:del>
            <w:ins w:id="2907"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2908" w:author="Jules Brown" w:date="2023-07-14T15:25:00Z">
              <w:r w:rsidRPr="00577A54" w:rsidDel="00427BFE">
                <w:delText>victim</w:delText>
              </w:r>
            </w:del>
            <w:ins w:id="2909"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2910" w:author="Jules Brown" w:date="2023-07-14T15:25:00Z">
              <w:r w:rsidRPr="00577A54" w:rsidDel="00427BFE">
                <w:delText>Not a victim of domestic violence</w:delText>
              </w:r>
            </w:del>
            <w:ins w:id="2911"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2912" w:author="Molly McEvilley" w:date="2023-06-20T13:39:00Z">
              <w:r w:rsidRPr="00577A54" w:rsidDel="00F940B6">
                <w:delText>Client doesn't know/refused</w:delText>
              </w:r>
            </w:del>
            <w:ins w:id="2913"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14" w:name="_ES/SH/Street_Time_–"/>
      <w:bookmarkStart w:id="2915" w:name="_Toc34144028"/>
      <w:bookmarkStart w:id="2916" w:name="_Toc34144029"/>
      <w:bookmarkStart w:id="2917" w:name="_Toc34144030"/>
      <w:bookmarkStart w:id="2918" w:name="_Toc34144031"/>
      <w:bookmarkStart w:id="2919" w:name="_Toc34144032"/>
      <w:bookmarkStart w:id="2920" w:name="_Toc34144033"/>
      <w:bookmarkStart w:id="2921" w:name="_Time_Spent_in"/>
      <w:bookmarkStart w:id="2922" w:name="_Toc506721198"/>
      <w:bookmarkStart w:id="2923" w:name="_Toc37849763"/>
      <w:bookmarkStart w:id="2924" w:name="_Toc140489939"/>
      <w:bookmarkStart w:id="2925" w:name="_Toc499543992"/>
      <w:bookmarkStart w:id="2926" w:name="_Toc506721201"/>
      <w:bookmarkEnd w:id="2167"/>
      <w:bookmarkEnd w:id="2914"/>
      <w:bookmarkEnd w:id="2915"/>
      <w:bookmarkEnd w:id="2916"/>
      <w:bookmarkEnd w:id="2917"/>
      <w:bookmarkEnd w:id="2918"/>
      <w:bookmarkEnd w:id="2919"/>
      <w:bookmarkEnd w:id="2920"/>
      <w:bookmarkEnd w:id="2921"/>
      <w:r>
        <w:t xml:space="preserve">Time Spent </w:t>
      </w:r>
      <w:r w:rsidR="00CC6B23">
        <w:t>in ES/SH or on the Street</w:t>
      </w:r>
      <w:r w:rsidR="00006148">
        <w:t xml:space="preserve"> </w:t>
      </w:r>
      <w:bookmarkEnd w:id="2922"/>
      <w:r w:rsidR="00EE5EF2">
        <w:t xml:space="preserve">– </w:t>
      </w:r>
      <w:r w:rsidR="00A76144">
        <w:t>LSAPerson</w:t>
      </w:r>
      <w:bookmarkEnd w:id="2923"/>
      <w:bookmarkEnd w:id="292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927" w:name="_Get_Enrollments_Relevant"/>
      <w:bookmarkStart w:id="2928" w:name="_Toc37849764"/>
      <w:bookmarkStart w:id="2929" w:name="_Toc140489940"/>
      <w:bookmarkEnd w:id="2927"/>
      <w:r>
        <w:t xml:space="preserve">Enrollments Relevant to </w:t>
      </w:r>
      <w:r w:rsidR="000146AE">
        <w:t>Counting ES/SH/Street Dates</w:t>
      </w:r>
      <w:bookmarkEnd w:id="2928"/>
      <w:bookmarkEnd w:id="292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930" w:name="_Toc37849765"/>
      <w:bookmarkStart w:id="2931" w:name="_Toc140489941"/>
      <w:r>
        <w:t xml:space="preserve">Get Dates to Exclude from Counts of ES/SH/Street Days </w:t>
      </w:r>
      <w:r w:rsidR="007B705B">
        <w:t>(ch_Exclude)</w:t>
      </w:r>
      <w:bookmarkEnd w:id="2930"/>
      <w:bookmarkEnd w:id="293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932" w:name="_Toc37849766"/>
      <w:bookmarkStart w:id="2933" w:name="_Toc140489942"/>
      <w:r>
        <w:t xml:space="preserve">Get Dates to Include in Counts of ES/SH/Street Days </w:t>
      </w:r>
      <w:r w:rsidR="007B705B">
        <w:t>(</w:t>
      </w:r>
      <w:r w:rsidR="00E04B04">
        <w:t>ch_Include</w:t>
      </w:r>
      <w:r w:rsidR="007B705B">
        <w:t>)</w:t>
      </w:r>
      <w:bookmarkEnd w:id="2932"/>
      <w:bookmarkEnd w:id="293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934" w:name="_Hlk42149391"/>
      <w:r w:rsidR="003C4035" w:rsidRPr="003C4035">
        <w:rPr>
          <w:i/>
        </w:rPr>
        <w:t>BedNightDate</w:t>
      </w:r>
      <w:bookmarkEnd w:id="2934"/>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ins w:id="2935" w:author="Molly McEvilley" w:date="2023-06-13T10:16:00Z">
        <w:r w:rsidR="00294686">
          <w:t>10</w:t>
        </w:r>
      </w:ins>
      <w:r w:rsidRPr="007327FC">
        <w:t>1,</w:t>
      </w:r>
      <w:ins w:id="2936" w:author="Molly McEvilley" w:date="2023-06-13T10:16:00Z">
        <w:r w:rsidR="008173F4">
          <w:t>1</w:t>
        </w:r>
      </w:ins>
      <w:r w:rsidRPr="007327FC">
        <w:t>18,</w:t>
      </w:r>
      <w:ins w:id="2937" w:author="Molly McEvilley" w:date="2023-06-13T10:16:00Z">
        <w:r w:rsidR="008173F4">
          <w:t>1</w:t>
        </w:r>
      </w:ins>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2938"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0CA61F7F" w:rsidR="00B5597A" w:rsidRPr="00DD4D75" w:rsidRDefault="00B5597A" w:rsidP="00777E3F">
      <w:pPr>
        <w:pStyle w:val="ListParagraph"/>
        <w:numPr>
          <w:ilvl w:val="0"/>
          <w:numId w:val="61"/>
        </w:numPr>
      </w:pPr>
      <w:r w:rsidRPr="007327FC">
        <w:rPr>
          <w:i/>
        </w:rPr>
        <w:t>LivingSituation</w:t>
      </w:r>
      <w:r w:rsidRPr="007327FC">
        <w:t xml:space="preserve"> in (</w:t>
      </w:r>
      <w:del w:id="2939" w:author="Molly McEvilley" w:date="2023-06-13T10:17:00Z">
        <w:r w:rsidRPr="007327FC" w:rsidDel="008173F4">
          <w:delText>1,18,16</w:delText>
        </w:r>
      </w:del>
      <w:ins w:id="2940" w:author="Molly McEvilley" w:date="2023-06-13T10:17:00Z">
        <w:r w:rsidR="008173F4">
          <w:t>101,118,116</w:t>
        </w:r>
      </w:ins>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ins w:id="2941" w:author="Molly McEvilley" w:date="2023-06-13T10:18:00Z">
        <w:r w:rsidR="00A744E9">
          <w:t>20</w:t>
        </w:r>
      </w:ins>
      <w:r w:rsidRPr="007327FC">
        <w:t>4,</w:t>
      </w:r>
      <w:ins w:id="2942" w:author="Molly McEvilley" w:date="2023-06-13T10:18:00Z">
        <w:r w:rsidR="00A744E9">
          <w:t>20</w:t>
        </w:r>
      </w:ins>
      <w:r w:rsidRPr="007327FC">
        <w:t>5,</w:t>
      </w:r>
      <w:ins w:id="2943" w:author="Molly McEvilley" w:date="2023-06-13T10:18:00Z">
        <w:r w:rsidR="00A744E9">
          <w:t>20</w:t>
        </w:r>
      </w:ins>
      <w:r w:rsidRPr="007327FC">
        <w:t>6,</w:t>
      </w:r>
      <w:ins w:id="2944" w:author="Molly McEvilley" w:date="2023-06-13T10:18:00Z">
        <w:r w:rsidR="00A744E9">
          <w:t>20</w:t>
        </w:r>
      </w:ins>
      <w:r w:rsidRPr="007327FC">
        <w:t>7,</w:t>
      </w:r>
      <w:ins w:id="2945" w:author="Molly McEvilley" w:date="2023-06-13T10:18:00Z">
        <w:r w:rsidR="00A744E9">
          <w:t>2</w:t>
        </w:r>
      </w:ins>
      <w:r w:rsidRPr="007327FC">
        <w:t>15,</w:t>
      </w:r>
      <w:ins w:id="2946"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ins w:id="2947" w:author="Molly McEvilley" w:date="2023-06-13T10:29:00Z">
        <w:r w:rsidR="00C653C6">
          <w:t>,15</w:t>
        </w:r>
      </w:ins>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948" w:name="_Toc506721200"/>
    </w:p>
    <w:p w14:paraId="4E52BCD6" w14:textId="4F2FFADA" w:rsidR="00006148" w:rsidRDefault="00006148" w:rsidP="0088191A">
      <w:pPr>
        <w:pStyle w:val="Heading2"/>
      </w:pPr>
      <w:bookmarkStart w:id="2949" w:name="_Toc37849767"/>
      <w:bookmarkStart w:id="2950" w:name="_Toc140489943"/>
      <w:r>
        <w:t>Get ES/SH/Street Episodes</w:t>
      </w:r>
      <w:r w:rsidR="007B705B">
        <w:t xml:space="preserve"> (ch_Episodes)</w:t>
      </w:r>
      <w:bookmarkEnd w:id="2949"/>
      <w:bookmarkEnd w:id="295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51" w:name="_CHTime_and_CHTimeStatus"/>
      <w:bookmarkStart w:id="2952" w:name="_Toc31197153"/>
      <w:bookmarkStart w:id="2953" w:name="_Toc37849768"/>
      <w:bookmarkStart w:id="2954" w:name="_Toc140489944"/>
      <w:bookmarkEnd w:id="2948"/>
      <w:bookmarkEnd w:id="2951"/>
      <w:r w:rsidRPr="00655B0F">
        <w:t>CHTime</w:t>
      </w:r>
      <w:r>
        <w:t xml:space="preserve"> and </w:t>
      </w:r>
      <w:r w:rsidRPr="005F4836">
        <w:t>CHTimeStatus</w:t>
      </w:r>
      <w:r>
        <w:t xml:space="preserve"> </w:t>
      </w:r>
      <w:r w:rsidR="00E04B04">
        <w:t>–</w:t>
      </w:r>
      <w:r>
        <w:t xml:space="preserve"> LSAPerson</w:t>
      </w:r>
      <w:bookmarkEnd w:id="2952"/>
      <w:bookmarkEnd w:id="2953"/>
      <w:bookmarkEnd w:id="295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2955" w:author="Molly McEvilley" w:date="2023-06-13T10:20:00Z">
        <w:r w:rsidR="00C653C6">
          <w:t>10</w:t>
        </w:r>
      </w:ins>
      <w:r w:rsidR="00761A75">
        <w:t>1,</w:t>
      </w:r>
      <w:ins w:id="2956" w:author="Molly McEvilley" w:date="2023-06-13T10:20:00Z">
        <w:r w:rsidR="00C653C6">
          <w:t>1</w:t>
        </w:r>
      </w:ins>
      <w:r w:rsidR="00761A75">
        <w:t>16,</w:t>
      </w:r>
      <w:ins w:id="2957"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2958" w:author="Molly McEvilley" w:date="2023-06-13T10:19:00Z">
        <w:r w:rsidR="000E62A4" w:rsidDel="00C653C6">
          <w:delText>4,5,6,7,15,25</w:delText>
        </w:r>
      </w:del>
      <w:ins w:id="2959"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960" w:name="_EST/RRH/PSHAgeMin_and_EST/RRH/PSHAg"/>
      <w:bookmarkStart w:id="2961" w:name="_Toc37849769"/>
      <w:bookmarkStart w:id="2962" w:name="_Toc140489945"/>
      <w:bookmarkEnd w:id="2960"/>
      <w:r w:rsidRPr="0013060E">
        <w:rPr>
          <w:lang w:val="fr-FR"/>
        </w:rPr>
        <w:t>EST/RRH/PSH</w:t>
      </w:r>
      <w:ins w:id="2963" w:author="Molly McEvilley" w:date="2023-06-27T16:33:00Z">
        <w:r w:rsidR="008F1D63">
          <w:rPr>
            <w:lang w:val="fr-FR"/>
          </w:rPr>
          <w:t>/RRHSO</w:t>
        </w:r>
      </w:ins>
      <w:r w:rsidRPr="0013060E">
        <w:rPr>
          <w:lang w:val="fr-FR"/>
        </w:rPr>
        <w:t>AgeMin and EST/RRH/PSH</w:t>
      </w:r>
      <w:ins w:id="2964"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2961"/>
      <w:bookmarkEnd w:id="296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2965"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2966"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2967"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2968"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2969" w:author="Molly McEvilley" w:date="2023-06-27T16:35:00Z"/>
        </w:trPr>
        <w:tc>
          <w:tcPr>
            <w:tcW w:w="9360" w:type="dxa"/>
          </w:tcPr>
          <w:p w14:paraId="567C062E" w14:textId="25A5CAE3" w:rsidR="00431786" w:rsidRDefault="00431786" w:rsidP="007B705B">
            <w:pPr>
              <w:pStyle w:val="NoSpacing"/>
              <w:rPr>
                <w:ins w:id="2970" w:author="Molly McEvilley" w:date="2023-06-27T16:35:00Z"/>
                <w:b/>
              </w:rPr>
            </w:pPr>
            <w:ins w:id="2971" w:author="Molly McEvilley" w:date="2023-06-27T16:35:00Z">
              <w:r>
                <w:rPr>
                  <w:b/>
                </w:rPr>
                <w:t>PSHAgeMin</w:t>
              </w:r>
            </w:ins>
          </w:p>
        </w:tc>
      </w:tr>
      <w:tr w:rsidR="00431786" w14:paraId="512810FB" w14:textId="77777777" w:rsidTr="007B705B">
        <w:trPr>
          <w:cantSplit/>
          <w:trHeight w:val="216"/>
          <w:ins w:id="2972" w:author="Molly McEvilley" w:date="2023-06-27T16:35:00Z"/>
        </w:trPr>
        <w:tc>
          <w:tcPr>
            <w:tcW w:w="9360" w:type="dxa"/>
          </w:tcPr>
          <w:p w14:paraId="5DCE5F3A" w14:textId="16FAD034" w:rsidR="00431786" w:rsidRDefault="00431786" w:rsidP="007B705B">
            <w:pPr>
              <w:pStyle w:val="NoSpacing"/>
              <w:rPr>
                <w:ins w:id="2973" w:author="Molly McEvilley" w:date="2023-06-27T16:35:00Z"/>
                <w:b/>
              </w:rPr>
            </w:pPr>
            <w:ins w:id="2974"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2975" w:author="Molly McEvilley" w:date="2023-06-27T16:35:00Z">
              <w:r w:rsidDel="00431786">
                <w:rPr>
                  <w:b/>
                </w:rPr>
                <w:delText>PSHAgeMin</w:delText>
              </w:r>
            </w:del>
            <w:ins w:id="2976"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2977" w:author="Molly McEvilley" w:date="2023-06-27T16:35:00Z">
              <w:r w:rsidDel="00431786">
                <w:rPr>
                  <w:b/>
                </w:rPr>
                <w:delText>PSHAgeMax</w:delText>
              </w:r>
            </w:del>
            <w:ins w:id="2978"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2979"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rPr>
          <w:ins w:id="2980"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2981" w:author="Molly McEvilley" w:date="2023-06-27T16:37:00Z"/>
        </w:rPr>
      </w:pPr>
      <w:ins w:id="2982" w:author="Molly McEvilley" w:date="2023-06-27T16:37:00Z">
        <w:r>
          <w:t xml:space="preserve">For any client not served in RRH-SO (i.e., there is no active enrollment where </w:t>
        </w:r>
      </w:ins>
      <w:ins w:id="2983" w:author="Molly McEvilley" w:date="2023-06-30T12:31:00Z">
        <w:r w:rsidR="007C6D76">
          <w:rPr>
            <w:b/>
            <w:bCs/>
          </w:rPr>
          <w:t>LSAP</w:t>
        </w:r>
      </w:ins>
      <w:ins w:id="2984" w:author="Molly McEvilley" w:date="2023-06-27T16:37:00Z">
        <w:r w:rsidRPr="009C008E">
          <w:rPr>
            <w:b/>
            <w:bCs/>
          </w:rPr>
          <w:t>rojectType</w:t>
        </w:r>
        <w:r>
          <w:t xml:space="preserve"> = 1</w:t>
        </w:r>
      </w:ins>
      <w:ins w:id="2985" w:author="Molly McEvilley" w:date="2023-06-30T12:31:00Z">
        <w:r w:rsidR="007C6D76">
          <w:t>5</w:t>
        </w:r>
      </w:ins>
      <w:ins w:id="2986"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777E3F">
      <w:pPr>
        <w:pStyle w:val="ListParagraph"/>
        <w:numPr>
          <w:ilvl w:val="0"/>
          <w:numId w:val="37"/>
        </w:numPr>
        <w:rPr>
          <w:ins w:id="2987" w:author="Molly McEvilley" w:date="2023-06-27T16:37:00Z"/>
        </w:rPr>
      </w:pPr>
      <w:ins w:id="2988" w:author="Molly McEvilley" w:date="2023-06-27T16:37:00Z">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2989" w:author="Molly McEvilley" w:date="2023-06-30T12:31:00Z">
        <w:r w:rsidR="007C6D76">
          <w:t>15</w:t>
        </w:r>
      </w:ins>
    </w:p>
    <w:p w14:paraId="74BEEF25" w14:textId="067E144E" w:rsidR="00B36636" w:rsidRDefault="00B36636" w:rsidP="00777E3F">
      <w:pPr>
        <w:pStyle w:val="ListParagraph"/>
        <w:numPr>
          <w:ilvl w:val="0"/>
          <w:numId w:val="37"/>
        </w:numPr>
        <w:rPr>
          <w:ins w:id="2990" w:author="Molly McEvilley" w:date="2023-06-27T16:37:00Z"/>
        </w:rPr>
      </w:pPr>
      <w:ins w:id="2991" w:author="Molly McEvilley" w:date="2023-06-27T16:38:00Z">
        <w:r w:rsidRPr="00DE4A2E">
          <w:rPr>
            <w:b/>
            <w:bCs/>
          </w:rPr>
          <w:t>RRH</w:t>
        </w:r>
        <w:r>
          <w:rPr>
            <w:b/>
            <w:bCs/>
          </w:rPr>
          <w:t>SO</w:t>
        </w:r>
        <w:r w:rsidRPr="001036B8">
          <w:rPr>
            <w:b/>
            <w:bCs/>
          </w:rPr>
          <w:t>AgeMax</w:t>
        </w:r>
        <w:r>
          <w:t xml:space="preserve"> </w:t>
        </w:r>
      </w:ins>
      <w:ins w:id="2992"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2993"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2994" w:author="Molly McEvilley" w:date="2023-06-20T13:39:00Z">
              <w:r w:rsidRPr="00C01EB1" w:rsidDel="00F940B6">
                <w:delText>Client doesn't know/refused</w:delText>
              </w:r>
            </w:del>
            <w:ins w:id="2995"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2996" w:author="Molly McEvilley" w:date="2023-06-27T16:38:00Z"/>
        </w:rPr>
      </w:pPr>
      <w:bookmarkStart w:id="2997" w:name="_HHTypeEST/RRH/PSH_-_LSAPerson"/>
      <w:bookmarkStart w:id="2998" w:name="_Toc37849770"/>
      <w:bookmarkEnd w:id="2997"/>
      <w:del w:id="2999" w:author="Molly McEvilley" w:date="2023-06-27T16:38:00Z">
        <w:r w:rsidDel="00FC3682">
          <w:delText>.</w:delText>
        </w:r>
      </w:del>
    </w:p>
    <w:p w14:paraId="32D46088" w14:textId="77777777" w:rsidR="00B04089" w:rsidRPr="009A160F" w:rsidRDefault="00B04089" w:rsidP="00FE16F4">
      <w:bookmarkStart w:id="3000" w:name="_HoHEST/RRH/PSH"/>
      <w:bookmarkStart w:id="3001" w:name="_AdultEST/RRH/PSH__-"/>
      <w:bookmarkStart w:id="3002" w:name="_AHAREST/RRH/PSH__-"/>
      <w:bookmarkStart w:id="3003" w:name="_AHAREST/RRH/PSH__–"/>
      <w:bookmarkStart w:id="3004" w:name="_AHARHoHEST/RRH/PSH"/>
      <w:bookmarkStart w:id="3005" w:name="_AHARHoHEST/RRH/PSH_1"/>
      <w:bookmarkEnd w:id="2998"/>
      <w:bookmarkEnd w:id="3000"/>
      <w:bookmarkEnd w:id="3001"/>
      <w:bookmarkEnd w:id="3002"/>
      <w:bookmarkEnd w:id="3003"/>
      <w:bookmarkEnd w:id="3004"/>
      <w:bookmarkEnd w:id="3005"/>
    </w:p>
    <w:p w14:paraId="0158E026" w14:textId="62B4EB32" w:rsidR="007B705B" w:rsidRDefault="007B705B" w:rsidP="0088191A">
      <w:pPr>
        <w:pStyle w:val="Heading2"/>
      </w:pPr>
      <w:bookmarkStart w:id="3006" w:name="_Set_Population_Identifiers_5"/>
      <w:bookmarkStart w:id="3007" w:name="_Toc37849775"/>
      <w:bookmarkStart w:id="3008" w:name="_Toc140489946"/>
      <w:bookmarkEnd w:id="3006"/>
      <w:r w:rsidRPr="00C52062">
        <w:t>Set Population Identifiers for Active HMIS Households</w:t>
      </w:r>
      <w:bookmarkEnd w:id="3007"/>
      <w:bookmarkEnd w:id="300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009" w:author="Jules Brown" w:date="2023-07-13T11:03:00Z">
              <w:r w:rsidR="00AB566A">
                <w:t>Ethnicity</w:t>
              </w:r>
            </w:ins>
          </w:p>
        </w:tc>
      </w:tr>
      <w:tr w:rsidR="007B705B" w:rsidRPr="0052371E" w:rsidDel="00AB566A" w14:paraId="095BF885" w14:textId="7F5D5DAB" w:rsidTr="007B705B">
        <w:trPr>
          <w:del w:id="3010" w:author="Jules Brown" w:date="2023-07-13T11:03:00Z"/>
        </w:trPr>
        <w:tc>
          <w:tcPr>
            <w:tcW w:w="9355" w:type="dxa"/>
          </w:tcPr>
          <w:p w14:paraId="2A152C94" w14:textId="30B3DE21" w:rsidR="007B705B" w:rsidRPr="0052371E" w:rsidDel="00AB566A" w:rsidRDefault="007B705B" w:rsidP="007B705B">
            <w:pPr>
              <w:pStyle w:val="NoSpacing"/>
              <w:rPr>
                <w:del w:id="3011" w:author="Jules Brown" w:date="2023-07-13T11:03:00Z"/>
              </w:rPr>
            </w:pPr>
            <w:del w:id="3012"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013"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014"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015" w:author="Molly McEvilley" w:date="2023-07-19T23:23:00Z"/>
              </w:rPr>
            </w:pPr>
            <w:del w:id="3016"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17" w:author="Molly McEvilley" w:date="2023-07-19T23:23:00Z"/>
              </w:rPr>
            </w:pPr>
            <w:del w:id="3018"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19" w:author="Molly McEvilley" w:date="2023-07-19T23:23:00Z"/>
              </w:rPr>
            </w:pPr>
            <w:del w:id="3020" w:author="Molly McEvilley" w:date="2023-07-19T23:23:00Z">
              <w:r w:rsidRPr="001B15C7" w:rsidDel="00013DBA">
                <w:delText xml:space="preserve">HHChronic </w:delText>
              </w:r>
            </w:del>
            <w:del w:id="3021"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022"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023" w:author="Molly McEvilley" w:date="2023-07-19T23:23:00Z"/>
              </w:rPr>
            </w:pPr>
            <w:del w:id="3024"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25" w:author="Molly McEvilley" w:date="2023-07-19T23:23:00Z"/>
              </w:rPr>
            </w:pPr>
            <w:del w:id="3026"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777E3F">
            <w:pPr>
              <w:pStyle w:val="ListParagraph"/>
              <w:numPr>
                <w:ilvl w:val="0"/>
                <w:numId w:val="27"/>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027" w:author="Molly McEvilley" w:date="2023-07-19T23:23:00Z"/>
              </w:rPr>
            </w:pPr>
            <w:del w:id="3028"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777E3F">
            <w:pPr>
              <w:pStyle w:val="ListParagraph"/>
              <w:numPr>
                <w:ilvl w:val="0"/>
                <w:numId w:val="27"/>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029" w:author="Molly McEvilley" w:date="2023-07-19T23:23:00Z"/>
              </w:rPr>
            </w:pPr>
            <w:del w:id="3030"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31" w:author="Molly McEvilley" w:date="2023-07-19T23:23:00Z"/>
              </w:rPr>
            </w:pPr>
            <w:del w:id="3032"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033"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034" w:author="Molly McEvilley" w:date="2023-07-19T23:23:00Z"/>
              </w:rPr>
            </w:pPr>
            <w:del w:id="3035"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36" w:author="Molly McEvilley" w:date="2023-07-19T23:23:00Z"/>
                <w:b/>
              </w:rPr>
            </w:pPr>
            <w:del w:id="3037"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38" w:author="Molly McEvilley" w:date="2023-07-19T23:23:00Z"/>
              </w:rPr>
            </w:pPr>
            <w:del w:id="3039"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040"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041" w:author="Molly McEvilley" w:date="2023-07-19T23:23:00Z"/>
              </w:rPr>
            </w:pPr>
            <w:del w:id="3042"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43" w:author="Molly McEvilley" w:date="2023-07-19T23:23:00Z"/>
                <w:b/>
              </w:rPr>
            </w:pPr>
            <w:del w:id="3044"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45" w:author="Molly McEvilley" w:date="2023-07-19T23:23:00Z"/>
              </w:rPr>
            </w:pPr>
            <w:del w:id="3046"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047"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048" w:author="Molly McEvilley" w:date="2023-07-19T23:23:00Z"/>
              </w:rPr>
            </w:pPr>
            <w:del w:id="3049"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50" w:author="Molly McEvilley" w:date="2023-07-19T23:23:00Z"/>
                <w:bCs/>
              </w:rPr>
            </w:pPr>
            <w:del w:id="3051"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52" w:author="Molly McEvilley" w:date="2023-07-19T23:23:00Z"/>
              </w:rPr>
            </w:pPr>
            <w:del w:id="3053"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05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055" w:author="Molly McEvilley" w:date="2023-07-19T23:21:00Z"/>
                <w:b/>
                <w:color w:val="000000"/>
              </w:rPr>
            </w:pPr>
            <w:ins w:id="3056"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57" w:author="Molly McEvilley" w:date="2023-07-19T23:21:00Z"/>
                <w:b/>
                <w:bCs/>
                <w:color w:val="000000"/>
              </w:rPr>
            </w:pPr>
            <w:ins w:id="3058"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59" w:author="Molly McEvilley" w:date="2023-07-19T23:21:00Z"/>
                <w:b/>
                <w:bCs/>
                <w:color w:val="000000"/>
              </w:rPr>
            </w:pPr>
            <w:ins w:id="3060"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06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062" w:author="Molly McEvilley" w:date="2023-07-19T23:21:00Z"/>
                <w:b/>
              </w:rPr>
            </w:pPr>
            <w:bookmarkStart w:id="3063" w:name="_Hlk140701617"/>
            <w:ins w:id="3064"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65" w:author="Molly McEvilley" w:date="2023-07-19T23:21:00Z"/>
              </w:rPr>
            </w:pPr>
            <w:ins w:id="3066" w:author="Molly McEvilley" w:date="2023-07-19T23:21:00Z">
              <w:r>
                <w:rPr>
                  <w:b/>
                  <w:bCs/>
                  <w:color w:val="000000"/>
                </w:rPr>
                <w:t>DisabilityStatus</w:t>
              </w:r>
              <w:r>
                <w:rPr>
                  <w:color w:val="000000"/>
                </w:rPr>
                <w:t xml:space="preserve"> = 1 and:</w:t>
              </w:r>
            </w:ins>
          </w:p>
          <w:p w14:paraId="56B30750" w14:textId="77777777" w:rsidR="00013DBA" w:rsidRDefault="00013DBA" w:rsidP="00777E3F">
            <w:pPr>
              <w:pStyle w:val="ListParagraph"/>
              <w:numPr>
                <w:ilvl w:val="0"/>
                <w:numId w:val="98"/>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067" w:author="Molly McEvilley" w:date="2023-07-19T23:21:00Z"/>
                <w:rFonts w:ascii="Calibri" w:hAnsi="Calibri" w:cs="Calibri"/>
              </w:rPr>
            </w:pPr>
            <w:ins w:id="3068"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777E3F">
            <w:pPr>
              <w:pStyle w:val="ListParagraph"/>
              <w:numPr>
                <w:ilvl w:val="0"/>
                <w:numId w:val="98"/>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069" w:author="Molly McEvilley" w:date="2023-07-19T23:21:00Z"/>
                <w:rFonts w:ascii="Calibri" w:hAnsi="Calibri" w:cs="Calibri"/>
              </w:rPr>
            </w:pPr>
            <w:ins w:id="3070"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71" w:author="Molly McEvilley" w:date="2023-07-19T23:21:00Z"/>
                <w:rFonts w:ascii="Calibri" w:hAnsi="Calibri" w:cs="Calibri"/>
              </w:rPr>
            </w:pPr>
            <w:ins w:id="3072"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073"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074" w:author="Molly McEvilley" w:date="2023-07-19T23:21:00Z"/>
                <w:b/>
              </w:rPr>
            </w:pPr>
            <w:ins w:id="3075"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76" w:author="Molly McEvilley" w:date="2023-07-19T23:21:00Z"/>
              </w:rPr>
            </w:pPr>
            <w:ins w:id="3077" w:author="Molly McEvilley" w:date="2023-07-19T23:21:00Z">
              <w:r>
                <w:rPr>
                  <w:b/>
                  <w:bCs/>
                </w:rPr>
                <w:t xml:space="preserve">CHTime </w:t>
              </w:r>
              <w:r>
                <w:t>in (365, 400) and</w:t>
              </w:r>
              <w:r>
                <w:rPr>
                  <w:b/>
                  <w:bCs/>
                </w:rPr>
                <w:t xml:space="preserve"> DisabilityStatus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78" w:author="Molly McEvilley" w:date="2023-07-19T23:21:00Z"/>
                <w:color w:val="000000"/>
              </w:rPr>
            </w:pPr>
            <w:ins w:id="3079"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080"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081" w:author="Molly McEvilley" w:date="2023-07-19T23:21:00Z"/>
                <w:b/>
              </w:rPr>
            </w:pPr>
            <w:ins w:id="3082"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83" w:author="Molly McEvilley" w:date="2023-07-19T23:21:00Z"/>
                <w:b/>
                <w:bCs/>
              </w:rPr>
            </w:pPr>
            <w:ins w:id="3084"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85" w:author="Molly McEvilley" w:date="2023-07-19T23:21:00Z"/>
                <w:color w:val="000000"/>
              </w:rPr>
            </w:pPr>
            <w:ins w:id="3086"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08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088" w:author="Molly McEvilley" w:date="2023-07-19T23:21:00Z"/>
                <w:b/>
              </w:rPr>
            </w:pPr>
            <w:ins w:id="3089"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90" w:author="Molly McEvilley" w:date="2023-07-19T23:21:00Z"/>
              </w:rPr>
            </w:pPr>
            <w:ins w:id="3091" w:author="Molly McEvilley" w:date="2023-07-19T23:21:00Z">
              <w:r>
                <w:rPr>
                  <w:b/>
                  <w:bCs/>
                </w:rPr>
                <w:t>CHTime</w:t>
              </w:r>
              <w:r>
                <w:t xml:space="preserve"> in (365, 400) and </w:t>
              </w:r>
              <w:r>
                <w:rPr>
                  <w:b/>
                  <w:bCs/>
                </w:rPr>
                <w:t>DisabilityStatus</w:t>
              </w:r>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092" w:author="Molly McEvilley" w:date="2023-07-19T23:21:00Z"/>
              </w:rPr>
            </w:pPr>
            <w:ins w:id="3093"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09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095" w:author="Molly McEvilley" w:date="2023-07-19T23:21:00Z"/>
                <w:b/>
              </w:rPr>
            </w:pPr>
            <w:ins w:id="3096"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97" w:author="Molly McEvilley" w:date="2023-07-19T23:21:00Z"/>
                <w:b/>
                <w:bCs/>
              </w:rPr>
            </w:pPr>
            <w:ins w:id="3098"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099" w:author="Molly McEvilley" w:date="2023-07-19T23:21:00Z"/>
                <w:color w:val="000000"/>
              </w:rPr>
            </w:pPr>
            <w:ins w:id="3100"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10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102" w:author="Molly McEvilley" w:date="2023-07-19T23:21:00Z"/>
                <w:b/>
              </w:rPr>
            </w:pPr>
            <w:ins w:id="3103"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4" w:author="Molly McEvilley" w:date="2023-07-19T23:21:00Z"/>
                <w:b/>
                <w:bCs/>
              </w:rPr>
            </w:pPr>
            <w:ins w:id="3105"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6" w:author="Molly McEvilley" w:date="2023-07-19T23:21:00Z"/>
              </w:rPr>
            </w:pPr>
            <w:ins w:id="3107"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10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109" w:author="Molly McEvilley" w:date="2023-07-19T23:21:00Z"/>
                <w:b/>
              </w:rPr>
            </w:pPr>
            <w:ins w:id="3110"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11" w:author="Molly McEvilley" w:date="2023-07-19T23:21:00Z"/>
                <w:b/>
                <w:bCs/>
              </w:rPr>
            </w:pPr>
            <w:ins w:id="3112"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13" w:author="Molly McEvilley" w:date="2023-07-19T23:21:00Z"/>
              </w:rPr>
            </w:pPr>
            <w:ins w:id="3114"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11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116" w:author="Molly McEvilley" w:date="2023-07-19T23:21:00Z"/>
                <w:b/>
              </w:rPr>
            </w:pPr>
            <w:ins w:id="3117"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18" w:author="Molly McEvilley" w:date="2023-07-19T23:21:00Z"/>
              </w:rPr>
            </w:pPr>
            <w:ins w:id="3119" w:author="Molly McEvilley" w:date="2023-07-19T23:21:00Z">
              <w:r>
                <w:t>(any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20" w:author="Molly McEvilley" w:date="2023-07-19T23:21:00Z"/>
                <w:color w:val="000000"/>
              </w:rPr>
            </w:pPr>
            <w:ins w:id="3121" w:author="Molly McEvilley" w:date="2023-07-19T23:21:00Z">
              <w:r>
                <w:rPr>
                  <w:color w:val="000000"/>
                </w:rPr>
                <w:t xml:space="preserve">Not Chronically Homeless </w:t>
              </w:r>
            </w:ins>
          </w:p>
        </w:tc>
      </w:tr>
      <w:bookmarkEnd w:id="3063"/>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122" w:author="Molly McEvilley" w:date="2023-06-27T09:53:00Z">
        <w:r w:rsidR="002B12D8">
          <w:t>.  In priority order:</w:t>
        </w:r>
      </w:ins>
      <w:del w:id="3123" w:author="Molly McEvilley" w:date="2023-06-27T09:53:00Z">
        <w:r w:rsidDel="002B12D8">
          <w:delText>:</w:delText>
        </w:r>
      </w:del>
    </w:p>
    <w:p w14:paraId="790B9488" w14:textId="02C9776D" w:rsidR="007B705B" w:rsidRDefault="007B705B" w:rsidP="007B705B">
      <w:pPr>
        <w:rPr>
          <w:ins w:id="3124" w:author="Molly McEvilley" w:date="2023-06-27T09:51:00Z"/>
          <w:rFonts w:cstheme="minorHAnsi"/>
        </w:rPr>
      </w:pPr>
      <w:r w:rsidRPr="00655B0F">
        <w:rPr>
          <w:b/>
        </w:rPr>
        <w:t>HHFleeingDV</w:t>
      </w:r>
      <w:r w:rsidRPr="00A6067F">
        <w:rPr>
          <w:rFonts w:cstheme="minorHAnsi"/>
        </w:rPr>
        <w:t xml:space="preserve"> = </w:t>
      </w:r>
      <w:r>
        <w:rPr>
          <w:rFonts w:cstheme="minorHAnsi"/>
        </w:rPr>
        <w:t>1</w:t>
      </w:r>
      <w:ins w:id="3125"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126" w:author="Molly McEvilley" w:date="2023-07-04T10:46:00Z">
        <w:r w:rsidR="00CC2E05">
          <w:rPr>
            <w:rFonts w:cstheme="minorHAnsi"/>
          </w:rPr>
          <w:t xml:space="preserve"> </w:t>
        </w:r>
      </w:ins>
    </w:p>
    <w:p w14:paraId="20C8ED2C" w14:textId="1559CBE4" w:rsidR="002B12D8" w:rsidRDefault="002B12D8" w:rsidP="002B12D8">
      <w:pPr>
        <w:rPr>
          <w:ins w:id="3127" w:author="Molly McEvilley" w:date="2023-06-27T09:53:00Z"/>
          <w:rFonts w:cstheme="minorHAnsi"/>
        </w:rPr>
      </w:pPr>
      <w:ins w:id="3128" w:author="Molly McEvilley" w:date="2023-06-27T09:51:00Z">
        <w:r w:rsidRPr="00655B0F">
          <w:rPr>
            <w:b/>
          </w:rPr>
          <w:t>HHFleeingDV</w:t>
        </w:r>
        <w:r w:rsidRPr="00A6067F">
          <w:rPr>
            <w:rFonts w:cstheme="minorHAnsi"/>
          </w:rPr>
          <w:t xml:space="preserve"> = </w:t>
        </w:r>
        <w:r>
          <w:rPr>
            <w:rFonts w:cstheme="minorHAnsi"/>
          </w:rPr>
          <w:t xml:space="preserve">2 </w:t>
        </w:r>
      </w:ins>
      <w:ins w:id="3129" w:author="Molly McEvilley" w:date="2023-07-04T10:46:00Z">
        <w:r w:rsidR="00332A66">
          <w:rPr>
            <w:rFonts w:cstheme="minorHAnsi"/>
          </w:rPr>
          <w:t>(Domestic Violence Survivors</w:t>
        </w:r>
      </w:ins>
      <w:ins w:id="3130" w:author="Molly McEvilley" w:date="2023-07-04T10:47:00Z">
        <w:r w:rsidR="00AF3EAB">
          <w:rPr>
            <w:rFonts w:cstheme="minorHAnsi"/>
          </w:rPr>
          <w:t xml:space="preserve"> </w:t>
        </w:r>
      </w:ins>
      <w:ins w:id="3131" w:author="Molly McEvilley" w:date="2023-07-04T10:46:00Z">
        <w:r w:rsidR="00332A66">
          <w:rPr>
            <w:rFonts w:cstheme="minorHAnsi"/>
          </w:rPr>
          <w:t xml:space="preserve">Not </w:t>
        </w:r>
      </w:ins>
      <w:ins w:id="3132" w:author="Jules Brown" w:date="2023-07-15T09:43:00Z">
        <w:r w:rsidR="00774277">
          <w:rPr>
            <w:rFonts w:cstheme="minorHAnsi"/>
          </w:rPr>
          <w:t xml:space="preserve">Identified as </w:t>
        </w:r>
      </w:ins>
      <w:ins w:id="3133" w:author="Molly McEvilley" w:date="2023-07-04T10:46:00Z">
        <w:r w:rsidR="00332A66">
          <w:rPr>
            <w:rFonts w:cstheme="minorHAnsi"/>
          </w:rPr>
          <w:t xml:space="preserve">Currently Fleeing) </w:t>
        </w:r>
      </w:ins>
      <w:ins w:id="3134"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135" w:author="Molly McEvilley" w:date="2023-07-04T10:45:00Z">
        <w:r w:rsidR="00950EFB">
          <w:rPr>
            <w:rFonts w:cstheme="minorHAnsi"/>
          </w:rPr>
          <w:t>in (2,3)</w:t>
        </w:r>
      </w:ins>
      <w:ins w:id="3136"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137" w:author="Molly McEvilley" w:date="2023-06-27T09:53:00Z"/>
        </w:trPr>
        <w:tc>
          <w:tcPr>
            <w:tcW w:w="2037" w:type="dxa"/>
          </w:tcPr>
          <w:p w14:paraId="1B79E0D6" w14:textId="77777777" w:rsidR="00555D08" w:rsidRPr="008743AE" w:rsidRDefault="00555D08" w:rsidP="00DA4971">
            <w:pPr>
              <w:pStyle w:val="NoSpacing"/>
              <w:rPr>
                <w:ins w:id="3138" w:author="Molly McEvilley" w:date="2023-06-27T09:53:00Z"/>
              </w:rPr>
            </w:pPr>
            <w:ins w:id="3139" w:author="Molly McEvilley" w:date="2023-06-27T09:53:00Z">
              <w:r>
                <w:t>tlsa_Person.DVStatus</w:t>
              </w:r>
            </w:ins>
          </w:p>
        </w:tc>
        <w:tc>
          <w:tcPr>
            <w:tcW w:w="4576" w:type="dxa"/>
          </w:tcPr>
          <w:p w14:paraId="5F0EC0F4" w14:textId="77777777" w:rsidR="00555D08" w:rsidRPr="008743AE" w:rsidRDefault="00555D08" w:rsidP="00DA4971">
            <w:pPr>
              <w:pStyle w:val="NoSpacing"/>
              <w:rPr>
                <w:ins w:id="3140" w:author="Molly McEvilley" w:date="2023-06-27T09:53:00Z"/>
                <w:b w:val="0"/>
                <w:bCs w:val="0"/>
              </w:rPr>
            </w:pPr>
            <w:ins w:id="3141"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142" w:author="Molly McEvilley" w:date="2023-06-27T09:53:00Z"/>
              </w:rPr>
            </w:pPr>
            <w:ins w:id="3143" w:author="Molly McEvilley" w:date="2023-07-04T10:44:00Z">
              <w:r>
                <w:t>tlsa_HHID.HH</w:t>
              </w:r>
              <w:r w:rsidR="00950EFB">
                <w:t>FleeingDV</w:t>
              </w:r>
            </w:ins>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44" w:author="Molly McEvilley" w:date="2023-06-27T09:53:00Z"/>
        </w:trPr>
        <w:tc>
          <w:tcPr>
            <w:tcW w:w="2037" w:type="dxa"/>
          </w:tcPr>
          <w:p w14:paraId="5236A713" w14:textId="77777777" w:rsidR="00555D08" w:rsidRPr="00014EE4" w:rsidRDefault="00555D08" w:rsidP="00DA4971">
            <w:pPr>
              <w:pStyle w:val="NoSpacing"/>
              <w:rPr>
                <w:ins w:id="3145" w:author="Molly McEvilley" w:date="2023-06-27T09:53:00Z"/>
              </w:rPr>
            </w:pPr>
            <w:ins w:id="3146" w:author="Molly McEvilley" w:date="2023-06-27T09:53:00Z">
              <w:r w:rsidRPr="00014EE4">
                <w:t>1</w:t>
              </w:r>
            </w:ins>
          </w:p>
        </w:tc>
        <w:tc>
          <w:tcPr>
            <w:tcW w:w="4576" w:type="dxa"/>
          </w:tcPr>
          <w:p w14:paraId="765B8367" w14:textId="6072FD75" w:rsidR="00555D08" w:rsidRPr="00577A54" w:rsidRDefault="00555D08" w:rsidP="00DA4971">
            <w:pPr>
              <w:pStyle w:val="NoSpacing"/>
              <w:rPr>
                <w:ins w:id="3147" w:author="Molly McEvilley" w:date="2023-06-27T09:53:00Z"/>
              </w:rPr>
            </w:pPr>
            <w:ins w:id="3148" w:author="Molly McEvilley" w:date="2023-06-27T09:53:00Z">
              <w:r w:rsidRPr="00577A54">
                <w:t xml:space="preserve">DV </w:t>
              </w:r>
              <w:del w:id="3149" w:author="Jules Brown" w:date="2023-07-14T15:28:00Z">
                <w:r w:rsidRPr="00577A54" w:rsidDel="00C57D44">
                  <w:delText>victim</w:delText>
                </w:r>
              </w:del>
            </w:ins>
            <w:ins w:id="3150" w:author="Jules Brown" w:date="2023-07-14T15:28:00Z">
              <w:r w:rsidR="00C57D44">
                <w:t>survivor</w:t>
              </w:r>
            </w:ins>
            <w:ins w:id="3151"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152" w:author="Molly McEvilley" w:date="2023-06-27T09:53:00Z"/>
              </w:rPr>
            </w:pPr>
            <w:ins w:id="3153"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154" w:author="Molly McEvilley" w:date="2023-06-27T09:53:00Z"/>
        </w:trPr>
        <w:tc>
          <w:tcPr>
            <w:tcW w:w="2037" w:type="dxa"/>
          </w:tcPr>
          <w:p w14:paraId="2EA1A619" w14:textId="77777777" w:rsidR="00555D08" w:rsidRPr="00014EE4" w:rsidRDefault="00555D08" w:rsidP="00DA4971">
            <w:pPr>
              <w:pStyle w:val="NoSpacing"/>
              <w:rPr>
                <w:ins w:id="3155" w:author="Molly McEvilley" w:date="2023-06-27T09:53:00Z"/>
              </w:rPr>
            </w:pPr>
            <w:ins w:id="3156" w:author="Molly McEvilley" w:date="2023-06-27T09:53:00Z">
              <w:r w:rsidRPr="00014EE4">
                <w:t>2</w:t>
              </w:r>
            </w:ins>
          </w:p>
        </w:tc>
        <w:tc>
          <w:tcPr>
            <w:tcW w:w="4576" w:type="dxa"/>
          </w:tcPr>
          <w:p w14:paraId="22711646" w14:textId="66B7F932" w:rsidR="00555D08" w:rsidRPr="00577A54" w:rsidRDefault="00555D08" w:rsidP="00DA4971">
            <w:pPr>
              <w:pStyle w:val="NoSpacing"/>
              <w:rPr>
                <w:ins w:id="3157" w:author="Molly McEvilley" w:date="2023-06-27T09:53:00Z"/>
              </w:rPr>
            </w:pPr>
            <w:ins w:id="3158" w:author="Molly McEvilley" w:date="2023-06-27T09:53:00Z">
              <w:r w:rsidRPr="00577A54">
                <w:t xml:space="preserve">DV </w:t>
              </w:r>
              <w:del w:id="3159" w:author="Jules Brown" w:date="2023-07-14T15:28:00Z">
                <w:r w:rsidRPr="00577A54" w:rsidDel="00C57D44">
                  <w:delText>victim</w:delText>
                </w:r>
              </w:del>
            </w:ins>
            <w:ins w:id="3160" w:author="Jules Brown" w:date="2023-07-14T15:28:00Z">
              <w:r w:rsidR="00C57D44">
                <w:t>survivor</w:t>
              </w:r>
            </w:ins>
            <w:ins w:id="3161"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162" w:author="Molly McEvilley" w:date="2023-06-27T09:53:00Z"/>
              </w:rPr>
            </w:pPr>
            <w:ins w:id="3163"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64" w:author="Molly McEvilley" w:date="2023-06-27T09:53:00Z"/>
        </w:trPr>
        <w:tc>
          <w:tcPr>
            <w:tcW w:w="2037" w:type="dxa"/>
          </w:tcPr>
          <w:p w14:paraId="4EF9E05A" w14:textId="77777777" w:rsidR="00555D08" w:rsidRPr="00014EE4" w:rsidRDefault="00555D08" w:rsidP="00DA4971">
            <w:pPr>
              <w:pStyle w:val="NoSpacing"/>
              <w:rPr>
                <w:ins w:id="3165" w:author="Molly McEvilley" w:date="2023-06-27T09:53:00Z"/>
              </w:rPr>
            </w:pPr>
            <w:ins w:id="3166" w:author="Molly McEvilley" w:date="2023-06-27T09:53:00Z">
              <w:r w:rsidRPr="00014EE4">
                <w:t>3</w:t>
              </w:r>
            </w:ins>
          </w:p>
        </w:tc>
        <w:tc>
          <w:tcPr>
            <w:tcW w:w="4576" w:type="dxa"/>
          </w:tcPr>
          <w:p w14:paraId="4B2412BA" w14:textId="58CF744E" w:rsidR="00555D08" w:rsidRPr="00577A54" w:rsidRDefault="00555D08" w:rsidP="00DA4971">
            <w:pPr>
              <w:pStyle w:val="NoSpacing"/>
              <w:rPr>
                <w:ins w:id="3167" w:author="Molly McEvilley" w:date="2023-06-27T09:53:00Z"/>
              </w:rPr>
            </w:pPr>
            <w:ins w:id="3168" w:author="Molly McEvilley" w:date="2023-06-27T09:53:00Z">
              <w:r w:rsidRPr="00577A54">
                <w:t xml:space="preserve">DV </w:t>
              </w:r>
              <w:del w:id="3169" w:author="Jules Brown" w:date="2023-07-14T15:28:00Z">
                <w:r w:rsidRPr="00577A54" w:rsidDel="00C57D44">
                  <w:delText>victim</w:delText>
                </w:r>
              </w:del>
            </w:ins>
            <w:ins w:id="3170" w:author="Jules Brown" w:date="2023-07-14T15:28:00Z">
              <w:r w:rsidR="00C57D44">
                <w:t>survivor</w:t>
              </w:r>
            </w:ins>
            <w:ins w:id="3171"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172" w:author="Molly McEvilley" w:date="2023-06-27T09:53:00Z"/>
              </w:rPr>
            </w:pPr>
            <w:ins w:id="3173"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174" w:name="_Set_Population_Identifiers_4"/>
      <w:bookmarkStart w:id="3175" w:name="_Project_Group_and"/>
      <w:bookmarkStart w:id="3176" w:name="_Toc140489947"/>
      <w:bookmarkStart w:id="3177" w:name="_Toc37849776"/>
      <w:bookmarkEnd w:id="3174"/>
      <w:bookmarkEnd w:id="3175"/>
      <w:r>
        <w:t xml:space="preserve">Project Group </w:t>
      </w:r>
      <w:r w:rsidR="0068205D">
        <w:t xml:space="preserve">and Population </w:t>
      </w:r>
      <w:r>
        <w:t>Household Types - LSAPerson</w:t>
      </w:r>
      <w:bookmarkEnd w:id="3176"/>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178"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179" w:author="Molly McEvilley" w:date="2023-07-01T12:32:00Z"/>
        </w:trPr>
        <w:tc>
          <w:tcPr>
            <w:tcW w:w="9355" w:type="dxa"/>
          </w:tcPr>
          <w:p w14:paraId="7A51F95C" w14:textId="648BE30F" w:rsidR="00A61027" w:rsidRPr="006B4F91" w:rsidRDefault="00A61027" w:rsidP="000F1196">
            <w:pPr>
              <w:pStyle w:val="NoSpacing"/>
              <w:rPr>
                <w:ins w:id="3180" w:author="Molly McEvilley" w:date="2023-07-01T12:32:00Z"/>
                <w:b/>
              </w:rPr>
            </w:pPr>
            <w:ins w:id="3181" w:author="Molly McEvilley" w:date="2023-07-01T12:32:00Z">
              <w:r>
                <w:rPr>
                  <w:b/>
                </w:rPr>
                <w:t>HHTypeES/SH/TH</w:t>
              </w:r>
            </w:ins>
          </w:p>
        </w:tc>
      </w:tr>
      <w:tr w:rsidR="006C0E75" w14:paraId="5F3DA12E" w14:textId="77777777" w:rsidTr="0030339F">
        <w:trPr>
          <w:cantSplit/>
          <w:trHeight w:val="216"/>
          <w:ins w:id="3182" w:author="Molly McEvilley" w:date="2023-07-01T12:32:00Z"/>
        </w:trPr>
        <w:tc>
          <w:tcPr>
            <w:tcW w:w="9355" w:type="dxa"/>
          </w:tcPr>
          <w:p w14:paraId="1CED8615" w14:textId="69A75295" w:rsidR="006C0E75" w:rsidRPr="006B4F91" w:rsidRDefault="00F63C4D" w:rsidP="000F1196">
            <w:pPr>
              <w:pStyle w:val="NoSpacing"/>
              <w:rPr>
                <w:ins w:id="3183" w:author="Molly McEvilley" w:date="2023-07-01T12:32:00Z"/>
                <w:b/>
              </w:rPr>
            </w:pPr>
            <w:ins w:id="3184" w:author="Molly McEvilley" w:date="2023-08-08T16:23:00Z">
              <w:r>
                <w:rPr>
                  <w:b/>
                </w:rPr>
                <w:t>HHTypeRRHSO</w:t>
              </w:r>
              <w:r w:rsidR="000F22F5">
                <w:rPr>
                  <w:b/>
                </w:rPr>
                <w:t>NoMI</w:t>
              </w:r>
            </w:ins>
            <w:ins w:id="3185" w:author="Molly McEvilley" w:date="2023-07-01T12:32:00Z">
              <w:r w:rsidR="006C0E75">
                <w:rPr>
                  <w:b/>
                </w:rPr>
                <w:t>/</w:t>
              </w:r>
            </w:ins>
            <w:ins w:id="3186" w:author="Molly McEvilley" w:date="2023-08-08T16:23:00Z">
              <w:r w:rsidR="000F22F5">
                <w:rPr>
                  <w:b/>
                </w:rPr>
                <w:t xml:space="preserve"> HHTypeRRHSOMI</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ins w:id="3187"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ins w:id="3188" w:author="Molly McEvilley" w:date="2023-07-01T12:33:00Z"/>
          <w:bCs/>
        </w:rPr>
      </w:pPr>
      <w:ins w:id="3189" w:author="Molly McEvilley" w:date="2023-06-27T16:48:00Z">
        <w:r>
          <w:rPr>
            <w:bCs/>
          </w:rPr>
          <w:t>RRHS</w:t>
        </w:r>
      </w:ins>
      <w:ins w:id="3190"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777E3F">
      <w:pPr>
        <w:pStyle w:val="ListParagraph"/>
        <w:numPr>
          <w:ilvl w:val="0"/>
          <w:numId w:val="68"/>
        </w:numPr>
        <w:rPr>
          <w:ins w:id="3191" w:author="Molly McEvilley" w:date="2023-07-01T12:33:00Z"/>
          <w:bCs/>
        </w:rPr>
      </w:pPr>
      <w:ins w:id="3192"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777E3F">
      <w:pPr>
        <w:pStyle w:val="ListParagraph"/>
        <w:numPr>
          <w:ilvl w:val="0"/>
          <w:numId w:val="68"/>
        </w:numPr>
        <w:rPr>
          <w:ins w:id="3193" w:author="Molly McEvilley" w:date="2023-07-01T12:33:00Z"/>
          <w:bCs/>
        </w:rPr>
      </w:pPr>
      <w:ins w:id="3194" w:author="Molly McEvilley" w:date="2023-07-01T12:33:00Z">
        <w:r>
          <w:rPr>
            <w:bCs/>
          </w:rPr>
          <w:t xml:space="preserve">SH– </w:t>
        </w:r>
        <w:r w:rsidRPr="00D43959">
          <w:rPr>
            <w:b/>
          </w:rPr>
          <w:t>LSAProjectType</w:t>
        </w:r>
        <w:r>
          <w:rPr>
            <w:b/>
          </w:rPr>
          <w:t xml:space="preserve"> </w:t>
        </w:r>
      </w:ins>
      <w:ins w:id="3195" w:author="Molly McEvilley" w:date="2023-07-01T12:34:00Z">
        <w:r>
          <w:rPr>
            <w:bCs/>
          </w:rPr>
          <w:t>= 8</w:t>
        </w:r>
      </w:ins>
    </w:p>
    <w:p w14:paraId="0F5E2B25" w14:textId="62B26281" w:rsidR="00F76C63" w:rsidRPr="00FC3682" w:rsidRDefault="00F76C63" w:rsidP="00777E3F">
      <w:pPr>
        <w:pStyle w:val="ListParagraph"/>
        <w:numPr>
          <w:ilvl w:val="0"/>
          <w:numId w:val="68"/>
        </w:numPr>
        <w:rPr>
          <w:ins w:id="3196" w:author="Molly McEvilley" w:date="2023-06-27T16:48:00Z"/>
          <w:bCs/>
        </w:rPr>
      </w:pPr>
      <w:ins w:id="3197" w:author="Molly McEvilley" w:date="2023-07-01T12:33:00Z">
        <w:r>
          <w:rPr>
            <w:bCs/>
          </w:rPr>
          <w:t xml:space="preserve">TH– </w:t>
        </w:r>
        <w:r w:rsidRPr="00D43959">
          <w:rPr>
            <w:b/>
          </w:rPr>
          <w:t>LSAProjectType</w:t>
        </w:r>
      </w:ins>
      <w:ins w:id="3198"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199"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ins w:id="3200" w:author="Molly McEvilley" w:date="2023-08-08T16:24:00Z">
              <w:r>
                <w:rPr>
                  <w:b/>
                </w:rPr>
                <w:t>HHTypeRRHSONoMI</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201"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ins w:id="3202" w:author="Molly McEvilley" w:date="2023-08-08T16:24:00Z">
              <w:r>
                <w:rPr>
                  <w:b/>
                </w:rPr>
                <w:t>HHTypeRRHSOMI</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203"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204" w:name="_Adult_Age_Population"/>
      <w:bookmarkStart w:id="3205" w:name="_Toc140489948"/>
      <w:bookmarkEnd w:id="3204"/>
      <w:r>
        <w:t>Adult Age</w:t>
      </w:r>
      <w:r w:rsidRPr="00C52062">
        <w:t xml:space="preserve"> </w:t>
      </w:r>
      <w:r w:rsidR="007B705B" w:rsidRPr="00C52062">
        <w:t xml:space="preserve">Population Identifiers </w:t>
      </w:r>
      <w:r>
        <w:t xml:space="preserve">- </w:t>
      </w:r>
      <w:r w:rsidR="007B705B">
        <w:t>LSAPerson</w:t>
      </w:r>
      <w:bookmarkEnd w:id="3205"/>
      <w:r w:rsidR="007B705B">
        <w:t xml:space="preserve"> </w:t>
      </w:r>
      <w:bookmarkEnd w:id="3177"/>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206"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20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207" w:name="_Toc37849777"/>
      <w:bookmarkStart w:id="3208" w:name="_Toc140489949"/>
      <w:r>
        <w:t>LSAPerson</w:t>
      </w:r>
      <w:bookmarkEnd w:id="3207"/>
      <w:bookmarkEnd w:id="320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209" w:name="_Toc29188114"/>
      <w:bookmarkStart w:id="3210" w:name="_Toc29188129"/>
      <w:bookmarkStart w:id="3211" w:name="_Toc29188148"/>
      <w:bookmarkStart w:id="3212" w:name="_Toc29188150"/>
      <w:bookmarkStart w:id="3213" w:name="_Update_LSAPerson_CHTime"/>
      <w:bookmarkStart w:id="3214" w:name="_Toc29188151"/>
      <w:bookmarkStart w:id="3215" w:name="_Toc29188153"/>
      <w:bookmarkStart w:id="3216" w:name="_Toc29188156"/>
      <w:bookmarkStart w:id="3217" w:name="_Toc29188162"/>
      <w:bookmarkStart w:id="3218" w:name="_Toc29188164"/>
      <w:bookmarkStart w:id="3219" w:name="_Toc29188168"/>
      <w:bookmarkStart w:id="3220" w:name="_Toc29188169"/>
      <w:bookmarkStart w:id="3221" w:name="_Toc29188170"/>
      <w:bookmarkStart w:id="3222" w:name="_Toc34144048"/>
      <w:bookmarkStart w:id="3223" w:name="_Toc34144049"/>
      <w:bookmarkStart w:id="3224" w:name="_Toc34144050"/>
      <w:bookmarkStart w:id="3225" w:name="_Toc34144061"/>
      <w:bookmarkStart w:id="3226" w:name="_Toc34144062"/>
      <w:bookmarkStart w:id="3227" w:name="_Toc34144077"/>
      <w:bookmarkStart w:id="3228" w:name="_Toc34144078"/>
      <w:bookmarkStart w:id="3229" w:name="_Toc34144079"/>
      <w:bookmarkStart w:id="3230" w:name="_Toc34144080"/>
      <w:bookmarkStart w:id="3231" w:name="_Toc34144081"/>
      <w:bookmarkStart w:id="3232" w:name="_Toc34144127"/>
      <w:bookmarkStart w:id="3233" w:name="_Toc34144128"/>
      <w:bookmarkStart w:id="3234" w:name="_Toc34144129"/>
      <w:bookmarkStart w:id="3235" w:name="_Toc34144142"/>
      <w:bookmarkStart w:id="3236" w:name="_Toc34144143"/>
      <w:bookmarkStart w:id="3237" w:name="_Toc34144152"/>
      <w:bookmarkStart w:id="3238" w:name="_Toc34144153"/>
      <w:bookmarkStart w:id="3239" w:name="_Toc34144154"/>
      <w:bookmarkStart w:id="3240" w:name="_Toc34144155"/>
      <w:bookmarkStart w:id="3241" w:name="_Toc34144156"/>
      <w:bookmarkStart w:id="3242" w:name="_Toc34144208"/>
      <w:bookmarkStart w:id="3243" w:name="_Toc34144209"/>
      <w:bookmarkStart w:id="3244" w:name="_Toc34144210"/>
      <w:bookmarkStart w:id="3245" w:name="_Toc34144221"/>
      <w:bookmarkStart w:id="3246" w:name="_Toc34144222"/>
      <w:bookmarkStart w:id="3247" w:name="_Toc34144231"/>
      <w:bookmarkStart w:id="3248" w:name="_Toc34144232"/>
      <w:bookmarkStart w:id="3249" w:name="_Toc34144233"/>
      <w:bookmarkStart w:id="3250" w:name="_Toc34144234"/>
      <w:bookmarkStart w:id="3251" w:name="_Toc34144235"/>
      <w:bookmarkStart w:id="3252" w:name="_Toc34144287"/>
      <w:bookmarkStart w:id="3253" w:name="_Toc34144288"/>
      <w:bookmarkStart w:id="3254" w:name="_Toc34144289"/>
      <w:bookmarkStart w:id="3255" w:name="_Toc34144290"/>
      <w:bookmarkStart w:id="3256" w:name="_Toc34144299"/>
      <w:bookmarkStart w:id="3257" w:name="_Toc34144300"/>
      <w:bookmarkStart w:id="3258" w:name="_Toc34144309"/>
      <w:bookmarkStart w:id="3259" w:name="_Toc34144310"/>
      <w:bookmarkStart w:id="3260" w:name="_Toc34144311"/>
      <w:bookmarkStart w:id="3261" w:name="_Toc34144312"/>
      <w:bookmarkStart w:id="3262" w:name="_Toc34144313"/>
      <w:bookmarkStart w:id="3263" w:name="_Toc34144341"/>
      <w:bookmarkStart w:id="3264" w:name="_Toc34144342"/>
      <w:bookmarkStart w:id="3265" w:name="_Toc34144343"/>
      <w:bookmarkStart w:id="3266" w:name="_Toc34144362"/>
      <w:bookmarkStart w:id="3267" w:name="_Toc34144363"/>
      <w:bookmarkStart w:id="3268" w:name="_Toc34144372"/>
      <w:bookmarkStart w:id="3269" w:name="_Toc34144373"/>
      <w:bookmarkStart w:id="3270" w:name="_Toc29163965"/>
      <w:bookmarkStart w:id="3271" w:name="_Toc34144425"/>
      <w:bookmarkStart w:id="3272" w:name="_Toc34144426"/>
      <w:bookmarkStart w:id="3273" w:name="_Toc34144427"/>
      <w:bookmarkStart w:id="3274" w:name="_Toc34144428"/>
      <w:bookmarkStart w:id="3275" w:name="_Toc34144429"/>
      <w:bookmarkStart w:id="3276" w:name="_Toc34144430"/>
      <w:bookmarkStart w:id="3277" w:name="_Toc34144431"/>
      <w:bookmarkStart w:id="3278" w:name="_Toc34144432"/>
      <w:bookmarkStart w:id="3279" w:name="_Toc34144433"/>
      <w:bookmarkStart w:id="3280" w:name="_Toc34144434"/>
      <w:bookmarkStart w:id="3281" w:name="_Toc34144435"/>
      <w:bookmarkStart w:id="3282" w:name="_Toc34144436"/>
      <w:bookmarkStart w:id="3283" w:name="_Toc34144437"/>
      <w:bookmarkStart w:id="3284" w:name="_Toc34144438"/>
      <w:bookmarkStart w:id="3285" w:name="_Toc34144439"/>
      <w:bookmarkStart w:id="3286" w:name="_Toc34144440"/>
      <w:bookmarkStart w:id="3287" w:name="_Toc34144441"/>
      <w:bookmarkStart w:id="3288" w:name="_Toc34144442"/>
      <w:bookmarkStart w:id="3289" w:name="_Toc34144443"/>
      <w:bookmarkStart w:id="3290" w:name="_Toc34144474"/>
      <w:bookmarkStart w:id="3291" w:name="_Toc34144475"/>
      <w:bookmarkStart w:id="3292" w:name="_Toc34144484"/>
      <w:bookmarkStart w:id="3293" w:name="_Toc34144485"/>
      <w:bookmarkStart w:id="3294" w:name="_Toc34144537"/>
      <w:bookmarkStart w:id="3295" w:name="_Toc34144538"/>
      <w:bookmarkStart w:id="3296" w:name="_Toc34144539"/>
      <w:bookmarkStart w:id="3297" w:name="_Toc34144540"/>
      <w:bookmarkStart w:id="3298" w:name="_Toc34144541"/>
      <w:bookmarkStart w:id="3299" w:name="_Toc34144542"/>
      <w:bookmarkStart w:id="3300" w:name="_Toc34144543"/>
      <w:bookmarkStart w:id="3301" w:name="_Toc34144544"/>
      <w:bookmarkStart w:id="3302" w:name="_Toc34144545"/>
      <w:bookmarkStart w:id="3303" w:name="_Toc34144546"/>
      <w:bookmarkStart w:id="3304" w:name="_Toc34144547"/>
      <w:bookmarkStart w:id="3305" w:name="_Toc34144548"/>
      <w:bookmarkStart w:id="3306" w:name="_Toc34144549"/>
      <w:bookmarkStart w:id="3307" w:name="_Toc34144550"/>
      <w:bookmarkStart w:id="3308" w:name="_Toc34144551"/>
      <w:bookmarkStart w:id="3309" w:name="_Toc34144552"/>
      <w:bookmarkStart w:id="3310" w:name="_Toc34144553"/>
      <w:bookmarkStart w:id="3311" w:name="_Toc34144554"/>
      <w:bookmarkStart w:id="3312" w:name="_Toc34144555"/>
      <w:bookmarkStart w:id="3313" w:name="_Set_Population_Identifiers_1"/>
      <w:bookmarkStart w:id="3314" w:name="_Toc31197160"/>
      <w:bookmarkStart w:id="3315" w:name="_Toc31197161"/>
      <w:bookmarkStart w:id="3316" w:name="_Toc31197162"/>
      <w:bookmarkStart w:id="3317" w:name="_Toc31197175"/>
      <w:bookmarkStart w:id="3318" w:name="_Toc31197176"/>
      <w:bookmarkStart w:id="3319" w:name="_Toc31197192"/>
      <w:bookmarkStart w:id="3320" w:name="_Toc31197193"/>
      <w:bookmarkStart w:id="3321" w:name="_Toc31197194"/>
      <w:bookmarkStart w:id="3322" w:name="_Toc31197195"/>
      <w:bookmarkStart w:id="3323" w:name="_Toc31197196"/>
      <w:bookmarkStart w:id="3324" w:name="_Set_Population_Identifiers_3"/>
      <w:bookmarkStart w:id="3325" w:name="_Toc34144556"/>
      <w:bookmarkStart w:id="3326" w:name="_Toc34144557"/>
      <w:bookmarkStart w:id="3327" w:name="_Toc34144558"/>
      <w:bookmarkStart w:id="3328" w:name="_Toc34144589"/>
      <w:bookmarkStart w:id="3329" w:name="_Toc34144590"/>
      <w:bookmarkStart w:id="3330" w:name="_Toc34144609"/>
      <w:bookmarkStart w:id="3331" w:name="_Toc34144610"/>
      <w:bookmarkStart w:id="3332" w:name="_Toc34144611"/>
      <w:bookmarkStart w:id="3333" w:name="_Toc34144612"/>
      <w:bookmarkStart w:id="3334" w:name="_Toc34144613"/>
      <w:bookmarkStart w:id="3335" w:name="_Toc34144614"/>
      <w:bookmarkStart w:id="3336" w:name="_Toc34144615"/>
      <w:bookmarkStart w:id="3337" w:name="_Toc34144616"/>
      <w:bookmarkStart w:id="3338" w:name="_Toc34144617"/>
      <w:bookmarkStart w:id="3339" w:name="_Toc34144618"/>
      <w:bookmarkStart w:id="3340" w:name="_Toc34144619"/>
      <w:bookmarkStart w:id="3341" w:name="_Toc34144620"/>
      <w:bookmarkStart w:id="3342" w:name="_Toc34144621"/>
      <w:bookmarkStart w:id="3343" w:name="_Toc34144622"/>
      <w:bookmarkStart w:id="3344" w:name="_Toc34144623"/>
      <w:bookmarkStart w:id="3345" w:name="_HHAdultAge"/>
      <w:bookmarkStart w:id="3346" w:name="_Toc34144624"/>
      <w:bookmarkStart w:id="3347" w:name="_Toc34144625"/>
      <w:bookmarkStart w:id="3348" w:name="_Toc34144647"/>
      <w:bookmarkStart w:id="3349" w:name="_Toc34144648"/>
      <w:bookmarkStart w:id="3350" w:name="_Toc34144649"/>
      <w:bookmarkStart w:id="3351" w:name="_Toc34144650"/>
      <w:bookmarkStart w:id="3352" w:name="_Toc34144651"/>
      <w:bookmarkStart w:id="3353" w:name="_Toc34144652"/>
      <w:bookmarkStart w:id="3354" w:name="_Toc34144653"/>
      <w:bookmarkStart w:id="3355" w:name="_Toc34144654"/>
      <w:bookmarkStart w:id="3356" w:name="_Toc34144655"/>
      <w:bookmarkStart w:id="3357" w:name="_Toc34144656"/>
      <w:bookmarkStart w:id="3358" w:name="_Toc34144657"/>
      <w:bookmarkStart w:id="3359" w:name="_Toc34144686"/>
      <w:bookmarkStart w:id="3360" w:name="_Toc34144687"/>
      <w:bookmarkStart w:id="3361" w:name="_Toc34144740"/>
      <w:bookmarkStart w:id="3362" w:name="_Toc34144741"/>
      <w:bookmarkStart w:id="3363" w:name="_Toc34144742"/>
      <w:bookmarkStart w:id="3364" w:name="_Toc34144743"/>
      <w:bookmarkStart w:id="3365" w:name="_Toc34144744"/>
      <w:bookmarkStart w:id="3366" w:name="_Toc34144745"/>
      <w:bookmarkStart w:id="3367" w:name="_Toc34144746"/>
      <w:bookmarkStart w:id="3368" w:name="_Toc34144747"/>
      <w:bookmarkStart w:id="3369" w:name="_Toc34144799"/>
      <w:bookmarkStart w:id="3370" w:name="_Toc34144800"/>
      <w:bookmarkStart w:id="3371" w:name="_Toc34144801"/>
      <w:bookmarkStart w:id="3372" w:name="_Toc34144802"/>
      <w:bookmarkStart w:id="3373" w:name="_Toc34144803"/>
      <w:bookmarkStart w:id="3374" w:name="_Toc34144804"/>
      <w:bookmarkStart w:id="3375" w:name="_Toc34144805"/>
      <w:bookmarkStart w:id="3376" w:name="_Toc34144833"/>
      <w:bookmarkStart w:id="3377" w:name="_Toc34144834"/>
      <w:bookmarkStart w:id="3378" w:name="_Toc34144835"/>
      <w:bookmarkStart w:id="3379" w:name="_Toc34144836"/>
      <w:bookmarkStart w:id="3380" w:name="_Toc34144837"/>
      <w:bookmarkStart w:id="3381" w:name="_Toc34144838"/>
      <w:bookmarkStart w:id="3382" w:name="_Toc34144839"/>
      <w:bookmarkStart w:id="3383" w:name="_Toc34144891"/>
      <w:bookmarkStart w:id="3384" w:name="_Toc34144892"/>
      <w:bookmarkStart w:id="3385" w:name="_Toc34144893"/>
      <w:bookmarkStart w:id="3386" w:name="_Toc34144894"/>
      <w:bookmarkStart w:id="3387" w:name="_Toc34144895"/>
      <w:bookmarkStart w:id="3388" w:name="_Toc34144896"/>
      <w:bookmarkStart w:id="3389" w:name="_Toc34144897"/>
      <w:bookmarkStart w:id="3390" w:name="_Toc34144949"/>
      <w:bookmarkStart w:id="3391" w:name="_Toc34144950"/>
      <w:bookmarkStart w:id="3392" w:name="_Toc34144951"/>
      <w:bookmarkStart w:id="3393" w:name="_Toc34144952"/>
      <w:bookmarkStart w:id="3394" w:name="_Toc34144953"/>
      <w:bookmarkStart w:id="3395" w:name="_Toc34144954"/>
      <w:bookmarkStart w:id="3396" w:name="_Toc34144955"/>
      <w:bookmarkStart w:id="3397" w:name="_Toc34144980"/>
      <w:bookmarkStart w:id="3398" w:name="_Toc34144981"/>
      <w:bookmarkStart w:id="3399" w:name="_Toc34144982"/>
      <w:bookmarkStart w:id="3400" w:name="_Toc34144983"/>
      <w:bookmarkStart w:id="3401" w:name="_Toc34144984"/>
      <w:bookmarkStart w:id="3402" w:name="_Toc34144985"/>
      <w:bookmarkStart w:id="3403" w:name="_Toc34144986"/>
      <w:bookmarkStart w:id="3404" w:name="_Toc34145011"/>
      <w:bookmarkStart w:id="3405" w:name="_Toc34145012"/>
      <w:bookmarkStart w:id="3406" w:name="_Toc34145013"/>
      <w:bookmarkStart w:id="3407" w:name="_Toc34145014"/>
      <w:bookmarkStart w:id="3408" w:name="_Toc34145015"/>
      <w:bookmarkStart w:id="3409" w:name="_Toc34145016"/>
      <w:bookmarkStart w:id="3410" w:name="_Toc34145017"/>
      <w:bookmarkStart w:id="3411" w:name="_Toc34145069"/>
      <w:bookmarkStart w:id="3412" w:name="_Toc34145070"/>
      <w:bookmarkStart w:id="3413" w:name="_Toc34145071"/>
      <w:bookmarkStart w:id="3414" w:name="_Toc34145072"/>
      <w:bookmarkStart w:id="3415" w:name="_Toc34145073"/>
      <w:bookmarkStart w:id="3416" w:name="_Toc34145074"/>
      <w:bookmarkStart w:id="3417" w:name="_Toc506721205"/>
      <w:bookmarkEnd w:id="2925"/>
      <w:bookmarkEnd w:id="2926"/>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r>
        <w:br w:type="page"/>
      </w:r>
    </w:p>
    <w:p w14:paraId="65BA16A7" w14:textId="21D9A953" w:rsidR="00E158FC" w:rsidRPr="00C52062" w:rsidRDefault="00E158FC" w:rsidP="00E158FC">
      <w:pPr>
        <w:pStyle w:val="Heading1"/>
      </w:pPr>
      <w:bookmarkStart w:id="3418" w:name="_HMIS_Business_Logic:_2"/>
      <w:bookmarkStart w:id="3419" w:name="_Toc37849778"/>
      <w:bookmarkStart w:id="3420" w:name="_Toc140489950"/>
      <w:bookmarkEnd w:id="3418"/>
      <w:r w:rsidRPr="00C52062">
        <w:lastRenderedPageBreak/>
        <w:t>HMIS Business Logic</w:t>
      </w:r>
      <w:r>
        <w:t>: LSAHousehold</w:t>
      </w:r>
      <w:bookmarkEnd w:id="3419"/>
      <w:bookmarkEnd w:id="3420"/>
    </w:p>
    <w:p w14:paraId="4C5B0BA6" w14:textId="7443B573" w:rsidR="00F25CD0" w:rsidRDefault="00F25CD0" w:rsidP="0088191A">
      <w:pPr>
        <w:pStyle w:val="Heading2"/>
      </w:pPr>
      <w:bookmarkStart w:id="3421" w:name="_Get_Distinct_Households"/>
      <w:bookmarkStart w:id="3422" w:name="_Toc37849779"/>
      <w:bookmarkStart w:id="3423" w:name="_Toc140489951"/>
      <w:bookmarkEnd w:id="3417"/>
      <w:bookmarkEnd w:id="3421"/>
      <w:r w:rsidRPr="00C52062">
        <w:t xml:space="preserve">Get </w:t>
      </w:r>
      <w:r>
        <w:t>Distinct</w:t>
      </w:r>
      <w:r w:rsidRPr="00C52062">
        <w:t xml:space="preserve"> Households for LSAHousehold</w:t>
      </w:r>
      <w:bookmarkEnd w:id="3422"/>
      <w:bookmarkEnd w:id="3423"/>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424" w:author="Jules Brown" w:date="2023-07-13T11:02:00Z">
              <w:r w:rsidR="00AB566A">
                <w:rPr>
                  <w:bCs/>
                </w:rPr>
                <w:t>Ethnicity</w:t>
              </w:r>
            </w:ins>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rsidDel="00AB566A" w14:paraId="6E1A0064" w14:textId="1D8CBEA5" w:rsidTr="0748C06F">
        <w:trPr>
          <w:cantSplit/>
          <w:trHeight w:val="216"/>
          <w:del w:id="3425" w:author="Jules Brown" w:date="2023-07-13T11:03:00Z"/>
        </w:trPr>
        <w:tc>
          <w:tcPr>
            <w:tcW w:w="3863" w:type="dxa"/>
          </w:tcPr>
          <w:p w14:paraId="5C373A75" w14:textId="014896A9" w:rsidR="0039347B" w:rsidRPr="00F35B9A" w:rsidDel="00AB566A" w:rsidRDefault="0039347B" w:rsidP="0039347B">
            <w:pPr>
              <w:pStyle w:val="NoSpacing"/>
              <w:rPr>
                <w:del w:id="3426" w:author="Jules Brown" w:date="2023-07-13T11:03:00Z"/>
                <w:bCs/>
              </w:rPr>
            </w:pPr>
            <w:del w:id="3427"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428" w:author="Jules Brown" w:date="2023-07-13T11:03:00Z"/>
                <w:rFonts w:ascii="Open Sans" w:hAnsi="Open Sans" w:cs="Open Sans"/>
                <w:b/>
                <w:bCs/>
                <w:i/>
              </w:rPr>
            </w:pPr>
            <w:del w:id="3429"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lastRenderedPageBreak/>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lastRenderedPageBreak/>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lastRenderedPageBreak/>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430"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431"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432"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433" w:name="_Set_Population_Identifiers_2"/>
    <w:bookmarkStart w:id="3434" w:name="_Toc37849780"/>
    <w:bookmarkStart w:id="3435" w:name="_Toc140489952"/>
    <w:bookmarkEnd w:id="3433"/>
    <w:p w14:paraId="324BFCAB" w14:textId="206FE4CB" w:rsidR="002B6231" w:rsidRDefault="00E92CC7" w:rsidP="0088191A">
      <w:pPr>
        <w:pStyle w:val="Heading2"/>
      </w:pPr>
      <w:r>
        <w:rPr>
          <w:noProof/>
        </w:rPr>
        <w:lastRenderedPageBreak/>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14="http://schemas.microsoft.com/office/drawing/2010/main" xmlns:pic="http://schemas.openxmlformats.org/drawingml/2006/picture" xmlns:a="http://schemas.openxmlformats.org/drawingml/2006/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434"/>
      <w:bookmarkEnd w:id="3435"/>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436" w:author="Jules Brown" w:date="2023-07-13T11:02:00Z">
              <w:r w:rsidR="00AB566A">
                <w:t>Ethnicity</w:t>
              </w:r>
            </w:ins>
          </w:p>
        </w:tc>
      </w:tr>
      <w:tr w:rsidR="00AE274B" w:rsidRPr="005F4836" w:rsidDel="00AB566A" w14:paraId="2BBA549D" w14:textId="1185372C" w:rsidTr="00AE274B">
        <w:trPr>
          <w:del w:id="3437"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438" w:author="Jules Brown" w:date="2023-07-13T11:02:00Z"/>
              </w:rPr>
            </w:pPr>
            <w:del w:id="3439"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440" w:author="Jules Brown" w:date="2023-07-13T11:02:00Z">
              <w:r w:rsidR="00221966">
                <w:rPr>
                  <w:b/>
                  <w:bCs/>
                </w:rPr>
                <w:t>Ethnicity</w:t>
              </w:r>
            </w:ins>
          </w:p>
        </w:tc>
      </w:tr>
      <w:tr w:rsidR="00AE274B" w:rsidRPr="006B4F91" w:rsidDel="00221966" w14:paraId="13CC724C" w14:textId="51588D9F" w:rsidTr="00AE274B">
        <w:trPr>
          <w:del w:id="3441" w:author="Jules Brown" w:date="2023-07-13T11:01:00Z"/>
        </w:trPr>
        <w:tc>
          <w:tcPr>
            <w:tcW w:w="9355" w:type="dxa"/>
          </w:tcPr>
          <w:p w14:paraId="7F79EA18" w14:textId="1D25E1EA" w:rsidR="00AE274B" w:rsidRPr="005F4836" w:rsidDel="00221966" w:rsidRDefault="00AE274B" w:rsidP="007D609E">
            <w:pPr>
              <w:pStyle w:val="NoSpacing"/>
              <w:rPr>
                <w:del w:id="3442" w:author="Jules Brown" w:date="2023-07-13T11:01:00Z"/>
                <w:b/>
                <w:bCs/>
              </w:rPr>
            </w:pPr>
            <w:del w:id="3443"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lastRenderedPageBreak/>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lastRenderedPageBreak/>
        <w:t>HoHRace</w:t>
      </w:r>
      <w:ins w:id="3444" w:author="Jules Brown" w:date="2023-07-13T11:00:00Z">
        <w:r w:rsidR="002258A4">
          <w:t>Ethnicity</w:t>
        </w:r>
      </w:ins>
      <w:del w:id="3445"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446" w:author="Jules Brown" w:date="2023-07-13T11:01:00Z">
        <w:r w:rsidR="00221966">
          <w:rPr>
            <w:b/>
          </w:rPr>
          <w:t>Ethnicity</w:t>
        </w:r>
      </w:ins>
      <w:r w:rsidR="00311D01" w:rsidRPr="00A6067F">
        <w:rPr>
          <w:rFonts w:cstheme="minorHAnsi"/>
        </w:rPr>
        <w:t xml:space="preserve"> </w:t>
      </w:r>
      <w:del w:id="3447"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448"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449"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450"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451" w:name="_HHAdultAge_1"/>
      <w:bookmarkEnd w:id="3451"/>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777E3F">
      <w:pPr>
        <w:pStyle w:val="ListParagraph"/>
        <w:numPr>
          <w:ilvl w:val="0"/>
          <w:numId w:val="33"/>
        </w:numPr>
      </w:pPr>
      <w:r w:rsidRPr="004B69AF">
        <w:t>Household Fleeing Domestic Violence (</w:t>
      </w:r>
      <w:r w:rsidRPr="004B69AF">
        <w:rPr>
          <w:b/>
          <w:bCs/>
        </w:rPr>
        <w:t>HHFleeingDV</w:t>
      </w:r>
      <w:r w:rsidRPr="004B69AF">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452" w:author="Molly McEvilley" w:date="2023-06-27T14:58:00Z"/>
        </w:rPr>
      </w:pPr>
      <w:ins w:id="3453" w:author="Molly McEvilley" w:date="2023-06-27T14:58:00Z">
        <w:r w:rsidRPr="0088191A">
          <w:t>HHFleeingDV</w:t>
        </w:r>
      </w:ins>
    </w:p>
    <w:p w14:paraId="7DF99FFA" w14:textId="08C39646" w:rsidR="007B2F65" w:rsidRDefault="007B2F65" w:rsidP="007B2F65">
      <w:pPr>
        <w:rPr>
          <w:ins w:id="3454" w:author="Molly McEvilley" w:date="2023-06-27T15:01:00Z"/>
        </w:rPr>
      </w:pPr>
      <w:ins w:id="3455" w:author="Molly McEvilley" w:date="2023-06-27T15:01:00Z">
        <w:r>
          <w:t xml:space="preserve">Set </w:t>
        </w:r>
        <w:r>
          <w:rPr>
            <w:b/>
            <w:bCs/>
          </w:rPr>
          <w:t>HHFleeingDV</w:t>
        </w:r>
        <w:r>
          <w:t xml:space="preserve"> to the first value in the table below that occurs in tlsa_HHID.</w:t>
        </w:r>
      </w:ins>
      <w:ins w:id="3456" w:author="Molly McEvilley" w:date="2023-06-27T15:02:00Z">
        <w:r w:rsidR="00756110">
          <w:rPr>
            <w:b/>
            <w:bCs/>
          </w:rPr>
          <w:t>HHFleeingDV</w:t>
        </w:r>
      </w:ins>
      <w:ins w:id="3457"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45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459" w:author="Molly McEvilley" w:date="2023-06-27T15:01:00Z"/>
              </w:rPr>
            </w:pPr>
            <w:ins w:id="3460"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461" w:author="Molly McEvilley" w:date="2023-06-27T15:01:00Z"/>
              </w:rPr>
            </w:pPr>
            <w:ins w:id="3462" w:author="Molly McEvilley" w:date="2023-06-27T15:02:00Z">
              <w:r>
                <w:t>HHFleeingDV</w:t>
              </w:r>
            </w:ins>
            <w:ins w:id="3463"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464"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465" w:author="Molly McEvilley" w:date="2023-06-27T15:01:00Z"/>
              </w:rPr>
            </w:pPr>
            <w:ins w:id="3466"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467" w:author="Molly McEvilley" w:date="2023-06-27T15:01:00Z"/>
              </w:rPr>
            </w:pPr>
            <w:ins w:id="3468"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469"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470" w:author="Molly McEvilley" w:date="2023-06-27T15:01:00Z"/>
              </w:rPr>
            </w:pPr>
            <w:ins w:id="3471"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472" w:author="Molly McEvilley" w:date="2023-06-27T15:01:00Z"/>
              </w:rPr>
            </w:pPr>
            <w:ins w:id="3473"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474"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475" w:author="Molly McEvilley" w:date="2023-06-27T15:01:00Z"/>
              </w:rPr>
            </w:pPr>
            <w:ins w:id="3476"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477" w:author="Molly McEvilley" w:date="2023-06-27T15:01:00Z"/>
              </w:rPr>
            </w:pPr>
            <w:ins w:id="3478" w:author="Molly McEvilley" w:date="2023-06-27T15:01:00Z">
              <w:r>
                <w:t>0</w:t>
              </w:r>
            </w:ins>
          </w:p>
        </w:tc>
      </w:tr>
    </w:tbl>
    <w:p w14:paraId="36D54836" w14:textId="77777777" w:rsidR="007B2F65" w:rsidRPr="00FE07DD" w:rsidRDefault="007B2F65" w:rsidP="007B2F65">
      <w:pPr>
        <w:rPr>
          <w:ins w:id="3479" w:author="Molly McEvilley" w:date="2023-06-27T15:01:00Z"/>
        </w:rPr>
      </w:pPr>
      <w:ins w:id="3480" w:author="Molly McEvilley" w:date="2023-06-27T15:01:00Z">
        <w:r>
          <w:t>This column is used to identify populations of interest:</w:t>
        </w:r>
      </w:ins>
    </w:p>
    <w:p w14:paraId="2F401DBA" w14:textId="5EAD6C90" w:rsidR="007B2F65" w:rsidRDefault="007B2F65" w:rsidP="00777E3F">
      <w:pPr>
        <w:pStyle w:val="ListParagraph"/>
        <w:numPr>
          <w:ilvl w:val="0"/>
          <w:numId w:val="33"/>
        </w:numPr>
        <w:rPr>
          <w:ins w:id="3481" w:author="Molly McEvilley" w:date="2023-06-27T15:01:00Z"/>
        </w:rPr>
      </w:pPr>
      <w:ins w:id="3482" w:author="Molly McEvilley" w:date="2023-06-27T15:01:00Z">
        <w:r w:rsidRPr="002F6CF8">
          <w:t>Household</w:t>
        </w:r>
      </w:ins>
      <w:ins w:id="3483" w:author="Molly McEvilley" w:date="2023-06-27T15:02:00Z">
        <w:r w:rsidR="00161C0C">
          <w:t>s Fleeing Domestic Violence</w:t>
        </w:r>
      </w:ins>
      <w:ins w:id="3484" w:author="Molly McEvilley" w:date="2023-06-27T15:01:00Z">
        <w:r w:rsidRPr="009A11AC">
          <w:rPr>
            <w:b/>
            <w:bCs/>
          </w:rPr>
          <w:t xml:space="preserve"> </w:t>
        </w:r>
        <w:r w:rsidRPr="004B49D8">
          <w:rPr>
            <w:b/>
            <w:bCs/>
          </w:rPr>
          <w:t>(</w:t>
        </w:r>
      </w:ins>
      <w:ins w:id="3485" w:author="Molly McEvilley" w:date="2023-06-27T15:03:00Z">
        <w:r w:rsidR="00161C0C" w:rsidRPr="00277F30">
          <w:rPr>
            <w:b/>
            <w:bCs/>
          </w:rPr>
          <w:t>HHFleeingDV</w:t>
        </w:r>
        <w:r w:rsidR="00161C0C">
          <w:t xml:space="preserve"> </w:t>
        </w:r>
      </w:ins>
      <w:ins w:id="3486" w:author="Molly McEvilley" w:date="2023-06-27T15:01:00Z">
        <w:r w:rsidRPr="00E55B23">
          <w:t>= 1</w:t>
        </w:r>
        <w:r w:rsidRPr="00DF1837">
          <w:t>)</w:t>
        </w:r>
      </w:ins>
    </w:p>
    <w:p w14:paraId="49C147CE" w14:textId="4A75D491" w:rsidR="007B2F65" w:rsidRDefault="00AF3EAB" w:rsidP="00777E3F">
      <w:pPr>
        <w:pStyle w:val="ListParagraph"/>
        <w:numPr>
          <w:ilvl w:val="0"/>
          <w:numId w:val="33"/>
        </w:numPr>
        <w:rPr>
          <w:ins w:id="3487" w:author="Molly McEvilley" w:date="2023-06-27T15:06:00Z"/>
        </w:rPr>
      </w:pPr>
      <w:ins w:id="3488" w:author="Molly McEvilley" w:date="2023-07-04T10:48:00Z">
        <w:r>
          <w:t xml:space="preserve">Households of </w:t>
        </w:r>
      </w:ins>
      <w:ins w:id="3489" w:author="Molly McEvilley" w:date="2023-06-27T15:04:00Z">
        <w:r w:rsidR="00317F5A">
          <w:t>Domestic V</w:t>
        </w:r>
      </w:ins>
      <w:ins w:id="3490" w:author="Molly McEvilley" w:date="2023-06-27T15:05:00Z">
        <w:r w:rsidR="00317F5A">
          <w:t>iolence Survivors</w:t>
        </w:r>
      </w:ins>
      <w:ins w:id="3491" w:author="Molly McEvilley" w:date="2023-06-27T15:08:00Z">
        <w:r w:rsidR="003F32B6">
          <w:t xml:space="preserve"> Not Currently Fleein</w:t>
        </w:r>
        <w:r w:rsidR="00593883">
          <w:t>g</w:t>
        </w:r>
      </w:ins>
      <w:ins w:id="3492" w:author="Molly McEvilley" w:date="2023-06-27T15:01:00Z">
        <w:r w:rsidR="007B2F65">
          <w:t xml:space="preserve"> (</w:t>
        </w:r>
      </w:ins>
      <w:ins w:id="3493" w:author="Molly McEvilley" w:date="2023-06-27T15:03:00Z">
        <w:r w:rsidR="00161C0C" w:rsidRPr="00DA4971">
          <w:rPr>
            <w:b/>
            <w:bCs/>
          </w:rPr>
          <w:t>HHFleeingDV</w:t>
        </w:r>
        <w:r w:rsidR="00161C0C">
          <w:t xml:space="preserve"> </w:t>
        </w:r>
      </w:ins>
      <w:ins w:id="3494" w:author="Molly McEvilley" w:date="2023-06-27T15:05:00Z">
        <w:r w:rsidR="00FF39CA">
          <w:t>= 2</w:t>
        </w:r>
      </w:ins>
      <w:ins w:id="3495" w:author="Molly McEvilley" w:date="2023-06-27T15:01:00Z">
        <w:r w:rsidR="007B2F65">
          <w:t>)</w:t>
        </w:r>
      </w:ins>
    </w:p>
    <w:p w14:paraId="2D8C7FD7" w14:textId="63129516" w:rsidR="00C22FCB" w:rsidRDefault="004D3EA5" w:rsidP="00777E3F">
      <w:pPr>
        <w:pStyle w:val="ListParagraph"/>
        <w:numPr>
          <w:ilvl w:val="0"/>
          <w:numId w:val="33"/>
        </w:numPr>
        <w:rPr>
          <w:ins w:id="3496" w:author="Molly McEvilley" w:date="2023-06-27T15:01:00Z"/>
        </w:rPr>
      </w:pPr>
      <w:ins w:id="3497"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498"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499"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500" w:author="Molly McEvilley" w:date="2023-07-19T23:35:00Z"/>
                <w:b w:val="0"/>
              </w:rPr>
            </w:pPr>
            <w:ins w:id="3501"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502" w:author="Molly McEvilley" w:date="2023-07-19T23:35:00Z"/>
                <w:b w:val="0"/>
              </w:rPr>
            </w:pPr>
            <w:ins w:id="3503"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504"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505" w:author="Molly McEvilley" w:date="2023-07-19T23:26:00Z"/>
              </w:rPr>
            </w:pPr>
            <w:ins w:id="3506"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07" w:author="Molly McEvilley" w:date="2023-07-19T23:26:00Z"/>
              </w:rPr>
            </w:pPr>
            <w:ins w:id="3508"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509"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510" w:author="Molly McEvilley" w:date="2023-07-19T23:26:00Z"/>
              </w:rPr>
            </w:pPr>
            <w:ins w:id="3511"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12" w:author="Molly McEvilley" w:date="2023-07-19T23:26:00Z"/>
              </w:rPr>
            </w:pPr>
            <w:ins w:id="3513"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514"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515" w:author="Molly McEvilley" w:date="2023-07-19T23:26:00Z"/>
              </w:rPr>
            </w:pPr>
            <w:ins w:id="3516"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17" w:author="Molly McEvilley" w:date="2023-07-19T23:26:00Z"/>
              </w:rPr>
            </w:pPr>
            <w:ins w:id="3518"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519"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520" w:author="Molly McEvilley" w:date="2023-07-19T23:26:00Z"/>
              </w:rPr>
            </w:pPr>
            <w:ins w:id="3521"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22" w:author="Molly McEvilley" w:date="2023-07-19T23:26:00Z"/>
              </w:rPr>
            </w:pPr>
            <w:ins w:id="3523"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524"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525" w:author="Molly McEvilley" w:date="2023-07-19T23:26:00Z"/>
              </w:rPr>
            </w:pPr>
            <w:ins w:id="3526"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27" w:author="Molly McEvilley" w:date="2023-07-19T23:26:00Z"/>
              </w:rPr>
            </w:pPr>
            <w:ins w:id="3528"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529"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530" w:author="Molly McEvilley" w:date="2023-07-19T23:26:00Z"/>
              </w:rPr>
            </w:pPr>
            <w:ins w:id="3531"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32" w:author="Molly McEvilley" w:date="2023-07-19T23:26:00Z"/>
              </w:rPr>
            </w:pPr>
            <w:ins w:id="3533"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534"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535" w:author="Molly McEvilley" w:date="2023-07-19T23:26:00Z"/>
              </w:rPr>
            </w:pPr>
            <w:ins w:id="3536"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37" w:author="Molly McEvilley" w:date="2023-07-19T23:26:00Z"/>
              </w:rPr>
            </w:pPr>
            <w:ins w:id="3538"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539"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540" w:author="Molly McEvilley" w:date="2023-07-19T23:26:00Z"/>
              </w:rPr>
            </w:pPr>
            <w:ins w:id="3541"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42" w:author="Molly McEvilley" w:date="2023-07-19T23:26:00Z"/>
              </w:rPr>
            </w:pPr>
            <w:ins w:id="3543" w:author="Molly McEvilley" w:date="2023-07-19T23:26:00Z">
              <w:r>
                <w:t xml:space="preserve">Not Chronically Homeless </w:t>
              </w:r>
            </w:ins>
          </w:p>
        </w:tc>
      </w:tr>
    </w:tbl>
    <w:p w14:paraId="0905EF45" w14:textId="506C85C4" w:rsidR="00944883" w:rsidRPr="00FE07DD" w:rsidDel="008A34BF" w:rsidRDefault="00944883" w:rsidP="00944883">
      <w:pPr>
        <w:rPr>
          <w:del w:id="3544" w:author="Molly McEvilley" w:date="2023-07-19T23:28:00Z"/>
        </w:rPr>
      </w:pPr>
      <w:del w:id="3545" w:author="Molly McEvilley" w:date="2023-07-19T23:28:00Z">
        <w:r w:rsidDel="008A34BF">
          <w:delText>This column is used to identify populations of interest:</w:delText>
        </w:r>
      </w:del>
    </w:p>
    <w:p w14:paraId="43B8E8DB" w14:textId="218E255A" w:rsidR="00944883" w:rsidDel="008A34BF" w:rsidRDefault="00944883" w:rsidP="00777E3F">
      <w:pPr>
        <w:pStyle w:val="ListParagraph"/>
        <w:numPr>
          <w:ilvl w:val="0"/>
          <w:numId w:val="33"/>
        </w:numPr>
        <w:rPr>
          <w:del w:id="3546" w:author="Molly McEvilley" w:date="2023-07-19T23:28:00Z"/>
        </w:rPr>
      </w:pPr>
      <w:del w:id="3547" w:author="Molly McEvilley" w:date="2023-07-19T23:28:00Z">
        <w:r w:rsidDel="008A34BF">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777E3F">
      <w:pPr>
        <w:pStyle w:val="ListParagraph"/>
        <w:numPr>
          <w:ilvl w:val="0"/>
          <w:numId w:val="33"/>
        </w:numPr>
        <w:rPr>
          <w:del w:id="3548" w:author="Molly McEvilley" w:date="2023-07-19T23:28:00Z"/>
        </w:rPr>
      </w:pPr>
      <w:del w:id="3549"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777E3F">
      <w:pPr>
        <w:pStyle w:val="ListParagraph"/>
        <w:numPr>
          <w:ilvl w:val="0"/>
          <w:numId w:val="33"/>
        </w:numPr>
        <w:rPr>
          <w:del w:id="3550" w:author="Molly McEvilley" w:date="2023-07-19T23:28:00Z"/>
        </w:rPr>
      </w:pPr>
      <w:del w:id="3551"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55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553" w:name="_Toc37849781"/>
      <w:bookmarkStart w:id="3554" w:name="_Toc140489953"/>
      <w:r w:rsidRPr="00F25CD0">
        <w:t>EST/RRH/PSH</w:t>
      </w:r>
      <w:ins w:id="3555" w:author="Molly McEvilley" w:date="2023-06-30T12:36:00Z">
        <w:r w:rsidR="00627928">
          <w:t>/RRHSO</w:t>
        </w:r>
      </w:ins>
      <w:r w:rsidRPr="00F25CD0">
        <w:t>Status –</w:t>
      </w:r>
      <w:r>
        <w:t xml:space="preserve"> L</w:t>
      </w:r>
      <w:r w:rsidR="002B6231" w:rsidRPr="00C52062">
        <w:t>SAHousehold</w:t>
      </w:r>
      <w:bookmarkEnd w:id="3553"/>
      <w:bookmarkEnd w:id="3554"/>
      <w:r w:rsidR="002B6231" w:rsidRPr="00C52062">
        <w:t xml:space="preserve"> </w:t>
      </w:r>
      <w:bookmarkEnd w:id="355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556" w:author="Molly McEvilley" w:date="2023-06-30T12:36:00Z"/>
        </w:trPr>
        <w:tc>
          <w:tcPr>
            <w:tcW w:w="9355" w:type="dxa"/>
          </w:tcPr>
          <w:p w14:paraId="7BA648F3" w14:textId="1F43723E" w:rsidR="00627928" w:rsidRDefault="00627928" w:rsidP="007D609E">
            <w:pPr>
              <w:pStyle w:val="NoSpacing"/>
              <w:rPr>
                <w:ins w:id="3557" w:author="Molly McEvilley" w:date="2023-06-30T12:36:00Z"/>
                <w:b/>
                <w:bCs/>
              </w:rPr>
            </w:pPr>
            <w:ins w:id="3558"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559" w:author="Molly McEvilley" w:date="2023-06-30T12:36:00Z">
        <w:r w:rsidRPr="00A6067F" w:rsidDel="00627928">
          <w:rPr>
            <w:rFonts w:eastAsia="Times New Roman" w:cstheme="minorHAnsi"/>
            <w:szCs w:val="20"/>
          </w:rPr>
          <w:delText xml:space="preserve">and </w:delText>
        </w:r>
      </w:del>
      <w:r w:rsidR="0018056C" w:rsidRPr="00655B0F">
        <w:rPr>
          <w:b/>
        </w:rPr>
        <w:t>PSHStatus</w:t>
      </w:r>
      <w:ins w:id="3560"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561"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562" w:name="_Toc37849782"/>
      <w:bookmarkStart w:id="3563" w:name="_Toc140489954"/>
      <w:r w:rsidRPr="00F25CD0">
        <w:t>RRH/PSH</w:t>
      </w:r>
      <w:ins w:id="3564" w:author="Molly McEvilley" w:date="2023-06-30T12:36:00Z">
        <w:r w:rsidR="00627928">
          <w:t>/RRHSO</w:t>
        </w:r>
      </w:ins>
      <w:r w:rsidR="002B6231" w:rsidRPr="00EE1280">
        <w:t xml:space="preserve">MoveIn </w:t>
      </w:r>
      <w:r w:rsidRPr="00EE1280">
        <w:t>–</w:t>
      </w:r>
      <w:r>
        <w:t xml:space="preserve"> LSAHousehold</w:t>
      </w:r>
      <w:bookmarkEnd w:id="3562"/>
      <w:bookmarkEnd w:id="3563"/>
      <w:r>
        <w:t xml:space="preserve"> </w:t>
      </w:r>
      <w:bookmarkEnd w:id="356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565" w:author="Molly McEvilley" w:date="2023-06-30T12:35:00Z"/>
        </w:trPr>
        <w:tc>
          <w:tcPr>
            <w:tcW w:w="9355" w:type="dxa"/>
          </w:tcPr>
          <w:p w14:paraId="34A3AD95" w14:textId="32A07A88" w:rsidR="00627928" w:rsidRDefault="00627928" w:rsidP="007D609E">
            <w:pPr>
              <w:pStyle w:val="NoSpacing"/>
              <w:rPr>
                <w:ins w:id="3566" w:author="Molly McEvilley" w:date="2023-06-30T12:35:00Z"/>
                <w:b/>
                <w:bCs/>
              </w:rPr>
            </w:pPr>
            <w:ins w:id="3567" w:author="Molly McEvilley" w:date="2023-06-30T12:35:00Z">
              <w:r>
                <w:rPr>
                  <w:b/>
                  <w:bCs/>
                </w:rPr>
                <w:t>RRHSOMoveIn</w:t>
              </w:r>
            </w:ins>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568" w:name="_Toc37849783"/>
      <w:bookmarkStart w:id="3569" w:name="_Toc140489955"/>
      <w:bookmarkStart w:id="3570"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568"/>
      <w:bookmarkEnd w:id="3569"/>
      <w:r w:rsidR="002B6231" w:rsidRPr="00C52062">
        <w:t xml:space="preserve"> </w:t>
      </w:r>
      <w:bookmarkEnd w:id="357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571" w:name="_AHAR_CSV_Files"/>
      <w:bookmarkStart w:id="3572" w:name="_Toc37849784"/>
      <w:bookmarkStart w:id="3573" w:name="_Toc140489956"/>
      <w:bookmarkStart w:id="3574" w:name="_Toc499543995"/>
      <w:bookmarkStart w:id="3575" w:name="_Toc506721209"/>
      <w:bookmarkStart w:id="3576" w:name="_Toc497116480"/>
      <w:bookmarkStart w:id="3577" w:name="_Hlk496773519"/>
      <w:bookmarkStart w:id="3578" w:name="_Toc506721210"/>
      <w:bookmarkEnd w:id="3571"/>
      <w:r>
        <w:t xml:space="preserve">EST/RRH/PSHLivingSit – </w:t>
      </w:r>
      <w:r w:rsidRPr="00C52062">
        <w:t>LSAHousehold</w:t>
      </w:r>
      <w:bookmarkEnd w:id="3572"/>
      <w:bookmarkEnd w:id="3573"/>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rPr>
          <w:ins w:id="3579" w:author="Molly McEvilley" w:date="2023-07-01T14:02:00Z"/>
        </w:trPr>
        <w:tc>
          <w:tcPr>
            <w:tcW w:w="9360" w:type="dxa"/>
          </w:tcPr>
          <w:p w14:paraId="3F3149A7" w14:textId="2200673F" w:rsidR="00673F55" w:rsidRPr="000469F6" w:rsidRDefault="00673F55" w:rsidP="009A7EC0">
            <w:pPr>
              <w:pStyle w:val="NoSpacing"/>
              <w:rPr>
                <w:ins w:id="3580" w:author="Molly McEvilley" w:date="2023-07-01T14:02:00Z"/>
              </w:rPr>
            </w:pPr>
            <w:ins w:id="3581"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582" w:author="Molly McEvilley" w:date="2023-05-09T14:49:00Z"/>
        </w:rPr>
      </w:pPr>
      <w:del w:id="3583"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58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585" w:author="Molly McEvilley" w:date="2023-05-09T14:49:00Z"/>
                <w:rFonts w:cstheme="minorHAnsi"/>
              </w:rPr>
            </w:pPr>
            <w:del w:id="3586"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587" w:author="Molly McEvilley" w:date="2023-05-09T14:49:00Z"/>
                <w:rFonts w:cstheme="minorHAnsi"/>
              </w:rPr>
            </w:pPr>
            <w:del w:id="3588"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58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590" w:author="Molly McEvilley" w:date="2023-05-09T14:49:00Z"/>
                <w:rFonts w:cstheme="minorHAnsi"/>
              </w:rPr>
            </w:pPr>
            <w:del w:id="3591"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592" w:author="Molly McEvilley" w:date="2023-05-09T14:49:00Z"/>
                <w:rFonts w:cstheme="minorHAnsi"/>
              </w:rPr>
            </w:pPr>
            <w:del w:id="3593"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59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595" w:author="Molly McEvilley" w:date="2023-05-09T14:49:00Z"/>
                <w:rFonts w:cstheme="minorHAnsi"/>
              </w:rPr>
            </w:pPr>
            <w:del w:id="3596"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597" w:author="Molly McEvilley" w:date="2023-05-09T14:49:00Z"/>
                <w:rFonts w:cstheme="minorHAnsi"/>
              </w:rPr>
            </w:pPr>
            <w:del w:id="3598"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59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600" w:author="Molly McEvilley" w:date="2023-05-09T14:49:00Z"/>
                <w:rFonts w:cstheme="minorHAnsi"/>
              </w:rPr>
            </w:pPr>
            <w:del w:id="3601"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02" w:author="Molly McEvilley" w:date="2023-05-09T14:49:00Z"/>
                <w:rFonts w:cstheme="minorHAnsi"/>
              </w:rPr>
            </w:pPr>
            <w:del w:id="3603"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60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605" w:author="Molly McEvilley" w:date="2023-05-09T14:49:00Z"/>
              </w:rPr>
            </w:pPr>
            <w:del w:id="3606"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607" w:author="Molly McEvilley" w:date="2023-05-09T14:49:00Z"/>
              </w:rPr>
            </w:pPr>
            <w:del w:id="3608"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60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610" w:author="Molly McEvilley" w:date="2023-05-09T14:49:00Z"/>
                <w:rFonts w:cstheme="minorHAnsi"/>
              </w:rPr>
            </w:pPr>
            <w:del w:id="3611"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12" w:author="Molly McEvilley" w:date="2023-05-09T14:49:00Z"/>
                <w:rFonts w:cstheme="minorHAnsi"/>
              </w:rPr>
            </w:pPr>
            <w:del w:id="3613"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61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615" w:author="Molly McEvilley" w:date="2023-05-09T14:49:00Z"/>
                <w:rFonts w:cstheme="minorHAnsi"/>
              </w:rPr>
            </w:pPr>
            <w:del w:id="3616"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17" w:author="Molly McEvilley" w:date="2023-05-09T14:49:00Z"/>
                <w:rFonts w:cstheme="minorHAnsi"/>
              </w:rPr>
            </w:pPr>
            <w:del w:id="3618"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61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620" w:author="Molly McEvilley" w:date="2023-05-09T14:49:00Z"/>
                <w:rFonts w:cstheme="minorHAnsi"/>
              </w:rPr>
            </w:pPr>
            <w:del w:id="3621"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22" w:author="Molly McEvilley" w:date="2023-05-09T14:49:00Z"/>
                <w:rFonts w:cstheme="minorHAnsi"/>
              </w:rPr>
            </w:pPr>
            <w:del w:id="3623"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62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625" w:author="Molly McEvilley" w:date="2023-05-09T14:49:00Z"/>
                <w:rFonts w:cstheme="minorHAnsi"/>
              </w:rPr>
            </w:pPr>
            <w:del w:id="3626"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27" w:author="Molly McEvilley" w:date="2023-05-09T14:49:00Z"/>
                <w:rFonts w:cstheme="minorHAnsi"/>
              </w:rPr>
            </w:pPr>
            <w:del w:id="3628"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62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630" w:author="Molly McEvilley" w:date="2023-05-09T14:49:00Z"/>
                <w:rFonts w:cstheme="minorHAnsi"/>
              </w:rPr>
            </w:pPr>
            <w:del w:id="3631"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32" w:author="Molly McEvilley" w:date="2023-05-09T14:49:00Z"/>
                <w:rFonts w:cstheme="minorHAnsi"/>
              </w:rPr>
            </w:pPr>
            <w:del w:id="3633"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63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635" w:author="Molly McEvilley" w:date="2023-05-09T14:49:00Z"/>
                <w:rFonts w:cstheme="minorHAnsi"/>
              </w:rPr>
            </w:pPr>
            <w:del w:id="3636"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37" w:author="Molly McEvilley" w:date="2023-05-09T14:49:00Z"/>
                <w:rFonts w:cstheme="minorHAnsi"/>
              </w:rPr>
            </w:pPr>
            <w:del w:id="3638"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63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640" w:author="Molly McEvilley" w:date="2023-05-09T14:49:00Z"/>
                <w:rFonts w:cstheme="minorHAnsi"/>
              </w:rPr>
            </w:pPr>
            <w:del w:id="3641"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42" w:author="Molly McEvilley" w:date="2023-05-09T14:49:00Z"/>
                <w:rFonts w:cstheme="minorHAnsi"/>
              </w:rPr>
            </w:pPr>
            <w:del w:id="3643"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64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645" w:author="Molly McEvilley" w:date="2023-05-09T14:49:00Z"/>
                <w:rFonts w:cstheme="minorHAnsi"/>
              </w:rPr>
            </w:pPr>
            <w:del w:id="3646"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47" w:author="Molly McEvilley" w:date="2023-05-09T14:49:00Z"/>
                <w:rFonts w:cstheme="minorHAnsi"/>
              </w:rPr>
            </w:pPr>
            <w:del w:id="3648"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64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650" w:author="Molly McEvilley" w:date="2023-05-09T14:49:00Z"/>
                <w:rFonts w:cstheme="minorHAnsi"/>
              </w:rPr>
            </w:pPr>
            <w:del w:id="3651"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52" w:author="Molly McEvilley" w:date="2023-05-09T14:49:00Z"/>
                <w:rFonts w:cstheme="minorHAnsi"/>
              </w:rPr>
            </w:pPr>
            <w:del w:id="3653"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65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655" w:author="Molly McEvilley" w:date="2023-05-09T14:49:00Z"/>
                <w:rFonts w:cstheme="minorHAnsi"/>
              </w:rPr>
            </w:pPr>
            <w:del w:id="3656"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57" w:author="Molly McEvilley" w:date="2023-05-09T14:49:00Z"/>
                <w:rFonts w:cstheme="minorHAnsi"/>
              </w:rPr>
            </w:pPr>
            <w:del w:id="3658"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65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660" w:author="Molly McEvilley" w:date="2023-05-09T14:49:00Z"/>
                <w:rFonts w:cstheme="minorHAnsi"/>
              </w:rPr>
            </w:pPr>
            <w:del w:id="3661"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62" w:author="Molly McEvilley" w:date="2023-05-09T14:49:00Z"/>
                <w:rFonts w:cstheme="minorHAnsi"/>
              </w:rPr>
            </w:pPr>
            <w:del w:id="3663"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66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665" w:author="Molly McEvilley" w:date="2023-05-09T14:49:00Z"/>
                <w:rFonts w:cstheme="minorHAnsi"/>
              </w:rPr>
            </w:pPr>
            <w:del w:id="3666"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67" w:author="Molly McEvilley" w:date="2023-05-09T14:49:00Z"/>
                <w:rFonts w:cstheme="minorHAnsi"/>
              </w:rPr>
            </w:pPr>
            <w:del w:id="3668"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669"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670" w:author="Molly McEvilley" w:date="2023-05-09T14:49:00Z"/>
                <w:rFonts w:cstheme="minorHAnsi"/>
              </w:rPr>
            </w:pPr>
            <w:del w:id="3671"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72" w:author="Molly McEvilley" w:date="2023-05-09T14:49:00Z"/>
                <w:rFonts w:cstheme="minorHAnsi"/>
              </w:rPr>
            </w:pPr>
            <w:del w:id="3673"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674"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675" w:author="Molly McEvilley" w:date="2023-05-09T14:49:00Z"/>
              </w:rPr>
            </w:pPr>
            <w:del w:id="3676"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77" w:author="Molly McEvilley" w:date="2023-05-09T14:49:00Z"/>
              </w:rPr>
            </w:pPr>
            <w:del w:id="3678"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3679"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3680" w:author="Molly McEvilley" w:date="2023-06-13T10:38:00Z">
        <w:r w:rsidR="00C653C6">
          <w:t xml:space="preserve">and </w:t>
        </w:r>
      </w:ins>
      <w:ins w:id="3681"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3682" w:author="Molly McEvilley" w:date="2023-06-13T10:40:00Z">
        <w:r w:rsidR="00C653C6">
          <w:t>.</w:t>
        </w:r>
      </w:ins>
      <w:del w:id="3683"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777E3F">
      <w:pPr>
        <w:pStyle w:val="ListParagraph"/>
        <w:numPr>
          <w:ilvl w:val="0"/>
          <w:numId w:val="96"/>
        </w:numPr>
        <w:rPr>
          <w:ins w:id="3684" w:author="Molly McEvilley" w:date="2023-07-01T14:03:00Z"/>
        </w:rPr>
      </w:pPr>
      <w:ins w:id="3685" w:author="Molly McEvilley" w:date="2023-07-01T14:03:00Z">
        <w:r>
          <w:t xml:space="preserve">If LivingSituation </w:t>
        </w:r>
        <w:r w:rsidR="00B6325F">
          <w:t>in (8,9), set xLivingSit = 98</w:t>
        </w:r>
      </w:ins>
    </w:p>
    <w:p w14:paraId="6F50DC77" w14:textId="6476A754" w:rsidR="00B6325F" w:rsidRPr="00F70388" w:rsidRDefault="00B6325F" w:rsidP="00777E3F">
      <w:pPr>
        <w:pStyle w:val="ListParagraph"/>
        <w:numPr>
          <w:ilvl w:val="0"/>
          <w:numId w:val="96"/>
        </w:numPr>
        <w:rPr>
          <w:ins w:id="3686" w:author="Molly McEvilley" w:date="2023-06-13T10:38:00Z"/>
        </w:rPr>
      </w:pPr>
      <w:ins w:id="3687" w:author="Molly McEvilley" w:date="2023-07-01T14:03:00Z">
        <w:r>
          <w:t xml:space="preserve">If LivingSituation is NULL or </w:t>
        </w:r>
        <w:r w:rsidR="00F70388">
          <w:t>99</w:t>
        </w:r>
      </w:ins>
      <w:ins w:id="3688" w:author="Molly McEvilley" w:date="2023-07-01T14:04:00Z">
        <w:r w:rsidR="00F70388">
          <w:t xml:space="preserve">, set </w:t>
        </w:r>
        <w:r w:rsidR="00F70388" w:rsidRPr="00F70388">
          <w:rPr>
            <w:b/>
            <w:bCs/>
          </w:rPr>
          <w:t xml:space="preserve">xLivingSit </w:t>
        </w:r>
        <w:r w:rsidR="00F70388">
          <w:t>= 99</w:t>
        </w:r>
      </w:ins>
    </w:p>
    <w:p w14:paraId="0C7D23D3" w14:textId="1937F768" w:rsidR="00C653C6" w:rsidRPr="00277F30" w:rsidRDefault="00C653C6" w:rsidP="00777E3F">
      <w:pPr>
        <w:pStyle w:val="ListParagraph"/>
        <w:numPr>
          <w:ilvl w:val="0"/>
          <w:numId w:val="96"/>
        </w:numPr>
        <w:rPr>
          <w:ins w:id="3689" w:author="Molly McEvilley" w:date="2023-06-13T10:39:00Z"/>
          <w:i/>
          <w:iCs/>
        </w:rPr>
      </w:pPr>
      <w:ins w:id="3690" w:author="Molly McEvilley" w:date="2023-06-13T10:38:00Z">
        <w:r>
          <w:t xml:space="preserve">If </w:t>
        </w:r>
        <w:r w:rsidRPr="00277F30">
          <w:rPr>
            <w:i/>
            <w:iCs/>
          </w:rPr>
          <w:t>LivingSituation</w:t>
        </w:r>
        <w:r>
          <w:t xml:space="preserve"> = 435, </w:t>
        </w:r>
      </w:ins>
      <w:ins w:id="3691" w:author="Molly McEvilley" w:date="2023-06-13T10:39:00Z">
        <w:r>
          <w:t xml:space="preserve">set </w:t>
        </w:r>
        <w:r w:rsidRPr="00F70388">
          <w:rPr>
            <w:b/>
            <w:bCs/>
          </w:rPr>
          <w:t xml:space="preserve">xLivingSit </w:t>
        </w:r>
        <w:r>
          <w:t xml:space="preserve">= </w:t>
        </w:r>
      </w:ins>
      <w:ins w:id="3692" w:author="Molly McEvilley" w:date="2023-07-01T14:01:00Z">
        <w:r w:rsidR="00673F55" w:rsidRPr="00277F30">
          <w:rPr>
            <w:i/>
            <w:iCs/>
          </w:rPr>
          <w:t>LivingSituationS</w:t>
        </w:r>
      </w:ins>
      <w:ins w:id="3693" w:author="Molly McEvilley" w:date="2023-06-13T10:39:00Z">
        <w:r w:rsidRPr="00277F30">
          <w:rPr>
            <w:i/>
            <w:iCs/>
          </w:rPr>
          <w:t>ubsidyType.</w:t>
        </w:r>
      </w:ins>
    </w:p>
    <w:p w14:paraId="06FEE5A3" w14:textId="503577E7" w:rsidR="00C653C6" w:rsidRPr="00277F30" w:rsidRDefault="00C653C6" w:rsidP="00777E3F">
      <w:pPr>
        <w:pStyle w:val="ListParagraph"/>
        <w:numPr>
          <w:ilvl w:val="0"/>
          <w:numId w:val="96"/>
        </w:numPr>
        <w:rPr>
          <w:i/>
          <w:iCs/>
        </w:rPr>
      </w:pPr>
      <w:ins w:id="3694"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3695"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3696"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3697"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3698"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699"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00"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3701"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2"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3"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3704"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05"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06"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3707"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8"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09"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3710"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1"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4"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3715"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16"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17"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3718"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19"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0"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3721"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2"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3"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3724"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5"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26"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3727"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8"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29"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3730"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31"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32"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3733"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34"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35"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3736"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37"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38"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3739"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0"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1"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3742"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3"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4"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3745"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6"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47"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3748"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49"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0"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3751"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2"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3"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3754"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5"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56"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3757"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8"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59"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3760"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1"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2"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3763"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64"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65"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3766"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7"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68"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3769" w:author="Molly McEvilley" w:date="2023-05-09T14:51:00Z">
              <w:r w:rsidRPr="00445256" w:rsidDel="00066E7B">
                <w:rPr>
                  <w:rFonts w:cstheme="minorHAnsi"/>
                </w:rPr>
                <w:lastRenderedPageBreak/>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70"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71"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3772"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73"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74"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3775"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76"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3777"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78"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3779"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3780" w:name="_EST/RRH/PSHDestination–_LSAHousehol"/>
      <w:bookmarkStart w:id="3781" w:name="_Toc37849785"/>
      <w:bookmarkStart w:id="3782" w:name="_Toc140489957"/>
      <w:bookmarkEnd w:id="3780"/>
      <w:r>
        <w:t>EST/RRH/PSHDestination</w:t>
      </w:r>
      <w:r w:rsidR="006F09FD">
        <w:t xml:space="preserve"> </w:t>
      </w:r>
      <w:r>
        <w:t xml:space="preserve">– </w:t>
      </w:r>
      <w:r w:rsidRPr="00C52062">
        <w:t>LSAHousehold</w:t>
      </w:r>
      <w:bookmarkEnd w:id="3781"/>
      <w:bookmarkEnd w:id="3782"/>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3783" w:name="_Toc37849786"/>
    </w:p>
    <w:p w14:paraId="62F91D64" w14:textId="01BA0CD7" w:rsidR="0019166A" w:rsidRDefault="0019166A" w:rsidP="0088191A">
      <w:pPr>
        <w:pStyle w:val="Heading2"/>
      </w:pPr>
      <w:bookmarkStart w:id="3784" w:name="_Toc140489958"/>
      <w:r w:rsidRPr="00EE1280">
        <w:t>EST/RRH/PSH</w:t>
      </w:r>
      <w:r>
        <w:t xml:space="preserve"> Population Identifiers</w:t>
      </w:r>
      <w:bookmarkEnd w:id="3783"/>
      <w:bookmarkEnd w:id="378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lastRenderedPageBreak/>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3785" w:author="Jules Brown" w:date="2023-07-13T10:56:00Z">
        <w:r w:rsidR="00102FF3">
          <w:rPr>
            <w:b/>
            <w:bCs/>
          </w:rPr>
          <w:t>Ethnicity</w:t>
        </w:r>
      </w:ins>
      <w:r>
        <w:t xml:space="preserve"> </w:t>
      </w:r>
      <w:del w:id="3786"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3787" w:author="Jules Brown" w:date="2023-07-13T10:56:00Z">
        <w:r w:rsidDel="00102FF3">
          <w:delText xml:space="preserve">those </w:delText>
        </w:r>
      </w:del>
      <w:ins w:id="3788" w:author="Jules Brown" w:date="2023-07-13T10:56:00Z">
        <w:r w:rsidR="00102FF3">
          <w:t>it is</w:t>
        </w:r>
      </w:ins>
      <w:del w:id="3789"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3790" w:author="Jules Brown" w:date="2023-07-15T09:58:00Z"/>
        </w:rPr>
      </w:pPr>
      <w:del w:id="3791"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3792" w:author="Jules Brown" w:date="2023-07-15T09:58:00Z">
        <w:r w:rsidR="00171D37">
          <w:t xml:space="preserve">Set </w:t>
        </w:r>
      </w:ins>
      <w:ins w:id="3793" w:author="Jules Brown" w:date="2023-07-15T10:02:00Z">
        <w:r w:rsidR="00426CE6">
          <w:rPr>
            <w:b/>
            <w:bCs/>
          </w:rPr>
          <w:t>EST/RRH/PSH</w:t>
        </w:r>
      </w:ins>
      <w:ins w:id="3794"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3795"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3796"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3797"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3798" w:author="Jules Brown" w:date="2023-07-15T09:58:00Z"/>
              </w:rPr>
            </w:pPr>
            <w:ins w:id="3799"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3800" w:author="Jules Brown" w:date="2023-07-15T09:58:00Z"/>
              </w:rPr>
            </w:pPr>
            <w:ins w:id="3801"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3802"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3803" w:author="Jules Brown" w:date="2023-07-15T09:58:00Z"/>
              </w:rPr>
            </w:pPr>
            <w:ins w:id="3804"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3805" w:author="Jules Brown" w:date="2023-07-15T09:58:00Z"/>
              </w:rPr>
            </w:pPr>
            <w:ins w:id="3806"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3807"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3808" w:author="Jules Brown" w:date="2023-07-15T09:58:00Z"/>
              </w:rPr>
            </w:pPr>
            <w:ins w:id="3809"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3810" w:author="Jules Brown" w:date="2023-07-15T09:58:00Z"/>
              </w:rPr>
            </w:pPr>
            <w:ins w:id="3811"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3812"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3813" w:author="Jules Brown" w:date="2023-07-15T09:58:00Z"/>
              </w:rPr>
            </w:pPr>
            <w:ins w:id="3814"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3815" w:author="Jules Brown" w:date="2023-07-15T09:58:00Z"/>
              </w:rPr>
            </w:pPr>
            <w:ins w:id="3816" w:author="Jules Brown" w:date="2023-07-15T09:58:00Z">
              <w:r>
                <w:t>0</w:t>
              </w:r>
            </w:ins>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3817" w:name="_Toc37849787"/>
      <w:bookmarkStart w:id="3818" w:name="_Toc140489959"/>
      <w:r w:rsidRPr="00EE1280">
        <w:t>System Engagement</w:t>
      </w:r>
      <w:r w:rsidRPr="00C52062">
        <w:t xml:space="preserve"> Status and Return Time</w:t>
      </w:r>
      <w:bookmarkEnd w:id="3817"/>
      <w:bookmarkEnd w:id="381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574"/>
    <w:bookmarkEnd w:id="357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lastRenderedPageBreak/>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lastRenderedPageBreak/>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3819" w:author="Molly McEvilley" w:date="2023-06-01T10:56:00Z">
              <w:r w:rsidDel="00BB6FFD">
                <w:delText xml:space="preserve">1 </w:delText>
              </w:r>
            </w:del>
            <w:ins w:id="3820" w:author="Molly McEvilley" w:date="2023-06-01T10:56:00Z">
              <w:r w:rsidR="00BB6FFD">
                <w:t xml:space="preserve">400 </w:t>
              </w:r>
            </w:ins>
            <w:r>
              <w:t xml:space="preserve">and </w:t>
            </w:r>
            <w:del w:id="3821" w:author="Molly McEvilley" w:date="2023-06-01T10:56:00Z">
              <w:r w:rsidDel="00BB6FFD">
                <w:delText>6</w:delText>
              </w:r>
            </w:del>
            <w:ins w:id="3822"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3823" w:author="Molly McEvilley" w:date="2023-06-01T10:56:00Z">
              <w:r w:rsidDel="00BB6FFD">
                <w:delText xml:space="preserve">7 </w:delText>
              </w:r>
            </w:del>
            <w:ins w:id="3824" w:author="Molly McEvilley" w:date="2023-06-01T11:19:00Z">
              <w:r w:rsidR="002A5584">
                <w:t>1</w:t>
              </w:r>
            </w:ins>
            <w:ins w:id="3825" w:author="Molly McEvilley" w:date="2023-06-01T10:56:00Z">
              <w:r w:rsidR="00BB6FFD">
                <w:t xml:space="preserve">00 </w:t>
              </w:r>
            </w:ins>
            <w:r>
              <w:t xml:space="preserve">and </w:t>
            </w:r>
            <w:del w:id="3826" w:author="Molly McEvilley" w:date="2023-06-01T10:57:00Z">
              <w:r w:rsidDel="00BB6FFD">
                <w:delText>14</w:delText>
              </w:r>
            </w:del>
            <w:ins w:id="3827"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3828"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3829" w:author="Molly McEvilley" w:date="2023-06-01T11:20:00Z">
              <w:r>
                <w:t>&lt; 100</w:t>
              </w:r>
            </w:ins>
            <w:del w:id="3830" w:author="Molly McEvilley" w:date="2023-06-01T11:20:00Z">
              <w:r w:rsidR="004625BA" w:rsidDel="002A5584">
                <w:delText>In (</w:delText>
              </w:r>
            </w:del>
            <w:del w:id="3831" w:author="Molly McEvilley" w:date="2023-06-01T10:58:00Z">
              <w:r w:rsidR="004625BA" w:rsidDel="00F34A0C">
                <w:delText>15,99</w:delText>
              </w:r>
            </w:del>
            <w:del w:id="3832"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576"/>
      <w:bookmarkEnd w:id="3577"/>
    </w:tbl>
    <w:p w14:paraId="0E1486B3" w14:textId="77777777" w:rsidR="00300425" w:rsidRDefault="00300425" w:rsidP="008F2C7B"/>
    <w:p w14:paraId="54D9E0C2" w14:textId="71BC3D12" w:rsidR="00466A69" w:rsidRDefault="00466A69" w:rsidP="0088191A">
      <w:pPr>
        <w:pStyle w:val="Heading2"/>
      </w:pPr>
      <w:bookmarkStart w:id="3833" w:name="_Dates_Housed_in"/>
      <w:bookmarkStart w:id="3834" w:name="_Toc37849788"/>
      <w:bookmarkStart w:id="3835" w:name="_Toc140489960"/>
      <w:bookmarkEnd w:id="3833"/>
      <w:r w:rsidRPr="00EE1280">
        <w:t xml:space="preserve">RRHPreMoveInDays </w:t>
      </w:r>
      <w:r w:rsidR="007E42C3">
        <w:t>–</w:t>
      </w:r>
      <w:r>
        <w:t xml:space="preserve"> LSAHousehold</w:t>
      </w:r>
      <w:bookmarkEnd w:id="3834"/>
      <w:bookmarkEnd w:id="383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3836" w:author="Molly McEvilley" w:date="2023-06-30T12:42:00Z">
        <w:r w:rsidDel="00BF0D9E">
          <w:delText>y</w:delText>
        </w:r>
      </w:del>
      <w:r>
        <w:t xml:space="preserve"> RRH</w:t>
      </w:r>
      <w:ins w:id="3837"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3838" w:name="_Dates_Housed_in_1"/>
      <w:bookmarkStart w:id="3839" w:name="_Toc37849789"/>
      <w:bookmarkStart w:id="3840" w:name="_Toc140489961"/>
      <w:bookmarkEnd w:id="3838"/>
      <w:r>
        <w:t>Dates Housed in PSH or RRH (sys_Time)</w:t>
      </w:r>
      <w:bookmarkEnd w:id="3839"/>
      <w:bookmarkEnd w:id="384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777E3F">
      <w:pPr>
        <w:pStyle w:val="ListParagraph"/>
        <w:numPr>
          <w:ilvl w:val="0"/>
          <w:numId w:val="13"/>
        </w:numPr>
      </w:pPr>
      <w:r>
        <w:t>tlsa_HHID.</w:t>
      </w:r>
      <w:del w:id="3841"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3842" w:name="_Toc37849790"/>
      <w:bookmarkStart w:id="3843" w:name="_Toc140489962"/>
      <w:r>
        <w:t>Get Last Inactive Date</w:t>
      </w:r>
      <w:bookmarkEnd w:id="3842"/>
      <w:bookmarkEnd w:id="384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3844"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3845" w:author="Molly McEvilley" w:date="2023-06-30T12:40:00Z">
        <w:r>
          <w:t>RR</w:t>
        </w:r>
      </w:ins>
      <w:ins w:id="3846"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lastRenderedPageBreak/>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3847" w:name="_Toc37849791"/>
      <w:bookmarkStart w:id="3848" w:name="_Toc140489963"/>
      <w:r>
        <w:lastRenderedPageBreak/>
        <w:t>Get Dates of Other System Use (sys_Time)</w:t>
      </w:r>
      <w:bookmarkEnd w:id="3847"/>
      <w:bookmarkEnd w:id="384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3849" w:name="_Get_Other_Dates"/>
      <w:bookmarkStart w:id="3850" w:name="_Toc37849792"/>
      <w:bookmarkStart w:id="3851" w:name="_Toc140489964"/>
      <w:bookmarkEnd w:id="3849"/>
      <w:r>
        <w:t>Get Other Dates Homeless from 3.917A/B Living Situation</w:t>
      </w:r>
      <w:bookmarkEnd w:id="3850"/>
      <w:bookmarkEnd w:id="385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777E3F">
      <w:pPr>
        <w:pStyle w:val="ListParagraph"/>
        <w:numPr>
          <w:ilvl w:val="6"/>
          <w:numId w:val="55"/>
        </w:numPr>
        <w:ind w:left="1170" w:hanging="450"/>
      </w:pPr>
      <w:r w:rsidRPr="003814C3">
        <w:rPr>
          <w:i/>
        </w:rPr>
        <w:t>LivingSituation</w:t>
      </w:r>
      <w:r w:rsidRPr="003814C3">
        <w:t xml:space="preserve"> in (</w:t>
      </w:r>
      <w:del w:id="3852" w:author="Molly McEvilley" w:date="2023-06-13T10:17:00Z">
        <w:r w:rsidRPr="003814C3" w:rsidDel="008173F4">
          <w:delText>1,18,16</w:delText>
        </w:r>
      </w:del>
      <w:ins w:id="3853"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ins w:id="3854"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777E3F">
      <w:pPr>
        <w:pStyle w:val="ListParagraph"/>
        <w:numPr>
          <w:ilvl w:val="6"/>
          <w:numId w:val="55"/>
        </w:numPr>
        <w:ind w:left="1170" w:hanging="450"/>
      </w:pPr>
      <w:ins w:id="3855"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3856" w:author="Molly McEvilley" w:date="2023-06-13T10:19:00Z">
        <w:r w:rsidR="007F4432" w:rsidRPr="003814C3" w:rsidDel="00C653C6">
          <w:delText>4,5,6,7,15,</w:delText>
        </w:r>
        <w:r w:rsidR="007F4432" w:rsidDel="00C653C6">
          <w:delText>25</w:delText>
        </w:r>
      </w:del>
      <w:ins w:id="3857"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3858" w:name="_Toc37849793"/>
      <w:bookmarkStart w:id="3859" w:name="_Toc140489965"/>
      <w:r>
        <w:lastRenderedPageBreak/>
        <w:t>Set System Use Days for LSAHousehold</w:t>
      </w:r>
      <w:bookmarkEnd w:id="3858"/>
      <w:bookmarkEnd w:id="385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3860"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3861"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3862" w:name="_Toc29188247"/>
      <w:bookmarkStart w:id="3863" w:name="_Toc31197261"/>
      <w:bookmarkStart w:id="3864" w:name="_Toc29188248"/>
      <w:bookmarkStart w:id="3865" w:name="_Toc31197262"/>
      <w:bookmarkStart w:id="3866" w:name="_Toc29188249"/>
      <w:bookmarkStart w:id="3867" w:name="_Toc31197263"/>
      <w:bookmarkStart w:id="3868" w:name="_Toc29188250"/>
      <w:bookmarkStart w:id="3869" w:name="_Toc31197264"/>
      <w:bookmarkStart w:id="3870" w:name="_Get_Enrollments_Relevant_1"/>
      <w:bookmarkStart w:id="3871" w:name="_Toc34145101"/>
      <w:bookmarkStart w:id="3872" w:name="_Toc34145102"/>
      <w:bookmarkStart w:id="3873" w:name="_Toc34145103"/>
      <w:bookmarkStart w:id="3874" w:name="_Toc34145154"/>
      <w:bookmarkStart w:id="3875" w:name="_Toc34145155"/>
      <w:bookmarkStart w:id="3876" w:name="_Toc34145182"/>
      <w:bookmarkStart w:id="3877" w:name="_Toc34145183"/>
      <w:bookmarkStart w:id="3878" w:name="_Toc34145184"/>
      <w:bookmarkStart w:id="3879" w:name="_Toc34145185"/>
      <w:bookmarkStart w:id="3880" w:name="_Toc34145186"/>
      <w:bookmarkStart w:id="3881" w:name="_Toc34145187"/>
      <w:bookmarkStart w:id="3882" w:name="_Toc34145188"/>
      <w:bookmarkStart w:id="3883" w:name="_Toc34145189"/>
      <w:bookmarkStart w:id="3884" w:name="_Toc34145190"/>
      <w:bookmarkStart w:id="3885" w:name="_Toc34145191"/>
      <w:bookmarkStart w:id="3886" w:name="_Toc34145192"/>
      <w:bookmarkStart w:id="3887" w:name="_Toc34145193"/>
      <w:bookmarkStart w:id="3888" w:name="_Toc34145194"/>
      <w:bookmarkStart w:id="3889" w:name="_Toc34145195"/>
      <w:bookmarkStart w:id="3890" w:name="_Toc34145196"/>
      <w:bookmarkStart w:id="3891" w:name="_Toc34145197"/>
      <w:bookmarkStart w:id="3892" w:name="_Toc34145198"/>
      <w:bookmarkStart w:id="3893" w:name="_Toc34145199"/>
      <w:bookmarkStart w:id="3894" w:name="_Toc34145200"/>
      <w:bookmarkStart w:id="3895" w:name="_Toc34145201"/>
      <w:bookmarkStart w:id="3896" w:name="_Toc34145202"/>
      <w:bookmarkStart w:id="3897" w:name="_Toc34145203"/>
      <w:bookmarkStart w:id="3898" w:name="_Toc34145204"/>
      <w:bookmarkStart w:id="3899" w:name="_Toc34145205"/>
      <w:bookmarkStart w:id="3900" w:name="_Toc34145206"/>
      <w:bookmarkStart w:id="3901" w:name="_Toc34145207"/>
      <w:bookmarkStart w:id="3902" w:name="_Toc34145208"/>
      <w:bookmarkStart w:id="3903" w:name="_Toc34145209"/>
      <w:bookmarkStart w:id="3904" w:name="_Toc34145210"/>
      <w:bookmarkStart w:id="3905" w:name="_Toc34145211"/>
      <w:bookmarkStart w:id="3906" w:name="_Toc34145212"/>
      <w:bookmarkStart w:id="3907" w:name="_Toc34145213"/>
      <w:bookmarkStart w:id="3908" w:name="_Toc34145214"/>
      <w:bookmarkStart w:id="3909" w:name="_Toc34145215"/>
      <w:bookmarkStart w:id="3910" w:name="_Toc34145252"/>
      <w:bookmarkStart w:id="3911" w:name="_Toc34145253"/>
      <w:bookmarkStart w:id="3912" w:name="_Toc34145254"/>
      <w:bookmarkStart w:id="3913" w:name="_Toc34145255"/>
      <w:bookmarkStart w:id="3914" w:name="_Toc29188252"/>
      <w:bookmarkStart w:id="3915" w:name="_Toc31197266"/>
      <w:bookmarkStart w:id="3916" w:name="_Get_Last_Inactive"/>
      <w:bookmarkStart w:id="3917" w:name="_Toc34145256"/>
      <w:bookmarkStart w:id="3918" w:name="_Toc34145257"/>
      <w:bookmarkStart w:id="3919" w:name="_Toc34145258"/>
      <w:bookmarkStart w:id="3920" w:name="_Toc34145283"/>
      <w:bookmarkStart w:id="3921" w:name="_Toc34145288"/>
      <w:bookmarkStart w:id="3922" w:name="_Toc34145289"/>
      <w:bookmarkStart w:id="3923" w:name="_Toc34145290"/>
      <w:bookmarkStart w:id="3924" w:name="_Toc34145291"/>
      <w:bookmarkStart w:id="3925" w:name="_Toc34145292"/>
      <w:bookmarkStart w:id="3926" w:name="_Toc34145293"/>
      <w:bookmarkStart w:id="3927" w:name="_Toc34145294"/>
      <w:bookmarkStart w:id="3928" w:name="_Toc525229485"/>
      <w:bookmarkStart w:id="3929" w:name="_Toc34145295"/>
      <w:bookmarkStart w:id="3930" w:name="_Toc34145296"/>
      <w:bookmarkStart w:id="3931" w:name="_Toc34145297"/>
      <w:bookmarkStart w:id="3932" w:name="_Toc34145326"/>
      <w:bookmarkStart w:id="3933" w:name="_Toc34145327"/>
      <w:bookmarkStart w:id="3934" w:name="_Toc34145338"/>
      <w:bookmarkStart w:id="3935" w:name="_Toc34145339"/>
      <w:bookmarkStart w:id="3936" w:name="_Toc34145340"/>
      <w:bookmarkStart w:id="3937" w:name="_Toc34145341"/>
      <w:bookmarkStart w:id="3938" w:name="_Toc34145342"/>
      <w:bookmarkStart w:id="3939" w:name="_Toc34145343"/>
      <w:bookmarkStart w:id="3940" w:name="_Toc34145344"/>
      <w:bookmarkStart w:id="3941" w:name="_Toc34145360"/>
      <w:bookmarkStart w:id="3942" w:name="_Toc34145386"/>
      <w:bookmarkStart w:id="3943" w:name="_Toc34145387"/>
      <w:bookmarkStart w:id="3944" w:name="_Toc34145388"/>
      <w:bookmarkStart w:id="3945" w:name="_Toc34145423"/>
      <w:bookmarkStart w:id="3946" w:name="_Toc34145424"/>
      <w:bookmarkStart w:id="3947" w:name="_Toc34145435"/>
      <w:bookmarkStart w:id="3948" w:name="_Toc34145436"/>
      <w:bookmarkStart w:id="3949" w:name="_Toc34145437"/>
      <w:bookmarkStart w:id="3950" w:name="_Toc34145438"/>
      <w:bookmarkStart w:id="3951" w:name="_Toc34145439"/>
      <w:bookmarkStart w:id="3952" w:name="_Toc34145440"/>
      <w:bookmarkStart w:id="3953" w:name="_Toc34145441"/>
      <w:bookmarkStart w:id="3954" w:name="_Toc34145442"/>
      <w:bookmarkStart w:id="3955" w:name="_Toc34145443"/>
      <w:bookmarkStart w:id="3956" w:name="_Toc34145444"/>
      <w:bookmarkStart w:id="3957" w:name="_Toc34145445"/>
      <w:bookmarkStart w:id="3958" w:name="_Toc34145446"/>
      <w:bookmarkStart w:id="3959" w:name="_Toc34145447"/>
      <w:bookmarkStart w:id="3960" w:name="_Toc34145448"/>
      <w:bookmarkStart w:id="3961" w:name="_Toc34145449"/>
      <w:bookmarkStart w:id="3962" w:name="_Toc34145450"/>
      <w:bookmarkStart w:id="3963" w:name="_Toc34145451"/>
      <w:bookmarkStart w:id="3964" w:name="_Toc34145452"/>
      <w:bookmarkStart w:id="3965" w:name="_Toc34145463"/>
      <w:bookmarkStart w:id="3966" w:name="_Toc34145464"/>
      <w:bookmarkStart w:id="3967" w:name="_Toc34145465"/>
      <w:bookmarkStart w:id="3968" w:name="_Toc34145466"/>
      <w:bookmarkStart w:id="3969" w:name="_Toc34145489"/>
      <w:bookmarkStart w:id="3970" w:name="_Toc34145490"/>
      <w:bookmarkStart w:id="3971" w:name="_Toc34145491"/>
      <w:bookmarkStart w:id="3972" w:name="_Toc34145492"/>
      <w:bookmarkStart w:id="3973" w:name="_Toc34145493"/>
      <w:bookmarkStart w:id="3974" w:name="_Toc34145494"/>
      <w:bookmarkStart w:id="3975" w:name="_Toc34145495"/>
      <w:bookmarkStart w:id="3976" w:name="_Toc34145496"/>
      <w:bookmarkStart w:id="3977" w:name="_Toc34145497"/>
      <w:bookmarkStart w:id="3978" w:name="_Toc34145498"/>
      <w:bookmarkStart w:id="3979" w:name="_Toc34145499"/>
      <w:bookmarkStart w:id="3980" w:name="_Toc34145500"/>
      <w:bookmarkStart w:id="3981" w:name="_Toc34145501"/>
      <w:bookmarkStart w:id="3982" w:name="_Toc34145502"/>
      <w:bookmarkStart w:id="3983" w:name="_Toc34145503"/>
      <w:bookmarkStart w:id="3984" w:name="_Toc34145504"/>
      <w:bookmarkStart w:id="3985" w:name="_Toc34145505"/>
      <w:bookmarkStart w:id="3986" w:name="_Toc34145506"/>
      <w:bookmarkStart w:id="3987" w:name="_Toc34145507"/>
      <w:bookmarkStart w:id="3988" w:name="_Toc34145508"/>
      <w:bookmarkStart w:id="3989" w:name="_Toc34145509"/>
      <w:bookmarkStart w:id="3990" w:name="_Toc34145510"/>
      <w:bookmarkStart w:id="3991" w:name="_Toc34145511"/>
      <w:bookmarkStart w:id="3992" w:name="_Toc34145512"/>
      <w:bookmarkStart w:id="3993" w:name="_Toc34145513"/>
      <w:bookmarkStart w:id="3994" w:name="_Toc34145514"/>
      <w:bookmarkStart w:id="3995" w:name="_Toc34145515"/>
      <w:bookmarkStart w:id="3996" w:name="_Toc34145516"/>
      <w:bookmarkStart w:id="3997" w:name="_Toc34145517"/>
      <w:bookmarkStart w:id="3998" w:name="_Toc34145518"/>
      <w:bookmarkStart w:id="3999" w:name="_Toc34145519"/>
      <w:bookmarkStart w:id="4000" w:name="_Toc525229489"/>
      <w:bookmarkStart w:id="4001" w:name="_Toc525229490"/>
      <w:bookmarkStart w:id="4002" w:name="_Toc525229491"/>
      <w:bookmarkStart w:id="4003" w:name="_Toc525229492"/>
      <w:bookmarkStart w:id="4004" w:name="_Toc525229493"/>
      <w:bookmarkStart w:id="4005" w:name="_Toc525229494"/>
      <w:bookmarkStart w:id="4006" w:name="_Toc525229495"/>
      <w:bookmarkStart w:id="4007" w:name="_Toc525229496"/>
      <w:bookmarkStart w:id="4008" w:name="_Toc525229497"/>
      <w:bookmarkStart w:id="4009" w:name="_Update_ESHStatus_and"/>
      <w:bookmarkStart w:id="4010" w:name="_Update_EST/RRH/PSHStatus"/>
      <w:bookmarkStart w:id="4011" w:name="_Toc37849794"/>
      <w:bookmarkStart w:id="4012" w:name="_Toc140489966"/>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r>
        <w:t>Update EST</w:t>
      </w:r>
      <w:r w:rsidR="000C20AF">
        <w:t>/</w:t>
      </w:r>
      <w:r>
        <w:t>RRH</w:t>
      </w:r>
      <w:r w:rsidR="000C20AF">
        <w:t>/PSH</w:t>
      </w:r>
      <w:ins w:id="4013" w:author="Molly McEvilley" w:date="2023-07-04T10:35:00Z">
        <w:r w:rsidR="0015213A">
          <w:t>/RRHSO</w:t>
        </w:r>
      </w:ins>
      <w:r>
        <w:t>Status</w:t>
      </w:r>
      <w:bookmarkEnd w:id="4011"/>
      <w:bookmarkEnd w:id="4012"/>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014" w:author="Molly McEvilley" w:date="2023-07-04T10:36:00Z">
              <w:r>
                <w:rPr>
                  <w:b/>
                  <w:bCs/>
                  <w:color w:val="FFFFFF" w:themeColor="background1"/>
                </w:rPr>
                <w:t>t</w:t>
              </w:r>
            </w:ins>
            <w:del w:id="4015"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016" w:name="_Toc37849795"/>
      <w:bookmarkStart w:id="4017" w:name="_Toc140489967"/>
      <w:r w:rsidRPr="0088191A">
        <w:t>Set EST/RRH/PSHAHAR</w:t>
      </w:r>
      <w:bookmarkEnd w:id="4016"/>
      <w:bookmarkEnd w:id="4017"/>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018" w:author="Molly McEvilley" w:date="2023-07-04T10:37:00Z">
        <w:r w:rsidR="003E6D5C">
          <w:t xml:space="preserve">  RRH-SO </w:t>
        </w:r>
      </w:ins>
      <w:ins w:id="4019"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020" w:name="_Toc37849796"/>
      <w:bookmarkStart w:id="4021" w:name="_Toc140489968"/>
      <w:r>
        <w:lastRenderedPageBreak/>
        <w:t>Set SystemPath for LSAHousehold</w:t>
      </w:r>
      <w:bookmarkEnd w:id="4020"/>
      <w:bookmarkEnd w:id="4021"/>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022"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023"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024" w:author="Molly McEvilley" w:date="2023-06-30T12:48:00Z">
        <w:r w:rsidR="00D965FE">
          <w:t>, as are those who were only served in RRH</w:t>
        </w:r>
      </w:ins>
      <w:ins w:id="4025"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026"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027" w:name="_HMIS_Business_Logic:_3"/>
      <w:bookmarkStart w:id="4028" w:name="_Toc37849797"/>
      <w:bookmarkStart w:id="4029" w:name="_Toc140489969"/>
      <w:bookmarkEnd w:id="4027"/>
      <w:r>
        <w:t>LSAHousehold</w:t>
      </w:r>
      <w:bookmarkEnd w:id="4028"/>
      <w:bookmarkEnd w:id="4029"/>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030" w:author="Jules Brown" w:date="2023-07-13T11:00:00Z">
              <w:r w:rsidR="006B2956">
                <w:rPr>
                  <w:b/>
                  <w:bCs/>
                </w:rPr>
                <w:t>Ethnicity</w:t>
              </w:r>
            </w:ins>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031"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032" w:author="Jules Brown" w:date="2023-07-13T10:57:00Z"/>
              </w:rPr>
            </w:pPr>
            <w:del w:id="4033"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034" w:author="Jules Brown" w:date="2023-07-13T10:57:00Z"/>
                <w:b/>
                <w:bCs/>
              </w:rPr>
            </w:pPr>
            <w:del w:id="4035"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036"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037" w:author="Molly McEvilley" w:date="2023-06-30T12:49:00Z"/>
              </w:rPr>
            </w:pPr>
            <w:ins w:id="4038"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039" w:author="Molly McEvilley" w:date="2023-06-30T12:49:00Z"/>
                <w:b/>
                <w:bCs/>
              </w:rPr>
            </w:pPr>
            <w:ins w:id="4040" w:author="Molly McEvilley" w:date="2023-06-30T12:49:00Z">
              <w:r>
                <w:rPr>
                  <w:b/>
                  <w:bCs/>
                </w:rPr>
                <w:t>RRHSOStatus</w:t>
              </w:r>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041"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042" w:author="Molly McEvilley" w:date="2023-06-30T12:49:00Z"/>
              </w:rPr>
            </w:pPr>
            <w:ins w:id="4043"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044" w:author="Molly McEvilley" w:date="2023-06-30T12:49:00Z"/>
                <w:b/>
                <w:bCs/>
              </w:rPr>
            </w:pPr>
            <w:ins w:id="4045" w:author="Molly McEvilley" w:date="2023-06-30T12:49:00Z">
              <w:r>
                <w:rPr>
                  <w:b/>
                  <w:bCs/>
                </w:rPr>
                <w:t>RRHSOMoveIn</w:t>
              </w:r>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046"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047" w:name="_HMIS_Business_Logic:_5"/>
      <w:bookmarkStart w:id="4048" w:name="_Toc37849798"/>
      <w:bookmarkStart w:id="4049" w:name="_Toc140489970"/>
      <w:bookmarkEnd w:id="4047"/>
      <w:r w:rsidRPr="00C52062">
        <w:lastRenderedPageBreak/>
        <w:t>HMIS Business Logic</w:t>
      </w:r>
      <w:r>
        <w:t>:</w:t>
      </w:r>
      <w:r w:rsidR="005A642F">
        <w:t xml:space="preserve"> </w:t>
      </w:r>
      <w:r>
        <w:t>LSAExit</w:t>
      </w:r>
      <w:bookmarkEnd w:id="4048"/>
      <w:bookmarkEnd w:id="4049"/>
    </w:p>
    <w:p w14:paraId="73967B66" w14:textId="71A17AB4" w:rsidR="007B5290" w:rsidRDefault="007B5290" w:rsidP="007B5290">
      <w:bookmarkStart w:id="4050" w:name="_Toc34145524"/>
      <w:bookmarkStart w:id="4051" w:name="_Toc34145525"/>
      <w:bookmarkStart w:id="4052" w:name="_Toc34145526"/>
      <w:bookmarkStart w:id="4053" w:name="_Toc34145527"/>
      <w:bookmarkEnd w:id="4050"/>
      <w:bookmarkEnd w:id="4051"/>
      <w:bookmarkEnd w:id="4052"/>
      <w:bookmarkEnd w:id="4053"/>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054" w:name="_Identify_Qualifying_Exits"/>
      <w:bookmarkStart w:id="4055" w:name="_Toc37849799"/>
      <w:bookmarkStart w:id="4056" w:name="_Toc140489971"/>
      <w:bookmarkEnd w:id="4054"/>
      <w:r>
        <w:t xml:space="preserve">Identify </w:t>
      </w:r>
      <w:r w:rsidR="0031059A">
        <w:t>Qualifying</w:t>
      </w:r>
      <w:r w:rsidR="00D96057">
        <w:t xml:space="preserve"> Exits</w:t>
      </w:r>
      <w:r w:rsidR="002C5DCB">
        <w:t xml:space="preserve"> </w:t>
      </w:r>
      <w:r w:rsidR="00DB35F0">
        <w:t>in Exit Cohort Periods</w:t>
      </w:r>
      <w:bookmarkEnd w:id="4055"/>
      <w:bookmarkEnd w:id="405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057"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058" w:author="Molly McEvilley" w:date="2023-06-30T12:22:00Z"/>
                <w:b/>
                <w:bCs/>
              </w:rPr>
            </w:pPr>
            <w:del w:id="4059"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060" w:author="Molly McEvilley" w:date="2023-06-30T12:22:00Z"/>
        </w:trPr>
        <w:tc>
          <w:tcPr>
            <w:tcW w:w="9355" w:type="dxa"/>
          </w:tcPr>
          <w:p w14:paraId="7CD871B7" w14:textId="09E4EC64" w:rsidR="0024585E" w:rsidRPr="00C032F4" w:rsidDel="00A53F4E" w:rsidRDefault="0024585E" w:rsidP="00C91919">
            <w:pPr>
              <w:pStyle w:val="NoSpacing"/>
              <w:rPr>
                <w:del w:id="4061" w:author="Molly McEvilley" w:date="2023-06-30T12:22:00Z"/>
              </w:rPr>
            </w:pPr>
            <w:del w:id="4062" w:author="Molly McEvilley" w:date="2023-06-30T12:22:00Z">
              <w:r w:rsidRPr="00C032F4" w:rsidDel="00A53F4E">
                <w:delText>EnrollmentID</w:delText>
              </w:r>
            </w:del>
          </w:p>
        </w:tc>
      </w:tr>
      <w:tr w:rsidR="00DB35F0" w:rsidDel="00A53F4E" w14:paraId="2B89FBCA" w14:textId="6652E971" w:rsidTr="00EB0196">
        <w:trPr>
          <w:cantSplit/>
          <w:trHeight w:val="216"/>
          <w:del w:id="4063" w:author="Molly McEvilley" w:date="2023-06-30T12:22:00Z"/>
        </w:trPr>
        <w:tc>
          <w:tcPr>
            <w:tcW w:w="9355" w:type="dxa"/>
          </w:tcPr>
          <w:p w14:paraId="7D2FBD9C" w14:textId="4E0664B9" w:rsidR="00DB35F0" w:rsidRPr="00C032F4" w:rsidDel="00A53F4E" w:rsidRDefault="0024585E" w:rsidP="00A97C36">
            <w:pPr>
              <w:pStyle w:val="NoSpacing"/>
              <w:rPr>
                <w:del w:id="4064" w:author="Molly McEvilley" w:date="2023-06-30T12:22:00Z"/>
              </w:rPr>
            </w:pPr>
            <w:del w:id="4065" w:author="Molly McEvilley" w:date="2023-06-30T12:22:00Z">
              <w:r w:rsidDel="00A53F4E">
                <w:delText>InformationDate</w:delText>
              </w:r>
            </w:del>
          </w:p>
        </w:tc>
      </w:tr>
      <w:tr w:rsidR="00DB35F0" w:rsidDel="00A53F4E" w14:paraId="4C017BA1" w14:textId="02BB2554" w:rsidTr="00EB0196">
        <w:trPr>
          <w:cantSplit/>
          <w:trHeight w:val="216"/>
          <w:del w:id="4066" w:author="Molly McEvilley" w:date="2023-06-30T12:22:00Z"/>
        </w:trPr>
        <w:tc>
          <w:tcPr>
            <w:tcW w:w="9355" w:type="dxa"/>
          </w:tcPr>
          <w:p w14:paraId="41614784" w14:textId="48410DCC" w:rsidR="00DB35F0" w:rsidRPr="00C032F4" w:rsidDel="00A53F4E" w:rsidRDefault="0024585E" w:rsidP="00A97C36">
            <w:pPr>
              <w:pStyle w:val="NoSpacing"/>
              <w:rPr>
                <w:del w:id="4067" w:author="Molly McEvilley" w:date="2023-06-30T12:22:00Z"/>
              </w:rPr>
            </w:pPr>
            <w:del w:id="4068"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777E3F">
      <w:pPr>
        <w:pStyle w:val="ListParagraph"/>
        <w:numPr>
          <w:ilvl w:val="0"/>
          <w:numId w:val="42"/>
        </w:numPr>
        <w:rPr>
          <w:del w:id="4069" w:author="Molly McEvilley" w:date="2023-06-30T12:23:00Z"/>
        </w:rPr>
      </w:pPr>
      <w:del w:id="4070"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777E3F">
      <w:pPr>
        <w:pStyle w:val="ListParagraph"/>
        <w:numPr>
          <w:ilvl w:val="1"/>
          <w:numId w:val="42"/>
        </w:numPr>
        <w:rPr>
          <w:del w:id="4071" w:author="Molly McEvilley" w:date="2023-06-30T12:22:00Z"/>
        </w:rPr>
      </w:pPr>
      <w:del w:id="4072"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073" w:name="_Toc37973285"/>
      <w:bookmarkStart w:id="4074" w:name="_Toc37973840"/>
      <w:bookmarkStart w:id="4075" w:name="_Toc37974391"/>
      <w:bookmarkStart w:id="4076" w:name="_Toc37974943"/>
      <w:bookmarkStart w:id="4077" w:name="_Toc37973841"/>
      <w:bookmarkStart w:id="4078" w:name="_Toc37974392"/>
      <w:bookmarkStart w:id="4079" w:name="_Toc37974944"/>
      <w:bookmarkStart w:id="4080" w:name="_Toc31197276"/>
      <w:bookmarkStart w:id="4081" w:name="_Toc31197277"/>
      <w:bookmarkStart w:id="4082" w:name="_Toc31197278"/>
      <w:bookmarkStart w:id="4083" w:name="_Toc31197279"/>
      <w:bookmarkStart w:id="4084" w:name="_Toc31197280"/>
      <w:bookmarkStart w:id="4085" w:name="_Toc31197281"/>
      <w:bookmarkStart w:id="4086" w:name="_Toc37973417"/>
      <w:bookmarkStart w:id="4087" w:name="_Toc37973970"/>
      <w:bookmarkStart w:id="4088" w:name="_Toc37974521"/>
      <w:bookmarkStart w:id="4089" w:name="_Toc37975073"/>
      <w:bookmarkStart w:id="4090" w:name="_Toc37849800"/>
      <w:bookmarkStart w:id="4091" w:name="_Toc1404899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r>
        <w:t xml:space="preserve">Select </w:t>
      </w:r>
      <w:r w:rsidR="00BE4030">
        <w:t>Reportable Exits</w:t>
      </w:r>
      <w:bookmarkEnd w:id="4090"/>
      <w:bookmarkEnd w:id="409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ins w:id="4092" w:author="Jules Brown" w:date="2023-07-13T11:00:00Z">
              <w:r w:rsidR="006B2956">
                <w:rPr>
                  <w:rFonts w:cstheme="minorHAnsi"/>
                </w:rPr>
                <w:t>Ethnicity</w:t>
              </w:r>
            </w:ins>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093"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094" w:author="Jules Brown" w:date="2023-07-13T10:57:00Z"/>
                <w:rFonts w:cstheme="minorHAnsi"/>
                <w:bCs w:val="0"/>
                <w:color w:val="000000"/>
              </w:rPr>
            </w:pPr>
            <w:del w:id="4095"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096" w:author="Jules Brown" w:date="2023-07-13T10:57:00Z"/>
                <w:rFonts w:cstheme="minorHAnsi"/>
                <w:color w:val="000000"/>
              </w:rPr>
            </w:pPr>
            <w:del w:id="4097"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163E9C87" w:rsidR="00C6683A" w:rsidRDefault="00F73B32" w:rsidP="00777E3F">
      <w:pPr>
        <w:pStyle w:val="ListParagraph"/>
        <w:numPr>
          <w:ilvl w:val="0"/>
          <w:numId w:val="43"/>
        </w:numPr>
        <w:rPr>
          <w:bCs/>
        </w:rPr>
      </w:pPr>
      <w:r>
        <w:rPr>
          <w:bCs/>
        </w:rPr>
        <w:t>tlsa_HHID.</w:t>
      </w:r>
      <w:r w:rsidR="00C6683A" w:rsidRPr="009E742A">
        <w:rPr>
          <w:b/>
        </w:rPr>
        <w:t xml:space="preserve">HoHID </w:t>
      </w:r>
      <w:del w:id="4098" w:author="Molly McEvilley" w:date="2023-06-13T10:53:00Z">
        <w:r w:rsidR="00C6683A" w:rsidRPr="009E742A" w:rsidDel="00C653C6">
          <w:rPr>
            <w:bCs/>
          </w:rPr>
          <w:delText>-</w:delText>
        </w:r>
      </w:del>
      <w:ins w:id="4099"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100" w:author="Molly McEvilley" w:date="2023-07-04T09:23:00Z">
        <w:r w:rsidR="00654F98" w:rsidDel="005D300F">
          <w:delText xml:space="preserve">1 </w:delText>
        </w:r>
      </w:del>
      <w:ins w:id="4101" w:author="Molly McEvilley" w:date="2023-07-04T09:23:00Z">
        <w:r w:rsidR="005D300F">
          <w:t xml:space="preserve">400 </w:t>
        </w:r>
      </w:ins>
      <w:r w:rsidR="00654F98">
        <w:t xml:space="preserve">and </w:t>
      </w:r>
      <w:del w:id="4102" w:author="Molly McEvilley" w:date="2023-07-04T09:23:00Z">
        <w:r w:rsidR="00654F98" w:rsidDel="005D300F">
          <w:delText>6</w:delText>
        </w:r>
      </w:del>
      <w:ins w:id="4103" w:author="Molly McEvilley" w:date="2023-07-04T09:23:00Z">
        <w:r w:rsidR="005D300F">
          <w:t>499</w:t>
        </w:r>
      </w:ins>
      <w:r w:rsidR="00654F98">
        <w:t>; or</w:t>
      </w:r>
    </w:p>
    <w:p w14:paraId="74CF2DF2" w14:textId="39E03770"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104" w:author="Molly McEvilley" w:date="2023-07-04T09:23:00Z">
        <w:r w:rsidR="008B153B" w:rsidDel="005D300F">
          <w:delText xml:space="preserve">7 </w:delText>
        </w:r>
      </w:del>
      <w:ins w:id="4105" w:author="Molly McEvilley" w:date="2023-07-04T09:23:00Z">
        <w:r w:rsidR="005D300F">
          <w:t xml:space="preserve">100 </w:t>
        </w:r>
      </w:ins>
      <w:r w:rsidR="008B153B">
        <w:t xml:space="preserve">and </w:t>
      </w:r>
      <w:del w:id="4106" w:author="Molly McEvilley" w:date="2023-07-04T09:23:00Z">
        <w:r w:rsidR="008B153B" w:rsidDel="005D300F">
          <w:delText>14</w:delText>
        </w:r>
      </w:del>
      <w:ins w:id="4107" w:author="Molly McEvilley" w:date="2023-07-04T09:23:00Z">
        <w:r w:rsidR="005D300F">
          <w:t>399</w:t>
        </w:r>
      </w:ins>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108"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109"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110"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111"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112"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113"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114"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115" w:author="Molly McEvilley" w:date="2023-06-30T12:54:00Z">
              <w:r>
                <w:t>RRH-SO without placement in PH</w:t>
              </w:r>
            </w:ins>
          </w:p>
        </w:tc>
      </w:tr>
    </w:tbl>
    <w:p w14:paraId="63ED075B" w14:textId="009F45EC" w:rsidR="00EB1AA1" w:rsidRDefault="00EB1AA1" w:rsidP="0088191A">
      <w:pPr>
        <w:pStyle w:val="Heading2"/>
      </w:pPr>
      <w:bookmarkStart w:id="4116" w:name="_Toc34145531"/>
      <w:bookmarkStart w:id="4117" w:name="_Toc34145532"/>
      <w:bookmarkStart w:id="4118" w:name="_Toc34145533"/>
      <w:bookmarkStart w:id="4119" w:name="_Toc34145534"/>
      <w:bookmarkStart w:id="4120" w:name="_Toc34145555"/>
      <w:bookmarkStart w:id="4121" w:name="_Toc34145628"/>
      <w:bookmarkStart w:id="4122" w:name="_Toc34145629"/>
      <w:bookmarkStart w:id="4123" w:name="_Toc34145630"/>
      <w:bookmarkStart w:id="4124" w:name="_Toc34145631"/>
      <w:bookmarkStart w:id="4125" w:name="_Toc34145632"/>
      <w:bookmarkStart w:id="4126" w:name="_Toc34145633"/>
      <w:bookmarkStart w:id="4127" w:name="_Toc34145674"/>
      <w:bookmarkStart w:id="4128" w:name="_Toc37849801"/>
      <w:bookmarkStart w:id="4129" w:name="_Toc140489973"/>
      <w:bookmarkEnd w:id="4116"/>
      <w:bookmarkEnd w:id="4117"/>
      <w:bookmarkEnd w:id="4118"/>
      <w:bookmarkEnd w:id="4119"/>
      <w:bookmarkEnd w:id="4120"/>
      <w:bookmarkEnd w:id="4121"/>
      <w:bookmarkEnd w:id="4122"/>
      <w:bookmarkEnd w:id="4123"/>
      <w:bookmarkEnd w:id="4124"/>
      <w:bookmarkEnd w:id="4125"/>
      <w:bookmarkEnd w:id="4126"/>
      <w:bookmarkEnd w:id="4127"/>
      <w:r>
        <w:t xml:space="preserve">Set </w:t>
      </w:r>
      <w:r w:rsidR="0018056C" w:rsidRPr="00655B0F">
        <w:t>ReturnTime</w:t>
      </w:r>
      <w:r>
        <w:t xml:space="preserve"> for Exit Cohort Households</w:t>
      </w:r>
      <w:bookmarkEnd w:id="4128"/>
      <w:bookmarkEnd w:id="412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130"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131" w:author="Molly McEvilley" w:date="2023-06-30T12:23:00Z"/>
                <w:b/>
                <w:bCs/>
              </w:rPr>
            </w:pPr>
            <w:del w:id="4132"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133" w:author="Molly McEvilley" w:date="2023-06-30T12:23:00Z"/>
        </w:trPr>
        <w:tc>
          <w:tcPr>
            <w:tcW w:w="9625" w:type="dxa"/>
          </w:tcPr>
          <w:p w14:paraId="771FDD23" w14:textId="365DADF4" w:rsidR="00EA4BAD" w:rsidRPr="00C032F4" w:rsidDel="007E7DCE" w:rsidRDefault="00EA4BAD" w:rsidP="00584131">
            <w:pPr>
              <w:pStyle w:val="NoSpacing"/>
              <w:rPr>
                <w:del w:id="4134" w:author="Molly McEvilley" w:date="2023-06-30T12:23:00Z"/>
              </w:rPr>
            </w:pPr>
            <w:del w:id="4135" w:author="Molly McEvilley" w:date="2023-06-30T12:23:00Z">
              <w:r w:rsidRPr="00C032F4" w:rsidDel="007E7DCE">
                <w:delText>EnrollmentID</w:delText>
              </w:r>
            </w:del>
          </w:p>
        </w:tc>
      </w:tr>
      <w:tr w:rsidR="00EA4BAD" w:rsidRPr="00C032F4" w:rsidDel="007E7DCE" w14:paraId="271010B7" w14:textId="1A2A7F37" w:rsidTr="00EA4BAD">
        <w:trPr>
          <w:trHeight w:val="216"/>
          <w:del w:id="4136" w:author="Molly McEvilley" w:date="2023-06-30T12:23:00Z"/>
        </w:trPr>
        <w:tc>
          <w:tcPr>
            <w:tcW w:w="9625" w:type="dxa"/>
          </w:tcPr>
          <w:p w14:paraId="13C27BB2" w14:textId="642C7FAA" w:rsidR="00EA4BAD" w:rsidRPr="00C032F4" w:rsidDel="007E7DCE" w:rsidRDefault="00EA4BAD" w:rsidP="00584131">
            <w:pPr>
              <w:pStyle w:val="NoSpacing"/>
              <w:rPr>
                <w:del w:id="4137" w:author="Molly McEvilley" w:date="2023-06-30T12:23:00Z"/>
              </w:rPr>
            </w:pPr>
            <w:del w:id="4138" w:author="Molly McEvilley" w:date="2023-06-30T12:23:00Z">
              <w:r w:rsidRPr="00C032F4" w:rsidDel="007E7DCE">
                <w:delText>InformationDate</w:delText>
              </w:r>
            </w:del>
          </w:p>
        </w:tc>
      </w:tr>
      <w:tr w:rsidR="00EA4BAD" w:rsidRPr="00C032F4" w:rsidDel="007E7DCE" w14:paraId="6840B3D7" w14:textId="4BFE5641" w:rsidTr="00EA4BAD">
        <w:trPr>
          <w:trHeight w:val="216"/>
          <w:del w:id="4139" w:author="Molly McEvilley" w:date="2023-06-30T12:23:00Z"/>
        </w:trPr>
        <w:tc>
          <w:tcPr>
            <w:tcW w:w="9625" w:type="dxa"/>
          </w:tcPr>
          <w:p w14:paraId="2E5E0709" w14:textId="597A82F2" w:rsidR="00EA4BAD" w:rsidRPr="00C032F4" w:rsidDel="007E7DCE" w:rsidRDefault="00EA4BAD" w:rsidP="00584131">
            <w:pPr>
              <w:pStyle w:val="NoSpacing"/>
              <w:rPr>
                <w:del w:id="4140" w:author="Molly McEvilley" w:date="2023-06-30T12:23:00Z"/>
              </w:rPr>
            </w:pPr>
            <w:del w:id="4141"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777E3F">
      <w:pPr>
        <w:pStyle w:val="ListParagraph"/>
        <w:numPr>
          <w:ilvl w:val="0"/>
          <w:numId w:val="31"/>
        </w:numPr>
        <w:rPr>
          <w:del w:id="4142" w:author="Molly McEvilley" w:date="2023-06-30T12:24:00Z"/>
          <w:u w:val="single"/>
        </w:rPr>
      </w:pPr>
      <w:del w:id="4143"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144" w:name="_Toc511182504"/>
      <w:bookmarkStart w:id="4145" w:name="_Set_Population_Identifiers"/>
      <w:bookmarkStart w:id="4146" w:name="_Toc78368774"/>
      <w:bookmarkStart w:id="4147" w:name="_Toc140489974"/>
      <w:bookmarkStart w:id="4148" w:name="_Toc37849802"/>
      <w:bookmarkEnd w:id="4144"/>
      <w:bookmarkEnd w:id="4145"/>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146"/>
      <w:bookmarkEnd w:id="414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149"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150" w:author="Molly McEvilley" w:date="2023-06-13T10:53:00Z">
        <w:r w:rsidR="00A25FC2" w:rsidDel="00C653C6">
          <w:delText>--</w:delText>
        </w:r>
      </w:del>
      <w:ins w:id="4151"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153" w:name="_Toc78368775"/>
      <w:bookmarkStart w:id="4154"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153"/>
      <w:bookmarkEnd w:id="4154"/>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4155" w:name="_Toc78368776"/>
      <w:bookmarkStart w:id="4156"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155"/>
      <w:bookmarkEnd w:id="4156"/>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777E3F">
      <w:pPr>
        <w:pStyle w:val="ListParagraph"/>
        <w:numPr>
          <w:ilvl w:val="0"/>
          <w:numId w:val="60"/>
        </w:numPr>
      </w:pPr>
      <w:r w:rsidRPr="0044267F">
        <w:rPr>
          <w:i/>
        </w:rPr>
        <w:t>LivingSituation</w:t>
      </w:r>
      <w:r w:rsidRPr="007327FC">
        <w:t xml:space="preserve"> in (</w:t>
      </w:r>
      <w:del w:id="4157" w:author="Molly McEvilley" w:date="2023-06-13T10:17:00Z">
        <w:r w:rsidRPr="007327FC" w:rsidDel="008173F4">
          <w:delText>1,18,16</w:delText>
        </w:r>
      </w:del>
      <w:ins w:id="4158" w:author="Molly McEvilley" w:date="2023-06-13T10:17:00Z">
        <w:r w:rsidR="008173F4">
          <w:t>101,118,116</w:t>
        </w:r>
      </w:ins>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ins w:id="4159"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777E3F">
      <w:pPr>
        <w:pStyle w:val="ListParagraph"/>
        <w:numPr>
          <w:ilvl w:val="0"/>
          <w:numId w:val="61"/>
        </w:numPr>
      </w:pPr>
      <w:r w:rsidRPr="007327FC">
        <w:rPr>
          <w:i/>
        </w:rPr>
        <w:t>LivingSituation</w:t>
      </w:r>
      <w:r w:rsidRPr="007327FC">
        <w:t xml:space="preserve"> in (</w:t>
      </w:r>
      <w:del w:id="4160" w:author="Molly McEvilley" w:date="2023-06-13T10:17:00Z">
        <w:r w:rsidRPr="007327FC" w:rsidDel="008173F4">
          <w:delText>1,18,16</w:delText>
        </w:r>
      </w:del>
      <w:ins w:id="4161" w:author="Molly McEvilley" w:date="2023-06-13T10:17:00Z">
        <w:r w:rsidR="008173F4">
          <w:t>101,118,116</w:t>
        </w:r>
      </w:ins>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777E3F">
      <w:pPr>
        <w:pStyle w:val="ListParagraph"/>
        <w:numPr>
          <w:ilvl w:val="0"/>
          <w:numId w:val="61"/>
        </w:numPr>
      </w:pPr>
      <w:r w:rsidRPr="00845520">
        <w:rPr>
          <w:i/>
          <w:iCs/>
        </w:rPr>
        <w:t>LivingSituation</w:t>
      </w:r>
      <w:r w:rsidRPr="007327FC">
        <w:t xml:space="preserve"> in (</w:t>
      </w:r>
      <w:del w:id="4162" w:author="Molly McEvilley" w:date="2023-06-13T10:19:00Z">
        <w:r w:rsidRPr="007327FC" w:rsidDel="00C653C6">
          <w:delText>4,5,6,7,15,</w:delText>
        </w:r>
        <w:r w:rsidDel="00C653C6">
          <w:delText>25</w:delText>
        </w:r>
      </w:del>
      <w:ins w:id="4163"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ins w:id="4164" w:author="Molly McEvilley" w:date="2023-07-04T10:41:00Z">
        <w:r w:rsidR="00683847">
          <w:t>,15</w:t>
        </w:r>
      </w:ins>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165" w:name="_Toc78368777"/>
      <w:bookmarkStart w:id="4166"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165"/>
      <w:bookmarkEnd w:id="4166"/>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167" w:name="_Toc78368778"/>
      <w:bookmarkStart w:id="4168"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167"/>
      <w:bookmarkEnd w:id="4168"/>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169" w:name="_Toc140489979"/>
      <w:r>
        <w:t>Set Population Identifiers for Exit Cohort Households</w:t>
      </w:r>
      <w:bookmarkEnd w:id="4148"/>
      <w:bookmarkEnd w:id="4169"/>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170" w:author="Jules Brown" w:date="2023-07-15T10:09:00Z">
              <w:r>
                <w:t>HispanicLatinaeo</w:t>
              </w:r>
            </w:ins>
          </w:p>
        </w:tc>
      </w:tr>
      <w:tr w:rsidR="00292B7F" w:rsidRPr="006B4F91" w14:paraId="54E1408A" w14:textId="77777777" w:rsidTr="00E46A61">
        <w:trPr>
          <w:cantSplit/>
          <w:trHeight w:val="216"/>
          <w:ins w:id="4171" w:author="Jules Brown" w:date="2023-07-15T10:09:00Z"/>
        </w:trPr>
        <w:tc>
          <w:tcPr>
            <w:tcW w:w="9355" w:type="dxa"/>
          </w:tcPr>
          <w:p w14:paraId="3AEDEE71" w14:textId="38AC1170" w:rsidR="00292B7F" w:rsidRDefault="00292B7F" w:rsidP="00004824">
            <w:pPr>
              <w:pStyle w:val="NoSpacing"/>
              <w:rPr>
                <w:ins w:id="4172" w:author="Jules Brown" w:date="2023-07-15T10:09:00Z"/>
              </w:rPr>
            </w:pPr>
            <w:ins w:id="4173"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174" w:author="Jules Brown" w:date="2023-07-15T10:09:00Z">
              <w:r>
                <w:t>NativeHIPacific</w:t>
              </w:r>
            </w:ins>
            <w:del w:id="4175"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176" w:author="Jules Brown" w:date="2023-07-13T10:59:00Z"/>
        </w:trPr>
        <w:tc>
          <w:tcPr>
            <w:tcW w:w="9355" w:type="dxa"/>
          </w:tcPr>
          <w:p w14:paraId="1BDA0BBD" w14:textId="7EFE932A" w:rsidR="003412EA" w:rsidRPr="00B678E4" w:rsidDel="006B2956" w:rsidRDefault="003412EA" w:rsidP="003412EA">
            <w:pPr>
              <w:pStyle w:val="NoSpacing"/>
              <w:rPr>
                <w:del w:id="4177" w:author="Jules Brown" w:date="2023-07-13T10:59:00Z"/>
                <w:i/>
                <w:iCs/>
              </w:rPr>
            </w:pPr>
            <w:del w:id="4178"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179" w:author="Jules Brown" w:date="2023-07-13T10:58:00Z">
              <w:r w:rsidR="003854B5">
                <w:rPr>
                  <w:b/>
                </w:rPr>
                <w:t>Ethnicity</w:t>
              </w:r>
            </w:ins>
          </w:p>
        </w:tc>
      </w:tr>
      <w:tr w:rsidR="009D5AD6" w:rsidDel="00102FF3" w14:paraId="061C9E81" w14:textId="0A03C5C9" w:rsidTr="00584131">
        <w:trPr>
          <w:cantSplit/>
          <w:trHeight w:val="216"/>
          <w:del w:id="4180" w:author="Jules Brown" w:date="2023-07-13T10:57:00Z"/>
        </w:trPr>
        <w:tc>
          <w:tcPr>
            <w:tcW w:w="9355" w:type="dxa"/>
          </w:tcPr>
          <w:p w14:paraId="5DE71BA6" w14:textId="6D44F8A5" w:rsidR="009D5AD6" w:rsidRPr="005F4836" w:rsidDel="00102FF3" w:rsidRDefault="009D5AD6" w:rsidP="00584131">
            <w:pPr>
              <w:pStyle w:val="NoSpacing"/>
              <w:rPr>
                <w:del w:id="4181" w:author="Jules Brown" w:date="2023-07-13T10:57:00Z"/>
                <w:b/>
              </w:rPr>
            </w:pPr>
            <w:del w:id="4182"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pPr>
        <w:rPr>
          <w:ins w:id="4183"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18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185" w:author="Molly McEvilley" w:date="2023-07-19T23:19:00Z"/>
                <w:color w:val="000000"/>
              </w:rPr>
            </w:pPr>
            <w:ins w:id="4186"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187" w:author="Molly McEvilley" w:date="2023-07-19T23:19:00Z"/>
                <w:color w:val="000000"/>
              </w:rPr>
            </w:pPr>
            <w:ins w:id="4188"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189" w:author="Molly McEvilley" w:date="2023-07-19T23:19:00Z"/>
                <w:color w:val="000000"/>
              </w:rPr>
            </w:pPr>
            <w:ins w:id="4190"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19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192" w:author="Molly McEvilley" w:date="2023-07-19T23:13:00Z"/>
                <w:b/>
              </w:rPr>
            </w:pPr>
            <w:ins w:id="4193"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194" w:author="Molly McEvilley" w:date="2023-07-19T23:13:00Z"/>
              </w:rPr>
            </w:pPr>
            <w:ins w:id="4195" w:author="Molly McEvilley" w:date="2023-07-19T23:13:00Z">
              <w:r>
                <w:rPr>
                  <w:b/>
                  <w:bCs/>
                  <w:color w:val="000000"/>
                </w:rPr>
                <w:t>DisabilityStatus</w:t>
              </w:r>
              <w:r>
                <w:rPr>
                  <w:color w:val="000000"/>
                </w:rPr>
                <w:t xml:space="preserve"> = 1 and:</w:t>
              </w:r>
            </w:ins>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196" w:author="Molly McEvilley" w:date="2023-07-19T23:13:00Z"/>
                <w:rFonts w:ascii="Calibri" w:hAnsi="Calibri" w:cs="Calibri"/>
              </w:rPr>
            </w:pPr>
            <w:ins w:id="4197"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198" w:author="Molly McEvilley" w:date="2023-07-19T23:13:00Z"/>
                <w:rFonts w:ascii="Calibri" w:hAnsi="Calibri" w:cs="Calibri"/>
              </w:rPr>
            </w:pPr>
            <w:ins w:id="4199"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00" w:author="Molly McEvilley" w:date="2023-07-19T23:13:00Z"/>
                <w:rFonts w:ascii="Calibri" w:hAnsi="Calibri" w:cs="Calibri"/>
              </w:rPr>
            </w:pPr>
            <w:ins w:id="4201"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20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203" w:author="Molly McEvilley" w:date="2023-07-19T23:13:00Z"/>
                <w:b/>
              </w:rPr>
            </w:pPr>
            <w:ins w:id="4204"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05" w:author="Molly McEvilley" w:date="2023-07-19T23:13:00Z"/>
              </w:rPr>
            </w:pPr>
            <w:ins w:id="4206" w:author="Molly McEvilley" w:date="2023-07-19T23:13:00Z">
              <w:r>
                <w:rPr>
                  <w:b/>
                  <w:bCs/>
                </w:rPr>
                <w:t xml:space="preserve">CHTime </w:t>
              </w:r>
              <w:r>
                <w:t>in (365, 400) and</w:t>
              </w:r>
              <w:r>
                <w:rPr>
                  <w:b/>
                  <w:bCs/>
                </w:rPr>
                <w:t xml:space="preserve"> DisabilityStatus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07" w:author="Molly McEvilley" w:date="2023-07-19T23:13:00Z"/>
                <w:color w:val="000000"/>
              </w:rPr>
            </w:pPr>
            <w:ins w:id="4208"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20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210" w:author="Molly McEvilley" w:date="2023-07-19T23:13:00Z"/>
                <w:b/>
              </w:rPr>
            </w:pPr>
            <w:ins w:id="4211"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12" w:author="Molly McEvilley" w:date="2023-07-19T23:13:00Z"/>
                <w:b/>
                <w:bCs/>
              </w:rPr>
            </w:pPr>
            <w:ins w:id="4213"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14" w:author="Molly McEvilley" w:date="2023-07-19T23:13:00Z"/>
                <w:color w:val="000000"/>
              </w:rPr>
            </w:pPr>
            <w:ins w:id="4215"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216"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217" w:author="Molly McEvilley" w:date="2023-07-19T23:13:00Z"/>
                <w:b/>
              </w:rPr>
            </w:pPr>
            <w:ins w:id="4218"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19" w:author="Molly McEvilley" w:date="2023-07-19T23:13:00Z"/>
              </w:rPr>
            </w:pPr>
            <w:ins w:id="4220" w:author="Molly McEvilley" w:date="2023-07-19T23:13:00Z">
              <w:r>
                <w:rPr>
                  <w:b/>
                  <w:bCs/>
                </w:rPr>
                <w:t>CHTime</w:t>
              </w:r>
              <w:r>
                <w:t xml:space="preserve"> in (365, 400) and </w:t>
              </w:r>
              <w:r>
                <w:rPr>
                  <w:b/>
                  <w:bCs/>
                </w:rPr>
                <w:t>DisabilityStatus</w:t>
              </w:r>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21" w:author="Molly McEvilley" w:date="2023-07-19T23:13:00Z"/>
              </w:rPr>
            </w:pPr>
            <w:ins w:id="4222"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22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224" w:author="Molly McEvilley" w:date="2023-07-19T23:13:00Z"/>
                <w:b/>
              </w:rPr>
            </w:pPr>
            <w:ins w:id="4225"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26" w:author="Molly McEvilley" w:date="2023-07-19T23:13:00Z"/>
                <w:b/>
                <w:bCs/>
              </w:rPr>
            </w:pPr>
            <w:ins w:id="4227" w:author="Molly McEvilley" w:date="2023-07-19T23:13:00Z">
              <w:r>
                <w:rPr>
                  <w:b/>
                  <w:bCs/>
                  <w:color w:val="000000"/>
                </w:rPr>
                <w:t>CHTime</w:t>
              </w:r>
              <w:r>
                <w:rPr>
                  <w:color w:val="000000"/>
                </w:rPr>
                <w:t xml:space="preserve"> = 270 and </w:t>
              </w:r>
              <w:r>
                <w:rPr>
                  <w:b/>
                  <w:bCs/>
                  <w:color w:val="000000"/>
                </w:rPr>
                <w:t>CHTimeStatus = 99</w:t>
              </w:r>
            </w:ins>
            <w:ins w:id="4228" w:author="Molly McEvilley" w:date="2023-07-19T23:14:00Z">
              <w:r>
                <w:rPr>
                  <w:b/>
                  <w:bCs/>
                  <w:color w:val="000000"/>
                </w:rPr>
                <w:t xml:space="preserve"> </w:t>
              </w:r>
            </w:ins>
            <w:ins w:id="4229"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30" w:author="Molly McEvilley" w:date="2023-07-19T23:13:00Z"/>
                <w:color w:val="000000"/>
              </w:rPr>
            </w:pPr>
            <w:ins w:id="4231"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23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233" w:author="Molly McEvilley" w:date="2023-07-19T23:13:00Z"/>
                <w:b/>
              </w:rPr>
            </w:pPr>
            <w:ins w:id="4234"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35" w:author="Molly McEvilley" w:date="2023-07-19T23:13:00Z"/>
                <w:b/>
                <w:bCs/>
              </w:rPr>
            </w:pPr>
            <w:ins w:id="4236" w:author="Molly McEvilley" w:date="2023-07-19T23:13:00Z">
              <w:r>
                <w:rPr>
                  <w:b/>
                  <w:bCs/>
                </w:rPr>
                <w:t>CHTime</w:t>
              </w:r>
              <w:r>
                <w:t xml:space="preserve"> = 270 and </w:t>
              </w:r>
              <w:r>
                <w:rPr>
                  <w:b/>
                  <w:bCs/>
                </w:rPr>
                <w:t xml:space="preserve">CHTimeStatus </w:t>
              </w:r>
              <w:r w:rsidRPr="00465885">
                <w:t>&lt;&gt; 99</w:t>
              </w:r>
            </w:ins>
            <w:ins w:id="4237"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38" w:author="Molly McEvilley" w:date="2023-07-19T23:13:00Z"/>
              </w:rPr>
            </w:pPr>
            <w:ins w:id="4239"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24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241" w:author="Molly McEvilley" w:date="2023-07-19T23:13:00Z"/>
                <w:b/>
              </w:rPr>
            </w:pPr>
            <w:ins w:id="4242"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43" w:author="Molly McEvilley" w:date="2023-07-19T23:13:00Z"/>
                <w:b/>
                <w:bCs/>
              </w:rPr>
            </w:pPr>
            <w:ins w:id="4244"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245" w:author="Molly McEvilley" w:date="2023-07-19T23:13:00Z"/>
              </w:rPr>
            </w:pPr>
            <w:ins w:id="4246"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24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248" w:author="Molly McEvilley" w:date="2023-07-19T23:13:00Z"/>
                <w:b/>
              </w:rPr>
            </w:pPr>
            <w:ins w:id="4249"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50" w:author="Molly McEvilley" w:date="2023-07-19T23:13:00Z"/>
              </w:rPr>
            </w:pPr>
            <w:ins w:id="4251" w:author="Molly McEvilley" w:date="2023-07-19T23:13:00Z">
              <w:r>
                <w:t>(any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252" w:author="Molly McEvilley" w:date="2023-07-19T23:13:00Z"/>
                <w:color w:val="000000"/>
              </w:rPr>
            </w:pPr>
            <w:ins w:id="4253"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25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255" w:author="Molly McEvilley" w:date="2023-07-19T23:19:00Z"/>
              </w:rPr>
            </w:pPr>
            <w:bookmarkStart w:id="4256" w:name="_Hlk140635905"/>
            <w:del w:id="4257"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58" w:author="Molly McEvilley" w:date="2023-07-19T23:19:00Z"/>
              </w:rPr>
            </w:pPr>
            <w:del w:id="4259"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60" w:author="Molly McEvilley" w:date="2023-07-19T23:19:00Z"/>
              </w:rPr>
            </w:pPr>
            <w:del w:id="4261"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26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263" w:author="Molly McEvilley" w:date="2023-07-19T23:19:00Z"/>
              </w:rPr>
            </w:pPr>
            <w:del w:id="4264" w:author="Molly McEvilley" w:date="2023-07-19T23:19:00Z">
              <w:r w:rsidDel="00013DBA">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65" w:author="Molly McEvilley" w:date="2023-07-19T23:19:00Z"/>
              </w:rPr>
            </w:pPr>
            <w:del w:id="4266"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777E3F">
            <w:pPr>
              <w:pStyle w:val="ListParagraph"/>
              <w:numPr>
                <w:ilvl w:val="0"/>
                <w:numId w:val="27"/>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267" w:author="Molly McEvilley" w:date="2023-07-19T23:19:00Z"/>
              </w:rPr>
            </w:pPr>
            <w:del w:id="4268"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777E3F">
            <w:pPr>
              <w:pStyle w:val="ListParagraph"/>
              <w:numPr>
                <w:ilvl w:val="0"/>
                <w:numId w:val="27"/>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269" w:author="Molly McEvilley" w:date="2023-07-19T23:19:00Z"/>
              </w:rPr>
            </w:pPr>
            <w:del w:id="4270"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71" w:author="Molly McEvilley" w:date="2023-07-19T23:19:00Z"/>
              </w:rPr>
            </w:pPr>
            <w:del w:id="4272"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273"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274" w:author="Molly McEvilley" w:date="2023-07-19T23:19:00Z"/>
              </w:rPr>
            </w:pPr>
            <w:del w:id="4275"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76" w:author="Molly McEvilley" w:date="2023-07-19T23:19:00Z"/>
                <w:rPrChange w:id="4277" w:author="Molly McEvilley" w:date="2023-07-19T01:25:00Z">
                  <w:rPr>
                    <w:del w:id="4278" w:author="Molly McEvilley" w:date="2023-07-19T23:19:00Z"/>
                    <w:b/>
                    <w:bCs/>
                  </w:rPr>
                </w:rPrChange>
              </w:rPr>
            </w:pPr>
            <w:del w:id="4279"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80" w:author="Molly McEvilley" w:date="2023-07-19T23:19:00Z"/>
              </w:rPr>
            </w:pPr>
            <w:del w:id="4281"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28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283" w:author="Molly McEvilley" w:date="2023-07-19T23:19:00Z"/>
              </w:rPr>
            </w:pPr>
            <w:del w:id="4284"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85" w:author="Molly McEvilley" w:date="2023-07-19T23:19:00Z"/>
                <w:b/>
              </w:rPr>
            </w:pPr>
            <w:del w:id="4286"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287" w:author="Molly McEvilley" w:date="2023-07-19T23:19:00Z"/>
              </w:rPr>
            </w:pPr>
            <w:del w:id="4288"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289"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290" w:author="Molly McEvilley" w:date="2023-07-19T23:19:00Z"/>
              </w:rPr>
            </w:pPr>
            <w:del w:id="4291"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92" w:author="Molly McEvilley" w:date="2023-07-19T23:19:00Z"/>
                <w:bCs/>
              </w:rPr>
            </w:pPr>
            <w:del w:id="4293"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294" w:author="Molly McEvilley" w:date="2023-07-19T23:19:00Z"/>
              </w:rPr>
            </w:pPr>
            <w:del w:id="4295" w:author="Molly McEvilley" w:date="2023-07-19T23:19:00Z">
              <w:r w:rsidDel="00013DBA">
                <w:delText>0</w:delText>
              </w:r>
            </w:del>
          </w:p>
        </w:tc>
      </w:tr>
    </w:tbl>
    <w:bookmarkEnd w:id="4256"/>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296" w:author="Molly McEvilley" w:date="2023-06-27T15:01:00Z"/>
        </w:rPr>
      </w:pPr>
      <w:ins w:id="4297" w:author="Molly McEvilley" w:date="2023-06-27T15:01:00Z">
        <w:r>
          <w:t xml:space="preserve">Set </w:t>
        </w:r>
        <w:r>
          <w:rPr>
            <w:b/>
            <w:bCs/>
          </w:rPr>
          <w:t>HHFleeingDV</w:t>
        </w:r>
        <w:r>
          <w:t xml:space="preserve"> to the first value in the table below that occurs in tlsa_HHID.</w:t>
        </w:r>
      </w:ins>
      <w:ins w:id="4298" w:author="Molly McEvilley" w:date="2023-06-27T15:02:00Z">
        <w:r>
          <w:rPr>
            <w:b/>
            <w:bCs/>
          </w:rPr>
          <w:t>HHFleeingDV</w:t>
        </w:r>
      </w:ins>
      <w:ins w:id="4299"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30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301" w:author="Molly McEvilley" w:date="2023-06-27T15:01:00Z"/>
              </w:rPr>
            </w:pPr>
            <w:ins w:id="4302"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303" w:author="Molly McEvilley" w:date="2023-06-27T15:01:00Z"/>
              </w:rPr>
            </w:pPr>
            <w:ins w:id="4304" w:author="Molly McEvilley" w:date="2023-06-27T15:02:00Z">
              <w:r>
                <w:t>HHFleeingDV</w:t>
              </w:r>
            </w:ins>
            <w:ins w:id="4305"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30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307" w:author="Molly McEvilley" w:date="2023-06-27T15:01:00Z"/>
              </w:rPr>
            </w:pPr>
            <w:ins w:id="4308"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309" w:author="Molly McEvilley" w:date="2023-06-27T15:01:00Z"/>
              </w:rPr>
            </w:pPr>
            <w:ins w:id="4310"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311"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312" w:author="Molly McEvilley" w:date="2023-06-27T15:01:00Z"/>
              </w:rPr>
            </w:pPr>
            <w:ins w:id="4313"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314" w:author="Molly McEvilley" w:date="2023-06-27T15:01:00Z"/>
              </w:rPr>
            </w:pPr>
            <w:ins w:id="4315"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31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317" w:author="Molly McEvilley" w:date="2023-06-27T15:01:00Z"/>
              </w:rPr>
            </w:pPr>
            <w:ins w:id="4318"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319" w:author="Molly McEvilley" w:date="2023-06-27T15:01:00Z"/>
              </w:rPr>
            </w:pPr>
            <w:ins w:id="4320" w:author="Molly McEvilley" w:date="2023-06-27T15:01:00Z">
              <w:r>
                <w:t>0</w:t>
              </w:r>
            </w:ins>
          </w:p>
        </w:tc>
      </w:tr>
    </w:tbl>
    <w:p w14:paraId="39120C6A" w14:textId="0D872A0B" w:rsidR="007D2093" w:rsidRPr="00AB2970" w:rsidRDefault="005C6A07" w:rsidP="0088191A">
      <w:pPr>
        <w:pStyle w:val="Heading4"/>
      </w:pPr>
      <w:r>
        <w:t>HoHRace</w:t>
      </w:r>
      <w:ins w:id="4321" w:author="Jules Brown" w:date="2023-07-13T10:59:00Z">
        <w:r w:rsidR="003854B5">
          <w:t>Ethnicity</w:t>
        </w:r>
      </w:ins>
    </w:p>
    <w:p w14:paraId="09771403" w14:textId="455FD833" w:rsidR="005846C0" w:rsidRDefault="005846C0" w:rsidP="005846C0">
      <w:r>
        <w:t xml:space="preserve">Set </w:t>
      </w:r>
      <w:r w:rsidR="005C6A07">
        <w:rPr>
          <w:b/>
          <w:bCs/>
        </w:rPr>
        <w:t>HoHRace</w:t>
      </w:r>
      <w:ins w:id="4322"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323" w:author="Jules Brown" w:date="2023-07-13T10:59:00Z"/>
        </w:rPr>
      </w:pPr>
      <w:del w:id="4324" w:author="Jules Brown" w:date="2023-07-13T10:59:00Z">
        <w:r w:rsidRPr="00AB2970" w:rsidDel="003854B5">
          <w:delText>HoHEthnicity</w:delText>
        </w:r>
      </w:del>
    </w:p>
    <w:p w14:paraId="62ACE60D" w14:textId="32F4B1A6" w:rsidR="00054FD7" w:rsidDel="003854B5" w:rsidRDefault="00054FD7" w:rsidP="00054FD7">
      <w:pPr>
        <w:rPr>
          <w:del w:id="4325" w:author="Jules Brown" w:date="2023-07-13T10:59:00Z"/>
        </w:rPr>
      </w:pPr>
      <w:del w:id="4326"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777E3F">
      <w:pPr>
        <w:pStyle w:val="ListParagraph"/>
        <w:numPr>
          <w:ilvl w:val="1"/>
          <w:numId w:val="27"/>
        </w:numPr>
      </w:pPr>
      <w:r w:rsidRPr="00845520">
        <w:rPr>
          <w:b/>
          <w:bCs/>
        </w:rPr>
        <w:t>Cohort</w:t>
      </w:r>
      <w:r>
        <w:t xml:space="preserve"> = 0 </w:t>
      </w:r>
      <w:del w:id="4327" w:author="Molly McEvilley" w:date="2023-06-13T10:53:00Z">
        <w:r w:rsidDel="00C653C6">
          <w:delText>-</w:delText>
        </w:r>
      </w:del>
      <w:ins w:id="4328" w:author="Molly McEvilley" w:date="2023-06-13T10:53:00Z">
        <w:r w:rsidR="00C653C6">
          <w:t>–</w:t>
        </w:r>
      </w:ins>
      <w:r>
        <w:t xml:space="preserve"> </w:t>
      </w:r>
      <w:r w:rsidRPr="00845520">
        <w:rPr>
          <w:b/>
          <w:bCs/>
        </w:rPr>
        <w:t>ActiveAge</w:t>
      </w:r>
      <w:r>
        <w:t xml:space="preserve"> </w:t>
      </w:r>
    </w:p>
    <w:p w14:paraId="097128E3" w14:textId="0EB9F1A6" w:rsidR="005846C0" w:rsidRDefault="005846C0" w:rsidP="00777E3F">
      <w:pPr>
        <w:pStyle w:val="ListParagraph"/>
        <w:numPr>
          <w:ilvl w:val="1"/>
          <w:numId w:val="27"/>
        </w:numPr>
      </w:pPr>
      <w:r w:rsidRPr="00845520">
        <w:rPr>
          <w:b/>
          <w:bCs/>
        </w:rPr>
        <w:t>Cohort</w:t>
      </w:r>
      <w:r>
        <w:t xml:space="preserve"> = -1 </w:t>
      </w:r>
      <w:del w:id="4329" w:author="Molly McEvilley" w:date="2023-06-13T10:53:00Z">
        <w:r w:rsidDel="00C653C6">
          <w:delText>-</w:delText>
        </w:r>
      </w:del>
      <w:ins w:id="4330" w:author="Molly McEvilley" w:date="2023-06-13T10:53:00Z">
        <w:r w:rsidR="00C653C6">
          <w:t>–</w:t>
        </w:r>
      </w:ins>
      <w:r>
        <w:t xml:space="preserve"> </w:t>
      </w:r>
      <w:r w:rsidRPr="00845520">
        <w:rPr>
          <w:b/>
          <w:bCs/>
        </w:rPr>
        <w:t>Exit1Age</w:t>
      </w:r>
      <w:r>
        <w:t xml:space="preserve"> </w:t>
      </w:r>
    </w:p>
    <w:p w14:paraId="553A3C58" w14:textId="340C8D9E" w:rsidR="005846C0" w:rsidRDefault="005846C0" w:rsidP="00777E3F">
      <w:pPr>
        <w:pStyle w:val="ListParagraph"/>
        <w:numPr>
          <w:ilvl w:val="1"/>
          <w:numId w:val="27"/>
        </w:numPr>
      </w:pPr>
      <w:r w:rsidRPr="00845520">
        <w:rPr>
          <w:b/>
          <w:bCs/>
        </w:rPr>
        <w:t>Cohort</w:t>
      </w:r>
      <w:r>
        <w:t xml:space="preserve"> = -2 </w:t>
      </w:r>
      <w:del w:id="4331" w:author="Molly McEvilley" w:date="2023-06-13T10:53:00Z">
        <w:r w:rsidDel="00C653C6">
          <w:delText>-</w:delText>
        </w:r>
      </w:del>
      <w:ins w:id="4332"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333" w:name="_Toc37849803"/>
      <w:bookmarkStart w:id="4334" w:name="_Toc140489980"/>
      <w:r>
        <w:t xml:space="preserve">Set </w:t>
      </w:r>
      <w:r w:rsidR="001C6307">
        <w:t xml:space="preserve">System Engagement </w:t>
      </w:r>
      <w:r w:rsidR="00EB1AA1">
        <w:t>Stat</w:t>
      </w:r>
      <w:r w:rsidR="001C6307">
        <w:t>us</w:t>
      </w:r>
      <w:r w:rsidR="00EB1AA1">
        <w:t xml:space="preserve"> for Exit Cohort Households</w:t>
      </w:r>
      <w:bookmarkEnd w:id="4333"/>
      <w:bookmarkEnd w:id="433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335"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33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336" w:author="Molly McEvilley" w:date="2023-07-19T23:40:00Z">
              <w:r w:rsidR="00F413B8">
                <w:t>400 and 499</w:t>
              </w:r>
            </w:ins>
            <w:del w:id="4337"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338" w:author="Molly McEvilley" w:date="2023-07-19T23:40:00Z">
              <w:r w:rsidR="006D7B70" w:rsidDel="00F413B8">
                <w:delText>7 and 14</w:delText>
              </w:r>
            </w:del>
            <w:ins w:id="4339"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340" w:name="_Set_SystemPath_for"/>
      <w:bookmarkEnd w:id="4340"/>
    </w:p>
    <w:p w14:paraId="041815E9" w14:textId="3310CFE4" w:rsidR="0034252A" w:rsidRPr="00000B20" w:rsidRDefault="0034252A" w:rsidP="0088191A">
      <w:pPr>
        <w:pStyle w:val="Heading2"/>
      </w:pPr>
      <w:bookmarkStart w:id="4341" w:name="_Toc37973422"/>
      <w:bookmarkStart w:id="4342" w:name="_Toc37973975"/>
      <w:bookmarkStart w:id="4343" w:name="_Toc37974526"/>
      <w:bookmarkStart w:id="4344" w:name="_Toc37975078"/>
      <w:bookmarkStart w:id="4345" w:name="_Toc37973500"/>
      <w:bookmarkStart w:id="4346" w:name="_Toc37974053"/>
      <w:bookmarkStart w:id="4347" w:name="_Toc37974604"/>
      <w:bookmarkStart w:id="4348" w:name="_Toc37975156"/>
      <w:bookmarkStart w:id="4349" w:name="_Toc37973564"/>
      <w:bookmarkStart w:id="4350" w:name="_Toc37974117"/>
      <w:bookmarkStart w:id="4351" w:name="_Toc37974668"/>
      <w:bookmarkStart w:id="4352" w:name="_Toc37975157"/>
      <w:bookmarkStart w:id="4353" w:name="_Toc37975196"/>
      <w:bookmarkStart w:id="4354" w:name="_Toc37849805"/>
      <w:bookmarkStart w:id="4355" w:name="_Toc140489981"/>
      <w:bookmarkEnd w:id="3578"/>
      <w:bookmarkEnd w:id="4341"/>
      <w:bookmarkEnd w:id="4342"/>
      <w:bookmarkEnd w:id="4343"/>
      <w:bookmarkEnd w:id="4344"/>
      <w:bookmarkEnd w:id="4345"/>
      <w:bookmarkEnd w:id="4346"/>
      <w:bookmarkEnd w:id="4347"/>
      <w:bookmarkEnd w:id="4348"/>
      <w:bookmarkEnd w:id="4349"/>
      <w:bookmarkEnd w:id="4350"/>
      <w:bookmarkEnd w:id="4351"/>
      <w:bookmarkEnd w:id="4352"/>
      <w:bookmarkEnd w:id="4353"/>
      <w:r w:rsidRPr="00000B20">
        <w:lastRenderedPageBreak/>
        <w:t>Last Inactive Date</w:t>
      </w:r>
      <w:r w:rsidR="00343642" w:rsidRPr="00000B20">
        <w:t xml:space="preserve"> for Exit Cohorts</w:t>
      </w:r>
      <w:bookmarkEnd w:id="4354"/>
      <w:bookmarkEnd w:id="435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356" w:name="_Toc37849806"/>
      <w:bookmarkStart w:id="4357" w:name="_Toc140489982"/>
      <w:r w:rsidRPr="00000B20">
        <w:t>Set SystemPath for LSAExit</w:t>
      </w:r>
      <w:bookmarkEnd w:id="4356"/>
      <w:bookmarkEnd w:id="4357"/>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358"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359" w:name="_LSACalculated_Population_Identifier_1"/>
      <w:bookmarkStart w:id="4360" w:name="_Toc31197328"/>
      <w:bookmarkStart w:id="4361" w:name="_Toc31197329"/>
      <w:bookmarkStart w:id="4362" w:name="_Toc31197330"/>
      <w:bookmarkStart w:id="4363" w:name="_Toc31197331"/>
      <w:bookmarkStart w:id="4364" w:name="_Toc31197332"/>
      <w:bookmarkStart w:id="4365" w:name="_Toc31197333"/>
      <w:bookmarkStart w:id="4366" w:name="_Toc31197334"/>
      <w:bookmarkStart w:id="4367" w:name="_Toc31197335"/>
      <w:bookmarkStart w:id="4368" w:name="_Toc31197336"/>
      <w:bookmarkStart w:id="4369" w:name="_Toc511743960"/>
      <w:bookmarkStart w:id="4370" w:name="_Toc511743961"/>
      <w:bookmarkStart w:id="4371" w:name="_Toc511743962"/>
      <w:bookmarkStart w:id="4372" w:name="_Toc511743983"/>
      <w:bookmarkStart w:id="4373" w:name="_Toc511743984"/>
      <w:bookmarkStart w:id="4374" w:name="_Toc511743985"/>
      <w:bookmarkStart w:id="4375" w:name="_Toc511743986"/>
      <w:bookmarkStart w:id="4376" w:name="_Toc511743987"/>
      <w:bookmarkStart w:id="4377" w:name="_Toc511743988"/>
      <w:bookmarkStart w:id="4378" w:name="_Toc511743989"/>
      <w:bookmarkStart w:id="4379" w:name="_Toc511743990"/>
      <w:bookmarkStart w:id="4380" w:name="_Toc511744006"/>
      <w:bookmarkStart w:id="4381" w:name="_Toc511744007"/>
      <w:bookmarkStart w:id="4382" w:name="_Toc511744008"/>
      <w:bookmarkStart w:id="4383" w:name="_Toc511744009"/>
      <w:bookmarkStart w:id="4384" w:name="_Get_LSACalculated_Population"/>
      <w:bookmarkStart w:id="4385" w:name="_LSACalculated_Population_Identifier"/>
      <w:bookmarkStart w:id="4386" w:name="_Toc31197397"/>
      <w:bookmarkStart w:id="4387" w:name="_Toc31197398"/>
      <w:bookmarkStart w:id="4388" w:name="_Toc31197399"/>
      <w:bookmarkStart w:id="4389" w:name="_Toc31197400"/>
      <w:bookmarkStart w:id="4390" w:name="_Toc31197401"/>
      <w:bookmarkStart w:id="4391" w:name="_Toc31197402"/>
      <w:bookmarkStart w:id="4392" w:name="_Toc31197403"/>
      <w:bookmarkStart w:id="4393" w:name="_Toc31197404"/>
      <w:bookmarkStart w:id="4394" w:name="_Toc31197405"/>
      <w:bookmarkStart w:id="4395" w:name="_Toc511744151"/>
      <w:bookmarkStart w:id="4396" w:name="_Toc511744152"/>
      <w:bookmarkStart w:id="4397" w:name="_Toc511744153"/>
      <w:bookmarkStart w:id="4398" w:name="_Toc511744154"/>
      <w:bookmarkStart w:id="4399" w:name="_Toc511744155"/>
      <w:bookmarkStart w:id="4400" w:name="_Toc511744156"/>
      <w:bookmarkStart w:id="4401" w:name="_Toc511744181"/>
      <w:bookmarkStart w:id="4402" w:name="_Toc511744182"/>
      <w:bookmarkStart w:id="4403" w:name="_Toc511744250"/>
      <w:bookmarkStart w:id="4404" w:name="_Toc511744251"/>
      <w:bookmarkStart w:id="4405" w:name="_Toc511744252"/>
      <w:bookmarkStart w:id="4406" w:name="_Toc31197822"/>
      <w:bookmarkStart w:id="4407" w:name="_Toc31197823"/>
      <w:bookmarkStart w:id="4408" w:name="_Toc31197824"/>
      <w:bookmarkStart w:id="4409" w:name="_Toc31197825"/>
      <w:bookmarkStart w:id="4410" w:name="_Toc31197826"/>
      <w:bookmarkStart w:id="4411" w:name="_Toc31197827"/>
      <w:bookmarkStart w:id="4412" w:name="_Toc31197828"/>
      <w:bookmarkStart w:id="4413" w:name="_Toc31197829"/>
      <w:bookmarkStart w:id="4414" w:name="_Toc31197830"/>
      <w:bookmarkStart w:id="4415" w:name="_Toc511744338"/>
      <w:bookmarkStart w:id="4416" w:name="_Toc31198235"/>
      <w:bookmarkStart w:id="4417" w:name="_Toc37849807"/>
      <w:bookmarkStart w:id="4418" w:name="_Toc140489983"/>
      <w:bookmarkStart w:id="4419" w:name="_Toc506721211"/>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r>
        <w:lastRenderedPageBreak/>
        <w:t>LSAExit</w:t>
      </w:r>
      <w:bookmarkEnd w:id="4417"/>
      <w:bookmarkEnd w:id="4418"/>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420" w:author="Jules Brown" w:date="2023-07-13T11:03:00Z">
              <w:r w:rsidR="00AB566A">
                <w:rPr>
                  <w:b/>
                </w:rPr>
                <w:t>Ethnicity</w:t>
              </w:r>
            </w:ins>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421"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422" w:author="Jules Brown" w:date="2023-07-13T11:03:00Z"/>
              </w:rPr>
            </w:pPr>
            <w:del w:id="4423"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424" w:author="Jules Brown" w:date="2023-07-13T11:03:00Z"/>
                <w:b/>
              </w:rPr>
            </w:pPr>
            <w:del w:id="4425"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4426" w:name="_HMIS_Business_Logic:_6"/>
      <w:bookmarkStart w:id="4427" w:name="_Toc37849808"/>
      <w:bookmarkEnd w:id="442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428" w:name="_Toc140489984"/>
      <w:r w:rsidRPr="00C52062">
        <w:lastRenderedPageBreak/>
        <w:t>HMIS Business Logic</w:t>
      </w:r>
      <w:r>
        <w:t>: LSACalculated</w:t>
      </w:r>
      <w:bookmarkEnd w:id="4427"/>
      <w:r w:rsidR="00751B37">
        <w:t xml:space="preserve"> Averages</w:t>
      </w:r>
      <w:bookmarkEnd w:id="4428"/>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4429" w:name="_Toc78368785"/>
      <w:bookmarkStart w:id="4430" w:name="_Toc140489985"/>
      <w:r>
        <w:t>LSACalculated Columns</w:t>
      </w:r>
      <w:bookmarkEnd w:id="4429"/>
      <w:bookmarkEnd w:id="443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77E3F">
            <w:pPr>
              <w:pStyle w:val="NoSpacing"/>
              <w:numPr>
                <w:ilvl w:val="0"/>
                <w:numId w:val="71"/>
              </w:numPr>
              <w:ind w:left="239" w:hanging="239"/>
            </w:pPr>
            <w:r>
              <w:t xml:space="preserve">LSAHousehold averages (rows 1-16) </w:t>
            </w:r>
            <w:del w:id="4431" w:author="Molly McEvilley" w:date="2023-06-13T10:53:00Z">
              <w:r w:rsidDel="00C653C6">
                <w:delText>-</w:delText>
              </w:r>
            </w:del>
            <w:ins w:id="4432" w:author="Molly McEvilley" w:date="2023-06-13T10:53:00Z">
              <w:r w:rsidR="00C653C6">
                <w:t>–</w:t>
              </w:r>
            </w:ins>
            <w:r>
              <w:t xml:space="preserve"> active cohort (1)</w:t>
            </w:r>
          </w:p>
          <w:p w14:paraId="1379793E" w14:textId="4BCADFEB" w:rsidR="00751B37" w:rsidRDefault="00751B37" w:rsidP="00777E3F">
            <w:pPr>
              <w:pStyle w:val="NoSpacing"/>
              <w:numPr>
                <w:ilvl w:val="0"/>
                <w:numId w:val="71"/>
              </w:numPr>
              <w:ind w:left="239" w:hanging="239"/>
            </w:pPr>
            <w:r>
              <w:t xml:space="preserve">LSAExit averages (rows </w:t>
            </w:r>
            <w:bookmarkStart w:id="4433" w:name="_Hlk142559936"/>
            <w:r>
              <w:t>18-</w:t>
            </w:r>
            <w:del w:id="4434" w:author="Molly McEvilley" w:date="2023-07-04T09:45:00Z">
              <w:r w:rsidDel="008357E8">
                <w:delText>52</w:delText>
              </w:r>
            </w:del>
            <w:ins w:id="4435" w:author="Molly McEvilley" w:date="2023-07-04T09:45:00Z">
              <w:r w:rsidR="008357E8">
                <w:t xml:space="preserve">36, </w:t>
              </w:r>
            </w:ins>
            <w:ins w:id="4436" w:author="Molly McEvilley" w:date="2023-07-04T09:46:00Z">
              <w:r w:rsidR="00A67253">
                <w:t>63-66, and 101-136</w:t>
              </w:r>
            </w:ins>
            <w:bookmarkEnd w:id="4433"/>
            <w:r>
              <w:t xml:space="preserve">) </w:t>
            </w:r>
            <w:del w:id="4437" w:author="Molly McEvilley" w:date="2023-06-13T10:53:00Z">
              <w:r w:rsidDel="00C653C6">
                <w:delText>-</w:delText>
              </w:r>
            </w:del>
            <w:ins w:id="4438" w:author="Molly McEvilley" w:date="2023-06-13T10:53:00Z">
              <w:r w:rsidR="00C653C6">
                <w:t>–</w:t>
              </w:r>
            </w:ins>
            <w:r>
              <w:t xml:space="preserve"> exit cohorts (-2, -1, 0)</w:t>
            </w:r>
          </w:p>
          <w:p w14:paraId="362D0A14" w14:textId="1F808ABE" w:rsidR="00751B37" w:rsidRDefault="00751B37" w:rsidP="00777E3F">
            <w:pPr>
              <w:pStyle w:val="NoSpacing"/>
              <w:numPr>
                <w:ilvl w:val="0"/>
                <w:numId w:val="71"/>
              </w:numPr>
              <w:ind w:left="239" w:hanging="239"/>
            </w:pPr>
            <w:r>
              <w:t xml:space="preserve">Counts of people and households (rows 53-56) </w:t>
            </w:r>
            <w:del w:id="4439" w:author="Molly McEvilley" w:date="2023-06-13T10:53:00Z">
              <w:r w:rsidDel="00C653C6">
                <w:delText>-</w:delText>
              </w:r>
            </w:del>
            <w:ins w:id="4440" w:author="Molly McEvilley" w:date="2023-06-13T10:53:00Z">
              <w:r w:rsidR="00C653C6">
                <w:t>–</w:t>
              </w:r>
            </w:ins>
            <w:r>
              <w:t xml:space="preserve"> active and 4 point in time cohorts (1, 10-13)</w:t>
            </w:r>
          </w:p>
          <w:p w14:paraId="78E870D6" w14:textId="7F9B150B" w:rsidR="00751B37" w:rsidRDefault="00751B37" w:rsidP="00777E3F">
            <w:pPr>
              <w:pStyle w:val="NoSpacing"/>
              <w:numPr>
                <w:ilvl w:val="0"/>
                <w:numId w:val="71"/>
              </w:numPr>
              <w:ind w:left="239" w:hanging="239"/>
            </w:pPr>
            <w:r>
              <w:t xml:space="preserve">Counts of </w:t>
            </w:r>
            <w:ins w:id="4441" w:author="Genelle Denzin" w:date="2023-07-07T19:41:00Z">
              <w:r w:rsidR="2E002080">
                <w:t>bed night</w:t>
              </w:r>
            </w:ins>
            <w:r>
              <w:t xml:space="preserve">s (row 57) </w:t>
            </w:r>
            <w:del w:id="4442" w:author="Molly McEvilley" w:date="2023-06-13T10:53:00Z">
              <w:r w:rsidDel="006F0577">
                <w:delText>-</w:delText>
              </w:r>
            </w:del>
            <w:ins w:id="4443" w:author="Molly McEvilley" w:date="2023-06-13T10:53:00Z">
              <w:r w:rsidR="00C653C6">
                <w:t>–</w:t>
              </w:r>
            </w:ins>
            <w:r w:rsidR="006F0577">
              <w:t xml:space="preserve"> </w:t>
            </w:r>
            <w:r>
              <w:t>active cohort (1)</w:t>
            </w:r>
          </w:p>
          <w:p w14:paraId="083DBE34" w14:textId="031D2CB6" w:rsidR="00751B37" w:rsidRPr="003A0FA0" w:rsidRDefault="00751B37" w:rsidP="00777E3F">
            <w:pPr>
              <w:pStyle w:val="NoSpacing"/>
              <w:numPr>
                <w:ilvl w:val="0"/>
                <w:numId w:val="71"/>
              </w:numPr>
              <w:ind w:left="239" w:hanging="239"/>
            </w:pPr>
            <w:r>
              <w:t xml:space="preserve">Data quality reporting in rows </w:t>
            </w:r>
            <w:del w:id="4444" w:author="Molly McEvilley" w:date="2023-08-10T10:38:00Z">
              <w:r w:rsidDel="00777E3F">
                <w:delText>58</w:delText>
              </w:r>
            </w:del>
            <w:ins w:id="4445" w:author="Molly McEvilley" w:date="2023-08-10T10:38:00Z">
              <w:r w:rsidR="00777E3F">
                <w:t>901-920</w:t>
              </w:r>
            </w:ins>
            <w:del w:id="4446" w:author="Molly McEvilley" w:date="2023-08-10T10:38:00Z">
              <w:r w:rsidDel="00777E3F">
                <w:delText>-</w:delText>
              </w:r>
              <w:r w:rsidR="0067154B" w:rsidDel="00777E3F">
                <w:delText>62</w:delText>
              </w:r>
            </w:del>
            <w:r w:rsidR="0067154B">
              <w:t xml:space="preserve"> </w:t>
            </w:r>
            <w:del w:id="4447" w:author="Molly McEvilley" w:date="2023-06-13T10:53:00Z">
              <w:r w:rsidR="006354C0" w:rsidDel="00C653C6">
                <w:delText>-</w:delText>
              </w:r>
            </w:del>
            <w:ins w:id="4448"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9AFC446" w:rsidR="006F0577" w:rsidRDefault="00751B37" w:rsidP="00777E3F">
            <w:pPr>
              <w:pStyle w:val="NoSpacing"/>
              <w:numPr>
                <w:ilvl w:val="0"/>
                <w:numId w:val="71"/>
              </w:numPr>
              <w:ind w:left="239" w:hanging="239"/>
            </w:pPr>
            <w:r>
              <w:t xml:space="preserve">LSAExit averages (rows </w:t>
            </w:r>
            <w:ins w:id="4449" w:author="Molly McEvilley" w:date="2023-08-10T11:38:00Z">
              <w:r w:rsidR="001D1A03">
                <w:t>18-36, 63-66, and 101-136</w:t>
              </w:r>
            </w:ins>
            <w:del w:id="4450" w:author="Molly McEvilley" w:date="2023-08-10T11:38:00Z">
              <w:r w:rsidDel="001D1A03">
                <w:delText>18-52</w:delText>
              </w:r>
            </w:del>
            <w:del w:id="4451" w:author="Molly McEvilley" w:date="2023-08-10T11:37:00Z">
              <w:r w:rsidDel="00D84BBC">
                <w:delText>,</w:delText>
              </w:r>
            </w:del>
            <w:del w:id="4452" w:author="Molly McEvilley" w:date="2023-08-10T11:38:00Z">
              <w:r w:rsidDel="001D1A03">
                <w:delText xml:space="preserve"> 63</w:delText>
              </w:r>
            </w:del>
            <w:del w:id="4453" w:author="Molly McEvilley" w:date="2023-08-10T10:35:00Z">
              <w:r w:rsidDel="009A432B">
                <w:delText>, and 64</w:delText>
              </w:r>
            </w:del>
            <w:r>
              <w:t>)</w:t>
            </w:r>
            <w:r w:rsidR="006F0577">
              <w:t xml:space="preserve"> – </w:t>
            </w:r>
            <w:r>
              <w:t>the destination type prior return</w:t>
            </w:r>
            <w:r w:rsidR="006F0577">
              <w:t xml:space="preserve"> (2,3,4)</w:t>
            </w:r>
          </w:p>
          <w:p w14:paraId="3ABBD514" w14:textId="3DEA6B41" w:rsidR="00751B37" w:rsidRDefault="006F0577" w:rsidP="00777E3F">
            <w:pPr>
              <w:pStyle w:val="NoSpacing"/>
              <w:numPr>
                <w:ilvl w:val="0"/>
                <w:numId w:val="71"/>
              </w:numPr>
              <w:ind w:left="239" w:hanging="239"/>
            </w:pPr>
            <w:r>
              <w:t>C</w:t>
            </w:r>
            <w:r w:rsidR="00751B37">
              <w:t>ounts of people and households</w:t>
            </w:r>
            <w:r>
              <w:t xml:space="preserve"> by project type (rows 53-</w:t>
            </w:r>
            <w:del w:id="4454" w:author="Molly McEvilley" w:date="2023-08-10T10:38:00Z">
              <w:r w:rsidDel="00777E3F">
                <w:delText>62</w:delText>
              </w:r>
            </w:del>
            <w:ins w:id="4455" w:author="Molly McEvilley" w:date="2023-08-10T10:38:00Z">
              <w:r w:rsidR="00777E3F">
                <w:t>57 and 901-920</w:t>
              </w:r>
            </w:ins>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456" w:name="_Int_7r26Jd9D"/>
            <w:r>
              <w:t>SystemPath</w:t>
            </w:r>
            <w:bookmarkEnd w:id="445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3ED05C8F"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del w:id="4457" w:author="Molly McEvilley" w:date="2023-08-10T10:37:00Z">
              <w:r w:rsidDel="00294D5B">
                <w:delText>62</w:delText>
              </w:r>
            </w:del>
            <w:ins w:id="4458" w:author="Molly McEvilley" w:date="2023-08-10T10:37:00Z">
              <w:r w:rsidR="00294D5B">
                <w:t>57 and 901-920</w:t>
              </w:r>
            </w:ins>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459" w:name="_Toc78368786"/>
      <w:bookmarkStart w:id="4460" w:name="_Toc78368787"/>
      <w:bookmarkStart w:id="4461" w:name="_Toc140489986"/>
      <w:bookmarkEnd w:id="4459"/>
      <w:r>
        <w:t>Report Rows for LSACalculated Averages</w:t>
      </w:r>
      <w:bookmarkEnd w:id="4460"/>
      <w:bookmarkEnd w:id="4461"/>
    </w:p>
    <w:p w14:paraId="2A227D58" w14:textId="35BED322" w:rsidR="00751B37" w:rsidRDefault="00751B37" w:rsidP="00751B37">
      <w:r>
        <w:t xml:space="preserve">All calculated values associated with LSAHousehold (rows 1-16) and LSAExit (rows </w:t>
      </w:r>
      <w:ins w:id="4462" w:author="Molly McEvilley" w:date="2023-08-10T11:38:00Z">
        <w:r w:rsidR="00062909">
          <w:t>18-36, 63-66, and 101-136</w:t>
        </w:r>
      </w:ins>
      <w:del w:id="4463" w:author="Molly McEvilley" w:date="2023-08-10T11:38:00Z">
        <w:r w:rsidDel="00062909">
          <w:delText>18-52</w:delText>
        </w:r>
      </w:del>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464"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465" w:author="Molly McEvilley" w:date="2023-07-04T09:48:00Z"/>
                <w:rFonts w:ascii="Calibri" w:hAnsi="Calibri" w:cs="Calibri"/>
                <w:color w:val="000000"/>
              </w:rPr>
            </w:pPr>
            <w:ins w:id="4466"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467" w:author="Molly McEvilley" w:date="2023-07-04T09:48:00Z"/>
              </w:rPr>
            </w:pPr>
            <w:ins w:id="4468"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469" w:author="Molly McEvilley" w:date="2023-07-04T09:48:00Z"/>
                <w:rFonts w:ascii="Calibri" w:hAnsi="Calibri" w:cs="Calibri"/>
                <w:color w:val="000000"/>
              </w:rPr>
            </w:pPr>
            <w:ins w:id="4470"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471"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472" w:author="Molly McEvilley" w:date="2023-07-04T09:48:00Z"/>
                <w:rFonts w:ascii="Calibri" w:hAnsi="Calibri" w:cs="Calibri"/>
                <w:color w:val="000000"/>
              </w:rPr>
            </w:pPr>
            <w:ins w:id="4473"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474" w:author="Molly McEvilley" w:date="2023-07-04T09:48:00Z"/>
              </w:rPr>
            </w:pPr>
            <w:ins w:id="4475"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476" w:author="Molly McEvilley" w:date="2023-07-04T09:48:00Z"/>
                <w:rFonts w:ascii="Calibri" w:hAnsi="Calibri" w:cs="Calibri"/>
                <w:color w:val="000000"/>
              </w:rPr>
            </w:pPr>
            <w:ins w:id="4477"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47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479" w:author="Molly McEvilley" w:date="2023-07-04T07:51:00Z"/>
                <w:rFonts w:ascii="Calibri" w:hAnsi="Calibri" w:cs="Calibri"/>
                <w:color w:val="000000"/>
              </w:rPr>
            </w:pPr>
            <w:del w:id="4480"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81" w:author="Molly McEvilley" w:date="2023-07-04T07:51:00Z"/>
                <w:rFonts w:ascii="Calibri" w:hAnsi="Calibri" w:cs="Calibri"/>
                <w:color w:val="000000"/>
              </w:rPr>
            </w:pPr>
            <w:del w:id="4482"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83" w:author="Molly McEvilley" w:date="2023-07-04T07:51:00Z"/>
                <w:rFonts w:ascii="Calibri" w:hAnsi="Calibri" w:cs="Calibri"/>
                <w:color w:val="000000"/>
              </w:rPr>
            </w:pPr>
            <w:del w:id="4484"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48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486" w:author="Molly McEvilley" w:date="2023-07-04T07:51:00Z"/>
                <w:rFonts w:ascii="Calibri" w:hAnsi="Calibri" w:cs="Calibri"/>
                <w:color w:val="000000"/>
              </w:rPr>
            </w:pPr>
            <w:del w:id="4487"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488" w:author="Molly McEvilley" w:date="2023-07-04T07:51:00Z"/>
                <w:rFonts w:ascii="Calibri" w:hAnsi="Calibri" w:cs="Calibri"/>
                <w:color w:val="000000"/>
              </w:rPr>
            </w:pPr>
            <w:del w:id="4489" w:author="Molly McEvilley" w:date="2023-07-04T07:51:00Z">
              <w:r w:rsidRPr="00845520" w:rsidDel="002E0D78">
                <w:rPr>
                  <w:rFonts w:ascii="Calibri" w:hAnsi="Calibri" w:cs="Calibri"/>
                  <w:color w:val="000000"/>
                </w:rPr>
                <w:delText xml:space="preserve">Days to return after PH </w:delText>
              </w:r>
            </w:del>
            <w:del w:id="4490" w:author="Molly McEvilley" w:date="2023-06-13T10:53:00Z">
              <w:r w:rsidRPr="00845520" w:rsidDel="00C653C6">
                <w:rPr>
                  <w:rFonts w:ascii="Calibri" w:hAnsi="Calibri" w:cs="Calibri"/>
                  <w:color w:val="000000"/>
                </w:rPr>
                <w:delText>-</w:delText>
              </w:r>
            </w:del>
            <w:del w:id="4491"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492" w:author="Molly McEvilley" w:date="2023-07-04T07:51:00Z"/>
                <w:rFonts w:ascii="Calibri" w:hAnsi="Calibri" w:cs="Calibri"/>
                <w:color w:val="000000"/>
              </w:rPr>
            </w:pPr>
            <w:del w:id="4493"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49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495" w:author="Molly McEvilley" w:date="2023-07-04T07:51:00Z"/>
                <w:rFonts w:ascii="Calibri" w:hAnsi="Calibri" w:cs="Calibri"/>
                <w:color w:val="000000"/>
              </w:rPr>
            </w:pPr>
            <w:del w:id="4496"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497" w:author="Molly McEvilley" w:date="2023-07-04T07:51:00Z"/>
                <w:rFonts w:ascii="Calibri" w:hAnsi="Calibri" w:cs="Calibri"/>
                <w:color w:val="000000"/>
              </w:rPr>
            </w:pPr>
            <w:del w:id="4498" w:author="Molly McEvilley" w:date="2023-07-04T07:51:00Z">
              <w:r w:rsidRPr="00845520" w:rsidDel="002E0D78">
                <w:rPr>
                  <w:rFonts w:ascii="Calibri" w:hAnsi="Calibri" w:cs="Calibri"/>
                  <w:color w:val="000000"/>
                </w:rPr>
                <w:delText xml:space="preserve">Days to return after PH </w:delText>
              </w:r>
            </w:del>
            <w:del w:id="4499" w:author="Molly McEvilley" w:date="2023-06-13T10:53:00Z">
              <w:r w:rsidRPr="00845520" w:rsidDel="00C653C6">
                <w:rPr>
                  <w:rFonts w:ascii="Calibri" w:hAnsi="Calibri" w:cs="Calibri"/>
                  <w:color w:val="000000"/>
                </w:rPr>
                <w:delText>-</w:delText>
              </w:r>
            </w:del>
            <w:del w:id="4500"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01" w:author="Molly McEvilley" w:date="2023-07-04T07:51:00Z"/>
                <w:rFonts w:ascii="Calibri" w:hAnsi="Calibri" w:cs="Calibri"/>
                <w:color w:val="000000"/>
              </w:rPr>
            </w:pPr>
            <w:del w:id="4502"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50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504" w:author="Molly McEvilley" w:date="2023-07-04T07:51:00Z"/>
                <w:rFonts w:ascii="Calibri" w:hAnsi="Calibri" w:cs="Calibri"/>
                <w:color w:val="000000"/>
              </w:rPr>
            </w:pPr>
            <w:del w:id="4505"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06" w:author="Molly McEvilley" w:date="2023-07-04T07:51:00Z"/>
                <w:rFonts w:ascii="Calibri" w:hAnsi="Calibri" w:cs="Calibri"/>
                <w:color w:val="000000"/>
              </w:rPr>
            </w:pPr>
            <w:del w:id="4507" w:author="Molly McEvilley" w:date="2023-07-04T07:51:00Z">
              <w:r w:rsidRPr="00845520" w:rsidDel="002E0D78">
                <w:rPr>
                  <w:rFonts w:ascii="Calibri" w:hAnsi="Calibri" w:cs="Calibri"/>
                  <w:color w:val="000000"/>
                </w:rPr>
                <w:delText xml:space="preserve">Days to return after PH </w:delText>
              </w:r>
            </w:del>
            <w:del w:id="4508" w:author="Molly McEvilley" w:date="2023-06-13T10:53:00Z">
              <w:r w:rsidRPr="00845520" w:rsidDel="00C653C6">
                <w:rPr>
                  <w:rFonts w:ascii="Calibri" w:hAnsi="Calibri" w:cs="Calibri"/>
                  <w:color w:val="000000"/>
                </w:rPr>
                <w:delText>-</w:delText>
              </w:r>
            </w:del>
            <w:del w:id="4509"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10" w:author="Molly McEvilley" w:date="2023-07-04T07:51:00Z"/>
                <w:rFonts w:ascii="Calibri" w:hAnsi="Calibri" w:cs="Calibri"/>
                <w:color w:val="000000"/>
              </w:rPr>
            </w:pPr>
            <w:del w:id="4511"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51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513" w:author="Molly McEvilley" w:date="2023-07-04T07:51:00Z"/>
                <w:rFonts w:ascii="Calibri" w:hAnsi="Calibri" w:cs="Calibri"/>
                <w:color w:val="000000"/>
              </w:rPr>
            </w:pPr>
            <w:del w:id="4514"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15" w:author="Molly McEvilley" w:date="2023-07-04T07:51:00Z"/>
                <w:rFonts w:ascii="Calibri" w:hAnsi="Calibri" w:cs="Calibri"/>
                <w:color w:val="000000"/>
              </w:rPr>
            </w:pPr>
            <w:del w:id="4516" w:author="Molly McEvilley" w:date="2023-07-04T07:51:00Z">
              <w:r w:rsidRPr="00845520" w:rsidDel="002E0D78">
                <w:rPr>
                  <w:rFonts w:ascii="Calibri" w:hAnsi="Calibri" w:cs="Calibri"/>
                  <w:color w:val="000000"/>
                </w:rPr>
                <w:delText xml:space="preserve">Days to return after Family </w:delText>
              </w:r>
            </w:del>
            <w:del w:id="4517" w:author="Molly McEvilley" w:date="2023-06-13T10:53:00Z">
              <w:r w:rsidRPr="00845520" w:rsidDel="00C653C6">
                <w:rPr>
                  <w:rFonts w:ascii="Calibri" w:hAnsi="Calibri" w:cs="Calibri"/>
                  <w:color w:val="000000"/>
                </w:rPr>
                <w:delText>-</w:delText>
              </w:r>
            </w:del>
            <w:del w:id="4518"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19" w:author="Molly McEvilley" w:date="2023-07-04T07:51:00Z"/>
                <w:rFonts w:ascii="Calibri" w:hAnsi="Calibri" w:cs="Calibri"/>
                <w:color w:val="000000"/>
              </w:rPr>
            </w:pPr>
            <w:del w:id="4520"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52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522" w:author="Molly McEvilley" w:date="2023-07-04T07:51:00Z"/>
                <w:rFonts w:ascii="Calibri" w:hAnsi="Calibri" w:cs="Calibri"/>
                <w:color w:val="000000"/>
              </w:rPr>
            </w:pPr>
            <w:del w:id="4523"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24" w:author="Molly McEvilley" w:date="2023-07-04T07:51:00Z"/>
                <w:rFonts w:ascii="Calibri" w:hAnsi="Calibri" w:cs="Calibri"/>
                <w:color w:val="000000"/>
              </w:rPr>
            </w:pPr>
            <w:del w:id="4525" w:author="Molly McEvilley" w:date="2023-07-04T07:51:00Z">
              <w:r w:rsidRPr="00845520" w:rsidDel="002E0D78">
                <w:rPr>
                  <w:rFonts w:ascii="Calibri" w:hAnsi="Calibri" w:cs="Calibri"/>
                  <w:color w:val="000000"/>
                </w:rPr>
                <w:delText xml:space="preserve">Days to return after Friends </w:delText>
              </w:r>
            </w:del>
            <w:del w:id="4526" w:author="Molly McEvilley" w:date="2023-06-13T10:53:00Z">
              <w:r w:rsidRPr="00845520" w:rsidDel="00C653C6">
                <w:rPr>
                  <w:rFonts w:ascii="Calibri" w:hAnsi="Calibri" w:cs="Calibri"/>
                  <w:color w:val="000000"/>
                </w:rPr>
                <w:delText>-</w:delText>
              </w:r>
            </w:del>
            <w:del w:id="4527"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28" w:author="Molly McEvilley" w:date="2023-07-04T07:51:00Z"/>
                <w:rFonts w:ascii="Calibri" w:hAnsi="Calibri" w:cs="Calibri"/>
                <w:color w:val="000000"/>
              </w:rPr>
            </w:pPr>
            <w:del w:id="4529"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53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531" w:author="Molly McEvilley" w:date="2023-07-04T07:51:00Z"/>
                <w:rFonts w:ascii="Calibri" w:hAnsi="Calibri" w:cs="Calibri"/>
                <w:color w:val="000000"/>
              </w:rPr>
            </w:pPr>
            <w:del w:id="4532"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33" w:author="Molly McEvilley" w:date="2023-07-04T07:51:00Z"/>
                <w:rFonts w:ascii="Calibri" w:hAnsi="Calibri" w:cs="Calibri"/>
                <w:color w:val="000000"/>
              </w:rPr>
            </w:pPr>
            <w:del w:id="4534" w:author="Molly McEvilley" w:date="2023-07-04T07:51:00Z">
              <w:r w:rsidRPr="00845520" w:rsidDel="002E0D78">
                <w:rPr>
                  <w:rFonts w:ascii="Calibri" w:hAnsi="Calibri" w:cs="Calibri"/>
                  <w:color w:val="000000"/>
                </w:rPr>
                <w:delText xml:space="preserve">Days to return after Institutions </w:delText>
              </w:r>
            </w:del>
            <w:del w:id="4535" w:author="Molly McEvilley" w:date="2023-06-13T10:53:00Z">
              <w:r w:rsidRPr="00845520" w:rsidDel="00C653C6">
                <w:rPr>
                  <w:rFonts w:ascii="Calibri" w:hAnsi="Calibri" w:cs="Calibri"/>
                  <w:color w:val="000000"/>
                </w:rPr>
                <w:delText>-</w:delText>
              </w:r>
            </w:del>
            <w:del w:id="4536"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37" w:author="Molly McEvilley" w:date="2023-07-04T07:51:00Z"/>
                <w:rFonts w:ascii="Calibri" w:hAnsi="Calibri" w:cs="Calibri"/>
                <w:color w:val="000000"/>
              </w:rPr>
            </w:pPr>
            <w:del w:id="4538"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53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540" w:author="Molly McEvilley" w:date="2023-07-04T07:51:00Z"/>
                <w:rFonts w:ascii="Calibri" w:hAnsi="Calibri" w:cs="Calibri"/>
                <w:color w:val="000000"/>
              </w:rPr>
            </w:pPr>
            <w:del w:id="4541"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42" w:author="Molly McEvilley" w:date="2023-07-04T07:51:00Z"/>
                <w:rFonts w:ascii="Calibri" w:hAnsi="Calibri" w:cs="Calibri"/>
                <w:color w:val="000000"/>
              </w:rPr>
            </w:pPr>
            <w:del w:id="4543" w:author="Molly McEvilley" w:date="2023-07-04T07:51:00Z">
              <w:r w:rsidRPr="00845520" w:rsidDel="002E0D78">
                <w:rPr>
                  <w:rFonts w:ascii="Calibri" w:hAnsi="Calibri" w:cs="Calibri"/>
                  <w:color w:val="000000"/>
                </w:rPr>
                <w:delText xml:space="preserve">Days to return after Institutions </w:delText>
              </w:r>
            </w:del>
            <w:del w:id="4544" w:author="Molly McEvilley" w:date="2023-06-13T10:53:00Z">
              <w:r w:rsidRPr="00845520" w:rsidDel="00C653C6">
                <w:rPr>
                  <w:rFonts w:ascii="Calibri" w:hAnsi="Calibri" w:cs="Calibri"/>
                  <w:color w:val="000000"/>
                </w:rPr>
                <w:delText>-</w:delText>
              </w:r>
            </w:del>
            <w:del w:id="4545"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46" w:author="Molly McEvilley" w:date="2023-07-04T07:51:00Z"/>
                <w:rFonts w:ascii="Calibri" w:hAnsi="Calibri" w:cs="Calibri"/>
                <w:color w:val="000000"/>
              </w:rPr>
            </w:pPr>
            <w:del w:id="4547"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54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549" w:author="Molly McEvilley" w:date="2023-07-04T07:51:00Z"/>
                <w:rFonts w:ascii="Calibri" w:hAnsi="Calibri" w:cs="Calibri"/>
                <w:color w:val="000000"/>
              </w:rPr>
            </w:pPr>
            <w:del w:id="4550"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51" w:author="Molly McEvilley" w:date="2023-07-04T07:51:00Z"/>
                <w:rFonts w:ascii="Calibri" w:hAnsi="Calibri" w:cs="Calibri"/>
                <w:color w:val="000000"/>
              </w:rPr>
            </w:pPr>
            <w:del w:id="4552" w:author="Molly McEvilley" w:date="2023-07-04T07:51:00Z">
              <w:r w:rsidRPr="00845520" w:rsidDel="002E0D78">
                <w:rPr>
                  <w:rFonts w:ascii="Calibri" w:hAnsi="Calibri" w:cs="Calibri"/>
                  <w:color w:val="000000"/>
                </w:rPr>
                <w:delText xml:space="preserve">Days to return after Institutions </w:delText>
              </w:r>
            </w:del>
            <w:del w:id="4553" w:author="Molly McEvilley" w:date="2023-06-13T10:53:00Z">
              <w:r w:rsidRPr="00845520" w:rsidDel="00C653C6">
                <w:rPr>
                  <w:rFonts w:ascii="Calibri" w:hAnsi="Calibri" w:cs="Calibri"/>
                  <w:color w:val="000000"/>
                </w:rPr>
                <w:delText>-</w:delText>
              </w:r>
            </w:del>
            <w:del w:id="4554"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55" w:author="Molly McEvilley" w:date="2023-07-04T07:51:00Z"/>
                <w:rFonts w:ascii="Calibri" w:hAnsi="Calibri" w:cs="Calibri"/>
                <w:color w:val="000000"/>
              </w:rPr>
            </w:pPr>
            <w:del w:id="4556"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55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558" w:author="Molly McEvilley" w:date="2023-07-04T07:51:00Z"/>
                <w:rFonts w:ascii="Calibri" w:hAnsi="Calibri" w:cs="Calibri"/>
                <w:color w:val="000000"/>
              </w:rPr>
            </w:pPr>
            <w:del w:id="4559"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60" w:author="Molly McEvilley" w:date="2023-07-04T07:51:00Z"/>
                <w:rFonts w:ascii="Calibri" w:hAnsi="Calibri" w:cs="Calibri"/>
                <w:color w:val="000000"/>
              </w:rPr>
            </w:pPr>
            <w:del w:id="4561" w:author="Molly McEvilley" w:date="2023-07-04T07:51:00Z">
              <w:r w:rsidRPr="00845520" w:rsidDel="002E0D78">
                <w:rPr>
                  <w:rFonts w:ascii="Calibri" w:hAnsi="Calibri" w:cs="Calibri"/>
                  <w:color w:val="000000"/>
                </w:rPr>
                <w:delText xml:space="preserve">Days to return after Temporary </w:delText>
              </w:r>
            </w:del>
            <w:del w:id="4562" w:author="Molly McEvilley" w:date="2023-06-13T10:53:00Z">
              <w:r w:rsidRPr="00845520" w:rsidDel="00C653C6">
                <w:rPr>
                  <w:rFonts w:ascii="Calibri" w:hAnsi="Calibri" w:cs="Calibri"/>
                  <w:color w:val="000000"/>
                </w:rPr>
                <w:delText>-</w:delText>
              </w:r>
            </w:del>
            <w:del w:id="4563"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64" w:author="Molly McEvilley" w:date="2023-07-04T07:51:00Z"/>
                <w:rFonts w:ascii="Calibri" w:hAnsi="Calibri" w:cs="Calibri"/>
                <w:color w:val="000000"/>
              </w:rPr>
            </w:pPr>
            <w:del w:id="4565"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56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567" w:author="Molly McEvilley" w:date="2023-07-04T07:51:00Z"/>
                <w:rFonts w:ascii="Calibri" w:hAnsi="Calibri" w:cs="Calibri"/>
                <w:color w:val="000000"/>
              </w:rPr>
            </w:pPr>
            <w:del w:id="4568"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69" w:author="Molly McEvilley" w:date="2023-07-04T07:51:00Z"/>
                <w:rFonts w:ascii="Calibri" w:hAnsi="Calibri" w:cs="Calibri"/>
                <w:color w:val="000000"/>
              </w:rPr>
            </w:pPr>
            <w:del w:id="4570" w:author="Molly McEvilley" w:date="2023-07-04T07:51:00Z">
              <w:r w:rsidRPr="00845520" w:rsidDel="002E0D78">
                <w:rPr>
                  <w:rFonts w:ascii="Calibri" w:hAnsi="Calibri" w:cs="Calibri"/>
                  <w:color w:val="000000"/>
                </w:rPr>
                <w:delText xml:space="preserve">Days to return after Homeless </w:delText>
              </w:r>
            </w:del>
            <w:del w:id="4571" w:author="Molly McEvilley" w:date="2023-06-13T10:53:00Z">
              <w:r w:rsidRPr="00845520" w:rsidDel="00C653C6">
                <w:rPr>
                  <w:rFonts w:ascii="Calibri" w:hAnsi="Calibri" w:cs="Calibri"/>
                  <w:color w:val="000000"/>
                </w:rPr>
                <w:delText>-</w:delText>
              </w:r>
            </w:del>
            <w:del w:id="4572"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73" w:author="Molly McEvilley" w:date="2023-07-04T07:51:00Z"/>
                <w:rFonts w:ascii="Calibri" w:hAnsi="Calibri" w:cs="Calibri"/>
                <w:color w:val="000000"/>
              </w:rPr>
            </w:pPr>
            <w:del w:id="4574"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57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576" w:author="Molly McEvilley" w:date="2023-07-04T07:51:00Z"/>
                <w:rFonts w:ascii="Calibri" w:hAnsi="Calibri" w:cs="Calibri"/>
                <w:color w:val="000000"/>
              </w:rPr>
            </w:pPr>
            <w:del w:id="4577"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78" w:author="Molly McEvilley" w:date="2023-07-04T07:51:00Z"/>
                <w:rFonts w:ascii="Calibri" w:hAnsi="Calibri" w:cs="Calibri"/>
                <w:color w:val="000000"/>
              </w:rPr>
            </w:pPr>
            <w:del w:id="4579" w:author="Molly McEvilley" w:date="2023-07-04T07:51:00Z">
              <w:r w:rsidRPr="00845520" w:rsidDel="002E0D78">
                <w:rPr>
                  <w:rFonts w:ascii="Calibri" w:hAnsi="Calibri" w:cs="Calibri"/>
                  <w:color w:val="000000"/>
                </w:rPr>
                <w:delText xml:space="preserve">Days to return after Homeless </w:delText>
              </w:r>
            </w:del>
            <w:del w:id="4580" w:author="Molly McEvilley" w:date="2023-06-13T10:53:00Z">
              <w:r w:rsidRPr="00845520" w:rsidDel="00C653C6">
                <w:rPr>
                  <w:rFonts w:ascii="Calibri" w:hAnsi="Calibri" w:cs="Calibri"/>
                  <w:color w:val="000000"/>
                </w:rPr>
                <w:delText>-</w:delText>
              </w:r>
            </w:del>
            <w:del w:id="4581"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82" w:author="Molly McEvilley" w:date="2023-07-04T07:51:00Z"/>
                <w:rFonts w:ascii="Calibri" w:hAnsi="Calibri" w:cs="Calibri"/>
                <w:color w:val="000000"/>
              </w:rPr>
            </w:pPr>
            <w:del w:id="4583"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458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4585" w:author="Molly McEvilley" w:date="2023-07-04T07:51:00Z"/>
                <w:rFonts w:ascii="Calibri" w:hAnsi="Calibri" w:cs="Calibri"/>
                <w:color w:val="000000"/>
              </w:rPr>
            </w:pPr>
            <w:del w:id="4586"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87" w:author="Molly McEvilley" w:date="2023-07-04T07:51:00Z"/>
                <w:rFonts w:ascii="Calibri" w:hAnsi="Calibri" w:cs="Calibri"/>
                <w:color w:val="000000"/>
              </w:rPr>
            </w:pPr>
            <w:del w:id="4588" w:author="Molly McEvilley" w:date="2023-07-04T07:51:00Z">
              <w:r w:rsidRPr="00845520" w:rsidDel="002E0D78">
                <w:rPr>
                  <w:rFonts w:ascii="Calibri" w:hAnsi="Calibri" w:cs="Calibri"/>
                  <w:color w:val="000000"/>
                </w:rPr>
                <w:delText xml:space="preserve">Days to return after Family </w:delText>
              </w:r>
            </w:del>
            <w:del w:id="4589" w:author="Molly McEvilley" w:date="2023-06-13T10:53:00Z">
              <w:r w:rsidRPr="00845520" w:rsidDel="00C653C6">
                <w:rPr>
                  <w:rFonts w:ascii="Calibri" w:hAnsi="Calibri" w:cs="Calibri"/>
                  <w:color w:val="000000"/>
                </w:rPr>
                <w:delText>-</w:delText>
              </w:r>
            </w:del>
            <w:del w:id="4590"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591" w:author="Molly McEvilley" w:date="2023-07-04T07:51:00Z"/>
                <w:rFonts w:ascii="Calibri" w:hAnsi="Calibri" w:cs="Calibri"/>
                <w:color w:val="000000"/>
              </w:rPr>
            </w:pPr>
            <w:del w:id="4592"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459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4594" w:author="Molly McEvilley" w:date="2023-07-04T07:51:00Z"/>
                <w:rFonts w:ascii="Calibri" w:hAnsi="Calibri" w:cs="Calibri"/>
                <w:color w:val="000000"/>
              </w:rPr>
            </w:pPr>
            <w:del w:id="4595"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596" w:author="Molly McEvilley" w:date="2023-07-04T07:51:00Z"/>
                <w:rFonts w:ascii="Calibri" w:hAnsi="Calibri" w:cs="Calibri"/>
                <w:color w:val="000000"/>
              </w:rPr>
            </w:pPr>
            <w:del w:id="4597" w:author="Molly McEvilley" w:date="2023-07-04T07:51:00Z">
              <w:r w:rsidRPr="00845520" w:rsidDel="002E0D78">
                <w:rPr>
                  <w:rFonts w:ascii="Calibri" w:hAnsi="Calibri" w:cs="Calibri"/>
                  <w:color w:val="000000"/>
                </w:rPr>
                <w:delText xml:space="preserve">Days to return after Friends </w:delText>
              </w:r>
            </w:del>
            <w:del w:id="4598" w:author="Molly McEvilley" w:date="2023-06-13T10:53:00Z">
              <w:r w:rsidRPr="00845520" w:rsidDel="00C653C6">
                <w:rPr>
                  <w:rFonts w:ascii="Calibri" w:hAnsi="Calibri" w:cs="Calibri"/>
                  <w:color w:val="000000"/>
                </w:rPr>
                <w:delText>-</w:delText>
              </w:r>
            </w:del>
            <w:del w:id="4599"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600" w:author="Molly McEvilley" w:date="2023-07-04T07:51:00Z"/>
                <w:rFonts w:ascii="Calibri" w:hAnsi="Calibri" w:cs="Calibri"/>
                <w:color w:val="000000"/>
              </w:rPr>
            </w:pPr>
            <w:del w:id="4601"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460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4603" w:author="Molly McEvilley" w:date="2023-07-04T07:51:00Z"/>
                <w:rFonts w:ascii="Calibri" w:hAnsi="Calibri" w:cs="Calibri"/>
                <w:color w:val="000000"/>
              </w:rPr>
            </w:pPr>
            <w:del w:id="4604"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605" w:author="Molly McEvilley" w:date="2023-07-04T07:51:00Z"/>
                <w:rFonts w:ascii="Calibri" w:hAnsi="Calibri" w:cs="Calibri"/>
                <w:color w:val="000000"/>
              </w:rPr>
            </w:pPr>
            <w:del w:id="4606"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607" w:author="Molly McEvilley" w:date="2023-07-04T07:51:00Z"/>
                <w:rFonts w:ascii="Calibri" w:hAnsi="Calibri" w:cs="Calibri"/>
                <w:color w:val="000000"/>
              </w:rPr>
            </w:pPr>
            <w:del w:id="4608"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460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4610" w:author="Molly McEvilley" w:date="2023-07-04T07:51:00Z"/>
                <w:rFonts w:ascii="Calibri" w:hAnsi="Calibri" w:cs="Calibri"/>
                <w:color w:val="000000"/>
              </w:rPr>
            </w:pPr>
            <w:del w:id="4611"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612" w:author="Molly McEvilley" w:date="2023-07-04T07:51:00Z"/>
                <w:rFonts w:ascii="Calibri" w:hAnsi="Calibri" w:cs="Calibri"/>
                <w:color w:val="000000"/>
              </w:rPr>
            </w:pPr>
            <w:del w:id="4613"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614" w:author="Molly McEvilley" w:date="2023-07-04T07:51:00Z"/>
                <w:rFonts w:ascii="Calibri" w:hAnsi="Calibri" w:cs="Calibri"/>
                <w:color w:val="000000"/>
              </w:rPr>
            </w:pPr>
            <w:del w:id="4615"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461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4617" w:author="Molly McEvilley" w:date="2023-07-04T07:48:00Z"/>
                <w:rFonts w:ascii="Calibri" w:hAnsi="Calibri" w:cs="Calibri"/>
                <w:color w:val="000000"/>
              </w:rPr>
            </w:pPr>
            <w:ins w:id="4618"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19" w:author="Molly McEvilley" w:date="2023-07-04T07:48:00Z"/>
                <w:rFonts w:ascii="Calibri" w:hAnsi="Calibri" w:cs="Calibri"/>
                <w:color w:val="000000"/>
              </w:rPr>
            </w:pPr>
            <w:ins w:id="4620"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21" w:author="Molly McEvilley" w:date="2023-07-04T07:48:00Z"/>
                <w:rFonts w:ascii="Calibri" w:hAnsi="Calibri" w:cs="Calibri"/>
                <w:color w:val="000000"/>
              </w:rPr>
            </w:pPr>
            <w:ins w:id="4622"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462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4624" w:author="Molly McEvilley" w:date="2023-07-04T07:48:00Z"/>
                <w:rFonts w:ascii="Calibri" w:hAnsi="Calibri" w:cs="Calibri"/>
                <w:color w:val="000000"/>
              </w:rPr>
            </w:pPr>
            <w:ins w:id="4625"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26" w:author="Molly McEvilley" w:date="2023-07-04T07:48:00Z"/>
                <w:rFonts w:ascii="Calibri" w:hAnsi="Calibri" w:cs="Calibri"/>
                <w:color w:val="000000"/>
              </w:rPr>
            </w:pPr>
            <w:ins w:id="4627"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28" w:author="Molly McEvilley" w:date="2023-07-04T07:48:00Z"/>
                <w:rFonts w:ascii="Calibri" w:hAnsi="Calibri" w:cs="Calibri"/>
                <w:color w:val="000000"/>
              </w:rPr>
            </w:pPr>
            <w:ins w:id="4629"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463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4631" w:author="Molly McEvilley" w:date="2023-07-04T07:48:00Z"/>
                <w:rFonts w:ascii="Calibri" w:hAnsi="Calibri" w:cs="Calibri"/>
                <w:color w:val="000000"/>
              </w:rPr>
            </w:pPr>
            <w:ins w:id="4632"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33" w:author="Molly McEvilley" w:date="2023-07-04T07:48:00Z"/>
                <w:rFonts w:ascii="Calibri" w:hAnsi="Calibri" w:cs="Calibri"/>
                <w:color w:val="000000"/>
              </w:rPr>
            </w:pPr>
            <w:ins w:id="4634"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35" w:author="Molly McEvilley" w:date="2023-07-04T07:48:00Z"/>
                <w:rFonts w:ascii="Calibri" w:hAnsi="Calibri" w:cs="Calibri"/>
                <w:color w:val="000000"/>
              </w:rPr>
            </w:pPr>
            <w:ins w:id="4636"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463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4638" w:author="Molly McEvilley" w:date="2023-07-04T07:48:00Z"/>
                <w:rFonts w:ascii="Calibri" w:hAnsi="Calibri" w:cs="Calibri"/>
                <w:color w:val="000000"/>
              </w:rPr>
            </w:pPr>
            <w:ins w:id="4639"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40" w:author="Molly McEvilley" w:date="2023-07-04T07:48:00Z"/>
                <w:rFonts w:ascii="Calibri" w:hAnsi="Calibri" w:cs="Calibri"/>
                <w:color w:val="000000"/>
              </w:rPr>
            </w:pPr>
            <w:ins w:id="4641"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42" w:author="Molly McEvilley" w:date="2023-07-04T07:48:00Z"/>
                <w:rFonts w:ascii="Calibri" w:hAnsi="Calibri" w:cs="Calibri"/>
                <w:color w:val="000000"/>
              </w:rPr>
            </w:pPr>
            <w:ins w:id="4643"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464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4645" w:author="Molly McEvilley" w:date="2023-07-04T07:48:00Z"/>
                <w:rFonts w:ascii="Calibri" w:hAnsi="Calibri" w:cs="Calibri"/>
                <w:color w:val="000000"/>
              </w:rPr>
            </w:pPr>
            <w:ins w:id="4646"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47" w:author="Molly McEvilley" w:date="2023-07-04T07:48:00Z"/>
                <w:rFonts w:ascii="Calibri" w:hAnsi="Calibri" w:cs="Calibri"/>
                <w:color w:val="000000"/>
              </w:rPr>
            </w:pPr>
            <w:ins w:id="4648"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49" w:author="Molly McEvilley" w:date="2023-07-04T07:48:00Z"/>
                <w:rFonts w:ascii="Calibri" w:hAnsi="Calibri" w:cs="Calibri"/>
                <w:color w:val="000000"/>
              </w:rPr>
            </w:pPr>
            <w:ins w:id="4650"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465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4652" w:author="Molly McEvilley" w:date="2023-07-04T07:48:00Z"/>
                <w:rFonts w:ascii="Calibri" w:hAnsi="Calibri" w:cs="Calibri"/>
                <w:color w:val="000000"/>
              </w:rPr>
            </w:pPr>
            <w:ins w:id="4653"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54" w:author="Molly McEvilley" w:date="2023-07-04T07:48:00Z"/>
                <w:rFonts w:ascii="Calibri" w:hAnsi="Calibri" w:cs="Calibri"/>
                <w:color w:val="000000"/>
              </w:rPr>
            </w:pPr>
            <w:ins w:id="4655"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56" w:author="Molly McEvilley" w:date="2023-07-04T07:48:00Z"/>
                <w:rFonts w:ascii="Calibri" w:hAnsi="Calibri" w:cs="Calibri"/>
                <w:color w:val="000000"/>
              </w:rPr>
            </w:pPr>
            <w:ins w:id="4657"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465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4659" w:author="Molly McEvilley" w:date="2023-07-04T07:48:00Z"/>
                <w:rFonts w:ascii="Calibri" w:hAnsi="Calibri" w:cs="Calibri"/>
                <w:color w:val="000000"/>
              </w:rPr>
            </w:pPr>
            <w:ins w:id="4660"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61" w:author="Molly McEvilley" w:date="2023-07-04T07:48:00Z"/>
                <w:rFonts w:ascii="Calibri" w:hAnsi="Calibri" w:cs="Calibri"/>
                <w:color w:val="000000"/>
              </w:rPr>
            </w:pPr>
            <w:ins w:id="4662"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63" w:author="Molly McEvilley" w:date="2023-07-04T07:48:00Z"/>
                <w:rFonts w:ascii="Calibri" w:hAnsi="Calibri" w:cs="Calibri"/>
                <w:color w:val="000000"/>
              </w:rPr>
            </w:pPr>
            <w:ins w:id="4664"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466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4666" w:author="Molly McEvilley" w:date="2023-07-04T07:48:00Z"/>
                <w:rFonts w:ascii="Calibri" w:hAnsi="Calibri" w:cs="Calibri"/>
                <w:color w:val="000000"/>
              </w:rPr>
            </w:pPr>
            <w:ins w:id="4667"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68" w:author="Molly McEvilley" w:date="2023-07-04T07:48:00Z"/>
                <w:rFonts w:ascii="Calibri" w:hAnsi="Calibri" w:cs="Calibri"/>
                <w:color w:val="000000"/>
              </w:rPr>
            </w:pPr>
            <w:ins w:id="4669"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70" w:author="Molly McEvilley" w:date="2023-07-04T07:48:00Z"/>
                <w:rFonts w:ascii="Calibri" w:hAnsi="Calibri" w:cs="Calibri"/>
                <w:color w:val="000000"/>
              </w:rPr>
            </w:pPr>
            <w:ins w:id="4671"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467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4673" w:author="Molly McEvilley" w:date="2023-07-04T07:48:00Z"/>
                <w:rFonts w:ascii="Calibri" w:hAnsi="Calibri" w:cs="Calibri"/>
                <w:color w:val="000000"/>
              </w:rPr>
            </w:pPr>
            <w:ins w:id="4674"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75" w:author="Molly McEvilley" w:date="2023-07-04T07:48:00Z"/>
                <w:rFonts w:ascii="Calibri" w:hAnsi="Calibri" w:cs="Calibri"/>
                <w:color w:val="000000"/>
              </w:rPr>
            </w:pPr>
            <w:ins w:id="4676"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77" w:author="Molly McEvilley" w:date="2023-07-04T07:48:00Z"/>
                <w:rFonts w:ascii="Calibri" w:hAnsi="Calibri" w:cs="Calibri"/>
                <w:color w:val="000000"/>
              </w:rPr>
            </w:pPr>
            <w:ins w:id="4678"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467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4680" w:author="Molly McEvilley" w:date="2023-07-04T07:48:00Z"/>
                <w:rFonts w:ascii="Calibri" w:hAnsi="Calibri" w:cs="Calibri"/>
                <w:color w:val="000000"/>
              </w:rPr>
            </w:pPr>
            <w:ins w:id="4681"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82" w:author="Molly McEvilley" w:date="2023-07-04T07:48:00Z"/>
                <w:rFonts w:ascii="Calibri" w:hAnsi="Calibri" w:cs="Calibri"/>
                <w:color w:val="000000"/>
              </w:rPr>
            </w:pPr>
            <w:ins w:id="4683"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84" w:author="Molly McEvilley" w:date="2023-07-04T07:48:00Z"/>
                <w:rFonts w:ascii="Calibri" w:hAnsi="Calibri" w:cs="Calibri"/>
                <w:color w:val="000000"/>
              </w:rPr>
            </w:pPr>
            <w:ins w:id="4685"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468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4687" w:author="Molly McEvilley" w:date="2023-07-04T07:48:00Z"/>
                <w:rFonts w:ascii="Calibri" w:hAnsi="Calibri" w:cs="Calibri"/>
                <w:color w:val="000000"/>
              </w:rPr>
            </w:pPr>
            <w:ins w:id="4688"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89" w:author="Molly McEvilley" w:date="2023-07-04T07:48:00Z"/>
                <w:rFonts w:ascii="Calibri" w:hAnsi="Calibri" w:cs="Calibri"/>
                <w:color w:val="000000"/>
              </w:rPr>
            </w:pPr>
            <w:ins w:id="4690"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691" w:author="Molly McEvilley" w:date="2023-07-04T07:48:00Z"/>
                <w:rFonts w:ascii="Calibri" w:hAnsi="Calibri" w:cs="Calibri"/>
                <w:color w:val="000000"/>
              </w:rPr>
            </w:pPr>
            <w:ins w:id="4692"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469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4694" w:author="Molly McEvilley" w:date="2023-07-04T07:48:00Z"/>
                <w:rFonts w:ascii="Calibri" w:hAnsi="Calibri" w:cs="Calibri"/>
                <w:color w:val="000000"/>
              </w:rPr>
            </w:pPr>
            <w:ins w:id="4695" w:author="Molly McEvilley" w:date="2023-07-04T07:49:00Z">
              <w:r w:rsidRPr="005C0B71">
                <w:lastRenderedPageBreak/>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96" w:author="Molly McEvilley" w:date="2023-07-04T07:48:00Z"/>
                <w:rFonts w:ascii="Calibri" w:hAnsi="Calibri" w:cs="Calibri"/>
                <w:color w:val="000000"/>
              </w:rPr>
            </w:pPr>
            <w:ins w:id="4697"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698" w:author="Molly McEvilley" w:date="2023-07-04T07:48:00Z"/>
                <w:rFonts w:ascii="Calibri" w:hAnsi="Calibri" w:cs="Calibri"/>
                <w:color w:val="000000"/>
              </w:rPr>
            </w:pPr>
            <w:ins w:id="4699"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470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4701" w:author="Molly McEvilley" w:date="2023-07-04T07:48:00Z"/>
                <w:rFonts w:ascii="Calibri" w:hAnsi="Calibri" w:cs="Calibri"/>
                <w:color w:val="000000"/>
              </w:rPr>
            </w:pPr>
            <w:ins w:id="4702"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03" w:author="Molly McEvilley" w:date="2023-07-04T07:48:00Z"/>
                <w:rFonts w:ascii="Calibri" w:hAnsi="Calibri" w:cs="Calibri"/>
                <w:color w:val="000000"/>
              </w:rPr>
            </w:pPr>
            <w:ins w:id="4704"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05" w:author="Molly McEvilley" w:date="2023-07-04T07:48:00Z"/>
                <w:rFonts w:ascii="Calibri" w:hAnsi="Calibri" w:cs="Calibri"/>
                <w:color w:val="000000"/>
              </w:rPr>
            </w:pPr>
            <w:ins w:id="4706"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470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4708" w:author="Molly McEvilley" w:date="2023-07-04T07:48:00Z"/>
                <w:rFonts w:ascii="Calibri" w:hAnsi="Calibri" w:cs="Calibri"/>
                <w:color w:val="000000"/>
              </w:rPr>
            </w:pPr>
            <w:ins w:id="4709"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10" w:author="Molly McEvilley" w:date="2023-07-04T07:48:00Z"/>
                <w:rFonts w:ascii="Calibri" w:hAnsi="Calibri" w:cs="Calibri"/>
                <w:color w:val="000000"/>
              </w:rPr>
            </w:pPr>
            <w:ins w:id="4711"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12" w:author="Molly McEvilley" w:date="2023-07-04T07:48:00Z"/>
                <w:rFonts w:ascii="Calibri" w:hAnsi="Calibri" w:cs="Calibri"/>
                <w:color w:val="000000"/>
              </w:rPr>
            </w:pPr>
            <w:ins w:id="4713"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471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4715" w:author="Molly McEvilley" w:date="2023-07-04T07:48:00Z"/>
                <w:rFonts w:ascii="Calibri" w:hAnsi="Calibri" w:cs="Calibri"/>
                <w:color w:val="000000"/>
              </w:rPr>
            </w:pPr>
            <w:ins w:id="4716"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17" w:author="Molly McEvilley" w:date="2023-07-04T07:48:00Z"/>
                <w:rFonts w:ascii="Calibri" w:hAnsi="Calibri" w:cs="Calibri"/>
                <w:color w:val="000000"/>
              </w:rPr>
            </w:pPr>
            <w:ins w:id="4718"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19" w:author="Molly McEvilley" w:date="2023-07-04T07:48:00Z"/>
                <w:rFonts w:ascii="Calibri" w:hAnsi="Calibri" w:cs="Calibri"/>
                <w:color w:val="000000"/>
              </w:rPr>
            </w:pPr>
            <w:ins w:id="4720"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472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4722" w:author="Molly McEvilley" w:date="2023-07-04T07:48:00Z"/>
                <w:rFonts w:ascii="Calibri" w:hAnsi="Calibri" w:cs="Calibri"/>
                <w:color w:val="000000"/>
              </w:rPr>
            </w:pPr>
            <w:ins w:id="4723"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24" w:author="Molly McEvilley" w:date="2023-07-04T07:48:00Z"/>
                <w:rFonts w:ascii="Calibri" w:hAnsi="Calibri" w:cs="Calibri"/>
                <w:color w:val="000000"/>
              </w:rPr>
            </w:pPr>
            <w:ins w:id="4725"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26" w:author="Molly McEvilley" w:date="2023-07-04T07:48:00Z"/>
                <w:rFonts w:ascii="Calibri" w:hAnsi="Calibri" w:cs="Calibri"/>
                <w:color w:val="000000"/>
              </w:rPr>
            </w:pPr>
            <w:ins w:id="4727"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472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4729" w:author="Molly McEvilley" w:date="2023-07-04T07:48:00Z"/>
                <w:rFonts w:ascii="Calibri" w:hAnsi="Calibri" w:cs="Calibri"/>
                <w:color w:val="000000"/>
              </w:rPr>
            </w:pPr>
            <w:ins w:id="4730"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31" w:author="Molly McEvilley" w:date="2023-07-04T07:48:00Z"/>
                <w:rFonts w:ascii="Calibri" w:hAnsi="Calibri" w:cs="Calibri"/>
                <w:color w:val="000000"/>
              </w:rPr>
            </w:pPr>
            <w:ins w:id="4732"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33" w:author="Molly McEvilley" w:date="2023-07-04T07:48:00Z"/>
                <w:rFonts w:ascii="Calibri" w:hAnsi="Calibri" w:cs="Calibri"/>
                <w:color w:val="000000"/>
              </w:rPr>
            </w:pPr>
            <w:ins w:id="4734"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473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4736" w:author="Molly McEvilley" w:date="2023-07-04T07:48:00Z"/>
                <w:rFonts w:ascii="Calibri" w:hAnsi="Calibri" w:cs="Calibri"/>
                <w:color w:val="000000"/>
              </w:rPr>
            </w:pPr>
            <w:ins w:id="4737"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38" w:author="Molly McEvilley" w:date="2023-07-04T07:48:00Z"/>
                <w:rFonts w:ascii="Calibri" w:hAnsi="Calibri" w:cs="Calibri"/>
                <w:color w:val="000000"/>
              </w:rPr>
            </w:pPr>
            <w:ins w:id="4739"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40" w:author="Molly McEvilley" w:date="2023-07-04T07:48:00Z"/>
                <w:rFonts w:ascii="Calibri" w:hAnsi="Calibri" w:cs="Calibri"/>
                <w:color w:val="000000"/>
              </w:rPr>
            </w:pPr>
            <w:ins w:id="4741"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474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4743" w:author="Molly McEvilley" w:date="2023-07-04T07:48:00Z"/>
                <w:rFonts w:ascii="Calibri" w:hAnsi="Calibri" w:cs="Calibri"/>
                <w:color w:val="000000"/>
              </w:rPr>
            </w:pPr>
            <w:ins w:id="4744"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45" w:author="Molly McEvilley" w:date="2023-07-04T07:48:00Z"/>
                <w:rFonts w:ascii="Calibri" w:hAnsi="Calibri" w:cs="Calibri"/>
                <w:color w:val="000000"/>
              </w:rPr>
            </w:pPr>
            <w:ins w:id="4746"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47" w:author="Molly McEvilley" w:date="2023-07-04T07:48:00Z"/>
                <w:rFonts w:ascii="Calibri" w:hAnsi="Calibri" w:cs="Calibri"/>
                <w:color w:val="000000"/>
              </w:rPr>
            </w:pPr>
            <w:ins w:id="4748"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474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4750" w:author="Molly McEvilley" w:date="2023-07-04T07:48:00Z"/>
                <w:rFonts w:ascii="Calibri" w:hAnsi="Calibri" w:cs="Calibri"/>
                <w:color w:val="000000"/>
              </w:rPr>
            </w:pPr>
            <w:ins w:id="4751"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52" w:author="Molly McEvilley" w:date="2023-07-04T07:48:00Z"/>
                <w:rFonts w:ascii="Calibri" w:hAnsi="Calibri" w:cs="Calibri"/>
                <w:color w:val="000000"/>
              </w:rPr>
            </w:pPr>
            <w:ins w:id="4753"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54" w:author="Molly McEvilley" w:date="2023-07-04T07:48:00Z"/>
                <w:rFonts w:ascii="Calibri" w:hAnsi="Calibri" w:cs="Calibri"/>
                <w:color w:val="000000"/>
              </w:rPr>
            </w:pPr>
            <w:ins w:id="4755"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475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4757" w:author="Molly McEvilley" w:date="2023-07-04T07:48:00Z"/>
                <w:rFonts w:ascii="Calibri" w:hAnsi="Calibri" w:cs="Calibri"/>
                <w:color w:val="000000"/>
              </w:rPr>
            </w:pPr>
            <w:ins w:id="4758"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59" w:author="Molly McEvilley" w:date="2023-07-04T07:48:00Z"/>
                <w:rFonts w:ascii="Calibri" w:hAnsi="Calibri" w:cs="Calibri"/>
                <w:color w:val="000000"/>
              </w:rPr>
            </w:pPr>
            <w:ins w:id="4760"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61" w:author="Molly McEvilley" w:date="2023-07-04T07:48:00Z"/>
                <w:rFonts w:ascii="Calibri" w:hAnsi="Calibri" w:cs="Calibri"/>
                <w:color w:val="000000"/>
              </w:rPr>
            </w:pPr>
            <w:ins w:id="4762"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476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4764" w:author="Molly McEvilley" w:date="2023-07-04T07:48:00Z"/>
                <w:rFonts w:ascii="Calibri" w:hAnsi="Calibri" w:cs="Calibri"/>
                <w:color w:val="000000"/>
              </w:rPr>
            </w:pPr>
            <w:ins w:id="4765"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66" w:author="Molly McEvilley" w:date="2023-07-04T07:48:00Z"/>
                <w:rFonts w:ascii="Calibri" w:hAnsi="Calibri" w:cs="Calibri"/>
                <w:color w:val="000000"/>
              </w:rPr>
            </w:pPr>
            <w:ins w:id="4767"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68" w:author="Molly McEvilley" w:date="2023-07-04T07:48:00Z"/>
                <w:rFonts w:ascii="Calibri" w:hAnsi="Calibri" w:cs="Calibri"/>
                <w:color w:val="000000"/>
              </w:rPr>
            </w:pPr>
            <w:ins w:id="4769"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477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4771" w:author="Molly McEvilley" w:date="2023-07-04T07:48:00Z"/>
                <w:rFonts w:ascii="Calibri" w:hAnsi="Calibri" w:cs="Calibri"/>
                <w:color w:val="000000"/>
              </w:rPr>
            </w:pPr>
            <w:ins w:id="4772"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73" w:author="Molly McEvilley" w:date="2023-07-04T07:48:00Z"/>
                <w:rFonts w:ascii="Calibri" w:hAnsi="Calibri" w:cs="Calibri"/>
                <w:color w:val="000000"/>
              </w:rPr>
            </w:pPr>
            <w:ins w:id="4774"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75" w:author="Molly McEvilley" w:date="2023-07-04T07:48:00Z"/>
                <w:rFonts w:ascii="Calibri" w:hAnsi="Calibri" w:cs="Calibri"/>
                <w:color w:val="000000"/>
              </w:rPr>
            </w:pPr>
            <w:ins w:id="4776"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477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4778" w:author="Molly McEvilley" w:date="2023-07-04T07:48:00Z"/>
                <w:rFonts w:ascii="Calibri" w:hAnsi="Calibri" w:cs="Calibri"/>
                <w:color w:val="000000"/>
              </w:rPr>
            </w:pPr>
            <w:ins w:id="4779"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80" w:author="Molly McEvilley" w:date="2023-07-04T07:48:00Z"/>
                <w:rFonts w:ascii="Calibri" w:hAnsi="Calibri" w:cs="Calibri"/>
                <w:color w:val="000000"/>
              </w:rPr>
            </w:pPr>
            <w:ins w:id="4781"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82" w:author="Molly McEvilley" w:date="2023-07-04T07:48:00Z"/>
                <w:rFonts w:ascii="Calibri" w:hAnsi="Calibri" w:cs="Calibri"/>
                <w:color w:val="000000"/>
              </w:rPr>
            </w:pPr>
            <w:ins w:id="4783"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478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4785" w:author="Molly McEvilley" w:date="2023-07-04T07:48:00Z"/>
                <w:rFonts w:ascii="Calibri" w:hAnsi="Calibri" w:cs="Calibri"/>
                <w:color w:val="000000"/>
              </w:rPr>
            </w:pPr>
            <w:ins w:id="4786"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87" w:author="Molly McEvilley" w:date="2023-07-04T07:48:00Z"/>
                <w:rFonts w:ascii="Calibri" w:hAnsi="Calibri" w:cs="Calibri"/>
                <w:color w:val="000000"/>
              </w:rPr>
            </w:pPr>
            <w:ins w:id="4788"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789" w:author="Molly McEvilley" w:date="2023-07-04T07:48:00Z"/>
                <w:rFonts w:ascii="Calibri" w:hAnsi="Calibri" w:cs="Calibri"/>
                <w:color w:val="000000"/>
              </w:rPr>
            </w:pPr>
            <w:ins w:id="4790"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479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4792" w:author="Molly McEvilley" w:date="2023-07-04T07:48:00Z"/>
                <w:rFonts w:ascii="Calibri" w:hAnsi="Calibri" w:cs="Calibri"/>
                <w:color w:val="000000"/>
              </w:rPr>
            </w:pPr>
            <w:ins w:id="4793"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4" w:author="Molly McEvilley" w:date="2023-07-04T07:48:00Z"/>
                <w:rFonts w:ascii="Calibri" w:hAnsi="Calibri" w:cs="Calibri"/>
                <w:color w:val="000000"/>
              </w:rPr>
            </w:pPr>
            <w:ins w:id="4795"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6" w:author="Molly McEvilley" w:date="2023-07-04T07:48:00Z"/>
                <w:rFonts w:ascii="Calibri" w:hAnsi="Calibri" w:cs="Calibri"/>
                <w:color w:val="000000"/>
              </w:rPr>
            </w:pPr>
            <w:ins w:id="4797"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479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4799" w:author="Molly McEvilley" w:date="2023-07-04T07:48:00Z"/>
                <w:rFonts w:ascii="Calibri" w:hAnsi="Calibri" w:cs="Calibri"/>
                <w:color w:val="000000"/>
              </w:rPr>
            </w:pPr>
            <w:ins w:id="4800"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01" w:author="Molly McEvilley" w:date="2023-07-04T07:48:00Z"/>
                <w:rFonts w:ascii="Calibri" w:hAnsi="Calibri" w:cs="Calibri"/>
                <w:color w:val="000000"/>
              </w:rPr>
            </w:pPr>
            <w:ins w:id="4802"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03" w:author="Molly McEvilley" w:date="2023-07-04T07:48:00Z"/>
                <w:rFonts w:ascii="Calibri" w:hAnsi="Calibri" w:cs="Calibri"/>
                <w:color w:val="000000"/>
              </w:rPr>
            </w:pPr>
            <w:ins w:id="4804"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480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4806" w:author="Molly McEvilley" w:date="2023-07-04T07:48:00Z"/>
                <w:rFonts w:ascii="Calibri" w:hAnsi="Calibri" w:cs="Calibri"/>
                <w:color w:val="000000"/>
              </w:rPr>
            </w:pPr>
            <w:ins w:id="4807"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08" w:author="Molly McEvilley" w:date="2023-07-04T07:48:00Z"/>
                <w:rFonts w:ascii="Calibri" w:hAnsi="Calibri" w:cs="Calibri"/>
                <w:color w:val="000000"/>
              </w:rPr>
            </w:pPr>
            <w:ins w:id="4809"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10" w:author="Molly McEvilley" w:date="2023-07-04T07:48:00Z"/>
                <w:rFonts w:ascii="Calibri" w:hAnsi="Calibri" w:cs="Calibri"/>
                <w:color w:val="000000"/>
              </w:rPr>
            </w:pPr>
            <w:ins w:id="4811"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481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4813" w:author="Molly McEvilley" w:date="2023-07-04T07:48:00Z"/>
                <w:rFonts w:ascii="Calibri" w:hAnsi="Calibri" w:cs="Calibri"/>
                <w:color w:val="000000"/>
              </w:rPr>
            </w:pPr>
            <w:ins w:id="4814"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15" w:author="Molly McEvilley" w:date="2023-07-04T07:48:00Z"/>
                <w:rFonts w:ascii="Calibri" w:hAnsi="Calibri" w:cs="Calibri"/>
                <w:color w:val="000000"/>
              </w:rPr>
            </w:pPr>
            <w:ins w:id="4816"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17" w:author="Molly McEvilley" w:date="2023-07-04T07:48:00Z"/>
                <w:rFonts w:ascii="Calibri" w:hAnsi="Calibri" w:cs="Calibri"/>
                <w:color w:val="000000"/>
              </w:rPr>
            </w:pPr>
            <w:ins w:id="4818"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481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4820" w:author="Molly McEvilley" w:date="2023-07-04T07:48:00Z"/>
                <w:rFonts w:ascii="Calibri" w:hAnsi="Calibri" w:cs="Calibri"/>
                <w:color w:val="000000"/>
              </w:rPr>
            </w:pPr>
            <w:ins w:id="4821"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22" w:author="Molly McEvilley" w:date="2023-07-04T07:48:00Z"/>
                <w:rFonts w:ascii="Calibri" w:hAnsi="Calibri" w:cs="Calibri"/>
                <w:color w:val="000000"/>
              </w:rPr>
            </w:pPr>
            <w:ins w:id="4823"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24" w:author="Molly McEvilley" w:date="2023-07-04T07:48:00Z"/>
                <w:rFonts w:ascii="Calibri" w:hAnsi="Calibri" w:cs="Calibri"/>
                <w:color w:val="000000"/>
              </w:rPr>
            </w:pPr>
            <w:ins w:id="4825"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482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4827" w:author="Molly McEvilley" w:date="2023-07-04T07:48:00Z"/>
                <w:rFonts w:ascii="Calibri" w:hAnsi="Calibri" w:cs="Calibri"/>
                <w:color w:val="000000"/>
              </w:rPr>
            </w:pPr>
            <w:ins w:id="4828"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29" w:author="Molly McEvilley" w:date="2023-07-04T07:48:00Z"/>
                <w:rFonts w:ascii="Calibri" w:hAnsi="Calibri" w:cs="Calibri"/>
                <w:color w:val="000000"/>
              </w:rPr>
            </w:pPr>
            <w:ins w:id="4830"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31" w:author="Molly McEvilley" w:date="2023-07-04T07:48:00Z"/>
                <w:rFonts w:ascii="Calibri" w:hAnsi="Calibri" w:cs="Calibri"/>
                <w:color w:val="000000"/>
              </w:rPr>
            </w:pPr>
            <w:ins w:id="4832"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483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4834" w:author="Molly McEvilley" w:date="2023-07-04T07:48:00Z"/>
                <w:rFonts w:ascii="Calibri" w:hAnsi="Calibri" w:cs="Calibri"/>
                <w:color w:val="000000"/>
              </w:rPr>
            </w:pPr>
            <w:ins w:id="4835"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36" w:author="Molly McEvilley" w:date="2023-07-04T07:48:00Z"/>
                <w:rFonts w:ascii="Calibri" w:hAnsi="Calibri" w:cs="Calibri"/>
                <w:color w:val="000000"/>
              </w:rPr>
            </w:pPr>
            <w:ins w:id="4837"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38" w:author="Molly McEvilley" w:date="2023-07-04T07:48:00Z"/>
                <w:rFonts w:ascii="Calibri" w:hAnsi="Calibri" w:cs="Calibri"/>
                <w:color w:val="000000"/>
              </w:rPr>
            </w:pPr>
            <w:ins w:id="4839"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484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4841" w:author="Molly McEvilley" w:date="2023-07-04T07:48:00Z"/>
                <w:rFonts w:ascii="Calibri" w:hAnsi="Calibri" w:cs="Calibri"/>
                <w:color w:val="000000"/>
              </w:rPr>
            </w:pPr>
            <w:ins w:id="4842"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43" w:author="Molly McEvilley" w:date="2023-07-04T07:48:00Z"/>
                <w:rFonts w:ascii="Calibri" w:hAnsi="Calibri" w:cs="Calibri"/>
                <w:color w:val="000000"/>
              </w:rPr>
            </w:pPr>
            <w:ins w:id="4844"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845" w:author="Molly McEvilley" w:date="2023-07-04T07:48:00Z"/>
                <w:rFonts w:ascii="Calibri" w:hAnsi="Calibri" w:cs="Calibri"/>
                <w:color w:val="000000"/>
              </w:rPr>
            </w:pPr>
            <w:ins w:id="4846"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484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4848" w:author="Molly McEvilley" w:date="2023-07-04T07:48:00Z"/>
                <w:rFonts w:ascii="Calibri" w:hAnsi="Calibri" w:cs="Calibri"/>
                <w:color w:val="000000"/>
              </w:rPr>
            </w:pPr>
            <w:ins w:id="4849"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50" w:author="Molly McEvilley" w:date="2023-07-04T07:48:00Z"/>
                <w:rFonts w:ascii="Calibri" w:hAnsi="Calibri" w:cs="Calibri"/>
                <w:color w:val="000000"/>
              </w:rPr>
            </w:pPr>
            <w:ins w:id="4851"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52" w:author="Molly McEvilley" w:date="2023-07-04T07:48:00Z"/>
                <w:rFonts w:ascii="Calibri" w:hAnsi="Calibri" w:cs="Calibri"/>
                <w:color w:val="000000"/>
              </w:rPr>
            </w:pPr>
            <w:ins w:id="4853"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4854"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4855"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4856"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485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4858" w:author="Molly McEvilley" w:date="2023-07-04T07:48:00Z"/>
                <w:rFonts w:ascii="Calibri" w:hAnsi="Calibri" w:cs="Calibri"/>
                <w:color w:val="000000"/>
              </w:rPr>
            </w:pPr>
            <w:ins w:id="4859" w:author="Molly McEvilley" w:date="2023-07-04T07:49:00Z">
              <w:r w:rsidRPr="005C0B71">
                <w:t>13</w:t>
              </w:r>
            </w:ins>
            <w:ins w:id="4860"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61" w:author="Molly McEvilley" w:date="2023-07-04T07:48:00Z"/>
                <w:rFonts w:ascii="Calibri" w:hAnsi="Calibri" w:cs="Calibri"/>
                <w:color w:val="000000"/>
              </w:rPr>
            </w:pPr>
            <w:ins w:id="4862"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863" w:author="Molly McEvilley" w:date="2023-07-04T07:48:00Z"/>
                <w:rFonts w:ascii="Calibri" w:hAnsi="Calibri" w:cs="Calibri"/>
                <w:color w:val="000000"/>
              </w:rPr>
            </w:pPr>
            <w:ins w:id="4864"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4865" w:name="_Toc78368788"/>
      <w:bookmarkStart w:id="4866" w:name="_Toc140489987"/>
      <w:r>
        <w:lastRenderedPageBreak/>
        <w:t>Populations for Average Days from LSAHousehold and LSAExit</w:t>
      </w:r>
      <w:bookmarkEnd w:id="4865"/>
      <w:bookmarkEnd w:id="4866"/>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4867"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ins w:id="4868" w:author="Molly McEvilley" w:date="2023-07-17T05:04:00Z">
        <w:r w:rsidR="00C17A80">
          <w:rPr>
            <w:szCs w:val="20"/>
          </w:rPr>
          <w:t>-66</w:t>
        </w:r>
      </w:ins>
      <w:del w:id="4869"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del w:id="4870" w:author="Molly McEvilley" w:date="2023-07-17T05:00:00Z">
        <w:r w:rsidRPr="00845520" w:rsidDel="00C17A80">
          <w:rPr>
            <w:szCs w:val="20"/>
          </w:rPr>
          <w:delText>37-52</w:delText>
        </w:r>
      </w:del>
      <w:ins w:id="4871"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4872"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4873" w:author="Molly McEvilley" w:date="2023-07-17T05:01:00Z">
        <w:r w:rsidRPr="00845520" w:rsidDel="00C17A80">
          <w:rPr>
            <w:szCs w:val="20"/>
          </w:rPr>
          <w:delText>.</w:delText>
        </w:r>
      </w:del>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4874" w:author="Molly McEvilley" w:date="2023-07-17T05:01:00Z">
        <w:r w:rsidRPr="00845520" w:rsidDel="00C17A80">
          <w:rPr>
            <w:szCs w:val="20"/>
          </w:rPr>
          <w:delText>far right</w:delText>
        </w:r>
      </w:del>
      <w:ins w:id="4875"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4872"/>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ins w:id="4876" w:author="Molly McEvilley" w:date="2023-06-30T21:05:00Z">
              <w:r w:rsidRPr="00AC1D94">
                <w:rPr>
                  <w:rFonts w:cstheme="minorHAnsi"/>
                </w:rPr>
                <w:t>23</w:t>
              </w:r>
            </w:ins>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77" w:author="Molly McEvilley" w:date="2023-06-30T21:05:00Z">
              <w:r w:rsidRPr="00AC1D94">
                <w:rPr>
                  <w:rFonts w:cstheme="minorHAnsi"/>
                </w:rPr>
                <w:t>American Indian, Alaska Native, or Indigenous (only) HoH</w:t>
              </w:r>
            </w:ins>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78" w:author="Molly McEvilley" w:date="2023-06-30T21:05:00Z">
              <w:r w:rsidRPr="00AC1D94">
                <w:rPr>
                  <w:rFonts w:cstheme="minorHAnsi"/>
                  <w:color w:val="000000"/>
                </w:rPr>
                <w:t>0,1,2,3,99</w:t>
              </w:r>
            </w:ins>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879"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80" w:author="Molly McEvilley" w:date="2023-06-30T21:05:00Z">
              <w:r w:rsidRPr="00AC1D94">
                <w:rPr>
                  <w:rFonts w:cstheme="minorHAnsi"/>
                  <w:color w:val="000000"/>
                </w:rPr>
                <w:t>0, 10-15</w:t>
              </w:r>
            </w:ins>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ins w:id="4881" w:author="Molly McEvilley" w:date="2023-06-30T21:05:00Z">
              <w:r w:rsidRPr="00AC1D94">
                <w:rPr>
                  <w:rFonts w:cstheme="minorHAnsi"/>
                </w:rPr>
                <w:t>24</w:t>
              </w:r>
            </w:ins>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882" w:author="Molly McEvilley" w:date="2023-06-30T21:05:00Z">
              <w:r w:rsidRPr="00AC1D94">
                <w:rPr>
                  <w:rFonts w:cstheme="minorHAnsi"/>
                </w:rPr>
                <w:t>American Indian, Alaska Native, or Indigenous &amp; Hispanic/Latina/e/o HoH</w:t>
              </w:r>
            </w:ins>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883" w:author="Molly McEvilley" w:date="2023-06-30T21:05:00Z">
              <w:r w:rsidRPr="00AC1D94">
                <w:rPr>
                  <w:rFonts w:cstheme="minorHAnsi"/>
                  <w:color w:val="000000"/>
                </w:rPr>
                <w:t>0,1,2,3,99</w:t>
              </w:r>
            </w:ins>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884"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885" w:author="Molly McEvilley" w:date="2023-06-30T21:05:00Z">
              <w:r w:rsidRPr="00AC1D94">
                <w:rPr>
                  <w:rFonts w:cstheme="minorHAnsi"/>
                  <w:color w:val="000000"/>
                </w:rPr>
                <w:t>0, 10-15</w:t>
              </w:r>
            </w:ins>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ins w:id="4886" w:author="Molly McEvilley" w:date="2023-06-30T21:05:00Z">
              <w:r w:rsidRPr="00AC1D94">
                <w:rPr>
                  <w:rFonts w:cstheme="minorHAnsi"/>
                </w:rPr>
                <w:t>25</w:t>
              </w:r>
            </w:ins>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87" w:author="Molly McEvilley" w:date="2023-06-30T21:05:00Z">
              <w:r w:rsidRPr="00AC1D94">
                <w:rPr>
                  <w:rFonts w:cstheme="minorHAnsi"/>
                </w:rPr>
                <w:t>Asian or Asian American (only) HoH</w:t>
              </w:r>
            </w:ins>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88" w:author="Molly McEvilley" w:date="2023-06-30T21:05:00Z">
              <w:r w:rsidRPr="00AC1D94">
                <w:rPr>
                  <w:rFonts w:cstheme="minorHAnsi"/>
                  <w:color w:val="000000"/>
                </w:rPr>
                <w:t>0,1,2,3,99</w:t>
              </w:r>
            </w:ins>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889"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90" w:author="Molly McEvilley" w:date="2023-06-30T21:05:00Z">
              <w:r w:rsidRPr="00AC1D94">
                <w:rPr>
                  <w:rFonts w:cstheme="minorHAnsi"/>
                  <w:color w:val="000000"/>
                </w:rPr>
                <w:t>0, 10-15</w:t>
              </w:r>
            </w:ins>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ins w:id="4891" w:author="Molly McEvilley" w:date="2023-06-30T21:05:00Z">
              <w:r w:rsidRPr="00AC1D94">
                <w:rPr>
                  <w:rFonts w:cstheme="minorHAnsi"/>
                </w:rPr>
                <w:t>26</w:t>
              </w:r>
            </w:ins>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892" w:author="Molly McEvilley" w:date="2023-06-30T21:05:00Z">
              <w:r w:rsidRPr="00AC1D94">
                <w:rPr>
                  <w:rFonts w:cstheme="minorHAnsi"/>
                </w:rPr>
                <w:t>Asian or Asian American &amp; Hispanic/Latina/e/o HoH</w:t>
              </w:r>
            </w:ins>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893" w:author="Molly McEvilley" w:date="2023-06-30T21:05:00Z">
              <w:r w:rsidRPr="00AC1D94">
                <w:rPr>
                  <w:rFonts w:cstheme="minorHAnsi"/>
                  <w:color w:val="000000"/>
                </w:rPr>
                <w:t>0,1,2,3,99</w:t>
              </w:r>
            </w:ins>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894"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895" w:author="Molly McEvilley" w:date="2023-06-30T21:05:00Z">
              <w:r w:rsidRPr="00AC1D94">
                <w:rPr>
                  <w:rFonts w:cstheme="minorHAnsi"/>
                  <w:color w:val="000000"/>
                </w:rPr>
                <w:t>0, 10-15</w:t>
              </w:r>
            </w:ins>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ins w:id="4896" w:author="Molly McEvilley" w:date="2023-06-30T21:05:00Z">
              <w:r w:rsidRPr="00AC1D94">
                <w:rPr>
                  <w:rFonts w:cstheme="minorHAnsi"/>
                </w:rPr>
                <w:t>27</w:t>
              </w:r>
            </w:ins>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97" w:author="Molly McEvilley" w:date="2023-06-30T21:05:00Z">
              <w:r w:rsidRPr="00AC1D94">
                <w:rPr>
                  <w:rFonts w:cstheme="minorHAnsi"/>
                </w:rPr>
                <w:t>Black, African American, or African (only) HoH</w:t>
              </w:r>
            </w:ins>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898" w:author="Molly McEvilley" w:date="2023-06-30T21:05:00Z">
              <w:r w:rsidRPr="00AC1D94">
                <w:rPr>
                  <w:rFonts w:cstheme="minorHAnsi"/>
                  <w:color w:val="000000"/>
                </w:rPr>
                <w:t>0,1,2,3,99</w:t>
              </w:r>
            </w:ins>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899"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00" w:author="Molly McEvilley" w:date="2023-06-30T21:05:00Z">
              <w:r w:rsidRPr="00AC1D94">
                <w:rPr>
                  <w:rFonts w:cstheme="minorHAnsi"/>
                  <w:color w:val="000000"/>
                </w:rPr>
                <w:t>0, 10-15</w:t>
              </w:r>
            </w:ins>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ins w:id="4901" w:author="Molly McEvilley" w:date="2023-06-30T21:05:00Z">
              <w:r w:rsidRPr="00AC1D94">
                <w:rPr>
                  <w:rFonts w:cstheme="minorHAnsi"/>
                </w:rPr>
                <w:t>28</w:t>
              </w:r>
            </w:ins>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02" w:author="Molly McEvilley" w:date="2023-06-30T21:05:00Z">
              <w:r w:rsidRPr="00AC1D94">
                <w:rPr>
                  <w:rFonts w:cstheme="minorHAnsi"/>
                </w:rPr>
                <w:t>Black, African American, or African &amp; Hispanic/Latina/e/o HoH</w:t>
              </w:r>
            </w:ins>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03" w:author="Molly McEvilley" w:date="2023-06-30T21:05:00Z">
              <w:r w:rsidRPr="00AC1D94">
                <w:rPr>
                  <w:rFonts w:cstheme="minorHAnsi"/>
                  <w:color w:val="000000"/>
                </w:rPr>
                <w:t>0,1,2,3,99</w:t>
              </w:r>
            </w:ins>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04"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05" w:author="Molly McEvilley" w:date="2023-06-30T21:05:00Z">
              <w:r w:rsidRPr="00AC1D94">
                <w:rPr>
                  <w:rFonts w:cstheme="minorHAnsi"/>
                  <w:color w:val="000000"/>
                </w:rPr>
                <w:t>0, 10-15</w:t>
              </w:r>
            </w:ins>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ins w:id="4906" w:author="Molly McEvilley" w:date="2023-06-30T21:05:00Z">
              <w:r w:rsidRPr="00AC1D94">
                <w:rPr>
                  <w:rFonts w:cstheme="minorHAnsi"/>
                </w:rPr>
                <w:t>29</w:t>
              </w:r>
            </w:ins>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07" w:author="Molly McEvilley" w:date="2023-06-30T21:05:00Z">
              <w:r w:rsidRPr="00AC1D94">
                <w:rPr>
                  <w:rFonts w:cstheme="minorHAnsi"/>
                </w:rPr>
                <w:t>Hispanic/Latina/e/o (only) HoH</w:t>
              </w:r>
            </w:ins>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08" w:author="Molly McEvilley" w:date="2023-06-30T21:05:00Z">
              <w:r w:rsidRPr="00AC1D94">
                <w:rPr>
                  <w:rFonts w:cstheme="minorHAnsi"/>
                  <w:color w:val="000000"/>
                </w:rPr>
                <w:t>0,1,2,3,99</w:t>
              </w:r>
            </w:ins>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09"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10" w:author="Molly McEvilley" w:date="2023-06-30T21:05:00Z">
              <w:r w:rsidRPr="00AC1D94">
                <w:rPr>
                  <w:rFonts w:cstheme="minorHAnsi"/>
                  <w:color w:val="000000"/>
                </w:rPr>
                <w:t>0, 10-15</w:t>
              </w:r>
            </w:ins>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ins w:id="4911" w:author="Molly McEvilley" w:date="2023-06-30T21:05:00Z">
              <w:r w:rsidRPr="00AC1D94">
                <w:rPr>
                  <w:rFonts w:cstheme="minorHAnsi"/>
                </w:rPr>
                <w:t>30</w:t>
              </w:r>
            </w:ins>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12" w:author="Molly McEvilley" w:date="2023-06-30T21:05:00Z">
              <w:r w:rsidRPr="00AC1D94">
                <w:rPr>
                  <w:rFonts w:cstheme="minorHAnsi"/>
                </w:rPr>
                <w:t>Middle Eastern or North African (only) HoH</w:t>
              </w:r>
            </w:ins>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13" w:author="Molly McEvilley" w:date="2023-06-30T21:05:00Z">
              <w:r w:rsidRPr="00AC1D94">
                <w:rPr>
                  <w:rFonts w:cstheme="minorHAnsi"/>
                  <w:color w:val="000000"/>
                </w:rPr>
                <w:t>0,1,2,3,99</w:t>
              </w:r>
            </w:ins>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14"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15" w:author="Molly McEvilley" w:date="2023-06-30T21:05:00Z">
              <w:r w:rsidRPr="00AC1D94">
                <w:rPr>
                  <w:rFonts w:cstheme="minorHAnsi"/>
                  <w:color w:val="000000"/>
                </w:rPr>
                <w:t>0, 10-15</w:t>
              </w:r>
            </w:ins>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ins w:id="4916" w:author="Molly McEvilley" w:date="2023-06-30T21:05:00Z">
              <w:r w:rsidRPr="00AC1D94">
                <w:rPr>
                  <w:rFonts w:cstheme="minorHAnsi"/>
                </w:rPr>
                <w:t>31</w:t>
              </w:r>
            </w:ins>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17" w:author="Molly McEvilley" w:date="2023-06-30T21:05:00Z">
              <w:r w:rsidRPr="00AC1D94">
                <w:rPr>
                  <w:rFonts w:cstheme="minorHAnsi"/>
                </w:rPr>
                <w:t>Middle Eastern or North African &amp; Hispanic/Latina/e/o HoH</w:t>
              </w:r>
            </w:ins>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18" w:author="Molly McEvilley" w:date="2023-06-30T21:05:00Z">
              <w:r w:rsidRPr="00AC1D94">
                <w:rPr>
                  <w:rFonts w:cstheme="minorHAnsi"/>
                  <w:color w:val="000000"/>
                </w:rPr>
                <w:t>0,1,2,3,99</w:t>
              </w:r>
            </w:ins>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19"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20" w:author="Molly McEvilley" w:date="2023-06-30T21:05:00Z">
              <w:r w:rsidRPr="00AC1D94">
                <w:rPr>
                  <w:rFonts w:cstheme="minorHAnsi"/>
                  <w:color w:val="000000"/>
                </w:rPr>
                <w:t>0, 10-15</w:t>
              </w:r>
            </w:ins>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ins w:id="4921" w:author="Molly McEvilley" w:date="2023-06-30T21:05:00Z">
              <w:r w:rsidRPr="00AC1D94">
                <w:rPr>
                  <w:rFonts w:cstheme="minorHAnsi"/>
                </w:rPr>
                <w:t>32</w:t>
              </w:r>
            </w:ins>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22" w:author="Molly McEvilley" w:date="2023-06-30T21:05:00Z">
              <w:r w:rsidRPr="00AC1D94">
                <w:rPr>
                  <w:rFonts w:cstheme="minorHAnsi"/>
                </w:rPr>
                <w:t>Native Hawaiian or Pacific Islander (only) HoH</w:t>
              </w:r>
            </w:ins>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23" w:author="Molly McEvilley" w:date="2023-06-30T21:05:00Z">
              <w:r w:rsidRPr="00AC1D94">
                <w:rPr>
                  <w:rFonts w:cstheme="minorHAnsi"/>
                  <w:color w:val="000000"/>
                </w:rPr>
                <w:t>0,1,2,3,99</w:t>
              </w:r>
            </w:ins>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24"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25" w:author="Molly McEvilley" w:date="2023-06-30T21:05:00Z">
              <w:r w:rsidRPr="00AC1D94">
                <w:rPr>
                  <w:rFonts w:cstheme="minorHAnsi"/>
                  <w:color w:val="000000"/>
                </w:rPr>
                <w:t>0, 10-15</w:t>
              </w:r>
            </w:ins>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ins w:id="4926" w:author="Molly McEvilley" w:date="2023-06-30T21:05:00Z">
              <w:r w:rsidRPr="00AC1D94">
                <w:rPr>
                  <w:rFonts w:cstheme="minorHAnsi"/>
                </w:rPr>
                <w:t>33</w:t>
              </w:r>
            </w:ins>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27" w:author="Molly McEvilley" w:date="2023-06-30T21:05:00Z">
              <w:r w:rsidRPr="00AC1D94">
                <w:rPr>
                  <w:rFonts w:cstheme="minorHAnsi"/>
                </w:rPr>
                <w:t>Native Hawaiian or Pacific Islander &amp; Hispanic/Latina/e/o HoH</w:t>
              </w:r>
            </w:ins>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28" w:author="Molly McEvilley" w:date="2023-06-30T21:05:00Z">
              <w:r w:rsidRPr="00AC1D94">
                <w:rPr>
                  <w:rFonts w:cstheme="minorHAnsi"/>
                  <w:color w:val="000000"/>
                </w:rPr>
                <w:t>0,1,2,3,99</w:t>
              </w:r>
            </w:ins>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29"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30" w:author="Molly McEvilley" w:date="2023-06-30T21:05:00Z">
              <w:r w:rsidRPr="00AC1D94">
                <w:rPr>
                  <w:rFonts w:cstheme="minorHAnsi"/>
                  <w:color w:val="000000"/>
                </w:rPr>
                <w:t>0, 10-15</w:t>
              </w:r>
            </w:ins>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ins w:id="4931" w:author="Molly McEvilley" w:date="2023-06-30T21:05:00Z">
              <w:r w:rsidRPr="00AC1D94">
                <w:rPr>
                  <w:rFonts w:cstheme="minorHAnsi"/>
                </w:rPr>
                <w:t>34</w:t>
              </w:r>
            </w:ins>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32" w:author="Molly McEvilley" w:date="2023-06-30T21:05:00Z">
              <w:r w:rsidRPr="00AC1D94">
                <w:rPr>
                  <w:rFonts w:cstheme="minorHAnsi"/>
                </w:rPr>
                <w:t>White (only) HoH</w:t>
              </w:r>
            </w:ins>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33" w:author="Molly McEvilley" w:date="2023-06-30T21:05:00Z">
              <w:r w:rsidRPr="00AC1D94">
                <w:rPr>
                  <w:rFonts w:cstheme="minorHAnsi"/>
                  <w:color w:val="000000"/>
                </w:rPr>
                <w:t>0,1,2,3,99</w:t>
              </w:r>
            </w:ins>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34"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35" w:author="Molly McEvilley" w:date="2023-06-30T21:05:00Z">
              <w:r w:rsidRPr="00AC1D94">
                <w:rPr>
                  <w:rFonts w:cstheme="minorHAnsi"/>
                  <w:color w:val="000000"/>
                </w:rPr>
                <w:t>0, 10-15</w:t>
              </w:r>
            </w:ins>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ins w:id="4936" w:author="Molly McEvilley" w:date="2023-06-30T21:05:00Z">
              <w:r w:rsidRPr="00AC1D94">
                <w:rPr>
                  <w:rFonts w:cstheme="minorHAnsi"/>
                </w:rPr>
                <w:t>35</w:t>
              </w:r>
            </w:ins>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37" w:author="Molly McEvilley" w:date="2023-06-30T21:05:00Z">
              <w:r w:rsidRPr="00AC1D94">
                <w:rPr>
                  <w:rFonts w:cstheme="minorHAnsi"/>
                  <w:lang w:val="pt-PT"/>
                </w:rPr>
                <w:t>White &amp; Hispanic/Latina/e/o HoH</w:t>
              </w:r>
            </w:ins>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38" w:author="Molly McEvilley" w:date="2023-06-30T21:05:00Z">
              <w:r w:rsidRPr="00AC1D94">
                <w:rPr>
                  <w:rFonts w:cstheme="minorHAnsi"/>
                  <w:color w:val="000000"/>
                </w:rPr>
                <w:t>0,1,2,3,99</w:t>
              </w:r>
            </w:ins>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39"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40" w:author="Molly McEvilley" w:date="2023-06-30T21:05:00Z">
              <w:r w:rsidRPr="00AC1D94">
                <w:rPr>
                  <w:rFonts w:cstheme="minorHAnsi"/>
                  <w:color w:val="000000"/>
                </w:rPr>
                <w:t>0, 10-15</w:t>
              </w:r>
            </w:ins>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ins w:id="4941" w:author="Molly McEvilley" w:date="2023-06-30T21:05:00Z">
              <w:r w:rsidRPr="00AC1D94">
                <w:rPr>
                  <w:rFonts w:cstheme="minorHAnsi"/>
                </w:rPr>
                <w:t>36</w:t>
              </w:r>
            </w:ins>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42" w:author="Molly McEvilley" w:date="2023-06-30T21:05:00Z">
              <w:r w:rsidRPr="00AC1D94">
                <w:rPr>
                  <w:rFonts w:cstheme="minorHAnsi"/>
                </w:rPr>
                <w:t>Multi-Racial (not Hispanic/Latina/e/o) HoH</w:t>
              </w:r>
            </w:ins>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43" w:author="Molly McEvilley" w:date="2023-06-30T21:05:00Z">
              <w:r w:rsidRPr="00AC1D94">
                <w:rPr>
                  <w:rFonts w:cstheme="minorHAnsi"/>
                  <w:color w:val="000000"/>
                </w:rPr>
                <w:t>0,1,2,3,99</w:t>
              </w:r>
            </w:ins>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44" w:author="Molly McEvilley" w:date="2023-06-30T21:10:00Z">
              <w:r w:rsidRPr="00AC1D94">
                <w:rPr>
                  <w:rFonts w:cstheme="minorHAnsi"/>
                  <w:b/>
                  <w:bCs/>
                  <w:color w:val="000000"/>
                </w:rPr>
                <w:t xml:space="preserve">HoHRaceEthnicity </w:t>
              </w:r>
              <w:r w:rsidRPr="00AC1D94">
                <w:rPr>
                  <w:rFonts w:cstheme="minorHAnsi"/>
                  <w:color w:val="000000"/>
                </w:rPr>
                <w:t>&gt;=12</w:t>
              </w:r>
            </w:ins>
            <w:ins w:id="4945" w:author="Molly McEvilley" w:date="2023-08-10T11:02:00Z">
              <w:r w:rsidR="00196C6D">
                <w:rPr>
                  <w:rFonts w:cstheme="minorHAnsi"/>
                  <w:color w:val="000000"/>
                </w:rPr>
                <w:t>, is not in (98, 99)</w:t>
              </w:r>
            </w:ins>
            <w:ins w:id="4946"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47" w:author="Molly McEvilley" w:date="2023-06-30T21:05:00Z">
              <w:r w:rsidRPr="00AC1D94">
                <w:rPr>
                  <w:rFonts w:cstheme="minorHAnsi"/>
                  <w:color w:val="000000"/>
                </w:rPr>
                <w:t>0, 10-15</w:t>
              </w:r>
            </w:ins>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ins w:id="4948" w:author="Molly McEvilley" w:date="2023-06-30T21:05:00Z">
              <w:r w:rsidRPr="00AC1D94">
                <w:rPr>
                  <w:rFonts w:cstheme="minorHAnsi"/>
                </w:rPr>
                <w:lastRenderedPageBreak/>
                <w:t>37</w:t>
              </w:r>
            </w:ins>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49" w:author="Molly McEvilley" w:date="2023-06-30T21:05:00Z">
              <w:r w:rsidRPr="00AC1D94">
                <w:rPr>
                  <w:rFonts w:cstheme="minorHAnsi"/>
                  <w:lang w:val="pt-PT"/>
                </w:rPr>
                <w:t>Multi-Racial &amp; Hispanic/Latina/e/o) HoH</w:t>
              </w:r>
            </w:ins>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50" w:author="Molly McEvilley" w:date="2023-06-30T21:05:00Z">
              <w:r w:rsidRPr="00AC1D94">
                <w:rPr>
                  <w:rFonts w:cstheme="minorHAnsi"/>
                  <w:color w:val="000000"/>
                </w:rPr>
                <w:t>0,1,2,3,99</w:t>
              </w:r>
            </w:ins>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51"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4952" w:author="Molly McEvilley" w:date="2023-06-30T21:12:00Z">
              <w:r w:rsidRPr="00AC1D94">
                <w:rPr>
                  <w:rFonts w:cstheme="minorHAnsi"/>
                  <w:color w:val="000000"/>
                </w:rPr>
                <w:t>s</w:t>
              </w:r>
            </w:ins>
            <w:ins w:id="4953" w:author="Molly McEvilley" w:date="2023-06-30T21:11:00Z">
              <w:r w:rsidRPr="00AC1D94">
                <w:rPr>
                  <w:rFonts w:cstheme="minorHAnsi"/>
                  <w:color w:val="000000"/>
                </w:rPr>
                <w:t xml:space="preserve"> a 6</w:t>
              </w:r>
            </w:ins>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54" w:author="Molly McEvilley" w:date="2023-06-30T21:05:00Z">
              <w:r w:rsidRPr="00AC1D94">
                <w:rPr>
                  <w:rFonts w:cstheme="minorHAnsi"/>
                  <w:color w:val="000000"/>
                </w:rPr>
                <w:t>0, 10-15</w:t>
              </w:r>
            </w:ins>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ins w:id="4955" w:author="Molly McEvilley" w:date="2023-06-30T21:05:00Z">
              <w:r w:rsidRPr="00AC1D94">
                <w:rPr>
                  <w:rFonts w:cstheme="minorHAnsi"/>
                </w:rPr>
                <w:t>38</w:t>
              </w:r>
            </w:ins>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56" w:author="Molly McEvilley" w:date="2023-06-30T21:05:00Z">
              <w:r w:rsidRPr="00AC1D94">
                <w:rPr>
                  <w:rFonts w:cstheme="minorHAnsi"/>
                </w:rPr>
                <w:t>American Indian, Alaska Native, or Indigenous (any combination) HoH</w:t>
              </w:r>
            </w:ins>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57" w:author="Molly McEvilley" w:date="2023-06-30T21:05:00Z">
              <w:r w:rsidRPr="00AC1D94">
                <w:rPr>
                  <w:rFonts w:cstheme="minorHAnsi"/>
                  <w:color w:val="000000"/>
                </w:rPr>
                <w:t>0,1,2,3,99</w:t>
              </w:r>
            </w:ins>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58"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59" w:author="Molly McEvilley" w:date="2023-06-30T21:05:00Z">
              <w:r w:rsidRPr="00AC1D94">
                <w:rPr>
                  <w:rFonts w:cstheme="minorHAnsi"/>
                  <w:color w:val="000000"/>
                </w:rPr>
                <w:t>0, 10-15</w:t>
              </w:r>
            </w:ins>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ins w:id="4960" w:author="Molly McEvilley" w:date="2023-06-30T21:05:00Z">
              <w:r w:rsidRPr="00AC1D94">
                <w:rPr>
                  <w:rFonts w:cstheme="minorHAnsi"/>
                </w:rPr>
                <w:t>39</w:t>
              </w:r>
            </w:ins>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61" w:author="Molly McEvilley" w:date="2023-06-30T21:05:00Z">
              <w:r w:rsidRPr="00AC1D94">
                <w:rPr>
                  <w:rFonts w:cstheme="minorHAnsi"/>
                </w:rPr>
                <w:t>Asian or Asian American (any combination) HoH</w:t>
              </w:r>
            </w:ins>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62" w:author="Molly McEvilley" w:date="2023-06-30T21:05:00Z">
              <w:r w:rsidRPr="00AC1D94">
                <w:rPr>
                  <w:rFonts w:cstheme="minorHAnsi"/>
                  <w:color w:val="000000"/>
                </w:rPr>
                <w:t>0,1,2,3,99</w:t>
              </w:r>
            </w:ins>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63"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64" w:author="Molly McEvilley" w:date="2023-06-30T21:05:00Z">
              <w:r w:rsidRPr="00AC1D94">
                <w:rPr>
                  <w:rFonts w:cstheme="minorHAnsi"/>
                  <w:color w:val="000000"/>
                </w:rPr>
                <w:t>0, 10-15</w:t>
              </w:r>
            </w:ins>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ins w:id="4965" w:author="Molly McEvilley" w:date="2023-06-30T21:05:00Z">
              <w:r w:rsidRPr="00AC1D94">
                <w:rPr>
                  <w:rFonts w:cstheme="minorHAnsi"/>
                </w:rPr>
                <w:t>40</w:t>
              </w:r>
            </w:ins>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66" w:author="Molly McEvilley" w:date="2023-06-30T21:05:00Z">
              <w:r w:rsidRPr="00AC1D94">
                <w:rPr>
                  <w:rFonts w:cstheme="minorHAnsi"/>
                </w:rPr>
                <w:t>Black, African American, or African &amp; Any Other (any combination) HoH</w:t>
              </w:r>
            </w:ins>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67" w:author="Molly McEvilley" w:date="2023-06-30T21:05:00Z">
              <w:r w:rsidRPr="00AC1D94">
                <w:rPr>
                  <w:rFonts w:cstheme="minorHAnsi"/>
                  <w:color w:val="000000"/>
                </w:rPr>
                <w:t>0,1,2,3,99</w:t>
              </w:r>
            </w:ins>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68"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69" w:author="Molly McEvilley" w:date="2023-06-30T21:05:00Z">
              <w:r w:rsidRPr="00AC1D94">
                <w:rPr>
                  <w:rFonts w:cstheme="minorHAnsi"/>
                  <w:color w:val="000000"/>
                </w:rPr>
                <w:t>0, 10-15</w:t>
              </w:r>
            </w:ins>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ins w:id="4970" w:author="Molly McEvilley" w:date="2023-06-30T21:05:00Z">
              <w:r w:rsidRPr="00AC1D94">
                <w:rPr>
                  <w:rFonts w:cstheme="minorHAnsi"/>
                </w:rPr>
                <w:t>41</w:t>
              </w:r>
            </w:ins>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71" w:author="Molly McEvilley" w:date="2023-06-30T21:05:00Z">
              <w:r w:rsidRPr="00AC1D94">
                <w:rPr>
                  <w:rFonts w:cstheme="minorHAnsi"/>
                </w:rPr>
                <w:t>Hispanic/Latina/e/o (any combination) HoH</w:t>
              </w:r>
            </w:ins>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72" w:author="Molly McEvilley" w:date="2023-06-30T21:05:00Z">
              <w:r w:rsidRPr="00AC1D94">
                <w:rPr>
                  <w:rFonts w:cstheme="minorHAnsi"/>
                  <w:color w:val="000000"/>
                </w:rPr>
                <w:t>0,1,2,3,99</w:t>
              </w:r>
            </w:ins>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73" w:author="Molly McEvilley" w:date="2023-06-30T21:12:00Z">
              <w:r w:rsidRPr="00AC1D94">
                <w:rPr>
                  <w:rFonts w:cstheme="minorHAnsi"/>
                  <w:b/>
                  <w:bCs/>
                  <w:color w:val="000000"/>
                </w:rPr>
                <w:t>HoHRaceEthnicity</w:t>
              </w:r>
              <w:r w:rsidRPr="00AC1D94">
                <w:rPr>
                  <w:rFonts w:cstheme="minorHAnsi"/>
                  <w:color w:val="000000"/>
                </w:rPr>
                <w:t xml:space="preserve"> includes a </w:t>
              </w:r>
            </w:ins>
            <w:ins w:id="4974" w:author="Molly McEvilley" w:date="2023-06-30T21:13:00Z">
              <w:r w:rsidRPr="00AC1D94">
                <w:rPr>
                  <w:rFonts w:cstheme="minorHAnsi"/>
                  <w:color w:val="000000"/>
                </w:rPr>
                <w:t>6</w:t>
              </w:r>
            </w:ins>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75" w:author="Molly McEvilley" w:date="2023-06-30T21:05:00Z">
              <w:r w:rsidRPr="00AC1D94">
                <w:rPr>
                  <w:rFonts w:cstheme="minorHAnsi"/>
                  <w:color w:val="000000"/>
                </w:rPr>
                <w:t>0, 10-15</w:t>
              </w:r>
            </w:ins>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ins w:id="4976" w:author="Molly McEvilley" w:date="2023-06-30T21:05:00Z">
              <w:r w:rsidRPr="00AC1D94">
                <w:rPr>
                  <w:rFonts w:cstheme="minorHAnsi"/>
                </w:rPr>
                <w:t>42</w:t>
              </w:r>
            </w:ins>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77" w:author="Molly McEvilley" w:date="2023-06-30T21:05:00Z">
              <w:r w:rsidRPr="00AC1D94">
                <w:rPr>
                  <w:rFonts w:cstheme="minorHAnsi"/>
                </w:rPr>
                <w:t>Middle Eastern or North African &amp; Any Other (any combination) HoH</w:t>
              </w:r>
            </w:ins>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78" w:author="Molly McEvilley" w:date="2023-06-30T21:05:00Z">
              <w:r w:rsidRPr="00AC1D94">
                <w:rPr>
                  <w:rFonts w:cstheme="minorHAnsi"/>
                  <w:color w:val="000000"/>
                </w:rPr>
                <w:t>0,1,2,3,99</w:t>
              </w:r>
            </w:ins>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79" w:author="Molly McEvilley" w:date="2023-06-30T21:12:00Z">
              <w:r w:rsidRPr="00AC1D94">
                <w:rPr>
                  <w:rFonts w:cstheme="minorHAnsi"/>
                  <w:b/>
                  <w:bCs/>
                  <w:color w:val="000000"/>
                </w:rPr>
                <w:t>HoHRaceEthnicity</w:t>
              </w:r>
              <w:r w:rsidRPr="00AC1D94">
                <w:rPr>
                  <w:rFonts w:cstheme="minorHAnsi"/>
                  <w:color w:val="000000"/>
                </w:rPr>
                <w:t xml:space="preserve"> includes a </w:t>
              </w:r>
            </w:ins>
            <w:ins w:id="4980" w:author="Molly McEvilley" w:date="2023-06-30T21:13:00Z">
              <w:r w:rsidRPr="00AC1D94">
                <w:rPr>
                  <w:rFonts w:cstheme="minorHAnsi"/>
                  <w:color w:val="000000"/>
                </w:rPr>
                <w:t>7</w:t>
              </w:r>
            </w:ins>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81" w:author="Molly McEvilley" w:date="2023-06-30T21:05:00Z">
              <w:r w:rsidRPr="00AC1D94">
                <w:rPr>
                  <w:rFonts w:cstheme="minorHAnsi"/>
                  <w:color w:val="000000"/>
                </w:rPr>
                <w:t>0, 10-15</w:t>
              </w:r>
            </w:ins>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ins w:id="4982" w:author="Molly McEvilley" w:date="2023-06-30T21:05:00Z">
              <w:r w:rsidRPr="00AC1D94">
                <w:rPr>
                  <w:rFonts w:cstheme="minorHAnsi"/>
                </w:rPr>
                <w:t>43</w:t>
              </w:r>
            </w:ins>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83" w:author="Molly McEvilley" w:date="2023-06-30T21:05:00Z">
              <w:r w:rsidRPr="00AC1D94">
                <w:rPr>
                  <w:rFonts w:cstheme="minorHAnsi"/>
                </w:rPr>
                <w:t>Native Hawaiian or Pacific Islander &amp; Any Other (any combination) HoH</w:t>
              </w:r>
            </w:ins>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84" w:author="Molly McEvilley" w:date="2023-06-30T21:05:00Z">
              <w:r w:rsidRPr="00AC1D94">
                <w:rPr>
                  <w:rFonts w:cstheme="minorHAnsi"/>
                  <w:color w:val="000000"/>
                </w:rPr>
                <w:t>0,1,2,3,99</w:t>
              </w:r>
            </w:ins>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4985" w:author="Molly McEvilley" w:date="2023-06-30T21:12:00Z">
              <w:r w:rsidRPr="00AC1D94">
                <w:rPr>
                  <w:rFonts w:cstheme="minorHAnsi"/>
                  <w:b/>
                  <w:bCs/>
                  <w:color w:val="000000"/>
                </w:rPr>
                <w:t>HoHRaceEthnicity</w:t>
              </w:r>
              <w:r w:rsidRPr="00AC1D94">
                <w:rPr>
                  <w:rFonts w:cstheme="minorHAnsi"/>
                  <w:color w:val="000000"/>
                </w:rPr>
                <w:t xml:space="preserve"> includes a </w:t>
              </w:r>
            </w:ins>
            <w:ins w:id="4986" w:author="Molly McEvilley" w:date="2023-06-30T21:13:00Z">
              <w:r w:rsidRPr="00AC1D94">
                <w:rPr>
                  <w:rFonts w:cstheme="minorHAnsi"/>
                  <w:color w:val="000000"/>
                </w:rPr>
                <w:t>4</w:t>
              </w:r>
            </w:ins>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4987" w:author="Molly McEvilley" w:date="2023-06-30T21:05:00Z">
              <w:r w:rsidRPr="00AC1D94">
                <w:rPr>
                  <w:rFonts w:cstheme="minorHAnsi"/>
                  <w:color w:val="000000"/>
                </w:rPr>
                <w:t>0, 10-15</w:t>
              </w:r>
            </w:ins>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ins w:id="4988" w:author="Molly McEvilley" w:date="2023-06-30T21:05:00Z">
              <w:r w:rsidRPr="00AC1D94">
                <w:rPr>
                  <w:rFonts w:cstheme="minorHAnsi"/>
                </w:rPr>
                <w:t>44</w:t>
              </w:r>
            </w:ins>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89" w:author="Molly McEvilley" w:date="2023-06-30T21:05:00Z">
              <w:r w:rsidRPr="00AC1D94">
                <w:rPr>
                  <w:rFonts w:cstheme="minorHAnsi"/>
                </w:rPr>
                <w:t>White (any combination) HoH</w:t>
              </w:r>
            </w:ins>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90" w:author="Molly McEvilley" w:date="2023-06-30T21:05:00Z">
              <w:r w:rsidRPr="00AC1D94">
                <w:rPr>
                  <w:rFonts w:cstheme="minorHAnsi"/>
                  <w:color w:val="000000"/>
                </w:rPr>
                <w:t>0,1,2,3,99</w:t>
              </w:r>
            </w:ins>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4991" w:author="Molly McEvilley" w:date="2023-06-30T21:12:00Z">
              <w:r w:rsidRPr="00AC1D94">
                <w:rPr>
                  <w:rFonts w:cstheme="minorHAnsi"/>
                  <w:b/>
                  <w:bCs/>
                  <w:color w:val="000000"/>
                </w:rPr>
                <w:t>HoHRaceEthnicity</w:t>
              </w:r>
              <w:r w:rsidRPr="00AC1D94">
                <w:rPr>
                  <w:rFonts w:cstheme="minorHAnsi"/>
                  <w:color w:val="000000"/>
                </w:rPr>
                <w:t xml:space="preserve"> includes a </w:t>
              </w:r>
            </w:ins>
            <w:ins w:id="4992" w:author="Molly McEvilley" w:date="2023-06-30T21:13:00Z">
              <w:r w:rsidRPr="00AC1D94">
                <w:rPr>
                  <w:rFonts w:cstheme="minorHAnsi"/>
                  <w:color w:val="000000"/>
                </w:rPr>
                <w:t>5</w:t>
              </w:r>
            </w:ins>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4993" w:author="Molly McEvilley" w:date="2023-06-30T21:05:00Z">
              <w:r w:rsidRPr="00AC1D94">
                <w:rPr>
                  <w:rFonts w:cstheme="minorHAnsi"/>
                  <w:color w:val="000000"/>
                </w:rPr>
                <w:t>0, 10-15</w:t>
              </w:r>
            </w:ins>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ins w:id="4994" w:author="Molly McEvilley" w:date="2023-06-30T21:06:00Z">
              <w:r w:rsidRPr="00AC1D94">
                <w:rPr>
                  <w:rFonts w:cstheme="minorHAnsi"/>
                  <w:color w:val="000000"/>
                </w:rPr>
                <w:t>45</w:t>
              </w:r>
            </w:ins>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4EC4A811" w:rsidR="001B38FF" w:rsidRPr="00AC1D94" w:rsidRDefault="001B38FF" w:rsidP="001B38FF">
            <w:pPr>
              <w:spacing w:before="0" w:after="0" w:line="240" w:lineRule="auto"/>
              <w:jc w:val="right"/>
              <w:rPr>
                <w:rFonts w:cstheme="minorHAnsi"/>
                <w:color w:val="000000"/>
              </w:rPr>
            </w:pPr>
            <w:del w:id="4995" w:author="Molly McEvilley" w:date="2023-06-30T21:06:00Z">
              <w:r w:rsidRPr="00AC1D94" w:rsidDel="00E9342B">
                <w:rPr>
                  <w:rFonts w:cstheme="minorHAnsi"/>
                  <w:color w:val="000000"/>
                </w:rPr>
                <w:delText>35</w:delText>
              </w:r>
            </w:del>
            <w:ins w:id="4996" w:author="Molly McEvilley" w:date="2023-06-30T21:06:00Z">
              <w:r w:rsidRPr="00AC1D94">
                <w:rPr>
                  <w:rFonts w:cstheme="minorHAnsi"/>
                  <w:color w:val="000000"/>
                </w:rPr>
                <w:t>46</w:t>
              </w:r>
            </w:ins>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69A6AE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4997" w:author="Molly McEvilley" w:date="2023-06-30T21:36:00Z">
              <w:r w:rsidRPr="00AC1D94" w:rsidDel="00B4047D">
                <w:rPr>
                  <w:rFonts w:cstheme="minorHAnsi"/>
                  <w:color w:val="000000"/>
                </w:rPr>
                <w:delText>13</w:delText>
              </w:r>
            </w:del>
            <w:ins w:id="4998" w:author="Molly McEvilley" w:date="2023-06-30T21:36:00Z">
              <w:r w:rsidRPr="00AC1D94">
                <w:rPr>
                  <w:rFonts w:cstheme="minorHAnsi"/>
                  <w:color w:val="000000"/>
                </w:rPr>
                <w:t>15</w:t>
              </w:r>
            </w:ins>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3A785AFE" w:rsidR="001B38FF" w:rsidRPr="00AC1D94" w:rsidRDefault="001B38FF" w:rsidP="001B38FF">
            <w:pPr>
              <w:spacing w:before="0" w:after="0" w:line="240" w:lineRule="auto"/>
              <w:jc w:val="right"/>
              <w:rPr>
                <w:rFonts w:cstheme="minorHAnsi"/>
                <w:color w:val="000000"/>
              </w:rPr>
            </w:pPr>
            <w:del w:id="4999" w:author="Molly McEvilley" w:date="2023-06-30T21:06:00Z">
              <w:r w:rsidRPr="00AC1D94" w:rsidDel="00E9342B">
                <w:rPr>
                  <w:rFonts w:cstheme="minorHAnsi"/>
                  <w:color w:val="000000"/>
                </w:rPr>
                <w:delText>36</w:delText>
              </w:r>
            </w:del>
            <w:ins w:id="5000" w:author="Molly McEvilley" w:date="2023-06-30T21:06:00Z">
              <w:r w:rsidRPr="00AC1D94">
                <w:rPr>
                  <w:rFonts w:cstheme="minorHAnsi"/>
                  <w:color w:val="000000"/>
                </w:rPr>
                <w:t>47</w:t>
              </w:r>
            </w:ins>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4C94EB88" w:rsidR="001B38FF" w:rsidRPr="00AC1D94" w:rsidRDefault="001B38FF" w:rsidP="001B38FF">
            <w:pPr>
              <w:spacing w:before="0" w:after="0" w:line="240" w:lineRule="auto"/>
              <w:jc w:val="right"/>
              <w:rPr>
                <w:rFonts w:cstheme="minorHAnsi"/>
                <w:color w:val="000000"/>
              </w:rPr>
            </w:pPr>
            <w:del w:id="5001" w:author="Molly McEvilley" w:date="2023-06-30T21:06:00Z">
              <w:r w:rsidRPr="00AC1D94" w:rsidDel="00E9342B">
                <w:rPr>
                  <w:rFonts w:cstheme="minorHAnsi"/>
                  <w:color w:val="000000"/>
                </w:rPr>
                <w:delText>36</w:delText>
              </w:r>
            </w:del>
            <w:ins w:id="5002" w:author="Molly McEvilley" w:date="2023-06-30T21:06:00Z">
              <w:r w:rsidRPr="00AC1D94">
                <w:rPr>
                  <w:rFonts w:cstheme="minorHAnsi"/>
                  <w:color w:val="000000"/>
                </w:rPr>
                <w:t>47</w:t>
              </w:r>
            </w:ins>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ins w:id="5003" w:author="Molly McEvilley" w:date="2023-07-04T10:52:00Z">
              <w:r>
                <w:rPr>
                  <w:rFonts w:cstheme="minorHAnsi"/>
                  <w:color w:val="000000"/>
                </w:rPr>
                <w:t>48</w:t>
              </w:r>
            </w:ins>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004" w:author="Molly McEvilley" w:date="2023-07-04T10:52:00Z">
              <w:r>
                <w:rPr>
                  <w:rFonts w:cstheme="minorHAnsi"/>
                  <w:color w:val="000000"/>
                </w:rPr>
                <w:t xml:space="preserve">Domestic Violence Survivors Not </w:t>
              </w:r>
            </w:ins>
            <w:ins w:id="5005" w:author="Jules Brown" w:date="2023-07-15T10:22:00Z">
              <w:r>
                <w:rPr>
                  <w:rFonts w:cstheme="minorHAnsi"/>
                  <w:color w:val="000000"/>
                </w:rPr>
                <w:t xml:space="preserve">Identified as </w:t>
              </w:r>
            </w:ins>
            <w:ins w:id="5006" w:author="Molly McEvilley" w:date="2023-07-04T10:52:00Z">
              <w:r>
                <w:rPr>
                  <w:rFonts w:cstheme="minorHAnsi"/>
                  <w:color w:val="000000"/>
                </w:rPr>
                <w:t>Currently Fleeing</w:t>
              </w:r>
            </w:ins>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007" w:author="Molly McEvilley" w:date="2023-07-04T10:52:00Z">
              <w:r>
                <w:rPr>
                  <w:rFonts w:cstheme="minorHAnsi"/>
                  <w:color w:val="000000"/>
                </w:rPr>
                <w:t>0,1,2,3,99</w:t>
              </w:r>
            </w:ins>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008" w:author="Molly McEvilley" w:date="2023-07-04T10:52:00Z">
              <w:r>
                <w:rPr>
                  <w:rFonts w:cstheme="minorHAnsi"/>
                  <w:b/>
                  <w:bCs/>
                  <w:color w:val="000000"/>
                </w:rPr>
                <w:t xml:space="preserve">HHFleeingDV </w:t>
              </w:r>
            </w:ins>
            <w:ins w:id="5009" w:author="Molly McEvilley" w:date="2023-07-04T10:53:00Z">
              <w:r w:rsidRPr="00277F30">
                <w:rPr>
                  <w:rFonts w:cstheme="minorHAnsi"/>
                  <w:color w:val="000000"/>
                </w:rPr>
                <w:t>= 2</w:t>
              </w:r>
            </w:ins>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010" w:author="Molly McEvilley" w:date="2023-07-04T10:53:00Z">
              <w:r>
                <w:rPr>
                  <w:rFonts w:cstheme="minorHAnsi"/>
                  <w:color w:val="000000"/>
                </w:rPr>
                <w:t>0,</w:t>
              </w:r>
            </w:ins>
            <w:ins w:id="5011" w:author="Molly McEvilley" w:date="2023-08-08T15:22:00Z">
              <w:r w:rsidR="00725475">
                <w:rPr>
                  <w:rFonts w:cstheme="minorHAnsi"/>
                  <w:color w:val="000000"/>
                </w:rPr>
                <w:t xml:space="preserve"> 10</w:t>
              </w:r>
            </w:ins>
            <w:ins w:id="5012" w:author="Molly McEvilley" w:date="2023-07-04T10:53:00Z">
              <w:r>
                <w:rPr>
                  <w:rFonts w:cstheme="minorHAnsi"/>
                  <w:color w:val="000000"/>
                </w:rPr>
                <w:t>-15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013" w:name="_Get_Average_Days_3"/>
      <w:bookmarkStart w:id="5014" w:name="_Toc37849809"/>
      <w:bookmarkStart w:id="5015" w:name="_Toc140489988"/>
      <w:bookmarkEnd w:id="5013"/>
      <w:r w:rsidRPr="00C52062">
        <w:t xml:space="preserve">Get Average Days for </w:t>
      </w:r>
      <w:r>
        <w:t>Length of Time Homeless</w:t>
      </w:r>
      <w:bookmarkEnd w:id="4419"/>
      <w:bookmarkEnd w:id="5014"/>
      <w:bookmarkEnd w:id="501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016" w:author="Jules Brown" w:date="2023-07-13T11:04:00Z">
              <w:r w:rsidR="007E63A2">
                <w:rPr>
                  <w:bCs/>
                </w:rPr>
                <w:t>Ethnicity</w:t>
              </w:r>
            </w:ins>
          </w:p>
        </w:tc>
      </w:tr>
      <w:tr w:rsidR="007D5D8A" w:rsidRPr="005F4836" w:rsidDel="007E63A2" w14:paraId="1C512D1E" w14:textId="0BB4187C" w:rsidTr="0030339F">
        <w:trPr>
          <w:trHeight w:val="216"/>
          <w:del w:id="5017" w:author="Jules Brown" w:date="2023-07-13T11:04:00Z"/>
        </w:trPr>
        <w:tc>
          <w:tcPr>
            <w:tcW w:w="9355" w:type="dxa"/>
          </w:tcPr>
          <w:p w14:paraId="403069A1" w14:textId="3E422C8E" w:rsidR="007D5D8A" w:rsidRPr="00947F08" w:rsidDel="007E63A2" w:rsidRDefault="007D5D8A" w:rsidP="0030339F">
            <w:pPr>
              <w:pStyle w:val="NoSpacing"/>
              <w:rPr>
                <w:del w:id="5018" w:author="Jules Brown" w:date="2023-07-13T11:04:00Z"/>
                <w:bCs/>
              </w:rPr>
            </w:pPr>
            <w:del w:id="5019"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020" w:name="_Toc31198237"/>
      <w:bookmarkStart w:id="5021" w:name="_Toc31198238"/>
      <w:bookmarkStart w:id="5022" w:name="_Toc37849810"/>
      <w:bookmarkStart w:id="5023" w:name="_Toc140489989"/>
      <w:bookmarkEnd w:id="5020"/>
      <w:bookmarkEnd w:id="5021"/>
      <w:r w:rsidRPr="00C52062">
        <w:t xml:space="preserve">Get Average Days for </w:t>
      </w:r>
      <w:r>
        <w:t>Length of Time Homeless by System Path</w:t>
      </w:r>
      <w:bookmarkEnd w:id="5022"/>
      <w:bookmarkEnd w:id="502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183396CF" w:rsidR="00763AD5" w:rsidRPr="00F824D6" w:rsidDel="002645A6" w:rsidRDefault="00763AD5" w:rsidP="00763AD5">
      <w:pPr>
        <w:jc w:val="center"/>
        <w:rPr>
          <w:del w:id="5024" w:author="Molly McEvilley" w:date="2023-08-08T15:28:00Z"/>
        </w:rPr>
      </w:pPr>
      <w:del w:id="5025" w:author="Molly McEvilley" w:date="2023-08-08T15:28:00Z">
        <w:r w:rsidDel="002645A6">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del>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026" w:name="_Toc31198693"/>
      <w:bookmarkStart w:id="5027" w:name="_Get_Average_Days_1"/>
      <w:bookmarkStart w:id="5028" w:name="_Toc506721212"/>
      <w:bookmarkStart w:id="5029" w:name="_Toc37849811"/>
      <w:bookmarkStart w:id="5030" w:name="_Toc140489990"/>
      <w:bookmarkEnd w:id="5026"/>
      <w:bookmarkEnd w:id="5027"/>
      <w:r w:rsidRPr="00C52062">
        <w:t>Get Average Days for Cumulative Length of Time Housed in PSH</w:t>
      </w:r>
      <w:bookmarkEnd w:id="5028"/>
      <w:bookmarkEnd w:id="5029"/>
      <w:bookmarkEnd w:id="503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031"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03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032" w:name="_Toc34145685"/>
      <w:bookmarkStart w:id="5033" w:name="_Toc34145686"/>
      <w:bookmarkStart w:id="5034" w:name="_Get_Average_Days_2"/>
      <w:bookmarkStart w:id="5035" w:name="_Toc506721213"/>
      <w:bookmarkStart w:id="5036" w:name="_Toc37849812"/>
      <w:bookmarkStart w:id="5037" w:name="_Toc140489991"/>
      <w:bookmarkEnd w:id="5032"/>
      <w:bookmarkEnd w:id="5033"/>
      <w:bookmarkEnd w:id="5034"/>
      <w:r w:rsidRPr="00C52062">
        <w:t>Get Average Days for Length of Time in RRH Projects</w:t>
      </w:r>
      <w:bookmarkEnd w:id="5035"/>
      <w:bookmarkEnd w:id="5036"/>
      <w:bookmarkEnd w:id="503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038" w:name="_Toc34145696"/>
      <w:bookmarkStart w:id="5039" w:name="_Toc34145697"/>
      <w:bookmarkStart w:id="5040" w:name="_Toc506721215"/>
      <w:bookmarkStart w:id="5041" w:name="_Toc37849813"/>
      <w:bookmarkStart w:id="5042" w:name="_Toc140489992"/>
      <w:bookmarkEnd w:id="5038"/>
      <w:bookmarkEnd w:id="5039"/>
      <w:r w:rsidRPr="00C52062">
        <w:t>Get Average Days to Return/Re-engage by Last Project Type</w:t>
      </w:r>
      <w:bookmarkEnd w:id="5040"/>
      <w:bookmarkEnd w:id="5041"/>
      <w:bookmarkEnd w:id="504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0EAA2F1" w:rsidR="00A72AC3" w:rsidRPr="003A0FA0" w:rsidRDefault="00A72AC3" w:rsidP="00A72AC3">
            <w:pPr>
              <w:pStyle w:val="NoSpacing"/>
            </w:pPr>
            <w:r>
              <w:t>Rows 18-22, 63</w:t>
            </w:r>
            <w:del w:id="5043" w:author="Molly McEvilley" w:date="2023-08-10T11:35:00Z">
              <w:r w:rsidDel="00EC27F6">
                <w:delText>, 64</w:delText>
              </w:r>
            </w:del>
            <w:ins w:id="5044" w:author="Molly McEvilley" w:date="2023-08-10T11:35:00Z">
              <w:r w:rsidR="00EC27F6">
                <w:t>-66</w:t>
              </w:r>
            </w:ins>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045" w:author="Molly McEvilley" w:date="2023-07-17T05:09:00Z">
              <w:r w:rsidRPr="00A6067F" w:rsidDel="00C17A80">
                <w:rPr>
                  <w:rFonts w:cstheme="minorHAnsi"/>
                </w:rPr>
                <w:delText>1 and 6</w:delText>
              </w:r>
            </w:del>
            <w:ins w:id="5046"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047" w:author="Molly McEvilley" w:date="2023-07-17T05:10:00Z">
              <w:r w:rsidRPr="00A6067F" w:rsidDel="002913E2">
                <w:rPr>
                  <w:rFonts w:cstheme="minorHAnsi"/>
                </w:rPr>
                <w:delText xml:space="preserve">7 </w:delText>
              </w:r>
            </w:del>
            <w:ins w:id="5048"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049" w:author="Molly McEvilley" w:date="2023-07-17T05:10:00Z">
              <w:r w:rsidRPr="00A6067F" w:rsidDel="002913E2">
                <w:rPr>
                  <w:rFonts w:cstheme="minorHAnsi"/>
                </w:rPr>
                <w:delText>14</w:delText>
              </w:r>
            </w:del>
            <w:ins w:id="5050"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051" w:author="Molly McEvilley" w:date="2023-07-17T05:12:00Z">
              <w:r w:rsidRPr="00A6067F" w:rsidDel="002913E2">
                <w:rPr>
                  <w:rFonts w:cstheme="minorHAnsi"/>
                </w:rPr>
                <w:delText>in (15,99)</w:delText>
              </w:r>
            </w:del>
            <w:ins w:id="5052" w:author="Molly McEvilley" w:date="2023-07-17T05:12:00Z">
              <w:r w:rsidR="002913E2">
                <w:rPr>
                  <w:rFonts w:cstheme="minorHAnsi"/>
                </w:rPr>
                <w:t xml:space="preserve">&lt; </w:t>
              </w:r>
            </w:ins>
            <w:ins w:id="5053"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054" w:name="_Get_Average_Days"/>
            <w:bookmarkStart w:id="5055" w:name="_Toc37973614"/>
            <w:bookmarkStart w:id="5056" w:name="_Toc37974167"/>
            <w:bookmarkStart w:id="5057" w:name="_Toc37974718"/>
            <w:bookmarkStart w:id="5058" w:name="_Toc37975206"/>
            <w:bookmarkStart w:id="5059" w:name="_Toc37849814"/>
            <w:bookmarkStart w:id="5060" w:name="_Toc506721216"/>
            <w:bookmarkEnd w:id="5054"/>
            <w:bookmarkEnd w:id="5055"/>
            <w:bookmarkEnd w:id="5056"/>
            <w:bookmarkEnd w:id="5057"/>
            <w:bookmarkEnd w:id="5058"/>
            <w:ins w:id="5061" w:author="Molly McEvilley" w:date="2023-07-04T09:49:00Z">
              <w:r>
                <w:lastRenderedPageBreak/>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062"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063"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064"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065"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066" w:author="Jules Brown" w:date="2023-07-15T10:15:00Z">
              <w:r>
                <w:t>66</w:t>
              </w:r>
            </w:ins>
          </w:p>
        </w:tc>
      </w:tr>
    </w:tbl>
    <w:p w14:paraId="6F575101" w14:textId="1CF96513" w:rsidR="00B64929" w:rsidRDefault="00B64929" w:rsidP="0088191A">
      <w:pPr>
        <w:pStyle w:val="Heading2"/>
      </w:pPr>
      <w:bookmarkStart w:id="5067" w:name="_Toc140489993"/>
      <w:r w:rsidRPr="00C52062">
        <w:t>Get Average Days to Return/Re-engage by Population</w:t>
      </w:r>
      <w:bookmarkEnd w:id="5059"/>
      <w:bookmarkEnd w:id="506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ins w:id="5068" w:author="Jules Brown" w:date="2023-07-13T11:05:00Z">
              <w:r w:rsidR="007E63A2">
                <w:rPr>
                  <w:bCs/>
                </w:rPr>
                <w:t>Ethnicity</w:t>
              </w:r>
            </w:ins>
          </w:p>
        </w:tc>
      </w:tr>
      <w:tr w:rsidR="00A72AC3" w:rsidRPr="005F4836" w:rsidDel="007E63A2" w14:paraId="04C19ABF" w14:textId="6FD19ECB" w:rsidTr="0030339F">
        <w:trPr>
          <w:trHeight w:val="216"/>
          <w:del w:id="5069" w:author="Jules Brown" w:date="2023-07-13T11:05:00Z"/>
        </w:trPr>
        <w:tc>
          <w:tcPr>
            <w:tcW w:w="9355" w:type="dxa"/>
          </w:tcPr>
          <w:p w14:paraId="6BF3D865" w14:textId="2920F131" w:rsidR="00A72AC3" w:rsidRPr="00845520" w:rsidDel="007E63A2" w:rsidRDefault="00A72AC3" w:rsidP="0030339F">
            <w:pPr>
              <w:pStyle w:val="NoSpacing"/>
              <w:rPr>
                <w:del w:id="5070" w:author="Jules Brown" w:date="2023-07-13T11:05:00Z"/>
                <w:bCs/>
              </w:rPr>
            </w:pPr>
            <w:del w:id="5071"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072" w:author="Molly McEvilley" w:date="2023-07-17T05:13:00Z">
              <w:r w:rsidRPr="00655B0F">
                <w:rPr>
                  <w:b/>
                </w:rPr>
                <w:t>ExitTo</w:t>
              </w:r>
              <w:r w:rsidRPr="00A6067F">
                <w:rPr>
                  <w:rFonts w:cstheme="minorHAnsi"/>
                </w:rPr>
                <w:t xml:space="preserve"> between </w:t>
              </w:r>
              <w:r>
                <w:rPr>
                  <w:rFonts w:cstheme="minorHAnsi"/>
                </w:rPr>
                <w:t>400 and 499</w:t>
              </w:r>
            </w:ins>
            <w:del w:id="5073"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074"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075"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076" w:author="Molly McEvilley" w:date="2023-07-17T05:13:00Z">
              <w:r w:rsidRPr="00655B0F">
                <w:rPr>
                  <w:b/>
                </w:rPr>
                <w:t>ExitTo</w:t>
              </w:r>
              <w:r w:rsidRPr="00A6067F">
                <w:rPr>
                  <w:rFonts w:cstheme="minorHAnsi"/>
                </w:rPr>
                <w:t xml:space="preserve"> </w:t>
              </w:r>
              <w:r>
                <w:rPr>
                  <w:rFonts w:cstheme="minorHAnsi"/>
                </w:rPr>
                <w:t>&lt; 100</w:t>
              </w:r>
            </w:ins>
            <w:del w:id="5077"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078" w:name="_Toc31198752"/>
      <w:bookmarkStart w:id="5079" w:name="_Toc37849815"/>
      <w:bookmarkStart w:id="5080" w:name="_Toc140489994"/>
      <w:bookmarkEnd w:id="5078"/>
      <w:r w:rsidRPr="00C52062">
        <w:t xml:space="preserve">Get Average Days to Return/Re-engage by </w:t>
      </w:r>
      <w:r>
        <w:t>System Path</w:t>
      </w:r>
      <w:bookmarkEnd w:id="5060"/>
      <w:bookmarkEnd w:id="5079"/>
      <w:bookmarkEnd w:id="508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081" w:author="Molly McEvilley" w:date="2023-07-17T05:13:00Z">
              <w:r w:rsidRPr="00655B0F">
                <w:rPr>
                  <w:b/>
                </w:rPr>
                <w:t>ExitTo</w:t>
              </w:r>
              <w:r w:rsidRPr="00A6067F">
                <w:rPr>
                  <w:rFonts w:cstheme="minorHAnsi"/>
                </w:rPr>
                <w:t xml:space="preserve"> between </w:t>
              </w:r>
              <w:r>
                <w:rPr>
                  <w:rFonts w:cstheme="minorHAnsi"/>
                </w:rPr>
                <w:t>400 and 499</w:t>
              </w:r>
            </w:ins>
            <w:del w:id="5082"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083"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084"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085" w:author="Molly McEvilley" w:date="2023-07-17T05:13:00Z">
              <w:r w:rsidRPr="00655B0F">
                <w:rPr>
                  <w:b/>
                </w:rPr>
                <w:t>ExitTo</w:t>
              </w:r>
              <w:r w:rsidRPr="00A6067F">
                <w:rPr>
                  <w:rFonts w:cstheme="minorHAnsi"/>
                </w:rPr>
                <w:t xml:space="preserve"> </w:t>
              </w:r>
              <w:r>
                <w:rPr>
                  <w:rFonts w:cstheme="minorHAnsi"/>
                </w:rPr>
                <w:t>&lt; 100</w:t>
              </w:r>
            </w:ins>
            <w:del w:id="5086"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w:t>
      </w:r>
      <w:del w:id="5087" w:author="Molly McEvilley" w:date="2023-08-08T15:35:00Z">
        <w:r w:rsidDel="0047144C">
          <w:rPr>
            <w:rFonts w:cstheme="minorHAnsi"/>
          </w:rPr>
          <w:delText xml:space="preserve"> </w:delText>
        </w:r>
      </w:del>
      <w:r>
        <w:rPr>
          <w:rFonts w:cstheme="minorHAnsi"/>
        </w:rPr>
        <w:t>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del w:id="5088" w:author="Molly McEvilley" w:date="2023-08-08T15:36:00Z">
              <w:r w:rsidRPr="00A6067F" w:rsidDel="00C33E7B">
                <w:rPr>
                  <w:rFonts w:cstheme="minorHAnsi"/>
                </w:rPr>
                <w:delText xml:space="preserve"> =</w:delText>
              </w:r>
            </w:del>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089" w:name="_Toc31198754"/>
      <w:bookmarkStart w:id="5090" w:name="_Toc37973617"/>
      <w:bookmarkStart w:id="5091" w:name="_Toc37974170"/>
      <w:bookmarkStart w:id="5092" w:name="_Toc37974721"/>
      <w:bookmarkStart w:id="5093" w:name="_Toc37975209"/>
      <w:bookmarkStart w:id="5094" w:name="_Toc506721217"/>
      <w:bookmarkStart w:id="5095" w:name="_Toc37849816"/>
      <w:bookmarkStart w:id="5096" w:name="_Toc140489995"/>
      <w:bookmarkStart w:id="5097" w:name="_Toc499544018"/>
      <w:bookmarkEnd w:id="5089"/>
      <w:bookmarkEnd w:id="5090"/>
      <w:bookmarkEnd w:id="5091"/>
      <w:bookmarkEnd w:id="5092"/>
      <w:bookmarkEnd w:id="5093"/>
      <w:r w:rsidRPr="00C52062">
        <w:t>Get Average Days to Return/Re-engage by Exit Destination</w:t>
      </w:r>
      <w:bookmarkEnd w:id="5094"/>
      <w:bookmarkEnd w:id="5095"/>
      <w:bookmarkEnd w:id="509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0CFB275" w:rsidR="00A72AC3" w:rsidRPr="003A0FA0" w:rsidRDefault="00A72AC3" w:rsidP="0030339F">
            <w:pPr>
              <w:pStyle w:val="NoSpacing"/>
            </w:pPr>
            <w:del w:id="5098" w:author="Molly McEvilley" w:date="2023-08-10T11:34:00Z">
              <w:r w:rsidDel="00967C35">
                <w:delText>37-52</w:delText>
              </w:r>
            </w:del>
            <w:ins w:id="5099" w:author="Molly McEvilley" w:date="2023-08-10T11:34:00Z">
              <w:r w:rsidR="00967C35">
                <w:t>101-136</w:t>
              </w:r>
            </w:ins>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100"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237" w:type="dxa"/>
        <w:tblLook w:val="04A0" w:firstRow="1" w:lastRow="0" w:firstColumn="1" w:lastColumn="0" w:noHBand="0" w:noVBand="1"/>
      </w:tblPr>
      <w:tblGrid>
        <w:gridCol w:w="1289"/>
        <w:gridCol w:w="5520"/>
        <w:gridCol w:w="1580"/>
        <w:gridCol w:w="961"/>
      </w:tblGrid>
      <w:tr w:rsidR="007153EE" w:rsidRPr="00211B09" w14:paraId="64DEB1CB" w14:textId="77777777" w:rsidTr="00277F30">
        <w:trPr>
          <w:cnfStyle w:val="100000000000" w:firstRow="1" w:lastRow="0" w:firstColumn="0" w:lastColumn="0" w:oddVBand="0" w:evenVBand="0" w:oddHBand="0" w:evenHBand="0" w:firstRowFirstColumn="0" w:firstRowLastColumn="0" w:lastRowFirstColumn="0" w:lastRowLastColumn="0"/>
          <w:trHeight w:val="285"/>
          <w:ins w:id="5101" w:author="Molly McEvilley" w:date="2023-07-04T08:35:00Z"/>
        </w:trPr>
        <w:tc>
          <w:tcPr>
            <w:cnfStyle w:val="001000000000" w:firstRow="0" w:lastRow="0" w:firstColumn="1" w:lastColumn="0" w:oddVBand="0" w:evenVBand="0" w:oddHBand="0" w:evenHBand="0" w:firstRowFirstColumn="0" w:firstRowLastColumn="0" w:lastRowFirstColumn="0" w:lastRowLastColumn="0"/>
            <w:tcW w:w="1165" w:type="dxa"/>
            <w:noWrap/>
          </w:tcPr>
          <w:p w14:paraId="28558E57" w14:textId="053D60BB" w:rsidR="007153EE" w:rsidRPr="00277F30" w:rsidRDefault="004C700D" w:rsidP="00E70A75">
            <w:pPr>
              <w:spacing w:before="0" w:after="0" w:line="240" w:lineRule="auto"/>
              <w:jc w:val="right"/>
              <w:rPr>
                <w:ins w:id="5102" w:author="Molly McEvilley" w:date="2023-07-04T08:35:00Z"/>
                <w:rFonts w:cstheme="minorHAnsi"/>
                <w:color w:val="000000"/>
              </w:rPr>
            </w:pPr>
            <w:ins w:id="5103" w:author="Molly McEvilley" w:date="2023-07-04T08:37:00Z">
              <w:r w:rsidRPr="00277F30">
                <w:rPr>
                  <w:rFonts w:cstheme="minorHAnsi"/>
                  <w:color w:val="000000"/>
                </w:rPr>
                <w:t>Row</w:t>
              </w:r>
            </w:ins>
          </w:p>
        </w:tc>
        <w:tc>
          <w:tcPr>
            <w:tcW w:w="5528"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104" w:author="Molly McEvilley" w:date="2023-07-04T08:35:00Z"/>
                <w:rFonts w:cstheme="minorHAnsi"/>
                <w:color w:val="000000"/>
              </w:rPr>
            </w:pPr>
            <w:ins w:id="5105" w:author="Molly McEvilley" w:date="2023-07-04T08:37:00Z">
              <w:r w:rsidRPr="00277F30">
                <w:rPr>
                  <w:rFonts w:cstheme="minorHAnsi"/>
                  <w:color w:val="000000"/>
                </w:rPr>
                <w:t>Row Name</w:t>
              </w:r>
            </w:ins>
          </w:p>
        </w:tc>
        <w:tc>
          <w:tcPr>
            <w:tcW w:w="1582"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106" w:author="Molly McEvilley" w:date="2023-07-04T08:35:00Z"/>
                <w:rFonts w:cstheme="minorHAnsi"/>
                <w:color w:val="000000"/>
              </w:rPr>
            </w:pPr>
            <w:ins w:id="5107" w:author="Molly McEvilley" w:date="2023-07-04T08:37:00Z">
              <w:r w:rsidRPr="00277F30">
                <w:rPr>
                  <w:rFonts w:cstheme="minorHAnsi"/>
                  <w:color w:val="000000"/>
                </w:rPr>
                <w:t>ExitTo</w:t>
              </w:r>
            </w:ins>
          </w:p>
        </w:tc>
        <w:tc>
          <w:tcPr>
            <w:tcW w:w="962"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108" w:author="Molly McEvilley" w:date="2023-07-04T08:35:00Z"/>
                <w:rFonts w:cstheme="minorHAnsi"/>
                <w:color w:val="000000"/>
              </w:rPr>
            </w:pPr>
            <w:ins w:id="5109" w:author="Molly McEvilley" w:date="2023-07-04T08:37:00Z">
              <w:r w:rsidRPr="00277F30">
                <w:rPr>
                  <w:rFonts w:cstheme="minorHAnsi"/>
                  <w:color w:val="000000"/>
                </w:rPr>
                <w:t>Universe</w:t>
              </w:r>
            </w:ins>
          </w:p>
        </w:tc>
      </w:tr>
      <w:tr w:rsidR="00617D0F" w:rsidRPr="00617D0F" w14:paraId="19451578" w14:textId="77777777" w:rsidTr="004C700D">
        <w:trPr>
          <w:cnfStyle w:val="000000100000" w:firstRow="0" w:lastRow="0" w:firstColumn="0" w:lastColumn="0" w:oddVBand="0" w:evenVBand="0" w:oddHBand="1" w:evenHBand="0" w:firstRowFirstColumn="0" w:firstRowLastColumn="0" w:lastRowFirstColumn="0" w:lastRowLastColumn="0"/>
          <w:trHeight w:val="285"/>
          <w:ins w:id="511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8477F5D" w14:textId="77777777" w:rsidR="00E70A75" w:rsidRPr="00277F30" w:rsidRDefault="00E70A75" w:rsidP="00E70A75">
            <w:pPr>
              <w:spacing w:before="0" w:after="0" w:line="240" w:lineRule="auto"/>
              <w:jc w:val="right"/>
              <w:rPr>
                <w:ins w:id="5111" w:author="Molly McEvilley" w:date="2023-07-04T08:34:00Z"/>
                <w:rFonts w:cstheme="minorHAnsi"/>
                <w:color w:val="000000"/>
              </w:rPr>
            </w:pPr>
            <w:ins w:id="5112" w:author="Molly McEvilley" w:date="2023-07-04T08:34:00Z">
              <w:r w:rsidRPr="00277F30">
                <w:rPr>
                  <w:rFonts w:cstheme="minorHAnsi"/>
                  <w:color w:val="000000"/>
                </w:rPr>
                <w:t>101</w:t>
              </w:r>
            </w:ins>
          </w:p>
        </w:tc>
        <w:tc>
          <w:tcPr>
            <w:tcW w:w="5528"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113" w:author="Molly McEvilley" w:date="2023-07-04T08:34:00Z"/>
                <w:rFonts w:cstheme="minorHAnsi"/>
                <w:color w:val="000000"/>
              </w:rPr>
            </w:pPr>
            <w:ins w:id="5114"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2"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15" w:author="Molly McEvilley" w:date="2023-07-04T08:34:00Z"/>
                <w:rFonts w:cstheme="minorHAnsi"/>
                <w:color w:val="000000"/>
              </w:rPr>
            </w:pPr>
            <w:ins w:id="5116" w:author="Molly McEvilley" w:date="2023-07-04T08:34:00Z">
              <w:r w:rsidRPr="00277F30">
                <w:rPr>
                  <w:rFonts w:cstheme="minorHAnsi"/>
                  <w:color w:val="000000"/>
                </w:rPr>
                <w:t>101</w:t>
              </w:r>
            </w:ins>
          </w:p>
        </w:tc>
        <w:tc>
          <w:tcPr>
            <w:tcW w:w="962"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17" w:author="Molly McEvilley" w:date="2023-07-04T08:34:00Z"/>
                <w:rFonts w:cstheme="minorHAnsi"/>
                <w:color w:val="000000"/>
              </w:rPr>
            </w:pPr>
            <w:ins w:id="5118" w:author="Molly McEvilley" w:date="2023-07-04T08:34:00Z">
              <w:r w:rsidRPr="00277F30">
                <w:rPr>
                  <w:rFonts w:cstheme="minorHAnsi"/>
                  <w:color w:val="000000"/>
                </w:rPr>
                <w:t>3</w:t>
              </w:r>
            </w:ins>
          </w:p>
        </w:tc>
      </w:tr>
      <w:tr w:rsidR="00617D0F" w:rsidRPr="00617D0F" w14:paraId="1E71EB65" w14:textId="77777777" w:rsidTr="004C700D">
        <w:trPr>
          <w:cnfStyle w:val="000000010000" w:firstRow="0" w:lastRow="0" w:firstColumn="0" w:lastColumn="0" w:oddVBand="0" w:evenVBand="0" w:oddHBand="0" w:evenHBand="1" w:firstRowFirstColumn="0" w:firstRowLastColumn="0" w:lastRowFirstColumn="0" w:lastRowLastColumn="0"/>
          <w:trHeight w:val="285"/>
          <w:ins w:id="511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53C3AA" w14:textId="77777777" w:rsidR="00E70A75" w:rsidRPr="00277F30" w:rsidRDefault="00E70A75" w:rsidP="00E70A75">
            <w:pPr>
              <w:spacing w:before="0" w:after="0" w:line="240" w:lineRule="auto"/>
              <w:jc w:val="right"/>
              <w:rPr>
                <w:ins w:id="5120" w:author="Molly McEvilley" w:date="2023-07-04T08:34:00Z"/>
                <w:rFonts w:cstheme="minorHAnsi"/>
                <w:color w:val="000000"/>
              </w:rPr>
            </w:pPr>
            <w:ins w:id="5121" w:author="Molly McEvilley" w:date="2023-07-04T08:34:00Z">
              <w:r w:rsidRPr="00277F30">
                <w:rPr>
                  <w:rFonts w:cstheme="minorHAnsi"/>
                  <w:color w:val="000000"/>
                </w:rPr>
                <w:t>102</w:t>
              </w:r>
            </w:ins>
          </w:p>
        </w:tc>
        <w:tc>
          <w:tcPr>
            <w:tcW w:w="5528"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122" w:author="Molly McEvilley" w:date="2023-07-04T08:34:00Z"/>
                <w:rFonts w:cstheme="minorHAnsi"/>
                <w:color w:val="000000"/>
              </w:rPr>
            </w:pPr>
            <w:ins w:id="5123"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2"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24" w:author="Molly McEvilley" w:date="2023-07-04T08:34:00Z"/>
                <w:rFonts w:cstheme="minorHAnsi"/>
                <w:color w:val="000000"/>
              </w:rPr>
            </w:pPr>
            <w:ins w:id="5125" w:author="Molly McEvilley" w:date="2023-07-04T08:34:00Z">
              <w:r w:rsidRPr="00277F30">
                <w:rPr>
                  <w:rFonts w:cstheme="minorHAnsi"/>
                  <w:color w:val="000000"/>
                </w:rPr>
                <w:t>116</w:t>
              </w:r>
            </w:ins>
          </w:p>
        </w:tc>
        <w:tc>
          <w:tcPr>
            <w:tcW w:w="962"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26" w:author="Molly McEvilley" w:date="2023-07-04T08:34:00Z"/>
                <w:rFonts w:cstheme="minorHAnsi"/>
                <w:color w:val="000000"/>
              </w:rPr>
            </w:pPr>
            <w:ins w:id="5127" w:author="Molly McEvilley" w:date="2023-07-04T08:34:00Z">
              <w:r w:rsidRPr="00277F30">
                <w:rPr>
                  <w:rFonts w:cstheme="minorHAnsi"/>
                  <w:color w:val="000000"/>
                </w:rPr>
                <w:t>3</w:t>
              </w:r>
            </w:ins>
          </w:p>
        </w:tc>
      </w:tr>
      <w:tr w:rsidR="00617D0F" w:rsidRPr="00617D0F" w14:paraId="61971D8A" w14:textId="77777777" w:rsidTr="004C700D">
        <w:trPr>
          <w:cnfStyle w:val="000000100000" w:firstRow="0" w:lastRow="0" w:firstColumn="0" w:lastColumn="0" w:oddVBand="0" w:evenVBand="0" w:oddHBand="1" w:evenHBand="0" w:firstRowFirstColumn="0" w:firstRowLastColumn="0" w:lastRowFirstColumn="0" w:lastRowLastColumn="0"/>
          <w:trHeight w:val="285"/>
          <w:ins w:id="512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F58ABC7" w14:textId="77777777" w:rsidR="00E70A75" w:rsidRPr="00277F30" w:rsidRDefault="00E70A75" w:rsidP="00E70A75">
            <w:pPr>
              <w:spacing w:before="0" w:after="0" w:line="240" w:lineRule="auto"/>
              <w:jc w:val="right"/>
              <w:rPr>
                <w:ins w:id="5129" w:author="Molly McEvilley" w:date="2023-07-04T08:34:00Z"/>
                <w:rFonts w:cstheme="minorHAnsi"/>
                <w:color w:val="000000"/>
              </w:rPr>
            </w:pPr>
            <w:ins w:id="5130" w:author="Molly McEvilley" w:date="2023-07-04T08:34:00Z">
              <w:r w:rsidRPr="00277F30">
                <w:rPr>
                  <w:rFonts w:cstheme="minorHAnsi"/>
                  <w:color w:val="000000"/>
                </w:rPr>
                <w:t>103</w:t>
              </w:r>
            </w:ins>
          </w:p>
        </w:tc>
        <w:tc>
          <w:tcPr>
            <w:tcW w:w="5528"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131" w:author="Molly McEvilley" w:date="2023-07-04T08:34:00Z"/>
                <w:rFonts w:cstheme="minorHAnsi"/>
                <w:color w:val="000000"/>
              </w:rPr>
            </w:pPr>
            <w:ins w:id="5132" w:author="Molly McEvilley" w:date="2023-07-04T08:34:00Z">
              <w:r w:rsidRPr="00277F30">
                <w:rPr>
                  <w:rFonts w:cstheme="minorHAnsi"/>
                  <w:color w:val="000000"/>
                </w:rPr>
                <w:t>Average days to return after exit to Safe Haven</w:t>
              </w:r>
            </w:ins>
          </w:p>
        </w:tc>
        <w:tc>
          <w:tcPr>
            <w:tcW w:w="1582"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33" w:author="Molly McEvilley" w:date="2023-07-04T08:34:00Z"/>
                <w:rFonts w:cstheme="minorHAnsi"/>
                <w:color w:val="000000"/>
              </w:rPr>
            </w:pPr>
            <w:ins w:id="5134" w:author="Molly McEvilley" w:date="2023-07-04T08:34:00Z">
              <w:r w:rsidRPr="00277F30">
                <w:rPr>
                  <w:rFonts w:cstheme="minorHAnsi"/>
                  <w:color w:val="000000"/>
                </w:rPr>
                <w:t>118</w:t>
              </w:r>
            </w:ins>
          </w:p>
        </w:tc>
        <w:tc>
          <w:tcPr>
            <w:tcW w:w="962"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35" w:author="Molly McEvilley" w:date="2023-07-04T08:34:00Z"/>
                <w:rFonts w:cstheme="minorHAnsi"/>
                <w:color w:val="000000"/>
              </w:rPr>
            </w:pPr>
            <w:ins w:id="5136" w:author="Molly McEvilley" w:date="2023-07-04T08:34:00Z">
              <w:r w:rsidRPr="00277F30">
                <w:rPr>
                  <w:rFonts w:cstheme="minorHAnsi"/>
                  <w:color w:val="000000"/>
                </w:rPr>
                <w:t>3</w:t>
              </w:r>
            </w:ins>
          </w:p>
        </w:tc>
      </w:tr>
      <w:tr w:rsidR="00617D0F" w:rsidRPr="00617D0F" w14:paraId="7918F056" w14:textId="77777777" w:rsidTr="004C700D">
        <w:trPr>
          <w:cnfStyle w:val="000000010000" w:firstRow="0" w:lastRow="0" w:firstColumn="0" w:lastColumn="0" w:oddVBand="0" w:evenVBand="0" w:oddHBand="0" w:evenHBand="1" w:firstRowFirstColumn="0" w:firstRowLastColumn="0" w:lastRowFirstColumn="0" w:lastRowLastColumn="0"/>
          <w:trHeight w:val="285"/>
          <w:ins w:id="513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3A917CB" w14:textId="77777777" w:rsidR="00E70A75" w:rsidRPr="00277F30" w:rsidRDefault="00E70A75" w:rsidP="00E70A75">
            <w:pPr>
              <w:spacing w:before="0" w:after="0" w:line="240" w:lineRule="auto"/>
              <w:jc w:val="right"/>
              <w:rPr>
                <w:ins w:id="5138" w:author="Molly McEvilley" w:date="2023-07-04T08:34:00Z"/>
                <w:rFonts w:cstheme="minorHAnsi"/>
                <w:color w:val="000000"/>
              </w:rPr>
            </w:pPr>
            <w:ins w:id="5139" w:author="Molly McEvilley" w:date="2023-07-04T08:34:00Z">
              <w:r w:rsidRPr="00277F30">
                <w:rPr>
                  <w:rFonts w:cstheme="minorHAnsi"/>
                  <w:color w:val="000000"/>
                </w:rPr>
                <w:t>104</w:t>
              </w:r>
            </w:ins>
          </w:p>
        </w:tc>
        <w:tc>
          <w:tcPr>
            <w:tcW w:w="5528"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140" w:author="Molly McEvilley" w:date="2023-07-04T08:34:00Z"/>
                <w:rFonts w:cstheme="minorHAnsi"/>
                <w:color w:val="000000"/>
              </w:rPr>
            </w:pPr>
            <w:ins w:id="5141" w:author="Molly McEvilley" w:date="2023-07-04T08:34:00Z">
              <w:r w:rsidRPr="00277F30">
                <w:rPr>
                  <w:rFonts w:cstheme="minorHAnsi"/>
                  <w:color w:val="000000"/>
                </w:rPr>
                <w:t>Average days to return after exit to Psychiatric hospital or other psychiatric facility</w:t>
              </w:r>
            </w:ins>
          </w:p>
        </w:tc>
        <w:tc>
          <w:tcPr>
            <w:tcW w:w="1582"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42" w:author="Molly McEvilley" w:date="2023-07-04T08:34:00Z"/>
                <w:rFonts w:cstheme="minorHAnsi"/>
                <w:color w:val="000000"/>
              </w:rPr>
            </w:pPr>
            <w:ins w:id="5143" w:author="Molly McEvilley" w:date="2023-07-04T08:34:00Z">
              <w:r w:rsidRPr="00277F30">
                <w:rPr>
                  <w:rFonts w:cstheme="minorHAnsi"/>
                  <w:color w:val="000000"/>
                </w:rPr>
                <w:t>204</w:t>
              </w:r>
            </w:ins>
          </w:p>
        </w:tc>
        <w:tc>
          <w:tcPr>
            <w:tcW w:w="962"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44" w:author="Molly McEvilley" w:date="2023-07-04T08:34:00Z"/>
                <w:rFonts w:cstheme="minorHAnsi"/>
                <w:color w:val="000000"/>
              </w:rPr>
            </w:pPr>
            <w:ins w:id="5145" w:author="Molly McEvilley" w:date="2023-07-04T08:34:00Z">
              <w:r w:rsidRPr="00277F30">
                <w:rPr>
                  <w:rFonts w:cstheme="minorHAnsi"/>
                  <w:color w:val="000000"/>
                </w:rPr>
                <w:t>3</w:t>
              </w:r>
            </w:ins>
          </w:p>
        </w:tc>
      </w:tr>
      <w:tr w:rsidR="00617D0F" w:rsidRPr="00617D0F" w14:paraId="691FA409" w14:textId="77777777" w:rsidTr="004C700D">
        <w:trPr>
          <w:cnfStyle w:val="000000100000" w:firstRow="0" w:lastRow="0" w:firstColumn="0" w:lastColumn="0" w:oddVBand="0" w:evenVBand="0" w:oddHBand="1" w:evenHBand="0" w:firstRowFirstColumn="0" w:firstRowLastColumn="0" w:lastRowFirstColumn="0" w:lastRowLastColumn="0"/>
          <w:trHeight w:val="285"/>
          <w:ins w:id="514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256E456" w14:textId="77777777" w:rsidR="00E70A75" w:rsidRPr="00277F30" w:rsidRDefault="00E70A75" w:rsidP="00E70A75">
            <w:pPr>
              <w:spacing w:before="0" w:after="0" w:line="240" w:lineRule="auto"/>
              <w:jc w:val="right"/>
              <w:rPr>
                <w:ins w:id="5147" w:author="Molly McEvilley" w:date="2023-07-04T08:34:00Z"/>
                <w:rFonts w:cstheme="minorHAnsi"/>
                <w:color w:val="000000"/>
              </w:rPr>
            </w:pPr>
            <w:ins w:id="5148" w:author="Molly McEvilley" w:date="2023-07-04T08:34:00Z">
              <w:r w:rsidRPr="00277F30">
                <w:rPr>
                  <w:rFonts w:cstheme="minorHAnsi"/>
                  <w:color w:val="000000"/>
                </w:rPr>
                <w:t>105</w:t>
              </w:r>
            </w:ins>
          </w:p>
        </w:tc>
        <w:tc>
          <w:tcPr>
            <w:tcW w:w="5528"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149" w:author="Molly McEvilley" w:date="2023-07-04T08:34:00Z"/>
                <w:rFonts w:cstheme="minorHAnsi"/>
                <w:color w:val="000000"/>
              </w:rPr>
            </w:pPr>
            <w:ins w:id="5150" w:author="Molly McEvilley" w:date="2023-07-04T08:34:00Z">
              <w:r w:rsidRPr="00277F30">
                <w:rPr>
                  <w:rFonts w:cstheme="minorHAnsi"/>
                  <w:color w:val="000000"/>
                </w:rPr>
                <w:t>Average days to return after exit to Substance abuse treatment facility or detox center</w:t>
              </w:r>
            </w:ins>
          </w:p>
        </w:tc>
        <w:tc>
          <w:tcPr>
            <w:tcW w:w="1582"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51" w:author="Molly McEvilley" w:date="2023-07-04T08:34:00Z"/>
                <w:rFonts w:cstheme="minorHAnsi"/>
                <w:color w:val="000000"/>
              </w:rPr>
            </w:pPr>
            <w:ins w:id="5152" w:author="Molly McEvilley" w:date="2023-07-04T08:34:00Z">
              <w:r w:rsidRPr="00277F30">
                <w:rPr>
                  <w:rFonts w:cstheme="minorHAnsi"/>
                  <w:color w:val="000000"/>
                </w:rPr>
                <w:t>205</w:t>
              </w:r>
            </w:ins>
          </w:p>
        </w:tc>
        <w:tc>
          <w:tcPr>
            <w:tcW w:w="962"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53" w:author="Molly McEvilley" w:date="2023-07-04T08:34:00Z"/>
                <w:rFonts w:cstheme="minorHAnsi"/>
                <w:color w:val="000000"/>
              </w:rPr>
            </w:pPr>
            <w:ins w:id="5154" w:author="Molly McEvilley" w:date="2023-07-04T08:34:00Z">
              <w:r w:rsidRPr="00277F30">
                <w:rPr>
                  <w:rFonts w:cstheme="minorHAnsi"/>
                  <w:color w:val="000000"/>
                </w:rPr>
                <w:t>3</w:t>
              </w:r>
            </w:ins>
          </w:p>
        </w:tc>
      </w:tr>
      <w:tr w:rsidR="00617D0F" w:rsidRPr="00617D0F" w14:paraId="77D0BC31" w14:textId="77777777" w:rsidTr="004C700D">
        <w:trPr>
          <w:cnfStyle w:val="000000010000" w:firstRow="0" w:lastRow="0" w:firstColumn="0" w:lastColumn="0" w:oddVBand="0" w:evenVBand="0" w:oddHBand="0" w:evenHBand="1" w:firstRowFirstColumn="0" w:firstRowLastColumn="0" w:lastRowFirstColumn="0" w:lastRowLastColumn="0"/>
          <w:trHeight w:val="285"/>
          <w:ins w:id="515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94FA940" w14:textId="77777777" w:rsidR="00E70A75" w:rsidRPr="00277F30" w:rsidRDefault="00E70A75" w:rsidP="00E70A75">
            <w:pPr>
              <w:spacing w:before="0" w:after="0" w:line="240" w:lineRule="auto"/>
              <w:jc w:val="right"/>
              <w:rPr>
                <w:ins w:id="5156" w:author="Molly McEvilley" w:date="2023-07-04T08:34:00Z"/>
                <w:rFonts w:cstheme="minorHAnsi"/>
                <w:color w:val="000000"/>
              </w:rPr>
            </w:pPr>
            <w:ins w:id="5157" w:author="Molly McEvilley" w:date="2023-07-04T08:34:00Z">
              <w:r w:rsidRPr="00277F30">
                <w:rPr>
                  <w:rFonts w:cstheme="minorHAnsi"/>
                  <w:color w:val="000000"/>
                </w:rPr>
                <w:t>106</w:t>
              </w:r>
            </w:ins>
          </w:p>
        </w:tc>
        <w:tc>
          <w:tcPr>
            <w:tcW w:w="5528"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158" w:author="Molly McEvilley" w:date="2023-07-04T08:34:00Z"/>
                <w:rFonts w:cstheme="minorHAnsi"/>
                <w:color w:val="000000"/>
              </w:rPr>
            </w:pPr>
            <w:ins w:id="5159" w:author="Molly McEvilley" w:date="2023-07-04T08:34:00Z">
              <w:r w:rsidRPr="00277F30">
                <w:rPr>
                  <w:rFonts w:cstheme="minorHAnsi"/>
                  <w:color w:val="000000"/>
                </w:rPr>
                <w:t>Average days to return after exit to Hospital or other residential non-psychiatric medical facility</w:t>
              </w:r>
            </w:ins>
          </w:p>
        </w:tc>
        <w:tc>
          <w:tcPr>
            <w:tcW w:w="1582"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60" w:author="Molly McEvilley" w:date="2023-07-04T08:34:00Z"/>
                <w:rFonts w:cstheme="minorHAnsi"/>
                <w:color w:val="000000"/>
              </w:rPr>
            </w:pPr>
            <w:ins w:id="5161" w:author="Molly McEvilley" w:date="2023-07-04T08:34:00Z">
              <w:r w:rsidRPr="00277F30">
                <w:rPr>
                  <w:rFonts w:cstheme="minorHAnsi"/>
                  <w:color w:val="000000"/>
                </w:rPr>
                <w:t>206</w:t>
              </w:r>
            </w:ins>
          </w:p>
        </w:tc>
        <w:tc>
          <w:tcPr>
            <w:tcW w:w="962"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62" w:author="Molly McEvilley" w:date="2023-07-04T08:34:00Z"/>
                <w:rFonts w:cstheme="minorHAnsi"/>
                <w:color w:val="000000"/>
              </w:rPr>
            </w:pPr>
            <w:ins w:id="5163" w:author="Molly McEvilley" w:date="2023-07-04T08:34:00Z">
              <w:r w:rsidRPr="00277F30">
                <w:rPr>
                  <w:rFonts w:cstheme="minorHAnsi"/>
                  <w:color w:val="000000"/>
                </w:rPr>
                <w:t>3</w:t>
              </w:r>
            </w:ins>
          </w:p>
        </w:tc>
      </w:tr>
      <w:tr w:rsidR="00617D0F" w:rsidRPr="00617D0F" w14:paraId="549621C0" w14:textId="77777777" w:rsidTr="004C700D">
        <w:trPr>
          <w:cnfStyle w:val="000000100000" w:firstRow="0" w:lastRow="0" w:firstColumn="0" w:lastColumn="0" w:oddVBand="0" w:evenVBand="0" w:oddHBand="1" w:evenHBand="0" w:firstRowFirstColumn="0" w:firstRowLastColumn="0" w:lastRowFirstColumn="0" w:lastRowLastColumn="0"/>
          <w:trHeight w:val="285"/>
          <w:ins w:id="516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638C7A3" w14:textId="77777777" w:rsidR="00E70A75" w:rsidRPr="00277F30" w:rsidRDefault="00E70A75" w:rsidP="00E70A75">
            <w:pPr>
              <w:spacing w:before="0" w:after="0" w:line="240" w:lineRule="auto"/>
              <w:jc w:val="right"/>
              <w:rPr>
                <w:ins w:id="5165" w:author="Molly McEvilley" w:date="2023-07-04T08:34:00Z"/>
                <w:rFonts w:cstheme="minorHAnsi"/>
                <w:color w:val="000000"/>
              </w:rPr>
            </w:pPr>
            <w:ins w:id="5166" w:author="Molly McEvilley" w:date="2023-07-04T08:34:00Z">
              <w:r w:rsidRPr="00277F30">
                <w:rPr>
                  <w:rFonts w:cstheme="minorHAnsi"/>
                  <w:color w:val="000000"/>
                </w:rPr>
                <w:t>107</w:t>
              </w:r>
            </w:ins>
          </w:p>
        </w:tc>
        <w:tc>
          <w:tcPr>
            <w:tcW w:w="5528"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167" w:author="Molly McEvilley" w:date="2023-07-04T08:34:00Z"/>
                <w:rFonts w:cstheme="minorHAnsi"/>
                <w:color w:val="000000"/>
              </w:rPr>
            </w:pPr>
            <w:ins w:id="5168" w:author="Molly McEvilley" w:date="2023-07-04T08:34:00Z">
              <w:r w:rsidRPr="00277F30">
                <w:rPr>
                  <w:rFonts w:cstheme="minorHAnsi"/>
                  <w:color w:val="000000"/>
                </w:rPr>
                <w:t>Average days to return after exit to Jail, prison, or juvenile detention facility</w:t>
              </w:r>
            </w:ins>
          </w:p>
        </w:tc>
        <w:tc>
          <w:tcPr>
            <w:tcW w:w="1582"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69" w:author="Molly McEvilley" w:date="2023-07-04T08:34:00Z"/>
                <w:rFonts w:cstheme="minorHAnsi"/>
                <w:color w:val="000000"/>
              </w:rPr>
            </w:pPr>
            <w:ins w:id="5170" w:author="Molly McEvilley" w:date="2023-07-04T08:34:00Z">
              <w:r w:rsidRPr="00277F30">
                <w:rPr>
                  <w:rFonts w:cstheme="minorHAnsi"/>
                  <w:color w:val="000000"/>
                </w:rPr>
                <w:t>207</w:t>
              </w:r>
            </w:ins>
          </w:p>
        </w:tc>
        <w:tc>
          <w:tcPr>
            <w:tcW w:w="962"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71" w:author="Molly McEvilley" w:date="2023-07-04T08:34:00Z"/>
                <w:rFonts w:cstheme="minorHAnsi"/>
                <w:color w:val="000000"/>
              </w:rPr>
            </w:pPr>
            <w:ins w:id="5172" w:author="Molly McEvilley" w:date="2023-07-04T08:34:00Z">
              <w:r w:rsidRPr="00277F30">
                <w:rPr>
                  <w:rFonts w:cstheme="minorHAnsi"/>
                  <w:color w:val="000000"/>
                </w:rPr>
                <w:t>3</w:t>
              </w:r>
            </w:ins>
          </w:p>
        </w:tc>
      </w:tr>
      <w:tr w:rsidR="00617D0F" w:rsidRPr="00617D0F" w14:paraId="6D504133" w14:textId="77777777" w:rsidTr="004C700D">
        <w:trPr>
          <w:cnfStyle w:val="000000010000" w:firstRow="0" w:lastRow="0" w:firstColumn="0" w:lastColumn="0" w:oddVBand="0" w:evenVBand="0" w:oddHBand="0" w:evenHBand="1" w:firstRowFirstColumn="0" w:firstRowLastColumn="0" w:lastRowFirstColumn="0" w:lastRowLastColumn="0"/>
          <w:trHeight w:val="285"/>
          <w:ins w:id="517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E5F4155" w14:textId="77777777" w:rsidR="00E70A75" w:rsidRPr="00277F30" w:rsidRDefault="00E70A75" w:rsidP="00E70A75">
            <w:pPr>
              <w:spacing w:before="0" w:after="0" w:line="240" w:lineRule="auto"/>
              <w:jc w:val="right"/>
              <w:rPr>
                <w:ins w:id="5174" w:author="Molly McEvilley" w:date="2023-07-04T08:34:00Z"/>
                <w:rFonts w:cstheme="minorHAnsi"/>
                <w:color w:val="000000"/>
              </w:rPr>
            </w:pPr>
            <w:ins w:id="5175" w:author="Molly McEvilley" w:date="2023-07-04T08:34:00Z">
              <w:r w:rsidRPr="00277F30">
                <w:rPr>
                  <w:rFonts w:cstheme="minorHAnsi"/>
                  <w:color w:val="000000"/>
                </w:rPr>
                <w:t>108</w:t>
              </w:r>
            </w:ins>
          </w:p>
        </w:tc>
        <w:tc>
          <w:tcPr>
            <w:tcW w:w="5528"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176" w:author="Molly McEvilley" w:date="2023-07-04T08:34:00Z"/>
                <w:rFonts w:cstheme="minorHAnsi"/>
                <w:color w:val="000000"/>
              </w:rPr>
            </w:pPr>
            <w:ins w:id="5177" w:author="Molly McEvilley" w:date="2023-07-04T08:34:00Z">
              <w:r w:rsidRPr="00277F30">
                <w:rPr>
                  <w:rFonts w:cstheme="minorHAnsi"/>
                  <w:color w:val="000000"/>
                </w:rPr>
                <w:t>Average days to return after exit to Foster care home or foster care group home</w:t>
              </w:r>
            </w:ins>
          </w:p>
        </w:tc>
        <w:tc>
          <w:tcPr>
            <w:tcW w:w="1582"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78" w:author="Molly McEvilley" w:date="2023-07-04T08:34:00Z"/>
                <w:rFonts w:cstheme="minorHAnsi"/>
                <w:color w:val="000000"/>
              </w:rPr>
            </w:pPr>
            <w:ins w:id="5179" w:author="Molly McEvilley" w:date="2023-07-04T08:34:00Z">
              <w:r w:rsidRPr="00277F30">
                <w:rPr>
                  <w:rFonts w:cstheme="minorHAnsi"/>
                  <w:color w:val="000000"/>
                </w:rPr>
                <w:t>215</w:t>
              </w:r>
            </w:ins>
          </w:p>
        </w:tc>
        <w:tc>
          <w:tcPr>
            <w:tcW w:w="962"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80" w:author="Molly McEvilley" w:date="2023-07-04T08:34:00Z"/>
                <w:rFonts w:cstheme="minorHAnsi"/>
                <w:color w:val="000000"/>
              </w:rPr>
            </w:pPr>
            <w:ins w:id="5181" w:author="Molly McEvilley" w:date="2023-07-04T08:34:00Z">
              <w:r w:rsidRPr="00277F30">
                <w:rPr>
                  <w:rFonts w:cstheme="minorHAnsi"/>
                  <w:color w:val="000000"/>
                </w:rPr>
                <w:t>3</w:t>
              </w:r>
            </w:ins>
          </w:p>
        </w:tc>
      </w:tr>
      <w:tr w:rsidR="00617D0F" w:rsidRPr="00617D0F" w14:paraId="57746799" w14:textId="77777777" w:rsidTr="004C700D">
        <w:trPr>
          <w:cnfStyle w:val="000000100000" w:firstRow="0" w:lastRow="0" w:firstColumn="0" w:lastColumn="0" w:oddVBand="0" w:evenVBand="0" w:oddHBand="1" w:evenHBand="0" w:firstRowFirstColumn="0" w:firstRowLastColumn="0" w:lastRowFirstColumn="0" w:lastRowLastColumn="0"/>
          <w:trHeight w:val="285"/>
          <w:ins w:id="518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9F41E7E" w14:textId="77777777" w:rsidR="00E70A75" w:rsidRPr="00277F30" w:rsidRDefault="00E70A75" w:rsidP="00E70A75">
            <w:pPr>
              <w:spacing w:before="0" w:after="0" w:line="240" w:lineRule="auto"/>
              <w:jc w:val="right"/>
              <w:rPr>
                <w:ins w:id="5183" w:author="Molly McEvilley" w:date="2023-07-04T08:34:00Z"/>
                <w:rFonts w:cstheme="minorHAnsi"/>
                <w:color w:val="000000"/>
              </w:rPr>
            </w:pPr>
            <w:ins w:id="5184" w:author="Molly McEvilley" w:date="2023-07-04T08:34:00Z">
              <w:r w:rsidRPr="00277F30">
                <w:rPr>
                  <w:rFonts w:cstheme="minorHAnsi"/>
                  <w:color w:val="000000"/>
                </w:rPr>
                <w:t>109</w:t>
              </w:r>
            </w:ins>
          </w:p>
        </w:tc>
        <w:tc>
          <w:tcPr>
            <w:tcW w:w="5528"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185" w:author="Molly McEvilley" w:date="2023-07-04T08:34:00Z"/>
                <w:rFonts w:cstheme="minorHAnsi"/>
                <w:color w:val="000000"/>
              </w:rPr>
            </w:pPr>
            <w:ins w:id="5186" w:author="Molly McEvilley" w:date="2023-07-04T08:34:00Z">
              <w:r w:rsidRPr="00277F30">
                <w:rPr>
                  <w:rFonts w:cstheme="minorHAnsi"/>
                  <w:color w:val="000000"/>
                </w:rPr>
                <w:t>Average days to return after exit to Long-term care facility or nursing home</w:t>
              </w:r>
            </w:ins>
          </w:p>
        </w:tc>
        <w:tc>
          <w:tcPr>
            <w:tcW w:w="1582"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87" w:author="Molly McEvilley" w:date="2023-07-04T08:34:00Z"/>
                <w:rFonts w:cstheme="minorHAnsi"/>
                <w:color w:val="000000"/>
              </w:rPr>
            </w:pPr>
            <w:ins w:id="5188" w:author="Molly McEvilley" w:date="2023-07-04T08:34:00Z">
              <w:r w:rsidRPr="00277F30">
                <w:rPr>
                  <w:rFonts w:cstheme="minorHAnsi"/>
                  <w:color w:val="000000"/>
                </w:rPr>
                <w:t>225</w:t>
              </w:r>
            </w:ins>
          </w:p>
        </w:tc>
        <w:tc>
          <w:tcPr>
            <w:tcW w:w="962"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189" w:author="Molly McEvilley" w:date="2023-07-04T08:34:00Z"/>
                <w:rFonts w:cstheme="minorHAnsi"/>
                <w:color w:val="000000"/>
              </w:rPr>
            </w:pPr>
            <w:ins w:id="5190" w:author="Molly McEvilley" w:date="2023-07-04T08:34:00Z">
              <w:r w:rsidRPr="00277F30">
                <w:rPr>
                  <w:rFonts w:cstheme="minorHAnsi"/>
                  <w:color w:val="000000"/>
                </w:rPr>
                <w:t>3</w:t>
              </w:r>
            </w:ins>
          </w:p>
        </w:tc>
      </w:tr>
      <w:tr w:rsidR="00617D0F" w:rsidRPr="00617D0F" w14:paraId="552DCCF5" w14:textId="77777777" w:rsidTr="004C700D">
        <w:trPr>
          <w:cnfStyle w:val="000000010000" w:firstRow="0" w:lastRow="0" w:firstColumn="0" w:lastColumn="0" w:oddVBand="0" w:evenVBand="0" w:oddHBand="0" w:evenHBand="1" w:firstRowFirstColumn="0" w:firstRowLastColumn="0" w:lastRowFirstColumn="0" w:lastRowLastColumn="0"/>
          <w:trHeight w:val="285"/>
          <w:ins w:id="519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DEB64A8" w14:textId="77777777" w:rsidR="00E70A75" w:rsidRPr="00277F30" w:rsidRDefault="00E70A75" w:rsidP="00E70A75">
            <w:pPr>
              <w:spacing w:before="0" w:after="0" w:line="240" w:lineRule="auto"/>
              <w:jc w:val="right"/>
              <w:rPr>
                <w:ins w:id="5192" w:author="Molly McEvilley" w:date="2023-07-04T08:34:00Z"/>
                <w:rFonts w:cstheme="minorHAnsi"/>
                <w:color w:val="000000"/>
              </w:rPr>
            </w:pPr>
            <w:ins w:id="5193" w:author="Molly McEvilley" w:date="2023-07-04T08:34:00Z">
              <w:r w:rsidRPr="00277F30">
                <w:rPr>
                  <w:rFonts w:cstheme="minorHAnsi"/>
                  <w:color w:val="000000"/>
                </w:rPr>
                <w:t>110</w:t>
              </w:r>
            </w:ins>
          </w:p>
        </w:tc>
        <w:tc>
          <w:tcPr>
            <w:tcW w:w="5528"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194" w:author="Molly McEvilley" w:date="2023-07-04T08:34:00Z"/>
                <w:rFonts w:cstheme="minorHAnsi"/>
                <w:color w:val="000000"/>
              </w:rPr>
            </w:pPr>
            <w:ins w:id="5195" w:author="Molly McEvilley" w:date="2023-07-04T08:34:00Z">
              <w:r w:rsidRPr="00277F30">
                <w:rPr>
                  <w:rFonts w:cstheme="minorHAnsi"/>
                  <w:color w:val="000000"/>
                </w:rPr>
                <w:t>Average days to return after exit to Transitional housing for homeless persons (including homeless youth)</w:t>
              </w:r>
            </w:ins>
          </w:p>
        </w:tc>
        <w:tc>
          <w:tcPr>
            <w:tcW w:w="1582"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96" w:author="Molly McEvilley" w:date="2023-07-04T08:34:00Z"/>
                <w:rFonts w:cstheme="minorHAnsi"/>
                <w:color w:val="000000"/>
              </w:rPr>
            </w:pPr>
            <w:ins w:id="5197" w:author="Molly McEvilley" w:date="2023-07-04T08:34:00Z">
              <w:r w:rsidRPr="00277F30">
                <w:rPr>
                  <w:rFonts w:cstheme="minorHAnsi"/>
                  <w:color w:val="000000"/>
                </w:rPr>
                <w:t>302</w:t>
              </w:r>
            </w:ins>
          </w:p>
        </w:tc>
        <w:tc>
          <w:tcPr>
            <w:tcW w:w="962"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198" w:author="Molly McEvilley" w:date="2023-07-04T08:34:00Z"/>
                <w:rFonts w:cstheme="minorHAnsi"/>
                <w:color w:val="000000"/>
              </w:rPr>
            </w:pPr>
            <w:ins w:id="5199" w:author="Molly McEvilley" w:date="2023-07-04T08:34:00Z">
              <w:r w:rsidRPr="00277F30">
                <w:rPr>
                  <w:rFonts w:cstheme="minorHAnsi"/>
                  <w:color w:val="000000"/>
                </w:rPr>
                <w:t>3</w:t>
              </w:r>
            </w:ins>
          </w:p>
        </w:tc>
      </w:tr>
      <w:tr w:rsidR="00617D0F" w:rsidRPr="00617D0F" w14:paraId="2AA77BAD" w14:textId="77777777" w:rsidTr="004C700D">
        <w:trPr>
          <w:cnfStyle w:val="000000100000" w:firstRow="0" w:lastRow="0" w:firstColumn="0" w:lastColumn="0" w:oddVBand="0" w:evenVBand="0" w:oddHBand="1" w:evenHBand="0" w:firstRowFirstColumn="0" w:firstRowLastColumn="0" w:lastRowFirstColumn="0" w:lastRowLastColumn="0"/>
          <w:trHeight w:val="285"/>
          <w:ins w:id="520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809B7E7" w14:textId="77777777" w:rsidR="00E70A75" w:rsidRPr="00277F30" w:rsidRDefault="00E70A75" w:rsidP="00E70A75">
            <w:pPr>
              <w:spacing w:before="0" w:after="0" w:line="240" w:lineRule="auto"/>
              <w:jc w:val="right"/>
              <w:rPr>
                <w:ins w:id="5201" w:author="Molly McEvilley" w:date="2023-07-04T08:34:00Z"/>
                <w:rFonts w:cstheme="minorHAnsi"/>
                <w:color w:val="000000"/>
              </w:rPr>
            </w:pPr>
            <w:ins w:id="5202" w:author="Molly McEvilley" w:date="2023-07-04T08:34:00Z">
              <w:r w:rsidRPr="00277F30">
                <w:rPr>
                  <w:rFonts w:cstheme="minorHAnsi"/>
                  <w:color w:val="000000"/>
                </w:rPr>
                <w:t>111</w:t>
              </w:r>
            </w:ins>
          </w:p>
        </w:tc>
        <w:tc>
          <w:tcPr>
            <w:tcW w:w="5528"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03" w:author="Molly McEvilley" w:date="2023-07-04T08:34:00Z"/>
                <w:rFonts w:cstheme="minorHAnsi"/>
                <w:color w:val="000000"/>
              </w:rPr>
            </w:pPr>
            <w:ins w:id="5204" w:author="Molly McEvilley" w:date="2023-07-04T08:34:00Z">
              <w:r w:rsidRPr="00277F30">
                <w:rPr>
                  <w:rFonts w:cstheme="minorHAnsi"/>
                  <w:color w:val="000000"/>
                </w:rPr>
                <w:t>Average days to return after exit to Staying or living with family, temporary tenure (e.g. room, apartment, or house)</w:t>
              </w:r>
            </w:ins>
          </w:p>
        </w:tc>
        <w:tc>
          <w:tcPr>
            <w:tcW w:w="1582"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05" w:author="Molly McEvilley" w:date="2023-07-04T08:34:00Z"/>
                <w:rFonts w:cstheme="minorHAnsi"/>
                <w:color w:val="000000"/>
              </w:rPr>
            </w:pPr>
            <w:ins w:id="5206" w:author="Molly McEvilley" w:date="2023-07-04T08:34:00Z">
              <w:r w:rsidRPr="00277F30">
                <w:rPr>
                  <w:rFonts w:cstheme="minorHAnsi"/>
                  <w:color w:val="000000"/>
                </w:rPr>
                <w:t>312</w:t>
              </w:r>
            </w:ins>
          </w:p>
        </w:tc>
        <w:tc>
          <w:tcPr>
            <w:tcW w:w="962"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07" w:author="Molly McEvilley" w:date="2023-07-04T08:34:00Z"/>
                <w:rFonts w:cstheme="minorHAnsi"/>
                <w:color w:val="000000"/>
              </w:rPr>
            </w:pPr>
            <w:ins w:id="5208" w:author="Molly McEvilley" w:date="2023-07-04T08:34:00Z">
              <w:r w:rsidRPr="00277F30">
                <w:rPr>
                  <w:rFonts w:cstheme="minorHAnsi"/>
                  <w:color w:val="000000"/>
                </w:rPr>
                <w:t>3</w:t>
              </w:r>
            </w:ins>
          </w:p>
        </w:tc>
      </w:tr>
      <w:tr w:rsidR="00617D0F" w:rsidRPr="00617D0F" w14:paraId="3B2B2DAB" w14:textId="77777777" w:rsidTr="004C700D">
        <w:trPr>
          <w:cnfStyle w:val="000000010000" w:firstRow="0" w:lastRow="0" w:firstColumn="0" w:lastColumn="0" w:oddVBand="0" w:evenVBand="0" w:oddHBand="0" w:evenHBand="1" w:firstRowFirstColumn="0" w:firstRowLastColumn="0" w:lastRowFirstColumn="0" w:lastRowLastColumn="0"/>
          <w:trHeight w:val="285"/>
          <w:ins w:id="520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D80884F" w14:textId="77777777" w:rsidR="00E70A75" w:rsidRPr="00277F30" w:rsidRDefault="00E70A75" w:rsidP="00E70A75">
            <w:pPr>
              <w:spacing w:before="0" w:after="0" w:line="240" w:lineRule="auto"/>
              <w:jc w:val="right"/>
              <w:rPr>
                <w:ins w:id="5210" w:author="Molly McEvilley" w:date="2023-07-04T08:34:00Z"/>
                <w:rFonts w:cstheme="minorHAnsi"/>
                <w:color w:val="000000"/>
              </w:rPr>
            </w:pPr>
            <w:ins w:id="5211" w:author="Molly McEvilley" w:date="2023-07-04T08:34:00Z">
              <w:r w:rsidRPr="00277F30">
                <w:rPr>
                  <w:rFonts w:cstheme="minorHAnsi"/>
                  <w:color w:val="000000"/>
                </w:rPr>
                <w:lastRenderedPageBreak/>
                <w:t>112</w:t>
              </w:r>
            </w:ins>
          </w:p>
        </w:tc>
        <w:tc>
          <w:tcPr>
            <w:tcW w:w="5528"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12" w:author="Molly McEvilley" w:date="2023-07-04T08:34:00Z"/>
                <w:rFonts w:cstheme="minorHAnsi"/>
                <w:color w:val="000000"/>
              </w:rPr>
            </w:pPr>
            <w:ins w:id="5213" w:author="Molly McEvilley" w:date="2023-07-04T08:34:00Z">
              <w:r w:rsidRPr="00277F30">
                <w:rPr>
                  <w:rFonts w:cstheme="minorHAnsi"/>
                  <w:color w:val="000000"/>
                </w:rPr>
                <w:t>Average days to return after exit to Staying or living with friends, temporary tenure (e.g. room, apartment, or house)</w:t>
              </w:r>
            </w:ins>
          </w:p>
        </w:tc>
        <w:tc>
          <w:tcPr>
            <w:tcW w:w="1582"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14" w:author="Molly McEvilley" w:date="2023-07-04T08:34:00Z"/>
                <w:rFonts w:cstheme="minorHAnsi"/>
                <w:color w:val="000000"/>
              </w:rPr>
            </w:pPr>
            <w:ins w:id="5215" w:author="Molly McEvilley" w:date="2023-07-04T08:34:00Z">
              <w:r w:rsidRPr="00277F30">
                <w:rPr>
                  <w:rFonts w:cstheme="minorHAnsi"/>
                  <w:color w:val="000000"/>
                </w:rPr>
                <w:t>313</w:t>
              </w:r>
            </w:ins>
          </w:p>
        </w:tc>
        <w:tc>
          <w:tcPr>
            <w:tcW w:w="962"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16" w:author="Molly McEvilley" w:date="2023-07-04T08:34:00Z"/>
                <w:rFonts w:cstheme="minorHAnsi"/>
                <w:color w:val="000000"/>
              </w:rPr>
            </w:pPr>
            <w:ins w:id="5217" w:author="Molly McEvilley" w:date="2023-07-04T08:34:00Z">
              <w:r w:rsidRPr="00277F30">
                <w:rPr>
                  <w:rFonts w:cstheme="minorHAnsi"/>
                  <w:color w:val="000000"/>
                </w:rPr>
                <w:t>3</w:t>
              </w:r>
            </w:ins>
          </w:p>
        </w:tc>
      </w:tr>
      <w:tr w:rsidR="00617D0F" w:rsidRPr="00617D0F" w14:paraId="1B27B34A" w14:textId="77777777" w:rsidTr="004C700D">
        <w:trPr>
          <w:cnfStyle w:val="000000100000" w:firstRow="0" w:lastRow="0" w:firstColumn="0" w:lastColumn="0" w:oddVBand="0" w:evenVBand="0" w:oddHBand="1" w:evenHBand="0" w:firstRowFirstColumn="0" w:firstRowLastColumn="0" w:lastRowFirstColumn="0" w:lastRowLastColumn="0"/>
          <w:trHeight w:val="285"/>
          <w:ins w:id="521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0FB7A2C" w14:textId="77777777" w:rsidR="00E70A75" w:rsidRPr="00277F30" w:rsidRDefault="00E70A75" w:rsidP="00E70A75">
            <w:pPr>
              <w:spacing w:before="0" w:after="0" w:line="240" w:lineRule="auto"/>
              <w:jc w:val="right"/>
              <w:rPr>
                <w:ins w:id="5219" w:author="Molly McEvilley" w:date="2023-07-04T08:34:00Z"/>
                <w:rFonts w:cstheme="minorHAnsi"/>
                <w:color w:val="000000"/>
              </w:rPr>
            </w:pPr>
            <w:ins w:id="5220" w:author="Molly McEvilley" w:date="2023-07-04T08:34:00Z">
              <w:r w:rsidRPr="00277F30">
                <w:rPr>
                  <w:rFonts w:cstheme="minorHAnsi"/>
                  <w:color w:val="000000"/>
                </w:rPr>
                <w:t>113</w:t>
              </w:r>
            </w:ins>
          </w:p>
        </w:tc>
        <w:tc>
          <w:tcPr>
            <w:tcW w:w="5528"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21" w:author="Molly McEvilley" w:date="2023-07-04T08:34:00Z"/>
                <w:rFonts w:cstheme="minorHAnsi"/>
                <w:color w:val="000000"/>
              </w:rPr>
            </w:pPr>
            <w:ins w:id="5222" w:author="Molly McEvilley" w:date="2023-07-04T08:34:00Z">
              <w:r w:rsidRPr="00277F30">
                <w:rPr>
                  <w:rFonts w:cstheme="minorHAnsi"/>
                  <w:color w:val="000000"/>
                </w:rPr>
                <w:t>Average days to return after exit to Hotel or motel paid for without emergency shelter voucher</w:t>
              </w:r>
            </w:ins>
          </w:p>
        </w:tc>
        <w:tc>
          <w:tcPr>
            <w:tcW w:w="1582"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23" w:author="Molly McEvilley" w:date="2023-07-04T08:34:00Z"/>
                <w:rFonts w:cstheme="minorHAnsi"/>
                <w:color w:val="000000"/>
              </w:rPr>
            </w:pPr>
            <w:ins w:id="5224" w:author="Molly McEvilley" w:date="2023-07-04T08:34:00Z">
              <w:r w:rsidRPr="00277F30">
                <w:rPr>
                  <w:rFonts w:cstheme="minorHAnsi"/>
                  <w:color w:val="000000"/>
                </w:rPr>
                <w:t>314</w:t>
              </w:r>
            </w:ins>
          </w:p>
        </w:tc>
        <w:tc>
          <w:tcPr>
            <w:tcW w:w="962"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25" w:author="Molly McEvilley" w:date="2023-07-04T08:34:00Z"/>
                <w:rFonts w:cstheme="minorHAnsi"/>
                <w:color w:val="000000"/>
              </w:rPr>
            </w:pPr>
            <w:ins w:id="5226" w:author="Molly McEvilley" w:date="2023-07-04T08:34:00Z">
              <w:r w:rsidRPr="00277F30">
                <w:rPr>
                  <w:rFonts w:cstheme="minorHAnsi"/>
                  <w:color w:val="000000"/>
                </w:rPr>
                <w:t>3</w:t>
              </w:r>
            </w:ins>
          </w:p>
        </w:tc>
      </w:tr>
      <w:tr w:rsidR="00617D0F" w:rsidRPr="00617D0F" w14:paraId="45100B06" w14:textId="77777777" w:rsidTr="004C700D">
        <w:trPr>
          <w:cnfStyle w:val="000000010000" w:firstRow="0" w:lastRow="0" w:firstColumn="0" w:lastColumn="0" w:oddVBand="0" w:evenVBand="0" w:oddHBand="0" w:evenHBand="1" w:firstRowFirstColumn="0" w:firstRowLastColumn="0" w:lastRowFirstColumn="0" w:lastRowLastColumn="0"/>
          <w:trHeight w:val="285"/>
          <w:ins w:id="522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879FD88" w14:textId="77777777" w:rsidR="00E70A75" w:rsidRPr="00277F30" w:rsidRDefault="00E70A75" w:rsidP="00E70A75">
            <w:pPr>
              <w:spacing w:before="0" w:after="0" w:line="240" w:lineRule="auto"/>
              <w:jc w:val="right"/>
              <w:rPr>
                <w:ins w:id="5228" w:author="Molly McEvilley" w:date="2023-07-04T08:34:00Z"/>
                <w:rFonts w:cstheme="minorHAnsi"/>
                <w:color w:val="000000"/>
              </w:rPr>
            </w:pPr>
            <w:ins w:id="5229" w:author="Molly McEvilley" w:date="2023-07-04T08:34:00Z">
              <w:r w:rsidRPr="00277F30">
                <w:rPr>
                  <w:rFonts w:cstheme="minorHAnsi"/>
                  <w:color w:val="000000"/>
                </w:rPr>
                <w:t>114</w:t>
              </w:r>
            </w:ins>
          </w:p>
        </w:tc>
        <w:tc>
          <w:tcPr>
            <w:tcW w:w="5528"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30" w:author="Molly McEvilley" w:date="2023-07-04T08:34:00Z"/>
                <w:rFonts w:cstheme="minorHAnsi"/>
                <w:color w:val="000000"/>
              </w:rPr>
            </w:pPr>
            <w:ins w:id="5231" w:author="Molly McEvilley" w:date="2023-07-04T08:34:00Z">
              <w:r w:rsidRPr="00277F30">
                <w:rPr>
                  <w:rFonts w:cstheme="minorHAnsi"/>
                  <w:color w:val="000000"/>
                </w:rPr>
                <w:t>Average days to return after exit to Moved from one HOPWA funded project to HOPWA TH</w:t>
              </w:r>
            </w:ins>
          </w:p>
        </w:tc>
        <w:tc>
          <w:tcPr>
            <w:tcW w:w="1582"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32" w:author="Molly McEvilley" w:date="2023-07-04T08:34:00Z"/>
                <w:rFonts w:cstheme="minorHAnsi"/>
                <w:color w:val="000000"/>
              </w:rPr>
            </w:pPr>
            <w:ins w:id="5233" w:author="Molly McEvilley" w:date="2023-07-04T08:34:00Z">
              <w:r w:rsidRPr="00277F30">
                <w:rPr>
                  <w:rFonts w:cstheme="minorHAnsi"/>
                  <w:color w:val="000000"/>
                </w:rPr>
                <w:t>327</w:t>
              </w:r>
            </w:ins>
          </w:p>
        </w:tc>
        <w:tc>
          <w:tcPr>
            <w:tcW w:w="962"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34" w:author="Molly McEvilley" w:date="2023-07-04T08:34:00Z"/>
                <w:rFonts w:cstheme="minorHAnsi"/>
                <w:color w:val="000000"/>
              </w:rPr>
            </w:pPr>
            <w:ins w:id="5235" w:author="Molly McEvilley" w:date="2023-07-04T08:34:00Z">
              <w:r w:rsidRPr="00277F30">
                <w:rPr>
                  <w:rFonts w:cstheme="minorHAnsi"/>
                  <w:color w:val="000000"/>
                </w:rPr>
                <w:t>3</w:t>
              </w:r>
            </w:ins>
          </w:p>
        </w:tc>
      </w:tr>
      <w:tr w:rsidR="00617D0F" w:rsidRPr="00617D0F" w14:paraId="7780BAED" w14:textId="77777777" w:rsidTr="004C700D">
        <w:trPr>
          <w:cnfStyle w:val="000000100000" w:firstRow="0" w:lastRow="0" w:firstColumn="0" w:lastColumn="0" w:oddVBand="0" w:evenVBand="0" w:oddHBand="1" w:evenHBand="0" w:firstRowFirstColumn="0" w:firstRowLastColumn="0" w:lastRowFirstColumn="0" w:lastRowLastColumn="0"/>
          <w:trHeight w:val="285"/>
          <w:ins w:id="523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77B3029" w14:textId="77777777" w:rsidR="00E70A75" w:rsidRPr="00277F30" w:rsidRDefault="00E70A75" w:rsidP="00E70A75">
            <w:pPr>
              <w:spacing w:before="0" w:after="0" w:line="240" w:lineRule="auto"/>
              <w:jc w:val="right"/>
              <w:rPr>
                <w:ins w:id="5237" w:author="Molly McEvilley" w:date="2023-07-04T08:34:00Z"/>
                <w:rFonts w:cstheme="minorHAnsi"/>
                <w:color w:val="000000"/>
              </w:rPr>
            </w:pPr>
            <w:ins w:id="5238" w:author="Molly McEvilley" w:date="2023-07-04T08:34:00Z">
              <w:r w:rsidRPr="00277F30">
                <w:rPr>
                  <w:rFonts w:cstheme="minorHAnsi"/>
                  <w:color w:val="000000"/>
                </w:rPr>
                <w:t>115</w:t>
              </w:r>
            </w:ins>
          </w:p>
        </w:tc>
        <w:tc>
          <w:tcPr>
            <w:tcW w:w="5528"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39" w:author="Molly McEvilley" w:date="2023-07-04T08:34:00Z"/>
                <w:rFonts w:cstheme="minorHAnsi"/>
                <w:color w:val="000000"/>
              </w:rPr>
            </w:pPr>
            <w:ins w:id="5240" w:author="Molly McEvilley" w:date="2023-07-04T08:34:00Z">
              <w:r w:rsidRPr="00277F30">
                <w:rPr>
                  <w:rFonts w:cstheme="minorHAnsi"/>
                  <w:color w:val="000000"/>
                </w:rPr>
                <w:t>Average days to return after exit to Residential project or halfway house with no homeless criteria</w:t>
              </w:r>
            </w:ins>
          </w:p>
        </w:tc>
        <w:tc>
          <w:tcPr>
            <w:tcW w:w="1582"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41" w:author="Molly McEvilley" w:date="2023-07-04T08:34:00Z"/>
                <w:rFonts w:cstheme="minorHAnsi"/>
                <w:color w:val="000000"/>
              </w:rPr>
            </w:pPr>
            <w:ins w:id="5242" w:author="Molly McEvilley" w:date="2023-07-04T08:34:00Z">
              <w:r w:rsidRPr="00277F30">
                <w:rPr>
                  <w:rFonts w:cstheme="minorHAnsi"/>
                  <w:color w:val="000000"/>
                </w:rPr>
                <w:t>329</w:t>
              </w:r>
            </w:ins>
          </w:p>
        </w:tc>
        <w:tc>
          <w:tcPr>
            <w:tcW w:w="962"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43" w:author="Molly McEvilley" w:date="2023-07-04T08:34:00Z"/>
                <w:rFonts w:cstheme="minorHAnsi"/>
                <w:color w:val="000000"/>
              </w:rPr>
            </w:pPr>
            <w:ins w:id="5244" w:author="Molly McEvilley" w:date="2023-07-04T08:34:00Z">
              <w:r w:rsidRPr="00277F30">
                <w:rPr>
                  <w:rFonts w:cstheme="minorHAnsi"/>
                  <w:color w:val="000000"/>
                </w:rPr>
                <w:t>3</w:t>
              </w:r>
            </w:ins>
          </w:p>
        </w:tc>
      </w:tr>
      <w:tr w:rsidR="00617D0F" w:rsidRPr="00617D0F" w14:paraId="18F4FBE1" w14:textId="77777777" w:rsidTr="004C700D">
        <w:trPr>
          <w:cnfStyle w:val="000000010000" w:firstRow="0" w:lastRow="0" w:firstColumn="0" w:lastColumn="0" w:oddVBand="0" w:evenVBand="0" w:oddHBand="0" w:evenHBand="1" w:firstRowFirstColumn="0" w:firstRowLastColumn="0" w:lastRowFirstColumn="0" w:lastRowLastColumn="0"/>
          <w:trHeight w:val="285"/>
          <w:ins w:id="524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9486B5E" w14:textId="77777777" w:rsidR="00E70A75" w:rsidRPr="00277F30" w:rsidRDefault="00E70A75" w:rsidP="00E70A75">
            <w:pPr>
              <w:spacing w:before="0" w:after="0" w:line="240" w:lineRule="auto"/>
              <w:jc w:val="right"/>
              <w:rPr>
                <w:ins w:id="5246" w:author="Molly McEvilley" w:date="2023-07-04T08:34:00Z"/>
                <w:rFonts w:cstheme="minorHAnsi"/>
                <w:color w:val="000000"/>
              </w:rPr>
            </w:pPr>
            <w:ins w:id="5247" w:author="Molly McEvilley" w:date="2023-07-04T08:34:00Z">
              <w:r w:rsidRPr="00277F30">
                <w:rPr>
                  <w:rFonts w:cstheme="minorHAnsi"/>
                  <w:color w:val="000000"/>
                </w:rPr>
                <w:t>116</w:t>
              </w:r>
            </w:ins>
          </w:p>
        </w:tc>
        <w:tc>
          <w:tcPr>
            <w:tcW w:w="5528"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48" w:author="Molly McEvilley" w:date="2023-07-04T08:34:00Z"/>
                <w:rFonts w:cstheme="minorHAnsi"/>
                <w:color w:val="000000"/>
              </w:rPr>
            </w:pPr>
            <w:ins w:id="5249" w:author="Molly McEvilley" w:date="2023-07-04T08:34:00Z">
              <w:r w:rsidRPr="00277F30">
                <w:rPr>
                  <w:rFonts w:cstheme="minorHAnsi"/>
                  <w:color w:val="000000"/>
                </w:rPr>
                <w:t>Average days to return after exit to Host Home (non-crisis)</w:t>
              </w:r>
            </w:ins>
          </w:p>
        </w:tc>
        <w:tc>
          <w:tcPr>
            <w:tcW w:w="1582"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50" w:author="Molly McEvilley" w:date="2023-07-04T08:34:00Z"/>
                <w:rFonts w:cstheme="minorHAnsi"/>
                <w:color w:val="000000"/>
              </w:rPr>
            </w:pPr>
            <w:ins w:id="5251" w:author="Molly McEvilley" w:date="2023-07-04T08:34:00Z">
              <w:r w:rsidRPr="00277F30">
                <w:rPr>
                  <w:rFonts w:cstheme="minorHAnsi"/>
                  <w:color w:val="000000"/>
                </w:rPr>
                <w:t>332</w:t>
              </w:r>
            </w:ins>
          </w:p>
        </w:tc>
        <w:tc>
          <w:tcPr>
            <w:tcW w:w="962"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52" w:author="Molly McEvilley" w:date="2023-07-04T08:34:00Z"/>
                <w:rFonts w:cstheme="minorHAnsi"/>
                <w:color w:val="000000"/>
              </w:rPr>
            </w:pPr>
            <w:ins w:id="5253" w:author="Molly McEvilley" w:date="2023-07-04T08:34:00Z">
              <w:r w:rsidRPr="00277F30">
                <w:rPr>
                  <w:rFonts w:cstheme="minorHAnsi"/>
                  <w:color w:val="000000"/>
                </w:rPr>
                <w:t>3</w:t>
              </w:r>
            </w:ins>
          </w:p>
        </w:tc>
      </w:tr>
      <w:tr w:rsidR="00617D0F" w:rsidRPr="00617D0F" w14:paraId="67258076" w14:textId="77777777" w:rsidTr="004C700D">
        <w:trPr>
          <w:cnfStyle w:val="000000100000" w:firstRow="0" w:lastRow="0" w:firstColumn="0" w:lastColumn="0" w:oddVBand="0" w:evenVBand="0" w:oddHBand="1" w:evenHBand="0" w:firstRowFirstColumn="0" w:firstRowLastColumn="0" w:lastRowFirstColumn="0" w:lastRowLastColumn="0"/>
          <w:trHeight w:val="285"/>
          <w:ins w:id="525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64F47CD" w14:textId="77777777" w:rsidR="00E70A75" w:rsidRPr="00277F30" w:rsidRDefault="00E70A75" w:rsidP="00E70A75">
            <w:pPr>
              <w:spacing w:before="0" w:after="0" w:line="240" w:lineRule="auto"/>
              <w:jc w:val="right"/>
              <w:rPr>
                <w:ins w:id="5255" w:author="Molly McEvilley" w:date="2023-07-04T08:34:00Z"/>
                <w:rFonts w:cstheme="minorHAnsi"/>
                <w:color w:val="000000"/>
              </w:rPr>
            </w:pPr>
            <w:ins w:id="5256" w:author="Molly McEvilley" w:date="2023-07-04T08:34:00Z">
              <w:r w:rsidRPr="00277F30">
                <w:rPr>
                  <w:rFonts w:cstheme="minorHAnsi"/>
                  <w:color w:val="000000"/>
                </w:rPr>
                <w:t>117</w:t>
              </w:r>
            </w:ins>
          </w:p>
        </w:tc>
        <w:tc>
          <w:tcPr>
            <w:tcW w:w="5528"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57" w:author="Molly McEvilley" w:date="2023-07-04T08:34:00Z"/>
                <w:rFonts w:cstheme="minorHAnsi"/>
                <w:color w:val="000000"/>
              </w:rPr>
            </w:pPr>
            <w:ins w:id="5258" w:author="Molly McEvilley" w:date="2023-07-04T08:34:00Z">
              <w:r w:rsidRPr="00277F30">
                <w:rPr>
                  <w:rFonts w:cstheme="minorHAnsi"/>
                  <w:color w:val="000000"/>
                </w:rPr>
                <w:t>Average days to return after exit to Rental by client, no ongoing housing subsidy</w:t>
              </w:r>
            </w:ins>
          </w:p>
        </w:tc>
        <w:tc>
          <w:tcPr>
            <w:tcW w:w="1582"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59" w:author="Molly McEvilley" w:date="2023-07-04T08:34:00Z"/>
                <w:rFonts w:cstheme="minorHAnsi"/>
                <w:color w:val="000000"/>
              </w:rPr>
            </w:pPr>
            <w:ins w:id="5260" w:author="Molly McEvilley" w:date="2023-07-04T08:34:00Z">
              <w:r w:rsidRPr="00277F30">
                <w:rPr>
                  <w:rFonts w:cstheme="minorHAnsi"/>
                  <w:color w:val="000000"/>
                </w:rPr>
                <w:t>410</w:t>
              </w:r>
            </w:ins>
          </w:p>
        </w:tc>
        <w:tc>
          <w:tcPr>
            <w:tcW w:w="962"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61" w:author="Molly McEvilley" w:date="2023-07-04T08:34:00Z"/>
                <w:rFonts w:cstheme="minorHAnsi"/>
                <w:color w:val="000000"/>
              </w:rPr>
            </w:pPr>
            <w:ins w:id="5262" w:author="Molly McEvilley" w:date="2023-07-04T08:34:00Z">
              <w:r w:rsidRPr="00277F30">
                <w:rPr>
                  <w:rFonts w:cstheme="minorHAnsi"/>
                  <w:color w:val="000000"/>
                </w:rPr>
                <w:t>2</w:t>
              </w:r>
            </w:ins>
          </w:p>
        </w:tc>
      </w:tr>
      <w:tr w:rsidR="00617D0F" w:rsidRPr="00617D0F" w14:paraId="1803EE55" w14:textId="77777777" w:rsidTr="004C700D">
        <w:trPr>
          <w:cnfStyle w:val="000000010000" w:firstRow="0" w:lastRow="0" w:firstColumn="0" w:lastColumn="0" w:oddVBand="0" w:evenVBand="0" w:oddHBand="0" w:evenHBand="1" w:firstRowFirstColumn="0" w:firstRowLastColumn="0" w:lastRowFirstColumn="0" w:lastRowLastColumn="0"/>
          <w:trHeight w:val="285"/>
          <w:ins w:id="526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A1A637B" w14:textId="77777777" w:rsidR="00E70A75" w:rsidRPr="00277F30" w:rsidRDefault="00E70A75" w:rsidP="00E70A75">
            <w:pPr>
              <w:spacing w:before="0" w:after="0" w:line="240" w:lineRule="auto"/>
              <w:jc w:val="right"/>
              <w:rPr>
                <w:ins w:id="5264" w:author="Molly McEvilley" w:date="2023-07-04T08:34:00Z"/>
                <w:rFonts w:cstheme="minorHAnsi"/>
                <w:color w:val="000000"/>
              </w:rPr>
            </w:pPr>
            <w:ins w:id="5265" w:author="Molly McEvilley" w:date="2023-07-04T08:34:00Z">
              <w:r w:rsidRPr="00277F30">
                <w:rPr>
                  <w:rFonts w:cstheme="minorHAnsi"/>
                  <w:color w:val="000000"/>
                </w:rPr>
                <w:t>118</w:t>
              </w:r>
            </w:ins>
          </w:p>
        </w:tc>
        <w:tc>
          <w:tcPr>
            <w:tcW w:w="5528"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66" w:author="Molly McEvilley" w:date="2023-07-04T08:34:00Z"/>
                <w:rFonts w:cstheme="minorHAnsi"/>
                <w:color w:val="000000"/>
              </w:rPr>
            </w:pPr>
            <w:ins w:id="5267" w:author="Molly McEvilley" w:date="2023-07-04T08:34:00Z">
              <w:r w:rsidRPr="00277F30">
                <w:rPr>
                  <w:rFonts w:cstheme="minorHAnsi"/>
                  <w:color w:val="000000"/>
                </w:rPr>
                <w:t>Average days to return after exit to Owned by client, no ongoing housing subsidy</w:t>
              </w:r>
            </w:ins>
          </w:p>
        </w:tc>
        <w:tc>
          <w:tcPr>
            <w:tcW w:w="1582"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68" w:author="Molly McEvilley" w:date="2023-07-04T08:34:00Z"/>
                <w:rFonts w:cstheme="minorHAnsi"/>
                <w:color w:val="000000"/>
              </w:rPr>
            </w:pPr>
            <w:ins w:id="5269" w:author="Molly McEvilley" w:date="2023-07-04T08:34:00Z">
              <w:r w:rsidRPr="00277F30">
                <w:rPr>
                  <w:rFonts w:cstheme="minorHAnsi"/>
                  <w:color w:val="000000"/>
                </w:rPr>
                <w:t>411</w:t>
              </w:r>
            </w:ins>
          </w:p>
        </w:tc>
        <w:tc>
          <w:tcPr>
            <w:tcW w:w="962"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70" w:author="Molly McEvilley" w:date="2023-07-04T08:34:00Z"/>
                <w:rFonts w:cstheme="minorHAnsi"/>
                <w:color w:val="000000"/>
              </w:rPr>
            </w:pPr>
            <w:ins w:id="5271" w:author="Molly McEvilley" w:date="2023-07-04T08:34:00Z">
              <w:r w:rsidRPr="00277F30">
                <w:rPr>
                  <w:rFonts w:cstheme="minorHAnsi"/>
                  <w:color w:val="000000"/>
                </w:rPr>
                <w:t>2</w:t>
              </w:r>
            </w:ins>
          </w:p>
        </w:tc>
      </w:tr>
      <w:tr w:rsidR="00617D0F" w:rsidRPr="00617D0F" w14:paraId="19D9BB6E" w14:textId="77777777" w:rsidTr="004C700D">
        <w:trPr>
          <w:cnfStyle w:val="000000100000" w:firstRow="0" w:lastRow="0" w:firstColumn="0" w:lastColumn="0" w:oddVBand="0" w:evenVBand="0" w:oddHBand="1" w:evenHBand="0" w:firstRowFirstColumn="0" w:firstRowLastColumn="0" w:lastRowFirstColumn="0" w:lastRowLastColumn="0"/>
          <w:trHeight w:val="285"/>
          <w:ins w:id="527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95ADDA1" w14:textId="77777777" w:rsidR="00E70A75" w:rsidRPr="00277F30" w:rsidRDefault="00E70A75" w:rsidP="00E70A75">
            <w:pPr>
              <w:spacing w:before="0" w:after="0" w:line="240" w:lineRule="auto"/>
              <w:jc w:val="right"/>
              <w:rPr>
                <w:ins w:id="5273" w:author="Molly McEvilley" w:date="2023-07-04T08:34:00Z"/>
                <w:rFonts w:cstheme="minorHAnsi"/>
                <w:color w:val="000000"/>
              </w:rPr>
            </w:pPr>
            <w:ins w:id="5274" w:author="Molly McEvilley" w:date="2023-07-04T08:34:00Z">
              <w:r w:rsidRPr="00277F30">
                <w:rPr>
                  <w:rFonts w:cstheme="minorHAnsi"/>
                  <w:color w:val="000000"/>
                </w:rPr>
                <w:t>119</w:t>
              </w:r>
            </w:ins>
          </w:p>
        </w:tc>
        <w:tc>
          <w:tcPr>
            <w:tcW w:w="5528" w:type="dxa"/>
            <w:noWrap/>
            <w:hideMark/>
          </w:tcPr>
          <w:p w14:paraId="4DF5323E"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75" w:author="Molly McEvilley" w:date="2023-07-04T08:34:00Z"/>
                <w:rFonts w:cstheme="minorHAnsi"/>
                <w:color w:val="000000"/>
              </w:rPr>
            </w:pPr>
            <w:ins w:id="5276" w:author="Molly McEvilley" w:date="2023-07-04T08:34:00Z">
              <w:r w:rsidRPr="00277F30">
                <w:rPr>
                  <w:rFonts w:cstheme="minorHAnsi"/>
                  <w:color w:val="000000"/>
                </w:rPr>
                <w:t>Average days to return after exit to Rental by client with VASH housing subsidy</w:t>
              </w:r>
            </w:ins>
          </w:p>
        </w:tc>
        <w:tc>
          <w:tcPr>
            <w:tcW w:w="1582" w:type="dxa"/>
            <w:noWrap/>
            <w:hideMark/>
          </w:tcPr>
          <w:p w14:paraId="52955CA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77" w:author="Molly McEvilley" w:date="2023-07-04T08:34:00Z"/>
                <w:rFonts w:cstheme="minorHAnsi"/>
                <w:color w:val="000000"/>
              </w:rPr>
            </w:pPr>
            <w:ins w:id="5278" w:author="Molly McEvilley" w:date="2023-07-04T08:34:00Z">
              <w:r w:rsidRPr="00277F30">
                <w:rPr>
                  <w:rFonts w:cstheme="minorHAnsi"/>
                  <w:color w:val="000000"/>
                </w:rPr>
                <w:t>419</w:t>
              </w:r>
            </w:ins>
          </w:p>
        </w:tc>
        <w:tc>
          <w:tcPr>
            <w:tcW w:w="962" w:type="dxa"/>
            <w:noWrap/>
            <w:hideMark/>
          </w:tcPr>
          <w:p w14:paraId="47111EC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79" w:author="Molly McEvilley" w:date="2023-07-04T08:34:00Z"/>
                <w:rFonts w:cstheme="minorHAnsi"/>
                <w:color w:val="000000"/>
              </w:rPr>
            </w:pPr>
            <w:ins w:id="5280" w:author="Molly McEvilley" w:date="2023-07-04T08:34:00Z">
              <w:r w:rsidRPr="00277F30">
                <w:rPr>
                  <w:rFonts w:cstheme="minorHAnsi"/>
                  <w:color w:val="000000"/>
                </w:rPr>
                <w:t>2</w:t>
              </w:r>
            </w:ins>
          </w:p>
        </w:tc>
      </w:tr>
      <w:tr w:rsidR="00617D0F" w:rsidRPr="00617D0F" w14:paraId="4C946EC3" w14:textId="77777777" w:rsidTr="004C700D">
        <w:trPr>
          <w:cnfStyle w:val="000000010000" w:firstRow="0" w:lastRow="0" w:firstColumn="0" w:lastColumn="0" w:oddVBand="0" w:evenVBand="0" w:oddHBand="0" w:evenHBand="1" w:firstRowFirstColumn="0" w:firstRowLastColumn="0" w:lastRowFirstColumn="0" w:lastRowLastColumn="0"/>
          <w:trHeight w:val="285"/>
          <w:ins w:id="528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0E74226" w14:textId="77777777" w:rsidR="00E70A75" w:rsidRPr="00277F30" w:rsidRDefault="00E70A75" w:rsidP="00E70A75">
            <w:pPr>
              <w:spacing w:before="0" w:after="0" w:line="240" w:lineRule="auto"/>
              <w:jc w:val="right"/>
              <w:rPr>
                <w:ins w:id="5282" w:author="Molly McEvilley" w:date="2023-07-04T08:34:00Z"/>
                <w:rFonts w:cstheme="minorHAnsi"/>
                <w:color w:val="000000"/>
              </w:rPr>
            </w:pPr>
            <w:ins w:id="5283" w:author="Molly McEvilley" w:date="2023-07-04T08:34:00Z">
              <w:r w:rsidRPr="00277F30">
                <w:rPr>
                  <w:rFonts w:cstheme="minorHAnsi"/>
                  <w:color w:val="000000"/>
                </w:rPr>
                <w:t>120</w:t>
              </w:r>
            </w:ins>
          </w:p>
        </w:tc>
        <w:tc>
          <w:tcPr>
            <w:tcW w:w="5528" w:type="dxa"/>
            <w:noWrap/>
            <w:hideMark/>
          </w:tcPr>
          <w:p w14:paraId="42E1632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284" w:author="Molly McEvilley" w:date="2023-07-04T08:34:00Z"/>
                <w:rFonts w:cstheme="minorHAnsi"/>
                <w:color w:val="000000"/>
              </w:rPr>
            </w:pPr>
            <w:ins w:id="5285" w:author="Molly McEvilley" w:date="2023-07-04T08:34:00Z">
              <w:r w:rsidRPr="00277F30">
                <w:rPr>
                  <w:rFonts w:cstheme="minorHAnsi"/>
                  <w:color w:val="000000"/>
                </w:rPr>
                <w:t>Average days to return after exit to Rental by client with Other ongoing subsidy</w:t>
              </w:r>
            </w:ins>
          </w:p>
        </w:tc>
        <w:tc>
          <w:tcPr>
            <w:tcW w:w="1582" w:type="dxa"/>
            <w:noWrap/>
            <w:hideMark/>
          </w:tcPr>
          <w:p w14:paraId="5BA6981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86" w:author="Molly McEvilley" w:date="2023-07-04T08:34:00Z"/>
                <w:rFonts w:cstheme="minorHAnsi"/>
                <w:color w:val="000000"/>
              </w:rPr>
            </w:pPr>
            <w:ins w:id="5287" w:author="Molly McEvilley" w:date="2023-07-04T08:34:00Z">
              <w:r w:rsidRPr="00277F30">
                <w:rPr>
                  <w:rFonts w:cstheme="minorHAnsi"/>
                  <w:color w:val="000000"/>
                </w:rPr>
                <w:t>420</w:t>
              </w:r>
            </w:ins>
          </w:p>
        </w:tc>
        <w:tc>
          <w:tcPr>
            <w:tcW w:w="962" w:type="dxa"/>
            <w:noWrap/>
            <w:hideMark/>
          </w:tcPr>
          <w:p w14:paraId="2126123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288" w:author="Molly McEvilley" w:date="2023-07-04T08:34:00Z"/>
                <w:rFonts w:cstheme="minorHAnsi"/>
                <w:color w:val="000000"/>
              </w:rPr>
            </w:pPr>
            <w:ins w:id="5289" w:author="Molly McEvilley" w:date="2023-07-04T08:34:00Z">
              <w:r w:rsidRPr="00277F30">
                <w:rPr>
                  <w:rFonts w:cstheme="minorHAnsi"/>
                  <w:color w:val="000000"/>
                </w:rPr>
                <w:t>2</w:t>
              </w:r>
            </w:ins>
          </w:p>
        </w:tc>
      </w:tr>
      <w:tr w:rsidR="00617D0F" w:rsidRPr="00617D0F" w14:paraId="4CB986E4" w14:textId="77777777" w:rsidTr="004C700D">
        <w:trPr>
          <w:cnfStyle w:val="000000100000" w:firstRow="0" w:lastRow="0" w:firstColumn="0" w:lastColumn="0" w:oddVBand="0" w:evenVBand="0" w:oddHBand="1" w:evenHBand="0" w:firstRowFirstColumn="0" w:firstRowLastColumn="0" w:lastRowFirstColumn="0" w:lastRowLastColumn="0"/>
          <w:trHeight w:val="285"/>
          <w:ins w:id="529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56A18EF" w14:textId="77777777" w:rsidR="00E70A75" w:rsidRPr="00277F30" w:rsidRDefault="00E70A75" w:rsidP="00E70A75">
            <w:pPr>
              <w:spacing w:before="0" w:after="0" w:line="240" w:lineRule="auto"/>
              <w:jc w:val="right"/>
              <w:rPr>
                <w:ins w:id="5291" w:author="Molly McEvilley" w:date="2023-07-04T08:34:00Z"/>
                <w:rFonts w:cstheme="minorHAnsi"/>
                <w:color w:val="000000"/>
              </w:rPr>
            </w:pPr>
            <w:ins w:id="5292" w:author="Molly McEvilley" w:date="2023-07-04T08:34:00Z">
              <w:r w:rsidRPr="00277F30">
                <w:rPr>
                  <w:rFonts w:cstheme="minorHAnsi"/>
                  <w:color w:val="000000"/>
                </w:rPr>
                <w:t>121</w:t>
              </w:r>
            </w:ins>
          </w:p>
        </w:tc>
        <w:tc>
          <w:tcPr>
            <w:tcW w:w="5528" w:type="dxa"/>
            <w:noWrap/>
            <w:hideMark/>
          </w:tcPr>
          <w:p w14:paraId="024B90D3"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293" w:author="Molly McEvilley" w:date="2023-07-04T08:34:00Z"/>
                <w:rFonts w:cstheme="minorHAnsi"/>
                <w:color w:val="000000"/>
              </w:rPr>
            </w:pPr>
            <w:ins w:id="5294" w:author="Molly McEvilley" w:date="2023-07-04T08:34:00Z">
              <w:r w:rsidRPr="00277F30">
                <w:rPr>
                  <w:rFonts w:cstheme="minorHAnsi"/>
                  <w:color w:val="000000"/>
                </w:rPr>
                <w:t>Average days to return after exit to Owned by client, with ongoing housing subsidy</w:t>
              </w:r>
            </w:ins>
          </w:p>
        </w:tc>
        <w:tc>
          <w:tcPr>
            <w:tcW w:w="1582" w:type="dxa"/>
            <w:noWrap/>
            <w:hideMark/>
          </w:tcPr>
          <w:p w14:paraId="27FF95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95" w:author="Molly McEvilley" w:date="2023-07-04T08:34:00Z"/>
                <w:rFonts w:cstheme="minorHAnsi"/>
                <w:color w:val="000000"/>
              </w:rPr>
            </w:pPr>
            <w:ins w:id="5296" w:author="Molly McEvilley" w:date="2023-07-04T08:34:00Z">
              <w:r w:rsidRPr="00277F30">
                <w:rPr>
                  <w:rFonts w:cstheme="minorHAnsi"/>
                  <w:color w:val="000000"/>
                </w:rPr>
                <w:t>421</w:t>
              </w:r>
            </w:ins>
          </w:p>
        </w:tc>
        <w:tc>
          <w:tcPr>
            <w:tcW w:w="962" w:type="dxa"/>
            <w:noWrap/>
            <w:hideMark/>
          </w:tcPr>
          <w:p w14:paraId="132432E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297" w:author="Molly McEvilley" w:date="2023-07-04T08:34:00Z"/>
                <w:rFonts w:cstheme="minorHAnsi"/>
                <w:color w:val="000000"/>
              </w:rPr>
            </w:pPr>
            <w:ins w:id="5298" w:author="Molly McEvilley" w:date="2023-07-04T08:34:00Z">
              <w:r w:rsidRPr="00277F30">
                <w:rPr>
                  <w:rFonts w:cstheme="minorHAnsi"/>
                  <w:color w:val="000000"/>
                </w:rPr>
                <w:t>2</w:t>
              </w:r>
            </w:ins>
          </w:p>
        </w:tc>
      </w:tr>
      <w:tr w:rsidR="00617D0F" w:rsidRPr="00617D0F" w14:paraId="630A5A46" w14:textId="77777777" w:rsidTr="004C700D">
        <w:trPr>
          <w:cnfStyle w:val="000000010000" w:firstRow="0" w:lastRow="0" w:firstColumn="0" w:lastColumn="0" w:oddVBand="0" w:evenVBand="0" w:oddHBand="0" w:evenHBand="1" w:firstRowFirstColumn="0" w:firstRowLastColumn="0" w:lastRowFirstColumn="0" w:lastRowLastColumn="0"/>
          <w:trHeight w:val="285"/>
          <w:ins w:id="529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8974549" w14:textId="77777777" w:rsidR="00E70A75" w:rsidRPr="00277F30" w:rsidRDefault="00E70A75" w:rsidP="00E70A75">
            <w:pPr>
              <w:spacing w:before="0" w:after="0" w:line="240" w:lineRule="auto"/>
              <w:jc w:val="right"/>
              <w:rPr>
                <w:ins w:id="5300" w:author="Molly McEvilley" w:date="2023-07-04T08:34:00Z"/>
                <w:rFonts w:cstheme="minorHAnsi"/>
                <w:color w:val="000000"/>
              </w:rPr>
            </w:pPr>
            <w:ins w:id="5301" w:author="Molly McEvilley" w:date="2023-07-04T08:34:00Z">
              <w:r w:rsidRPr="00277F30">
                <w:rPr>
                  <w:rFonts w:cstheme="minorHAnsi"/>
                  <w:color w:val="000000"/>
                </w:rPr>
                <w:t>122</w:t>
              </w:r>
            </w:ins>
          </w:p>
        </w:tc>
        <w:tc>
          <w:tcPr>
            <w:tcW w:w="5528" w:type="dxa"/>
            <w:noWrap/>
            <w:hideMark/>
          </w:tcPr>
          <w:p w14:paraId="0E49F6A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02" w:author="Molly McEvilley" w:date="2023-07-04T08:34:00Z"/>
                <w:rFonts w:cstheme="minorHAnsi"/>
                <w:color w:val="000000"/>
              </w:rPr>
            </w:pPr>
            <w:ins w:id="5303" w:author="Molly McEvilley" w:date="2023-07-04T08:34:00Z">
              <w:r w:rsidRPr="00277F30">
                <w:rPr>
                  <w:rFonts w:cstheme="minorHAnsi"/>
                  <w:color w:val="000000"/>
                </w:rPr>
                <w:t>Average days to return after exit to Staying or living with family, permanent tenure</w:t>
              </w:r>
            </w:ins>
          </w:p>
        </w:tc>
        <w:tc>
          <w:tcPr>
            <w:tcW w:w="1582" w:type="dxa"/>
            <w:noWrap/>
            <w:hideMark/>
          </w:tcPr>
          <w:p w14:paraId="46877B0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04" w:author="Molly McEvilley" w:date="2023-07-04T08:34:00Z"/>
                <w:rFonts w:cstheme="minorHAnsi"/>
                <w:color w:val="000000"/>
              </w:rPr>
            </w:pPr>
            <w:ins w:id="5305" w:author="Molly McEvilley" w:date="2023-07-04T08:34:00Z">
              <w:r w:rsidRPr="00277F30">
                <w:rPr>
                  <w:rFonts w:cstheme="minorHAnsi"/>
                  <w:color w:val="000000"/>
                </w:rPr>
                <w:t>422</w:t>
              </w:r>
            </w:ins>
          </w:p>
        </w:tc>
        <w:tc>
          <w:tcPr>
            <w:tcW w:w="962" w:type="dxa"/>
            <w:noWrap/>
            <w:hideMark/>
          </w:tcPr>
          <w:p w14:paraId="5687444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06" w:author="Molly McEvilley" w:date="2023-07-04T08:34:00Z"/>
                <w:rFonts w:cstheme="minorHAnsi"/>
                <w:color w:val="000000"/>
              </w:rPr>
            </w:pPr>
            <w:ins w:id="5307" w:author="Molly McEvilley" w:date="2023-07-04T08:34:00Z">
              <w:r w:rsidRPr="00277F30">
                <w:rPr>
                  <w:rFonts w:cstheme="minorHAnsi"/>
                  <w:color w:val="000000"/>
                </w:rPr>
                <w:t>2</w:t>
              </w:r>
            </w:ins>
          </w:p>
        </w:tc>
      </w:tr>
      <w:tr w:rsidR="00617D0F" w:rsidRPr="00617D0F" w14:paraId="07AF5B03" w14:textId="77777777" w:rsidTr="004C700D">
        <w:trPr>
          <w:cnfStyle w:val="000000100000" w:firstRow="0" w:lastRow="0" w:firstColumn="0" w:lastColumn="0" w:oddVBand="0" w:evenVBand="0" w:oddHBand="1" w:evenHBand="0" w:firstRowFirstColumn="0" w:firstRowLastColumn="0" w:lastRowFirstColumn="0" w:lastRowLastColumn="0"/>
          <w:trHeight w:val="285"/>
          <w:ins w:id="530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814A320" w14:textId="77777777" w:rsidR="00E70A75" w:rsidRPr="00277F30" w:rsidRDefault="00E70A75" w:rsidP="00E70A75">
            <w:pPr>
              <w:spacing w:before="0" w:after="0" w:line="240" w:lineRule="auto"/>
              <w:jc w:val="right"/>
              <w:rPr>
                <w:ins w:id="5309" w:author="Molly McEvilley" w:date="2023-07-04T08:34:00Z"/>
                <w:rFonts w:cstheme="minorHAnsi"/>
                <w:color w:val="000000"/>
              </w:rPr>
            </w:pPr>
            <w:ins w:id="5310" w:author="Molly McEvilley" w:date="2023-07-04T08:34:00Z">
              <w:r w:rsidRPr="00277F30">
                <w:rPr>
                  <w:rFonts w:cstheme="minorHAnsi"/>
                  <w:color w:val="000000"/>
                </w:rPr>
                <w:t>123</w:t>
              </w:r>
            </w:ins>
          </w:p>
        </w:tc>
        <w:tc>
          <w:tcPr>
            <w:tcW w:w="5528" w:type="dxa"/>
            <w:noWrap/>
            <w:hideMark/>
          </w:tcPr>
          <w:p w14:paraId="3AC2BB1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11" w:author="Molly McEvilley" w:date="2023-07-04T08:34:00Z"/>
                <w:rFonts w:cstheme="minorHAnsi"/>
                <w:color w:val="000000"/>
              </w:rPr>
            </w:pPr>
            <w:ins w:id="5312" w:author="Molly McEvilley" w:date="2023-07-04T08:34:00Z">
              <w:r w:rsidRPr="00277F30">
                <w:rPr>
                  <w:rFonts w:cstheme="minorHAnsi"/>
                  <w:color w:val="000000"/>
                </w:rPr>
                <w:t>Average days to return after exit to Staying or living with friends, permanent tenure</w:t>
              </w:r>
            </w:ins>
          </w:p>
        </w:tc>
        <w:tc>
          <w:tcPr>
            <w:tcW w:w="1582" w:type="dxa"/>
            <w:noWrap/>
            <w:hideMark/>
          </w:tcPr>
          <w:p w14:paraId="5B916C73"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13" w:author="Molly McEvilley" w:date="2023-07-04T08:34:00Z"/>
                <w:rFonts w:cstheme="minorHAnsi"/>
                <w:color w:val="000000"/>
              </w:rPr>
            </w:pPr>
            <w:ins w:id="5314" w:author="Molly McEvilley" w:date="2023-07-04T08:34:00Z">
              <w:r w:rsidRPr="00277F30">
                <w:rPr>
                  <w:rFonts w:cstheme="minorHAnsi"/>
                  <w:color w:val="000000"/>
                </w:rPr>
                <w:t>423</w:t>
              </w:r>
            </w:ins>
          </w:p>
        </w:tc>
        <w:tc>
          <w:tcPr>
            <w:tcW w:w="962" w:type="dxa"/>
            <w:noWrap/>
            <w:hideMark/>
          </w:tcPr>
          <w:p w14:paraId="74FA6FF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15" w:author="Molly McEvilley" w:date="2023-07-04T08:34:00Z"/>
                <w:rFonts w:cstheme="minorHAnsi"/>
                <w:color w:val="000000"/>
              </w:rPr>
            </w:pPr>
            <w:ins w:id="5316" w:author="Molly McEvilley" w:date="2023-07-04T08:34:00Z">
              <w:r w:rsidRPr="00277F30">
                <w:rPr>
                  <w:rFonts w:cstheme="minorHAnsi"/>
                  <w:color w:val="000000"/>
                </w:rPr>
                <w:t>2</w:t>
              </w:r>
            </w:ins>
          </w:p>
        </w:tc>
      </w:tr>
      <w:tr w:rsidR="00617D0F" w:rsidRPr="00617D0F" w14:paraId="39BDD85F" w14:textId="77777777" w:rsidTr="004C700D">
        <w:trPr>
          <w:cnfStyle w:val="000000010000" w:firstRow="0" w:lastRow="0" w:firstColumn="0" w:lastColumn="0" w:oddVBand="0" w:evenVBand="0" w:oddHBand="0" w:evenHBand="1" w:firstRowFirstColumn="0" w:firstRowLastColumn="0" w:lastRowFirstColumn="0" w:lastRowLastColumn="0"/>
          <w:trHeight w:val="285"/>
          <w:ins w:id="531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CE7CDB8" w14:textId="77777777" w:rsidR="00E70A75" w:rsidRPr="00277F30" w:rsidRDefault="00E70A75" w:rsidP="00E70A75">
            <w:pPr>
              <w:spacing w:before="0" w:after="0" w:line="240" w:lineRule="auto"/>
              <w:jc w:val="right"/>
              <w:rPr>
                <w:ins w:id="5318" w:author="Molly McEvilley" w:date="2023-07-04T08:34:00Z"/>
                <w:rFonts w:cstheme="minorHAnsi"/>
                <w:color w:val="000000"/>
              </w:rPr>
            </w:pPr>
            <w:ins w:id="5319" w:author="Molly McEvilley" w:date="2023-07-04T08:34:00Z">
              <w:r w:rsidRPr="00277F30">
                <w:rPr>
                  <w:rFonts w:cstheme="minorHAnsi"/>
                  <w:color w:val="000000"/>
                </w:rPr>
                <w:t>124</w:t>
              </w:r>
            </w:ins>
          </w:p>
        </w:tc>
        <w:tc>
          <w:tcPr>
            <w:tcW w:w="5528" w:type="dxa"/>
            <w:noWrap/>
            <w:hideMark/>
          </w:tcPr>
          <w:p w14:paraId="13CC05A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20" w:author="Molly McEvilley" w:date="2023-07-04T08:34:00Z"/>
                <w:rFonts w:cstheme="minorHAnsi"/>
                <w:color w:val="000000"/>
              </w:rPr>
            </w:pPr>
            <w:ins w:id="5321" w:author="Molly McEvilley" w:date="2023-07-04T08:34:00Z">
              <w:r w:rsidRPr="00277F30">
                <w:rPr>
                  <w:rFonts w:cstheme="minorHAnsi"/>
                  <w:color w:val="000000"/>
                </w:rPr>
                <w:t>Average days to return after exit to Moved from one HOPWA funded project to HOPWA PH</w:t>
              </w:r>
            </w:ins>
          </w:p>
        </w:tc>
        <w:tc>
          <w:tcPr>
            <w:tcW w:w="1582" w:type="dxa"/>
            <w:noWrap/>
            <w:hideMark/>
          </w:tcPr>
          <w:p w14:paraId="1502A52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22" w:author="Molly McEvilley" w:date="2023-07-04T08:34:00Z"/>
                <w:rFonts w:cstheme="minorHAnsi"/>
                <w:color w:val="000000"/>
              </w:rPr>
            </w:pPr>
            <w:ins w:id="5323" w:author="Molly McEvilley" w:date="2023-07-04T08:34:00Z">
              <w:r w:rsidRPr="00277F30">
                <w:rPr>
                  <w:rFonts w:cstheme="minorHAnsi"/>
                  <w:color w:val="000000"/>
                </w:rPr>
                <w:t>426</w:t>
              </w:r>
            </w:ins>
          </w:p>
        </w:tc>
        <w:tc>
          <w:tcPr>
            <w:tcW w:w="962" w:type="dxa"/>
            <w:noWrap/>
            <w:hideMark/>
          </w:tcPr>
          <w:p w14:paraId="2187755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24" w:author="Molly McEvilley" w:date="2023-07-04T08:34:00Z"/>
                <w:rFonts w:cstheme="minorHAnsi"/>
                <w:color w:val="000000"/>
              </w:rPr>
            </w:pPr>
            <w:ins w:id="5325" w:author="Molly McEvilley" w:date="2023-07-04T08:34:00Z">
              <w:r w:rsidRPr="00277F30">
                <w:rPr>
                  <w:rFonts w:cstheme="minorHAnsi"/>
                  <w:color w:val="000000"/>
                </w:rPr>
                <w:t>2</w:t>
              </w:r>
            </w:ins>
          </w:p>
        </w:tc>
      </w:tr>
      <w:tr w:rsidR="00617D0F" w:rsidRPr="00617D0F" w14:paraId="05C6043A" w14:textId="77777777" w:rsidTr="004C700D">
        <w:trPr>
          <w:cnfStyle w:val="000000100000" w:firstRow="0" w:lastRow="0" w:firstColumn="0" w:lastColumn="0" w:oddVBand="0" w:evenVBand="0" w:oddHBand="1" w:evenHBand="0" w:firstRowFirstColumn="0" w:firstRowLastColumn="0" w:lastRowFirstColumn="0" w:lastRowLastColumn="0"/>
          <w:trHeight w:val="285"/>
          <w:ins w:id="532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D741689" w14:textId="77777777" w:rsidR="00E70A75" w:rsidRPr="00277F30" w:rsidRDefault="00E70A75" w:rsidP="00E70A75">
            <w:pPr>
              <w:spacing w:before="0" w:after="0" w:line="240" w:lineRule="auto"/>
              <w:jc w:val="right"/>
              <w:rPr>
                <w:ins w:id="5327" w:author="Molly McEvilley" w:date="2023-07-04T08:34:00Z"/>
                <w:rFonts w:cstheme="minorHAnsi"/>
                <w:color w:val="000000"/>
              </w:rPr>
            </w:pPr>
            <w:ins w:id="5328" w:author="Molly McEvilley" w:date="2023-07-04T08:34:00Z">
              <w:r w:rsidRPr="00277F30">
                <w:rPr>
                  <w:rFonts w:cstheme="minorHAnsi"/>
                  <w:color w:val="000000"/>
                </w:rPr>
                <w:t>125</w:t>
              </w:r>
            </w:ins>
          </w:p>
        </w:tc>
        <w:tc>
          <w:tcPr>
            <w:tcW w:w="5528" w:type="dxa"/>
            <w:noWrap/>
            <w:hideMark/>
          </w:tcPr>
          <w:p w14:paraId="499163CE"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29" w:author="Molly McEvilley" w:date="2023-07-04T08:34:00Z"/>
                <w:rFonts w:cstheme="minorHAnsi"/>
                <w:color w:val="000000"/>
              </w:rPr>
            </w:pPr>
            <w:ins w:id="5330" w:author="Molly McEvilley" w:date="2023-07-04T08:34:00Z">
              <w:r w:rsidRPr="00277F30">
                <w:rPr>
                  <w:rFonts w:cstheme="minorHAnsi"/>
                  <w:color w:val="000000"/>
                </w:rPr>
                <w:t>Average days to return after exit to Rental by client with GPD TIP housing subsidy</w:t>
              </w:r>
            </w:ins>
          </w:p>
        </w:tc>
        <w:tc>
          <w:tcPr>
            <w:tcW w:w="1582" w:type="dxa"/>
            <w:noWrap/>
            <w:hideMark/>
          </w:tcPr>
          <w:p w14:paraId="69AEAE1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31" w:author="Molly McEvilley" w:date="2023-07-04T08:34:00Z"/>
                <w:rFonts w:cstheme="minorHAnsi"/>
                <w:color w:val="000000"/>
              </w:rPr>
            </w:pPr>
            <w:ins w:id="5332" w:author="Molly McEvilley" w:date="2023-07-04T08:34:00Z">
              <w:r w:rsidRPr="00277F30">
                <w:rPr>
                  <w:rFonts w:cstheme="minorHAnsi"/>
                  <w:color w:val="000000"/>
                </w:rPr>
                <w:t>428</w:t>
              </w:r>
            </w:ins>
          </w:p>
        </w:tc>
        <w:tc>
          <w:tcPr>
            <w:tcW w:w="962" w:type="dxa"/>
            <w:noWrap/>
            <w:hideMark/>
          </w:tcPr>
          <w:p w14:paraId="6D59F43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33" w:author="Molly McEvilley" w:date="2023-07-04T08:34:00Z"/>
                <w:rFonts w:cstheme="minorHAnsi"/>
                <w:color w:val="000000"/>
              </w:rPr>
            </w:pPr>
            <w:ins w:id="5334" w:author="Molly McEvilley" w:date="2023-07-04T08:34:00Z">
              <w:r w:rsidRPr="00277F30">
                <w:rPr>
                  <w:rFonts w:cstheme="minorHAnsi"/>
                  <w:color w:val="000000"/>
                </w:rPr>
                <w:t>2</w:t>
              </w:r>
            </w:ins>
          </w:p>
        </w:tc>
      </w:tr>
      <w:tr w:rsidR="00617D0F" w:rsidRPr="00617D0F" w14:paraId="51556DFB" w14:textId="77777777" w:rsidTr="004C700D">
        <w:trPr>
          <w:cnfStyle w:val="000000010000" w:firstRow="0" w:lastRow="0" w:firstColumn="0" w:lastColumn="0" w:oddVBand="0" w:evenVBand="0" w:oddHBand="0" w:evenHBand="1" w:firstRowFirstColumn="0" w:firstRowLastColumn="0" w:lastRowFirstColumn="0" w:lastRowLastColumn="0"/>
          <w:trHeight w:val="285"/>
          <w:ins w:id="533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22A3DBA" w14:textId="77777777" w:rsidR="00E70A75" w:rsidRPr="00277F30" w:rsidRDefault="00E70A75" w:rsidP="00E70A75">
            <w:pPr>
              <w:spacing w:before="0" w:after="0" w:line="240" w:lineRule="auto"/>
              <w:jc w:val="right"/>
              <w:rPr>
                <w:ins w:id="5336" w:author="Molly McEvilley" w:date="2023-07-04T08:34:00Z"/>
                <w:rFonts w:cstheme="minorHAnsi"/>
                <w:color w:val="000000"/>
              </w:rPr>
            </w:pPr>
            <w:ins w:id="5337" w:author="Molly McEvilley" w:date="2023-07-04T08:34:00Z">
              <w:r w:rsidRPr="00277F30">
                <w:rPr>
                  <w:rFonts w:cstheme="minorHAnsi"/>
                  <w:color w:val="000000"/>
                </w:rPr>
                <w:t>126</w:t>
              </w:r>
            </w:ins>
          </w:p>
        </w:tc>
        <w:tc>
          <w:tcPr>
            <w:tcW w:w="5528" w:type="dxa"/>
            <w:noWrap/>
            <w:hideMark/>
          </w:tcPr>
          <w:p w14:paraId="298EAB3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38" w:author="Molly McEvilley" w:date="2023-07-04T08:34:00Z"/>
                <w:rFonts w:cstheme="minorHAnsi"/>
                <w:color w:val="000000"/>
              </w:rPr>
            </w:pPr>
            <w:ins w:id="5339" w:author="Molly McEvilley" w:date="2023-07-04T08:34:00Z">
              <w:r w:rsidRPr="00277F30">
                <w:rPr>
                  <w:rFonts w:cstheme="minorHAnsi"/>
                  <w:color w:val="000000"/>
                </w:rPr>
                <w:t>Average days to return after exit to Rental by client with RRH or equivalent subsidy</w:t>
              </w:r>
            </w:ins>
          </w:p>
        </w:tc>
        <w:tc>
          <w:tcPr>
            <w:tcW w:w="1582" w:type="dxa"/>
            <w:noWrap/>
            <w:hideMark/>
          </w:tcPr>
          <w:p w14:paraId="614A2721"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40" w:author="Molly McEvilley" w:date="2023-07-04T08:34:00Z"/>
                <w:rFonts w:cstheme="minorHAnsi"/>
                <w:color w:val="000000"/>
              </w:rPr>
            </w:pPr>
            <w:ins w:id="5341" w:author="Molly McEvilley" w:date="2023-07-04T08:34:00Z">
              <w:r w:rsidRPr="00277F30">
                <w:rPr>
                  <w:rFonts w:cstheme="minorHAnsi"/>
                  <w:color w:val="000000"/>
                </w:rPr>
                <w:t>431</w:t>
              </w:r>
            </w:ins>
          </w:p>
        </w:tc>
        <w:tc>
          <w:tcPr>
            <w:tcW w:w="962" w:type="dxa"/>
            <w:noWrap/>
            <w:hideMark/>
          </w:tcPr>
          <w:p w14:paraId="74CC13E6"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42" w:author="Molly McEvilley" w:date="2023-07-04T08:34:00Z"/>
                <w:rFonts w:cstheme="minorHAnsi"/>
                <w:color w:val="000000"/>
              </w:rPr>
            </w:pPr>
            <w:ins w:id="5343" w:author="Molly McEvilley" w:date="2023-07-04T08:34:00Z">
              <w:r w:rsidRPr="00277F30">
                <w:rPr>
                  <w:rFonts w:cstheme="minorHAnsi"/>
                  <w:color w:val="000000"/>
                </w:rPr>
                <w:t>2</w:t>
              </w:r>
            </w:ins>
          </w:p>
        </w:tc>
      </w:tr>
      <w:tr w:rsidR="00617D0F" w:rsidRPr="00617D0F" w14:paraId="02A878D8" w14:textId="77777777" w:rsidTr="004C700D">
        <w:trPr>
          <w:cnfStyle w:val="000000100000" w:firstRow="0" w:lastRow="0" w:firstColumn="0" w:lastColumn="0" w:oddVBand="0" w:evenVBand="0" w:oddHBand="1" w:evenHBand="0" w:firstRowFirstColumn="0" w:firstRowLastColumn="0" w:lastRowFirstColumn="0" w:lastRowLastColumn="0"/>
          <w:trHeight w:val="285"/>
          <w:ins w:id="5344"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E185B0F" w14:textId="77777777" w:rsidR="00E70A75" w:rsidRPr="00277F30" w:rsidRDefault="00E70A75" w:rsidP="00E70A75">
            <w:pPr>
              <w:spacing w:before="0" w:after="0" w:line="240" w:lineRule="auto"/>
              <w:jc w:val="right"/>
              <w:rPr>
                <w:ins w:id="5345" w:author="Molly McEvilley" w:date="2023-07-04T08:34:00Z"/>
                <w:rFonts w:cstheme="minorHAnsi"/>
                <w:color w:val="000000"/>
              </w:rPr>
            </w:pPr>
            <w:ins w:id="5346" w:author="Molly McEvilley" w:date="2023-07-04T08:34:00Z">
              <w:r w:rsidRPr="00277F30">
                <w:rPr>
                  <w:rFonts w:cstheme="minorHAnsi"/>
                  <w:color w:val="000000"/>
                </w:rPr>
                <w:t>127</w:t>
              </w:r>
            </w:ins>
          </w:p>
        </w:tc>
        <w:tc>
          <w:tcPr>
            <w:tcW w:w="5528" w:type="dxa"/>
            <w:noWrap/>
            <w:hideMark/>
          </w:tcPr>
          <w:p w14:paraId="5769FC28"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47" w:author="Molly McEvilley" w:date="2023-07-04T08:34:00Z"/>
                <w:rFonts w:cstheme="minorHAnsi"/>
                <w:color w:val="000000"/>
              </w:rPr>
            </w:pPr>
            <w:ins w:id="5348" w:author="Molly McEvilley" w:date="2023-07-04T08:34:00Z">
              <w:r w:rsidRPr="00277F30">
                <w:rPr>
                  <w:rFonts w:cstheme="minorHAnsi"/>
                  <w:color w:val="000000"/>
                </w:rPr>
                <w:t>Average days to return after exit to Rental by client with HCV voucher (tenant or project based) (not dedicated)</w:t>
              </w:r>
            </w:ins>
          </w:p>
        </w:tc>
        <w:tc>
          <w:tcPr>
            <w:tcW w:w="1582" w:type="dxa"/>
            <w:noWrap/>
            <w:hideMark/>
          </w:tcPr>
          <w:p w14:paraId="17FB5CBB"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49" w:author="Molly McEvilley" w:date="2023-07-04T08:34:00Z"/>
                <w:rFonts w:cstheme="minorHAnsi"/>
                <w:color w:val="000000"/>
              </w:rPr>
            </w:pPr>
            <w:ins w:id="5350" w:author="Molly McEvilley" w:date="2023-07-04T08:34:00Z">
              <w:r w:rsidRPr="00277F30">
                <w:rPr>
                  <w:rFonts w:cstheme="minorHAnsi"/>
                  <w:color w:val="000000"/>
                </w:rPr>
                <w:t>433</w:t>
              </w:r>
            </w:ins>
          </w:p>
        </w:tc>
        <w:tc>
          <w:tcPr>
            <w:tcW w:w="962" w:type="dxa"/>
            <w:noWrap/>
            <w:hideMark/>
          </w:tcPr>
          <w:p w14:paraId="21212F6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51" w:author="Molly McEvilley" w:date="2023-07-04T08:34:00Z"/>
                <w:rFonts w:cstheme="minorHAnsi"/>
                <w:color w:val="000000"/>
              </w:rPr>
            </w:pPr>
            <w:ins w:id="5352" w:author="Molly McEvilley" w:date="2023-07-04T08:34:00Z">
              <w:r w:rsidRPr="00277F30">
                <w:rPr>
                  <w:rFonts w:cstheme="minorHAnsi"/>
                  <w:color w:val="000000"/>
                </w:rPr>
                <w:t>2</w:t>
              </w:r>
            </w:ins>
          </w:p>
        </w:tc>
      </w:tr>
      <w:tr w:rsidR="00617D0F" w:rsidRPr="00617D0F" w14:paraId="3199CCAA" w14:textId="77777777" w:rsidTr="004C700D">
        <w:trPr>
          <w:cnfStyle w:val="000000010000" w:firstRow="0" w:lastRow="0" w:firstColumn="0" w:lastColumn="0" w:oddVBand="0" w:evenVBand="0" w:oddHBand="0" w:evenHBand="1" w:firstRowFirstColumn="0" w:firstRowLastColumn="0" w:lastRowFirstColumn="0" w:lastRowLastColumn="0"/>
          <w:trHeight w:val="285"/>
          <w:ins w:id="5353"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26574C7" w14:textId="77777777" w:rsidR="00E70A75" w:rsidRPr="00277F30" w:rsidRDefault="00E70A75" w:rsidP="00E70A75">
            <w:pPr>
              <w:spacing w:before="0" w:after="0" w:line="240" w:lineRule="auto"/>
              <w:jc w:val="right"/>
              <w:rPr>
                <w:ins w:id="5354" w:author="Molly McEvilley" w:date="2023-07-04T08:34:00Z"/>
                <w:rFonts w:cstheme="minorHAnsi"/>
                <w:color w:val="000000"/>
              </w:rPr>
            </w:pPr>
            <w:ins w:id="5355" w:author="Molly McEvilley" w:date="2023-07-04T08:34:00Z">
              <w:r w:rsidRPr="00277F30">
                <w:rPr>
                  <w:rFonts w:cstheme="minorHAnsi"/>
                  <w:color w:val="000000"/>
                </w:rPr>
                <w:t>128</w:t>
              </w:r>
            </w:ins>
          </w:p>
        </w:tc>
        <w:tc>
          <w:tcPr>
            <w:tcW w:w="5528" w:type="dxa"/>
            <w:noWrap/>
            <w:hideMark/>
          </w:tcPr>
          <w:p w14:paraId="593DA99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56" w:author="Molly McEvilley" w:date="2023-07-04T08:34:00Z"/>
                <w:rFonts w:cstheme="minorHAnsi"/>
                <w:color w:val="000000"/>
              </w:rPr>
            </w:pPr>
            <w:ins w:id="5357" w:author="Molly McEvilley" w:date="2023-07-04T08:34:00Z">
              <w:r w:rsidRPr="00277F30">
                <w:rPr>
                  <w:rFonts w:cstheme="minorHAnsi"/>
                  <w:color w:val="000000"/>
                </w:rPr>
                <w:t>Average days to return after exit to Rental by client with Public housing unit</w:t>
              </w:r>
            </w:ins>
          </w:p>
        </w:tc>
        <w:tc>
          <w:tcPr>
            <w:tcW w:w="1582" w:type="dxa"/>
            <w:noWrap/>
            <w:hideMark/>
          </w:tcPr>
          <w:p w14:paraId="2DA0FC8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58" w:author="Molly McEvilley" w:date="2023-07-04T08:34:00Z"/>
                <w:rFonts w:cstheme="minorHAnsi"/>
                <w:color w:val="000000"/>
              </w:rPr>
            </w:pPr>
            <w:ins w:id="5359" w:author="Molly McEvilley" w:date="2023-07-04T08:34:00Z">
              <w:r w:rsidRPr="00277F30">
                <w:rPr>
                  <w:rFonts w:cstheme="minorHAnsi"/>
                  <w:color w:val="000000"/>
                </w:rPr>
                <w:t>434</w:t>
              </w:r>
            </w:ins>
          </w:p>
        </w:tc>
        <w:tc>
          <w:tcPr>
            <w:tcW w:w="962" w:type="dxa"/>
            <w:noWrap/>
            <w:hideMark/>
          </w:tcPr>
          <w:p w14:paraId="140375C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60" w:author="Molly McEvilley" w:date="2023-07-04T08:34:00Z"/>
                <w:rFonts w:cstheme="minorHAnsi"/>
                <w:color w:val="000000"/>
              </w:rPr>
            </w:pPr>
            <w:ins w:id="5361" w:author="Molly McEvilley" w:date="2023-07-04T08:34:00Z">
              <w:r w:rsidRPr="00277F30">
                <w:rPr>
                  <w:rFonts w:cstheme="minorHAnsi"/>
                  <w:color w:val="000000"/>
                </w:rPr>
                <w:t>2</w:t>
              </w:r>
            </w:ins>
          </w:p>
        </w:tc>
      </w:tr>
      <w:tr w:rsidR="00617D0F" w:rsidRPr="00617D0F" w14:paraId="2E1B932B" w14:textId="77777777" w:rsidTr="004C700D">
        <w:trPr>
          <w:cnfStyle w:val="000000100000" w:firstRow="0" w:lastRow="0" w:firstColumn="0" w:lastColumn="0" w:oddVBand="0" w:evenVBand="0" w:oddHBand="1" w:evenHBand="0" w:firstRowFirstColumn="0" w:firstRowLastColumn="0" w:lastRowFirstColumn="0" w:lastRowLastColumn="0"/>
          <w:trHeight w:val="285"/>
          <w:ins w:id="5362"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0D87CCB" w14:textId="77777777" w:rsidR="00E70A75" w:rsidRPr="00277F30" w:rsidRDefault="00E70A75" w:rsidP="00E70A75">
            <w:pPr>
              <w:spacing w:before="0" w:after="0" w:line="240" w:lineRule="auto"/>
              <w:jc w:val="right"/>
              <w:rPr>
                <w:ins w:id="5363" w:author="Molly McEvilley" w:date="2023-07-04T08:34:00Z"/>
                <w:rFonts w:cstheme="minorHAnsi"/>
                <w:color w:val="000000"/>
              </w:rPr>
            </w:pPr>
            <w:ins w:id="5364" w:author="Molly McEvilley" w:date="2023-07-04T08:34:00Z">
              <w:r w:rsidRPr="00277F30">
                <w:rPr>
                  <w:rFonts w:cstheme="minorHAnsi"/>
                  <w:color w:val="000000"/>
                </w:rPr>
                <w:t>129</w:t>
              </w:r>
            </w:ins>
          </w:p>
        </w:tc>
        <w:tc>
          <w:tcPr>
            <w:tcW w:w="5528" w:type="dxa"/>
            <w:noWrap/>
            <w:hideMark/>
          </w:tcPr>
          <w:p w14:paraId="1C384693"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65" w:author="Molly McEvilley" w:date="2023-07-04T08:34:00Z"/>
                <w:rFonts w:cstheme="minorHAnsi"/>
                <w:color w:val="000000"/>
              </w:rPr>
            </w:pPr>
            <w:ins w:id="5366" w:author="Molly McEvilley" w:date="2023-07-04T08:34:00Z">
              <w:r w:rsidRPr="00277F30">
                <w:rPr>
                  <w:rFonts w:cstheme="minorHAnsi"/>
                  <w:color w:val="000000"/>
                </w:rPr>
                <w:t>Average days to return after exit to Rental by client with Emergency Housing Voucher</w:t>
              </w:r>
            </w:ins>
          </w:p>
        </w:tc>
        <w:tc>
          <w:tcPr>
            <w:tcW w:w="1582" w:type="dxa"/>
            <w:noWrap/>
            <w:hideMark/>
          </w:tcPr>
          <w:p w14:paraId="35F82C2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67" w:author="Molly McEvilley" w:date="2023-07-04T08:34:00Z"/>
                <w:rFonts w:cstheme="minorHAnsi"/>
                <w:color w:val="000000"/>
              </w:rPr>
            </w:pPr>
            <w:ins w:id="5368" w:author="Molly McEvilley" w:date="2023-07-04T08:34:00Z">
              <w:r w:rsidRPr="00277F30">
                <w:rPr>
                  <w:rFonts w:cstheme="minorHAnsi"/>
                  <w:color w:val="000000"/>
                </w:rPr>
                <w:t>436</w:t>
              </w:r>
            </w:ins>
          </w:p>
        </w:tc>
        <w:tc>
          <w:tcPr>
            <w:tcW w:w="962" w:type="dxa"/>
            <w:noWrap/>
            <w:hideMark/>
          </w:tcPr>
          <w:p w14:paraId="0CC38BB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69" w:author="Molly McEvilley" w:date="2023-07-04T08:34:00Z"/>
                <w:rFonts w:cstheme="minorHAnsi"/>
                <w:color w:val="000000"/>
              </w:rPr>
            </w:pPr>
            <w:ins w:id="5370" w:author="Molly McEvilley" w:date="2023-07-04T08:34:00Z">
              <w:r w:rsidRPr="00277F30">
                <w:rPr>
                  <w:rFonts w:cstheme="minorHAnsi"/>
                  <w:color w:val="000000"/>
                </w:rPr>
                <w:t>2</w:t>
              </w:r>
            </w:ins>
          </w:p>
        </w:tc>
      </w:tr>
      <w:tr w:rsidR="00617D0F" w:rsidRPr="00617D0F" w14:paraId="7EF8621C" w14:textId="77777777" w:rsidTr="004C700D">
        <w:trPr>
          <w:cnfStyle w:val="000000010000" w:firstRow="0" w:lastRow="0" w:firstColumn="0" w:lastColumn="0" w:oddVBand="0" w:evenVBand="0" w:oddHBand="0" w:evenHBand="1" w:firstRowFirstColumn="0" w:firstRowLastColumn="0" w:lastRowFirstColumn="0" w:lastRowLastColumn="0"/>
          <w:trHeight w:val="285"/>
          <w:ins w:id="5371"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28698EB" w14:textId="77777777" w:rsidR="00E70A75" w:rsidRPr="00277F30" w:rsidRDefault="00E70A75" w:rsidP="00E70A75">
            <w:pPr>
              <w:spacing w:before="0" w:after="0" w:line="240" w:lineRule="auto"/>
              <w:jc w:val="right"/>
              <w:rPr>
                <w:ins w:id="5372" w:author="Molly McEvilley" w:date="2023-07-04T08:34:00Z"/>
                <w:rFonts w:cstheme="minorHAnsi"/>
                <w:color w:val="000000"/>
              </w:rPr>
            </w:pPr>
            <w:ins w:id="5373" w:author="Molly McEvilley" w:date="2023-07-04T08:34:00Z">
              <w:r w:rsidRPr="00277F30">
                <w:rPr>
                  <w:rFonts w:cstheme="minorHAnsi"/>
                  <w:color w:val="000000"/>
                </w:rPr>
                <w:t>130</w:t>
              </w:r>
            </w:ins>
          </w:p>
        </w:tc>
        <w:tc>
          <w:tcPr>
            <w:tcW w:w="5528" w:type="dxa"/>
            <w:noWrap/>
            <w:hideMark/>
          </w:tcPr>
          <w:p w14:paraId="50A539A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74" w:author="Molly McEvilley" w:date="2023-07-04T08:34:00Z"/>
                <w:rFonts w:cstheme="minorHAnsi"/>
                <w:color w:val="000000"/>
              </w:rPr>
            </w:pPr>
            <w:ins w:id="5375" w:author="Molly McEvilley" w:date="2023-07-04T08:34:00Z">
              <w:r w:rsidRPr="00277F30">
                <w:rPr>
                  <w:rFonts w:cstheme="minorHAnsi"/>
                  <w:color w:val="000000"/>
                </w:rPr>
                <w:t>Average days to return after exit to Rental by client with Family Unification Program Voucher (FUP)</w:t>
              </w:r>
            </w:ins>
          </w:p>
        </w:tc>
        <w:tc>
          <w:tcPr>
            <w:tcW w:w="1582" w:type="dxa"/>
            <w:noWrap/>
            <w:hideMark/>
          </w:tcPr>
          <w:p w14:paraId="6DA0893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76" w:author="Molly McEvilley" w:date="2023-07-04T08:34:00Z"/>
                <w:rFonts w:cstheme="minorHAnsi"/>
                <w:color w:val="000000"/>
              </w:rPr>
            </w:pPr>
            <w:ins w:id="5377" w:author="Molly McEvilley" w:date="2023-07-04T08:34:00Z">
              <w:r w:rsidRPr="00277F30">
                <w:rPr>
                  <w:rFonts w:cstheme="minorHAnsi"/>
                  <w:color w:val="000000"/>
                </w:rPr>
                <w:t>437</w:t>
              </w:r>
            </w:ins>
          </w:p>
        </w:tc>
        <w:tc>
          <w:tcPr>
            <w:tcW w:w="962" w:type="dxa"/>
            <w:noWrap/>
            <w:hideMark/>
          </w:tcPr>
          <w:p w14:paraId="42BBD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78" w:author="Molly McEvilley" w:date="2023-07-04T08:34:00Z"/>
                <w:rFonts w:cstheme="minorHAnsi"/>
                <w:color w:val="000000"/>
              </w:rPr>
            </w:pPr>
            <w:ins w:id="5379" w:author="Molly McEvilley" w:date="2023-07-04T08:34:00Z">
              <w:r w:rsidRPr="00277F30">
                <w:rPr>
                  <w:rFonts w:cstheme="minorHAnsi"/>
                  <w:color w:val="000000"/>
                </w:rPr>
                <w:t>2</w:t>
              </w:r>
            </w:ins>
          </w:p>
        </w:tc>
      </w:tr>
      <w:tr w:rsidR="00617D0F" w:rsidRPr="00617D0F" w14:paraId="7A82759D" w14:textId="77777777" w:rsidTr="004C700D">
        <w:trPr>
          <w:cnfStyle w:val="000000100000" w:firstRow="0" w:lastRow="0" w:firstColumn="0" w:lastColumn="0" w:oddVBand="0" w:evenVBand="0" w:oddHBand="1" w:evenHBand="0" w:firstRowFirstColumn="0" w:firstRowLastColumn="0" w:lastRowFirstColumn="0" w:lastRowLastColumn="0"/>
          <w:trHeight w:val="285"/>
          <w:ins w:id="5380"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6CDB0E7" w14:textId="77777777" w:rsidR="00E70A75" w:rsidRPr="00277F30" w:rsidRDefault="00E70A75" w:rsidP="00E70A75">
            <w:pPr>
              <w:spacing w:before="0" w:after="0" w:line="240" w:lineRule="auto"/>
              <w:jc w:val="right"/>
              <w:rPr>
                <w:ins w:id="5381" w:author="Molly McEvilley" w:date="2023-07-04T08:34:00Z"/>
                <w:rFonts w:cstheme="minorHAnsi"/>
                <w:color w:val="000000"/>
              </w:rPr>
            </w:pPr>
            <w:ins w:id="5382" w:author="Molly McEvilley" w:date="2023-07-04T08:34:00Z">
              <w:r w:rsidRPr="00277F30">
                <w:rPr>
                  <w:rFonts w:cstheme="minorHAnsi"/>
                  <w:color w:val="000000"/>
                </w:rPr>
                <w:t>131</w:t>
              </w:r>
            </w:ins>
          </w:p>
        </w:tc>
        <w:tc>
          <w:tcPr>
            <w:tcW w:w="5528" w:type="dxa"/>
            <w:noWrap/>
            <w:hideMark/>
          </w:tcPr>
          <w:p w14:paraId="7C087158"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383" w:author="Molly McEvilley" w:date="2023-07-04T08:34:00Z"/>
                <w:rFonts w:cstheme="minorHAnsi"/>
                <w:color w:val="000000"/>
              </w:rPr>
            </w:pPr>
            <w:ins w:id="5384" w:author="Molly McEvilley" w:date="2023-07-04T08:34:00Z">
              <w:r w:rsidRPr="00277F30">
                <w:rPr>
                  <w:rFonts w:cstheme="minorHAnsi"/>
                  <w:color w:val="000000"/>
                </w:rPr>
                <w:t>Average days to return after exit to Rental by client with Foster Youth to Independence Initiative (FYI)</w:t>
              </w:r>
            </w:ins>
          </w:p>
        </w:tc>
        <w:tc>
          <w:tcPr>
            <w:tcW w:w="1582" w:type="dxa"/>
            <w:noWrap/>
            <w:hideMark/>
          </w:tcPr>
          <w:p w14:paraId="6AF13E98"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85" w:author="Molly McEvilley" w:date="2023-07-04T08:34:00Z"/>
                <w:rFonts w:cstheme="minorHAnsi"/>
                <w:color w:val="000000"/>
              </w:rPr>
            </w:pPr>
            <w:ins w:id="5386" w:author="Molly McEvilley" w:date="2023-07-04T08:34:00Z">
              <w:r w:rsidRPr="00277F30">
                <w:rPr>
                  <w:rFonts w:cstheme="minorHAnsi"/>
                  <w:color w:val="000000"/>
                </w:rPr>
                <w:t>438</w:t>
              </w:r>
            </w:ins>
          </w:p>
        </w:tc>
        <w:tc>
          <w:tcPr>
            <w:tcW w:w="962" w:type="dxa"/>
            <w:noWrap/>
            <w:hideMark/>
          </w:tcPr>
          <w:p w14:paraId="43FB3059"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387" w:author="Molly McEvilley" w:date="2023-07-04T08:34:00Z"/>
                <w:rFonts w:cstheme="minorHAnsi"/>
                <w:color w:val="000000"/>
              </w:rPr>
            </w:pPr>
            <w:ins w:id="5388" w:author="Molly McEvilley" w:date="2023-07-04T08:34:00Z">
              <w:r w:rsidRPr="00277F30">
                <w:rPr>
                  <w:rFonts w:cstheme="minorHAnsi"/>
                  <w:color w:val="000000"/>
                </w:rPr>
                <w:t>2</w:t>
              </w:r>
            </w:ins>
          </w:p>
        </w:tc>
      </w:tr>
      <w:tr w:rsidR="00617D0F" w:rsidRPr="00617D0F" w14:paraId="7316F459" w14:textId="77777777" w:rsidTr="004C700D">
        <w:trPr>
          <w:cnfStyle w:val="000000010000" w:firstRow="0" w:lastRow="0" w:firstColumn="0" w:lastColumn="0" w:oddVBand="0" w:evenVBand="0" w:oddHBand="0" w:evenHBand="1" w:firstRowFirstColumn="0" w:firstRowLastColumn="0" w:lastRowFirstColumn="0" w:lastRowLastColumn="0"/>
          <w:trHeight w:val="285"/>
          <w:ins w:id="5389"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B2B74F6" w14:textId="77777777" w:rsidR="00E70A75" w:rsidRPr="00277F30" w:rsidRDefault="00E70A75" w:rsidP="00E70A75">
            <w:pPr>
              <w:spacing w:before="0" w:after="0" w:line="240" w:lineRule="auto"/>
              <w:jc w:val="right"/>
              <w:rPr>
                <w:ins w:id="5390" w:author="Molly McEvilley" w:date="2023-07-04T08:34:00Z"/>
                <w:rFonts w:cstheme="minorHAnsi"/>
                <w:color w:val="000000"/>
              </w:rPr>
            </w:pPr>
            <w:ins w:id="5391" w:author="Molly McEvilley" w:date="2023-07-04T08:34:00Z">
              <w:r w:rsidRPr="00277F30">
                <w:rPr>
                  <w:rFonts w:cstheme="minorHAnsi"/>
                  <w:color w:val="000000"/>
                </w:rPr>
                <w:t>132</w:t>
              </w:r>
            </w:ins>
          </w:p>
        </w:tc>
        <w:tc>
          <w:tcPr>
            <w:tcW w:w="5528" w:type="dxa"/>
            <w:noWrap/>
            <w:hideMark/>
          </w:tcPr>
          <w:p w14:paraId="4D32F9E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392" w:author="Molly McEvilley" w:date="2023-07-04T08:34:00Z"/>
                <w:rFonts w:cstheme="minorHAnsi"/>
                <w:color w:val="000000"/>
              </w:rPr>
            </w:pPr>
            <w:ins w:id="5393" w:author="Molly McEvilley" w:date="2023-07-04T08:34:00Z">
              <w:r w:rsidRPr="00277F30">
                <w:rPr>
                  <w:rFonts w:cstheme="minorHAnsi"/>
                  <w:color w:val="000000"/>
                </w:rPr>
                <w:t>Average days to return after exit to Permanent Supportive Housing</w:t>
              </w:r>
            </w:ins>
          </w:p>
        </w:tc>
        <w:tc>
          <w:tcPr>
            <w:tcW w:w="1582" w:type="dxa"/>
            <w:noWrap/>
            <w:hideMark/>
          </w:tcPr>
          <w:p w14:paraId="37AADCF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94" w:author="Molly McEvilley" w:date="2023-07-04T08:34:00Z"/>
                <w:rFonts w:cstheme="minorHAnsi"/>
                <w:color w:val="000000"/>
              </w:rPr>
            </w:pPr>
            <w:ins w:id="5395" w:author="Molly McEvilley" w:date="2023-07-04T08:34:00Z">
              <w:r w:rsidRPr="00277F30">
                <w:rPr>
                  <w:rFonts w:cstheme="minorHAnsi"/>
                  <w:color w:val="000000"/>
                </w:rPr>
                <w:t>439</w:t>
              </w:r>
            </w:ins>
          </w:p>
        </w:tc>
        <w:tc>
          <w:tcPr>
            <w:tcW w:w="962" w:type="dxa"/>
            <w:noWrap/>
            <w:hideMark/>
          </w:tcPr>
          <w:p w14:paraId="30EC418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396" w:author="Molly McEvilley" w:date="2023-07-04T08:34:00Z"/>
                <w:rFonts w:cstheme="minorHAnsi"/>
                <w:color w:val="000000"/>
              </w:rPr>
            </w:pPr>
            <w:ins w:id="5397" w:author="Molly McEvilley" w:date="2023-07-04T08:34:00Z">
              <w:r w:rsidRPr="00277F30">
                <w:rPr>
                  <w:rFonts w:cstheme="minorHAnsi"/>
                  <w:color w:val="000000"/>
                </w:rPr>
                <w:t>2</w:t>
              </w:r>
            </w:ins>
          </w:p>
        </w:tc>
      </w:tr>
      <w:tr w:rsidR="00617D0F" w:rsidRPr="00617D0F" w14:paraId="7BF51832" w14:textId="77777777" w:rsidTr="004C700D">
        <w:trPr>
          <w:cnfStyle w:val="000000100000" w:firstRow="0" w:lastRow="0" w:firstColumn="0" w:lastColumn="0" w:oddVBand="0" w:evenVBand="0" w:oddHBand="1" w:evenHBand="0" w:firstRowFirstColumn="0" w:firstRowLastColumn="0" w:lastRowFirstColumn="0" w:lastRowLastColumn="0"/>
          <w:trHeight w:val="285"/>
          <w:ins w:id="5398"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710D576" w14:textId="77777777" w:rsidR="00E70A75" w:rsidRPr="00277F30" w:rsidRDefault="00E70A75" w:rsidP="00E70A75">
            <w:pPr>
              <w:spacing w:before="0" w:after="0" w:line="240" w:lineRule="auto"/>
              <w:jc w:val="right"/>
              <w:rPr>
                <w:ins w:id="5399" w:author="Molly McEvilley" w:date="2023-07-04T08:34:00Z"/>
                <w:rFonts w:cstheme="minorHAnsi"/>
                <w:color w:val="000000"/>
              </w:rPr>
            </w:pPr>
            <w:ins w:id="5400" w:author="Molly McEvilley" w:date="2023-07-04T08:34:00Z">
              <w:r w:rsidRPr="00277F30">
                <w:rPr>
                  <w:rFonts w:cstheme="minorHAnsi"/>
                  <w:color w:val="000000"/>
                </w:rPr>
                <w:t>133</w:t>
              </w:r>
            </w:ins>
          </w:p>
        </w:tc>
        <w:tc>
          <w:tcPr>
            <w:tcW w:w="5528" w:type="dxa"/>
            <w:noWrap/>
            <w:hideMark/>
          </w:tcPr>
          <w:p w14:paraId="1BD9D03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01" w:author="Molly McEvilley" w:date="2023-07-04T08:34:00Z"/>
                <w:rFonts w:cstheme="minorHAnsi"/>
                <w:color w:val="000000"/>
              </w:rPr>
            </w:pPr>
            <w:ins w:id="5402" w:author="Molly McEvilley" w:date="2023-07-04T08:34:00Z">
              <w:r w:rsidRPr="00277F30">
                <w:rPr>
                  <w:rFonts w:cstheme="minorHAnsi"/>
                  <w:color w:val="000000"/>
                </w:rPr>
                <w:t>Average days to return after exit to Other permanent housing dedicated for formerly homeless persons</w:t>
              </w:r>
            </w:ins>
          </w:p>
        </w:tc>
        <w:tc>
          <w:tcPr>
            <w:tcW w:w="1582" w:type="dxa"/>
            <w:noWrap/>
            <w:hideMark/>
          </w:tcPr>
          <w:p w14:paraId="0E16426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03" w:author="Molly McEvilley" w:date="2023-07-04T08:34:00Z"/>
                <w:rFonts w:cstheme="minorHAnsi"/>
                <w:color w:val="000000"/>
              </w:rPr>
            </w:pPr>
            <w:ins w:id="5404" w:author="Molly McEvilley" w:date="2023-07-04T08:34:00Z">
              <w:r w:rsidRPr="00277F30">
                <w:rPr>
                  <w:rFonts w:cstheme="minorHAnsi"/>
                  <w:color w:val="000000"/>
                </w:rPr>
                <w:t>440</w:t>
              </w:r>
            </w:ins>
          </w:p>
        </w:tc>
        <w:tc>
          <w:tcPr>
            <w:tcW w:w="962" w:type="dxa"/>
            <w:noWrap/>
            <w:hideMark/>
          </w:tcPr>
          <w:p w14:paraId="06FE0A2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05" w:author="Molly McEvilley" w:date="2023-07-04T08:34:00Z"/>
                <w:rFonts w:cstheme="minorHAnsi"/>
                <w:color w:val="000000"/>
              </w:rPr>
            </w:pPr>
            <w:ins w:id="5406" w:author="Molly McEvilley" w:date="2023-07-04T08:34:00Z">
              <w:r w:rsidRPr="00277F30">
                <w:rPr>
                  <w:rFonts w:cstheme="minorHAnsi"/>
                  <w:color w:val="000000"/>
                </w:rPr>
                <w:t>2</w:t>
              </w:r>
            </w:ins>
          </w:p>
        </w:tc>
      </w:tr>
      <w:tr w:rsidR="00617D0F" w:rsidRPr="00617D0F" w14:paraId="3D15DF5D" w14:textId="77777777" w:rsidTr="004C700D">
        <w:trPr>
          <w:cnfStyle w:val="000000010000" w:firstRow="0" w:lastRow="0" w:firstColumn="0" w:lastColumn="0" w:oddVBand="0" w:evenVBand="0" w:oddHBand="0" w:evenHBand="1" w:firstRowFirstColumn="0" w:firstRowLastColumn="0" w:lastRowFirstColumn="0" w:lastRowLastColumn="0"/>
          <w:trHeight w:val="285"/>
          <w:ins w:id="5407"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5C5E502" w14:textId="77777777" w:rsidR="00E70A75" w:rsidRPr="00277F30" w:rsidRDefault="00E70A75" w:rsidP="00E70A75">
            <w:pPr>
              <w:spacing w:before="0" w:after="0" w:line="240" w:lineRule="auto"/>
              <w:jc w:val="right"/>
              <w:rPr>
                <w:ins w:id="5408" w:author="Molly McEvilley" w:date="2023-07-04T08:34:00Z"/>
                <w:rFonts w:cstheme="minorHAnsi"/>
                <w:color w:val="000000"/>
              </w:rPr>
            </w:pPr>
            <w:ins w:id="5409" w:author="Molly McEvilley" w:date="2023-07-04T08:34:00Z">
              <w:r w:rsidRPr="00277F30">
                <w:rPr>
                  <w:rFonts w:cstheme="minorHAnsi"/>
                  <w:color w:val="000000"/>
                </w:rPr>
                <w:t>134</w:t>
              </w:r>
            </w:ins>
          </w:p>
        </w:tc>
        <w:tc>
          <w:tcPr>
            <w:tcW w:w="5528" w:type="dxa"/>
            <w:noWrap/>
            <w:hideMark/>
          </w:tcPr>
          <w:p w14:paraId="53EF6161"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10" w:author="Molly McEvilley" w:date="2023-07-04T08:34:00Z"/>
                <w:rFonts w:cstheme="minorHAnsi"/>
                <w:color w:val="000000"/>
              </w:rPr>
            </w:pPr>
            <w:ins w:id="5411" w:author="Molly McEvilley" w:date="2023-07-04T08:34:00Z">
              <w:r w:rsidRPr="00277F30">
                <w:rPr>
                  <w:rFonts w:cstheme="minorHAnsi"/>
                  <w:color w:val="000000"/>
                </w:rPr>
                <w:t>Average days to return after exit to Deceased</w:t>
              </w:r>
            </w:ins>
          </w:p>
        </w:tc>
        <w:tc>
          <w:tcPr>
            <w:tcW w:w="1582" w:type="dxa"/>
            <w:noWrap/>
            <w:hideMark/>
          </w:tcPr>
          <w:p w14:paraId="2177B66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12" w:author="Molly McEvilley" w:date="2023-07-04T08:34:00Z"/>
                <w:rFonts w:cstheme="minorHAnsi"/>
                <w:color w:val="000000"/>
              </w:rPr>
            </w:pPr>
            <w:ins w:id="5413" w:author="Molly McEvilley" w:date="2023-07-04T08:34:00Z">
              <w:r w:rsidRPr="00277F30">
                <w:rPr>
                  <w:rFonts w:cstheme="minorHAnsi"/>
                  <w:color w:val="000000"/>
                </w:rPr>
                <w:t>24</w:t>
              </w:r>
            </w:ins>
          </w:p>
        </w:tc>
        <w:tc>
          <w:tcPr>
            <w:tcW w:w="962" w:type="dxa"/>
            <w:noWrap/>
            <w:hideMark/>
          </w:tcPr>
          <w:p w14:paraId="089D8A6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14" w:author="Molly McEvilley" w:date="2023-07-04T08:34:00Z"/>
                <w:rFonts w:cstheme="minorHAnsi"/>
                <w:color w:val="000000"/>
              </w:rPr>
            </w:pPr>
            <w:ins w:id="5415" w:author="Molly McEvilley" w:date="2023-07-04T08:34:00Z">
              <w:r w:rsidRPr="00277F30">
                <w:rPr>
                  <w:rFonts w:cstheme="minorHAnsi"/>
                  <w:color w:val="000000"/>
                </w:rPr>
                <w:t>4</w:t>
              </w:r>
            </w:ins>
          </w:p>
        </w:tc>
      </w:tr>
      <w:tr w:rsidR="00617D0F" w:rsidRPr="00617D0F" w14:paraId="3B55BD53" w14:textId="77777777" w:rsidTr="004C700D">
        <w:trPr>
          <w:cnfStyle w:val="000000100000" w:firstRow="0" w:lastRow="0" w:firstColumn="0" w:lastColumn="0" w:oddVBand="0" w:evenVBand="0" w:oddHBand="1" w:evenHBand="0" w:firstRowFirstColumn="0" w:firstRowLastColumn="0" w:lastRowFirstColumn="0" w:lastRowLastColumn="0"/>
          <w:trHeight w:val="285"/>
          <w:ins w:id="5416"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9E4586B" w14:textId="77777777" w:rsidR="00E70A75" w:rsidRPr="00277F30" w:rsidRDefault="00E70A75" w:rsidP="00E70A75">
            <w:pPr>
              <w:spacing w:before="0" w:after="0" w:line="240" w:lineRule="auto"/>
              <w:jc w:val="right"/>
              <w:rPr>
                <w:ins w:id="5417" w:author="Molly McEvilley" w:date="2023-07-04T08:34:00Z"/>
                <w:rFonts w:cstheme="minorHAnsi"/>
                <w:color w:val="000000"/>
              </w:rPr>
            </w:pPr>
            <w:ins w:id="5418" w:author="Molly McEvilley" w:date="2023-07-04T08:34:00Z">
              <w:r w:rsidRPr="00277F30">
                <w:rPr>
                  <w:rFonts w:cstheme="minorHAnsi"/>
                  <w:color w:val="000000"/>
                </w:rPr>
                <w:t>135</w:t>
              </w:r>
            </w:ins>
          </w:p>
        </w:tc>
        <w:tc>
          <w:tcPr>
            <w:tcW w:w="5528" w:type="dxa"/>
            <w:noWrap/>
            <w:hideMark/>
          </w:tcPr>
          <w:p w14:paraId="3820BEFD"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19" w:author="Molly McEvilley" w:date="2023-07-04T08:34:00Z"/>
                <w:rFonts w:cstheme="minorHAnsi"/>
                <w:color w:val="000000"/>
              </w:rPr>
            </w:pPr>
            <w:ins w:id="5420" w:author="Molly McEvilley" w:date="2023-07-04T08:34:00Z">
              <w:r w:rsidRPr="00277F30">
                <w:rPr>
                  <w:rFonts w:cstheme="minorHAnsi"/>
                  <w:color w:val="000000"/>
                </w:rPr>
                <w:t>Average days to return after exit to Other</w:t>
              </w:r>
            </w:ins>
          </w:p>
        </w:tc>
        <w:tc>
          <w:tcPr>
            <w:tcW w:w="1582" w:type="dxa"/>
            <w:noWrap/>
            <w:hideMark/>
          </w:tcPr>
          <w:p w14:paraId="5B4BB9A3"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21" w:author="Molly McEvilley" w:date="2023-07-04T08:34:00Z"/>
                <w:rFonts w:cstheme="minorHAnsi"/>
                <w:color w:val="000000"/>
              </w:rPr>
            </w:pPr>
            <w:ins w:id="5422" w:author="Molly McEvilley" w:date="2023-07-04T08:34:00Z">
              <w:r w:rsidRPr="00277F30">
                <w:rPr>
                  <w:rFonts w:cstheme="minorHAnsi"/>
                  <w:color w:val="000000"/>
                </w:rPr>
                <w:t>17</w:t>
              </w:r>
            </w:ins>
          </w:p>
        </w:tc>
        <w:tc>
          <w:tcPr>
            <w:tcW w:w="962" w:type="dxa"/>
            <w:noWrap/>
            <w:hideMark/>
          </w:tcPr>
          <w:p w14:paraId="031D983B"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23" w:author="Molly McEvilley" w:date="2023-07-04T08:34:00Z"/>
                <w:rFonts w:cstheme="minorHAnsi"/>
                <w:color w:val="000000"/>
              </w:rPr>
            </w:pPr>
            <w:ins w:id="5424" w:author="Molly McEvilley" w:date="2023-07-04T08:34:00Z">
              <w:r w:rsidRPr="00277F30">
                <w:rPr>
                  <w:rFonts w:cstheme="minorHAnsi"/>
                  <w:color w:val="000000"/>
                </w:rPr>
                <w:t>4</w:t>
              </w:r>
            </w:ins>
          </w:p>
        </w:tc>
      </w:tr>
      <w:tr w:rsidR="00617D0F" w:rsidRPr="00617D0F" w14:paraId="0C6F3ECE" w14:textId="77777777" w:rsidTr="004C700D">
        <w:trPr>
          <w:cnfStyle w:val="000000010000" w:firstRow="0" w:lastRow="0" w:firstColumn="0" w:lastColumn="0" w:oddVBand="0" w:evenVBand="0" w:oddHBand="0" w:evenHBand="1" w:firstRowFirstColumn="0" w:firstRowLastColumn="0" w:lastRowFirstColumn="0" w:lastRowLastColumn="0"/>
          <w:trHeight w:val="285"/>
          <w:ins w:id="5425" w:author="Molly McEvilley" w:date="2023-07-04T08:34: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86ED0C2" w14:textId="77777777" w:rsidR="00E70A75" w:rsidRPr="00277F30" w:rsidRDefault="00E70A75" w:rsidP="00E70A75">
            <w:pPr>
              <w:spacing w:before="0" w:after="0" w:line="240" w:lineRule="auto"/>
              <w:jc w:val="right"/>
              <w:rPr>
                <w:ins w:id="5426" w:author="Molly McEvilley" w:date="2023-07-04T08:34:00Z"/>
                <w:rFonts w:cstheme="minorHAnsi"/>
                <w:color w:val="000000"/>
              </w:rPr>
            </w:pPr>
            <w:ins w:id="5427" w:author="Molly McEvilley" w:date="2023-07-04T08:34:00Z">
              <w:r w:rsidRPr="00277F30">
                <w:rPr>
                  <w:rFonts w:cstheme="minorHAnsi"/>
                  <w:color w:val="000000"/>
                </w:rPr>
                <w:t>136</w:t>
              </w:r>
            </w:ins>
          </w:p>
        </w:tc>
        <w:tc>
          <w:tcPr>
            <w:tcW w:w="5528" w:type="dxa"/>
            <w:noWrap/>
            <w:hideMark/>
          </w:tcPr>
          <w:p w14:paraId="2E4B7B1E"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28" w:author="Molly McEvilley" w:date="2023-07-04T08:34:00Z"/>
                <w:rFonts w:cstheme="minorHAnsi"/>
                <w:color w:val="000000"/>
              </w:rPr>
            </w:pPr>
            <w:ins w:id="5429" w:author="Molly McEvilley" w:date="2023-07-04T08:34:00Z">
              <w:r w:rsidRPr="00277F30">
                <w:rPr>
                  <w:rFonts w:cstheme="minorHAnsi"/>
                  <w:color w:val="000000"/>
                </w:rPr>
                <w:t>Average days to return after exit to unknown destination</w:t>
              </w:r>
            </w:ins>
          </w:p>
        </w:tc>
        <w:tc>
          <w:tcPr>
            <w:tcW w:w="1582" w:type="dxa"/>
            <w:noWrap/>
            <w:hideMark/>
          </w:tcPr>
          <w:p w14:paraId="20BF032B"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30" w:author="Molly McEvilley" w:date="2023-07-04T08:34:00Z"/>
                <w:rFonts w:cstheme="minorHAnsi"/>
                <w:color w:val="000000"/>
              </w:rPr>
            </w:pPr>
            <w:ins w:id="5431" w:author="Molly McEvilley" w:date="2023-07-04T08:34:00Z">
              <w:r w:rsidRPr="00277F30">
                <w:rPr>
                  <w:rFonts w:cstheme="minorHAnsi"/>
                  <w:color w:val="000000"/>
                </w:rPr>
                <w:t>(any other)</w:t>
              </w:r>
            </w:ins>
          </w:p>
        </w:tc>
        <w:tc>
          <w:tcPr>
            <w:tcW w:w="962" w:type="dxa"/>
            <w:noWrap/>
            <w:hideMark/>
          </w:tcPr>
          <w:p w14:paraId="5AE95738"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32" w:author="Molly McEvilley" w:date="2023-07-04T08:34:00Z"/>
                <w:rFonts w:cstheme="minorHAnsi"/>
                <w:color w:val="000000"/>
              </w:rPr>
            </w:pPr>
            <w:ins w:id="5433" w:author="Molly McEvilley" w:date="2023-07-04T08:34:00Z">
              <w:r w:rsidRPr="00277F30">
                <w:rPr>
                  <w:rFonts w:cstheme="minorHAnsi"/>
                  <w:color w:val="000000"/>
                </w:rPr>
                <w:t>4</w:t>
              </w:r>
            </w:ins>
          </w:p>
        </w:tc>
      </w:tr>
      <w:tr w:rsidR="003F3890" w:rsidRPr="00211B09" w:rsidDel="00153B9A" w14:paraId="63D92766" w14:textId="22D5AB6F" w:rsidTr="00277F30">
        <w:trPr>
          <w:cnfStyle w:val="000000100000" w:firstRow="0" w:lastRow="0" w:firstColumn="0" w:lastColumn="0" w:oddVBand="0" w:evenVBand="0" w:oddHBand="1" w:evenHBand="0" w:firstRowFirstColumn="0" w:firstRowLastColumn="0" w:lastRowFirstColumn="0" w:lastRowLastColumn="0"/>
          <w:trHeight w:val="216"/>
          <w:del w:id="5434"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89ED9C2" w14:textId="21965150" w:rsidR="003F3890" w:rsidRPr="00211B09" w:rsidDel="00153B9A" w:rsidRDefault="003F3890" w:rsidP="00F6016E">
            <w:pPr>
              <w:spacing w:before="0" w:after="0"/>
              <w:rPr>
                <w:del w:id="5435" w:author="Molly McEvilley" w:date="2023-07-04T08:39:00Z"/>
                <w:rFonts w:cstheme="minorHAnsi"/>
              </w:rPr>
            </w:pPr>
            <w:del w:id="5436" w:author="Molly McEvilley" w:date="2023-07-04T08:39:00Z">
              <w:r w:rsidRPr="00211B09" w:rsidDel="00153B9A">
                <w:rPr>
                  <w:rFonts w:cstheme="minorHAnsi"/>
                </w:rPr>
                <w:delText>Report Row Category</w:delText>
              </w:r>
              <w:bookmarkStart w:id="5437" w:name="_Toc140489996"/>
              <w:bookmarkEnd w:id="5437"/>
            </w:del>
          </w:p>
        </w:tc>
        <w:tc>
          <w:tcPr>
            <w:tcW w:w="5528"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438" w:author="Molly McEvilley" w:date="2023-07-04T08:39:00Z"/>
                <w:rFonts w:cstheme="minorHAnsi"/>
              </w:rPr>
            </w:pPr>
            <w:del w:id="5439"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440" w:name="_Toc140489997"/>
              <w:bookmarkEnd w:id="5440"/>
            </w:del>
          </w:p>
        </w:tc>
        <w:tc>
          <w:tcPr>
            <w:tcW w:w="1582"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441" w:author="Molly McEvilley" w:date="2023-07-04T08:39:00Z"/>
                <w:rFonts w:cstheme="minorHAnsi"/>
              </w:rPr>
            </w:pPr>
            <w:del w:id="5442" w:author="Molly McEvilley" w:date="2023-07-04T08:39:00Z">
              <w:r w:rsidRPr="00211B09" w:rsidDel="00153B9A">
                <w:rPr>
                  <w:rFonts w:cstheme="minorHAnsi"/>
                </w:rPr>
                <w:delText>ReportRow</w:delText>
              </w:r>
              <w:bookmarkStart w:id="5443" w:name="_Toc140489998"/>
              <w:bookmarkEnd w:id="5443"/>
            </w:del>
          </w:p>
        </w:tc>
        <w:tc>
          <w:tcPr>
            <w:tcW w:w="962"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444" w:author="Molly McEvilley" w:date="2023-07-04T08:39:00Z"/>
                <w:rFonts w:cstheme="minorHAnsi"/>
              </w:rPr>
            </w:pPr>
            <w:del w:id="5445" w:author="Molly McEvilley" w:date="2023-07-04T08:39:00Z">
              <w:r w:rsidRPr="00211B09" w:rsidDel="00153B9A">
                <w:rPr>
                  <w:rFonts w:cstheme="minorHAnsi"/>
                </w:rPr>
                <w:delText>Universe</w:delText>
              </w:r>
              <w:bookmarkStart w:id="5446" w:name="_Toc140489999"/>
              <w:bookmarkEnd w:id="5446"/>
            </w:del>
          </w:p>
        </w:tc>
        <w:bookmarkStart w:id="5447" w:name="_Toc140490000"/>
        <w:bookmarkEnd w:id="5447"/>
      </w:tr>
      <w:tr w:rsidR="00211B09" w:rsidRPr="00E92A33" w:rsidDel="00153B9A" w14:paraId="42A39FF6" w14:textId="77777777" w:rsidTr="004C700D">
        <w:trPr>
          <w:cnfStyle w:val="000000010000" w:firstRow="0" w:lastRow="0" w:firstColumn="0" w:lastColumn="0" w:oddVBand="0" w:evenVBand="0" w:oddHBand="0" w:evenHBand="1" w:firstRowFirstColumn="0" w:firstRowLastColumn="0" w:lastRowFirstColumn="0" w:lastRowLastColumn="0"/>
          <w:trHeight w:val="216"/>
          <w:del w:id="5448"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CC95431" w14:textId="7DBB8AE8" w:rsidR="003F3890" w:rsidRPr="00211B09" w:rsidDel="00153B9A" w:rsidRDefault="003F3890" w:rsidP="00F6016E">
            <w:pPr>
              <w:spacing w:before="0" w:after="0"/>
              <w:rPr>
                <w:del w:id="5449" w:author="Molly McEvilley" w:date="2023-07-04T08:39:00Z"/>
                <w:rFonts w:cstheme="minorHAnsi"/>
              </w:rPr>
            </w:pPr>
            <w:del w:id="5450" w:author="Molly McEvilley" w:date="2023-07-04T08:39:00Z">
              <w:r w:rsidRPr="00211B09" w:rsidDel="00153B9A">
                <w:rPr>
                  <w:rFonts w:cstheme="minorHAnsi"/>
                </w:rPr>
                <w:delText>Days to return after PSH destination</w:delText>
              </w:r>
              <w:bookmarkStart w:id="5451" w:name="_Toc140490001"/>
              <w:bookmarkEnd w:id="5451"/>
            </w:del>
          </w:p>
        </w:tc>
        <w:tc>
          <w:tcPr>
            <w:tcW w:w="5528"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452" w:author="Molly McEvilley" w:date="2023-07-04T08:39:00Z"/>
                <w:rFonts w:cstheme="minorHAnsi"/>
              </w:rPr>
            </w:pPr>
            <w:del w:id="5453"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454" w:name="_Toc140490002"/>
              <w:bookmarkEnd w:id="5454"/>
            </w:del>
          </w:p>
        </w:tc>
        <w:tc>
          <w:tcPr>
            <w:tcW w:w="1582"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455" w:author="Molly McEvilley" w:date="2023-07-04T08:39:00Z"/>
                <w:rFonts w:cstheme="minorHAnsi"/>
              </w:rPr>
            </w:pPr>
            <w:del w:id="5456" w:author="Molly McEvilley" w:date="2023-07-04T08:39:00Z">
              <w:r w:rsidRPr="00211B09" w:rsidDel="00153B9A">
                <w:rPr>
                  <w:rFonts w:cstheme="minorHAnsi"/>
                </w:rPr>
                <w:delText>37</w:delText>
              </w:r>
              <w:bookmarkStart w:id="5457" w:name="_Toc140490003"/>
              <w:bookmarkEnd w:id="5457"/>
            </w:del>
          </w:p>
        </w:tc>
        <w:tc>
          <w:tcPr>
            <w:tcW w:w="962"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458" w:author="Molly McEvilley" w:date="2023-07-04T08:39:00Z"/>
                <w:rFonts w:cstheme="minorHAnsi"/>
                <w:color w:val="000000"/>
              </w:rPr>
            </w:pPr>
            <w:del w:id="5459" w:author="Molly McEvilley" w:date="2023-07-04T08:39:00Z">
              <w:r w:rsidRPr="00211B09" w:rsidDel="00153B9A">
                <w:rPr>
                  <w:rFonts w:cstheme="minorHAnsi"/>
                </w:rPr>
                <w:delText>2</w:delText>
              </w:r>
              <w:bookmarkStart w:id="5460" w:name="_Toc140490004"/>
              <w:bookmarkEnd w:id="5460"/>
            </w:del>
          </w:p>
        </w:tc>
        <w:bookmarkStart w:id="5461" w:name="_Toc140490005"/>
        <w:bookmarkEnd w:id="5461"/>
      </w:tr>
      <w:tr w:rsidR="003F3890" w:rsidRPr="00211B09" w:rsidDel="00153B9A" w14:paraId="46C07DC9" w14:textId="3D7CC9C1" w:rsidTr="00277F30">
        <w:trPr>
          <w:cnfStyle w:val="000000100000" w:firstRow="0" w:lastRow="0" w:firstColumn="0" w:lastColumn="0" w:oddVBand="0" w:evenVBand="0" w:oddHBand="1" w:evenHBand="0" w:firstRowFirstColumn="0" w:firstRowLastColumn="0" w:lastRowFirstColumn="0" w:lastRowLastColumn="0"/>
          <w:trHeight w:val="216"/>
          <w:del w:id="5462"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F679C0B" w14:textId="4F43DDBB" w:rsidR="003F3890" w:rsidRPr="00211B09" w:rsidDel="00153B9A" w:rsidRDefault="003F3890" w:rsidP="00F6016E">
            <w:pPr>
              <w:spacing w:before="0" w:after="0"/>
              <w:rPr>
                <w:del w:id="5463" w:author="Molly McEvilley" w:date="2023-07-04T08:39:00Z"/>
                <w:rFonts w:cstheme="minorHAnsi"/>
              </w:rPr>
            </w:pPr>
            <w:del w:id="5464" w:author="Molly McEvilley" w:date="2023-07-04T08:39:00Z">
              <w:r w:rsidRPr="00211B09" w:rsidDel="00153B9A">
                <w:rPr>
                  <w:rFonts w:cstheme="minorHAnsi"/>
                </w:rPr>
                <w:delText xml:space="preserve">Days to return after PH </w:delText>
              </w:r>
            </w:del>
            <w:del w:id="5465" w:author="Molly McEvilley" w:date="2023-06-13T10:53:00Z">
              <w:r w:rsidRPr="00211B09" w:rsidDel="00C653C6">
                <w:rPr>
                  <w:rFonts w:cstheme="minorHAnsi"/>
                </w:rPr>
                <w:delText>-</w:delText>
              </w:r>
            </w:del>
            <w:del w:id="5466" w:author="Molly McEvilley" w:date="2023-07-04T08:39:00Z">
              <w:r w:rsidRPr="00211B09" w:rsidDel="00153B9A">
                <w:rPr>
                  <w:rFonts w:cstheme="minorHAnsi"/>
                </w:rPr>
                <w:delText xml:space="preserve"> rent with temp subsidy destination</w:delText>
              </w:r>
              <w:bookmarkStart w:id="5467" w:name="_Toc140490006"/>
              <w:bookmarkEnd w:id="5467"/>
            </w:del>
          </w:p>
        </w:tc>
        <w:tc>
          <w:tcPr>
            <w:tcW w:w="5528"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468" w:author="Molly McEvilley" w:date="2023-07-04T08:39:00Z"/>
                <w:rFonts w:cstheme="minorHAnsi"/>
              </w:rPr>
            </w:pPr>
            <w:del w:id="5469"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470" w:name="_Toc140490007"/>
              <w:bookmarkEnd w:id="5470"/>
            </w:del>
          </w:p>
        </w:tc>
        <w:tc>
          <w:tcPr>
            <w:tcW w:w="1582"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471" w:author="Molly McEvilley" w:date="2023-07-04T08:39:00Z"/>
                <w:rFonts w:cstheme="minorHAnsi"/>
              </w:rPr>
            </w:pPr>
            <w:del w:id="5472" w:author="Molly McEvilley" w:date="2023-07-04T08:39:00Z">
              <w:r w:rsidRPr="00211B09" w:rsidDel="00153B9A">
                <w:rPr>
                  <w:rFonts w:cstheme="minorHAnsi"/>
                </w:rPr>
                <w:delText>38</w:delText>
              </w:r>
              <w:bookmarkStart w:id="5473" w:name="_Toc140490008"/>
              <w:bookmarkEnd w:id="5473"/>
            </w:del>
          </w:p>
        </w:tc>
        <w:tc>
          <w:tcPr>
            <w:tcW w:w="962"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474" w:author="Molly McEvilley" w:date="2023-07-04T08:39:00Z"/>
                <w:rFonts w:cstheme="minorHAnsi"/>
                <w:color w:val="000000"/>
              </w:rPr>
            </w:pPr>
            <w:del w:id="5475" w:author="Molly McEvilley" w:date="2023-07-04T08:39:00Z">
              <w:r w:rsidRPr="00211B09" w:rsidDel="00153B9A">
                <w:rPr>
                  <w:rFonts w:cstheme="minorHAnsi"/>
                </w:rPr>
                <w:delText>2</w:delText>
              </w:r>
              <w:bookmarkStart w:id="5476" w:name="_Toc140490009"/>
              <w:bookmarkEnd w:id="5476"/>
            </w:del>
          </w:p>
        </w:tc>
        <w:bookmarkStart w:id="5477" w:name="_Toc140490010"/>
        <w:bookmarkEnd w:id="5477"/>
      </w:tr>
      <w:tr w:rsidR="00211B09" w:rsidRPr="00E92A33" w:rsidDel="00153B9A" w14:paraId="6ED1AAF7" w14:textId="77777777" w:rsidTr="004C700D">
        <w:trPr>
          <w:cnfStyle w:val="000000010000" w:firstRow="0" w:lastRow="0" w:firstColumn="0" w:lastColumn="0" w:oddVBand="0" w:evenVBand="0" w:oddHBand="0" w:evenHBand="1" w:firstRowFirstColumn="0" w:firstRowLastColumn="0" w:lastRowFirstColumn="0" w:lastRowLastColumn="0"/>
          <w:trHeight w:val="216"/>
          <w:del w:id="5478"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1A65592" w14:textId="48E1E53E" w:rsidR="003F3890" w:rsidRPr="00211B09" w:rsidDel="00153B9A" w:rsidRDefault="003F3890" w:rsidP="00F6016E">
            <w:pPr>
              <w:spacing w:before="0" w:after="0"/>
              <w:rPr>
                <w:del w:id="5479" w:author="Molly McEvilley" w:date="2023-07-04T08:39:00Z"/>
                <w:rFonts w:cstheme="minorHAnsi"/>
              </w:rPr>
            </w:pPr>
            <w:del w:id="5480" w:author="Molly McEvilley" w:date="2023-07-04T08:39:00Z">
              <w:r w:rsidRPr="00211B09" w:rsidDel="00153B9A">
                <w:rPr>
                  <w:rFonts w:cstheme="minorHAnsi"/>
                </w:rPr>
                <w:delText xml:space="preserve">Days to return after PH </w:delText>
              </w:r>
            </w:del>
            <w:del w:id="5481" w:author="Molly McEvilley" w:date="2023-06-13T10:53:00Z">
              <w:r w:rsidRPr="00211B09" w:rsidDel="00C653C6">
                <w:rPr>
                  <w:rFonts w:cstheme="minorHAnsi"/>
                </w:rPr>
                <w:delText>-</w:delText>
              </w:r>
            </w:del>
            <w:del w:id="5482" w:author="Molly McEvilley" w:date="2023-07-04T08:39:00Z">
              <w:r w:rsidRPr="00211B09" w:rsidDel="00153B9A">
                <w:rPr>
                  <w:rFonts w:cstheme="minorHAnsi"/>
                </w:rPr>
                <w:delText xml:space="preserve"> rent/own with subsidy destination</w:delText>
              </w:r>
              <w:bookmarkStart w:id="5483" w:name="_Toc140490011"/>
              <w:bookmarkEnd w:id="5483"/>
            </w:del>
          </w:p>
        </w:tc>
        <w:tc>
          <w:tcPr>
            <w:tcW w:w="5528"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484" w:author="Molly McEvilley" w:date="2023-07-04T08:39:00Z"/>
                <w:rFonts w:cstheme="minorHAnsi"/>
              </w:rPr>
            </w:pPr>
            <w:del w:id="5485"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486" w:name="_Toc140490012"/>
              <w:bookmarkEnd w:id="5486"/>
            </w:del>
          </w:p>
        </w:tc>
        <w:tc>
          <w:tcPr>
            <w:tcW w:w="1582"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487" w:author="Molly McEvilley" w:date="2023-07-04T08:39:00Z"/>
                <w:rFonts w:cstheme="minorHAnsi"/>
              </w:rPr>
            </w:pPr>
            <w:del w:id="5488" w:author="Molly McEvilley" w:date="2023-07-04T08:39:00Z">
              <w:r w:rsidRPr="00211B09" w:rsidDel="00153B9A">
                <w:rPr>
                  <w:rFonts w:cstheme="minorHAnsi"/>
                </w:rPr>
                <w:delText>39</w:delText>
              </w:r>
              <w:bookmarkStart w:id="5489" w:name="_Toc140490013"/>
              <w:bookmarkEnd w:id="5489"/>
            </w:del>
          </w:p>
        </w:tc>
        <w:tc>
          <w:tcPr>
            <w:tcW w:w="962"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490" w:author="Molly McEvilley" w:date="2023-07-04T08:39:00Z"/>
                <w:rFonts w:cstheme="minorHAnsi"/>
                <w:color w:val="000000"/>
              </w:rPr>
            </w:pPr>
            <w:del w:id="5491" w:author="Molly McEvilley" w:date="2023-07-04T08:39:00Z">
              <w:r w:rsidRPr="00211B09" w:rsidDel="00153B9A">
                <w:rPr>
                  <w:rFonts w:cstheme="minorHAnsi"/>
                </w:rPr>
                <w:delText>2</w:delText>
              </w:r>
              <w:bookmarkStart w:id="5492" w:name="_Toc140490014"/>
              <w:bookmarkEnd w:id="5492"/>
            </w:del>
          </w:p>
        </w:tc>
        <w:bookmarkStart w:id="5493" w:name="_Toc140490015"/>
        <w:bookmarkEnd w:id="5493"/>
      </w:tr>
      <w:tr w:rsidR="003F3890" w:rsidRPr="00211B09" w:rsidDel="00153B9A" w14:paraId="35FE056A" w14:textId="346ED7AA" w:rsidTr="00277F30">
        <w:trPr>
          <w:cnfStyle w:val="000000100000" w:firstRow="0" w:lastRow="0" w:firstColumn="0" w:lastColumn="0" w:oddVBand="0" w:evenVBand="0" w:oddHBand="1" w:evenHBand="0" w:firstRowFirstColumn="0" w:firstRowLastColumn="0" w:lastRowFirstColumn="0" w:lastRowLastColumn="0"/>
          <w:trHeight w:val="216"/>
          <w:del w:id="5494"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475805" w14:textId="79563664" w:rsidR="003F3890" w:rsidRPr="00211B09" w:rsidDel="00153B9A" w:rsidRDefault="003F3890" w:rsidP="00F6016E">
            <w:pPr>
              <w:spacing w:before="0" w:after="0"/>
              <w:rPr>
                <w:del w:id="5495" w:author="Molly McEvilley" w:date="2023-07-04T08:39:00Z"/>
                <w:rFonts w:cstheme="minorHAnsi"/>
              </w:rPr>
            </w:pPr>
            <w:del w:id="5496" w:author="Molly McEvilley" w:date="2023-07-04T08:39:00Z">
              <w:r w:rsidRPr="00211B09" w:rsidDel="00153B9A">
                <w:rPr>
                  <w:rFonts w:cstheme="minorHAnsi"/>
                </w:rPr>
                <w:delText xml:space="preserve">Days to return after PH </w:delText>
              </w:r>
            </w:del>
            <w:del w:id="5497" w:author="Molly McEvilley" w:date="2023-06-13T10:53:00Z">
              <w:r w:rsidRPr="00211B09" w:rsidDel="00C653C6">
                <w:rPr>
                  <w:rFonts w:cstheme="minorHAnsi"/>
                </w:rPr>
                <w:delText>-</w:delText>
              </w:r>
            </w:del>
            <w:del w:id="5498" w:author="Molly McEvilley" w:date="2023-07-04T08:39:00Z">
              <w:r w:rsidRPr="00211B09" w:rsidDel="00153B9A">
                <w:rPr>
                  <w:rFonts w:cstheme="minorHAnsi"/>
                </w:rPr>
                <w:delText xml:space="preserve"> rent/own no subsidy destination</w:delText>
              </w:r>
              <w:bookmarkStart w:id="5499" w:name="_Toc140490016"/>
              <w:bookmarkEnd w:id="5499"/>
            </w:del>
          </w:p>
        </w:tc>
        <w:tc>
          <w:tcPr>
            <w:tcW w:w="5528"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00" w:author="Molly McEvilley" w:date="2023-07-04T08:39:00Z"/>
                <w:rFonts w:cstheme="minorHAnsi"/>
              </w:rPr>
            </w:pPr>
            <w:del w:id="5501"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502" w:name="_Toc140490017"/>
              <w:bookmarkEnd w:id="5502"/>
            </w:del>
          </w:p>
        </w:tc>
        <w:tc>
          <w:tcPr>
            <w:tcW w:w="1582"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03" w:author="Molly McEvilley" w:date="2023-07-04T08:39:00Z"/>
                <w:rFonts w:cstheme="minorHAnsi"/>
              </w:rPr>
            </w:pPr>
            <w:del w:id="5504" w:author="Molly McEvilley" w:date="2023-07-04T08:39:00Z">
              <w:r w:rsidRPr="00211B09" w:rsidDel="00153B9A">
                <w:rPr>
                  <w:rFonts w:cstheme="minorHAnsi"/>
                </w:rPr>
                <w:delText>40</w:delText>
              </w:r>
              <w:bookmarkStart w:id="5505" w:name="_Toc140490018"/>
              <w:bookmarkEnd w:id="5505"/>
            </w:del>
          </w:p>
        </w:tc>
        <w:tc>
          <w:tcPr>
            <w:tcW w:w="962"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06" w:author="Molly McEvilley" w:date="2023-07-04T08:39:00Z"/>
                <w:rFonts w:cstheme="minorHAnsi"/>
                <w:color w:val="000000"/>
              </w:rPr>
            </w:pPr>
            <w:del w:id="5507" w:author="Molly McEvilley" w:date="2023-07-04T08:39:00Z">
              <w:r w:rsidRPr="00211B09" w:rsidDel="00153B9A">
                <w:rPr>
                  <w:rFonts w:cstheme="minorHAnsi"/>
                </w:rPr>
                <w:delText>2</w:delText>
              </w:r>
              <w:bookmarkStart w:id="5508" w:name="_Toc140490019"/>
              <w:bookmarkEnd w:id="5508"/>
            </w:del>
          </w:p>
        </w:tc>
        <w:bookmarkStart w:id="5509" w:name="_Toc140490020"/>
        <w:bookmarkEnd w:id="5509"/>
      </w:tr>
      <w:tr w:rsidR="00211B09" w:rsidRPr="00E92A33" w:rsidDel="00153B9A" w14:paraId="0A954318" w14:textId="77777777" w:rsidTr="004C700D">
        <w:trPr>
          <w:cnfStyle w:val="000000010000" w:firstRow="0" w:lastRow="0" w:firstColumn="0" w:lastColumn="0" w:oddVBand="0" w:evenVBand="0" w:oddHBand="0" w:evenHBand="1" w:firstRowFirstColumn="0" w:firstRowLastColumn="0" w:lastRowFirstColumn="0" w:lastRowLastColumn="0"/>
          <w:trHeight w:val="216"/>
          <w:del w:id="5510"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D227957" w14:textId="6D581107" w:rsidR="003F3890" w:rsidRPr="00211B09" w:rsidDel="00153B9A" w:rsidRDefault="003F3890" w:rsidP="00F6016E">
            <w:pPr>
              <w:spacing w:before="0" w:after="0"/>
              <w:rPr>
                <w:del w:id="5511" w:author="Molly McEvilley" w:date="2023-07-04T08:39:00Z"/>
                <w:rFonts w:cstheme="minorHAnsi"/>
              </w:rPr>
            </w:pPr>
            <w:del w:id="5512" w:author="Molly McEvilley" w:date="2023-07-04T08:39:00Z">
              <w:r w:rsidRPr="00211B09" w:rsidDel="00153B9A">
                <w:rPr>
                  <w:rFonts w:cstheme="minorHAnsi"/>
                </w:rPr>
                <w:delText xml:space="preserve">Days to return after Family </w:delText>
              </w:r>
            </w:del>
            <w:del w:id="5513" w:author="Molly McEvilley" w:date="2023-06-13T10:53:00Z">
              <w:r w:rsidRPr="00211B09" w:rsidDel="00C653C6">
                <w:rPr>
                  <w:rFonts w:cstheme="minorHAnsi"/>
                </w:rPr>
                <w:delText>-</w:delText>
              </w:r>
            </w:del>
            <w:del w:id="5514" w:author="Molly McEvilley" w:date="2023-07-04T08:39:00Z">
              <w:r w:rsidRPr="00211B09" w:rsidDel="00153B9A">
                <w:rPr>
                  <w:rFonts w:cstheme="minorHAnsi"/>
                </w:rPr>
                <w:delText xml:space="preserve"> permanent destination</w:delText>
              </w:r>
              <w:bookmarkStart w:id="5515" w:name="_Toc140490021"/>
              <w:bookmarkEnd w:id="5515"/>
            </w:del>
          </w:p>
        </w:tc>
        <w:tc>
          <w:tcPr>
            <w:tcW w:w="5528"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16" w:author="Molly McEvilley" w:date="2023-07-04T08:39:00Z"/>
                <w:rFonts w:cstheme="minorHAnsi"/>
              </w:rPr>
            </w:pPr>
            <w:del w:id="5517"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518" w:name="_Toc140490022"/>
              <w:bookmarkEnd w:id="5518"/>
            </w:del>
          </w:p>
        </w:tc>
        <w:tc>
          <w:tcPr>
            <w:tcW w:w="1582"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19" w:author="Molly McEvilley" w:date="2023-07-04T08:39:00Z"/>
                <w:rFonts w:cstheme="minorHAnsi"/>
              </w:rPr>
            </w:pPr>
            <w:del w:id="5520" w:author="Molly McEvilley" w:date="2023-07-04T08:39:00Z">
              <w:r w:rsidRPr="00211B09" w:rsidDel="00153B9A">
                <w:rPr>
                  <w:rFonts w:cstheme="minorHAnsi"/>
                </w:rPr>
                <w:delText>41</w:delText>
              </w:r>
              <w:bookmarkStart w:id="5521" w:name="_Toc140490023"/>
              <w:bookmarkEnd w:id="5521"/>
            </w:del>
          </w:p>
        </w:tc>
        <w:tc>
          <w:tcPr>
            <w:tcW w:w="962"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22" w:author="Molly McEvilley" w:date="2023-07-04T08:39:00Z"/>
                <w:rFonts w:cstheme="minorHAnsi"/>
                <w:color w:val="000000"/>
              </w:rPr>
            </w:pPr>
            <w:del w:id="5523" w:author="Molly McEvilley" w:date="2023-07-04T08:39:00Z">
              <w:r w:rsidRPr="00211B09" w:rsidDel="00153B9A">
                <w:rPr>
                  <w:rFonts w:cstheme="minorHAnsi"/>
                </w:rPr>
                <w:delText>2</w:delText>
              </w:r>
              <w:bookmarkStart w:id="5524" w:name="_Toc140490024"/>
              <w:bookmarkEnd w:id="5524"/>
            </w:del>
          </w:p>
        </w:tc>
        <w:bookmarkStart w:id="5525" w:name="_Toc140490025"/>
        <w:bookmarkEnd w:id="5525"/>
      </w:tr>
      <w:tr w:rsidR="003F3890" w:rsidRPr="00211B09" w:rsidDel="00153B9A" w14:paraId="35950503" w14:textId="79DB8307" w:rsidTr="00277F30">
        <w:trPr>
          <w:cnfStyle w:val="000000100000" w:firstRow="0" w:lastRow="0" w:firstColumn="0" w:lastColumn="0" w:oddVBand="0" w:evenVBand="0" w:oddHBand="1" w:evenHBand="0" w:firstRowFirstColumn="0" w:firstRowLastColumn="0" w:lastRowFirstColumn="0" w:lastRowLastColumn="0"/>
          <w:trHeight w:val="216"/>
          <w:del w:id="5526"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48B494" w14:textId="6277745E" w:rsidR="003F3890" w:rsidRPr="00211B09" w:rsidDel="00153B9A" w:rsidRDefault="003F3890" w:rsidP="00F6016E">
            <w:pPr>
              <w:spacing w:before="0" w:after="0"/>
              <w:rPr>
                <w:del w:id="5527" w:author="Molly McEvilley" w:date="2023-07-04T08:39:00Z"/>
                <w:rFonts w:cstheme="minorHAnsi"/>
              </w:rPr>
            </w:pPr>
            <w:del w:id="5528" w:author="Molly McEvilley" w:date="2023-07-04T08:39:00Z">
              <w:r w:rsidRPr="00211B09" w:rsidDel="00153B9A">
                <w:rPr>
                  <w:rFonts w:cstheme="minorHAnsi"/>
                </w:rPr>
                <w:delText xml:space="preserve">Days to return after Friends </w:delText>
              </w:r>
            </w:del>
            <w:del w:id="5529" w:author="Molly McEvilley" w:date="2023-06-13T10:53:00Z">
              <w:r w:rsidRPr="00211B09" w:rsidDel="00C653C6">
                <w:rPr>
                  <w:rFonts w:cstheme="minorHAnsi"/>
                </w:rPr>
                <w:delText>-</w:delText>
              </w:r>
            </w:del>
            <w:del w:id="5530" w:author="Molly McEvilley" w:date="2023-07-04T08:39:00Z">
              <w:r w:rsidRPr="00211B09" w:rsidDel="00153B9A">
                <w:rPr>
                  <w:rFonts w:cstheme="minorHAnsi"/>
                </w:rPr>
                <w:delText xml:space="preserve"> permanent destination</w:delText>
              </w:r>
              <w:bookmarkStart w:id="5531" w:name="_Toc140490026"/>
              <w:bookmarkEnd w:id="5531"/>
            </w:del>
          </w:p>
        </w:tc>
        <w:tc>
          <w:tcPr>
            <w:tcW w:w="5528"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32" w:author="Molly McEvilley" w:date="2023-07-04T08:39:00Z"/>
                <w:rFonts w:cstheme="minorHAnsi"/>
              </w:rPr>
            </w:pPr>
            <w:del w:id="5533"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534" w:name="_Toc140490027"/>
              <w:bookmarkEnd w:id="5534"/>
            </w:del>
          </w:p>
        </w:tc>
        <w:tc>
          <w:tcPr>
            <w:tcW w:w="1582"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35" w:author="Molly McEvilley" w:date="2023-07-04T08:39:00Z"/>
                <w:rFonts w:cstheme="minorHAnsi"/>
              </w:rPr>
            </w:pPr>
            <w:del w:id="5536" w:author="Molly McEvilley" w:date="2023-07-04T08:39:00Z">
              <w:r w:rsidRPr="00211B09" w:rsidDel="00153B9A">
                <w:rPr>
                  <w:rFonts w:cstheme="minorHAnsi"/>
                </w:rPr>
                <w:delText>42</w:delText>
              </w:r>
              <w:bookmarkStart w:id="5537" w:name="_Toc140490028"/>
              <w:bookmarkEnd w:id="5537"/>
            </w:del>
          </w:p>
        </w:tc>
        <w:tc>
          <w:tcPr>
            <w:tcW w:w="962"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38" w:author="Molly McEvilley" w:date="2023-07-04T08:39:00Z"/>
                <w:rFonts w:cstheme="minorHAnsi"/>
                <w:color w:val="000000"/>
              </w:rPr>
            </w:pPr>
            <w:del w:id="5539" w:author="Molly McEvilley" w:date="2023-07-04T08:39:00Z">
              <w:r w:rsidRPr="00211B09" w:rsidDel="00153B9A">
                <w:rPr>
                  <w:rFonts w:cstheme="minorHAnsi"/>
                </w:rPr>
                <w:delText>2</w:delText>
              </w:r>
              <w:bookmarkStart w:id="5540" w:name="_Toc140490029"/>
              <w:bookmarkEnd w:id="5540"/>
            </w:del>
          </w:p>
        </w:tc>
        <w:bookmarkStart w:id="5541" w:name="_Toc140490030"/>
        <w:bookmarkEnd w:id="5541"/>
      </w:tr>
      <w:tr w:rsidR="00617D0F" w:rsidRPr="00211B09" w:rsidDel="00153B9A" w14:paraId="3E08F1C7" w14:textId="77777777" w:rsidTr="004C700D">
        <w:trPr>
          <w:cnfStyle w:val="000000010000" w:firstRow="0" w:lastRow="0" w:firstColumn="0" w:lastColumn="0" w:oddVBand="0" w:evenVBand="0" w:oddHBand="0" w:evenHBand="1" w:firstRowFirstColumn="0" w:firstRowLastColumn="0" w:lastRowFirstColumn="0" w:lastRowLastColumn="0"/>
          <w:trHeight w:val="216"/>
          <w:del w:id="5542"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0EE20B4" w14:textId="022C01FA" w:rsidR="003F3890" w:rsidRPr="00211B09" w:rsidDel="00153B9A" w:rsidRDefault="003F3890" w:rsidP="00F6016E">
            <w:pPr>
              <w:spacing w:before="0" w:after="0"/>
              <w:rPr>
                <w:del w:id="5543" w:author="Molly McEvilley" w:date="2023-07-04T08:39:00Z"/>
                <w:rFonts w:cstheme="minorHAnsi"/>
              </w:rPr>
            </w:pPr>
            <w:del w:id="5544" w:author="Molly McEvilley" w:date="2023-07-04T08:39:00Z">
              <w:r w:rsidRPr="00211B09" w:rsidDel="00153B9A">
                <w:rPr>
                  <w:rFonts w:cstheme="minorHAnsi"/>
                </w:rPr>
                <w:delText xml:space="preserve">Days to return after Institutions </w:delText>
              </w:r>
            </w:del>
            <w:del w:id="5545" w:author="Molly McEvilley" w:date="2023-06-13T10:53:00Z">
              <w:r w:rsidRPr="00211B09" w:rsidDel="00C653C6">
                <w:rPr>
                  <w:rFonts w:cstheme="minorHAnsi"/>
                </w:rPr>
                <w:delText>-</w:delText>
              </w:r>
            </w:del>
            <w:del w:id="5546" w:author="Molly McEvilley" w:date="2023-07-04T08:39:00Z">
              <w:r w:rsidRPr="00211B09" w:rsidDel="00153B9A">
                <w:rPr>
                  <w:rFonts w:cstheme="minorHAnsi"/>
                </w:rPr>
                <w:delText xml:space="preserve"> group/ assisted destination</w:delText>
              </w:r>
              <w:bookmarkStart w:id="5547" w:name="_Toc140490031"/>
              <w:bookmarkEnd w:id="5547"/>
            </w:del>
          </w:p>
        </w:tc>
        <w:tc>
          <w:tcPr>
            <w:tcW w:w="5528"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48" w:author="Molly McEvilley" w:date="2023-07-04T08:39:00Z"/>
                <w:rFonts w:cstheme="minorHAnsi"/>
              </w:rPr>
            </w:pPr>
            <w:del w:id="5549"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550" w:name="_Toc140490032"/>
              <w:bookmarkEnd w:id="5550"/>
            </w:del>
          </w:p>
        </w:tc>
        <w:tc>
          <w:tcPr>
            <w:tcW w:w="1582"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51" w:author="Molly McEvilley" w:date="2023-07-04T08:39:00Z"/>
                <w:rFonts w:cstheme="minorHAnsi"/>
              </w:rPr>
            </w:pPr>
            <w:del w:id="5552" w:author="Molly McEvilley" w:date="2023-07-04T08:39:00Z">
              <w:r w:rsidRPr="00211B09" w:rsidDel="00153B9A">
                <w:rPr>
                  <w:rFonts w:cstheme="minorHAnsi"/>
                </w:rPr>
                <w:delText>43</w:delText>
              </w:r>
              <w:bookmarkStart w:id="5553" w:name="_Toc140490033"/>
              <w:bookmarkEnd w:id="5553"/>
            </w:del>
          </w:p>
        </w:tc>
        <w:tc>
          <w:tcPr>
            <w:tcW w:w="962"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54" w:author="Molly McEvilley" w:date="2023-07-04T08:39:00Z"/>
                <w:rFonts w:cstheme="minorHAnsi"/>
                <w:color w:val="000000"/>
              </w:rPr>
            </w:pPr>
            <w:del w:id="5555" w:author="Molly McEvilley" w:date="2023-07-04T08:39:00Z">
              <w:r w:rsidRPr="00211B09" w:rsidDel="00153B9A">
                <w:rPr>
                  <w:rFonts w:cstheme="minorHAnsi"/>
                </w:rPr>
                <w:delText>3</w:delText>
              </w:r>
              <w:bookmarkStart w:id="5556" w:name="_Toc140490034"/>
              <w:bookmarkEnd w:id="5556"/>
            </w:del>
          </w:p>
        </w:tc>
        <w:bookmarkStart w:id="5557" w:name="_Toc140490035"/>
        <w:bookmarkEnd w:id="5557"/>
      </w:tr>
      <w:tr w:rsidR="003F3890" w:rsidRPr="00211B09" w:rsidDel="00153B9A" w14:paraId="250D1263" w14:textId="5F86B8ED" w:rsidTr="00277F30">
        <w:trPr>
          <w:cnfStyle w:val="000000100000" w:firstRow="0" w:lastRow="0" w:firstColumn="0" w:lastColumn="0" w:oddVBand="0" w:evenVBand="0" w:oddHBand="1" w:evenHBand="0" w:firstRowFirstColumn="0" w:firstRowLastColumn="0" w:lastRowFirstColumn="0" w:lastRowLastColumn="0"/>
          <w:trHeight w:val="216"/>
          <w:del w:id="5558"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4456FDC0" w14:textId="06FBD3CB" w:rsidR="003F3890" w:rsidRPr="00211B09" w:rsidDel="00153B9A" w:rsidRDefault="003F3890" w:rsidP="00F6016E">
            <w:pPr>
              <w:spacing w:before="0" w:after="0"/>
              <w:rPr>
                <w:del w:id="5559" w:author="Molly McEvilley" w:date="2023-07-04T08:39:00Z"/>
                <w:rFonts w:cstheme="minorHAnsi"/>
              </w:rPr>
            </w:pPr>
            <w:del w:id="5560" w:author="Molly McEvilley" w:date="2023-07-04T08:39:00Z">
              <w:r w:rsidRPr="00211B09" w:rsidDel="00153B9A">
                <w:rPr>
                  <w:rFonts w:cstheme="minorHAnsi"/>
                </w:rPr>
                <w:delText xml:space="preserve">Days to return after Institutions </w:delText>
              </w:r>
            </w:del>
            <w:del w:id="5561" w:author="Molly McEvilley" w:date="2023-06-13T10:53:00Z">
              <w:r w:rsidRPr="00211B09" w:rsidDel="00C653C6">
                <w:rPr>
                  <w:rFonts w:cstheme="minorHAnsi"/>
                </w:rPr>
                <w:delText>-</w:delText>
              </w:r>
            </w:del>
            <w:del w:id="5562" w:author="Molly McEvilley" w:date="2023-07-04T08:39:00Z">
              <w:r w:rsidRPr="00211B09" w:rsidDel="00153B9A">
                <w:rPr>
                  <w:rFonts w:cstheme="minorHAnsi"/>
                </w:rPr>
                <w:delText xml:space="preserve"> medical destination</w:delText>
              </w:r>
              <w:bookmarkStart w:id="5563" w:name="_Toc140490036"/>
              <w:bookmarkEnd w:id="5563"/>
            </w:del>
          </w:p>
        </w:tc>
        <w:tc>
          <w:tcPr>
            <w:tcW w:w="5528"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64" w:author="Molly McEvilley" w:date="2023-07-04T08:39:00Z"/>
                <w:rFonts w:cstheme="minorHAnsi"/>
              </w:rPr>
            </w:pPr>
            <w:del w:id="5565"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566" w:name="_Toc140490037"/>
              <w:bookmarkEnd w:id="5566"/>
            </w:del>
          </w:p>
        </w:tc>
        <w:tc>
          <w:tcPr>
            <w:tcW w:w="1582"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67" w:author="Molly McEvilley" w:date="2023-07-04T08:39:00Z"/>
                <w:rFonts w:cstheme="minorHAnsi"/>
              </w:rPr>
            </w:pPr>
            <w:del w:id="5568" w:author="Molly McEvilley" w:date="2023-07-04T08:39:00Z">
              <w:r w:rsidRPr="00211B09" w:rsidDel="00153B9A">
                <w:rPr>
                  <w:rFonts w:cstheme="minorHAnsi"/>
                </w:rPr>
                <w:delText>44</w:delText>
              </w:r>
              <w:bookmarkStart w:id="5569" w:name="_Toc140490038"/>
              <w:bookmarkEnd w:id="5569"/>
            </w:del>
          </w:p>
        </w:tc>
        <w:tc>
          <w:tcPr>
            <w:tcW w:w="962"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70" w:author="Molly McEvilley" w:date="2023-07-04T08:39:00Z"/>
                <w:rFonts w:cstheme="minorHAnsi"/>
                <w:color w:val="000000"/>
              </w:rPr>
            </w:pPr>
            <w:del w:id="5571" w:author="Molly McEvilley" w:date="2023-07-04T08:39:00Z">
              <w:r w:rsidRPr="00211B09" w:rsidDel="00153B9A">
                <w:rPr>
                  <w:rFonts w:cstheme="minorHAnsi"/>
                </w:rPr>
                <w:delText>3</w:delText>
              </w:r>
              <w:bookmarkStart w:id="5572" w:name="_Toc140490039"/>
              <w:bookmarkEnd w:id="5572"/>
            </w:del>
          </w:p>
        </w:tc>
        <w:bookmarkStart w:id="5573" w:name="_Toc140490040"/>
        <w:bookmarkEnd w:id="5573"/>
      </w:tr>
      <w:tr w:rsidR="00617D0F" w:rsidRPr="00211B09" w:rsidDel="00153B9A" w14:paraId="783036CE" w14:textId="77777777" w:rsidTr="004C700D">
        <w:trPr>
          <w:cnfStyle w:val="000000010000" w:firstRow="0" w:lastRow="0" w:firstColumn="0" w:lastColumn="0" w:oddVBand="0" w:evenVBand="0" w:oddHBand="0" w:evenHBand="1" w:firstRowFirstColumn="0" w:firstRowLastColumn="0" w:lastRowFirstColumn="0" w:lastRowLastColumn="0"/>
          <w:trHeight w:val="216"/>
          <w:del w:id="5574"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018718D7" w14:textId="35301910" w:rsidR="003F3890" w:rsidRPr="00211B09" w:rsidDel="00153B9A" w:rsidRDefault="003F3890" w:rsidP="00F6016E">
            <w:pPr>
              <w:spacing w:before="0" w:after="0"/>
              <w:rPr>
                <w:del w:id="5575" w:author="Molly McEvilley" w:date="2023-07-04T08:39:00Z"/>
                <w:rFonts w:cstheme="minorHAnsi"/>
              </w:rPr>
            </w:pPr>
            <w:del w:id="5576" w:author="Molly McEvilley" w:date="2023-07-04T08:39:00Z">
              <w:r w:rsidRPr="00211B09" w:rsidDel="00153B9A">
                <w:rPr>
                  <w:rFonts w:cstheme="minorHAnsi"/>
                </w:rPr>
                <w:delText xml:space="preserve">Days to return after Institutions </w:delText>
              </w:r>
            </w:del>
            <w:del w:id="5577" w:author="Molly McEvilley" w:date="2023-06-13T10:53:00Z">
              <w:r w:rsidRPr="00211B09" w:rsidDel="00C653C6">
                <w:rPr>
                  <w:rFonts w:cstheme="minorHAnsi"/>
                </w:rPr>
                <w:delText>-</w:delText>
              </w:r>
            </w:del>
            <w:del w:id="5578"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579" w:name="_Toc140490041"/>
              <w:bookmarkEnd w:id="5579"/>
            </w:del>
          </w:p>
        </w:tc>
        <w:tc>
          <w:tcPr>
            <w:tcW w:w="5528"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80" w:author="Molly McEvilley" w:date="2023-07-04T08:39:00Z"/>
                <w:rFonts w:cstheme="minorHAnsi"/>
              </w:rPr>
            </w:pPr>
            <w:del w:id="5581"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582" w:name="_Toc140490042"/>
              <w:bookmarkEnd w:id="5582"/>
            </w:del>
          </w:p>
        </w:tc>
        <w:tc>
          <w:tcPr>
            <w:tcW w:w="1582"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83" w:author="Molly McEvilley" w:date="2023-07-04T08:39:00Z"/>
                <w:rFonts w:cstheme="minorHAnsi"/>
              </w:rPr>
            </w:pPr>
            <w:del w:id="5584" w:author="Molly McEvilley" w:date="2023-07-04T08:39:00Z">
              <w:r w:rsidRPr="00211B09" w:rsidDel="00153B9A">
                <w:rPr>
                  <w:rFonts w:cstheme="minorHAnsi"/>
                </w:rPr>
                <w:delText>45</w:delText>
              </w:r>
              <w:bookmarkStart w:id="5585" w:name="_Toc140490043"/>
              <w:bookmarkEnd w:id="5585"/>
            </w:del>
          </w:p>
        </w:tc>
        <w:tc>
          <w:tcPr>
            <w:tcW w:w="962"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586" w:author="Molly McEvilley" w:date="2023-07-04T08:39:00Z"/>
                <w:rFonts w:cstheme="minorHAnsi"/>
                <w:color w:val="000000"/>
              </w:rPr>
            </w:pPr>
            <w:del w:id="5587" w:author="Molly McEvilley" w:date="2023-07-04T08:39:00Z">
              <w:r w:rsidRPr="00211B09" w:rsidDel="00153B9A">
                <w:rPr>
                  <w:rFonts w:cstheme="minorHAnsi"/>
                </w:rPr>
                <w:delText>3</w:delText>
              </w:r>
              <w:bookmarkStart w:id="5588" w:name="_Toc140490044"/>
              <w:bookmarkEnd w:id="5588"/>
            </w:del>
          </w:p>
        </w:tc>
        <w:bookmarkStart w:id="5589" w:name="_Toc140490045"/>
        <w:bookmarkEnd w:id="5589"/>
      </w:tr>
      <w:tr w:rsidR="003F3890" w:rsidRPr="00211B09" w:rsidDel="00153B9A" w14:paraId="21D7879F" w14:textId="62469E8C" w:rsidTr="00277F30">
        <w:trPr>
          <w:cnfStyle w:val="000000100000" w:firstRow="0" w:lastRow="0" w:firstColumn="0" w:lastColumn="0" w:oddVBand="0" w:evenVBand="0" w:oddHBand="1" w:evenHBand="0" w:firstRowFirstColumn="0" w:firstRowLastColumn="0" w:lastRowFirstColumn="0" w:lastRowLastColumn="0"/>
          <w:trHeight w:val="216"/>
          <w:del w:id="5590"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2658EB07" w14:textId="1B6700D5" w:rsidR="003F3890" w:rsidRPr="00211B09" w:rsidDel="00153B9A" w:rsidRDefault="003F3890" w:rsidP="00F6016E">
            <w:pPr>
              <w:spacing w:before="0" w:after="0"/>
              <w:rPr>
                <w:del w:id="5591" w:author="Molly McEvilley" w:date="2023-07-04T08:39:00Z"/>
                <w:rFonts w:cstheme="minorHAnsi"/>
              </w:rPr>
            </w:pPr>
            <w:del w:id="5592" w:author="Molly McEvilley" w:date="2023-07-04T08:39:00Z">
              <w:r w:rsidRPr="00211B09" w:rsidDel="00153B9A">
                <w:rPr>
                  <w:rFonts w:cstheme="minorHAnsi"/>
                </w:rPr>
                <w:delText xml:space="preserve">Days to return after Temporary </w:delText>
              </w:r>
            </w:del>
            <w:del w:id="5593" w:author="Molly McEvilley" w:date="2023-06-13T10:53:00Z">
              <w:r w:rsidRPr="00211B09" w:rsidDel="00C653C6">
                <w:rPr>
                  <w:rFonts w:cstheme="minorHAnsi"/>
                </w:rPr>
                <w:delText>-</w:delText>
              </w:r>
            </w:del>
            <w:del w:id="5594" w:author="Molly McEvilley" w:date="2023-07-04T08:39:00Z">
              <w:r w:rsidRPr="00211B09" w:rsidDel="00153B9A">
                <w:rPr>
                  <w:rFonts w:cstheme="minorHAnsi"/>
                </w:rPr>
                <w:delText xml:space="preserve"> not homeless destination</w:delText>
              </w:r>
              <w:bookmarkStart w:id="5595" w:name="_Toc140490046"/>
              <w:bookmarkEnd w:id="5595"/>
            </w:del>
          </w:p>
        </w:tc>
        <w:tc>
          <w:tcPr>
            <w:tcW w:w="5528"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96" w:author="Molly McEvilley" w:date="2023-07-04T08:39:00Z"/>
                <w:rFonts w:cstheme="minorHAnsi"/>
                <w:b/>
              </w:rPr>
            </w:pPr>
            <w:del w:id="5597"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5598" w:name="_Toc140490047"/>
              <w:bookmarkEnd w:id="5598"/>
            </w:del>
          </w:p>
        </w:tc>
        <w:tc>
          <w:tcPr>
            <w:tcW w:w="1582"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599" w:author="Molly McEvilley" w:date="2023-07-04T08:39:00Z"/>
                <w:rFonts w:cstheme="minorHAnsi"/>
              </w:rPr>
            </w:pPr>
            <w:del w:id="5600" w:author="Molly McEvilley" w:date="2023-07-04T08:39:00Z">
              <w:r w:rsidRPr="00211B09" w:rsidDel="00153B9A">
                <w:rPr>
                  <w:rFonts w:cstheme="minorHAnsi"/>
                </w:rPr>
                <w:delText>46</w:delText>
              </w:r>
              <w:bookmarkStart w:id="5601" w:name="_Toc140490048"/>
              <w:bookmarkEnd w:id="5601"/>
            </w:del>
          </w:p>
        </w:tc>
        <w:tc>
          <w:tcPr>
            <w:tcW w:w="962"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02" w:author="Molly McEvilley" w:date="2023-07-04T08:39:00Z"/>
                <w:rFonts w:cstheme="minorHAnsi"/>
                <w:color w:val="000000"/>
              </w:rPr>
            </w:pPr>
            <w:del w:id="5603" w:author="Molly McEvilley" w:date="2023-07-04T08:39:00Z">
              <w:r w:rsidRPr="00211B09" w:rsidDel="00153B9A">
                <w:rPr>
                  <w:rFonts w:cstheme="minorHAnsi"/>
                </w:rPr>
                <w:delText>3</w:delText>
              </w:r>
              <w:bookmarkStart w:id="5604" w:name="_Toc140490049"/>
              <w:bookmarkEnd w:id="5604"/>
            </w:del>
          </w:p>
        </w:tc>
        <w:bookmarkStart w:id="5605" w:name="_Toc140490050"/>
        <w:bookmarkEnd w:id="5605"/>
      </w:tr>
      <w:tr w:rsidR="00617D0F" w:rsidRPr="00211B09" w:rsidDel="00153B9A" w14:paraId="6CB38308" w14:textId="77777777" w:rsidTr="004C700D">
        <w:trPr>
          <w:cnfStyle w:val="000000010000" w:firstRow="0" w:lastRow="0" w:firstColumn="0" w:lastColumn="0" w:oddVBand="0" w:evenVBand="0" w:oddHBand="0" w:evenHBand="1" w:firstRowFirstColumn="0" w:firstRowLastColumn="0" w:lastRowFirstColumn="0" w:lastRowLastColumn="0"/>
          <w:trHeight w:val="216"/>
          <w:del w:id="5606"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647AA904" w14:textId="254ED4AD" w:rsidR="003F3890" w:rsidRPr="00211B09" w:rsidDel="00153B9A" w:rsidRDefault="003F3890" w:rsidP="00F6016E">
            <w:pPr>
              <w:spacing w:before="0" w:after="0"/>
              <w:rPr>
                <w:del w:id="5607" w:author="Molly McEvilley" w:date="2023-07-04T08:39:00Z"/>
                <w:rFonts w:cstheme="minorHAnsi"/>
              </w:rPr>
            </w:pPr>
            <w:del w:id="5608" w:author="Molly McEvilley" w:date="2023-07-04T08:39:00Z">
              <w:r w:rsidRPr="00211B09" w:rsidDel="00153B9A">
                <w:rPr>
                  <w:rFonts w:cstheme="minorHAnsi"/>
                </w:rPr>
                <w:delText xml:space="preserve">Days to return after Homeless </w:delText>
              </w:r>
            </w:del>
            <w:del w:id="5609" w:author="Molly McEvilley" w:date="2023-06-13T10:53:00Z">
              <w:r w:rsidRPr="00211B09" w:rsidDel="00C653C6">
                <w:rPr>
                  <w:rFonts w:cstheme="minorHAnsi"/>
                </w:rPr>
                <w:delText>-</w:delText>
              </w:r>
            </w:del>
            <w:del w:id="5610" w:author="Molly McEvilley" w:date="2023-07-04T08:39:00Z">
              <w:r w:rsidRPr="00211B09" w:rsidDel="00153B9A">
                <w:rPr>
                  <w:rFonts w:cstheme="minorHAnsi"/>
                </w:rPr>
                <w:delText xml:space="preserve"> ES/SH/TH destination</w:delText>
              </w:r>
              <w:bookmarkStart w:id="5611" w:name="_Toc140490051"/>
              <w:bookmarkEnd w:id="5611"/>
            </w:del>
          </w:p>
        </w:tc>
        <w:tc>
          <w:tcPr>
            <w:tcW w:w="5528"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12" w:author="Molly McEvilley" w:date="2023-07-04T08:39:00Z"/>
                <w:rFonts w:cstheme="minorHAnsi"/>
              </w:rPr>
            </w:pPr>
            <w:del w:id="5613"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5614" w:name="_Toc140490052"/>
              <w:bookmarkEnd w:id="5614"/>
            </w:del>
          </w:p>
        </w:tc>
        <w:tc>
          <w:tcPr>
            <w:tcW w:w="1582"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15" w:author="Molly McEvilley" w:date="2023-07-04T08:39:00Z"/>
                <w:rFonts w:cstheme="minorHAnsi"/>
              </w:rPr>
            </w:pPr>
            <w:del w:id="5616" w:author="Molly McEvilley" w:date="2023-07-04T08:39:00Z">
              <w:r w:rsidRPr="00211B09" w:rsidDel="00153B9A">
                <w:rPr>
                  <w:rFonts w:cstheme="minorHAnsi"/>
                </w:rPr>
                <w:delText>47</w:delText>
              </w:r>
              <w:bookmarkStart w:id="5617" w:name="_Toc140490053"/>
              <w:bookmarkEnd w:id="5617"/>
            </w:del>
          </w:p>
        </w:tc>
        <w:tc>
          <w:tcPr>
            <w:tcW w:w="962"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18" w:author="Molly McEvilley" w:date="2023-07-04T08:39:00Z"/>
                <w:rFonts w:cstheme="minorHAnsi"/>
                <w:color w:val="000000"/>
              </w:rPr>
            </w:pPr>
            <w:del w:id="5619" w:author="Molly McEvilley" w:date="2023-07-04T08:39:00Z">
              <w:r w:rsidRPr="00211B09" w:rsidDel="00153B9A">
                <w:rPr>
                  <w:rFonts w:cstheme="minorHAnsi"/>
                </w:rPr>
                <w:delText>3</w:delText>
              </w:r>
              <w:bookmarkStart w:id="5620" w:name="_Toc140490054"/>
              <w:bookmarkEnd w:id="5620"/>
            </w:del>
          </w:p>
        </w:tc>
        <w:bookmarkStart w:id="5621" w:name="_Toc140490055"/>
        <w:bookmarkEnd w:id="5621"/>
      </w:tr>
      <w:tr w:rsidR="003F3890" w:rsidRPr="00211B09" w:rsidDel="00153B9A" w14:paraId="2BC66578" w14:textId="1232A7FD" w:rsidTr="00277F30">
        <w:trPr>
          <w:cnfStyle w:val="000000100000" w:firstRow="0" w:lastRow="0" w:firstColumn="0" w:lastColumn="0" w:oddVBand="0" w:evenVBand="0" w:oddHBand="1" w:evenHBand="0" w:firstRowFirstColumn="0" w:firstRowLastColumn="0" w:lastRowFirstColumn="0" w:lastRowLastColumn="0"/>
          <w:trHeight w:val="216"/>
          <w:del w:id="5622"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421F9709" w14:textId="7F61B075" w:rsidR="003F3890" w:rsidRPr="00211B09" w:rsidDel="00153B9A" w:rsidRDefault="003F3890" w:rsidP="00F6016E">
            <w:pPr>
              <w:spacing w:before="0" w:after="0"/>
              <w:rPr>
                <w:del w:id="5623" w:author="Molly McEvilley" w:date="2023-07-04T08:39:00Z"/>
                <w:rFonts w:cstheme="minorHAnsi"/>
              </w:rPr>
            </w:pPr>
            <w:del w:id="5624" w:author="Molly McEvilley" w:date="2023-07-04T08:39:00Z">
              <w:r w:rsidRPr="00211B09" w:rsidDel="00153B9A">
                <w:rPr>
                  <w:rFonts w:cstheme="minorHAnsi"/>
                </w:rPr>
                <w:delText xml:space="preserve">Days to return after Homeless </w:delText>
              </w:r>
            </w:del>
            <w:del w:id="5625" w:author="Molly McEvilley" w:date="2023-06-13T10:53:00Z">
              <w:r w:rsidRPr="00211B09" w:rsidDel="00C653C6">
                <w:rPr>
                  <w:rFonts w:cstheme="minorHAnsi"/>
                </w:rPr>
                <w:delText>-</w:delText>
              </w:r>
            </w:del>
            <w:del w:id="5626" w:author="Molly McEvilley" w:date="2023-07-04T08:39:00Z">
              <w:r w:rsidRPr="00211B09" w:rsidDel="00153B9A">
                <w:rPr>
                  <w:rFonts w:cstheme="minorHAnsi"/>
                </w:rPr>
                <w:delText xml:space="preserve"> Street destination</w:delText>
              </w:r>
              <w:bookmarkStart w:id="5627" w:name="_Toc140490056"/>
              <w:bookmarkEnd w:id="5627"/>
            </w:del>
          </w:p>
        </w:tc>
        <w:tc>
          <w:tcPr>
            <w:tcW w:w="5528"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28" w:author="Molly McEvilley" w:date="2023-07-04T08:39:00Z"/>
                <w:rFonts w:cstheme="minorHAnsi"/>
              </w:rPr>
            </w:pPr>
            <w:del w:id="5629"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5630" w:name="_Toc140490057"/>
              <w:bookmarkEnd w:id="5630"/>
            </w:del>
          </w:p>
        </w:tc>
        <w:tc>
          <w:tcPr>
            <w:tcW w:w="1582"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31" w:author="Molly McEvilley" w:date="2023-07-04T08:39:00Z"/>
                <w:rFonts w:cstheme="minorHAnsi"/>
              </w:rPr>
            </w:pPr>
            <w:del w:id="5632" w:author="Molly McEvilley" w:date="2023-07-04T08:39:00Z">
              <w:r w:rsidRPr="00211B09" w:rsidDel="00153B9A">
                <w:rPr>
                  <w:rFonts w:cstheme="minorHAnsi"/>
                </w:rPr>
                <w:delText>48</w:delText>
              </w:r>
              <w:bookmarkStart w:id="5633" w:name="_Toc140490058"/>
              <w:bookmarkEnd w:id="5633"/>
            </w:del>
          </w:p>
        </w:tc>
        <w:tc>
          <w:tcPr>
            <w:tcW w:w="962"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34" w:author="Molly McEvilley" w:date="2023-07-04T08:39:00Z"/>
                <w:rFonts w:cstheme="minorHAnsi"/>
                <w:color w:val="000000"/>
              </w:rPr>
            </w:pPr>
            <w:del w:id="5635" w:author="Molly McEvilley" w:date="2023-07-04T08:39:00Z">
              <w:r w:rsidRPr="00211B09" w:rsidDel="00153B9A">
                <w:rPr>
                  <w:rFonts w:cstheme="minorHAnsi"/>
                </w:rPr>
                <w:delText>3</w:delText>
              </w:r>
              <w:bookmarkStart w:id="5636" w:name="_Toc140490059"/>
              <w:bookmarkEnd w:id="5636"/>
            </w:del>
          </w:p>
        </w:tc>
        <w:bookmarkStart w:id="5637" w:name="_Toc140490060"/>
        <w:bookmarkEnd w:id="5637"/>
      </w:tr>
      <w:tr w:rsidR="00617D0F" w:rsidRPr="00211B09" w:rsidDel="00153B9A" w14:paraId="3DB6B009" w14:textId="77777777" w:rsidTr="004C700D">
        <w:trPr>
          <w:cnfStyle w:val="000000010000" w:firstRow="0" w:lastRow="0" w:firstColumn="0" w:lastColumn="0" w:oddVBand="0" w:evenVBand="0" w:oddHBand="0" w:evenHBand="1" w:firstRowFirstColumn="0" w:firstRowLastColumn="0" w:lastRowFirstColumn="0" w:lastRowLastColumn="0"/>
          <w:trHeight w:val="216"/>
          <w:del w:id="5638"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752F6D54" w14:textId="0CF8D783" w:rsidR="003F3890" w:rsidRPr="00211B09" w:rsidDel="00153B9A" w:rsidRDefault="003F3890" w:rsidP="00F6016E">
            <w:pPr>
              <w:spacing w:before="0" w:after="0"/>
              <w:rPr>
                <w:del w:id="5639" w:author="Molly McEvilley" w:date="2023-07-04T08:39:00Z"/>
                <w:rFonts w:cstheme="minorHAnsi"/>
              </w:rPr>
            </w:pPr>
            <w:del w:id="5640" w:author="Molly McEvilley" w:date="2023-07-04T08:39:00Z">
              <w:r w:rsidRPr="00211B09" w:rsidDel="00153B9A">
                <w:rPr>
                  <w:rFonts w:cstheme="minorHAnsi"/>
                </w:rPr>
                <w:delText xml:space="preserve">Days to return after Family </w:delText>
              </w:r>
            </w:del>
            <w:del w:id="5641" w:author="Molly McEvilley" w:date="2023-06-13T10:53:00Z">
              <w:r w:rsidRPr="00211B09" w:rsidDel="00C653C6">
                <w:rPr>
                  <w:rFonts w:cstheme="minorHAnsi"/>
                </w:rPr>
                <w:delText>-</w:delText>
              </w:r>
            </w:del>
            <w:del w:id="5642" w:author="Molly McEvilley" w:date="2023-07-04T08:39:00Z">
              <w:r w:rsidRPr="00211B09" w:rsidDel="00153B9A">
                <w:rPr>
                  <w:rFonts w:cstheme="minorHAnsi"/>
                </w:rPr>
                <w:delText xml:space="preserve"> temporary destination</w:delText>
              </w:r>
              <w:bookmarkStart w:id="5643" w:name="_Toc140490061"/>
              <w:bookmarkEnd w:id="5643"/>
            </w:del>
          </w:p>
        </w:tc>
        <w:tc>
          <w:tcPr>
            <w:tcW w:w="5528"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44" w:author="Molly McEvilley" w:date="2023-07-04T08:39:00Z"/>
                <w:rFonts w:cstheme="minorHAnsi"/>
              </w:rPr>
            </w:pPr>
            <w:del w:id="5645"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5646" w:name="_Toc140490062"/>
              <w:bookmarkEnd w:id="5646"/>
            </w:del>
          </w:p>
        </w:tc>
        <w:tc>
          <w:tcPr>
            <w:tcW w:w="1582"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47" w:author="Molly McEvilley" w:date="2023-07-04T08:39:00Z"/>
                <w:rFonts w:cstheme="minorHAnsi"/>
              </w:rPr>
            </w:pPr>
            <w:del w:id="5648" w:author="Molly McEvilley" w:date="2023-07-04T08:39:00Z">
              <w:r w:rsidRPr="00211B09" w:rsidDel="00153B9A">
                <w:rPr>
                  <w:rFonts w:cstheme="minorHAnsi"/>
                </w:rPr>
                <w:delText>49</w:delText>
              </w:r>
              <w:bookmarkStart w:id="5649" w:name="_Toc140490063"/>
              <w:bookmarkEnd w:id="5649"/>
            </w:del>
          </w:p>
        </w:tc>
        <w:tc>
          <w:tcPr>
            <w:tcW w:w="962"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50" w:author="Molly McEvilley" w:date="2023-07-04T08:39:00Z"/>
                <w:rFonts w:cstheme="minorHAnsi"/>
                <w:color w:val="000000"/>
              </w:rPr>
            </w:pPr>
            <w:del w:id="5651" w:author="Molly McEvilley" w:date="2023-07-04T08:39:00Z">
              <w:r w:rsidRPr="00211B09" w:rsidDel="00153B9A">
                <w:rPr>
                  <w:rFonts w:cstheme="minorHAnsi"/>
                </w:rPr>
                <w:delText>3</w:delText>
              </w:r>
              <w:bookmarkStart w:id="5652" w:name="_Toc140490064"/>
              <w:bookmarkEnd w:id="5652"/>
            </w:del>
          </w:p>
        </w:tc>
        <w:bookmarkStart w:id="5653" w:name="_Toc140490065"/>
        <w:bookmarkEnd w:id="5653"/>
      </w:tr>
      <w:tr w:rsidR="003F3890" w:rsidRPr="00211B09" w:rsidDel="00153B9A" w14:paraId="543CB1C6" w14:textId="48D3F8B8" w:rsidTr="00277F30">
        <w:trPr>
          <w:cnfStyle w:val="000000100000" w:firstRow="0" w:lastRow="0" w:firstColumn="0" w:lastColumn="0" w:oddVBand="0" w:evenVBand="0" w:oddHBand="1" w:evenHBand="0" w:firstRowFirstColumn="0" w:firstRowLastColumn="0" w:lastRowFirstColumn="0" w:lastRowLastColumn="0"/>
          <w:trHeight w:val="216"/>
          <w:del w:id="5654"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1501B064" w14:textId="684BCFB6" w:rsidR="003F3890" w:rsidRPr="00211B09" w:rsidDel="00153B9A" w:rsidRDefault="003F3890" w:rsidP="00F6016E">
            <w:pPr>
              <w:spacing w:before="0" w:after="0"/>
              <w:rPr>
                <w:del w:id="5655" w:author="Molly McEvilley" w:date="2023-07-04T08:39:00Z"/>
                <w:rFonts w:cstheme="minorHAnsi"/>
              </w:rPr>
            </w:pPr>
            <w:del w:id="5656" w:author="Molly McEvilley" w:date="2023-07-04T08:39:00Z">
              <w:r w:rsidRPr="00211B09" w:rsidDel="00153B9A">
                <w:rPr>
                  <w:rFonts w:cstheme="minorHAnsi"/>
                </w:rPr>
                <w:delText xml:space="preserve">Days to return after Friends </w:delText>
              </w:r>
            </w:del>
            <w:del w:id="5657" w:author="Molly McEvilley" w:date="2023-06-13T10:53:00Z">
              <w:r w:rsidRPr="00211B09" w:rsidDel="00C653C6">
                <w:rPr>
                  <w:rFonts w:cstheme="minorHAnsi"/>
                </w:rPr>
                <w:delText>-</w:delText>
              </w:r>
            </w:del>
            <w:del w:id="5658" w:author="Molly McEvilley" w:date="2023-07-04T08:39:00Z">
              <w:r w:rsidRPr="00211B09" w:rsidDel="00153B9A">
                <w:rPr>
                  <w:rFonts w:cstheme="minorHAnsi"/>
                </w:rPr>
                <w:delText xml:space="preserve"> temporary destination</w:delText>
              </w:r>
              <w:bookmarkStart w:id="5659" w:name="_Toc140490066"/>
              <w:bookmarkEnd w:id="5659"/>
            </w:del>
          </w:p>
        </w:tc>
        <w:tc>
          <w:tcPr>
            <w:tcW w:w="5528"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60" w:author="Molly McEvilley" w:date="2023-07-04T08:39:00Z"/>
                <w:rFonts w:cstheme="minorHAnsi"/>
              </w:rPr>
            </w:pPr>
            <w:del w:id="5661"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5662" w:name="_Toc140490067"/>
              <w:bookmarkEnd w:id="5662"/>
            </w:del>
          </w:p>
        </w:tc>
        <w:tc>
          <w:tcPr>
            <w:tcW w:w="1582"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63" w:author="Molly McEvilley" w:date="2023-07-04T08:39:00Z"/>
                <w:rFonts w:cstheme="minorHAnsi"/>
              </w:rPr>
            </w:pPr>
            <w:del w:id="5664" w:author="Molly McEvilley" w:date="2023-07-04T08:39:00Z">
              <w:r w:rsidRPr="00211B09" w:rsidDel="00153B9A">
                <w:rPr>
                  <w:rFonts w:cstheme="minorHAnsi"/>
                </w:rPr>
                <w:delText>50</w:delText>
              </w:r>
              <w:bookmarkStart w:id="5665" w:name="_Toc140490068"/>
              <w:bookmarkEnd w:id="5665"/>
            </w:del>
          </w:p>
        </w:tc>
        <w:tc>
          <w:tcPr>
            <w:tcW w:w="962"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66" w:author="Molly McEvilley" w:date="2023-07-04T08:39:00Z"/>
                <w:rFonts w:cstheme="minorHAnsi"/>
                <w:color w:val="000000"/>
              </w:rPr>
            </w:pPr>
            <w:del w:id="5667" w:author="Molly McEvilley" w:date="2023-07-04T08:39:00Z">
              <w:r w:rsidRPr="00211B09" w:rsidDel="00153B9A">
                <w:rPr>
                  <w:rFonts w:cstheme="minorHAnsi"/>
                </w:rPr>
                <w:delText>3</w:delText>
              </w:r>
              <w:bookmarkStart w:id="5668" w:name="_Toc140490069"/>
              <w:bookmarkEnd w:id="5668"/>
            </w:del>
          </w:p>
        </w:tc>
        <w:bookmarkStart w:id="5669" w:name="_Toc140490070"/>
        <w:bookmarkEnd w:id="5669"/>
      </w:tr>
      <w:tr w:rsidR="00617D0F" w:rsidRPr="00211B09" w:rsidDel="00153B9A" w14:paraId="248C12ED" w14:textId="77777777" w:rsidTr="004C700D">
        <w:trPr>
          <w:cnfStyle w:val="000000010000" w:firstRow="0" w:lastRow="0" w:firstColumn="0" w:lastColumn="0" w:oddVBand="0" w:evenVBand="0" w:oddHBand="0" w:evenHBand="1" w:firstRowFirstColumn="0" w:firstRowLastColumn="0" w:lastRowFirstColumn="0" w:lastRowLastColumn="0"/>
          <w:trHeight w:val="216"/>
          <w:del w:id="5670"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377CE4E7" w14:textId="2E21B6B6" w:rsidR="003F3890" w:rsidRPr="00211B09" w:rsidDel="00153B9A" w:rsidRDefault="003F3890" w:rsidP="00F6016E">
            <w:pPr>
              <w:spacing w:before="0" w:after="0"/>
              <w:rPr>
                <w:del w:id="5671" w:author="Molly McEvilley" w:date="2023-07-04T08:39:00Z"/>
                <w:rFonts w:cstheme="minorHAnsi"/>
              </w:rPr>
            </w:pPr>
            <w:del w:id="5672" w:author="Molly McEvilley" w:date="2023-07-04T08:39:00Z">
              <w:r w:rsidRPr="00211B09" w:rsidDel="00153B9A">
                <w:rPr>
                  <w:rFonts w:cstheme="minorHAnsi"/>
                </w:rPr>
                <w:delText>Days to return after Deceased destination</w:delText>
              </w:r>
              <w:bookmarkStart w:id="5673" w:name="_Toc140490071"/>
              <w:bookmarkEnd w:id="5673"/>
            </w:del>
          </w:p>
        </w:tc>
        <w:tc>
          <w:tcPr>
            <w:tcW w:w="5528"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74" w:author="Molly McEvilley" w:date="2023-07-04T08:39:00Z"/>
                <w:rFonts w:cstheme="minorHAnsi"/>
              </w:rPr>
            </w:pPr>
            <w:del w:id="5675"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5676" w:name="_Toc140490072"/>
              <w:bookmarkEnd w:id="5676"/>
            </w:del>
          </w:p>
        </w:tc>
        <w:tc>
          <w:tcPr>
            <w:tcW w:w="1582"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77" w:author="Molly McEvilley" w:date="2023-07-04T08:39:00Z"/>
                <w:rFonts w:cstheme="minorHAnsi"/>
              </w:rPr>
            </w:pPr>
            <w:del w:id="5678" w:author="Molly McEvilley" w:date="2023-07-04T08:39:00Z">
              <w:r w:rsidRPr="00211B09" w:rsidDel="00153B9A">
                <w:rPr>
                  <w:rFonts w:cstheme="minorHAnsi"/>
                </w:rPr>
                <w:delText>51</w:delText>
              </w:r>
              <w:bookmarkStart w:id="5679" w:name="_Toc140490073"/>
              <w:bookmarkEnd w:id="5679"/>
            </w:del>
          </w:p>
        </w:tc>
        <w:tc>
          <w:tcPr>
            <w:tcW w:w="962"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680" w:author="Molly McEvilley" w:date="2023-07-04T08:39:00Z"/>
                <w:rFonts w:cstheme="minorHAnsi"/>
                <w:color w:val="000000"/>
              </w:rPr>
            </w:pPr>
            <w:del w:id="5681" w:author="Molly McEvilley" w:date="2023-07-04T08:39:00Z">
              <w:r w:rsidRPr="00211B09" w:rsidDel="00153B9A">
                <w:rPr>
                  <w:rFonts w:cstheme="minorHAnsi"/>
                </w:rPr>
                <w:delText>4</w:delText>
              </w:r>
              <w:bookmarkStart w:id="5682" w:name="_Toc140490074"/>
              <w:bookmarkEnd w:id="5682"/>
            </w:del>
          </w:p>
        </w:tc>
        <w:bookmarkStart w:id="5683" w:name="_Toc140490075"/>
        <w:bookmarkEnd w:id="5683"/>
      </w:tr>
      <w:tr w:rsidR="003F3890" w:rsidRPr="00211B09" w:rsidDel="00153B9A" w14:paraId="3CB8B02B" w14:textId="36030772" w:rsidTr="00277F30">
        <w:trPr>
          <w:cnfStyle w:val="000000100000" w:firstRow="0" w:lastRow="0" w:firstColumn="0" w:lastColumn="0" w:oddVBand="0" w:evenVBand="0" w:oddHBand="1" w:evenHBand="0" w:firstRowFirstColumn="0" w:firstRowLastColumn="0" w:lastRowFirstColumn="0" w:lastRowLastColumn="0"/>
          <w:trHeight w:val="216"/>
          <w:del w:id="5684" w:author="Molly McEvilley" w:date="2023-07-04T08:39:00Z"/>
        </w:trPr>
        <w:tc>
          <w:tcPr>
            <w:cnfStyle w:val="001000000000" w:firstRow="0" w:lastRow="0" w:firstColumn="1" w:lastColumn="0" w:oddVBand="0" w:evenVBand="0" w:oddHBand="0" w:evenHBand="0" w:firstRowFirstColumn="0" w:firstRowLastColumn="0" w:lastRowFirstColumn="0" w:lastRowLastColumn="0"/>
            <w:tcW w:w="1165" w:type="dxa"/>
            <w:noWrap/>
          </w:tcPr>
          <w:p w14:paraId="1E4500BF" w14:textId="5AE68495" w:rsidR="003F3890" w:rsidRPr="00211B09" w:rsidDel="00153B9A" w:rsidRDefault="003F3890" w:rsidP="00F6016E">
            <w:pPr>
              <w:spacing w:before="0" w:after="0"/>
              <w:rPr>
                <w:del w:id="5685" w:author="Molly McEvilley" w:date="2023-07-04T08:39:00Z"/>
                <w:rFonts w:cstheme="minorHAnsi"/>
              </w:rPr>
            </w:pPr>
            <w:del w:id="5686" w:author="Molly McEvilley" w:date="2023-07-04T08:39:00Z">
              <w:r w:rsidRPr="00211B09" w:rsidDel="00153B9A">
                <w:rPr>
                  <w:rFonts w:cstheme="minorHAnsi"/>
                </w:rPr>
                <w:delText>Days to return after Unknown destination</w:delText>
              </w:r>
              <w:bookmarkStart w:id="5687" w:name="_Toc140490076"/>
              <w:bookmarkEnd w:id="5687"/>
            </w:del>
          </w:p>
        </w:tc>
        <w:tc>
          <w:tcPr>
            <w:tcW w:w="5528"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88" w:author="Molly McEvilley" w:date="2023-07-04T08:39:00Z"/>
                <w:rFonts w:cstheme="minorHAnsi"/>
                <w:b/>
              </w:rPr>
            </w:pPr>
            <w:del w:id="5689"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5690" w:name="_Toc140490077"/>
              <w:bookmarkEnd w:id="5690"/>
            </w:del>
          </w:p>
        </w:tc>
        <w:tc>
          <w:tcPr>
            <w:tcW w:w="1582"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91" w:author="Molly McEvilley" w:date="2023-07-04T08:39:00Z"/>
                <w:rFonts w:cstheme="minorHAnsi"/>
              </w:rPr>
            </w:pPr>
            <w:del w:id="5692" w:author="Molly McEvilley" w:date="2023-07-04T08:39:00Z">
              <w:r w:rsidRPr="00211B09" w:rsidDel="00153B9A">
                <w:rPr>
                  <w:rFonts w:cstheme="minorHAnsi"/>
                </w:rPr>
                <w:delText>52</w:delText>
              </w:r>
              <w:bookmarkStart w:id="5693" w:name="_Toc140490078"/>
              <w:bookmarkEnd w:id="5693"/>
            </w:del>
          </w:p>
        </w:tc>
        <w:tc>
          <w:tcPr>
            <w:tcW w:w="962"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694" w:author="Molly McEvilley" w:date="2023-07-04T08:39:00Z"/>
                <w:rFonts w:cstheme="minorHAnsi"/>
                <w:color w:val="000000"/>
              </w:rPr>
            </w:pPr>
            <w:del w:id="5695" w:author="Molly McEvilley" w:date="2023-07-04T08:39:00Z">
              <w:r w:rsidRPr="00211B09" w:rsidDel="00153B9A">
                <w:rPr>
                  <w:rFonts w:cstheme="minorHAnsi"/>
                </w:rPr>
                <w:delText>4</w:delText>
              </w:r>
              <w:bookmarkStart w:id="5696" w:name="_Toc140490079"/>
              <w:bookmarkEnd w:id="5696"/>
            </w:del>
          </w:p>
        </w:tc>
        <w:bookmarkStart w:id="5697" w:name="_Toc140490080"/>
        <w:bookmarkEnd w:id="5697"/>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5698" w:name="_Toc31198792"/>
      <w:bookmarkStart w:id="5699" w:name="_Toc37849817"/>
      <w:bookmarkStart w:id="5700" w:name="_Toc499292041"/>
      <w:bookmarkStart w:id="5701" w:name="_Toc499544003"/>
      <w:bookmarkStart w:id="5702" w:name="_Toc506721219"/>
      <w:bookmarkEnd w:id="5698"/>
    </w:p>
    <w:p w14:paraId="14F8F368" w14:textId="6E50B1EF" w:rsidR="00E86581" w:rsidRDefault="00E86581" w:rsidP="00E86581">
      <w:pPr>
        <w:pStyle w:val="Heading1"/>
      </w:pPr>
      <w:bookmarkStart w:id="5703" w:name="_Toc140490081"/>
      <w:r>
        <w:lastRenderedPageBreak/>
        <w:t>HMIS Business Logic:  LSACalculated AHAR Counts</w:t>
      </w:r>
      <w:bookmarkEnd w:id="5703"/>
    </w:p>
    <w:p w14:paraId="75CA130C" w14:textId="77777777" w:rsidR="00D3069A" w:rsidRDefault="00D3069A" w:rsidP="00D3069A">
      <w:pPr>
        <w:pStyle w:val="Heading2"/>
      </w:pPr>
      <w:bookmarkStart w:id="5704" w:name="_Toc78368848"/>
      <w:bookmarkStart w:id="5705" w:name="_Toc140490082"/>
      <w:r>
        <w:t>Report Rows for LSACalculated Counts</w:t>
      </w:r>
      <w:bookmarkEnd w:id="5704"/>
      <w:bookmarkEnd w:id="570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5706" w:name="_Toc78368849"/>
    </w:p>
    <w:p w14:paraId="787A1976" w14:textId="502CD320" w:rsidR="00D3069A" w:rsidRDefault="00D3069A" w:rsidP="00D3069A">
      <w:pPr>
        <w:pStyle w:val="Heading2"/>
      </w:pPr>
      <w:bookmarkStart w:id="5707" w:name="_Toc140490083"/>
      <w:r>
        <w:t>Identify Active and Point in Time Cohorts for LSACalculated AHAR Counts</w:t>
      </w:r>
      <w:bookmarkEnd w:id="5706"/>
      <w:bookmarkEnd w:id="570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5708" w:name="_Toc78368888"/>
      <w:bookmarkStart w:id="5709" w:name="_Toc140490084"/>
      <w:r>
        <w:t>Counts of People and Households by Project and Household Characteristics</w:t>
      </w:r>
      <w:bookmarkEnd w:id="5708"/>
      <w:bookmarkEnd w:id="570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5710" w:author="Molly McEvilley" w:date="2023-06-30T22:42:00Z">
              <w:r w:rsidRPr="00947F08" w:rsidDel="00342172">
                <w:rPr>
                  <w:rFonts w:cstheme="minorHAnsi"/>
                  <w:color w:val="000000"/>
                </w:rPr>
                <w:delText>34</w:delText>
              </w:r>
            </w:del>
            <w:ins w:id="5711"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5712" w:author="Molly McEvilley" w:date="2023-06-30T22:42:00Z">
              <w:r w:rsidRPr="00947F08" w:rsidDel="00342172">
                <w:rPr>
                  <w:rFonts w:cstheme="minorHAnsi"/>
                  <w:color w:val="000000"/>
                </w:rPr>
                <w:delText>35</w:delText>
              </w:r>
            </w:del>
            <w:ins w:id="5713"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5714"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5715" w:author="Molly McEvilley" w:date="2023-07-04T10:55:00Z"/>
                <w:rFonts w:cstheme="minorHAnsi"/>
                <w:color w:val="000000"/>
              </w:rPr>
            </w:pPr>
            <w:ins w:id="5716" w:author="Jules Brown" w:date="2023-07-15T10:23:00Z">
              <w:r>
                <w:rPr>
                  <w:rFonts w:cstheme="minorHAnsi"/>
                  <w:color w:val="000000"/>
                </w:rPr>
                <w:t>48</w:t>
              </w:r>
            </w:ins>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717" w:author="Molly McEvilley" w:date="2023-07-04T10:55:00Z"/>
                <w:rFonts w:cstheme="minorHAnsi"/>
                <w:color w:val="000000"/>
              </w:rPr>
            </w:pPr>
            <w:ins w:id="5718" w:author="Molly McEvilley" w:date="2023-07-04T10:55:00Z">
              <w:r>
                <w:rPr>
                  <w:rFonts w:cstheme="minorHAnsi"/>
                  <w:color w:val="000000"/>
                </w:rPr>
                <w:t xml:space="preserve">Domestic Violence Survivors Not </w:t>
              </w:r>
            </w:ins>
            <w:ins w:id="5719" w:author="Molly McEvilley" w:date="2023-08-10T10:00:00Z">
              <w:r w:rsidR="00B63964">
                <w:rPr>
                  <w:rFonts w:cstheme="minorHAnsi"/>
                  <w:color w:val="000000"/>
                </w:rPr>
                <w:t xml:space="preserve">Identified as </w:t>
              </w:r>
            </w:ins>
            <w:ins w:id="5720" w:author="Molly McEvilley" w:date="2023-07-04T10:55:00Z">
              <w:r>
                <w:rPr>
                  <w:rFonts w:cstheme="minorHAnsi"/>
                  <w:color w:val="000000"/>
                </w:rPr>
                <w:t>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721" w:author="Molly McEvilley" w:date="2023-07-04T10:55:00Z"/>
                <w:rFonts w:cstheme="minorHAnsi"/>
                <w:color w:val="000000"/>
              </w:rPr>
            </w:pPr>
            <w:ins w:id="5722"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5723" w:author="Molly McEvilley" w:date="2023-07-04T10:55:00Z"/>
                <w:rFonts w:cstheme="minorHAnsi"/>
                <w:b/>
                <w:bCs/>
                <w:color w:val="000000"/>
              </w:rPr>
            </w:pPr>
            <w:ins w:id="5724"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5725" w:name="_Toc525229521"/>
      <w:bookmarkStart w:id="5726" w:name="_Toc525229522"/>
      <w:bookmarkStart w:id="5727" w:name="_Toc525229523"/>
      <w:bookmarkStart w:id="5728" w:name="_Toc525229524"/>
      <w:bookmarkStart w:id="5729" w:name="_Toc525229525"/>
      <w:bookmarkStart w:id="5730" w:name="_Toc525229526"/>
      <w:bookmarkStart w:id="5731" w:name="_Toc525229527"/>
      <w:bookmarkStart w:id="5732" w:name="_Toc525229553"/>
      <w:bookmarkStart w:id="5733" w:name="_Toc525229554"/>
      <w:bookmarkStart w:id="5734" w:name="_Toc525229555"/>
      <w:bookmarkStart w:id="5735" w:name="_Toc525229556"/>
      <w:bookmarkStart w:id="5736" w:name="_Toc525229557"/>
      <w:bookmarkStart w:id="5737" w:name="_Toc525229558"/>
      <w:bookmarkStart w:id="5738" w:name="_Toc525229559"/>
      <w:bookmarkStart w:id="5739" w:name="_Toc525229585"/>
      <w:bookmarkStart w:id="5740" w:name="_Toc525229586"/>
      <w:bookmarkStart w:id="5741" w:name="_Toc525229587"/>
      <w:bookmarkStart w:id="5742" w:name="_Toc525229588"/>
      <w:bookmarkStart w:id="5743" w:name="_Toc525229589"/>
      <w:bookmarkStart w:id="5744" w:name="_Toc525229590"/>
      <w:bookmarkStart w:id="5745" w:name="_Toc525229591"/>
      <w:bookmarkStart w:id="5746" w:name="_Toc525229617"/>
      <w:bookmarkStart w:id="5747" w:name="_Toc525229618"/>
      <w:bookmarkStart w:id="5748" w:name="_Toc525229619"/>
      <w:bookmarkStart w:id="5749" w:name="_Toc525229620"/>
      <w:bookmarkStart w:id="5750" w:name="_Toc525229621"/>
      <w:bookmarkStart w:id="5751" w:name="_Toc525229622"/>
      <w:bookmarkStart w:id="5752" w:name="_Toc525229623"/>
      <w:bookmarkStart w:id="5753" w:name="_Toc511744576"/>
      <w:bookmarkStart w:id="5754" w:name="_Toc511744577"/>
      <w:bookmarkStart w:id="5755" w:name="_Toc511744578"/>
      <w:bookmarkStart w:id="5756" w:name="_Toc511744579"/>
      <w:bookmarkStart w:id="5757" w:name="_Toc511744580"/>
      <w:bookmarkStart w:id="5758" w:name="_Toc511744581"/>
      <w:bookmarkStart w:id="5759" w:name="_Toc511744582"/>
      <w:bookmarkStart w:id="5760" w:name="_Toc511744591"/>
      <w:bookmarkStart w:id="5761" w:name="_Toc511744592"/>
      <w:bookmarkStart w:id="5762" w:name="_Toc511744593"/>
      <w:bookmarkStart w:id="5763" w:name="_Toc511744594"/>
      <w:bookmarkStart w:id="5764" w:name="_Toc511744595"/>
      <w:bookmarkStart w:id="5765" w:name="_Toc511744656"/>
      <w:bookmarkStart w:id="5766" w:name="_Toc511744657"/>
      <w:bookmarkStart w:id="5767" w:name="_Toc511744658"/>
      <w:bookmarkStart w:id="5768" w:name="_Toc511744659"/>
      <w:bookmarkStart w:id="5769" w:name="_Toc511744660"/>
      <w:bookmarkStart w:id="5770" w:name="_Toc511744661"/>
      <w:bookmarkStart w:id="5771" w:name="_Toc511744662"/>
      <w:bookmarkStart w:id="5772" w:name="_Toc511744663"/>
      <w:bookmarkStart w:id="5773" w:name="_Toc511182521"/>
      <w:bookmarkStart w:id="5774" w:name="_Toc37849821"/>
      <w:bookmarkStart w:id="5775" w:name="_Toc140490085"/>
      <w:bookmarkEnd w:id="5699"/>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r>
        <w:t>Get Counts of People by Project and Personal Characteristics</w:t>
      </w:r>
      <w:bookmarkEnd w:id="5774"/>
      <w:bookmarkEnd w:id="5775"/>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5776" w:author="Molly McEvilley" w:date="2023-06-30T22:23:00Z">
              <w:r w:rsidDel="004D1D0B">
                <w:rPr>
                  <w:rFonts w:ascii="Calibri" w:hAnsi="Calibri" w:cs="Calibri"/>
                  <w:bCs w:val="0"/>
                </w:rPr>
                <w:delText>1176</w:delText>
              </w:r>
            </w:del>
            <w:ins w:id="5777"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5778" w:author="Molly McEvilley" w:date="2023-06-30T22:23:00Z">
              <w:r w:rsidDel="004D1D0B">
                <w:rPr>
                  <w:rFonts w:ascii="Calibri" w:hAnsi="Calibri" w:cs="Calibri"/>
                  <w:bCs w:val="0"/>
                  <w:color w:val="000000"/>
                </w:rPr>
                <w:delText>1177</w:delText>
              </w:r>
            </w:del>
            <w:ins w:id="5779" w:author="Molly McEvilley" w:date="2023-06-30T22:23:00Z">
              <w:r w:rsidR="004D1D0B">
                <w:rPr>
                  <w:rFonts w:ascii="Calibri" w:hAnsi="Calibri" w:cs="Calibri"/>
                  <w:bCs w:val="0"/>
                  <w:color w:val="000000"/>
                </w:rPr>
                <w:t>119</w:t>
              </w:r>
            </w:ins>
            <w:ins w:id="5780"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5781" w:author="Molly McEvilley" w:date="2023-06-30T22:24:00Z">
              <w:r w:rsidDel="004D1D0B">
                <w:rPr>
                  <w:rFonts w:ascii="Calibri" w:hAnsi="Calibri" w:cs="Calibri"/>
                  <w:bCs w:val="0"/>
                </w:rPr>
                <w:delText>1276</w:delText>
              </w:r>
            </w:del>
            <w:ins w:id="5782"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5783" w:author="Molly McEvilley" w:date="2023-06-30T22:24:00Z">
              <w:r w:rsidDel="004D1D0B">
                <w:rPr>
                  <w:rFonts w:ascii="Calibri" w:hAnsi="Calibri" w:cs="Calibri"/>
                  <w:bCs w:val="0"/>
                  <w:color w:val="000000"/>
                </w:rPr>
                <w:delText>1277</w:delText>
              </w:r>
            </w:del>
            <w:ins w:id="5784"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5785"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78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5787" w:author="Molly McEvilley" w:date="2023-06-30T22:20:00Z"/>
              </w:rPr>
            </w:pPr>
            <w:ins w:id="5788"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789" w:author="Molly McEvilley" w:date="2023-06-30T22:20:00Z"/>
                <w:rFonts w:ascii="Calibri" w:hAnsi="Calibri" w:cs="Calibri"/>
                <w:color w:val="000000"/>
              </w:rPr>
            </w:pPr>
            <w:ins w:id="5790"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791" w:author="Molly McEvilley" w:date="2023-06-30T22:20:00Z"/>
                <w:rFonts w:ascii="Calibri" w:hAnsi="Calibri" w:cs="Calibri"/>
                <w:color w:val="000000"/>
              </w:rPr>
            </w:pPr>
            <w:ins w:id="5792"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793" w:author="Molly McEvilley" w:date="2023-06-30T22:20:00Z"/>
                <w:rFonts w:ascii="Calibri" w:hAnsi="Calibri" w:cs="Calibri"/>
                <w:color w:val="000000"/>
              </w:rPr>
            </w:pPr>
            <w:ins w:id="579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79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5796" w:author="Molly McEvilley" w:date="2023-06-30T22:20:00Z"/>
              </w:rPr>
            </w:pPr>
            <w:ins w:id="5797"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798" w:author="Molly McEvilley" w:date="2023-06-30T22:20:00Z"/>
                <w:rFonts w:ascii="Calibri" w:hAnsi="Calibri" w:cs="Calibri"/>
                <w:color w:val="000000"/>
              </w:rPr>
            </w:pPr>
            <w:ins w:id="5799"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00" w:author="Molly McEvilley" w:date="2023-06-30T22:20:00Z"/>
                <w:rFonts w:ascii="Calibri" w:hAnsi="Calibri" w:cs="Calibri"/>
                <w:color w:val="000000"/>
              </w:rPr>
            </w:pPr>
            <w:ins w:id="5801"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02" w:author="Molly McEvilley" w:date="2023-06-30T22:20:00Z"/>
                <w:rFonts w:ascii="Calibri" w:hAnsi="Calibri" w:cs="Calibri"/>
                <w:color w:val="000000"/>
              </w:rPr>
            </w:pPr>
            <w:ins w:id="580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0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5805" w:author="Molly McEvilley" w:date="2023-06-30T22:20:00Z"/>
              </w:rPr>
            </w:pPr>
            <w:ins w:id="5806"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07" w:author="Molly McEvilley" w:date="2023-06-30T22:20:00Z"/>
                <w:rFonts w:ascii="Calibri" w:hAnsi="Calibri" w:cs="Calibri"/>
                <w:color w:val="000000"/>
              </w:rPr>
            </w:pPr>
            <w:ins w:id="5808"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09" w:author="Molly McEvilley" w:date="2023-06-30T22:20:00Z"/>
                <w:rFonts w:ascii="Calibri" w:hAnsi="Calibri" w:cs="Calibri"/>
                <w:color w:val="000000"/>
              </w:rPr>
            </w:pPr>
            <w:ins w:id="5810"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11" w:author="Molly McEvilley" w:date="2023-06-30T22:20:00Z"/>
                <w:rFonts w:ascii="Calibri" w:hAnsi="Calibri" w:cs="Calibri"/>
                <w:color w:val="000000"/>
              </w:rPr>
            </w:pPr>
            <w:ins w:id="581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81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5814" w:author="Molly McEvilley" w:date="2023-06-30T22:20:00Z"/>
              </w:rPr>
            </w:pPr>
            <w:ins w:id="5815"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16" w:author="Molly McEvilley" w:date="2023-06-30T22:20:00Z"/>
                <w:rFonts w:ascii="Calibri" w:hAnsi="Calibri" w:cs="Calibri"/>
                <w:color w:val="000000"/>
              </w:rPr>
            </w:pPr>
            <w:ins w:id="5817"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18" w:author="Molly McEvilley" w:date="2023-06-30T22:20:00Z"/>
                <w:rFonts w:ascii="Calibri" w:hAnsi="Calibri" w:cs="Calibri"/>
                <w:color w:val="000000"/>
              </w:rPr>
            </w:pPr>
            <w:ins w:id="5819"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20" w:author="Molly McEvilley" w:date="2023-06-30T22:20:00Z"/>
                <w:rFonts w:ascii="Calibri" w:hAnsi="Calibri" w:cs="Calibri"/>
                <w:color w:val="000000"/>
              </w:rPr>
            </w:pPr>
            <w:ins w:id="582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2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5823" w:author="Molly McEvilley" w:date="2023-06-30T22:20:00Z"/>
              </w:rPr>
            </w:pPr>
            <w:ins w:id="5824"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25" w:author="Molly McEvilley" w:date="2023-06-30T22:20:00Z"/>
                <w:rFonts w:ascii="Calibri" w:hAnsi="Calibri" w:cs="Calibri"/>
                <w:color w:val="000000"/>
              </w:rPr>
            </w:pPr>
            <w:ins w:id="5826"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27" w:author="Molly McEvilley" w:date="2023-06-30T22:20:00Z"/>
                <w:rFonts w:ascii="Calibri" w:hAnsi="Calibri" w:cs="Calibri"/>
                <w:color w:val="000000"/>
              </w:rPr>
            </w:pPr>
            <w:ins w:id="5828"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29" w:author="Molly McEvilley" w:date="2023-06-30T22:20:00Z"/>
                <w:rFonts w:ascii="Calibri" w:hAnsi="Calibri" w:cs="Calibri"/>
                <w:color w:val="000000"/>
              </w:rPr>
            </w:pPr>
            <w:ins w:id="583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83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5832" w:author="Molly McEvilley" w:date="2023-06-30T22:20:00Z"/>
              </w:rPr>
            </w:pPr>
            <w:ins w:id="5833"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34" w:author="Molly McEvilley" w:date="2023-06-30T22:20:00Z"/>
                <w:rFonts w:ascii="Calibri" w:hAnsi="Calibri" w:cs="Calibri"/>
                <w:color w:val="000000"/>
              </w:rPr>
            </w:pPr>
            <w:ins w:id="5835"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36" w:author="Molly McEvilley" w:date="2023-06-30T22:20:00Z"/>
                <w:rFonts w:ascii="Calibri" w:hAnsi="Calibri" w:cs="Calibri"/>
                <w:color w:val="000000"/>
              </w:rPr>
            </w:pPr>
            <w:ins w:id="5837"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38" w:author="Molly McEvilley" w:date="2023-06-30T22:20:00Z"/>
                <w:rFonts w:ascii="Calibri" w:hAnsi="Calibri" w:cs="Calibri"/>
                <w:color w:val="000000"/>
              </w:rPr>
            </w:pPr>
            <w:ins w:id="583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4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5841" w:author="Molly McEvilley" w:date="2023-06-30T22:20:00Z"/>
              </w:rPr>
            </w:pPr>
            <w:ins w:id="5842"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43" w:author="Molly McEvilley" w:date="2023-06-30T22:20:00Z"/>
                <w:rFonts w:ascii="Calibri" w:hAnsi="Calibri" w:cs="Calibri"/>
                <w:color w:val="000000"/>
                <w:lang w:val="pt-PT"/>
              </w:rPr>
            </w:pPr>
            <w:ins w:id="5844"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45" w:author="Molly McEvilley" w:date="2023-06-30T22:20:00Z"/>
                <w:rFonts w:ascii="Calibri" w:hAnsi="Calibri" w:cs="Calibri"/>
                <w:color w:val="000000"/>
              </w:rPr>
            </w:pPr>
            <w:ins w:id="5846"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47" w:author="Molly McEvilley" w:date="2023-06-30T22:20:00Z"/>
                <w:rFonts w:ascii="Calibri" w:hAnsi="Calibri" w:cs="Calibri"/>
                <w:color w:val="000000"/>
              </w:rPr>
            </w:pPr>
            <w:ins w:id="584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84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5850" w:author="Molly McEvilley" w:date="2023-06-30T22:20:00Z"/>
              </w:rPr>
            </w:pPr>
            <w:ins w:id="5851"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52" w:author="Molly McEvilley" w:date="2023-06-30T22:20:00Z"/>
                <w:rFonts w:ascii="Calibri" w:hAnsi="Calibri" w:cs="Calibri"/>
                <w:color w:val="000000"/>
              </w:rPr>
            </w:pPr>
            <w:ins w:id="5853"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54" w:author="Molly McEvilley" w:date="2023-06-30T22:20:00Z"/>
                <w:rFonts w:ascii="Calibri" w:hAnsi="Calibri" w:cs="Calibri"/>
                <w:color w:val="000000"/>
              </w:rPr>
            </w:pPr>
            <w:ins w:id="5855"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56" w:author="Molly McEvilley" w:date="2023-06-30T22:20:00Z"/>
                <w:rFonts w:ascii="Calibri" w:hAnsi="Calibri" w:cs="Calibri"/>
                <w:color w:val="000000"/>
              </w:rPr>
            </w:pPr>
            <w:ins w:id="585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5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5859" w:author="Molly McEvilley" w:date="2023-06-30T22:20:00Z"/>
              </w:rPr>
            </w:pPr>
            <w:ins w:id="5860"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61" w:author="Molly McEvilley" w:date="2023-06-30T22:20:00Z"/>
                <w:rFonts w:ascii="Calibri" w:hAnsi="Calibri" w:cs="Calibri"/>
                <w:color w:val="000000"/>
              </w:rPr>
            </w:pPr>
            <w:ins w:id="5862"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63" w:author="Molly McEvilley" w:date="2023-06-30T22:20:00Z"/>
                <w:rFonts w:ascii="Calibri" w:hAnsi="Calibri" w:cs="Calibri"/>
                <w:color w:val="000000"/>
              </w:rPr>
            </w:pPr>
            <w:ins w:id="5864"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65" w:author="Molly McEvilley" w:date="2023-06-30T22:20:00Z"/>
                <w:rFonts w:ascii="Calibri" w:hAnsi="Calibri" w:cs="Calibri"/>
                <w:color w:val="000000"/>
              </w:rPr>
            </w:pPr>
            <w:ins w:id="586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86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5868" w:author="Molly McEvilley" w:date="2023-06-30T22:20:00Z"/>
              </w:rPr>
            </w:pPr>
            <w:ins w:id="5869"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70" w:author="Molly McEvilley" w:date="2023-06-30T22:20:00Z"/>
                <w:rFonts w:ascii="Calibri" w:hAnsi="Calibri" w:cs="Calibri"/>
                <w:color w:val="000000"/>
              </w:rPr>
            </w:pPr>
            <w:ins w:id="5871"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72" w:author="Molly McEvilley" w:date="2023-06-30T22:20:00Z"/>
                <w:rFonts w:ascii="Calibri" w:hAnsi="Calibri" w:cs="Calibri"/>
                <w:color w:val="000000"/>
              </w:rPr>
            </w:pPr>
            <w:ins w:id="5873"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74" w:author="Molly McEvilley" w:date="2023-06-30T22:20:00Z"/>
                <w:rFonts w:ascii="Calibri" w:hAnsi="Calibri" w:cs="Calibri"/>
                <w:color w:val="000000"/>
              </w:rPr>
            </w:pPr>
            <w:ins w:id="587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7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5877" w:author="Molly McEvilley" w:date="2023-06-30T22:20:00Z"/>
              </w:rPr>
            </w:pPr>
            <w:ins w:id="5878"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79" w:author="Molly McEvilley" w:date="2023-06-30T22:20:00Z"/>
                <w:rFonts w:ascii="Calibri" w:hAnsi="Calibri" w:cs="Calibri"/>
                <w:color w:val="000000"/>
              </w:rPr>
            </w:pPr>
            <w:ins w:id="5880"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81" w:author="Molly McEvilley" w:date="2023-06-30T22:20:00Z"/>
                <w:rFonts w:ascii="Calibri" w:hAnsi="Calibri" w:cs="Calibri"/>
                <w:color w:val="000000"/>
              </w:rPr>
            </w:pPr>
            <w:ins w:id="5882"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83" w:author="Molly McEvilley" w:date="2023-06-30T22:20:00Z"/>
                <w:rFonts w:ascii="Calibri" w:hAnsi="Calibri" w:cs="Calibri"/>
                <w:color w:val="000000"/>
              </w:rPr>
            </w:pPr>
            <w:ins w:id="588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88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5886" w:author="Molly McEvilley" w:date="2023-06-30T22:20:00Z"/>
              </w:rPr>
            </w:pPr>
            <w:ins w:id="5887"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88" w:author="Molly McEvilley" w:date="2023-06-30T22:20:00Z"/>
                <w:rFonts w:ascii="Calibri" w:hAnsi="Calibri" w:cs="Calibri"/>
                <w:color w:val="000000"/>
              </w:rPr>
            </w:pPr>
            <w:ins w:id="5889"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90" w:author="Molly McEvilley" w:date="2023-06-30T22:20:00Z"/>
                <w:rFonts w:ascii="Calibri" w:hAnsi="Calibri" w:cs="Calibri"/>
                <w:color w:val="000000"/>
              </w:rPr>
            </w:pPr>
            <w:ins w:id="5891"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892" w:author="Molly McEvilley" w:date="2023-06-30T22:20:00Z"/>
                <w:rFonts w:ascii="Calibri" w:hAnsi="Calibri" w:cs="Calibri"/>
                <w:color w:val="000000"/>
              </w:rPr>
            </w:pPr>
            <w:ins w:id="589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89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5895" w:author="Molly McEvilley" w:date="2023-06-30T22:20:00Z"/>
              </w:rPr>
            </w:pPr>
            <w:ins w:id="5896"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97" w:author="Molly McEvilley" w:date="2023-06-30T22:20:00Z"/>
                <w:rFonts w:ascii="Calibri" w:hAnsi="Calibri" w:cs="Calibri"/>
                <w:color w:val="000000"/>
                <w:lang w:val="pt-PT"/>
              </w:rPr>
            </w:pPr>
            <w:ins w:id="5898"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899" w:author="Molly McEvilley" w:date="2023-06-30T22:20:00Z"/>
                <w:rFonts w:ascii="Calibri" w:hAnsi="Calibri" w:cs="Calibri"/>
                <w:color w:val="000000"/>
              </w:rPr>
            </w:pPr>
            <w:ins w:id="5900"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01" w:author="Molly McEvilley" w:date="2023-06-30T22:20:00Z"/>
                <w:rFonts w:ascii="Calibri" w:hAnsi="Calibri" w:cs="Calibri"/>
                <w:color w:val="000000"/>
              </w:rPr>
            </w:pPr>
            <w:ins w:id="590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0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5904" w:author="Molly McEvilley" w:date="2023-06-30T22:20:00Z"/>
              </w:rPr>
            </w:pPr>
            <w:ins w:id="5905"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06" w:author="Molly McEvilley" w:date="2023-06-30T22:20:00Z"/>
                <w:rFonts w:ascii="Calibri" w:hAnsi="Calibri" w:cs="Calibri"/>
                <w:color w:val="000000"/>
              </w:rPr>
            </w:pPr>
            <w:ins w:id="5907"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08" w:author="Molly McEvilley" w:date="2023-06-30T22:20:00Z"/>
                <w:rFonts w:ascii="Calibri" w:hAnsi="Calibri" w:cs="Calibri"/>
                <w:color w:val="000000"/>
              </w:rPr>
            </w:pPr>
            <w:ins w:id="5909" w:author="Molly McEvilley" w:date="2023-06-30T22:22:00Z">
              <w:r w:rsidRPr="00563BE4">
                <w:rPr>
                  <w:rFonts w:ascii="Calibri" w:hAnsi="Calibri" w:cs="Calibri"/>
                  <w:color w:val="000000"/>
                </w:rPr>
                <w:t>0,1,2,3,99</w:t>
              </w:r>
            </w:ins>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10" w:author="Molly McEvilley" w:date="2023-06-30T22:20:00Z"/>
                <w:rFonts w:ascii="Calibri" w:hAnsi="Calibri" w:cs="Calibri"/>
                <w:color w:val="000000"/>
              </w:rPr>
            </w:pPr>
            <w:ins w:id="5911"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ins>
            <w:ins w:id="5912" w:author="Molly McEvilley" w:date="2023-08-10T11:05:00Z">
              <w:r w:rsidR="009B666B" w:rsidRPr="009B666B">
                <w:rPr>
                  <w:rPrChange w:id="5913" w:author="Molly McEvilley" w:date="2023-08-10T11:06:00Z">
                    <w:rPr>
                      <w:rFonts w:ascii="Calibri" w:hAnsi="Calibri" w:cs="Calibri"/>
                      <w:b/>
                      <w:bCs/>
                      <w:color w:val="000000"/>
                      <w:sz w:val="22"/>
                      <w:szCs w:val="22"/>
                    </w:rPr>
                  </w:rPrChange>
                </w:rPr>
                <w:t xml:space="preserve"> not in (98,99)</w:t>
              </w:r>
            </w:ins>
            <w:ins w:id="5914" w:author="Molly McEvilley" w:date="2023-08-10T11:06:00Z">
              <w:r w:rsidR="009B666B" w:rsidRPr="009B666B">
                <w:rPr>
                  <w:rPrChange w:id="5915" w:author="Molly McEvilley" w:date="2023-08-10T11:06:00Z">
                    <w:rPr>
                      <w:rFonts w:ascii="Calibri" w:hAnsi="Calibri" w:cs="Calibri"/>
                      <w:b/>
                      <w:bCs/>
                      <w:color w:val="000000"/>
                      <w:sz w:val="22"/>
                      <w:szCs w:val="22"/>
                    </w:rPr>
                  </w:rPrChange>
                </w:rPr>
                <w:t>,</w:t>
              </w:r>
            </w:ins>
            <w:ins w:id="5916" w:author="Molly McEvilley" w:date="2023-06-30T22:24:00Z">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1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5918" w:author="Molly McEvilley" w:date="2023-06-30T22:20:00Z"/>
              </w:rPr>
            </w:pPr>
            <w:ins w:id="5919"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20" w:author="Molly McEvilley" w:date="2023-06-30T22:20:00Z"/>
                <w:rFonts w:ascii="Calibri" w:hAnsi="Calibri" w:cs="Calibri"/>
                <w:color w:val="000000"/>
                <w:lang w:val="pt-PT"/>
              </w:rPr>
            </w:pPr>
            <w:ins w:id="5921"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22" w:author="Molly McEvilley" w:date="2023-06-30T22:20:00Z"/>
                <w:rFonts w:ascii="Calibri" w:hAnsi="Calibri" w:cs="Calibri"/>
                <w:color w:val="000000"/>
              </w:rPr>
            </w:pPr>
            <w:ins w:id="5923"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24" w:author="Molly McEvilley" w:date="2023-06-30T22:20:00Z"/>
                <w:rFonts w:ascii="Calibri" w:hAnsi="Calibri" w:cs="Calibri"/>
                <w:color w:val="000000"/>
              </w:rPr>
            </w:pPr>
            <w:ins w:id="5925"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2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5927" w:author="Molly McEvilley" w:date="2023-06-30T22:20:00Z"/>
              </w:rPr>
            </w:pPr>
            <w:ins w:id="5928"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29" w:author="Molly McEvilley" w:date="2023-06-30T22:20:00Z"/>
                <w:rFonts w:ascii="Calibri" w:hAnsi="Calibri" w:cs="Calibri"/>
                <w:color w:val="000000"/>
              </w:rPr>
            </w:pPr>
            <w:ins w:id="5930"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31" w:author="Molly McEvilley" w:date="2023-06-30T22:20:00Z"/>
                <w:rFonts w:ascii="Calibri" w:hAnsi="Calibri" w:cs="Calibri"/>
                <w:color w:val="000000"/>
              </w:rPr>
            </w:pPr>
            <w:ins w:id="5932"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33" w:author="Molly McEvilley" w:date="2023-06-30T22:20:00Z"/>
                <w:rFonts w:ascii="Calibri" w:hAnsi="Calibri" w:cs="Calibri"/>
                <w:color w:val="000000"/>
              </w:rPr>
            </w:pPr>
            <w:ins w:id="5934"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3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5936" w:author="Molly McEvilley" w:date="2023-06-30T22:20:00Z"/>
              </w:rPr>
            </w:pPr>
            <w:ins w:id="5937"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38" w:author="Molly McEvilley" w:date="2023-06-30T22:20:00Z"/>
                <w:rFonts w:ascii="Calibri" w:hAnsi="Calibri" w:cs="Calibri"/>
                <w:color w:val="000000"/>
              </w:rPr>
            </w:pPr>
            <w:ins w:id="5939"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40" w:author="Molly McEvilley" w:date="2023-06-30T22:20:00Z"/>
                <w:rFonts w:ascii="Calibri" w:hAnsi="Calibri" w:cs="Calibri"/>
                <w:color w:val="000000"/>
              </w:rPr>
            </w:pPr>
            <w:ins w:id="5941"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42" w:author="Molly McEvilley" w:date="2023-06-30T22:20:00Z"/>
                <w:rFonts w:ascii="Calibri" w:hAnsi="Calibri" w:cs="Calibri"/>
                <w:color w:val="000000"/>
              </w:rPr>
            </w:pPr>
            <w:ins w:id="5943"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4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5945" w:author="Molly McEvilley" w:date="2023-06-30T22:20:00Z"/>
              </w:rPr>
            </w:pPr>
            <w:ins w:id="5946"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47" w:author="Molly McEvilley" w:date="2023-06-30T22:20:00Z"/>
                <w:rFonts w:ascii="Calibri" w:hAnsi="Calibri" w:cs="Calibri"/>
                <w:color w:val="000000"/>
              </w:rPr>
            </w:pPr>
            <w:ins w:id="5948"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49" w:author="Molly McEvilley" w:date="2023-06-30T22:20:00Z"/>
                <w:rFonts w:ascii="Calibri" w:hAnsi="Calibri" w:cs="Calibri"/>
                <w:color w:val="000000"/>
              </w:rPr>
            </w:pPr>
            <w:ins w:id="5950"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51" w:author="Molly McEvilley" w:date="2023-06-30T22:20:00Z"/>
                <w:rFonts w:ascii="Calibri" w:hAnsi="Calibri" w:cs="Calibri"/>
                <w:color w:val="000000"/>
              </w:rPr>
            </w:pPr>
            <w:ins w:id="5952"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5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5954" w:author="Molly McEvilley" w:date="2023-06-30T22:20:00Z"/>
              </w:rPr>
            </w:pPr>
            <w:ins w:id="5955"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56" w:author="Molly McEvilley" w:date="2023-06-30T22:20:00Z"/>
                <w:rFonts w:ascii="Calibri" w:hAnsi="Calibri" w:cs="Calibri"/>
                <w:color w:val="000000"/>
              </w:rPr>
            </w:pPr>
            <w:ins w:id="5957"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58" w:author="Molly McEvilley" w:date="2023-06-30T22:20:00Z"/>
                <w:rFonts w:ascii="Calibri" w:hAnsi="Calibri" w:cs="Calibri"/>
                <w:color w:val="000000"/>
              </w:rPr>
            </w:pPr>
            <w:ins w:id="5959"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60" w:author="Molly McEvilley" w:date="2023-06-30T22:20:00Z"/>
                <w:rFonts w:ascii="Calibri" w:hAnsi="Calibri" w:cs="Calibri"/>
                <w:color w:val="000000"/>
              </w:rPr>
            </w:pPr>
            <w:ins w:id="5961"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6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5963" w:author="Molly McEvilley" w:date="2023-06-30T22:20:00Z"/>
              </w:rPr>
            </w:pPr>
            <w:ins w:id="5964"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65" w:author="Molly McEvilley" w:date="2023-06-30T22:20:00Z"/>
                <w:rFonts w:ascii="Calibri" w:hAnsi="Calibri" w:cs="Calibri"/>
                <w:color w:val="000000"/>
              </w:rPr>
            </w:pPr>
            <w:ins w:id="5966"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67" w:author="Molly McEvilley" w:date="2023-06-30T22:20:00Z"/>
                <w:rFonts w:ascii="Calibri" w:hAnsi="Calibri" w:cs="Calibri"/>
                <w:color w:val="000000"/>
              </w:rPr>
            </w:pPr>
            <w:ins w:id="5968"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69" w:author="Molly McEvilley" w:date="2023-06-30T22:20:00Z"/>
                <w:rFonts w:ascii="Calibri" w:hAnsi="Calibri" w:cs="Calibri"/>
                <w:color w:val="000000"/>
              </w:rPr>
            </w:pPr>
            <w:ins w:id="597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7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5972" w:author="Molly McEvilley" w:date="2023-06-30T22:20:00Z"/>
              </w:rPr>
            </w:pPr>
            <w:ins w:id="5973"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74" w:author="Molly McEvilley" w:date="2023-06-30T22:20:00Z"/>
                <w:rFonts w:ascii="Calibri" w:hAnsi="Calibri" w:cs="Calibri"/>
                <w:color w:val="000000"/>
              </w:rPr>
            </w:pPr>
            <w:ins w:id="5975"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76" w:author="Molly McEvilley" w:date="2023-06-30T22:20:00Z"/>
                <w:rFonts w:ascii="Calibri" w:hAnsi="Calibri" w:cs="Calibri"/>
                <w:color w:val="000000"/>
              </w:rPr>
            </w:pPr>
            <w:ins w:id="5977"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5978" w:author="Molly McEvilley" w:date="2023-06-30T22:20:00Z"/>
                <w:rFonts w:ascii="Calibri" w:hAnsi="Calibri" w:cs="Calibri"/>
                <w:color w:val="000000"/>
              </w:rPr>
            </w:pPr>
            <w:ins w:id="597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8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5981" w:author="Molly McEvilley" w:date="2023-06-30T22:20:00Z"/>
              </w:rPr>
            </w:pPr>
            <w:ins w:id="5982"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83" w:author="Molly McEvilley" w:date="2023-06-30T22:20:00Z"/>
                <w:rFonts w:ascii="Calibri" w:hAnsi="Calibri" w:cs="Calibri"/>
                <w:color w:val="000000"/>
              </w:rPr>
            </w:pPr>
            <w:ins w:id="5984"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85" w:author="Molly McEvilley" w:date="2023-06-30T22:20:00Z"/>
                <w:rFonts w:ascii="Calibri" w:hAnsi="Calibri" w:cs="Calibri"/>
                <w:color w:val="000000"/>
              </w:rPr>
            </w:pPr>
            <w:ins w:id="5986"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5987" w:author="Molly McEvilley" w:date="2023-06-30T22:20:00Z"/>
                <w:rFonts w:ascii="Calibri" w:hAnsi="Calibri" w:cs="Calibri"/>
                <w:color w:val="000000"/>
              </w:rPr>
            </w:pPr>
            <w:ins w:id="5988"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598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5990" w:author="Molly McEvilley" w:date="2023-06-30T22:20:00Z"/>
              </w:rPr>
            </w:pPr>
            <w:ins w:id="5991"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5992" w:author="Molly McEvilley" w:date="2023-06-30T22:20:00Z"/>
                <w:rFonts w:ascii="Calibri" w:hAnsi="Calibri" w:cs="Calibri"/>
                <w:color w:val="000000"/>
              </w:rPr>
            </w:pPr>
            <w:ins w:id="5993"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5994" w:author="Molly McEvilley" w:date="2023-06-30T22:20:00Z"/>
                <w:rFonts w:ascii="Calibri" w:hAnsi="Calibri" w:cs="Calibri"/>
                <w:color w:val="000000"/>
              </w:rPr>
            </w:pPr>
            <w:ins w:id="5995"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5996" w:author="Molly McEvilley" w:date="2023-06-30T22:20:00Z"/>
                <w:rFonts w:ascii="Calibri" w:hAnsi="Calibri" w:cs="Calibri"/>
                <w:color w:val="000000"/>
              </w:rPr>
            </w:pPr>
            <w:ins w:id="5997"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599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5999" w:author="Molly McEvilley" w:date="2023-06-30T22:20:00Z"/>
              </w:rPr>
            </w:pPr>
            <w:ins w:id="6000"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01" w:author="Molly McEvilley" w:date="2023-06-30T22:20:00Z"/>
                <w:rFonts w:ascii="Calibri" w:hAnsi="Calibri" w:cs="Calibri"/>
                <w:color w:val="000000"/>
              </w:rPr>
            </w:pPr>
            <w:ins w:id="6002"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03" w:author="Molly McEvilley" w:date="2023-06-30T22:20:00Z"/>
                <w:rFonts w:ascii="Calibri" w:hAnsi="Calibri" w:cs="Calibri"/>
                <w:color w:val="000000"/>
              </w:rPr>
            </w:pPr>
            <w:ins w:id="6004"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005" w:author="Molly McEvilley" w:date="2023-06-30T22:20:00Z"/>
                <w:rFonts w:ascii="Calibri" w:hAnsi="Calibri" w:cs="Calibri"/>
                <w:color w:val="000000"/>
              </w:rPr>
            </w:pPr>
            <w:ins w:id="6006"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0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008" w:author="Molly McEvilley" w:date="2023-06-30T22:20:00Z"/>
              </w:rPr>
            </w:pPr>
            <w:ins w:id="6009"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10" w:author="Molly McEvilley" w:date="2023-06-30T22:20:00Z"/>
                <w:rFonts w:ascii="Calibri" w:hAnsi="Calibri" w:cs="Calibri"/>
                <w:color w:val="000000"/>
              </w:rPr>
            </w:pPr>
            <w:ins w:id="6011"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12" w:author="Molly McEvilley" w:date="2023-06-30T22:20:00Z"/>
                <w:rFonts w:ascii="Calibri" w:hAnsi="Calibri" w:cs="Calibri"/>
                <w:color w:val="000000"/>
              </w:rPr>
            </w:pPr>
            <w:ins w:id="6013"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014" w:author="Molly McEvilley" w:date="2023-06-30T22:20:00Z"/>
                <w:rFonts w:ascii="Calibri" w:hAnsi="Calibri" w:cs="Calibri"/>
                <w:color w:val="000000"/>
              </w:rPr>
            </w:pPr>
            <w:ins w:id="6015"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1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017" w:author="Molly McEvilley" w:date="2023-06-30T22:20:00Z"/>
              </w:rPr>
            </w:pPr>
            <w:ins w:id="6018"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19" w:author="Molly McEvilley" w:date="2023-06-30T22:20:00Z"/>
                <w:rFonts w:ascii="Calibri" w:hAnsi="Calibri" w:cs="Calibri"/>
                <w:color w:val="000000"/>
              </w:rPr>
            </w:pPr>
            <w:ins w:id="6020"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21" w:author="Molly McEvilley" w:date="2023-06-30T22:20:00Z"/>
                <w:rFonts w:ascii="Calibri" w:hAnsi="Calibri" w:cs="Calibri"/>
                <w:color w:val="000000"/>
              </w:rPr>
            </w:pPr>
            <w:ins w:id="6022"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023" w:author="Molly McEvilley" w:date="2023-06-30T22:20:00Z"/>
                <w:rFonts w:ascii="Calibri" w:hAnsi="Calibri" w:cs="Calibri"/>
                <w:color w:val="000000"/>
              </w:rPr>
            </w:pPr>
            <w:ins w:id="6024"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025"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2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027" w:author="Molly McEvilley" w:date="2023-06-30T22:20:00Z"/>
              </w:rPr>
            </w:pPr>
            <w:ins w:id="6028"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29" w:author="Molly McEvilley" w:date="2023-06-30T22:20:00Z"/>
                <w:rFonts w:ascii="Calibri" w:hAnsi="Calibri" w:cs="Calibri"/>
                <w:color w:val="000000"/>
              </w:rPr>
            </w:pPr>
            <w:ins w:id="6030"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31" w:author="Molly McEvilley" w:date="2023-06-30T22:20:00Z"/>
                <w:rFonts w:ascii="Calibri" w:hAnsi="Calibri" w:cs="Calibri"/>
                <w:color w:val="000000"/>
              </w:rPr>
            </w:pPr>
            <w:ins w:id="6032"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033" w:author="Molly McEvilley" w:date="2023-06-30T22:20:00Z"/>
                <w:rFonts w:ascii="Calibri" w:hAnsi="Calibri" w:cs="Calibri"/>
                <w:color w:val="000000"/>
              </w:rPr>
            </w:pPr>
            <w:ins w:id="6034"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035"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3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037" w:author="Molly McEvilley" w:date="2023-06-30T22:20:00Z"/>
              </w:rPr>
            </w:pPr>
            <w:ins w:id="6038"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39" w:author="Molly McEvilley" w:date="2023-06-30T22:20:00Z"/>
                <w:rFonts w:ascii="Calibri" w:hAnsi="Calibri" w:cs="Calibri"/>
                <w:color w:val="000000"/>
              </w:rPr>
            </w:pPr>
            <w:ins w:id="6040"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41" w:author="Molly McEvilley" w:date="2023-06-30T22:20:00Z"/>
                <w:rFonts w:ascii="Calibri" w:hAnsi="Calibri" w:cs="Calibri"/>
                <w:color w:val="000000"/>
              </w:rPr>
            </w:pPr>
            <w:ins w:id="6042"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043" w:author="Molly McEvilley" w:date="2023-06-30T22:20:00Z"/>
                <w:rFonts w:ascii="Calibri" w:hAnsi="Calibri" w:cs="Calibri"/>
                <w:color w:val="000000"/>
              </w:rPr>
            </w:pPr>
            <w:ins w:id="6044"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045"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04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047" w:author="Molly McEvilley" w:date="2023-06-30T22:20:00Z"/>
              </w:rPr>
            </w:pPr>
            <w:ins w:id="6048"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49" w:author="Molly McEvilley" w:date="2023-06-30T22:20:00Z"/>
                <w:rFonts w:ascii="Calibri" w:hAnsi="Calibri" w:cs="Calibri"/>
                <w:color w:val="000000"/>
              </w:rPr>
            </w:pPr>
            <w:ins w:id="6050"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051" w:author="Molly McEvilley" w:date="2023-06-30T22:20:00Z"/>
                <w:rFonts w:ascii="Calibri" w:hAnsi="Calibri" w:cs="Calibri"/>
                <w:color w:val="000000"/>
              </w:rPr>
            </w:pPr>
            <w:ins w:id="6052"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053" w:author="Molly McEvilley" w:date="2023-06-30T22:20:00Z"/>
                <w:rFonts w:ascii="Calibri" w:hAnsi="Calibri" w:cs="Calibri"/>
                <w:color w:val="000000"/>
              </w:rPr>
            </w:pPr>
            <w:ins w:id="6054"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055"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056"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057" w:author="Molly McEvilley" w:date="2023-06-30T22:21:00Z"/>
              </w:rPr>
            </w:pPr>
            <w:ins w:id="6058"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59" w:author="Molly McEvilley" w:date="2023-06-30T22:21:00Z"/>
                <w:rFonts w:ascii="Calibri" w:hAnsi="Calibri" w:cs="Calibri"/>
                <w:color w:val="000000"/>
              </w:rPr>
            </w:pPr>
            <w:ins w:id="6060"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061" w:author="Molly McEvilley" w:date="2023-06-30T22:21:00Z"/>
                <w:rFonts w:ascii="Calibri" w:hAnsi="Calibri" w:cs="Calibri"/>
                <w:color w:val="000000"/>
              </w:rPr>
            </w:pPr>
            <w:ins w:id="6062"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063" w:author="Molly McEvilley" w:date="2023-06-30T22:21:00Z"/>
                <w:rFonts w:ascii="Calibri" w:hAnsi="Calibri" w:cs="Calibri"/>
                <w:color w:val="000000"/>
              </w:rPr>
            </w:pPr>
            <w:ins w:id="6064"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06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066" w:author="Molly McEvilley" w:date="2023-06-30T22:28:00Z"/>
              </w:rPr>
            </w:pPr>
            <w:del w:id="6067"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068" w:author="Molly McEvilley" w:date="2023-06-30T22:28:00Z"/>
              </w:rPr>
            </w:pPr>
            <w:del w:id="6069"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070" w:author="Molly McEvilley" w:date="2023-06-30T22:28:00Z"/>
              </w:rPr>
            </w:pPr>
            <w:del w:id="6071"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072" w:author="Molly McEvilley" w:date="2023-06-30T22:28:00Z"/>
                <w:b/>
              </w:rPr>
            </w:pPr>
            <w:del w:id="6073"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07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075" w:author="Molly McEvilley" w:date="2023-06-30T22:28:00Z"/>
                <w:rFonts w:cstheme="minorHAnsi"/>
                <w:color w:val="000000"/>
              </w:rPr>
            </w:pPr>
            <w:del w:id="6076"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077" w:author="Molly McEvilley" w:date="2023-06-30T22:28:00Z"/>
                <w:rFonts w:cstheme="minorHAnsi"/>
                <w:color w:val="000000"/>
              </w:rPr>
            </w:pPr>
            <w:del w:id="6078"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079" w:author="Molly McEvilley" w:date="2023-06-30T22:28:00Z"/>
                <w:rFonts w:cstheme="minorHAnsi"/>
                <w:color w:val="000000"/>
              </w:rPr>
            </w:pPr>
            <w:del w:id="6080"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081" w:author="Molly McEvilley" w:date="2023-06-30T22:28:00Z"/>
                <w:rFonts w:cstheme="minorHAnsi"/>
                <w:b/>
                <w:bCs/>
                <w:color w:val="000000"/>
              </w:rPr>
            </w:pPr>
            <w:del w:id="608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08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084" w:author="Molly McEvilley" w:date="2023-06-30T22:28:00Z"/>
                <w:rFonts w:cstheme="minorHAnsi"/>
                <w:color w:val="000000"/>
              </w:rPr>
            </w:pPr>
            <w:del w:id="6085"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086" w:author="Molly McEvilley" w:date="2023-06-30T22:28:00Z"/>
                <w:rFonts w:cstheme="minorHAnsi"/>
                <w:bCs/>
              </w:rPr>
            </w:pPr>
            <w:del w:id="6087"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088" w:author="Molly McEvilley" w:date="2023-06-30T22:28:00Z"/>
                <w:rFonts w:cstheme="minorHAnsi"/>
                <w:color w:val="000000"/>
              </w:rPr>
            </w:pPr>
            <w:del w:id="6089"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090" w:author="Molly McEvilley" w:date="2023-06-30T22:28:00Z"/>
                <w:rFonts w:cstheme="minorHAnsi"/>
                <w:b/>
                <w:bCs/>
              </w:rPr>
            </w:pPr>
            <w:del w:id="6091"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09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093" w:author="Molly McEvilley" w:date="2023-06-30T22:28:00Z"/>
                <w:rFonts w:cstheme="minorHAnsi"/>
                <w:color w:val="000000"/>
              </w:rPr>
            </w:pPr>
            <w:del w:id="6094"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095" w:author="Molly McEvilley" w:date="2023-06-30T22:28:00Z"/>
                <w:rFonts w:cstheme="minorHAnsi"/>
                <w:bCs/>
                <w:color w:val="000000"/>
              </w:rPr>
            </w:pPr>
            <w:del w:id="6096"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097" w:author="Molly McEvilley" w:date="2023-06-30T22:28:00Z"/>
                <w:rFonts w:cstheme="minorHAnsi"/>
                <w:color w:val="000000"/>
              </w:rPr>
            </w:pPr>
            <w:del w:id="6098"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099" w:author="Molly McEvilley" w:date="2023-06-30T22:28:00Z"/>
                <w:rFonts w:cstheme="minorHAnsi"/>
                <w:b/>
                <w:bCs/>
                <w:color w:val="000000"/>
              </w:rPr>
            </w:pPr>
            <w:del w:id="6100"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10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102" w:author="Molly McEvilley" w:date="2023-06-30T22:28:00Z"/>
                <w:rFonts w:cstheme="minorHAnsi"/>
                <w:color w:val="000000"/>
              </w:rPr>
            </w:pPr>
            <w:del w:id="6103"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04" w:author="Molly McEvilley" w:date="2023-06-30T22:28:00Z"/>
                <w:rFonts w:cstheme="minorHAnsi"/>
                <w:bCs/>
              </w:rPr>
            </w:pPr>
            <w:del w:id="6105"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06" w:author="Molly McEvilley" w:date="2023-06-30T22:28:00Z"/>
                <w:rFonts w:cstheme="minorHAnsi"/>
                <w:color w:val="000000"/>
              </w:rPr>
            </w:pPr>
            <w:del w:id="6107"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08" w:author="Molly McEvilley" w:date="2023-06-30T22:28:00Z"/>
                <w:rFonts w:cstheme="minorHAnsi"/>
                <w:b/>
                <w:bCs/>
              </w:rPr>
            </w:pPr>
            <w:del w:id="610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11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111" w:author="Molly McEvilley" w:date="2023-06-30T22:28:00Z"/>
                <w:rFonts w:cstheme="minorHAnsi"/>
                <w:color w:val="000000"/>
              </w:rPr>
            </w:pPr>
            <w:del w:id="6112"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13" w:author="Molly McEvilley" w:date="2023-06-30T22:28:00Z"/>
                <w:rFonts w:cstheme="minorHAnsi"/>
                <w:bCs/>
                <w:color w:val="000000"/>
              </w:rPr>
            </w:pPr>
            <w:del w:id="6114"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15" w:author="Molly McEvilley" w:date="2023-06-30T22:28:00Z"/>
                <w:rFonts w:cstheme="minorHAnsi"/>
                <w:color w:val="000000"/>
              </w:rPr>
            </w:pPr>
            <w:del w:id="6116"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17" w:author="Molly McEvilley" w:date="2023-06-30T22:28:00Z"/>
                <w:rFonts w:cstheme="minorHAnsi"/>
                <w:b/>
                <w:bCs/>
                <w:color w:val="000000"/>
              </w:rPr>
            </w:pPr>
            <w:del w:id="611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11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120" w:author="Molly McEvilley" w:date="2023-06-30T22:28:00Z"/>
                <w:rFonts w:cstheme="minorHAnsi"/>
                <w:color w:val="000000"/>
              </w:rPr>
            </w:pPr>
            <w:del w:id="6121"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22" w:author="Molly McEvilley" w:date="2023-06-30T22:28:00Z"/>
                <w:rFonts w:cstheme="minorHAnsi"/>
                <w:bCs/>
                <w:color w:val="000000"/>
              </w:rPr>
            </w:pPr>
            <w:del w:id="6123"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24" w:author="Molly McEvilley" w:date="2023-06-30T22:28:00Z"/>
                <w:rFonts w:cstheme="minorHAnsi"/>
                <w:color w:val="000000"/>
              </w:rPr>
            </w:pPr>
            <w:del w:id="6125"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26" w:author="Molly McEvilley" w:date="2023-06-30T22:28:00Z"/>
                <w:rFonts w:cstheme="minorHAnsi"/>
                <w:b/>
                <w:bCs/>
              </w:rPr>
            </w:pPr>
            <w:del w:id="612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12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129" w:author="Molly McEvilley" w:date="2023-06-30T22:28:00Z"/>
                <w:rFonts w:cstheme="minorHAnsi"/>
                <w:color w:val="000000"/>
              </w:rPr>
            </w:pPr>
            <w:del w:id="6130"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31" w:author="Molly McEvilley" w:date="2023-06-30T22:28:00Z"/>
                <w:rFonts w:cstheme="minorHAnsi"/>
                <w:bCs/>
              </w:rPr>
            </w:pPr>
            <w:del w:id="6132"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33" w:author="Molly McEvilley" w:date="2023-06-30T22:28:00Z"/>
                <w:rFonts w:cstheme="minorHAnsi"/>
                <w:color w:val="000000"/>
              </w:rPr>
            </w:pPr>
            <w:del w:id="6134"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35" w:author="Molly McEvilley" w:date="2023-06-30T22:28:00Z"/>
                <w:rFonts w:cstheme="minorHAnsi"/>
                <w:b/>
                <w:bCs/>
                <w:color w:val="000000"/>
              </w:rPr>
            </w:pPr>
            <w:del w:id="613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13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138" w:author="Molly McEvilley" w:date="2023-06-30T22:28:00Z"/>
                <w:rFonts w:cstheme="minorHAnsi"/>
                <w:color w:val="000000"/>
              </w:rPr>
            </w:pPr>
            <w:del w:id="6139"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40" w:author="Molly McEvilley" w:date="2023-06-30T22:28:00Z"/>
                <w:rFonts w:cstheme="minorHAnsi"/>
                <w:bCs/>
              </w:rPr>
            </w:pPr>
            <w:del w:id="6141"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42" w:author="Molly McEvilley" w:date="2023-06-30T22:28:00Z"/>
                <w:rFonts w:cstheme="minorHAnsi"/>
                <w:color w:val="000000"/>
              </w:rPr>
            </w:pPr>
            <w:del w:id="6143"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44" w:author="Molly McEvilley" w:date="2023-06-30T22:28:00Z"/>
                <w:rFonts w:cstheme="minorHAnsi"/>
                <w:b/>
                <w:bCs/>
              </w:rPr>
            </w:pPr>
            <w:del w:id="6145"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14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147" w:author="Molly McEvilley" w:date="2023-06-30T22:28:00Z"/>
                <w:rFonts w:cstheme="minorHAnsi"/>
                <w:color w:val="000000"/>
              </w:rPr>
            </w:pPr>
            <w:del w:id="6148"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49" w:author="Molly McEvilley" w:date="2023-06-30T22:28:00Z"/>
                <w:rFonts w:cstheme="minorHAnsi"/>
                <w:bCs/>
                <w:color w:val="000000"/>
              </w:rPr>
            </w:pPr>
            <w:del w:id="6150"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51" w:author="Molly McEvilley" w:date="2023-06-30T22:28:00Z"/>
                <w:rFonts w:cstheme="minorHAnsi"/>
                <w:color w:val="000000"/>
              </w:rPr>
            </w:pPr>
            <w:del w:id="6152"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53" w:author="Molly McEvilley" w:date="2023-06-30T22:28:00Z"/>
                <w:rFonts w:cstheme="minorHAnsi"/>
                <w:b/>
                <w:bCs/>
                <w:color w:val="000000"/>
              </w:rPr>
            </w:pPr>
            <w:del w:id="6154"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15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156" w:author="Molly McEvilley" w:date="2023-06-30T22:28:00Z"/>
                <w:rFonts w:cstheme="minorHAnsi"/>
                <w:color w:val="000000"/>
              </w:rPr>
            </w:pPr>
            <w:del w:id="6157"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58" w:author="Molly McEvilley" w:date="2023-06-30T22:28:00Z"/>
                <w:rFonts w:cstheme="minorHAnsi"/>
                <w:color w:val="000000"/>
              </w:rPr>
            </w:pPr>
            <w:del w:id="6159"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60" w:author="Molly McEvilley" w:date="2023-06-30T22:28:00Z"/>
                <w:rFonts w:cstheme="minorHAnsi"/>
                <w:color w:val="000000"/>
              </w:rPr>
            </w:pPr>
            <w:del w:id="6161"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62" w:author="Molly McEvilley" w:date="2023-06-30T22:28:00Z"/>
                <w:rFonts w:cstheme="minorHAnsi"/>
                <w:b/>
                <w:bCs/>
              </w:rPr>
            </w:pPr>
            <w:del w:id="6163"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16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165" w:author="Molly McEvilley" w:date="2023-06-30T22:28:00Z"/>
                <w:rFonts w:cstheme="minorHAnsi"/>
                <w:color w:val="000000"/>
              </w:rPr>
            </w:pPr>
            <w:del w:id="6166"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67" w:author="Molly McEvilley" w:date="2023-06-30T22:28:00Z"/>
                <w:rFonts w:cstheme="minorHAnsi"/>
                <w:color w:val="000000"/>
              </w:rPr>
            </w:pPr>
            <w:del w:id="6168"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69" w:author="Molly McEvilley" w:date="2023-06-30T22:28:00Z"/>
                <w:rFonts w:cstheme="minorHAnsi"/>
                <w:color w:val="000000"/>
              </w:rPr>
            </w:pPr>
            <w:del w:id="6170"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71" w:author="Molly McEvilley" w:date="2023-06-30T22:28:00Z"/>
                <w:rFonts w:cstheme="minorHAnsi"/>
                <w:b/>
                <w:bCs/>
                <w:color w:val="000000"/>
              </w:rPr>
            </w:pPr>
            <w:del w:id="6172"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17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174" w:author="Molly McEvilley" w:date="2023-06-30T22:28:00Z"/>
                <w:rFonts w:cstheme="minorHAnsi"/>
              </w:rPr>
            </w:pPr>
            <w:del w:id="6175"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76" w:author="Molly McEvilley" w:date="2023-06-30T22:28:00Z"/>
                <w:rFonts w:cstheme="minorHAnsi"/>
              </w:rPr>
            </w:pPr>
            <w:del w:id="6177"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78" w:author="Molly McEvilley" w:date="2023-06-30T22:28:00Z"/>
                <w:rFonts w:cstheme="minorHAnsi"/>
              </w:rPr>
            </w:pPr>
            <w:del w:id="6179"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80" w:author="Molly McEvilley" w:date="2023-06-30T22:28:00Z"/>
                <w:rFonts w:cstheme="minorHAnsi"/>
                <w:b/>
                <w:color w:val="000000"/>
              </w:rPr>
            </w:pPr>
            <w:del w:id="6181"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18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183" w:author="Molly McEvilley" w:date="2023-06-30T22:28:00Z"/>
                <w:rFonts w:cstheme="minorHAnsi"/>
              </w:rPr>
            </w:pPr>
            <w:del w:id="6184"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85" w:author="Molly McEvilley" w:date="2023-06-30T22:28:00Z"/>
                <w:rFonts w:cstheme="minorHAnsi"/>
              </w:rPr>
            </w:pPr>
            <w:del w:id="6186"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87" w:author="Molly McEvilley" w:date="2023-06-30T22:28:00Z"/>
                <w:rFonts w:cstheme="minorHAnsi"/>
              </w:rPr>
            </w:pPr>
            <w:del w:id="6188"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189" w:author="Molly McEvilley" w:date="2023-06-30T22:28:00Z"/>
                <w:rFonts w:cstheme="minorHAnsi"/>
                <w:b/>
                <w:color w:val="000000"/>
              </w:rPr>
            </w:pPr>
            <w:del w:id="6190"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19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192" w:author="Molly McEvilley" w:date="2023-06-30T22:28:00Z"/>
                <w:rFonts w:cstheme="minorHAnsi"/>
              </w:rPr>
            </w:pPr>
            <w:del w:id="6193"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94" w:author="Molly McEvilley" w:date="2023-06-30T22:28:00Z"/>
                <w:rFonts w:cstheme="minorHAnsi"/>
              </w:rPr>
            </w:pPr>
            <w:del w:id="6195"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96" w:author="Molly McEvilley" w:date="2023-06-30T22:28:00Z"/>
                <w:rFonts w:cstheme="minorHAnsi"/>
              </w:rPr>
            </w:pPr>
            <w:del w:id="6197"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198" w:author="Molly McEvilley" w:date="2023-06-30T22:28:00Z"/>
                <w:rFonts w:cstheme="minorHAnsi"/>
                <w:b/>
                <w:color w:val="000000"/>
              </w:rPr>
            </w:pPr>
            <w:del w:id="6199"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20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201" w:author="Molly McEvilley" w:date="2023-06-30T22:28:00Z"/>
                <w:rFonts w:cstheme="minorHAnsi"/>
                <w:color w:val="000000"/>
              </w:rPr>
            </w:pPr>
            <w:del w:id="6202"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03" w:author="Molly McEvilley" w:date="2023-06-30T22:28:00Z"/>
                <w:rFonts w:cstheme="minorHAnsi"/>
                <w:color w:val="000000"/>
              </w:rPr>
            </w:pPr>
            <w:del w:id="6204"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05" w:author="Molly McEvilley" w:date="2023-06-30T22:28:00Z"/>
                <w:rFonts w:cstheme="minorHAnsi"/>
                <w:color w:val="000000"/>
              </w:rPr>
            </w:pPr>
            <w:del w:id="6206"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207" w:author="Molly McEvilley" w:date="2023-06-30T22:28:00Z"/>
                <w:rFonts w:cstheme="minorHAnsi"/>
                <w:b/>
                <w:bCs/>
                <w:color w:val="000000"/>
              </w:rPr>
            </w:pPr>
            <w:del w:id="6208"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209" w:author="Molly McEvilley" w:date="2023-06-30T22:19:00Z">
              <w:r w:rsidRPr="00947F08" w:rsidDel="00623819">
                <w:rPr>
                  <w:rFonts w:ascii="Calibri" w:hAnsi="Calibri" w:cs="Calibri"/>
                  <w:color w:val="000000"/>
                </w:rPr>
                <w:delText>72</w:delText>
              </w:r>
            </w:del>
            <w:ins w:id="6210"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211" w:author="Molly McEvilley" w:date="2023-06-30T22:19:00Z">
              <w:r w:rsidRPr="00947F08" w:rsidDel="00623819">
                <w:rPr>
                  <w:rFonts w:ascii="Calibri" w:hAnsi="Calibri" w:cs="Calibri"/>
                  <w:color w:val="000000"/>
                </w:rPr>
                <w:delText>73</w:delText>
              </w:r>
            </w:del>
            <w:ins w:id="6212"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213" w:author="Molly McEvilley" w:date="2023-06-30T22:19:00Z">
              <w:r w:rsidRPr="00947F08" w:rsidDel="00623819">
                <w:rPr>
                  <w:rFonts w:ascii="Calibri" w:hAnsi="Calibri" w:cs="Calibri"/>
                  <w:color w:val="000000"/>
                </w:rPr>
                <w:delText>74</w:delText>
              </w:r>
            </w:del>
            <w:ins w:id="6214"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215" w:author="Molly McEvilley" w:date="2023-06-30T22:19:00Z">
              <w:r w:rsidRPr="00947F08" w:rsidDel="00623819">
                <w:rPr>
                  <w:rFonts w:ascii="Calibri" w:hAnsi="Calibri" w:cs="Calibri"/>
                  <w:color w:val="000000"/>
                </w:rPr>
                <w:delText>75</w:delText>
              </w:r>
            </w:del>
            <w:ins w:id="6216"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217" w:author="Molly McEvilley" w:date="2023-06-30T22:19:00Z">
              <w:r w:rsidRPr="00947F08" w:rsidDel="00623819">
                <w:rPr>
                  <w:rFonts w:ascii="Calibri" w:hAnsi="Calibri" w:cs="Calibri"/>
                  <w:color w:val="000000"/>
                </w:rPr>
                <w:delText>76</w:delText>
              </w:r>
            </w:del>
            <w:ins w:id="6218"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219" w:author="Molly McEvilley" w:date="2023-06-30T22:19:00Z">
              <w:r w:rsidRPr="00947F08" w:rsidDel="00623819">
                <w:rPr>
                  <w:rFonts w:ascii="Calibri" w:hAnsi="Calibri" w:cs="Calibri"/>
                  <w:color w:val="000000"/>
                </w:rPr>
                <w:delText>77</w:delText>
              </w:r>
            </w:del>
            <w:ins w:id="6220"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221" w:author="Molly McEvilley" w:date="2023-06-30T22:19:00Z">
              <w:r w:rsidRPr="00947F08" w:rsidDel="00623819">
                <w:rPr>
                  <w:rFonts w:ascii="Calibri" w:hAnsi="Calibri" w:cs="Calibri"/>
                  <w:color w:val="000000"/>
                </w:rPr>
                <w:delText>78</w:delText>
              </w:r>
            </w:del>
            <w:ins w:id="6222"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223" w:author="Molly McEvilley" w:date="2023-06-30T22:19:00Z">
              <w:r w:rsidRPr="00947F08" w:rsidDel="00623819">
                <w:rPr>
                  <w:rFonts w:ascii="Calibri" w:hAnsi="Calibri" w:cs="Calibri"/>
                  <w:color w:val="000000"/>
                </w:rPr>
                <w:delText>79</w:delText>
              </w:r>
            </w:del>
            <w:ins w:id="6224"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225" w:author="Molly McEvilley" w:date="2023-06-30T22:19:00Z">
              <w:r w:rsidRPr="00947F08" w:rsidDel="00623819">
                <w:rPr>
                  <w:rFonts w:ascii="Calibri" w:hAnsi="Calibri" w:cs="Calibri"/>
                  <w:color w:val="000000"/>
                </w:rPr>
                <w:delText>80</w:delText>
              </w:r>
            </w:del>
            <w:ins w:id="6226"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227" w:author="Molly McEvilley" w:date="2023-06-30T22:19:00Z">
              <w:r w:rsidRPr="00947F08" w:rsidDel="00623819">
                <w:rPr>
                  <w:rFonts w:ascii="Calibri" w:hAnsi="Calibri" w:cs="Calibri"/>
                  <w:color w:val="000000"/>
                </w:rPr>
                <w:delText>81</w:delText>
              </w:r>
            </w:del>
            <w:ins w:id="6228"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229" w:author="Molly McEvilley" w:date="2023-06-30T22:19:00Z">
              <w:r w:rsidRPr="00947F08" w:rsidDel="00623819">
                <w:rPr>
                  <w:rFonts w:ascii="Calibri" w:hAnsi="Calibri" w:cs="Calibri"/>
                  <w:color w:val="000000"/>
                </w:rPr>
                <w:delText>82</w:delText>
              </w:r>
            </w:del>
            <w:ins w:id="6230"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231"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232" w:author="Molly McEvilley" w:date="2023-07-04T11:02:00Z"/>
                <w:rFonts w:ascii="Calibri" w:hAnsi="Calibri" w:cs="Calibri"/>
                <w:color w:val="000000"/>
              </w:rPr>
            </w:pPr>
            <w:ins w:id="6233"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234" w:author="Molly McEvilley" w:date="2023-07-04T11:02:00Z"/>
                <w:rFonts w:ascii="Calibri" w:hAnsi="Calibri" w:cs="Calibri"/>
                <w:color w:val="000000"/>
              </w:rPr>
            </w:pPr>
            <w:ins w:id="6235" w:author="Molly McEvilley" w:date="2023-07-04T11:02:00Z">
              <w:r>
                <w:rPr>
                  <w:rFonts w:ascii="Calibri" w:hAnsi="Calibri" w:cs="Calibri"/>
                  <w:color w:val="000000"/>
                </w:rPr>
                <w:t xml:space="preserve">Domestic Violence Survivor Not </w:t>
              </w:r>
            </w:ins>
            <w:ins w:id="6236" w:author="Jules Brown" w:date="2023-07-15T10:25:00Z">
              <w:r w:rsidR="006F62E2">
                <w:rPr>
                  <w:rFonts w:ascii="Calibri" w:hAnsi="Calibri" w:cs="Calibri"/>
                  <w:color w:val="000000"/>
                </w:rPr>
                <w:t xml:space="preserve">Identified as </w:t>
              </w:r>
            </w:ins>
            <w:ins w:id="6237" w:author="Molly McEvilley" w:date="2023-07-04T11:02:00Z">
              <w:r>
                <w:rPr>
                  <w:rFonts w:ascii="Calibri" w:hAnsi="Calibri" w:cs="Calibri"/>
                  <w:color w:val="000000"/>
                </w:rPr>
                <w:t>Currently Fleeing</w:t>
              </w:r>
            </w:ins>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238" w:author="Molly McEvilley" w:date="2023-07-04T11:02:00Z"/>
                <w:rFonts w:ascii="Calibri" w:hAnsi="Calibri" w:cs="Calibri"/>
                <w:color w:val="000000"/>
              </w:rPr>
            </w:pPr>
            <w:ins w:id="6239" w:author="Molly McEvilley" w:date="2023-07-04T11:02:00Z">
              <w:r w:rsidRPr="00EF53A9">
                <w:rPr>
                  <w:rFonts w:ascii="Calibri" w:hAnsi="Calibri" w:cs="Calibri"/>
                  <w:color w:val="000000"/>
                </w:rPr>
                <w:t>0,1,2,</w:t>
              </w:r>
            </w:ins>
            <w:ins w:id="6240" w:author="Molly McEvilley" w:date="2023-08-10T11:30:00Z">
              <w:r w:rsidR="00212BDF">
                <w:rPr>
                  <w:rFonts w:ascii="Calibri" w:hAnsi="Calibri" w:cs="Calibri"/>
                  <w:color w:val="000000"/>
                </w:rPr>
                <w:t>3,</w:t>
              </w:r>
            </w:ins>
            <w:ins w:id="6241" w:author="Molly McEvilley" w:date="2023-07-04T11:02:00Z">
              <w:r w:rsidRPr="00EF53A9">
                <w:rPr>
                  <w:rFonts w:ascii="Calibri" w:hAnsi="Calibri" w:cs="Calibri"/>
                  <w:color w:val="000000"/>
                </w:rPr>
                <w:t>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242" w:author="Molly McEvilley" w:date="2023-07-04T11:02:00Z"/>
                <w:rFonts w:ascii="Calibri" w:hAnsi="Calibri" w:cs="Calibri"/>
                <w:bCs/>
                <w:color w:val="000000"/>
              </w:rPr>
            </w:pPr>
            <w:ins w:id="6243"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244" w:author="Molly McEvilley" w:date="2023-06-30T22:28:00Z">
              <w:r w:rsidDel="00F1717A">
                <w:rPr>
                  <w:rFonts w:ascii="Calibri" w:hAnsi="Calibri" w:cs="Calibri"/>
                  <w:bCs w:val="0"/>
                </w:rPr>
                <w:delText>1176</w:delText>
              </w:r>
            </w:del>
            <w:ins w:id="6245"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246" w:author="Molly McEvilley" w:date="2023-06-30T22:29:00Z">
              <w:r w:rsidDel="00F1717A">
                <w:rPr>
                  <w:rFonts w:ascii="Calibri" w:hAnsi="Calibri" w:cs="Calibri"/>
                  <w:bCs w:val="0"/>
                  <w:color w:val="000000"/>
                </w:rPr>
                <w:delText>1177</w:delText>
              </w:r>
            </w:del>
            <w:ins w:id="6247"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248" w:author="Molly McEvilley" w:date="2023-06-30T22:29:00Z">
              <w:r w:rsidDel="00F1717A">
                <w:rPr>
                  <w:rFonts w:ascii="Calibri" w:hAnsi="Calibri" w:cs="Calibri"/>
                  <w:bCs w:val="0"/>
                </w:rPr>
                <w:delText>1276</w:delText>
              </w:r>
            </w:del>
            <w:ins w:id="6249"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250" w:author="Molly McEvilley" w:date="2023-06-30T22:30:00Z">
              <w:r w:rsidDel="00F1717A">
                <w:rPr>
                  <w:rFonts w:ascii="Calibri" w:hAnsi="Calibri" w:cs="Calibri"/>
                  <w:bCs w:val="0"/>
                  <w:color w:val="000000"/>
                </w:rPr>
                <w:delText>1277</w:delText>
              </w:r>
            </w:del>
            <w:ins w:id="6251"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76050C5" w:rsidR="00153611" w:rsidRDefault="00153611" w:rsidP="00153611">
      <w:r>
        <w:t>In addition, row 55 counts by project type  (</w:t>
      </w:r>
      <w:r w:rsidRPr="00845520">
        <w:rPr>
          <w:b/>
          <w:bCs/>
        </w:rPr>
        <w:t>Universe</w:t>
      </w:r>
      <w:r>
        <w:t xml:space="preserve"> 11-16)) are required for three populations in combination with </w:t>
      </w:r>
      <w:del w:id="6252" w:author="Molly McEvilley" w:date="2023-08-10T11:32:00Z">
        <w:r w:rsidDel="00972A39">
          <w:delText xml:space="preserve">19 </w:delText>
        </w:r>
      </w:del>
      <w:ins w:id="6253" w:author="Molly McEvilley" w:date="2023-08-10T11:32:00Z">
        <w:r w:rsidR="00972A39">
          <w:t>34</w:t>
        </w:r>
        <w:r w:rsidR="00972A39">
          <w:t xml:space="preserve"> </w:t>
        </w:r>
      </w:ins>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2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rPr>
                <w:ins w:id="6255" w:author="Molly McEvilley" w:date="2023-06-30T22:32:00Z"/>
              </w:rPr>
            </w:pPr>
            <w:ins w:id="6256" w:author="Molly McEvilley" w:date="2023-06-30T22:32:00Z">
              <w:r w:rsidRPr="0012150A">
                <w:t>56</w:t>
              </w:r>
            </w:ins>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257" w:author="Molly McEvilley" w:date="2023-06-30T22:32:00Z"/>
                <w:rFonts w:ascii="Calibri" w:hAnsi="Calibri" w:cs="Calibri"/>
                <w:color w:val="000000"/>
              </w:rPr>
            </w:pPr>
            <w:ins w:id="6258" w:author="Molly McEvilley" w:date="2023-06-30T22:32:00Z">
              <w:r w:rsidRPr="004877D2">
                <w:t>American Indian, Alaska Native, or Indigenous (only)</w:t>
              </w:r>
            </w:ins>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25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rPr>
                <w:ins w:id="6260" w:author="Molly McEvilley" w:date="2023-06-30T22:32:00Z"/>
              </w:rPr>
            </w:pPr>
            <w:ins w:id="6261" w:author="Molly McEvilley" w:date="2023-06-30T22:32:00Z">
              <w:r w:rsidRPr="0012150A">
                <w:t>57</w:t>
              </w:r>
            </w:ins>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262" w:author="Molly McEvilley" w:date="2023-06-30T22:32:00Z"/>
                <w:rFonts w:ascii="Calibri" w:hAnsi="Calibri" w:cs="Calibri"/>
                <w:color w:val="000000"/>
              </w:rPr>
            </w:pPr>
            <w:ins w:id="6263" w:author="Molly McEvilley" w:date="2023-06-30T22:32:00Z">
              <w:r w:rsidRPr="004877D2">
                <w:t>American Indian, Alaska Native, or Indigenous &amp; Hispanic/Latina/e/o</w:t>
              </w:r>
            </w:ins>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26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rPr>
                <w:ins w:id="6265" w:author="Molly McEvilley" w:date="2023-06-30T22:32:00Z"/>
              </w:rPr>
            </w:pPr>
            <w:ins w:id="6266" w:author="Molly McEvilley" w:date="2023-06-30T22:32:00Z">
              <w:r w:rsidRPr="0012150A">
                <w:lastRenderedPageBreak/>
                <w:t>58</w:t>
              </w:r>
            </w:ins>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267" w:author="Molly McEvilley" w:date="2023-06-30T22:32:00Z"/>
                <w:rFonts w:ascii="Calibri" w:hAnsi="Calibri" w:cs="Calibri"/>
                <w:color w:val="000000"/>
              </w:rPr>
            </w:pPr>
            <w:ins w:id="6268" w:author="Molly McEvilley" w:date="2023-06-30T22:32:00Z">
              <w:r w:rsidRPr="004877D2">
                <w:t>Asian or Asian American (only)</w:t>
              </w:r>
            </w:ins>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26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rPr>
                <w:ins w:id="6270" w:author="Molly McEvilley" w:date="2023-06-30T22:32:00Z"/>
              </w:rPr>
            </w:pPr>
            <w:ins w:id="6271" w:author="Molly McEvilley" w:date="2023-06-30T22:32:00Z">
              <w:r w:rsidRPr="0012150A">
                <w:t>59</w:t>
              </w:r>
            </w:ins>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272" w:author="Molly McEvilley" w:date="2023-06-30T22:32:00Z"/>
                <w:rFonts w:ascii="Calibri" w:hAnsi="Calibri" w:cs="Calibri"/>
                <w:color w:val="000000"/>
              </w:rPr>
            </w:pPr>
            <w:ins w:id="6273" w:author="Molly McEvilley" w:date="2023-06-30T22:32:00Z">
              <w:r w:rsidRPr="004877D2">
                <w:t>Asian or Asian American &amp; Hispanic/Latina/e/o</w:t>
              </w:r>
            </w:ins>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2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rPr>
                <w:ins w:id="6275" w:author="Molly McEvilley" w:date="2023-06-30T22:32:00Z"/>
              </w:rPr>
            </w:pPr>
            <w:ins w:id="6276" w:author="Molly McEvilley" w:date="2023-06-30T22:32:00Z">
              <w:r w:rsidRPr="0012150A">
                <w:t>60</w:t>
              </w:r>
            </w:ins>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277" w:author="Molly McEvilley" w:date="2023-06-30T22:32:00Z"/>
                <w:rFonts w:ascii="Calibri" w:hAnsi="Calibri" w:cs="Calibri"/>
                <w:color w:val="000000"/>
              </w:rPr>
            </w:pPr>
            <w:ins w:id="6278" w:author="Molly McEvilley" w:date="2023-06-30T22:32:00Z">
              <w:r w:rsidRPr="004877D2">
                <w:t>Black, African American, or African (only)</w:t>
              </w:r>
            </w:ins>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2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rPr>
                <w:ins w:id="6280" w:author="Molly McEvilley" w:date="2023-06-30T22:32:00Z"/>
              </w:rPr>
            </w:pPr>
            <w:ins w:id="6281" w:author="Molly McEvilley" w:date="2023-06-30T22:32:00Z">
              <w:r w:rsidRPr="0012150A">
                <w:t>61</w:t>
              </w:r>
            </w:ins>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282" w:author="Molly McEvilley" w:date="2023-06-30T22:32:00Z"/>
                <w:rFonts w:ascii="Calibri" w:hAnsi="Calibri" w:cs="Calibri"/>
                <w:color w:val="000000"/>
              </w:rPr>
            </w:pPr>
            <w:ins w:id="6283" w:author="Molly McEvilley" w:date="2023-06-30T22:32:00Z">
              <w:r w:rsidRPr="004877D2">
                <w:t>Black, African American, or African &amp; Hispanic/Latina/e/o</w:t>
              </w:r>
            </w:ins>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2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rPr>
                <w:ins w:id="6285" w:author="Molly McEvilley" w:date="2023-06-30T22:32:00Z"/>
              </w:rPr>
            </w:pPr>
            <w:ins w:id="6286" w:author="Molly McEvilley" w:date="2023-06-30T22:32:00Z">
              <w:r w:rsidRPr="0012150A">
                <w:t>62</w:t>
              </w:r>
            </w:ins>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287" w:author="Molly McEvilley" w:date="2023-06-30T22:32:00Z"/>
                <w:rFonts w:ascii="Calibri" w:hAnsi="Calibri" w:cs="Calibri"/>
                <w:color w:val="000000"/>
                <w:lang w:val="pt-PT"/>
              </w:rPr>
            </w:pPr>
            <w:ins w:id="6288" w:author="Molly McEvilley" w:date="2023-06-30T22:32:00Z">
              <w:r w:rsidRPr="00AC1D94">
                <w:rPr>
                  <w:lang w:val="pt-PT"/>
                </w:rPr>
                <w:t>Hispanic/Latina/e/o (only)</w:t>
              </w:r>
            </w:ins>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2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rPr>
                <w:ins w:id="6290" w:author="Molly McEvilley" w:date="2023-06-30T22:32:00Z"/>
              </w:rPr>
            </w:pPr>
            <w:ins w:id="6291" w:author="Molly McEvilley" w:date="2023-06-30T22:32:00Z">
              <w:r w:rsidRPr="0012150A">
                <w:t>63</w:t>
              </w:r>
            </w:ins>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292" w:author="Molly McEvilley" w:date="2023-06-30T22:32:00Z"/>
                <w:rFonts w:ascii="Calibri" w:hAnsi="Calibri" w:cs="Calibri"/>
                <w:color w:val="000000"/>
              </w:rPr>
            </w:pPr>
            <w:ins w:id="6293" w:author="Molly McEvilley" w:date="2023-06-30T22:32:00Z">
              <w:r w:rsidRPr="004877D2">
                <w:t>Middle Eastern or North African (only)</w:t>
              </w:r>
            </w:ins>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2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rPr>
                <w:ins w:id="6295" w:author="Molly McEvilley" w:date="2023-06-30T22:32:00Z"/>
              </w:rPr>
            </w:pPr>
            <w:ins w:id="6296" w:author="Molly McEvilley" w:date="2023-06-30T22:32:00Z">
              <w:r w:rsidRPr="0012150A">
                <w:t>64</w:t>
              </w:r>
            </w:ins>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297" w:author="Molly McEvilley" w:date="2023-06-30T22:32:00Z"/>
                <w:rFonts w:ascii="Calibri" w:hAnsi="Calibri" w:cs="Calibri"/>
                <w:color w:val="000000"/>
              </w:rPr>
            </w:pPr>
            <w:ins w:id="6298" w:author="Molly McEvilley" w:date="2023-06-30T22:32:00Z">
              <w:r w:rsidRPr="004877D2">
                <w:t>Middle Eastern or North African &amp; Hispanic/Latina/e/o</w:t>
              </w:r>
            </w:ins>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2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rPr>
                <w:ins w:id="6300" w:author="Molly McEvilley" w:date="2023-06-30T22:32:00Z"/>
              </w:rPr>
            </w:pPr>
            <w:ins w:id="6301" w:author="Molly McEvilley" w:date="2023-06-30T22:32:00Z">
              <w:r w:rsidRPr="0012150A">
                <w:t>65</w:t>
              </w:r>
            </w:ins>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02" w:author="Molly McEvilley" w:date="2023-06-30T22:32:00Z"/>
                <w:rFonts w:ascii="Calibri" w:hAnsi="Calibri" w:cs="Calibri"/>
                <w:color w:val="000000"/>
              </w:rPr>
            </w:pPr>
            <w:ins w:id="6303" w:author="Molly McEvilley" w:date="2023-06-30T22:32:00Z">
              <w:r w:rsidRPr="004877D2">
                <w:t>Native Hawaiian or Pacific Islander (only)</w:t>
              </w:r>
            </w:ins>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rPr>
                <w:ins w:id="6305" w:author="Molly McEvilley" w:date="2023-06-30T22:32:00Z"/>
              </w:rPr>
            </w:pPr>
            <w:ins w:id="6306" w:author="Molly McEvilley" w:date="2023-06-30T22:32:00Z">
              <w:r w:rsidRPr="0012150A">
                <w:t>66</w:t>
              </w:r>
            </w:ins>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07" w:author="Molly McEvilley" w:date="2023-06-30T22:32:00Z"/>
                <w:rFonts w:ascii="Calibri" w:hAnsi="Calibri" w:cs="Calibri"/>
                <w:color w:val="000000"/>
              </w:rPr>
            </w:pPr>
            <w:ins w:id="6308" w:author="Molly McEvilley" w:date="2023-06-30T22:32:00Z">
              <w:r w:rsidRPr="004877D2">
                <w:t>Native Hawaiian or Pacific Islander &amp; Hispanic/Latina/e/o</w:t>
              </w:r>
            </w:ins>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rPr>
                <w:ins w:id="6310" w:author="Molly McEvilley" w:date="2023-06-30T22:32:00Z"/>
              </w:rPr>
            </w:pPr>
            <w:ins w:id="6311" w:author="Molly McEvilley" w:date="2023-06-30T22:32:00Z">
              <w:r w:rsidRPr="0012150A">
                <w:t>67</w:t>
              </w:r>
            </w:ins>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12" w:author="Molly McEvilley" w:date="2023-06-30T22:32:00Z"/>
                <w:rFonts w:ascii="Calibri" w:hAnsi="Calibri" w:cs="Calibri"/>
                <w:color w:val="000000"/>
              </w:rPr>
            </w:pPr>
            <w:ins w:id="6313" w:author="Molly McEvilley" w:date="2023-06-30T22:32:00Z">
              <w:r w:rsidRPr="004877D2">
                <w:t>White (only)</w:t>
              </w:r>
            </w:ins>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rPr>
                <w:ins w:id="6315" w:author="Molly McEvilley" w:date="2023-06-30T22:32:00Z"/>
              </w:rPr>
            </w:pPr>
            <w:ins w:id="6316" w:author="Molly McEvilley" w:date="2023-06-30T22:32:00Z">
              <w:r w:rsidRPr="0012150A">
                <w:t>68</w:t>
              </w:r>
            </w:ins>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17" w:author="Molly McEvilley" w:date="2023-06-30T22:32:00Z"/>
                <w:rFonts w:ascii="Calibri" w:hAnsi="Calibri" w:cs="Calibri"/>
                <w:color w:val="000000"/>
                <w:lang w:val="pt-PT"/>
              </w:rPr>
            </w:pPr>
            <w:ins w:id="6318" w:author="Molly McEvilley" w:date="2023-06-30T22:32:00Z">
              <w:r w:rsidRPr="00AC1D94">
                <w:rPr>
                  <w:lang w:val="pt-PT"/>
                </w:rPr>
                <w:t>White &amp; Hispanic/Latina/e/o</w:t>
              </w:r>
            </w:ins>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rPr>
                <w:ins w:id="6320" w:author="Molly McEvilley" w:date="2023-06-30T22:32:00Z"/>
              </w:rPr>
            </w:pPr>
            <w:ins w:id="6321" w:author="Molly McEvilley" w:date="2023-06-30T22:32:00Z">
              <w:r w:rsidRPr="0012150A">
                <w:t>69</w:t>
              </w:r>
            </w:ins>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22" w:author="Molly McEvilley" w:date="2023-06-30T22:32:00Z"/>
                <w:rFonts w:ascii="Calibri" w:hAnsi="Calibri" w:cs="Calibri"/>
                <w:color w:val="000000"/>
              </w:rPr>
            </w:pPr>
            <w:ins w:id="6323" w:author="Molly McEvilley" w:date="2023-06-30T22:32:00Z">
              <w:r w:rsidRPr="004877D2">
                <w:t>Multi-Racial (not Hispanic/Latina/e/o)</w:t>
              </w:r>
            </w:ins>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rPr>
                <w:ins w:id="6325" w:author="Molly McEvilley" w:date="2023-06-30T22:32:00Z"/>
              </w:rPr>
            </w:pPr>
            <w:ins w:id="6326" w:author="Molly McEvilley" w:date="2023-06-30T22:32:00Z">
              <w:r w:rsidRPr="0012150A">
                <w:t>70</w:t>
              </w:r>
            </w:ins>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27" w:author="Molly McEvilley" w:date="2023-06-30T22:32:00Z"/>
                <w:rFonts w:ascii="Calibri" w:hAnsi="Calibri" w:cs="Calibri"/>
                <w:color w:val="000000"/>
                <w:lang w:val="pt-PT"/>
              </w:rPr>
            </w:pPr>
            <w:ins w:id="6328" w:author="Molly McEvilley" w:date="2023-06-30T22:32:00Z">
              <w:r w:rsidRPr="00AC1D94">
                <w:rPr>
                  <w:lang w:val="pt-PT"/>
                </w:rPr>
                <w:t>Multi-Racial &amp; Hispanic/Latina/e/o)</w:t>
              </w:r>
            </w:ins>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2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rPr>
                <w:ins w:id="6330" w:author="Molly McEvilley" w:date="2023-06-30T22:32:00Z"/>
              </w:rPr>
            </w:pPr>
            <w:ins w:id="6331" w:author="Molly McEvilley" w:date="2023-06-30T22:32:00Z">
              <w:r w:rsidRPr="0012150A">
                <w:t>71</w:t>
              </w:r>
            </w:ins>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32" w:author="Molly McEvilley" w:date="2023-06-30T22:32:00Z"/>
                <w:rFonts w:ascii="Calibri" w:hAnsi="Calibri" w:cs="Calibri"/>
                <w:color w:val="000000"/>
              </w:rPr>
            </w:pPr>
            <w:ins w:id="6333" w:author="Molly McEvilley" w:date="2023-06-30T22:32:00Z">
              <w:r w:rsidRPr="004877D2">
                <w:t>American Indian, Alaska Native, or Indigenous (any combination)</w:t>
              </w:r>
            </w:ins>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rPr>
                <w:ins w:id="6335" w:author="Molly McEvilley" w:date="2023-06-30T22:32:00Z"/>
              </w:rPr>
            </w:pPr>
            <w:ins w:id="6336" w:author="Molly McEvilley" w:date="2023-06-30T22:32:00Z">
              <w:r w:rsidRPr="0012150A">
                <w:t>72</w:t>
              </w:r>
            </w:ins>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37" w:author="Molly McEvilley" w:date="2023-06-30T22:32:00Z"/>
                <w:rFonts w:ascii="Calibri" w:hAnsi="Calibri" w:cs="Calibri"/>
                <w:color w:val="000000"/>
              </w:rPr>
            </w:pPr>
            <w:ins w:id="6338" w:author="Molly McEvilley" w:date="2023-06-30T22:32:00Z">
              <w:r w:rsidRPr="004877D2">
                <w:t>Asian or Asian American (any combination)</w:t>
              </w:r>
            </w:ins>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3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rPr>
                <w:ins w:id="6340" w:author="Molly McEvilley" w:date="2023-06-30T22:32:00Z"/>
              </w:rPr>
            </w:pPr>
            <w:ins w:id="6341" w:author="Molly McEvilley" w:date="2023-06-30T22:32:00Z">
              <w:r w:rsidRPr="0012150A">
                <w:t>73</w:t>
              </w:r>
            </w:ins>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42" w:author="Molly McEvilley" w:date="2023-06-30T22:32:00Z"/>
                <w:rFonts w:ascii="Calibri" w:hAnsi="Calibri" w:cs="Calibri"/>
                <w:color w:val="000000"/>
              </w:rPr>
            </w:pPr>
            <w:ins w:id="6343" w:author="Molly McEvilley" w:date="2023-06-30T22:32:00Z">
              <w:r w:rsidRPr="004877D2">
                <w:t>Black, African American, or African &amp; Any Other (any combination)</w:t>
              </w:r>
            </w:ins>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4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rPr>
                <w:ins w:id="6345" w:author="Molly McEvilley" w:date="2023-06-30T22:32:00Z"/>
              </w:rPr>
            </w:pPr>
            <w:ins w:id="6346" w:author="Molly McEvilley" w:date="2023-06-30T22:32:00Z">
              <w:r w:rsidRPr="0012150A">
                <w:t>74</w:t>
              </w:r>
            </w:ins>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47" w:author="Molly McEvilley" w:date="2023-06-30T22:32:00Z"/>
                <w:rFonts w:ascii="Calibri" w:hAnsi="Calibri" w:cs="Calibri"/>
                <w:color w:val="000000"/>
              </w:rPr>
            </w:pPr>
            <w:ins w:id="6348" w:author="Molly McEvilley" w:date="2023-06-30T22:32:00Z">
              <w:r w:rsidRPr="004877D2">
                <w:t>Hispanic/Latina/e/o (any combination)</w:t>
              </w:r>
            </w:ins>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4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rPr>
                <w:ins w:id="6350" w:author="Molly McEvilley" w:date="2023-06-30T22:32:00Z"/>
              </w:rPr>
            </w:pPr>
            <w:ins w:id="6351" w:author="Molly McEvilley" w:date="2023-06-30T22:32:00Z">
              <w:r w:rsidRPr="0012150A">
                <w:t>75</w:t>
              </w:r>
            </w:ins>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52" w:author="Molly McEvilley" w:date="2023-06-30T22:32:00Z"/>
                <w:rFonts w:ascii="Calibri" w:hAnsi="Calibri" w:cs="Calibri"/>
                <w:color w:val="000000"/>
              </w:rPr>
            </w:pPr>
            <w:ins w:id="6353" w:author="Molly McEvilley" w:date="2023-06-30T22:32:00Z">
              <w:r w:rsidRPr="004877D2">
                <w:t>Middle Eastern or North African &amp; Any Other (any combination)</w:t>
              </w:r>
            </w:ins>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rPr>
                <w:ins w:id="6355" w:author="Molly McEvilley" w:date="2023-06-30T22:32:00Z"/>
              </w:rPr>
            </w:pPr>
            <w:ins w:id="6356" w:author="Molly McEvilley" w:date="2023-06-30T22:32:00Z">
              <w:r w:rsidRPr="0012150A">
                <w:t>76</w:t>
              </w:r>
            </w:ins>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57" w:author="Molly McEvilley" w:date="2023-06-30T22:32:00Z"/>
                <w:rFonts w:ascii="Calibri" w:hAnsi="Calibri" w:cs="Calibri"/>
                <w:color w:val="000000"/>
              </w:rPr>
            </w:pPr>
            <w:ins w:id="6358" w:author="Molly McEvilley" w:date="2023-06-30T22:32:00Z">
              <w:r w:rsidRPr="004877D2">
                <w:t>Native Hawaiian or Pacific Islander &amp; Any Other (any combination)</w:t>
              </w:r>
            </w:ins>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5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rPr>
                <w:ins w:id="6360" w:author="Molly McEvilley" w:date="2023-06-30T22:32:00Z"/>
              </w:rPr>
            </w:pPr>
            <w:ins w:id="6361" w:author="Molly McEvilley" w:date="2023-06-30T22:32:00Z">
              <w:r w:rsidRPr="0012150A">
                <w:t>77</w:t>
              </w:r>
            </w:ins>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62" w:author="Molly McEvilley" w:date="2023-06-30T22:32:00Z"/>
                <w:rFonts w:ascii="Calibri" w:hAnsi="Calibri" w:cs="Calibri"/>
                <w:color w:val="000000"/>
              </w:rPr>
            </w:pPr>
            <w:ins w:id="6363" w:author="Molly McEvilley" w:date="2023-06-30T22:32:00Z">
              <w:r w:rsidRPr="004877D2">
                <w:t>White (any combination)</w:t>
              </w:r>
            </w:ins>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6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rPr>
                <w:ins w:id="6365" w:author="Molly McEvilley" w:date="2023-06-30T22:32:00Z"/>
              </w:rPr>
            </w:pPr>
            <w:ins w:id="6366" w:author="Molly McEvilley" w:date="2023-06-30T22:32:00Z">
              <w:r w:rsidRPr="0012150A">
                <w:t>78</w:t>
              </w:r>
            </w:ins>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67" w:author="Molly McEvilley" w:date="2023-06-30T22:32:00Z"/>
                <w:rFonts w:ascii="Calibri" w:hAnsi="Calibri" w:cs="Calibri"/>
                <w:color w:val="000000"/>
              </w:rPr>
            </w:pPr>
            <w:ins w:id="6368" w:author="Molly McEvilley" w:date="2023-06-30T22:32:00Z">
              <w:r w:rsidRPr="004877D2">
                <w:t>Woman/Girl</w:t>
              </w:r>
            </w:ins>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6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rPr>
                <w:ins w:id="6370" w:author="Molly McEvilley" w:date="2023-06-30T22:32:00Z"/>
              </w:rPr>
            </w:pPr>
            <w:ins w:id="6371" w:author="Molly McEvilley" w:date="2023-06-30T22:32:00Z">
              <w:r w:rsidRPr="0012150A">
                <w:t>79</w:t>
              </w:r>
            </w:ins>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72" w:author="Molly McEvilley" w:date="2023-06-30T22:32:00Z"/>
                <w:rFonts w:ascii="Calibri" w:hAnsi="Calibri" w:cs="Calibri"/>
                <w:color w:val="000000"/>
              </w:rPr>
            </w:pPr>
            <w:ins w:id="6373" w:author="Molly McEvilley" w:date="2023-06-30T22:32:00Z">
              <w:r w:rsidRPr="004877D2">
                <w:t>Man/Boy</w:t>
              </w:r>
            </w:ins>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rPr>
                <w:ins w:id="6375" w:author="Molly McEvilley" w:date="2023-06-30T22:32:00Z"/>
              </w:rPr>
            </w:pPr>
            <w:ins w:id="6376" w:author="Molly McEvilley" w:date="2023-06-30T22:32:00Z">
              <w:r w:rsidRPr="0012150A">
                <w:t>80</w:t>
              </w:r>
            </w:ins>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77" w:author="Molly McEvilley" w:date="2023-06-30T22:32:00Z"/>
                <w:rFonts w:ascii="Calibri" w:hAnsi="Calibri" w:cs="Calibri"/>
                <w:color w:val="000000"/>
              </w:rPr>
            </w:pPr>
            <w:ins w:id="6378" w:author="Molly McEvilley" w:date="2023-06-30T22:32:00Z">
              <w:r w:rsidRPr="004877D2">
                <w:t>Culturally Specific Identity</w:t>
              </w:r>
            </w:ins>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rPr>
                <w:ins w:id="6380" w:author="Molly McEvilley" w:date="2023-06-30T22:32:00Z"/>
              </w:rPr>
            </w:pPr>
            <w:ins w:id="6381" w:author="Molly McEvilley" w:date="2023-06-30T22:32:00Z">
              <w:r w:rsidRPr="0012150A">
                <w:t>81</w:t>
              </w:r>
            </w:ins>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82" w:author="Molly McEvilley" w:date="2023-06-30T22:32:00Z"/>
                <w:rFonts w:ascii="Calibri" w:hAnsi="Calibri" w:cs="Calibri"/>
                <w:color w:val="000000"/>
              </w:rPr>
            </w:pPr>
            <w:ins w:id="6383" w:author="Molly McEvilley" w:date="2023-06-30T22:32:00Z">
              <w:r w:rsidRPr="004877D2">
                <w:t>Transgender</w:t>
              </w:r>
            </w:ins>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rPr>
                <w:ins w:id="6385" w:author="Molly McEvilley" w:date="2023-06-30T22:32:00Z"/>
              </w:rPr>
            </w:pPr>
            <w:ins w:id="6386" w:author="Molly McEvilley" w:date="2023-06-30T22:32:00Z">
              <w:r w:rsidRPr="0012150A">
                <w:t>82</w:t>
              </w:r>
            </w:ins>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87" w:author="Molly McEvilley" w:date="2023-06-30T22:32:00Z"/>
                <w:rFonts w:ascii="Calibri" w:hAnsi="Calibri" w:cs="Calibri"/>
                <w:color w:val="000000"/>
              </w:rPr>
            </w:pPr>
            <w:ins w:id="6388" w:author="Molly McEvilley" w:date="2023-06-30T22:32:00Z">
              <w:r w:rsidRPr="004877D2">
                <w:t>Non-Binary</w:t>
              </w:r>
            </w:ins>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rPr>
                <w:ins w:id="6390" w:author="Molly McEvilley" w:date="2023-06-30T22:32:00Z"/>
              </w:rPr>
            </w:pPr>
            <w:ins w:id="6391" w:author="Molly McEvilley" w:date="2023-06-30T22:32:00Z">
              <w:r w:rsidRPr="0012150A">
                <w:t>83</w:t>
              </w:r>
            </w:ins>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392" w:author="Molly McEvilley" w:date="2023-06-30T22:32:00Z"/>
                <w:rFonts w:ascii="Calibri" w:hAnsi="Calibri" w:cs="Calibri"/>
                <w:color w:val="000000"/>
              </w:rPr>
            </w:pPr>
            <w:ins w:id="6393" w:author="Molly McEvilley" w:date="2023-06-30T22:32:00Z">
              <w:r w:rsidRPr="004877D2">
                <w:t>Questioning</w:t>
              </w:r>
            </w:ins>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3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rPr>
                <w:ins w:id="6395" w:author="Molly McEvilley" w:date="2023-06-30T22:32:00Z"/>
              </w:rPr>
            </w:pPr>
            <w:ins w:id="6396" w:author="Molly McEvilley" w:date="2023-06-30T22:32:00Z">
              <w:r w:rsidRPr="0012150A">
                <w:t>84</w:t>
              </w:r>
            </w:ins>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397" w:author="Molly McEvilley" w:date="2023-06-30T22:32:00Z"/>
                <w:rFonts w:ascii="Calibri" w:hAnsi="Calibri" w:cs="Calibri"/>
                <w:color w:val="000000"/>
              </w:rPr>
            </w:pPr>
            <w:ins w:id="6398" w:author="Molly McEvilley" w:date="2023-06-30T22:32:00Z">
              <w:r w:rsidRPr="004877D2">
                <w:t>Different Identity</w:t>
              </w:r>
            </w:ins>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3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rPr>
                <w:ins w:id="6400" w:author="Molly McEvilley" w:date="2023-06-30T22:32:00Z"/>
              </w:rPr>
            </w:pPr>
            <w:ins w:id="6401" w:author="Molly McEvilley" w:date="2023-06-30T22:32:00Z">
              <w:r>
                <w:t>85</w:t>
              </w:r>
            </w:ins>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402" w:author="Molly McEvilley" w:date="2023-06-30T22:32:00Z"/>
                <w:rFonts w:ascii="Calibri" w:hAnsi="Calibri" w:cs="Calibri"/>
                <w:color w:val="000000"/>
              </w:rPr>
            </w:pPr>
            <w:ins w:id="6403" w:author="Molly McEvilley" w:date="2023-06-30T22:32:00Z">
              <w:r w:rsidRPr="004877D2">
                <w:t>Multiple Selections</w:t>
              </w:r>
            </w:ins>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404" w:author="Molly McEvilley" w:date="2023-08-10T09:58:00Z"/>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rPr>
                <w:ins w:id="6405" w:author="Molly McEvilley" w:date="2023-08-10T09:58:00Z"/>
              </w:rPr>
            </w:pPr>
            <w:ins w:id="6406" w:author="Molly McEvilley" w:date="2023-08-10T09:58:00Z">
              <w:r>
                <w:rPr>
                  <w:rFonts w:ascii="Calibri" w:hAnsi="Calibri" w:cs="Calibri"/>
                  <w:color w:val="000000"/>
                </w:rPr>
                <w:t>97</w:t>
              </w:r>
            </w:ins>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rPr>
                <w:ins w:id="6407" w:author="Molly McEvilley" w:date="2023-08-10T09:58:00Z"/>
              </w:rPr>
            </w:pPr>
            <w:ins w:id="6408" w:author="Molly McEvilley" w:date="2023-08-10T09:58:00Z">
              <w:r w:rsidRPr="0008219F">
                <w:rPr>
                  <w:rFonts w:ascii="Calibri" w:hAnsi="Calibri" w:cs="Calibri"/>
                  <w:color w:val="000000"/>
                </w:rPr>
                <w:t>Domestic Violence Survivor Not Identified as Currently Fleeing</w:t>
              </w:r>
            </w:ins>
          </w:p>
        </w:tc>
      </w:tr>
      <w:tr w:rsidR="00153611" w:rsidRPr="00845520" w:rsidDel="00F1717A" w14:paraId="1FD3A3FC" w14:textId="438CD9BC" w:rsidTr="00F1717A">
        <w:trPr>
          <w:cnfStyle w:val="000000100000" w:firstRow="0" w:lastRow="0" w:firstColumn="0" w:lastColumn="0" w:oddVBand="0" w:evenVBand="0" w:oddHBand="1" w:evenHBand="0" w:firstRowFirstColumn="0" w:firstRowLastColumn="0" w:lastRowFirstColumn="0" w:lastRowLastColumn="0"/>
          <w:cantSplit/>
          <w:trHeight w:val="216"/>
          <w:del w:id="64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410" w:author="Molly McEvilley" w:date="2023-06-30T22:32:00Z"/>
                <w:rFonts w:ascii="Calibri" w:hAnsi="Calibri" w:cs="Calibri"/>
                <w:bCs w:val="0"/>
                <w:color w:val="000000"/>
              </w:rPr>
            </w:pPr>
            <w:del w:id="6411" w:author="Molly McEvilley" w:date="2023-06-30T22:32:00Z">
              <w:r w:rsidRPr="00845520" w:rsidDel="00F1717A">
                <w:rPr>
                  <w:rFonts w:ascii="Calibri" w:hAnsi="Calibri" w:cs="Calibri"/>
                  <w:color w:val="000000"/>
                </w:rPr>
                <w:delText>56</w:delText>
              </w:r>
              <w:bookmarkStart w:id="6412" w:name="_Toc140490086"/>
              <w:bookmarkEnd w:id="6412"/>
            </w:del>
          </w:p>
        </w:tc>
        <w:tc>
          <w:tcPr>
            <w:tcW w:w="8015" w:type="dxa"/>
            <w:vAlign w:val="center"/>
          </w:tcPr>
          <w:p w14:paraId="651CE03E" w14:textId="08C68945"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13" w:author="Molly McEvilley" w:date="2023-06-30T22:32:00Z"/>
                <w:rFonts w:ascii="Calibri" w:hAnsi="Calibri" w:cs="Calibri"/>
                <w:color w:val="000000"/>
              </w:rPr>
            </w:pPr>
            <w:del w:id="6414" w:author="Molly McEvilley" w:date="2023-06-30T22:32:00Z">
              <w:r w:rsidRPr="00845520" w:rsidDel="00F1717A">
                <w:rPr>
                  <w:rFonts w:ascii="Calibri" w:hAnsi="Calibri" w:cs="Calibri"/>
                  <w:color w:val="000000"/>
                </w:rPr>
                <w:delText>White, non-Hispanic/</w:delText>
              </w:r>
            </w:del>
            <w:del w:id="6415" w:author="Molly McEvilley" w:date="2023-06-29T05:39:00Z">
              <w:r w:rsidRPr="00845520" w:rsidDel="00895CA9">
                <w:rPr>
                  <w:rFonts w:ascii="Calibri" w:hAnsi="Calibri" w:cs="Calibri"/>
                  <w:color w:val="000000"/>
                </w:rPr>
                <w:delText>Latin(a)(o)(x)</w:delText>
              </w:r>
            </w:del>
            <w:bookmarkStart w:id="6416" w:name="_Toc140490087"/>
            <w:bookmarkEnd w:id="6416"/>
          </w:p>
        </w:tc>
        <w:bookmarkStart w:id="6417" w:name="_Toc140490088"/>
        <w:bookmarkEnd w:id="6417"/>
      </w:tr>
      <w:tr w:rsidR="00153611" w:rsidRPr="00845520" w:rsidDel="00F1717A" w14:paraId="192AAEFD" w14:textId="277431B3" w:rsidTr="00F1717A">
        <w:trPr>
          <w:cnfStyle w:val="000000010000" w:firstRow="0" w:lastRow="0" w:firstColumn="0" w:lastColumn="0" w:oddVBand="0" w:evenVBand="0" w:oddHBand="0" w:evenHBand="1" w:firstRowFirstColumn="0" w:firstRowLastColumn="0" w:lastRowFirstColumn="0" w:lastRowLastColumn="0"/>
          <w:cantSplit/>
          <w:trHeight w:val="216"/>
          <w:del w:id="641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419" w:author="Molly McEvilley" w:date="2023-06-30T22:32:00Z"/>
                <w:rFonts w:ascii="Calibri" w:hAnsi="Calibri" w:cs="Calibri"/>
                <w:bCs w:val="0"/>
                <w:color w:val="000000"/>
              </w:rPr>
            </w:pPr>
            <w:del w:id="6420" w:author="Molly McEvilley" w:date="2023-06-30T22:32:00Z">
              <w:r w:rsidRPr="00845520" w:rsidDel="00F1717A">
                <w:rPr>
                  <w:rFonts w:ascii="Calibri" w:hAnsi="Calibri" w:cs="Calibri"/>
                  <w:color w:val="000000"/>
                </w:rPr>
                <w:delText>57</w:delText>
              </w:r>
              <w:bookmarkStart w:id="6421" w:name="_Toc140490089"/>
              <w:bookmarkEnd w:id="6421"/>
            </w:del>
          </w:p>
        </w:tc>
        <w:tc>
          <w:tcPr>
            <w:tcW w:w="8015" w:type="dxa"/>
            <w:vAlign w:val="center"/>
          </w:tcPr>
          <w:p w14:paraId="5615B0C1" w14:textId="20EFB80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22" w:author="Molly McEvilley" w:date="2023-06-30T22:32:00Z"/>
                <w:rFonts w:ascii="Calibri" w:hAnsi="Calibri" w:cs="Calibri"/>
                <w:color w:val="000000"/>
              </w:rPr>
            </w:pPr>
            <w:del w:id="6423" w:author="Molly McEvilley" w:date="2023-06-30T22:32:00Z">
              <w:r w:rsidRPr="00845520" w:rsidDel="00F1717A">
                <w:rPr>
                  <w:rFonts w:ascii="Calibri" w:hAnsi="Calibri" w:cs="Calibri"/>
                  <w:color w:val="000000"/>
                </w:rPr>
                <w:delText>White, Hispanic/</w:delText>
              </w:r>
            </w:del>
            <w:del w:id="6424" w:author="Molly McEvilley" w:date="2023-06-29T05:39:00Z">
              <w:r w:rsidRPr="00845520" w:rsidDel="00895CA9">
                <w:rPr>
                  <w:rFonts w:ascii="Calibri" w:hAnsi="Calibri" w:cs="Calibri"/>
                  <w:color w:val="000000"/>
                </w:rPr>
                <w:delText>Latin(a)(o)(x)</w:delText>
              </w:r>
            </w:del>
            <w:bookmarkStart w:id="6425" w:name="_Toc140490090"/>
            <w:bookmarkEnd w:id="6425"/>
          </w:p>
        </w:tc>
        <w:bookmarkStart w:id="6426" w:name="_Toc140490091"/>
        <w:bookmarkEnd w:id="6426"/>
      </w:tr>
      <w:tr w:rsidR="00153611" w:rsidRPr="00845520" w:rsidDel="00F1717A" w14:paraId="678C4682" w14:textId="7F796D99" w:rsidTr="00F1717A">
        <w:trPr>
          <w:cnfStyle w:val="000000100000" w:firstRow="0" w:lastRow="0" w:firstColumn="0" w:lastColumn="0" w:oddVBand="0" w:evenVBand="0" w:oddHBand="1" w:evenHBand="0" w:firstRowFirstColumn="0" w:firstRowLastColumn="0" w:lastRowFirstColumn="0" w:lastRowLastColumn="0"/>
          <w:cantSplit/>
          <w:trHeight w:val="216"/>
          <w:del w:id="642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428" w:author="Molly McEvilley" w:date="2023-06-30T22:32:00Z"/>
                <w:rFonts w:ascii="Calibri" w:hAnsi="Calibri" w:cs="Calibri"/>
                <w:bCs w:val="0"/>
                <w:color w:val="000000"/>
              </w:rPr>
            </w:pPr>
            <w:del w:id="6429" w:author="Molly McEvilley" w:date="2023-06-30T22:32:00Z">
              <w:r w:rsidRPr="00845520" w:rsidDel="00F1717A">
                <w:rPr>
                  <w:rFonts w:ascii="Calibri" w:hAnsi="Calibri" w:cs="Calibri"/>
                  <w:color w:val="000000"/>
                </w:rPr>
                <w:delText>58</w:delText>
              </w:r>
              <w:bookmarkStart w:id="6430" w:name="_Toc140490092"/>
              <w:bookmarkEnd w:id="6430"/>
            </w:del>
          </w:p>
        </w:tc>
        <w:tc>
          <w:tcPr>
            <w:tcW w:w="8015" w:type="dxa"/>
            <w:vAlign w:val="center"/>
          </w:tcPr>
          <w:p w14:paraId="162A15A0" w14:textId="6AB366B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31" w:author="Molly McEvilley" w:date="2023-06-30T22:32:00Z"/>
                <w:rFonts w:ascii="Calibri" w:hAnsi="Calibri" w:cs="Calibri"/>
                <w:color w:val="000000"/>
              </w:rPr>
            </w:pPr>
            <w:del w:id="6432" w:author="Molly McEvilley" w:date="2023-06-30T22:32:00Z">
              <w:r w:rsidRPr="00845520" w:rsidDel="00F1717A">
                <w:rPr>
                  <w:rFonts w:ascii="Calibri" w:hAnsi="Calibri" w:cs="Calibri"/>
                  <w:color w:val="000000"/>
                </w:rPr>
                <w:delText>Black, African American, or African, non-Hispanic/</w:delText>
              </w:r>
            </w:del>
            <w:del w:id="6433" w:author="Molly McEvilley" w:date="2023-06-29T05:39:00Z">
              <w:r w:rsidRPr="00845520" w:rsidDel="00895CA9">
                <w:rPr>
                  <w:rFonts w:ascii="Calibri" w:hAnsi="Calibri" w:cs="Calibri"/>
                  <w:color w:val="000000"/>
                </w:rPr>
                <w:delText>Latin(a)(o)(x)</w:delText>
              </w:r>
            </w:del>
            <w:bookmarkStart w:id="6434" w:name="_Toc140490093"/>
            <w:bookmarkEnd w:id="6434"/>
          </w:p>
        </w:tc>
        <w:bookmarkStart w:id="6435" w:name="_Toc140490094"/>
        <w:bookmarkEnd w:id="6435"/>
      </w:tr>
      <w:tr w:rsidR="00153611" w:rsidRPr="00845520" w:rsidDel="00F1717A" w14:paraId="160F3EB6" w14:textId="7652FED4" w:rsidTr="00F1717A">
        <w:trPr>
          <w:cnfStyle w:val="000000010000" w:firstRow="0" w:lastRow="0" w:firstColumn="0" w:lastColumn="0" w:oddVBand="0" w:evenVBand="0" w:oddHBand="0" w:evenHBand="1" w:firstRowFirstColumn="0" w:firstRowLastColumn="0" w:lastRowFirstColumn="0" w:lastRowLastColumn="0"/>
          <w:cantSplit/>
          <w:trHeight w:val="216"/>
          <w:del w:id="643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437" w:author="Molly McEvilley" w:date="2023-06-30T22:32:00Z"/>
                <w:rFonts w:ascii="Calibri" w:hAnsi="Calibri" w:cs="Calibri"/>
                <w:bCs w:val="0"/>
                <w:color w:val="000000"/>
              </w:rPr>
            </w:pPr>
            <w:del w:id="6438" w:author="Molly McEvilley" w:date="2023-06-30T22:32:00Z">
              <w:r w:rsidRPr="00845520" w:rsidDel="00F1717A">
                <w:rPr>
                  <w:rFonts w:ascii="Calibri" w:hAnsi="Calibri" w:cs="Calibri"/>
                  <w:color w:val="000000"/>
                </w:rPr>
                <w:delText>59</w:delText>
              </w:r>
              <w:bookmarkStart w:id="6439" w:name="_Toc140490095"/>
              <w:bookmarkEnd w:id="6439"/>
            </w:del>
          </w:p>
        </w:tc>
        <w:tc>
          <w:tcPr>
            <w:tcW w:w="8015" w:type="dxa"/>
            <w:vAlign w:val="center"/>
          </w:tcPr>
          <w:p w14:paraId="5A374998" w14:textId="6B45F84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40" w:author="Molly McEvilley" w:date="2023-06-30T22:32:00Z"/>
                <w:rFonts w:ascii="Calibri" w:hAnsi="Calibri" w:cs="Calibri"/>
                <w:color w:val="000000"/>
              </w:rPr>
            </w:pPr>
            <w:del w:id="6441" w:author="Molly McEvilley" w:date="2023-06-30T22:32:00Z">
              <w:r w:rsidRPr="00845520" w:rsidDel="00F1717A">
                <w:rPr>
                  <w:rFonts w:ascii="Calibri" w:hAnsi="Calibri" w:cs="Calibri"/>
                  <w:color w:val="000000"/>
                </w:rPr>
                <w:delText>Black, African American, or African, Hispanic/</w:delText>
              </w:r>
            </w:del>
            <w:del w:id="6442" w:author="Molly McEvilley" w:date="2023-06-29T05:39:00Z">
              <w:r w:rsidRPr="00845520" w:rsidDel="00895CA9">
                <w:rPr>
                  <w:rFonts w:ascii="Calibri" w:hAnsi="Calibri" w:cs="Calibri"/>
                  <w:color w:val="000000"/>
                </w:rPr>
                <w:delText>Latin(a)(o)(x)</w:delText>
              </w:r>
            </w:del>
            <w:bookmarkStart w:id="6443" w:name="_Toc140490096"/>
            <w:bookmarkEnd w:id="6443"/>
          </w:p>
        </w:tc>
        <w:bookmarkStart w:id="6444" w:name="_Toc140490097"/>
        <w:bookmarkEnd w:id="6444"/>
      </w:tr>
      <w:tr w:rsidR="00153611" w:rsidRPr="00845520" w:rsidDel="00F1717A" w14:paraId="69A4C49A" w14:textId="7E938C31" w:rsidTr="0030339F">
        <w:trPr>
          <w:cnfStyle w:val="000000100000" w:firstRow="0" w:lastRow="0" w:firstColumn="0" w:lastColumn="0" w:oddVBand="0" w:evenVBand="0" w:oddHBand="1" w:evenHBand="0" w:firstRowFirstColumn="0" w:firstRowLastColumn="0" w:lastRowFirstColumn="0" w:lastRowLastColumn="0"/>
          <w:cantSplit/>
          <w:trHeight w:val="216"/>
          <w:del w:id="644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446" w:author="Molly McEvilley" w:date="2023-06-30T22:32:00Z"/>
                <w:rFonts w:ascii="Calibri" w:hAnsi="Calibri" w:cs="Calibri"/>
                <w:color w:val="000000"/>
              </w:rPr>
            </w:pPr>
            <w:del w:id="6447" w:author="Molly McEvilley" w:date="2023-06-30T22:32:00Z">
              <w:r w:rsidRPr="00845520" w:rsidDel="00F1717A">
                <w:rPr>
                  <w:rFonts w:ascii="Calibri" w:hAnsi="Calibri" w:cs="Calibri"/>
                  <w:color w:val="000000"/>
                </w:rPr>
                <w:delText>60</w:delText>
              </w:r>
              <w:bookmarkStart w:id="6448" w:name="_Toc140490098"/>
              <w:bookmarkEnd w:id="6448"/>
            </w:del>
          </w:p>
        </w:tc>
        <w:tc>
          <w:tcPr>
            <w:tcW w:w="8015" w:type="dxa"/>
            <w:vAlign w:val="center"/>
          </w:tcPr>
          <w:p w14:paraId="3F8197AE" w14:textId="74E48A1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9" w:author="Molly McEvilley" w:date="2023-06-30T22:32:00Z"/>
                <w:rFonts w:ascii="Calibri" w:hAnsi="Calibri" w:cs="Calibri"/>
                <w:color w:val="000000"/>
              </w:rPr>
            </w:pPr>
            <w:del w:id="6450" w:author="Molly McEvilley" w:date="2023-06-30T22:32:00Z">
              <w:r w:rsidRPr="00845520" w:rsidDel="00F1717A">
                <w:rPr>
                  <w:rFonts w:ascii="Calibri" w:hAnsi="Calibri" w:cs="Calibri"/>
                  <w:color w:val="000000"/>
                </w:rPr>
                <w:delText>Asian or Asian American</w:delText>
              </w:r>
              <w:bookmarkStart w:id="6451" w:name="_Toc140490099"/>
              <w:bookmarkEnd w:id="6451"/>
            </w:del>
          </w:p>
        </w:tc>
        <w:bookmarkStart w:id="6452" w:name="_Toc140490100"/>
        <w:bookmarkEnd w:id="6452"/>
      </w:tr>
      <w:tr w:rsidR="00153611" w:rsidRPr="00845520" w:rsidDel="00F1717A" w14:paraId="09AFE29B" w14:textId="4BF4A043" w:rsidTr="0030339F">
        <w:trPr>
          <w:cnfStyle w:val="000000010000" w:firstRow="0" w:lastRow="0" w:firstColumn="0" w:lastColumn="0" w:oddVBand="0" w:evenVBand="0" w:oddHBand="0" w:evenHBand="1" w:firstRowFirstColumn="0" w:firstRowLastColumn="0" w:lastRowFirstColumn="0" w:lastRowLastColumn="0"/>
          <w:cantSplit/>
          <w:trHeight w:val="216"/>
          <w:del w:id="645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454" w:author="Molly McEvilley" w:date="2023-06-30T22:32:00Z"/>
                <w:rFonts w:ascii="Calibri" w:hAnsi="Calibri" w:cs="Calibri"/>
                <w:color w:val="000000"/>
              </w:rPr>
            </w:pPr>
            <w:del w:id="6455" w:author="Molly McEvilley" w:date="2023-06-30T22:32:00Z">
              <w:r w:rsidRPr="00845520" w:rsidDel="00F1717A">
                <w:rPr>
                  <w:rFonts w:ascii="Calibri" w:hAnsi="Calibri" w:cs="Calibri"/>
                  <w:color w:val="000000"/>
                </w:rPr>
                <w:delText>61</w:delText>
              </w:r>
              <w:bookmarkStart w:id="6456" w:name="_Toc140490101"/>
              <w:bookmarkEnd w:id="6456"/>
            </w:del>
          </w:p>
        </w:tc>
        <w:tc>
          <w:tcPr>
            <w:tcW w:w="8015" w:type="dxa"/>
            <w:vAlign w:val="center"/>
          </w:tcPr>
          <w:p w14:paraId="21F3311D" w14:textId="1A230146"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7" w:author="Molly McEvilley" w:date="2023-06-30T22:32:00Z"/>
                <w:rFonts w:ascii="Calibri" w:hAnsi="Calibri" w:cs="Calibri"/>
                <w:color w:val="000000"/>
              </w:rPr>
            </w:pPr>
            <w:del w:id="6458" w:author="Molly McEvilley" w:date="2023-06-30T22:32:00Z">
              <w:r w:rsidRPr="00845520" w:rsidDel="00F1717A">
                <w:rPr>
                  <w:rFonts w:ascii="Calibri" w:hAnsi="Calibri" w:cs="Calibri"/>
                  <w:color w:val="000000"/>
                </w:rPr>
                <w:delText>American Indian, Alaska Native, or Indigenous, Hispanic/</w:delText>
              </w:r>
            </w:del>
            <w:del w:id="6459" w:author="Molly McEvilley" w:date="2023-06-29T05:39:00Z">
              <w:r w:rsidRPr="00845520" w:rsidDel="00895CA9">
                <w:rPr>
                  <w:rFonts w:ascii="Calibri" w:hAnsi="Calibri" w:cs="Calibri"/>
                  <w:color w:val="000000"/>
                </w:rPr>
                <w:delText>Latin(a)(o)(x)</w:delText>
              </w:r>
            </w:del>
            <w:bookmarkStart w:id="6460" w:name="_Toc140490102"/>
            <w:bookmarkEnd w:id="6460"/>
          </w:p>
        </w:tc>
        <w:bookmarkStart w:id="6461" w:name="_Toc140490103"/>
        <w:bookmarkEnd w:id="6461"/>
      </w:tr>
      <w:tr w:rsidR="00153611" w:rsidRPr="00845520" w:rsidDel="00F1717A" w14:paraId="0FC7EA9E" w14:textId="6CD6462D" w:rsidTr="0030339F">
        <w:trPr>
          <w:cnfStyle w:val="000000100000" w:firstRow="0" w:lastRow="0" w:firstColumn="0" w:lastColumn="0" w:oddVBand="0" w:evenVBand="0" w:oddHBand="1" w:evenHBand="0" w:firstRowFirstColumn="0" w:firstRowLastColumn="0" w:lastRowFirstColumn="0" w:lastRowLastColumn="0"/>
          <w:cantSplit/>
          <w:trHeight w:val="216"/>
          <w:del w:id="64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463" w:author="Molly McEvilley" w:date="2023-06-30T22:32:00Z"/>
                <w:rFonts w:ascii="Calibri" w:hAnsi="Calibri" w:cs="Calibri"/>
                <w:color w:val="000000"/>
              </w:rPr>
            </w:pPr>
            <w:del w:id="6464" w:author="Molly McEvilley" w:date="2023-06-30T22:32:00Z">
              <w:r w:rsidRPr="00845520" w:rsidDel="00F1717A">
                <w:rPr>
                  <w:rFonts w:ascii="Calibri" w:hAnsi="Calibri" w:cs="Calibri"/>
                  <w:color w:val="000000"/>
                </w:rPr>
                <w:delText>62</w:delText>
              </w:r>
              <w:bookmarkStart w:id="6465" w:name="_Toc140490104"/>
              <w:bookmarkEnd w:id="6465"/>
            </w:del>
          </w:p>
        </w:tc>
        <w:tc>
          <w:tcPr>
            <w:tcW w:w="8015" w:type="dxa"/>
            <w:vAlign w:val="center"/>
          </w:tcPr>
          <w:p w14:paraId="5F8F193C" w14:textId="6FFA352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6" w:author="Molly McEvilley" w:date="2023-06-30T22:32:00Z"/>
                <w:rFonts w:ascii="Calibri" w:hAnsi="Calibri" w:cs="Calibri"/>
                <w:color w:val="000000"/>
              </w:rPr>
            </w:pPr>
            <w:del w:id="6467" w:author="Molly McEvilley" w:date="2023-06-30T22:32:00Z">
              <w:r w:rsidRPr="00845520" w:rsidDel="00F1717A">
                <w:rPr>
                  <w:rFonts w:ascii="Calibri" w:hAnsi="Calibri" w:cs="Calibri"/>
                  <w:color w:val="000000"/>
                </w:rPr>
                <w:delText>American Indian, Alaska Native, or Indigenous, non-Hispanic/</w:delText>
              </w:r>
            </w:del>
            <w:del w:id="6468" w:author="Molly McEvilley" w:date="2023-06-29T05:39:00Z">
              <w:r w:rsidRPr="00845520" w:rsidDel="00895CA9">
                <w:rPr>
                  <w:rFonts w:ascii="Calibri" w:hAnsi="Calibri" w:cs="Calibri"/>
                  <w:color w:val="000000"/>
                </w:rPr>
                <w:delText>Latin(a)(o)(x)</w:delText>
              </w:r>
            </w:del>
            <w:bookmarkStart w:id="6469" w:name="_Toc140490105"/>
            <w:bookmarkEnd w:id="6469"/>
          </w:p>
        </w:tc>
        <w:bookmarkStart w:id="6470" w:name="_Toc140490106"/>
        <w:bookmarkEnd w:id="6470"/>
      </w:tr>
      <w:tr w:rsidR="00153611" w:rsidRPr="00845520" w:rsidDel="00F1717A" w14:paraId="2B40BD50" w14:textId="787FF95D" w:rsidTr="0030339F">
        <w:trPr>
          <w:cnfStyle w:val="000000010000" w:firstRow="0" w:lastRow="0" w:firstColumn="0" w:lastColumn="0" w:oddVBand="0" w:evenVBand="0" w:oddHBand="0" w:evenHBand="1" w:firstRowFirstColumn="0" w:firstRowLastColumn="0" w:lastRowFirstColumn="0" w:lastRowLastColumn="0"/>
          <w:cantSplit/>
          <w:trHeight w:val="216"/>
          <w:del w:id="647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472" w:author="Molly McEvilley" w:date="2023-06-30T22:32:00Z"/>
                <w:rFonts w:ascii="Calibri" w:hAnsi="Calibri" w:cs="Calibri"/>
                <w:color w:val="000000"/>
              </w:rPr>
            </w:pPr>
            <w:del w:id="6473" w:author="Molly McEvilley" w:date="2023-06-30T22:32:00Z">
              <w:r w:rsidRPr="00845520" w:rsidDel="00F1717A">
                <w:rPr>
                  <w:rFonts w:ascii="Calibri" w:hAnsi="Calibri" w:cs="Calibri"/>
                  <w:color w:val="000000"/>
                </w:rPr>
                <w:delText>63</w:delText>
              </w:r>
              <w:bookmarkStart w:id="6474" w:name="_Toc140490107"/>
              <w:bookmarkEnd w:id="6474"/>
            </w:del>
          </w:p>
        </w:tc>
        <w:tc>
          <w:tcPr>
            <w:tcW w:w="8015" w:type="dxa"/>
            <w:vAlign w:val="center"/>
          </w:tcPr>
          <w:p w14:paraId="6EB184CE" w14:textId="4ED91178"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5" w:author="Molly McEvilley" w:date="2023-06-30T22:32:00Z"/>
                <w:rFonts w:ascii="Calibri" w:hAnsi="Calibri" w:cs="Calibri"/>
                <w:color w:val="000000"/>
              </w:rPr>
            </w:pPr>
            <w:del w:id="6476" w:author="Molly McEvilley" w:date="2023-06-30T22:32:00Z">
              <w:r w:rsidRPr="00845520" w:rsidDel="00F1717A">
                <w:rPr>
                  <w:rFonts w:ascii="Calibri" w:hAnsi="Calibri" w:cs="Calibri"/>
                  <w:color w:val="000000"/>
                </w:rPr>
                <w:delText>Native Hawaiian or Pacific Islander</w:delText>
              </w:r>
              <w:bookmarkStart w:id="6477" w:name="_Toc140490108"/>
              <w:bookmarkEnd w:id="6477"/>
            </w:del>
          </w:p>
        </w:tc>
        <w:bookmarkStart w:id="6478" w:name="_Toc140490109"/>
        <w:bookmarkEnd w:id="6478"/>
      </w:tr>
      <w:tr w:rsidR="00153611" w:rsidRPr="00845520" w:rsidDel="00F1717A" w14:paraId="6E62B9E2" w14:textId="0F106A4B" w:rsidTr="0030339F">
        <w:trPr>
          <w:cnfStyle w:val="000000100000" w:firstRow="0" w:lastRow="0" w:firstColumn="0" w:lastColumn="0" w:oddVBand="0" w:evenVBand="0" w:oddHBand="1" w:evenHBand="0" w:firstRowFirstColumn="0" w:firstRowLastColumn="0" w:lastRowFirstColumn="0" w:lastRowLastColumn="0"/>
          <w:cantSplit/>
          <w:trHeight w:val="216"/>
          <w:del w:id="64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480" w:author="Molly McEvilley" w:date="2023-06-30T22:32:00Z"/>
                <w:rFonts w:ascii="Calibri" w:hAnsi="Calibri" w:cs="Calibri"/>
                <w:color w:val="000000"/>
              </w:rPr>
            </w:pPr>
            <w:del w:id="6481" w:author="Molly McEvilley" w:date="2023-06-30T22:32:00Z">
              <w:r w:rsidRPr="00845520" w:rsidDel="00F1717A">
                <w:rPr>
                  <w:rFonts w:ascii="Calibri" w:hAnsi="Calibri" w:cs="Calibri"/>
                  <w:color w:val="000000"/>
                </w:rPr>
                <w:delText>64</w:delText>
              </w:r>
              <w:bookmarkStart w:id="6482" w:name="_Toc140490110"/>
              <w:bookmarkEnd w:id="6482"/>
            </w:del>
          </w:p>
        </w:tc>
        <w:tc>
          <w:tcPr>
            <w:tcW w:w="8015" w:type="dxa"/>
            <w:vAlign w:val="center"/>
          </w:tcPr>
          <w:p w14:paraId="623D8D4D" w14:textId="3B719290"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3" w:author="Molly McEvilley" w:date="2023-06-30T22:32:00Z"/>
                <w:rFonts w:ascii="Calibri" w:hAnsi="Calibri" w:cs="Calibri"/>
                <w:color w:val="000000"/>
              </w:rPr>
            </w:pPr>
            <w:del w:id="6484" w:author="Molly McEvilley" w:date="2023-06-30T22:32:00Z">
              <w:r w:rsidRPr="00845520" w:rsidDel="00F1717A">
                <w:rPr>
                  <w:rFonts w:ascii="Calibri" w:hAnsi="Calibri" w:cs="Calibri"/>
                  <w:color w:val="000000"/>
                </w:rPr>
                <w:delText>Multi-Racial</w:delText>
              </w:r>
              <w:bookmarkStart w:id="6485" w:name="_Toc140490111"/>
              <w:bookmarkEnd w:id="6485"/>
            </w:del>
          </w:p>
        </w:tc>
        <w:bookmarkStart w:id="6486" w:name="_Toc140490112"/>
        <w:bookmarkEnd w:id="6486"/>
      </w:tr>
      <w:tr w:rsidR="00153611" w:rsidRPr="00845520" w:rsidDel="00F1717A" w14:paraId="07BC1A15" w14:textId="1458573A" w:rsidTr="0030339F">
        <w:trPr>
          <w:cnfStyle w:val="000000010000" w:firstRow="0" w:lastRow="0" w:firstColumn="0" w:lastColumn="0" w:oddVBand="0" w:evenVBand="0" w:oddHBand="0" w:evenHBand="1" w:firstRowFirstColumn="0" w:firstRowLastColumn="0" w:lastRowFirstColumn="0" w:lastRowLastColumn="0"/>
          <w:cantSplit/>
          <w:trHeight w:val="216"/>
          <w:del w:id="648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488" w:author="Molly McEvilley" w:date="2023-06-30T22:32:00Z"/>
                <w:rFonts w:ascii="Calibri" w:hAnsi="Calibri" w:cs="Calibri"/>
                <w:color w:val="000000"/>
              </w:rPr>
            </w:pPr>
            <w:del w:id="6489" w:author="Molly McEvilley" w:date="2023-06-30T22:32:00Z">
              <w:r w:rsidRPr="00845520" w:rsidDel="00F1717A">
                <w:rPr>
                  <w:rFonts w:ascii="Calibri" w:hAnsi="Calibri" w:cs="Calibri"/>
                  <w:color w:val="000000"/>
                </w:rPr>
                <w:delText>65</w:delText>
              </w:r>
              <w:bookmarkStart w:id="6490" w:name="_Toc140490113"/>
              <w:bookmarkEnd w:id="6490"/>
            </w:del>
          </w:p>
        </w:tc>
        <w:tc>
          <w:tcPr>
            <w:tcW w:w="8015" w:type="dxa"/>
            <w:vAlign w:val="center"/>
          </w:tcPr>
          <w:p w14:paraId="00EFB9EB" w14:textId="27737B9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1" w:author="Molly McEvilley" w:date="2023-06-30T22:32:00Z"/>
                <w:rFonts w:ascii="Calibri" w:hAnsi="Calibri" w:cs="Calibri"/>
                <w:color w:val="000000"/>
              </w:rPr>
            </w:pPr>
            <w:del w:id="6492" w:author="Molly McEvilley" w:date="2023-06-30T22:32:00Z">
              <w:r w:rsidRPr="00845520" w:rsidDel="00F1717A">
                <w:rPr>
                  <w:rFonts w:ascii="Calibri" w:hAnsi="Calibri" w:cs="Calibri"/>
                  <w:color w:val="000000"/>
                </w:rPr>
                <w:delText>Non-Hispanic/</w:delText>
              </w:r>
            </w:del>
            <w:del w:id="6493" w:author="Molly McEvilley" w:date="2023-06-29T05:39:00Z">
              <w:r w:rsidRPr="00845520" w:rsidDel="00895CA9">
                <w:rPr>
                  <w:rFonts w:ascii="Calibri" w:hAnsi="Calibri" w:cs="Calibri"/>
                  <w:color w:val="000000"/>
                </w:rPr>
                <w:delText>Latin(a)(o)(x)</w:delText>
              </w:r>
            </w:del>
            <w:bookmarkStart w:id="6494" w:name="_Toc140490114"/>
            <w:bookmarkEnd w:id="6494"/>
          </w:p>
        </w:tc>
        <w:bookmarkStart w:id="6495" w:name="_Toc140490115"/>
        <w:bookmarkEnd w:id="6495"/>
      </w:tr>
      <w:tr w:rsidR="00153611" w:rsidRPr="00845520" w:rsidDel="00F1717A" w14:paraId="655B7F56" w14:textId="67D48509" w:rsidTr="0030339F">
        <w:trPr>
          <w:cnfStyle w:val="000000100000" w:firstRow="0" w:lastRow="0" w:firstColumn="0" w:lastColumn="0" w:oddVBand="0" w:evenVBand="0" w:oddHBand="1" w:evenHBand="0" w:firstRowFirstColumn="0" w:firstRowLastColumn="0" w:lastRowFirstColumn="0" w:lastRowLastColumn="0"/>
          <w:cantSplit/>
          <w:trHeight w:val="216"/>
          <w:del w:id="649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497" w:author="Molly McEvilley" w:date="2023-06-30T22:32:00Z"/>
                <w:rFonts w:ascii="Calibri" w:hAnsi="Calibri" w:cs="Calibri"/>
                <w:color w:val="000000"/>
              </w:rPr>
            </w:pPr>
            <w:del w:id="6498" w:author="Molly McEvilley" w:date="2023-06-30T22:32:00Z">
              <w:r w:rsidRPr="00845520" w:rsidDel="00F1717A">
                <w:rPr>
                  <w:rFonts w:ascii="Calibri" w:hAnsi="Calibri" w:cs="Calibri"/>
                  <w:color w:val="000000"/>
                </w:rPr>
                <w:delText>66</w:delText>
              </w:r>
              <w:bookmarkStart w:id="6499" w:name="_Toc140490116"/>
              <w:bookmarkEnd w:id="6499"/>
            </w:del>
          </w:p>
        </w:tc>
        <w:tc>
          <w:tcPr>
            <w:tcW w:w="8015" w:type="dxa"/>
            <w:vAlign w:val="center"/>
          </w:tcPr>
          <w:p w14:paraId="20C5F52D" w14:textId="405068E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0" w:author="Molly McEvilley" w:date="2023-06-30T22:32:00Z"/>
                <w:rFonts w:ascii="Calibri" w:hAnsi="Calibri" w:cs="Calibri"/>
                <w:color w:val="000000"/>
              </w:rPr>
            </w:pPr>
            <w:del w:id="6501" w:author="Molly McEvilley" w:date="2023-06-30T22:32:00Z">
              <w:r w:rsidRPr="00845520" w:rsidDel="00F1717A">
                <w:rPr>
                  <w:rFonts w:ascii="Calibri" w:hAnsi="Calibri" w:cs="Calibri"/>
                  <w:color w:val="000000"/>
                </w:rPr>
                <w:delText>Hispanic/</w:delText>
              </w:r>
            </w:del>
            <w:del w:id="6502" w:author="Molly McEvilley" w:date="2023-06-29T05:39:00Z">
              <w:r w:rsidRPr="00845520" w:rsidDel="00895CA9">
                <w:rPr>
                  <w:rFonts w:ascii="Calibri" w:hAnsi="Calibri" w:cs="Calibri"/>
                  <w:color w:val="000000"/>
                </w:rPr>
                <w:delText>Latin(a)(o)(x)</w:delText>
              </w:r>
            </w:del>
            <w:bookmarkStart w:id="6503" w:name="_Toc140490117"/>
            <w:bookmarkEnd w:id="6503"/>
          </w:p>
        </w:tc>
        <w:bookmarkStart w:id="6504" w:name="_Toc140490118"/>
        <w:bookmarkEnd w:id="6504"/>
      </w:tr>
      <w:tr w:rsidR="00153611" w:rsidRPr="00845520" w:rsidDel="00F1717A" w14:paraId="715CA395" w14:textId="6D0328C1" w:rsidTr="0030339F">
        <w:trPr>
          <w:cnfStyle w:val="000000010000" w:firstRow="0" w:lastRow="0" w:firstColumn="0" w:lastColumn="0" w:oddVBand="0" w:evenVBand="0" w:oddHBand="0" w:evenHBand="1" w:firstRowFirstColumn="0" w:firstRowLastColumn="0" w:lastRowFirstColumn="0" w:lastRowLastColumn="0"/>
          <w:cantSplit/>
          <w:trHeight w:val="216"/>
          <w:del w:id="6505"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506" w:author="Molly McEvilley" w:date="2023-06-30T22:32:00Z"/>
                <w:rFonts w:ascii="Calibri" w:hAnsi="Calibri" w:cs="Calibri"/>
                <w:color w:val="000000"/>
              </w:rPr>
            </w:pPr>
            <w:del w:id="6507" w:author="Molly McEvilley" w:date="2023-06-30T22:32:00Z">
              <w:r w:rsidRPr="00845520" w:rsidDel="00F1717A">
                <w:rPr>
                  <w:rFonts w:ascii="Calibri" w:hAnsi="Calibri" w:cs="Calibri"/>
                  <w:color w:val="000000"/>
                </w:rPr>
                <w:delText>67</w:delText>
              </w:r>
              <w:bookmarkStart w:id="6508" w:name="_Toc140490119"/>
              <w:bookmarkEnd w:id="6508"/>
            </w:del>
          </w:p>
        </w:tc>
        <w:tc>
          <w:tcPr>
            <w:tcW w:w="8015" w:type="dxa"/>
            <w:vAlign w:val="center"/>
          </w:tcPr>
          <w:p w14:paraId="28C38F49" w14:textId="35A3EE8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09" w:author="Molly McEvilley" w:date="2023-06-30T22:32:00Z"/>
                <w:rFonts w:ascii="Calibri" w:hAnsi="Calibri" w:cs="Calibri"/>
                <w:color w:val="000000"/>
              </w:rPr>
            </w:pPr>
            <w:del w:id="6510" w:author="Molly McEvilley" w:date="2023-06-30T22:32:00Z">
              <w:r w:rsidRPr="00845520" w:rsidDel="00F1717A">
                <w:rPr>
                  <w:rFonts w:ascii="Calibri" w:hAnsi="Calibri" w:cs="Calibri"/>
                  <w:color w:val="000000"/>
                </w:rPr>
                <w:delText>Female</w:delText>
              </w:r>
              <w:bookmarkStart w:id="6511" w:name="_Toc140490120"/>
              <w:bookmarkEnd w:id="6511"/>
            </w:del>
          </w:p>
        </w:tc>
        <w:bookmarkStart w:id="6512" w:name="_Toc140490121"/>
        <w:bookmarkEnd w:id="6512"/>
      </w:tr>
      <w:tr w:rsidR="00153611" w:rsidRPr="00845520" w:rsidDel="00F1717A" w14:paraId="33A8E4F3" w14:textId="4CB843B4" w:rsidTr="0030339F">
        <w:trPr>
          <w:cnfStyle w:val="000000100000" w:firstRow="0" w:lastRow="0" w:firstColumn="0" w:lastColumn="0" w:oddVBand="0" w:evenVBand="0" w:oddHBand="1" w:evenHBand="0" w:firstRowFirstColumn="0" w:firstRowLastColumn="0" w:lastRowFirstColumn="0" w:lastRowLastColumn="0"/>
          <w:cantSplit/>
          <w:trHeight w:val="216"/>
          <w:del w:id="651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514" w:author="Molly McEvilley" w:date="2023-06-30T22:32:00Z"/>
                <w:rFonts w:ascii="Calibri" w:hAnsi="Calibri" w:cs="Calibri"/>
                <w:color w:val="000000"/>
              </w:rPr>
            </w:pPr>
            <w:del w:id="6515" w:author="Molly McEvilley" w:date="2023-06-30T22:32:00Z">
              <w:r w:rsidRPr="00845520" w:rsidDel="00F1717A">
                <w:rPr>
                  <w:rFonts w:ascii="Calibri" w:hAnsi="Calibri" w:cs="Calibri"/>
                  <w:color w:val="000000"/>
                </w:rPr>
                <w:delText>68</w:delText>
              </w:r>
              <w:bookmarkStart w:id="6516" w:name="_Toc140490122"/>
              <w:bookmarkEnd w:id="6516"/>
            </w:del>
          </w:p>
        </w:tc>
        <w:tc>
          <w:tcPr>
            <w:tcW w:w="8015" w:type="dxa"/>
            <w:vAlign w:val="center"/>
          </w:tcPr>
          <w:p w14:paraId="37EA5418" w14:textId="057DF8A3"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7" w:author="Molly McEvilley" w:date="2023-06-30T22:32:00Z"/>
                <w:rFonts w:ascii="Calibri" w:hAnsi="Calibri" w:cs="Calibri"/>
                <w:color w:val="000000"/>
              </w:rPr>
            </w:pPr>
            <w:del w:id="6518" w:author="Molly McEvilley" w:date="2023-06-30T22:32:00Z">
              <w:r w:rsidRPr="00845520" w:rsidDel="00F1717A">
                <w:rPr>
                  <w:rFonts w:ascii="Calibri" w:hAnsi="Calibri" w:cstheme="minorHAnsi"/>
                  <w:color w:val="000000"/>
                </w:rPr>
                <w:delText>Male</w:delText>
              </w:r>
              <w:bookmarkStart w:id="6519" w:name="_Toc140490123"/>
              <w:bookmarkEnd w:id="6519"/>
            </w:del>
          </w:p>
        </w:tc>
        <w:bookmarkStart w:id="6520" w:name="_Toc140490124"/>
        <w:bookmarkEnd w:id="6520"/>
      </w:tr>
      <w:tr w:rsidR="00153611" w:rsidRPr="00845520" w:rsidDel="00F1717A" w14:paraId="3DE924E5" w14:textId="3990D81E" w:rsidTr="0030339F">
        <w:trPr>
          <w:cnfStyle w:val="000000010000" w:firstRow="0" w:lastRow="0" w:firstColumn="0" w:lastColumn="0" w:oddVBand="0" w:evenVBand="0" w:oddHBand="0" w:evenHBand="1" w:firstRowFirstColumn="0" w:firstRowLastColumn="0" w:lastRowFirstColumn="0" w:lastRowLastColumn="0"/>
          <w:cantSplit/>
          <w:trHeight w:val="216"/>
          <w:del w:id="652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522" w:author="Molly McEvilley" w:date="2023-06-30T22:32:00Z"/>
                <w:rFonts w:ascii="Calibri" w:hAnsi="Calibri" w:cs="Calibri"/>
                <w:color w:val="000000"/>
              </w:rPr>
            </w:pPr>
            <w:del w:id="6523" w:author="Molly McEvilley" w:date="2023-06-30T22:32:00Z">
              <w:r w:rsidRPr="00845520" w:rsidDel="00F1717A">
                <w:rPr>
                  <w:rFonts w:ascii="Calibri" w:hAnsi="Calibri" w:cs="Calibri"/>
                  <w:color w:val="000000"/>
                </w:rPr>
                <w:delText>69</w:delText>
              </w:r>
              <w:bookmarkStart w:id="6524" w:name="_Toc140490125"/>
              <w:bookmarkEnd w:id="6524"/>
            </w:del>
          </w:p>
        </w:tc>
        <w:tc>
          <w:tcPr>
            <w:tcW w:w="8015" w:type="dxa"/>
            <w:vAlign w:val="center"/>
          </w:tcPr>
          <w:p w14:paraId="289381D9" w14:textId="3685797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5" w:author="Molly McEvilley" w:date="2023-06-30T22:32:00Z"/>
                <w:rFonts w:ascii="Calibri" w:hAnsi="Calibri" w:cstheme="minorHAnsi"/>
                <w:color w:val="000000"/>
              </w:rPr>
            </w:pPr>
            <w:del w:id="6526" w:author="Molly McEvilley" w:date="2023-06-30T22:32:00Z">
              <w:r w:rsidRPr="00845520" w:rsidDel="00F1717A">
                <w:rPr>
                  <w:rFonts w:ascii="Calibri" w:hAnsi="Calibri" w:cs="Calibri"/>
                  <w:color w:val="000000"/>
                </w:rPr>
                <w:delText>Transgender</w:delText>
              </w:r>
              <w:bookmarkStart w:id="6527" w:name="_Toc140490126"/>
              <w:bookmarkEnd w:id="6527"/>
            </w:del>
          </w:p>
        </w:tc>
        <w:bookmarkStart w:id="6528" w:name="_Toc140490127"/>
        <w:bookmarkEnd w:id="6528"/>
      </w:tr>
      <w:tr w:rsidR="00153611" w:rsidRPr="00845520" w:rsidDel="00F1717A" w14:paraId="167E8852" w14:textId="6496AA56" w:rsidTr="0030339F">
        <w:trPr>
          <w:cnfStyle w:val="000000100000" w:firstRow="0" w:lastRow="0" w:firstColumn="0" w:lastColumn="0" w:oddVBand="0" w:evenVBand="0" w:oddHBand="1" w:evenHBand="0" w:firstRowFirstColumn="0" w:firstRowLastColumn="0" w:lastRowFirstColumn="0" w:lastRowLastColumn="0"/>
          <w:cantSplit/>
          <w:trHeight w:val="216"/>
          <w:del w:id="652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530" w:author="Molly McEvilley" w:date="2023-06-30T22:32:00Z"/>
                <w:rFonts w:ascii="Calibri" w:hAnsi="Calibri" w:cs="Calibri"/>
                <w:color w:val="000000"/>
              </w:rPr>
            </w:pPr>
            <w:del w:id="6531" w:author="Molly McEvilley" w:date="2023-06-30T22:32:00Z">
              <w:r w:rsidRPr="00845520" w:rsidDel="00F1717A">
                <w:rPr>
                  <w:rFonts w:ascii="Calibri" w:hAnsi="Calibri" w:cs="Calibri"/>
                  <w:color w:val="000000"/>
                </w:rPr>
                <w:delText>70</w:delText>
              </w:r>
              <w:bookmarkStart w:id="6532" w:name="_Toc140490128"/>
              <w:bookmarkEnd w:id="6532"/>
            </w:del>
          </w:p>
        </w:tc>
        <w:tc>
          <w:tcPr>
            <w:tcW w:w="8015" w:type="dxa"/>
            <w:vAlign w:val="center"/>
          </w:tcPr>
          <w:p w14:paraId="10B8A42A" w14:textId="7A4C84FC"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33" w:author="Molly McEvilley" w:date="2023-06-30T22:32:00Z"/>
                <w:rFonts w:ascii="Calibri" w:hAnsi="Calibri" w:cs="Calibri"/>
                <w:color w:val="000000"/>
              </w:rPr>
            </w:pPr>
            <w:del w:id="6534" w:author="Molly McEvilley" w:date="2023-06-30T22:32:00Z">
              <w:r w:rsidRPr="00845520" w:rsidDel="00F1717A">
                <w:rPr>
                  <w:rFonts w:ascii="Calibri" w:hAnsi="Calibri" w:cstheme="minorHAnsi"/>
                  <w:color w:val="000000"/>
                </w:rPr>
                <w:delText>Non-Singular</w:delText>
              </w:r>
              <w:bookmarkStart w:id="6535" w:name="_Toc140490129"/>
              <w:bookmarkEnd w:id="6535"/>
            </w:del>
          </w:p>
        </w:tc>
        <w:bookmarkStart w:id="6536" w:name="_Toc140490130"/>
        <w:bookmarkEnd w:id="6536"/>
      </w:tr>
      <w:tr w:rsidR="00153611" w:rsidRPr="00845520" w:rsidDel="00F1717A" w14:paraId="1FCD6D17" w14:textId="3446C1CD" w:rsidTr="0030339F">
        <w:trPr>
          <w:cnfStyle w:val="000000010000" w:firstRow="0" w:lastRow="0" w:firstColumn="0" w:lastColumn="0" w:oddVBand="0" w:evenVBand="0" w:oddHBand="0" w:evenHBand="1" w:firstRowFirstColumn="0" w:firstRowLastColumn="0" w:lastRowFirstColumn="0" w:lastRowLastColumn="0"/>
          <w:cantSplit/>
          <w:trHeight w:val="216"/>
          <w:del w:id="653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538" w:author="Molly McEvilley" w:date="2023-06-30T22:32:00Z"/>
                <w:rFonts w:ascii="Calibri" w:hAnsi="Calibri" w:cs="Calibri"/>
                <w:color w:val="000000"/>
              </w:rPr>
            </w:pPr>
            <w:del w:id="6539" w:author="Molly McEvilley" w:date="2023-06-30T22:32:00Z">
              <w:r w:rsidRPr="00845520" w:rsidDel="00F1717A">
                <w:rPr>
                  <w:rFonts w:ascii="Calibri" w:hAnsi="Calibri" w:cs="Calibri"/>
                  <w:color w:val="000000"/>
                </w:rPr>
                <w:delText>71</w:delText>
              </w:r>
              <w:bookmarkStart w:id="6540" w:name="_Toc140490131"/>
              <w:bookmarkEnd w:id="6540"/>
            </w:del>
          </w:p>
        </w:tc>
        <w:tc>
          <w:tcPr>
            <w:tcW w:w="8015" w:type="dxa"/>
            <w:vAlign w:val="center"/>
          </w:tcPr>
          <w:p w14:paraId="37930FAF" w14:textId="18D81267"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41" w:author="Molly McEvilley" w:date="2023-06-30T22:32:00Z"/>
                <w:rFonts w:ascii="Calibri" w:hAnsi="Calibri" w:cstheme="minorHAnsi"/>
                <w:color w:val="000000"/>
              </w:rPr>
            </w:pPr>
            <w:del w:id="6542" w:author="Molly McEvilley" w:date="2023-06-30T22:32:00Z">
              <w:r w:rsidRPr="00845520" w:rsidDel="00F1717A">
                <w:rPr>
                  <w:rFonts w:ascii="Calibri" w:hAnsi="Calibri" w:cs="Calibri"/>
                  <w:color w:val="000000"/>
                </w:rPr>
                <w:delText>Questioning</w:delText>
              </w:r>
              <w:bookmarkStart w:id="6543" w:name="_Toc140490132"/>
              <w:bookmarkEnd w:id="6543"/>
            </w:del>
          </w:p>
        </w:tc>
        <w:bookmarkStart w:id="6544" w:name="_Toc140490133"/>
        <w:bookmarkEnd w:id="6544"/>
      </w:tr>
    </w:tbl>
    <w:p w14:paraId="5E4CD42C" w14:textId="68D11A2A" w:rsidR="00623EE5" w:rsidRDefault="00623EE5" w:rsidP="0088191A">
      <w:pPr>
        <w:pStyle w:val="Heading2"/>
      </w:pPr>
      <w:bookmarkStart w:id="6545" w:name="_Get_Counts_of"/>
      <w:bookmarkStart w:id="6546" w:name="_Toc140490134"/>
      <w:bookmarkStart w:id="6547" w:name="_Toc37849823"/>
      <w:bookmarkEnd w:id="6545"/>
      <w:r>
        <w:t>Get Counts of Bednights</w:t>
      </w:r>
      <w:bookmarkEnd w:id="6546"/>
      <w:r>
        <w:t xml:space="preserve"> </w:t>
      </w:r>
      <w:bookmarkEnd w:id="654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lastRenderedPageBreak/>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6548"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lastRenderedPageBreak/>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549" w:name="_Toc31198840"/>
      <w:bookmarkStart w:id="6550" w:name="_Toc37849827"/>
      <w:bookmarkEnd w:id="6549"/>
    </w:p>
    <w:p w14:paraId="3E3DE72A" w14:textId="6031CE32" w:rsidR="00E86581" w:rsidRDefault="00E86581" w:rsidP="00D95273">
      <w:pPr>
        <w:pStyle w:val="Heading1"/>
        <w:rPr>
          <w:ins w:id="6551" w:author="Molly McEvilley" w:date="2023-07-04T20:04:00Z"/>
        </w:rPr>
      </w:pPr>
      <w:bookmarkStart w:id="6552" w:name="_Toc140490135"/>
      <w:r>
        <w:lastRenderedPageBreak/>
        <w:t xml:space="preserve">HMIS Business Logic:  LSACalculated </w:t>
      </w:r>
      <w:ins w:id="6553" w:author="Molly McEvilley" w:date="2023-07-20T06:06:00Z">
        <w:r w:rsidR="00F66E2A">
          <w:t xml:space="preserve">Project-Level </w:t>
        </w:r>
      </w:ins>
      <w:r>
        <w:t>Data Quality Counts</w:t>
      </w:r>
      <w:bookmarkEnd w:id="6552"/>
    </w:p>
    <w:p w14:paraId="1E544F54" w14:textId="1DDDBF4D" w:rsidR="00397C90" w:rsidRDefault="00397C90" w:rsidP="00397C90">
      <w:pPr>
        <w:rPr>
          <w:ins w:id="6554" w:author="Molly McEvilley" w:date="2023-07-20T06:08:00Z"/>
        </w:rPr>
      </w:pPr>
      <w:ins w:id="6555" w:author="Molly McEvilley" w:date="2023-07-04T20:04:00Z">
        <w:r>
          <w:t>Report Rows 901-92</w:t>
        </w:r>
      </w:ins>
      <w:ins w:id="6556" w:author="Jules Brown" w:date="2023-07-14T15:50:00Z">
        <w:r w:rsidR="005E4CD1">
          <w:t>0</w:t>
        </w:r>
      </w:ins>
      <w:ins w:id="6557"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558" w:author="Molly McEvilley" w:date="2023-07-20T06:07:00Z"/>
        </w:rPr>
      </w:pPr>
      <w:ins w:id="6559"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560"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561" w:author="Molly McEvilley" w:date="2023-07-20T06:07:00Z"/>
                <w:color w:val="FFFFFF" w:themeColor="background1"/>
              </w:rPr>
            </w:pPr>
            <w:ins w:id="6562"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563" w:author="Molly McEvilley" w:date="2023-07-20T06:07:00Z"/>
        </w:trPr>
        <w:tc>
          <w:tcPr>
            <w:tcW w:w="1435" w:type="dxa"/>
          </w:tcPr>
          <w:p w14:paraId="2636BA92" w14:textId="77777777" w:rsidR="00FA5374" w:rsidRPr="00845520" w:rsidRDefault="00FA5374" w:rsidP="00295014">
            <w:pPr>
              <w:pStyle w:val="NoSpacing"/>
              <w:rPr>
                <w:ins w:id="6564" w:author="Molly McEvilley" w:date="2023-07-20T06:07:00Z"/>
                <w:b/>
                <w:bCs/>
              </w:rPr>
            </w:pPr>
            <w:ins w:id="6565"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566" w:author="Molly McEvilley" w:date="2023-07-20T06:07:00Z"/>
              </w:rPr>
            </w:pPr>
            <w:ins w:id="6567" w:author="Molly McEvilley" w:date="2023-07-20T06:07:00Z">
              <w:r>
                <w:t>1</w:t>
              </w:r>
            </w:ins>
          </w:p>
        </w:tc>
      </w:tr>
      <w:tr w:rsidR="00FA5374" w:rsidRPr="003A0FA0" w14:paraId="73C6F562" w14:textId="77777777" w:rsidTr="00295014">
        <w:trPr>
          <w:ins w:id="6568" w:author="Molly McEvilley" w:date="2023-07-20T06:07:00Z"/>
        </w:trPr>
        <w:tc>
          <w:tcPr>
            <w:tcW w:w="1435" w:type="dxa"/>
          </w:tcPr>
          <w:p w14:paraId="4E73536D" w14:textId="77777777" w:rsidR="00FA5374" w:rsidRPr="00845520" w:rsidRDefault="00FA5374" w:rsidP="00295014">
            <w:pPr>
              <w:pStyle w:val="NoSpacing"/>
              <w:rPr>
                <w:ins w:id="6569" w:author="Molly McEvilley" w:date="2023-07-20T06:07:00Z"/>
                <w:b/>
                <w:bCs/>
              </w:rPr>
            </w:pPr>
            <w:ins w:id="6570"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571" w:author="Molly McEvilley" w:date="2023-07-20T06:07:00Z"/>
              </w:rPr>
            </w:pPr>
            <w:ins w:id="6572" w:author="Molly McEvilley" w:date="2023-07-20T06:07:00Z">
              <w:r>
                <w:t xml:space="preserve">10 </w:t>
              </w:r>
            </w:ins>
          </w:p>
        </w:tc>
      </w:tr>
      <w:tr w:rsidR="00FA5374" w:rsidRPr="003A0FA0" w14:paraId="7B69499E" w14:textId="77777777" w:rsidTr="00295014">
        <w:trPr>
          <w:ins w:id="6573" w:author="Molly McEvilley" w:date="2023-07-20T06:07:00Z"/>
        </w:trPr>
        <w:tc>
          <w:tcPr>
            <w:tcW w:w="1435" w:type="dxa"/>
          </w:tcPr>
          <w:p w14:paraId="32C09E4C" w14:textId="77777777" w:rsidR="00FA5374" w:rsidRPr="003A0FA0" w:rsidRDefault="00FA5374" w:rsidP="00295014">
            <w:pPr>
              <w:pStyle w:val="NoSpacing"/>
              <w:rPr>
                <w:ins w:id="6574" w:author="Molly McEvilley" w:date="2023-07-20T06:07:00Z"/>
              </w:rPr>
            </w:pPr>
            <w:ins w:id="6575"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6576" w:author="Molly McEvilley" w:date="2023-07-20T06:07:00Z"/>
              </w:rPr>
            </w:pPr>
            <w:ins w:id="6577" w:author="Molly McEvilley" w:date="2023-07-20T06:07:00Z">
              <w:r>
                <w:t>0</w:t>
              </w:r>
            </w:ins>
          </w:p>
        </w:tc>
      </w:tr>
      <w:tr w:rsidR="00FA5374" w:rsidRPr="003A0FA0" w14:paraId="7AF33DB1" w14:textId="77777777" w:rsidTr="00295014">
        <w:trPr>
          <w:ins w:id="6578" w:author="Molly McEvilley" w:date="2023-07-20T06:07:00Z"/>
        </w:trPr>
        <w:tc>
          <w:tcPr>
            <w:tcW w:w="1435" w:type="dxa"/>
          </w:tcPr>
          <w:p w14:paraId="113A3D8B" w14:textId="77777777" w:rsidR="00FA5374" w:rsidRPr="003A0FA0" w:rsidRDefault="00FA5374" w:rsidP="00295014">
            <w:pPr>
              <w:pStyle w:val="NoSpacing"/>
              <w:rPr>
                <w:ins w:id="6579" w:author="Molly McEvilley" w:date="2023-07-20T06:07:00Z"/>
              </w:rPr>
            </w:pPr>
            <w:ins w:id="6580"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6581" w:author="Molly McEvilley" w:date="2023-07-20T06:07:00Z"/>
              </w:rPr>
            </w:pPr>
            <w:ins w:id="6582" w:author="Molly McEvilley" w:date="2023-07-20T06:07:00Z">
              <w:r>
                <w:t>0</w:t>
              </w:r>
            </w:ins>
          </w:p>
        </w:tc>
      </w:tr>
      <w:tr w:rsidR="00FA5374" w:rsidRPr="003A0FA0" w14:paraId="60775D94" w14:textId="77777777" w:rsidTr="00295014">
        <w:trPr>
          <w:ins w:id="6583" w:author="Molly McEvilley" w:date="2023-07-20T06:07:00Z"/>
        </w:trPr>
        <w:tc>
          <w:tcPr>
            <w:tcW w:w="1435" w:type="dxa"/>
          </w:tcPr>
          <w:p w14:paraId="6092B01A" w14:textId="77777777" w:rsidR="00FA5374" w:rsidRPr="00845520" w:rsidRDefault="00FA5374" w:rsidP="00295014">
            <w:pPr>
              <w:pStyle w:val="NoSpacing"/>
              <w:rPr>
                <w:ins w:id="6584" w:author="Molly McEvilley" w:date="2023-07-20T06:07:00Z"/>
                <w:b/>
                <w:bCs/>
              </w:rPr>
            </w:pPr>
            <w:ins w:id="6585"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6586" w:author="Molly McEvilley" w:date="2023-07-20T06:07:00Z"/>
              </w:rPr>
            </w:pPr>
            <w:ins w:id="6587" w:author="Molly McEvilley" w:date="2023-07-20T06:07:00Z">
              <w:r>
                <w:t>-1</w:t>
              </w:r>
            </w:ins>
          </w:p>
        </w:tc>
      </w:tr>
      <w:tr w:rsidR="00FA5374" w:rsidRPr="003A0FA0" w14:paraId="3ECD88F7" w14:textId="77777777" w:rsidTr="00295014">
        <w:trPr>
          <w:ins w:id="6588" w:author="Molly McEvilley" w:date="2023-07-20T06:07:00Z"/>
        </w:trPr>
        <w:tc>
          <w:tcPr>
            <w:tcW w:w="1435" w:type="dxa"/>
          </w:tcPr>
          <w:p w14:paraId="5E4DEF2D" w14:textId="77777777" w:rsidR="00FA5374" w:rsidRPr="00845520" w:rsidRDefault="00FA5374" w:rsidP="00295014">
            <w:pPr>
              <w:pStyle w:val="NoSpacing"/>
              <w:rPr>
                <w:ins w:id="6589" w:author="Molly McEvilley" w:date="2023-07-20T06:07:00Z"/>
                <w:b/>
                <w:bCs/>
              </w:rPr>
            </w:pPr>
            <w:ins w:id="6590"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6591" w:author="Molly McEvilley" w:date="2023-07-20T06:07:00Z"/>
              </w:rPr>
            </w:pPr>
            <w:ins w:id="6592" w:author="Molly McEvilley" w:date="2023-07-20T06:07:00Z">
              <w:r>
                <w:t>Must match Project.</w:t>
              </w:r>
              <w:r w:rsidRPr="00A51A8B">
                <w:rPr>
                  <w:b/>
                  <w:bCs/>
                </w:rPr>
                <w:t>ProjectID</w:t>
              </w:r>
              <w:r>
                <w:t>.</w:t>
              </w:r>
            </w:ins>
          </w:p>
        </w:tc>
      </w:tr>
      <w:tr w:rsidR="00FA5374" w:rsidRPr="003A0FA0" w14:paraId="4C553E53" w14:textId="77777777" w:rsidTr="00295014">
        <w:trPr>
          <w:ins w:id="6593" w:author="Molly McEvilley" w:date="2023-07-20T06:07:00Z"/>
        </w:trPr>
        <w:tc>
          <w:tcPr>
            <w:tcW w:w="1435" w:type="dxa"/>
          </w:tcPr>
          <w:p w14:paraId="2BCFE69B" w14:textId="77777777" w:rsidR="00FA5374" w:rsidRPr="00465885" w:rsidRDefault="00FA5374" w:rsidP="00295014">
            <w:pPr>
              <w:pStyle w:val="NoSpacing"/>
              <w:rPr>
                <w:ins w:id="6594" w:author="Molly McEvilley" w:date="2023-07-20T06:07:00Z"/>
                <w:b/>
                <w:bCs/>
              </w:rPr>
            </w:pPr>
            <w:ins w:id="6595" w:author="Molly McEvilley" w:date="2023-07-20T06:07:00Z">
              <w:r w:rsidRPr="00465885">
                <w:rPr>
                  <w:b/>
                  <w:bCs/>
                </w:rPr>
                <w:t>ReportID</w:t>
              </w:r>
            </w:ins>
          </w:p>
        </w:tc>
        <w:tc>
          <w:tcPr>
            <w:tcW w:w="7915" w:type="dxa"/>
          </w:tcPr>
          <w:p w14:paraId="61CE8F1D" w14:textId="77777777" w:rsidR="00FA5374" w:rsidRPr="003A0FA0" w:rsidRDefault="00FA5374" w:rsidP="00295014">
            <w:pPr>
              <w:pStyle w:val="NoSpacing"/>
              <w:rPr>
                <w:ins w:id="6596" w:author="Molly McEvilley" w:date="2023-07-20T06:07:00Z"/>
              </w:rPr>
            </w:pPr>
            <w:ins w:id="6597" w:author="Molly McEvilley" w:date="2023-07-20T06:07:00Z">
              <w:r>
                <w:t>Must match LSAReport.</w:t>
              </w:r>
              <w:r w:rsidRPr="00845520">
                <w:rPr>
                  <w:b/>
                  <w:bCs/>
                </w:rPr>
                <w:t>ReportID</w:t>
              </w:r>
            </w:ins>
          </w:p>
        </w:tc>
      </w:tr>
    </w:tbl>
    <w:p w14:paraId="66EB535C" w14:textId="195DB8E6" w:rsidR="00397C90" w:rsidRPr="0071359A" w:rsidRDefault="00F66E2A" w:rsidP="00277F30">
      <w:ins w:id="6598" w:author="Molly McEvilley" w:date="2023-07-20T06:06:00Z">
        <w:r w:rsidRPr="00465885">
          <w:rPr>
            <w:b/>
            <w:bCs/>
          </w:rPr>
          <w:t>ReportRow</w:t>
        </w:r>
        <w:r>
          <w:t xml:space="preserve"> numbers and </w:t>
        </w:r>
        <w:r w:rsidRPr="00465885">
          <w:rPr>
            <w:b/>
            <w:bCs/>
          </w:rPr>
          <w:t>Value</w:t>
        </w:r>
        <w:r>
          <w:t xml:space="preserve"> criteria are </w:t>
        </w:r>
      </w:ins>
      <w:ins w:id="6599" w:author="Molly McEvilley" w:date="2023-07-20T06:10:00Z">
        <w:r w:rsidR="00E33C1F">
          <w:t>defined in the following sections.</w:t>
        </w:r>
      </w:ins>
    </w:p>
    <w:p w14:paraId="3DAB1CDF" w14:textId="2C73246B" w:rsidR="00432814" w:rsidRPr="00432814" w:rsidDel="0014533C" w:rsidRDefault="008554E6" w:rsidP="00465885">
      <w:pPr>
        <w:rPr>
          <w:del w:id="6600" w:author="Molly McEvilley" w:date="2023-07-20T06:04:00Z"/>
        </w:rPr>
      </w:pPr>
      <w:bookmarkStart w:id="6601" w:name="_Toc140490136"/>
      <w:del w:id="6602" w:author="Molly McEvilley" w:date="2023-07-20T06:02:00Z">
        <w:r w:rsidDel="00432814">
          <w:delText xml:space="preserve">Report Rows for </w:delText>
        </w:r>
      </w:del>
      <w:del w:id="6603" w:author="Molly McEvilley" w:date="2023-07-20T06:04:00Z">
        <w:r w:rsidDel="0014533C">
          <w:delText>LSACalculated Data Quality Counts</w:delText>
        </w:r>
        <w:bookmarkEnd w:id="6601"/>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660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6605" w:author="Molly McEvilley" w:date="2023-07-20T06:04:00Z"/>
                <w:rFonts w:ascii="Calibri" w:hAnsi="Calibri" w:cs="Calibri"/>
                <w:color w:val="000000"/>
              </w:rPr>
            </w:pPr>
            <w:del w:id="6606"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6607" w:author="Molly McEvilley" w:date="2023-07-20T06:04:00Z"/>
                <w:rFonts w:ascii="Calibri" w:hAnsi="Calibri" w:cs="Calibri"/>
                <w:b w:val="0"/>
                <w:bCs w:val="0"/>
                <w:color w:val="000000"/>
              </w:rPr>
            </w:pPr>
            <w:del w:id="6608"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660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6610" w:author="Molly McEvilley" w:date="2023-07-20T06:04:00Z"/>
                <w:rFonts w:ascii="Calibri" w:hAnsi="Calibri" w:cs="Calibri"/>
                <w:color w:val="000000"/>
              </w:rPr>
            </w:pPr>
            <w:del w:id="6611"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612" w:author="Molly McEvilley" w:date="2023-07-20T06:04:00Z"/>
                <w:rFonts w:ascii="Calibri" w:hAnsi="Calibri" w:cs="Calibri"/>
                <w:color w:val="000000"/>
              </w:rPr>
            </w:pPr>
            <w:del w:id="6613"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661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6615" w:author="Molly McEvilley" w:date="2023-07-20T06:04:00Z"/>
                <w:rFonts w:ascii="Calibri" w:hAnsi="Calibri" w:cs="Calibri"/>
                <w:color w:val="000000"/>
              </w:rPr>
            </w:pPr>
            <w:del w:id="6616"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617" w:author="Molly McEvilley" w:date="2023-07-20T06:04:00Z"/>
                <w:rFonts w:ascii="Calibri" w:hAnsi="Calibri" w:cs="Calibri"/>
                <w:color w:val="000000"/>
              </w:rPr>
            </w:pPr>
            <w:del w:id="6618" w:author="Molly McEvilley" w:date="2023-07-04T08:44:00Z">
              <w:r w:rsidRPr="005A6F21" w:rsidDel="00F77129">
                <w:rPr>
                  <w:rFonts w:ascii="Calibri" w:hAnsi="Calibri" w:cs="Calibri"/>
                  <w:color w:val="000000"/>
                </w:rPr>
                <w:delText xml:space="preserve">DQ </w:delText>
              </w:r>
            </w:del>
            <w:del w:id="6619" w:author="Molly McEvilley" w:date="2023-06-13T10:53:00Z">
              <w:r w:rsidRPr="005A6F21" w:rsidDel="00C653C6">
                <w:rPr>
                  <w:rFonts w:ascii="Calibri" w:hAnsi="Calibri" w:cs="Calibri"/>
                  <w:color w:val="000000"/>
                </w:rPr>
                <w:delText>-</w:delText>
              </w:r>
            </w:del>
            <w:del w:id="6620"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662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6622" w:author="Molly McEvilley" w:date="2023-07-20T06:04:00Z"/>
                <w:rFonts w:ascii="Calibri" w:hAnsi="Calibri" w:cs="Calibri"/>
                <w:color w:val="000000"/>
              </w:rPr>
            </w:pPr>
            <w:del w:id="6623"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624" w:author="Molly McEvilley" w:date="2023-07-20T06:04:00Z"/>
                <w:rFonts w:ascii="Calibri" w:hAnsi="Calibri" w:cs="Calibri"/>
                <w:color w:val="000000"/>
              </w:rPr>
            </w:pPr>
            <w:del w:id="6625"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662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6627" w:author="Molly McEvilley" w:date="2023-07-20T06:04:00Z"/>
                <w:rFonts w:ascii="Calibri" w:hAnsi="Calibri" w:cs="Calibri"/>
                <w:color w:val="000000"/>
              </w:rPr>
            </w:pPr>
            <w:del w:id="6628"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629" w:author="Molly McEvilley" w:date="2023-07-20T06:04:00Z"/>
                <w:rFonts w:ascii="Calibri" w:hAnsi="Calibri" w:cs="Calibri"/>
                <w:color w:val="000000"/>
              </w:rPr>
            </w:pPr>
            <w:del w:id="6630"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663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6632" w:author="Molly McEvilley" w:date="2023-07-20T06:04:00Z"/>
                <w:rFonts w:ascii="Calibri" w:hAnsi="Calibri" w:cs="Calibri"/>
                <w:color w:val="000000"/>
              </w:rPr>
            </w:pPr>
            <w:ins w:id="6633" w:author="Genelle Denzin" w:date="2023-07-09T13:33:00Z">
              <w:del w:id="6634" w:author="Molly McEvilley" w:date="2023-07-20T06:03:00Z">
                <w:r w:rsidRPr="49FCFE86" w:rsidDel="00432814">
                  <w:rPr>
                    <w:rFonts w:ascii="Calibri" w:hAnsi="Calibri" w:cs="Calibri"/>
                    <w:color w:val="000000" w:themeColor="text1"/>
                  </w:rPr>
                  <w:delText>that overlap periods of non-HMIS-participation</w:delText>
                </w:r>
              </w:del>
            </w:ins>
            <w:del w:id="6635"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636" w:author="Molly McEvilley" w:date="2023-07-20T06:04:00Z"/>
                <w:rFonts w:ascii="Calibri" w:hAnsi="Calibri" w:cs="Calibri"/>
                <w:color w:val="000000"/>
              </w:rPr>
            </w:pPr>
            <w:del w:id="6637"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6638" w:name="_Toc140490137"/>
      <w:ins w:id="6639"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550"/>
      <w:bookmarkEnd w:id="6638"/>
    </w:p>
    <w:p w14:paraId="617B8F7A" w14:textId="5DCAAF13" w:rsidR="00874C52" w:rsidRPr="00874C52" w:rsidDel="00B50D01" w:rsidRDefault="00FC12AA" w:rsidP="00686AF1">
      <w:pPr>
        <w:jc w:val="center"/>
        <w:rPr>
          <w:del w:id="6640" w:author="Molly McEvilley" w:date="2023-07-20T06:05:00Z"/>
        </w:rPr>
      </w:pPr>
      <w:del w:id="6641"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6642" w:author="Molly McEvilley" w:date="2023-07-20T06:10:00Z"/>
        </w:rPr>
      </w:pPr>
      <w:del w:id="6643" w:author="Molly McEvilley" w:date="2023-07-20T06:10:00Z">
        <w:r w:rsidDel="00E33C1F">
          <w:delText>Relevant Data</w:delText>
        </w:r>
      </w:del>
    </w:p>
    <w:p w14:paraId="78AD5956" w14:textId="7AB24843" w:rsidR="00A51A8B" w:rsidDel="00E33C1F" w:rsidRDefault="00A51A8B" w:rsidP="00A51A8B">
      <w:pPr>
        <w:pStyle w:val="Heading4"/>
        <w:rPr>
          <w:del w:id="6644" w:author="Molly McEvilley" w:date="2023-07-20T06:10:00Z"/>
        </w:rPr>
      </w:pPr>
      <w:del w:id="6645"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6646"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6647" w:author="Molly McEvilley" w:date="2023-07-20T06:10:00Z"/>
                <w:b/>
                <w:bCs/>
              </w:rPr>
            </w:pPr>
            <w:del w:id="6648"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6649"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6650" w:author="Molly McEvilley" w:date="2023-07-20T06:10:00Z"/>
              </w:rPr>
            </w:pPr>
            <w:del w:id="6651" w:author="Molly McEvilley" w:date="2023-07-20T06:10:00Z">
              <w:r w:rsidRPr="00091978" w:rsidDel="00E33C1F">
                <w:delText>ProjectID</w:delText>
              </w:r>
            </w:del>
          </w:p>
        </w:tc>
      </w:tr>
      <w:tr w:rsidR="00A51A8B" w:rsidRPr="005F4836" w:rsidDel="00E33C1F" w14:paraId="0983FD37" w14:textId="312318CC" w:rsidTr="0030339F">
        <w:trPr>
          <w:trHeight w:val="216"/>
          <w:del w:id="6652" w:author="Molly McEvilley" w:date="2023-07-20T06:10:00Z"/>
        </w:trPr>
        <w:tc>
          <w:tcPr>
            <w:tcW w:w="9355" w:type="dxa"/>
          </w:tcPr>
          <w:p w14:paraId="28C0DA50" w14:textId="78CED089" w:rsidR="00A51A8B" w:rsidRPr="00246D5B" w:rsidDel="00E33C1F" w:rsidRDefault="005375BD" w:rsidP="0030339F">
            <w:pPr>
              <w:pStyle w:val="NoSpacing"/>
              <w:rPr>
                <w:del w:id="6653" w:author="Molly McEvilley" w:date="2023-07-20T06:10:00Z"/>
              </w:rPr>
            </w:pPr>
            <w:del w:id="6654" w:author="Molly McEvilley" w:date="2023-07-20T06:10:00Z">
              <w:r w:rsidDel="00E33C1F">
                <w:delText>ProjectType</w:delText>
              </w:r>
            </w:del>
          </w:p>
        </w:tc>
      </w:tr>
      <w:tr w:rsidR="005375BD" w:rsidRPr="005F4836" w:rsidDel="00E33C1F" w14:paraId="48E66C51" w14:textId="25A6817A" w:rsidTr="0030339F">
        <w:trPr>
          <w:trHeight w:val="216"/>
          <w:del w:id="6655" w:author="Molly McEvilley" w:date="2023-07-20T06:10:00Z"/>
        </w:trPr>
        <w:tc>
          <w:tcPr>
            <w:tcW w:w="9355" w:type="dxa"/>
          </w:tcPr>
          <w:p w14:paraId="4E5C6047" w14:textId="4FE880EA" w:rsidR="005375BD" w:rsidDel="00E33C1F" w:rsidRDefault="005375BD" w:rsidP="0030339F">
            <w:pPr>
              <w:pStyle w:val="NoSpacing"/>
              <w:rPr>
                <w:del w:id="6656" w:author="Molly McEvilley" w:date="2023-07-20T06:10:00Z"/>
              </w:rPr>
            </w:pPr>
            <w:del w:id="6657" w:author="Molly McEvilley" w:date="2023-07-20T06:10:00Z">
              <w:r w:rsidDel="00E33C1F">
                <w:delText>OperatingEndDate</w:delText>
              </w:r>
            </w:del>
          </w:p>
        </w:tc>
      </w:tr>
      <w:tr w:rsidR="00A51A8B" w:rsidRPr="005F4836" w:rsidDel="00E33C1F" w14:paraId="3D828E4D" w14:textId="36C87726" w:rsidTr="00B934DC">
        <w:trPr>
          <w:trHeight w:val="216"/>
          <w:del w:id="6658"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6659" w:author="Molly McEvilley" w:date="2023-07-20T06:10:00Z"/>
                <w:b/>
                <w:bCs/>
              </w:rPr>
            </w:pPr>
            <w:del w:id="6660"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6661" w:author="Molly McEvilley" w:date="2023-07-20T06:10:00Z"/>
        </w:trPr>
        <w:tc>
          <w:tcPr>
            <w:tcW w:w="9355" w:type="dxa"/>
          </w:tcPr>
          <w:p w14:paraId="549A007B" w14:textId="7E4B9388" w:rsidR="00A51A8B" w:rsidRPr="00246D5B" w:rsidDel="00E33C1F" w:rsidRDefault="00A51A8B" w:rsidP="0030339F">
            <w:pPr>
              <w:pStyle w:val="NoSpacing"/>
              <w:rPr>
                <w:del w:id="6662" w:author="Molly McEvilley" w:date="2023-07-20T06:10:00Z"/>
              </w:rPr>
            </w:pPr>
            <w:del w:id="6663" w:author="Molly McEvilley" w:date="2023-07-20T06:10:00Z">
              <w:r w:rsidDel="00E33C1F">
                <w:delText>ExitDate</w:delText>
              </w:r>
            </w:del>
          </w:p>
        </w:tc>
      </w:tr>
      <w:tr w:rsidR="00A51A8B" w:rsidRPr="00845520" w:rsidDel="00E33C1F" w14:paraId="14517EB6" w14:textId="4A6C0332" w:rsidTr="0030339F">
        <w:trPr>
          <w:trHeight w:val="216"/>
          <w:del w:id="6664"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6665" w:author="Molly McEvilley" w:date="2023-07-20T06:10:00Z"/>
                <w:b/>
                <w:bCs/>
              </w:rPr>
            </w:pPr>
            <w:del w:id="6666"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6667" w:author="Molly McEvilley" w:date="2023-07-20T06:10:00Z"/>
        </w:trPr>
        <w:tc>
          <w:tcPr>
            <w:tcW w:w="9355" w:type="dxa"/>
          </w:tcPr>
          <w:p w14:paraId="5D1C3B4E" w14:textId="63C225CA" w:rsidR="00E34459" w:rsidDel="00E33C1F" w:rsidRDefault="00A51A8B" w:rsidP="0030339F">
            <w:pPr>
              <w:pStyle w:val="NoSpacing"/>
              <w:rPr>
                <w:del w:id="6668" w:author="Molly McEvilley" w:date="2023-07-20T06:10:00Z"/>
              </w:rPr>
            </w:pPr>
            <w:del w:id="6669" w:author="Molly McEvilley" w:date="2023-07-20T06:10:00Z">
              <w:r w:rsidDel="00E33C1F">
                <w:delText>ProjectID</w:delText>
              </w:r>
            </w:del>
          </w:p>
        </w:tc>
      </w:tr>
      <w:tr w:rsidR="00E34459" w:rsidRPr="005F4836" w:rsidDel="00E33C1F" w14:paraId="308B2915" w14:textId="7A87B9FB" w:rsidTr="0030339F">
        <w:trPr>
          <w:trHeight w:val="216"/>
          <w:del w:id="6670" w:author="Molly McEvilley" w:date="2023-07-20T06:10:00Z"/>
        </w:trPr>
        <w:tc>
          <w:tcPr>
            <w:tcW w:w="9355" w:type="dxa"/>
          </w:tcPr>
          <w:p w14:paraId="317A0128" w14:textId="3B1D9FC9" w:rsidR="00E34459" w:rsidDel="00E33C1F" w:rsidRDefault="00E34459" w:rsidP="0030339F">
            <w:pPr>
              <w:pStyle w:val="NoSpacing"/>
              <w:rPr>
                <w:del w:id="6671" w:author="Molly McEvilley" w:date="2023-07-20T06:10:00Z"/>
              </w:rPr>
            </w:pPr>
            <w:del w:id="6672" w:author="Molly McEvilley" w:date="2023-07-20T06:10:00Z">
              <w:r w:rsidDel="00E33C1F">
                <w:delText>EnrollmentID</w:delText>
              </w:r>
            </w:del>
          </w:p>
        </w:tc>
      </w:tr>
    </w:tbl>
    <w:p w14:paraId="6A024678" w14:textId="705C216A" w:rsidR="00A51A8B" w:rsidDel="00E33C1F" w:rsidRDefault="00A51A8B" w:rsidP="00A51A8B">
      <w:pPr>
        <w:pStyle w:val="Heading4"/>
        <w:rPr>
          <w:del w:id="6673" w:author="Molly McEvilley" w:date="2023-07-20T06:10:00Z"/>
        </w:rPr>
      </w:pPr>
      <w:del w:id="6674"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6675"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6676" w:author="Molly McEvilley" w:date="2023-07-20T06:10:00Z"/>
                <w:b w:val="0"/>
                <w:bCs w:val="0"/>
                <w:color w:val="FFFFFF" w:themeColor="background1"/>
              </w:rPr>
            </w:pPr>
            <w:del w:id="6677"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6678" w:author="Molly McEvilley" w:date="2023-07-20T06:10:00Z"/>
        </w:trPr>
        <w:tc>
          <w:tcPr>
            <w:tcW w:w="1435" w:type="dxa"/>
          </w:tcPr>
          <w:p w14:paraId="758A9ACE" w14:textId="4642CE07" w:rsidR="00A51A8B" w:rsidRPr="003A0FA0" w:rsidDel="00E33C1F" w:rsidRDefault="00A51A8B" w:rsidP="0030339F">
            <w:pPr>
              <w:pStyle w:val="NoSpacing"/>
              <w:rPr>
                <w:del w:id="6679" w:author="Molly McEvilley" w:date="2023-07-20T06:10:00Z"/>
              </w:rPr>
            </w:pPr>
            <w:del w:id="6680"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6681" w:author="Molly McEvilley" w:date="2023-07-20T06:10:00Z"/>
              </w:rPr>
            </w:pPr>
            <w:del w:id="6682" w:author="Molly McEvilley" w:date="2023-07-20T06:10:00Z">
              <w:r w:rsidDel="00E33C1F">
                <w:delText>See below</w:delText>
              </w:r>
            </w:del>
          </w:p>
        </w:tc>
      </w:tr>
      <w:tr w:rsidR="00A51A8B" w:rsidRPr="003A0FA0" w:rsidDel="00E33C1F" w14:paraId="3D8C041B" w14:textId="0EA18637" w:rsidTr="0030339F">
        <w:trPr>
          <w:del w:id="6683" w:author="Molly McEvilley" w:date="2023-07-20T06:10:00Z"/>
        </w:trPr>
        <w:tc>
          <w:tcPr>
            <w:tcW w:w="1435" w:type="dxa"/>
          </w:tcPr>
          <w:p w14:paraId="7C762DC1" w14:textId="249ED140" w:rsidR="00A51A8B" w:rsidRPr="00845520" w:rsidDel="00E33C1F" w:rsidRDefault="00A51A8B" w:rsidP="0030339F">
            <w:pPr>
              <w:pStyle w:val="NoSpacing"/>
              <w:rPr>
                <w:del w:id="6684" w:author="Molly McEvilley" w:date="2023-07-20T06:10:00Z"/>
                <w:b/>
                <w:bCs/>
              </w:rPr>
            </w:pPr>
            <w:del w:id="6685"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6686" w:author="Molly McEvilley" w:date="2023-07-20T06:10:00Z"/>
              </w:rPr>
            </w:pPr>
            <w:del w:id="6687" w:author="Molly McEvilley" w:date="2023-07-20T06:10:00Z">
              <w:r w:rsidDel="00E33C1F">
                <w:delText>1</w:delText>
              </w:r>
            </w:del>
          </w:p>
        </w:tc>
      </w:tr>
      <w:tr w:rsidR="00A51A8B" w:rsidRPr="003A0FA0" w:rsidDel="00E33C1F" w14:paraId="7C1042EE" w14:textId="7719F80A" w:rsidTr="0030339F">
        <w:trPr>
          <w:del w:id="6688" w:author="Molly McEvilley" w:date="2023-07-20T06:10:00Z"/>
        </w:trPr>
        <w:tc>
          <w:tcPr>
            <w:tcW w:w="1435" w:type="dxa"/>
          </w:tcPr>
          <w:p w14:paraId="3F864498" w14:textId="42FB4BCA" w:rsidR="00A51A8B" w:rsidRPr="00845520" w:rsidDel="00E33C1F" w:rsidRDefault="00A51A8B" w:rsidP="0030339F">
            <w:pPr>
              <w:pStyle w:val="NoSpacing"/>
              <w:rPr>
                <w:del w:id="6689" w:author="Molly McEvilley" w:date="2023-07-20T06:10:00Z"/>
                <w:b/>
                <w:bCs/>
              </w:rPr>
            </w:pPr>
            <w:del w:id="6690"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6691" w:author="Molly McEvilley" w:date="2023-07-20T06:10:00Z"/>
              </w:rPr>
            </w:pPr>
            <w:del w:id="6692"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6693" w:author="Molly McEvilley" w:date="2023-07-20T06:10:00Z"/>
        </w:trPr>
        <w:tc>
          <w:tcPr>
            <w:tcW w:w="1435" w:type="dxa"/>
          </w:tcPr>
          <w:p w14:paraId="16E4A2DE" w14:textId="4DF1DCA0" w:rsidR="00A51A8B" w:rsidRPr="003A0FA0" w:rsidDel="00E33C1F" w:rsidRDefault="00A51A8B" w:rsidP="0030339F">
            <w:pPr>
              <w:pStyle w:val="NoSpacing"/>
              <w:rPr>
                <w:del w:id="6694" w:author="Molly McEvilley" w:date="2023-07-20T06:10:00Z"/>
              </w:rPr>
            </w:pPr>
            <w:del w:id="6695"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6696" w:author="Molly McEvilley" w:date="2023-07-20T06:10:00Z"/>
              </w:rPr>
            </w:pPr>
            <w:del w:id="6697" w:author="Molly McEvilley" w:date="2023-07-20T06:10:00Z">
              <w:r w:rsidDel="00E33C1F">
                <w:delText>0</w:delText>
              </w:r>
            </w:del>
          </w:p>
        </w:tc>
      </w:tr>
      <w:tr w:rsidR="00A51A8B" w:rsidRPr="003A0FA0" w:rsidDel="00E33C1F" w14:paraId="4A8EAFDF" w14:textId="0F754EE6" w:rsidTr="0030339F">
        <w:trPr>
          <w:del w:id="6698" w:author="Molly McEvilley" w:date="2023-07-20T06:10:00Z"/>
        </w:trPr>
        <w:tc>
          <w:tcPr>
            <w:tcW w:w="1435" w:type="dxa"/>
          </w:tcPr>
          <w:p w14:paraId="388627F2" w14:textId="19F68447" w:rsidR="00A51A8B" w:rsidRPr="003A0FA0" w:rsidDel="00E33C1F" w:rsidRDefault="00A51A8B" w:rsidP="0030339F">
            <w:pPr>
              <w:pStyle w:val="NoSpacing"/>
              <w:rPr>
                <w:del w:id="6699" w:author="Molly McEvilley" w:date="2023-07-20T06:10:00Z"/>
              </w:rPr>
            </w:pPr>
            <w:del w:id="6700"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6701" w:author="Molly McEvilley" w:date="2023-07-20T06:10:00Z"/>
              </w:rPr>
            </w:pPr>
            <w:del w:id="6702" w:author="Molly McEvilley" w:date="2023-07-20T06:10:00Z">
              <w:r w:rsidDel="00E33C1F">
                <w:delText>0</w:delText>
              </w:r>
            </w:del>
          </w:p>
        </w:tc>
      </w:tr>
      <w:tr w:rsidR="00A51A8B" w:rsidRPr="003A0FA0" w:rsidDel="00E33C1F" w14:paraId="1CDABC7C" w14:textId="52055025" w:rsidTr="0030339F">
        <w:trPr>
          <w:del w:id="6703" w:author="Molly McEvilley" w:date="2023-07-20T06:10:00Z"/>
        </w:trPr>
        <w:tc>
          <w:tcPr>
            <w:tcW w:w="1435" w:type="dxa"/>
          </w:tcPr>
          <w:p w14:paraId="5EFDE5F0" w14:textId="6BA77D0D" w:rsidR="00A51A8B" w:rsidRPr="00845520" w:rsidDel="00E33C1F" w:rsidRDefault="00A51A8B" w:rsidP="0030339F">
            <w:pPr>
              <w:pStyle w:val="NoSpacing"/>
              <w:rPr>
                <w:del w:id="6704" w:author="Molly McEvilley" w:date="2023-07-20T06:10:00Z"/>
                <w:b/>
                <w:bCs/>
              </w:rPr>
            </w:pPr>
            <w:del w:id="6705"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6706" w:author="Molly McEvilley" w:date="2023-07-20T06:10:00Z"/>
              </w:rPr>
            </w:pPr>
            <w:del w:id="6707" w:author="Molly McEvilley" w:date="2023-07-20T06:10:00Z">
              <w:r w:rsidDel="00E33C1F">
                <w:delText>-1</w:delText>
              </w:r>
            </w:del>
          </w:p>
        </w:tc>
      </w:tr>
      <w:tr w:rsidR="00A51A8B" w:rsidRPr="003A0FA0" w:rsidDel="00E33C1F" w14:paraId="7426043C" w14:textId="363DE7E9" w:rsidTr="0030339F">
        <w:trPr>
          <w:del w:id="6708" w:author="Molly McEvilley" w:date="2023-07-20T06:10:00Z"/>
        </w:trPr>
        <w:tc>
          <w:tcPr>
            <w:tcW w:w="1435" w:type="dxa"/>
          </w:tcPr>
          <w:p w14:paraId="0E7DA8FB" w14:textId="2D14676F" w:rsidR="00A51A8B" w:rsidRPr="00845520" w:rsidDel="00E33C1F" w:rsidRDefault="00A51A8B" w:rsidP="0030339F">
            <w:pPr>
              <w:pStyle w:val="NoSpacing"/>
              <w:rPr>
                <w:del w:id="6709" w:author="Molly McEvilley" w:date="2023-07-20T06:10:00Z"/>
                <w:b/>
                <w:bCs/>
              </w:rPr>
            </w:pPr>
            <w:del w:id="6710"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6711" w:author="Molly McEvilley" w:date="2023-07-20T06:10:00Z"/>
              </w:rPr>
            </w:pPr>
            <w:del w:id="6712"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6713" w:author="Molly McEvilley" w:date="2023-07-20T06:10:00Z"/>
        </w:trPr>
        <w:tc>
          <w:tcPr>
            <w:tcW w:w="1435" w:type="dxa"/>
          </w:tcPr>
          <w:p w14:paraId="717D5992" w14:textId="32F3D989" w:rsidR="00A51A8B" w:rsidRPr="003A0FA0" w:rsidDel="00E33C1F" w:rsidRDefault="00A51A8B" w:rsidP="0030339F">
            <w:pPr>
              <w:pStyle w:val="NoSpacing"/>
              <w:rPr>
                <w:del w:id="6714" w:author="Molly McEvilley" w:date="2023-07-20T06:10:00Z"/>
              </w:rPr>
            </w:pPr>
            <w:del w:id="6715"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6716" w:author="Molly McEvilley" w:date="2023-07-20T06:10:00Z"/>
              </w:rPr>
            </w:pPr>
            <w:del w:id="6717" w:author="Molly McEvilley" w:date="2023-07-20T00:33:00Z">
              <w:r w:rsidDel="00F34264">
                <w:delText xml:space="preserve">58 </w:delText>
              </w:r>
            </w:del>
            <w:del w:id="6718" w:author="Molly McEvilley" w:date="2023-07-20T06:10:00Z">
              <w:r w:rsidDel="00E33C1F">
                <w:delText xml:space="preserve">and </w:delText>
              </w:r>
            </w:del>
            <w:del w:id="6719" w:author="Molly McEvilley" w:date="2023-07-20T00:33:00Z">
              <w:r w:rsidDel="00F34264">
                <w:delText xml:space="preserve">59 </w:delText>
              </w:r>
            </w:del>
            <w:del w:id="6720" w:author="Molly McEvilley" w:date="2023-07-20T06:10:00Z">
              <w:r w:rsidDel="00E33C1F">
                <w:delText>(see below)</w:delText>
              </w:r>
            </w:del>
          </w:p>
        </w:tc>
      </w:tr>
      <w:tr w:rsidR="00A51A8B" w:rsidRPr="003A0FA0" w:rsidDel="00E33C1F" w14:paraId="5030DCF7" w14:textId="27DA183D" w:rsidTr="0030339F">
        <w:trPr>
          <w:del w:id="6721" w:author="Molly McEvilley" w:date="2023-07-20T06:10:00Z"/>
        </w:trPr>
        <w:tc>
          <w:tcPr>
            <w:tcW w:w="1435" w:type="dxa"/>
          </w:tcPr>
          <w:p w14:paraId="3FCB9D56" w14:textId="6FE12758" w:rsidR="00A51A8B" w:rsidRPr="003A0FA0" w:rsidDel="00E33C1F" w:rsidRDefault="00A51A8B" w:rsidP="0030339F">
            <w:pPr>
              <w:pStyle w:val="NoSpacing"/>
              <w:rPr>
                <w:del w:id="6722" w:author="Molly McEvilley" w:date="2023-07-20T06:10:00Z"/>
              </w:rPr>
            </w:pPr>
            <w:del w:id="6723"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6724" w:author="Molly McEvilley" w:date="2023-07-20T06:10:00Z"/>
              </w:rPr>
            </w:pPr>
            <w:del w:id="6725"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6726" w:author="Molly McEvilley" w:date="2023-07-20T06:10:00Z"/>
        </w:rPr>
      </w:pPr>
      <w:del w:id="6727" w:author="Molly McEvilley" w:date="2023-07-20T06:10:00Z">
        <w:r w:rsidDel="00E33C1F">
          <w:delText>Logic</w:delText>
        </w:r>
      </w:del>
    </w:p>
    <w:p w14:paraId="1A7B9D86" w14:textId="723403DF" w:rsidR="00A51A8B" w:rsidDel="00E33C1F" w:rsidRDefault="00A51A8B" w:rsidP="00A51A8B">
      <w:pPr>
        <w:rPr>
          <w:del w:id="6728" w:author="Molly McEvilley" w:date="2023-07-20T06:10:00Z"/>
        </w:rPr>
      </w:pPr>
      <w:del w:id="6729"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119B22B0" w:rsidR="00DE2AC2" w:rsidRDefault="00DE2AC2" w:rsidP="00DE2AC2">
      <w:pPr>
        <w:rPr>
          <w:u w:val="single"/>
        </w:rPr>
      </w:pPr>
      <w:r>
        <w:rPr>
          <w:b/>
          <w:bCs/>
        </w:rPr>
        <w:t>ReportRow</w:t>
      </w:r>
      <w:r>
        <w:t xml:space="preserve"> </w:t>
      </w:r>
      <w:del w:id="6730" w:author="Molly McEvilley" w:date="2023-08-10T10:41:00Z">
        <w:r w:rsidDel="009C7618">
          <w:delText xml:space="preserve">58 </w:delText>
        </w:r>
      </w:del>
      <w:ins w:id="6731" w:author="Molly McEvilley" w:date="2023-08-10T10:41:00Z">
        <w:r w:rsidR="009C7618">
          <w:t>901</w:t>
        </w:r>
        <w:r w:rsidR="009C7618">
          <w:t xml:space="preserve"> </w:t>
        </w:r>
      </w:ins>
      <w:r>
        <w:t xml:space="preserve">counts enrollments without an </w:t>
      </w:r>
      <w:r>
        <w:rPr>
          <w:i/>
          <w:iCs/>
        </w:rPr>
        <w:t>ExitDate</w:t>
      </w:r>
      <w:r>
        <w:t xml:space="preserve"> in continuum ES/SH/TH/RRH/PSH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6B7DC5BB" w:rsidR="00DE2AC2" w:rsidRDefault="00DE2AC2" w:rsidP="00DE2AC2">
      <w:r>
        <w:rPr>
          <w:b/>
          <w:bCs/>
        </w:rPr>
        <w:t>ReportRow</w:t>
      </w:r>
      <w:r>
        <w:t xml:space="preserve"> </w:t>
      </w:r>
      <w:del w:id="6732" w:author="Molly McEvilley" w:date="2023-08-10T10:41:00Z">
        <w:r w:rsidDel="00EF377A">
          <w:delText xml:space="preserve">59 </w:delText>
        </w:r>
      </w:del>
      <w:ins w:id="6733" w:author="Molly McEvilley" w:date="2023-08-10T10:41:00Z">
        <w:r w:rsidR="00EF377A">
          <w:t>902</w:t>
        </w:r>
        <w:r w:rsidR="00EF377A">
          <w:t xml:space="preserve"> </w:t>
        </w:r>
      </w:ins>
      <w:r>
        <w:t xml:space="preserve">counts enrollments with an </w:t>
      </w:r>
      <w:r>
        <w:rPr>
          <w:i/>
          <w:iCs/>
        </w:rPr>
        <w:t>ExitDate</w:t>
      </w:r>
      <w:r>
        <w:t xml:space="preserve"> from a continuum ES/SH/TH/RRH/PSH project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6734" w:author="Molly McEvilley" w:date="2023-07-20T00:33:00Z">
        <w:r w:rsidDel="00F34264">
          <w:rPr>
            <w:rFonts w:ascii="Calibri" w:hAnsi="Calibri" w:cs="Calibri"/>
          </w:rPr>
          <w:delText>58</w:delText>
        </w:r>
      </w:del>
      <w:ins w:id="6735"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6736" w:author="Molly McEvilley" w:date="2023-07-20T00:33:00Z">
        <w:r w:rsidDel="00F34264">
          <w:rPr>
            <w:rFonts w:ascii="Calibri" w:hAnsi="Calibri" w:cs="Calibri"/>
          </w:rPr>
          <w:delText>59</w:delText>
        </w:r>
      </w:del>
      <w:ins w:id="6737"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6738" w:name="_Toc37849828"/>
      <w:bookmarkStart w:id="6739" w:name="_Toc140490138"/>
      <w:ins w:id="6740" w:author="Molly McEvilley" w:date="2023-07-20T00:40:00Z">
        <w:r>
          <w:t xml:space="preserve">DQ - </w:t>
        </w:r>
      </w:ins>
      <w:r w:rsidR="00DE2AC2">
        <w:t xml:space="preserve">Night-by-Night Enrollments </w:t>
      </w:r>
      <w:r w:rsidR="00E53100">
        <w:t xml:space="preserve">with Exit Date Discrepancies </w:t>
      </w:r>
      <w:r w:rsidR="00D705D2">
        <w:t>by Project</w:t>
      </w:r>
      <w:bookmarkEnd w:id="6738"/>
      <w:bookmarkEnd w:id="6739"/>
    </w:p>
    <w:p w14:paraId="651A8F15" w14:textId="594E2546" w:rsidR="00E53100" w:rsidRPr="00E53100" w:rsidDel="00E33C1F" w:rsidRDefault="00DF5517" w:rsidP="00506C76">
      <w:pPr>
        <w:jc w:val="center"/>
        <w:rPr>
          <w:del w:id="6741" w:author="Molly McEvilley" w:date="2023-07-20T06:11:00Z"/>
        </w:rPr>
      </w:pPr>
      <w:del w:id="6742"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6743" w:author="Molly McEvilley" w:date="2023-07-20T06:11:00Z"/>
        </w:rPr>
      </w:pPr>
      <w:del w:id="6744" w:author="Molly McEvilley" w:date="2023-07-20T06:11:00Z">
        <w:r w:rsidDel="00E33C1F">
          <w:delText>Relevant Data</w:delText>
        </w:r>
      </w:del>
    </w:p>
    <w:p w14:paraId="5B89E8A6" w14:textId="7A711FA8" w:rsidR="0060685A" w:rsidDel="00E33C1F" w:rsidRDefault="0060685A" w:rsidP="0060685A">
      <w:pPr>
        <w:pStyle w:val="Heading4"/>
        <w:rPr>
          <w:del w:id="6745" w:author="Molly McEvilley" w:date="2023-07-20T06:11:00Z"/>
        </w:rPr>
      </w:pPr>
      <w:del w:id="6746"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6747"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6748" w:author="Molly McEvilley" w:date="2023-07-20T06:11:00Z"/>
                <w:b/>
                <w:bCs/>
              </w:rPr>
            </w:pPr>
            <w:del w:id="6749"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6750"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6751" w:author="Molly McEvilley" w:date="2023-07-20T06:11:00Z"/>
              </w:rPr>
            </w:pPr>
            <w:del w:id="6752" w:author="Molly McEvilley" w:date="2023-07-20T06:11:00Z">
              <w:r w:rsidRPr="001253B6" w:rsidDel="00E33C1F">
                <w:delText>ProjectID</w:delText>
              </w:r>
            </w:del>
          </w:p>
        </w:tc>
      </w:tr>
      <w:tr w:rsidR="0060685A" w:rsidRPr="005F4836" w:rsidDel="00E33C1F" w14:paraId="7F87A235" w14:textId="74BB28C7" w:rsidTr="0030339F">
        <w:trPr>
          <w:trHeight w:val="216"/>
          <w:del w:id="6753" w:author="Molly McEvilley" w:date="2023-07-20T06:11:00Z"/>
        </w:trPr>
        <w:tc>
          <w:tcPr>
            <w:tcW w:w="9355" w:type="dxa"/>
          </w:tcPr>
          <w:p w14:paraId="191CC393" w14:textId="519C5023" w:rsidR="0060685A" w:rsidRPr="00246D5B" w:rsidDel="00E33C1F" w:rsidRDefault="0060685A" w:rsidP="0030339F">
            <w:pPr>
              <w:pStyle w:val="NoSpacing"/>
              <w:rPr>
                <w:del w:id="6754" w:author="Molly McEvilley" w:date="2023-07-20T06:11:00Z"/>
              </w:rPr>
            </w:pPr>
            <w:del w:id="6755" w:author="Molly McEvilley" w:date="2023-07-20T06:11:00Z">
              <w:r w:rsidDel="00E33C1F">
                <w:delText>ProjectType</w:delText>
              </w:r>
            </w:del>
          </w:p>
        </w:tc>
      </w:tr>
      <w:tr w:rsidR="001F2C07" w:rsidRPr="005F4836" w:rsidDel="00B11B9C" w14:paraId="0FB4A152" w14:textId="4DD97688" w:rsidTr="0030339F">
        <w:trPr>
          <w:trHeight w:val="216"/>
          <w:del w:id="6756" w:author="Molly McEvilley" w:date="2023-05-09T14:59:00Z"/>
        </w:trPr>
        <w:tc>
          <w:tcPr>
            <w:tcW w:w="9355" w:type="dxa"/>
          </w:tcPr>
          <w:p w14:paraId="1C7355F0" w14:textId="0A606CAE" w:rsidR="001F2C07" w:rsidDel="00B11B9C" w:rsidRDefault="001F2C07" w:rsidP="0030339F">
            <w:pPr>
              <w:pStyle w:val="NoSpacing"/>
              <w:rPr>
                <w:del w:id="6757" w:author="Molly McEvilley" w:date="2023-05-09T14:59:00Z"/>
              </w:rPr>
            </w:pPr>
            <w:del w:id="6758" w:author="Molly McEvilley" w:date="2023-05-09T14:59:00Z">
              <w:r w:rsidDel="00B11B9C">
                <w:delText>TrackingMethod</w:delText>
              </w:r>
            </w:del>
          </w:p>
        </w:tc>
      </w:tr>
      <w:tr w:rsidR="0060685A" w:rsidRPr="005F4836" w:rsidDel="00E33C1F" w14:paraId="31CE5FB3" w14:textId="7475C6DA" w:rsidTr="0030339F">
        <w:trPr>
          <w:trHeight w:val="216"/>
          <w:del w:id="6759" w:author="Molly McEvilley" w:date="2023-07-20T06:11:00Z"/>
        </w:trPr>
        <w:tc>
          <w:tcPr>
            <w:tcW w:w="9355" w:type="dxa"/>
          </w:tcPr>
          <w:p w14:paraId="1166DA38" w14:textId="7C7D781C" w:rsidR="0060685A" w:rsidDel="00E33C1F" w:rsidRDefault="0060685A" w:rsidP="0030339F">
            <w:pPr>
              <w:pStyle w:val="NoSpacing"/>
              <w:rPr>
                <w:del w:id="6760" w:author="Molly McEvilley" w:date="2023-07-20T06:11:00Z"/>
              </w:rPr>
            </w:pPr>
            <w:del w:id="6761" w:author="Molly McEvilley" w:date="2023-07-20T06:11:00Z">
              <w:r w:rsidDel="00E33C1F">
                <w:delText>ContinuumProject</w:delText>
              </w:r>
            </w:del>
          </w:p>
        </w:tc>
      </w:tr>
      <w:tr w:rsidR="0060685A" w:rsidRPr="005F4836" w:rsidDel="00E33C1F" w14:paraId="334B54D5" w14:textId="54B555D1" w:rsidTr="0030339F">
        <w:trPr>
          <w:trHeight w:val="216"/>
          <w:del w:id="6762" w:author="Molly McEvilley" w:date="2023-07-20T06:11:00Z"/>
        </w:trPr>
        <w:tc>
          <w:tcPr>
            <w:tcW w:w="9355" w:type="dxa"/>
          </w:tcPr>
          <w:p w14:paraId="553A2932" w14:textId="5B6BE176" w:rsidR="0060685A" w:rsidDel="00E33C1F" w:rsidRDefault="0060685A" w:rsidP="0030339F">
            <w:pPr>
              <w:pStyle w:val="NoSpacing"/>
              <w:rPr>
                <w:del w:id="6763" w:author="Molly McEvilley" w:date="2023-07-20T06:11:00Z"/>
              </w:rPr>
            </w:pPr>
            <w:del w:id="6764" w:author="Molly McEvilley" w:date="2023-07-20T06:11:00Z">
              <w:r w:rsidDel="00E33C1F">
                <w:delText>OperatingEndDate</w:delText>
              </w:r>
            </w:del>
          </w:p>
        </w:tc>
      </w:tr>
      <w:tr w:rsidR="0060685A" w:rsidRPr="005F4836" w:rsidDel="00E33C1F" w14:paraId="2C27B8E4" w14:textId="51735BBB" w:rsidTr="0030339F">
        <w:trPr>
          <w:trHeight w:val="216"/>
          <w:del w:id="6765"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6766" w:author="Molly McEvilley" w:date="2023-07-20T06:11:00Z"/>
                <w:b/>
                <w:bCs/>
              </w:rPr>
            </w:pPr>
            <w:del w:id="6767"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6768" w:author="Molly McEvilley" w:date="2023-07-20T06:11:00Z"/>
        </w:trPr>
        <w:tc>
          <w:tcPr>
            <w:tcW w:w="9355" w:type="dxa"/>
          </w:tcPr>
          <w:p w14:paraId="0AECD52E" w14:textId="0C469A76" w:rsidR="0060685A" w:rsidRPr="00246D5B" w:rsidDel="00E33C1F" w:rsidRDefault="0060685A" w:rsidP="0030339F">
            <w:pPr>
              <w:pStyle w:val="NoSpacing"/>
              <w:rPr>
                <w:del w:id="6769" w:author="Molly McEvilley" w:date="2023-07-20T06:11:00Z"/>
              </w:rPr>
            </w:pPr>
            <w:del w:id="6770" w:author="Molly McEvilley" w:date="2023-07-20T06:11:00Z">
              <w:r w:rsidDel="00E33C1F">
                <w:delText>ExitDate</w:delText>
              </w:r>
            </w:del>
          </w:p>
        </w:tc>
      </w:tr>
      <w:tr w:rsidR="001F2C07" w:rsidRPr="00845520" w:rsidDel="00E33C1F" w14:paraId="5BBD26AF" w14:textId="716E10B9" w:rsidTr="0030339F">
        <w:trPr>
          <w:trHeight w:val="216"/>
          <w:del w:id="6771"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6772" w:author="Molly McEvilley" w:date="2023-07-20T06:11:00Z"/>
                <w:b/>
                <w:bCs/>
              </w:rPr>
            </w:pPr>
            <w:del w:id="6773"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6774" w:author="Molly McEvilley" w:date="2023-07-20T06:11:00Z"/>
        </w:trPr>
        <w:tc>
          <w:tcPr>
            <w:tcW w:w="9355" w:type="dxa"/>
          </w:tcPr>
          <w:p w14:paraId="0281F62C" w14:textId="4123264F" w:rsidR="001F2C07" w:rsidDel="00E33C1F" w:rsidRDefault="001F2C07" w:rsidP="0030339F">
            <w:pPr>
              <w:pStyle w:val="NoSpacing"/>
              <w:rPr>
                <w:del w:id="6775" w:author="Molly McEvilley" w:date="2023-07-20T06:11:00Z"/>
              </w:rPr>
            </w:pPr>
            <w:del w:id="6776" w:author="Molly McEvilley" w:date="2023-07-20T06:11:00Z">
              <w:r w:rsidDel="00E33C1F">
                <w:delText>ProjectID</w:delText>
              </w:r>
            </w:del>
          </w:p>
        </w:tc>
      </w:tr>
      <w:tr w:rsidR="0060685A" w:rsidRPr="00845520" w:rsidDel="00E33C1F" w14:paraId="3454CEAA" w14:textId="00DD8010" w:rsidTr="001F2C07">
        <w:trPr>
          <w:trHeight w:val="216"/>
          <w:del w:id="6777"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6778" w:author="Molly McEvilley" w:date="2023-07-20T06:11:00Z"/>
                <w:b/>
                <w:bCs/>
              </w:rPr>
            </w:pPr>
            <w:del w:id="6779"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6780" w:author="Molly McEvilley" w:date="2023-07-20T06:11:00Z"/>
        </w:trPr>
        <w:tc>
          <w:tcPr>
            <w:tcW w:w="9355" w:type="dxa"/>
          </w:tcPr>
          <w:p w14:paraId="34892268" w14:textId="62F2BAB5" w:rsidR="0060685A" w:rsidDel="00E33C1F" w:rsidRDefault="001F2C07" w:rsidP="0030339F">
            <w:pPr>
              <w:pStyle w:val="NoSpacing"/>
              <w:rPr>
                <w:del w:id="6781" w:author="Molly McEvilley" w:date="2023-07-20T06:11:00Z"/>
              </w:rPr>
            </w:pPr>
            <w:del w:id="6782" w:author="Molly McEvilley" w:date="2023-07-20T06:11:00Z">
              <w:r w:rsidDel="00E33C1F">
                <w:delText>DateProvided</w:delText>
              </w:r>
            </w:del>
          </w:p>
        </w:tc>
      </w:tr>
      <w:tr w:rsidR="001F2C07" w:rsidRPr="005F4836" w:rsidDel="00E33C1F" w14:paraId="5BBF0129" w14:textId="3A3BE57A" w:rsidTr="0030339F">
        <w:trPr>
          <w:trHeight w:val="216"/>
          <w:del w:id="6783" w:author="Molly McEvilley" w:date="2023-07-20T06:11:00Z"/>
        </w:trPr>
        <w:tc>
          <w:tcPr>
            <w:tcW w:w="9355" w:type="dxa"/>
          </w:tcPr>
          <w:p w14:paraId="1C0DE2B5" w14:textId="7A0C057F" w:rsidR="001F2C07" w:rsidDel="00E33C1F" w:rsidRDefault="001F2C07" w:rsidP="0030339F">
            <w:pPr>
              <w:pStyle w:val="NoSpacing"/>
              <w:rPr>
                <w:del w:id="6784" w:author="Molly McEvilley" w:date="2023-07-20T06:11:00Z"/>
              </w:rPr>
            </w:pPr>
            <w:del w:id="6785" w:author="Molly McEvilley" w:date="2023-07-20T06:11:00Z">
              <w:r w:rsidDel="00E33C1F">
                <w:delText xml:space="preserve">RecordType </w:delText>
              </w:r>
            </w:del>
          </w:p>
        </w:tc>
      </w:tr>
      <w:tr w:rsidR="001F2C07" w:rsidRPr="005F4836" w:rsidDel="00E33C1F" w14:paraId="60E1E273" w14:textId="766A9D09" w:rsidTr="001F2C07">
        <w:trPr>
          <w:trHeight w:val="216"/>
          <w:del w:id="6786"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6787" w:author="Molly McEvilley" w:date="2023-07-20T06:11:00Z"/>
                <w:b/>
                <w:bCs/>
              </w:rPr>
            </w:pPr>
            <w:del w:id="6788"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6789" w:author="Molly McEvilley" w:date="2023-07-20T06:11:00Z"/>
        </w:trPr>
        <w:tc>
          <w:tcPr>
            <w:tcW w:w="9355" w:type="dxa"/>
          </w:tcPr>
          <w:p w14:paraId="2FB1D381" w14:textId="61D93CE8" w:rsidR="001F2C07" w:rsidDel="00E33C1F" w:rsidRDefault="001F2C07" w:rsidP="0030339F">
            <w:pPr>
              <w:pStyle w:val="NoSpacing"/>
              <w:rPr>
                <w:del w:id="6790" w:author="Molly McEvilley" w:date="2023-07-20T06:11:00Z"/>
              </w:rPr>
            </w:pPr>
            <w:del w:id="6791" w:author="Molly McEvilley" w:date="2023-07-20T06:11:00Z">
              <w:r w:rsidDel="00E33C1F">
                <w:delText>HouseholdID</w:delText>
              </w:r>
            </w:del>
          </w:p>
        </w:tc>
      </w:tr>
    </w:tbl>
    <w:p w14:paraId="04FB7581" w14:textId="5006FE9B" w:rsidR="0060685A" w:rsidDel="00E33C1F" w:rsidRDefault="0060685A" w:rsidP="0060685A">
      <w:pPr>
        <w:pStyle w:val="Heading4"/>
        <w:rPr>
          <w:del w:id="6792" w:author="Molly McEvilley" w:date="2023-07-20T06:11:00Z"/>
        </w:rPr>
      </w:pPr>
      <w:del w:id="6793"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6794"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6795" w:author="Molly McEvilley" w:date="2023-07-20T06:11:00Z"/>
                <w:b w:val="0"/>
                <w:bCs w:val="0"/>
                <w:color w:val="FFFFFF" w:themeColor="background1"/>
              </w:rPr>
            </w:pPr>
            <w:del w:id="6796"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6797" w:author="Molly McEvilley" w:date="2023-07-20T06:11:00Z"/>
        </w:trPr>
        <w:tc>
          <w:tcPr>
            <w:tcW w:w="1435" w:type="dxa"/>
          </w:tcPr>
          <w:p w14:paraId="3388BCA2" w14:textId="17248E36" w:rsidR="0060685A" w:rsidRPr="003A0FA0" w:rsidDel="00E33C1F" w:rsidRDefault="0060685A" w:rsidP="0030339F">
            <w:pPr>
              <w:pStyle w:val="NoSpacing"/>
              <w:rPr>
                <w:del w:id="6798" w:author="Molly McEvilley" w:date="2023-07-20T06:11:00Z"/>
              </w:rPr>
            </w:pPr>
            <w:del w:id="6799"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6800" w:author="Molly McEvilley" w:date="2023-07-20T06:11:00Z"/>
              </w:rPr>
            </w:pPr>
            <w:del w:id="6801" w:author="Molly McEvilley" w:date="2023-07-20T06:11:00Z">
              <w:r w:rsidDel="00E33C1F">
                <w:delText>See below</w:delText>
              </w:r>
            </w:del>
          </w:p>
        </w:tc>
      </w:tr>
      <w:tr w:rsidR="0060685A" w:rsidRPr="003A0FA0" w:rsidDel="00E33C1F" w14:paraId="79F834FF" w14:textId="3CDFA638" w:rsidTr="0030339F">
        <w:trPr>
          <w:del w:id="6802" w:author="Molly McEvilley" w:date="2023-07-20T06:11:00Z"/>
        </w:trPr>
        <w:tc>
          <w:tcPr>
            <w:tcW w:w="1435" w:type="dxa"/>
          </w:tcPr>
          <w:p w14:paraId="0DC1D90F" w14:textId="6E0E6BA7" w:rsidR="0060685A" w:rsidRPr="00845520" w:rsidDel="00E33C1F" w:rsidRDefault="0060685A" w:rsidP="0030339F">
            <w:pPr>
              <w:pStyle w:val="NoSpacing"/>
              <w:rPr>
                <w:del w:id="6803" w:author="Molly McEvilley" w:date="2023-07-20T06:11:00Z"/>
                <w:b/>
                <w:bCs/>
              </w:rPr>
            </w:pPr>
            <w:del w:id="6804"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6805" w:author="Molly McEvilley" w:date="2023-07-20T06:11:00Z"/>
              </w:rPr>
            </w:pPr>
            <w:del w:id="6806" w:author="Molly McEvilley" w:date="2023-07-20T06:11:00Z">
              <w:r w:rsidDel="00E33C1F">
                <w:delText>1</w:delText>
              </w:r>
            </w:del>
          </w:p>
        </w:tc>
      </w:tr>
      <w:tr w:rsidR="0060685A" w:rsidRPr="003A0FA0" w:rsidDel="00E33C1F" w14:paraId="386470C4" w14:textId="2532D588" w:rsidTr="0030339F">
        <w:trPr>
          <w:del w:id="6807" w:author="Molly McEvilley" w:date="2023-07-20T06:11:00Z"/>
        </w:trPr>
        <w:tc>
          <w:tcPr>
            <w:tcW w:w="1435" w:type="dxa"/>
          </w:tcPr>
          <w:p w14:paraId="42162302" w14:textId="5B1E44A5" w:rsidR="0060685A" w:rsidRPr="00845520" w:rsidDel="00E33C1F" w:rsidRDefault="0060685A" w:rsidP="0030339F">
            <w:pPr>
              <w:pStyle w:val="NoSpacing"/>
              <w:rPr>
                <w:del w:id="6808" w:author="Molly McEvilley" w:date="2023-07-20T06:11:00Z"/>
                <w:b/>
                <w:bCs/>
              </w:rPr>
            </w:pPr>
            <w:del w:id="6809"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6810" w:author="Molly McEvilley" w:date="2023-07-20T06:11:00Z"/>
              </w:rPr>
            </w:pPr>
            <w:del w:id="6811"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6812" w:author="Molly McEvilley" w:date="2023-07-20T06:11:00Z"/>
        </w:trPr>
        <w:tc>
          <w:tcPr>
            <w:tcW w:w="1435" w:type="dxa"/>
          </w:tcPr>
          <w:p w14:paraId="0046DFE8" w14:textId="09408F27" w:rsidR="0060685A" w:rsidRPr="003A0FA0" w:rsidDel="00E33C1F" w:rsidRDefault="0060685A" w:rsidP="0030339F">
            <w:pPr>
              <w:pStyle w:val="NoSpacing"/>
              <w:rPr>
                <w:del w:id="6813" w:author="Molly McEvilley" w:date="2023-07-20T06:11:00Z"/>
              </w:rPr>
            </w:pPr>
            <w:del w:id="6814"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6815" w:author="Molly McEvilley" w:date="2023-07-20T06:11:00Z"/>
              </w:rPr>
            </w:pPr>
            <w:del w:id="6816" w:author="Molly McEvilley" w:date="2023-07-20T06:11:00Z">
              <w:r w:rsidDel="00E33C1F">
                <w:delText>0</w:delText>
              </w:r>
            </w:del>
          </w:p>
        </w:tc>
      </w:tr>
      <w:tr w:rsidR="0060685A" w:rsidRPr="003A0FA0" w:rsidDel="00E33C1F" w14:paraId="16B9105B" w14:textId="466C2986" w:rsidTr="0030339F">
        <w:trPr>
          <w:del w:id="6817" w:author="Molly McEvilley" w:date="2023-07-20T06:11:00Z"/>
        </w:trPr>
        <w:tc>
          <w:tcPr>
            <w:tcW w:w="1435" w:type="dxa"/>
          </w:tcPr>
          <w:p w14:paraId="43533677" w14:textId="62695379" w:rsidR="0060685A" w:rsidRPr="003A0FA0" w:rsidDel="00E33C1F" w:rsidRDefault="0060685A" w:rsidP="0030339F">
            <w:pPr>
              <w:pStyle w:val="NoSpacing"/>
              <w:rPr>
                <w:del w:id="6818" w:author="Molly McEvilley" w:date="2023-07-20T06:11:00Z"/>
              </w:rPr>
            </w:pPr>
            <w:del w:id="6819"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6820" w:author="Molly McEvilley" w:date="2023-07-20T06:11:00Z"/>
              </w:rPr>
            </w:pPr>
            <w:del w:id="6821" w:author="Molly McEvilley" w:date="2023-07-20T06:11:00Z">
              <w:r w:rsidDel="00E33C1F">
                <w:delText>0</w:delText>
              </w:r>
            </w:del>
          </w:p>
        </w:tc>
      </w:tr>
      <w:tr w:rsidR="0060685A" w:rsidRPr="003A0FA0" w:rsidDel="00E33C1F" w14:paraId="06C5F5C9" w14:textId="7CFC5D60" w:rsidTr="0030339F">
        <w:trPr>
          <w:del w:id="6822" w:author="Molly McEvilley" w:date="2023-07-20T06:11:00Z"/>
        </w:trPr>
        <w:tc>
          <w:tcPr>
            <w:tcW w:w="1435" w:type="dxa"/>
          </w:tcPr>
          <w:p w14:paraId="54B52230" w14:textId="1787F0E0" w:rsidR="0060685A" w:rsidRPr="00845520" w:rsidDel="00E33C1F" w:rsidRDefault="0060685A" w:rsidP="0030339F">
            <w:pPr>
              <w:pStyle w:val="NoSpacing"/>
              <w:rPr>
                <w:del w:id="6823" w:author="Molly McEvilley" w:date="2023-07-20T06:11:00Z"/>
                <w:b/>
                <w:bCs/>
              </w:rPr>
            </w:pPr>
            <w:del w:id="6824"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6825" w:author="Molly McEvilley" w:date="2023-07-20T06:11:00Z"/>
              </w:rPr>
            </w:pPr>
            <w:del w:id="6826" w:author="Molly McEvilley" w:date="2023-07-20T06:11:00Z">
              <w:r w:rsidDel="00E33C1F">
                <w:delText>-1</w:delText>
              </w:r>
            </w:del>
          </w:p>
        </w:tc>
      </w:tr>
      <w:tr w:rsidR="0060685A" w:rsidRPr="003A0FA0" w:rsidDel="00E33C1F" w14:paraId="64501556" w14:textId="753A2019" w:rsidTr="0030339F">
        <w:trPr>
          <w:del w:id="6827" w:author="Molly McEvilley" w:date="2023-07-20T06:11:00Z"/>
        </w:trPr>
        <w:tc>
          <w:tcPr>
            <w:tcW w:w="1435" w:type="dxa"/>
          </w:tcPr>
          <w:p w14:paraId="7372D883" w14:textId="59521AB8" w:rsidR="0060685A" w:rsidRPr="00845520" w:rsidDel="00E33C1F" w:rsidRDefault="0060685A" w:rsidP="0030339F">
            <w:pPr>
              <w:pStyle w:val="NoSpacing"/>
              <w:rPr>
                <w:del w:id="6828" w:author="Molly McEvilley" w:date="2023-07-20T06:11:00Z"/>
                <w:b/>
                <w:bCs/>
              </w:rPr>
            </w:pPr>
            <w:del w:id="6829"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6830" w:author="Molly McEvilley" w:date="2023-07-20T06:11:00Z"/>
              </w:rPr>
            </w:pPr>
            <w:del w:id="6831"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6832" w:author="Molly McEvilley" w:date="2023-07-20T06:11:00Z"/>
        </w:trPr>
        <w:tc>
          <w:tcPr>
            <w:tcW w:w="1435" w:type="dxa"/>
          </w:tcPr>
          <w:p w14:paraId="6F4F7289" w14:textId="40EFA383" w:rsidR="0060685A" w:rsidRPr="003A0FA0" w:rsidDel="00E33C1F" w:rsidRDefault="0060685A" w:rsidP="0030339F">
            <w:pPr>
              <w:pStyle w:val="NoSpacing"/>
              <w:rPr>
                <w:del w:id="6833" w:author="Molly McEvilley" w:date="2023-07-20T06:11:00Z"/>
              </w:rPr>
            </w:pPr>
            <w:del w:id="6834"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6835" w:author="Molly McEvilley" w:date="2023-07-20T06:11:00Z"/>
              </w:rPr>
            </w:pPr>
            <w:del w:id="6836" w:author="Molly McEvilley" w:date="2023-07-20T00:36:00Z">
              <w:r w:rsidDel="00F34264">
                <w:delText>60</w:delText>
              </w:r>
              <w:r w:rsidR="0060685A" w:rsidDel="00F34264">
                <w:delText xml:space="preserve"> </w:delText>
              </w:r>
            </w:del>
            <w:del w:id="6837" w:author="Molly McEvilley" w:date="2023-07-20T06:11:00Z">
              <w:r w:rsidR="0060685A" w:rsidDel="00E33C1F">
                <w:delText xml:space="preserve">and </w:delText>
              </w:r>
            </w:del>
            <w:del w:id="6838" w:author="Molly McEvilley" w:date="2023-07-20T00:36:00Z">
              <w:r w:rsidDel="00F34264">
                <w:delText>61</w:delText>
              </w:r>
              <w:r w:rsidR="0060685A" w:rsidDel="00F34264">
                <w:delText xml:space="preserve"> </w:delText>
              </w:r>
            </w:del>
            <w:del w:id="6839" w:author="Molly McEvilley" w:date="2023-07-20T06:11:00Z">
              <w:r w:rsidR="0060685A" w:rsidDel="00E33C1F">
                <w:delText>(see below)</w:delText>
              </w:r>
            </w:del>
          </w:p>
        </w:tc>
      </w:tr>
      <w:tr w:rsidR="0060685A" w:rsidRPr="003A0FA0" w:rsidDel="00E33C1F" w14:paraId="328D241C" w14:textId="172723D0" w:rsidTr="0030339F">
        <w:trPr>
          <w:del w:id="6840" w:author="Molly McEvilley" w:date="2023-07-20T06:11:00Z"/>
        </w:trPr>
        <w:tc>
          <w:tcPr>
            <w:tcW w:w="1435" w:type="dxa"/>
          </w:tcPr>
          <w:p w14:paraId="0FEDE13D" w14:textId="5A229580" w:rsidR="0060685A" w:rsidRPr="003A0FA0" w:rsidDel="00E33C1F" w:rsidRDefault="0060685A" w:rsidP="0030339F">
            <w:pPr>
              <w:pStyle w:val="NoSpacing"/>
              <w:rPr>
                <w:del w:id="6841" w:author="Molly McEvilley" w:date="2023-07-20T06:11:00Z"/>
              </w:rPr>
            </w:pPr>
            <w:del w:id="6842"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6843" w:author="Molly McEvilley" w:date="2023-07-20T06:11:00Z"/>
              </w:rPr>
            </w:pPr>
            <w:del w:id="6844"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6845" w:author="Molly McEvilley" w:date="2023-07-20T06:11:00Z"/>
        </w:rPr>
      </w:pPr>
      <w:del w:id="6846" w:author="Molly McEvilley" w:date="2023-07-20T06:11:00Z">
        <w:r w:rsidDel="00E33C1F">
          <w:delText>Logic</w:delText>
        </w:r>
      </w:del>
    </w:p>
    <w:p w14:paraId="35190B0B" w14:textId="42B04C5D" w:rsidR="0060685A" w:rsidDel="00E33C1F" w:rsidRDefault="0060685A" w:rsidP="0060685A">
      <w:pPr>
        <w:rPr>
          <w:del w:id="6847" w:author="Molly McEvilley" w:date="2023-07-20T06:11:00Z"/>
        </w:rPr>
      </w:pPr>
      <w:del w:id="6848"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6849" w:author="Molly McEvilley" w:date="2023-07-20T00:36:00Z">
        <w:r w:rsidDel="00F34264">
          <w:delText xml:space="preserve">60 </w:delText>
        </w:r>
      </w:del>
      <w:ins w:id="6850"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6851" w:author="Molly McEvilley" w:date="2023-07-20T00:36:00Z">
        <w:r w:rsidDel="00F34264">
          <w:delText xml:space="preserve">61 </w:delText>
        </w:r>
      </w:del>
      <w:ins w:id="6852"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6853" w:author="Molly McEvilley" w:date="2023-05-09T15:00:00Z">
        <w:r w:rsidR="007F32D3">
          <w:rPr>
            <w:rFonts w:ascii="Calibri" w:hAnsi="Calibri" w:cs="Calibri"/>
          </w:rPr>
          <w:t>; and</w:t>
        </w:r>
      </w:ins>
      <w:del w:id="6854"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6855"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6856" w:author="Molly McEvilley" w:date="2023-07-20T00:37:00Z">
        <w:r w:rsidR="00DE2AC2" w:rsidRPr="10B9F996" w:rsidDel="00F34264">
          <w:rPr>
            <w:rFonts w:ascii="Calibri" w:hAnsi="Calibri" w:cs="Calibri"/>
          </w:rPr>
          <w:delText>60</w:delText>
        </w:r>
      </w:del>
      <w:ins w:id="6857"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6858" w:author="Molly McEvilley" w:date="2023-07-20T00:37:00Z">
        <w:r w:rsidRPr="10B9F996" w:rsidDel="00F34264">
          <w:rPr>
            <w:rFonts w:ascii="Calibri" w:hAnsi="Calibri" w:cs="Calibri"/>
          </w:rPr>
          <w:delText>61</w:delText>
        </w:r>
      </w:del>
      <w:ins w:id="6859"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6860" w:name="_Data_Quality_–"/>
      <w:bookmarkStart w:id="6861" w:name="_Counts_of_Households"/>
      <w:bookmarkStart w:id="6862" w:name="_Toc37849829"/>
      <w:bookmarkStart w:id="6863" w:name="_Toc140490139"/>
      <w:bookmarkEnd w:id="6860"/>
      <w:bookmarkEnd w:id="6861"/>
      <w:ins w:id="6864" w:author="Molly McEvilley" w:date="2023-07-20T00:40:00Z">
        <w:r>
          <w:t xml:space="preserve">DQ - </w:t>
        </w:r>
      </w:ins>
      <w:r w:rsidR="00D705D2">
        <w:t xml:space="preserve">Counts of </w:t>
      </w:r>
      <w:r w:rsidR="00EB1C9F">
        <w:t xml:space="preserve">Households </w:t>
      </w:r>
      <w:r w:rsidR="00D705D2">
        <w:t xml:space="preserve">with no EnrollmentCoC </w:t>
      </w:r>
      <w:del w:id="6865" w:author="Molly McEvilley" w:date="2023-07-20T00:40:00Z">
        <w:r w:rsidR="00D705D2" w:rsidDel="00F34264">
          <w:delText xml:space="preserve">Record </w:delText>
        </w:r>
      </w:del>
      <w:r w:rsidR="00D705D2">
        <w:t>by Project</w:t>
      </w:r>
      <w:bookmarkEnd w:id="6862"/>
      <w:bookmarkEnd w:id="6863"/>
    </w:p>
    <w:p w14:paraId="30E606E8" w14:textId="3443627D" w:rsidR="00EB1C9F" w:rsidRPr="00EF3C8B" w:rsidDel="00E33C1F" w:rsidRDefault="00EB1C9F" w:rsidP="009400D2">
      <w:pPr>
        <w:jc w:val="center"/>
        <w:rPr>
          <w:del w:id="6866" w:author="Molly McEvilley" w:date="2023-07-20T06:11:00Z"/>
        </w:rPr>
      </w:pPr>
      <w:del w:id="6867"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6868"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6869" w:author="Molly McEvilley" w:date="2023-06-30T12:10:00Z"/>
                <w:b/>
                <w:bCs/>
              </w:rPr>
            </w:pPr>
            <w:del w:id="6870"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6871" w:author="Molly McEvilley" w:date="2023-06-30T12:10:00Z"/>
        </w:trPr>
        <w:tc>
          <w:tcPr>
            <w:tcW w:w="9355" w:type="dxa"/>
          </w:tcPr>
          <w:p w14:paraId="39B23B4A" w14:textId="7889AC4B" w:rsidR="0021678F" w:rsidDel="000D3130" w:rsidRDefault="0021678F" w:rsidP="0030339F">
            <w:pPr>
              <w:pStyle w:val="NoSpacing"/>
              <w:rPr>
                <w:del w:id="6872" w:author="Molly McEvilley" w:date="2023-06-30T12:10:00Z"/>
              </w:rPr>
            </w:pPr>
            <w:del w:id="6873" w:author="Molly McEvilley" w:date="2023-06-30T12:10:00Z">
              <w:r w:rsidDel="000D3130">
                <w:delText>CoCCode</w:delText>
              </w:r>
            </w:del>
          </w:p>
        </w:tc>
      </w:tr>
    </w:tbl>
    <w:p w14:paraId="6A809C51" w14:textId="09601969" w:rsidR="0021678F" w:rsidDel="00E33C1F" w:rsidRDefault="0021678F" w:rsidP="0021678F">
      <w:pPr>
        <w:pStyle w:val="Heading3"/>
        <w:rPr>
          <w:del w:id="6874" w:author="Molly McEvilley" w:date="2023-07-20T06:11:00Z"/>
        </w:rPr>
      </w:pPr>
      <w:del w:id="6875" w:author="Molly McEvilley" w:date="2023-07-20T06:11:00Z">
        <w:r w:rsidDel="00E33C1F">
          <w:delText>Relevant Data</w:delText>
        </w:r>
      </w:del>
    </w:p>
    <w:p w14:paraId="62F9C669" w14:textId="259EB99F" w:rsidR="0021678F" w:rsidDel="00E33C1F" w:rsidRDefault="0021678F" w:rsidP="0021678F">
      <w:pPr>
        <w:pStyle w:val="Heading4"/>
        <w:rPr>
          <w:del w:id="6876" w:author="Molly McEvilley" w:date="2023-07-20T06:11:00Z"/>
        </w:rPr>
      </w:pPr>
      <w:del w:id="6877"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6878"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6879" w:author="Molly McEvilley" w:date="2023-07-20T06:11:00Z"/>
                <w:b/>
                <w:bCs/>
              </w:rPr>
            </w:pPr>
            <w:del w:id="6880" w:author="Molly McEvilley" w:date="2023-07-20T06:11:00Z">
              <w:r w:rsidDel="00E33C1F">
                <w:rPr>
                  <w:b/>
                  <w:bCs/>
                </w:rPr>
                <w:delText>lsa_Project</w:delText>
              </w:r>
            </w:del>
          </w:p>
        </w:tc>
      </w:tr>
      <w:tr w:rsidR="0021678F" w:rsidRPr="005F4836" w:rsidDel="00E33C1F" w14:paraId="1E291DC1" w14:textId="6CCF4A88" w:rsidTr="0030339F">
        <w:trPr>
          <w:trHeight w:val="216"/>
          <w:del w:id="6881" w:author="Molly McEvilley" w:date="2023-07-20T06:11:00Z"/>
        </w:trPr>
        <w:tc>
          <w:tcPr>
            <w:tcW w:w="9355" w:type="dxa"/>
          </w:tcPr>
          <w:p w14:paraId="074C88CF" w14:textId="506FD1C5" w:rsidR="0021678F" w:rsidRPr="00246D5B" w:rsidDel="00E33C1F" w:rsidRDefault="0021678F" w:rsidP="0030339F">
            <w:pPr>
              <w:pStyle w:val="NoSpacing"/>
              <w:rPr>
                <w:del w:id="6882" w:author="Molly McEvilley" w:date="2023-07-20T06:11:00Z"/>
              </w:rPr>
            </w:pPr>
            <w:del w:id="6883" w:author="Molly McEvilley" w:date="2023-07-20T06:11:00Z">
              <w:r w:rsidDel="00E33C1F">
                <w:delText>ProjectType</w:delText>
              </w:r>
            </w:del>
          </w:p>
        </w:tc>
      </w:tr>
      <w:tr w:rsidR="0021678F" w:rsidRPr="005F4836" w:rsidDel="00E33C1F" w14:paraId="20BEB101" w14:textId="7132046E" w:rsidTr="0030339F">
        <w:trPr>
          <w:trHeight w:val="216"/>
          <w:del w:id="6884"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6885" w:author="Molly McEvilley" w:date="2023-07-20T06:11:00Z"/>
                <w:b/>
                <w:bCs/>
              </w:rPr>
            </w:pPr>
            <w:del w:id="6886"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6887" w:author="Molly McEvilley" w:date="2023-07-20T06:11:00Z"/>
        </w:trPr>
        <w:tc>
          <w:tcPr>
            <w:tcW w:w="9355" w:type="dxa"/>
          </w:tcPr>
          <w:p w14:paraId="4E992ACF" w14:textId="1D61D8E8" w:rsidR="0021678F" w:rsidRPr="00246D5B" w:rsidDel="00E33C1F" w:rsidRDefault="0021678F" w:rsidP="0030339F">
            <w:pPr>
              <w:pStyle w:val="NoSpacing"/>
              <w:rPr>
                <w:del w:id="6888" w:author="Molly McEvilley" w:date="2023-07-20T06:11:00Z"/>
              </w:rPr>
            </w:pPr>
            <w:del w:id="6889" w:author="Molly McEvilley" w:date="2023-07-20T06:11:00Z">
              <w:r w:rsidDel="00E33C1F">
                <w:delText>ExitDate</w:delText>
              </w:r>
            </w:del>
          </w:p>
        </w:tc>
      </w:tr>
      <w:tr w:rsidR="0021678F" w:rsidRPr="00845520" w:rsidDel="00E33C1F" w14:paraId="4B84908C" w14:textId="44F3723B" w:rsidTr="0030339F">
        <w:trPr>
          <w:trHeight w:val="216"/>
          <w:del w:id="6890"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6891" w:author="Molly McEvilley" w:date="2023-07-20T06:11:00Z"/>
                <w:b/>
                <w:bCs/>
              </w:rPr>
            </w:pPr>
            <w:del w:id="6892"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6893" w:author="Molly McEvilley" w:date="2023-07-20T06:11:00Z"/>
        </w:trPr>
        <w:tc>
          <w:tcPr>
            <w:tcW w:w="9355" w:type="dxa"/>
          </w:tcPr>
          <w:p w14:paraId="37AA1BC8" w14:textId="15C6C707" w:rsidR="0021678F" w:rsidDel="00E33C1F" w:rsidRDefault="0021678F" w:rsidP="0030339F">
            <w:pPr>
              <w:pStyle w:val="NoSpacing"/>
              <w:rPr>
                <w:del w:id="6894" w:author="Molly McEvilley" w:date="2023-07-20T06:11:00Z"/>
              </w:rPr>
            </w:pPr>
            <w:del w:id="6895" w:author="Molly McEvilley" w:date="2023-07-20T06:11:00Z">
              <w:r w:rsidDel="00E33C1F">
                <w:delText>ProjectID</w:delText>
              </w:r>
            </w:del>
          </w:p>
        </w:tc>
      </w:tr>
      <w:tr w:rsidR="0021678F" w:rsidRPr="005F4836" w:rsidDel="00E33C1F" w14:paraId="4AB1761D" w14:textId="610A9443" w:rsidTr="0030339F">
        <w:trPr>
          <w:trHeight w:val="216"/>
          <w:del w:id="6896" w:author="Molly McEvilley" w:date="2023-07-20T06:11:00Z"/>
        </w:trPr>
        <w:tc>
          <w:tcPr>
            <w:tcW w:w="9355" w:type="dxa"/>
          </w:tcPr>
          <w:p w14:paraId="0D568177" w14:textId="22DBB063" w:rsidR="0021678F" w:rsidDel="00E33C1F" w:rsidRDefault="0021678F" w:rsidP="0030339F">
            <w:pPr>
              <w:pStyle w:val="NoSpacing"/>
              <w:rPr>
                <w:del w:id="6897" w:author="Molly McEvilley" w:date="2023-07-20T06:11:00Z"/>
              </w:rPr>
            </w:pPr>
            <w:del w:id="6898" w:author="Molly McEvilley" w:date="2023-07-20T06:11:00Z">
              <w:r w:rsidDel="00E33C1F">
                <w:delText>RelationshipToHoH</w:delText>
              </w:r>
            </w:del>
          </w:p>
        </w:tc>
      </w:tr>
      <w:tr w:rsidR="0021678F" w:rsidRPr="005F4836" w:rsidDel="00E33C1F" w14:paraId="79699CB2" w14:textId="6B1D0B78" w:rsidTr="0030339F">
        <w:trPr>
          <w:trHeight w:val="216"/>
          <w:del w:id="6899" w:author="Molly McEvilley" w:date="2023-07-20T06:11:00Z"/>
        </w:trPr>
        <w:tc>
          <w:tcPr>
            <w:tcW w:w="9355" w:type="dxa"/>
          </w:tcPr>
          <w:p w14:paraId="2F981BA7" w14:textId="497D6874" w:rsidR="0021678F" w:rsidDel="00E33C1F" w:rsidRDefault="00EA02DC" w:rsidP="0030339F">
            <w:pPr>
              <w:pStyle w:val="NoSpacing"/>
              <w:rPr>
                <w:del w:id="6900" w:author="Molly McEvilley" w:date="2023-07-20T06:11:00Z"/>
              </w:rPr>
            </w:pPr>
            <w:del w:id="6901" w:author="Molly McEvilley" w:date="2023-07-20T06:11:00Z">
              <w:r w:rsidDel="00E33C1F">
                <w:delText>EntryDate</w:delText>
              </w:r>
            </w:del>
          </w:p>
        </w:tc>
      </w:tr>
      <w:tr w:rsidR="0021678F" w:rsidRPr="005F4836" w:rsidDel="0032553E" w14:paraId="34F7AD78" w14:textId="0BBD6B90" w:rsidTr="00EA02DC">
        <w:trPr>
          <w:trHeight w:val="216"/>
          <w:del w:id="6902"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6903" w:author="Molly McEvilley" w:date="2023-06-30T12:07:00Z"/>
              </w:rPr>
            </w:pPr>
            <w:del w:id="6904"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6905" w:author="Molly McEvilley" w:date="2023-06-30T12:07:00Z"/>
        </w:trPr>
        <w:tc>
          <w:tcPr>
            <w:tcW w:w="9355" w:type="dxa"/>
          </w:tcPr>
          <w:p w14:paraId="0FDDE8E9" w14:textId="72D25A30" w:rsidR="0021678F" w:rsidDel="0032553E" w:rsidRDefault="0021678F" w:rsidP="0021678F">
            <w:pPr>
              <w:pStyle w:val="NoSpacing"/>
              <w:rPr>
                <w:del w:id="6906" w:author="Molly McEvilley" w:date="2023-06-30T12:07:00Z"/>
                <w:b/>
                <w:bCs/>
              </w:rPr>
            </w:pPr>
            <w:del w:id="6907" w:author="Molly McEvilley" w:date="2023-06-30T12:07:00Z">
              <w:r w:rsidDel="0032553E">
                <w:delText>InformationDate</w:delText>
              </w:r>
            </w:del>
          </w:p>
        </w:tc>
      </w:tr>
      <w:tr w:rsidR="0021678F" w:rsidRPr="005F4836" w:rsidDel="00E33C1F" w14:paraId="2C447667" w14:textId="6E907B85" w:rsidTr="0030339F">
        <w:trPr>
          <w:trHeight w:val="216"/>
          <w:del w:id="6908" w:author="Molly McEvilley" w:date="2023-07-20T06:11:00Z"/>
        </w:trPr>
        <w:tc>
          <w:tcPr>
            <w:tcW w:w="9355" w:type="dxa"/>
          </w:tcPr>
          <w:p w14:paraId="7CA3A02A" w14:textId="4E53592A" w:rsidR="0021678F" w:rsidDel="00E33C1F" w:rsidRDefault="0021678F" w:rsidP="0021678F">
            <w:pPr>
              <w:pStyle w:val="NoSpacing"/>
              <w:rPr>
                <w:del w:id="6909" w:author="Molly McEvilley" w:date="2023-07-20T06:11:00Z"/>
              </w:rPr>
            </w:pPr>
            <w:del w:id="6910" w:author="Molly McEvilley" w:date="2023-06-30T12:07:00Z">
              <w:r w:rsidDel="0032553E">
                <w:delText>CoCCode</w:delText>
              </w:r>
            </w:del>
          </w:p>
        </w:tc>
      </w:tr>
    </w:tbl>
    <w:p w14:paraId="1CC69BA1" w14:textId="1449BB81" w:rsidR="0021678F" w:rsidDel="00E33C1F" w:rsidRDefault="0021678F" w:rsidP="0021678F">
      <w:pPr>
        <w:pStyle w:val="Heading4"/>
        <w:rPr>
          <w:del w:id="6911" w:author="Molly McEvilley" w:date="2023-07-20T06:11:00Z"/>
        </w:rPr>
      </w:pPr>
      <w:del w:id="6912"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6913"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6914" w:author="Molly McEvilley" w:date="2023-07-20T06:11:00Z"/>
                <w:color w:val="FFFFFF" w:themeColor="background1"/>
              </w:rPr>
            </w:pPr>
            <w:del w:id="6915"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6916" w:author="Molly McEvilley" w:date="2023-07-20T06:11:00Z"/>
        </w:trPr>
        <w:tc>
          <w:tcPr>
            <w:tcW w:w="1435" w:type="dxa"/>
          </w:tcPr>
          <w:p w14:paraId="5BFFB8DF" w14:textId="50FC7C35" w:rsidR="0021678F" w:rsidRPr="003A0FA0" w:rsidDel="00E33C1F" w:rsidRDefault="0021678F" w:rsidP="0030339F">
            <w:pPr>
              <w:pStyle w:val="NoSpacing"/>
              <w:rPr>
                <w:del w:id="6917" w:author="Molly McEvilley" w:date="2023-07-20T06:11:00Z"/>
              </w:rPr>
            </w:pPr>
            <w:del w:id="6918"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6919" w:author="Molly McEvilley" w:date="2023-07-20T06:11:00Z"/>
              </w:rPr>
            </w:pPr>
            <w:del w:id="6920" w:author="Molly McEvilley" w:date="2023-07-20T06:11:00Z">
              <w:r w:rsidDel="00E33C1F">
                <w:delText>See below</w:delText>
              </w:r>
            </w:del>
          </w:p>
        </w:tc>
      </w:tr>
      <w:tr w:rsidR="0021678F" w:rsidRPr="003A0FA0" w:rsidDel="00E33C1F" w14:paraId="4AF43ADE" w14:textId="1E7811AB" w:rsidTr="0030339F">
        <w:trPr>
          <w:del w:id="6921" w:author="Molly McEvilley" w:date="2023-07-20T06:11:00Z"/>
        </w:trPr>
        <w:tc>
          <w:tcPr>
            <w:tcW w:w="1435" w:type="dxa"/>
          </w:tcPr>
          <w:p w14:paraId="4F46DA64" w14:textId="52B95C05" w:rsidR="0021678F" w:rsidRPr="00845520" w:rsidDel="00E33C1F" w:rsidRDefault="0021678F" w:rsidP="0030339F">
            <w:pPr>
              <w:pStyle w:val="NoSpacing"/>
              <w:rPr>
                <w:del w:id="6922" w:author="Molly McEvilley" w:date="2023-07-20T06:11:00Z"/>
                <w:b/>
                <w:bCs/>
              </w:rPr>
            </w:pPr>
            <w:del w:id="6923"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6924" w:author="Molly McEvilley" w:date="2023-07-20T06:11:00Z"/>
              </w:rPr>
            </w:pPr>
            <w:del w:id="6925" w:author="Molly McEvilley" w:date="2023-07-20T06:11:00Z">
              <w:r w:rsidDel="00E33C1F">
                <w:delText>1</w:delText>
              </w:r>
            </w:del>
          </w:p>
        </w:tc>
      </w:tr>
      <w:tr w:rsidR="0021678F" w:rsidRPr="003A0FA0" w:rsidDel="00E33C1F" w14:paraId="28DA888F" w14:textId="298A3615" w:rsidTr="0030339F">
        <w:trPr>
          <w:del w:id="6926" w:author="Molly McEvilley" w:date="2023-07-20T06:11:00Z"/>
        </w:trPr>
        <w:tc>
          <w:tcPr>
            <w:tcW w:w="1435" w:type="dxa"/>
          </w:tcPr>
          <w:p w14:paraId="16833DD4" w14:textId="6B7B997D" w:rsidR="0021678F" w:rsidRPr="00845520" w:rsidDel="00E33C1F" w:rsidRDefault="0021678F" w:rsidP="0030339F">
            <w:pPr>
              <w:pStyle w:val="NoSpacing"/>
              <w:rPr>
                <w:del w:id="6927" w:author="Molly McEvilley" w:date="2023-07-20T06:11:00Z"/>
                <w:b/>
                <w:bCs/>
              </w:rPr>
            </w:pPr>
            <w:del w:id="6928"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6929" w:author="Molly McEvilley" w:date="2023-07-20T06:11:00Z"/>
              </w:rPr>
            </w:pPr>
            <w:del w:id="6930" w:author="Molly McEvilley" w:date="2023-07-20T06:11:00Z">
              <w:r w:rsidDel="00E33C1F">
                <w:delText xml:space="preserve">10 </w:delText>
              </w:r>
            </w:del>
          </w:p>
        </w:tc>
      </w:tr>
      <w:tr w:rsidR="0021678F" w:rsidRPr="003A0FA0" w:rsidDel="00E33C1F" w14:paraId="157C2A14" w14:textId="631D667A" w:rsidTr="0030339F">
        <w:trPr>
          <w:del w:id="6931" w:author="Molly McEvilley" w:date="2023-07-20T06:11:00Z"/>
        </w:trPr>
        <w:tc>
          <w:tcPr>
            <w:tcW w:w="1435" w:type="dxa"/>
          </w:tcPr>
          <w:p w14:paraId="62B59A22" w14:textId="40955CFE" w:rsidR="0021678F" w:rsidRPr="003A0FA0" w:rsidDel="00E33C1F" w:rsidRDefault="0021678F" w:rsidP="0030339F">
            <w:pPr>
              <w:pStyle w:val="NoSpacing"/>
              <w:rPr>
                <w:del w:id="6932" w:author="Molly McEvilley" w:date="2023-07-20T06:11:00Z"/>
              </w:rPr>
            </w:pPr>
            <w:del w:id="6933"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6934" w:author="Molly McEvilley" w:date="2023-07-20T06:11:00Z"/>
              </w:rPr>
            </w:pPr>
            <w:del w:id="6935" w:author="Molly McEvilley" w:date="2023-07-20T06:11:00Z">
              <w:r w:rsidDel="00E33C1F">
                <w:delText>0</w:delText>
              </w:r>
            </w:del>
          </w:p>
        </w:tc>
      </w:tr>
      <w:tr w:rsidR="0021678F" w:rsidRPr="003A0FA0" w:rsidDel="00E33C1F" w14:paraId="3682830D" w14:textId="21585971" w:rsidTr="0030339F">
        <w:trPr>
          <w:del w:id="6936" w:author="Molly McEvilley" w:date="2023-07-20T06:11:00Z"/>
        </w:trPr>
        <w:tc>
          <w:tcPr>
            <w:tcW w:w="1435" w:type="dxa"/>
          </w:tcPr>
          <w:p w14:paraId="5766EFF2" w14:textId="3815E0EF" w:rsidR="0021678F" w:rsidRPr="003A0FA0" w:rsidDel="00E33C1F" w:rsidRDefault="0021678F" w:rsidP="0030339F">
            <w:pPr>
              <w:pStyle w:val="NoSpacing"/>
              <w:rPr>
                <w:del w:id="6937" w:author="Molly McEvilley" w:date="2023-07-20T06:11:00Z"/>
              </w:rPr>
            </w:pPr>
            <w:del w:id="6938"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6939" w:author="Molly McEvilley" w:date="2023-07-20T06:11:00Z"/>
              </w:rPr>
            </w:pPr>
            <w:del w:id="6940" w:author="Molly McEvilley" w:date="2023-07-20T06:11:00Z">
              <w:r w:rsidDel="00E33C1F">
                <w:delText>0</w:delText>
              </w:r>
            </w:del>
          </w:p>
        </w:tc>
      </w:tr>
      <w:tr w:rsidR="0021678F" w:rsidRPr="003A0FA0" w:rsidDel="00E33C1F" w14:paraId="60FB56E4" w14:textId="416B7A36" w:rsidTr="0030339F">
        <w:trPr>
          <w:del w:id="6941" w:author="Molly McEvilley" w:date="2023-07-20T06:11:00Z"/>
        </w:trPr>
        <w:tc>
          <w:tcPr>
            <w:tcW w:w="1435" w:type="dxa"/>
          </w:tcPr>
          <w:p w14:paraId="47EA6655" w14:textId="2C066792" w:rsidR="0021678F" w:rsidRPr="00845520" w:rsidDel="00E33C1F" w:rsidRDefault="0021678F" w:rsidP="0030339F">
            <w:pPr>
              <w:pStyle w:val="NoSpacing"/>
              <w:rPr>
                <w:del w:id="6942" w:author="Molly McEvilley" w:date="2023-07-20T06:11:00Z"/>
                <w:b/>
                <w:bCs/>
              </w:rPr>
            </w:pPr>
            <w:del w:id="6943"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6944" w:author="Molly McEvilley" w:date="2023-07-20T06:11:00Z"/>
              </w:rPr>
            </w:pPr>
            <w:del w:id="6945" w:author="Molly McEvilley" w:date="2023-07-20T06:11:00Z">
              <w:r w:rsidDel="00E33C1F">
                <w:delText>-1</w:delText>
              </w:r>
            </w:del>
          </w:p>
        </w:tc>
      </w:tr>
      <w:tr w:rsidR="0021678F" w:rsidRPr="003A0FA0" w:rsidDel="00E33C1F" w14:paraId="451F8CDB" w14:textId="735A8789" w:rsidTr="0030339F">
        <w:trPr>
          <w:del w:id="6946" w:author="Molly McEvilley" w:date="2023-07-20T06:11:00Z"/>
        </w:trPr>
        <w:tc>
          <w:tcPr>
            <w:tcW w:w="1435" w:type="dxa"/>
          </w:tcPr>
          <w:p w14:paraId="254144EB" w14:textId="4BC37C5B" w:rsidR="0021678F" w:rsidRPr="00845520" w:rsidDel="00E33C1F" w:rsidRDefault="0021678F" w:rsidP="0030339F">
            <w:pPr>
              <w:pStyle w:val="NoSpacing"/>
              <w:rPr>
                <w:del w:id="6947" w:author="Molly McEvilley" w:date="2023-07-20T06:11:00Z"/>
                <w:b/>
                <w:bCs/>
              </w:rPr>
            </w:pPr>
            <w:del w:id="6948"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6949" w:author="Molly McEvilley" w:date="2023-07-20T06:11:00Z"/>
              </w:rPr>
            </w:pPr>
            <w:del w:id="6950"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6951" w:author="Molly McEvilley" w:date="2023-07-20T06:11:00Z"/>
        </w:trPr>
        <w:tc>
          <w:tcPr>
            <w:tcW w:w="1435" w:type="dxa"/>
          </w:tcPr>
          <w:p w14:paraId="666B8705" w14:textId="10F56E89" w:rsidR="0021678F" w:rsidRPr="003A0FA0" w:rsidDel="00E33C1F" w:rsidRDefault="0021678F" w:rsidP="0030339F">
            <w:pPr>
              <w:pStyle w:val="NoSpacing"/>
              <w:rPr>
                <w:del w:id="6952" w:author="Molly McEvilley" w:date="2023-07-20T06:11:00Z"/>
              </w:rPr>
            </w:pPr>
            <w:del w:id="6953"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6954" w:author="Molly McEvilley" w:date="2023-07-20T06:11:00Z"/>
              </w:rPr>
            </w:pPr>
            <w:del w:id="6955" w:author="Molly McEvilley" w:date="2023-07-20T00:37:00Z">
              <w:r w:rsidDel="00F34264">
                <w:delText>62</w:delText>
              </w:r>
            </w:del>
          </w:p>
        </w:tc>
      </w:tr>
      <w:tr w:rsidR="0021678F" w:rsidRPr="003A0FA0" w:rsidDel="00E33C1F" w14:paraId="29AEC7C6" w14:textId="68FAA108" w:rsidTr="0030339F">
        <w:trPr>
          <w:del w:id="6956" w:author="Molly McEvilley" w:date="2023-07-20T06:11:00Z"/>
        </w:trPr>
        <w:tc>
          <w:tcPr>
            <w:tcW w:w="1435" w:type="dxa"/>
          </w:tcPr>
          <w:p w14:paraId="28A2FF95" w14:textId="2E9B29EE" w:rsidR="0021678F" w:rsidRPr="003A0FA0" w:rsidDel="00E33C1F" w:rsidRDefault="0021678F" w:rsidP="0030339F">
            <w:pPr>
              <w:pStyle w:val="NoSpacing"/>
              <w:rPr>
                <w:del w:id="6957" w:author="Molly McEvilley" w:date="2023-07-20T06:11:00Z"/>
              </w:rPr>
            </w:pPr>
            <w:del w:id="6958"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6959" w:author="Molly McEvilley" w:date="2023-07-20T06:11:00Z"/>
              </w:rPr>
            </w:pPr>
            <w:del w:id="6960"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6961" w:author="Molly McEvilley" w:date="2023-07-20T06:11:00Z"/>
        </w:rPr>
      </w:pPr>
      <w:del w:id="6962"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6963" w:author="Molly McEvilley" w:date="2023-07-20T00:37:00Z">
        <w:r w:rsidDel="00F34264">
          <w:delText xml:space="preserve">62 </w:delText>
        </w:r>
      </w:del>
      <w:ins w:id="6964" w:author="Molly McEvilley" w:date="2023-07-20T00:37:00Z">
        <w:r w:rsidR="00F34264">
          <w:t xml:space="preserve">905 </w:t>
        </w:r>
      </w:ins>
      <w:r>
        <w:t>counts</w:t>
      </w:r>
      <w:r w:rsidR="00EB1C9F">
        <w:t xml:space="preserve"> households that are active in a continuum ES/SH/TH/RRH/PSH</w:t>
      </w:r>
      <w:ins w:id="6965"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w:t>
      </w:r>
      <w:del w:id="6966"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777E3F">
      <w:pPr>
        <w:pStyle w:val="ListParagraph"/>
        <w:numPr>
          <w:ilvl w:val="1"/>
          <w:numId w:val="32"/>
        </w:numPr>
        <w:rPr>
          <w:rFonts w:ascii="Calibri" w:hAnsi="Calibri" w:cs="Calibri"/>
          <w:u w:val="single"/>
        </w:rPr>
      </w:pPr>
      <w:del w:id="6967"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6968"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6969"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6970" w:author="Genelle Denzin" w:date="2023-07-08T14:17:00Z">
        <w:r w:rsidRPr="10B9F996" w:rsidDel="00EB1C9F">
          <w:rPr>
            <w:rFonts w:ascii="Calibri" w:hAnsi="Calibri" w:cs="Calibri"/>
          </w:rPr>
          <w:delText>and</w:delText>
        </w:r>
      </w:del>
      <w:ins w:id="6971" w:author="Genelle Denzin" w:date="2023-07-08T14:17:00Z">
        <w:r w:rsidR="71F9632C" w:rsidRPr="10B9F996">
          <w:rPr>
            <w:rFonts w:ascii="Calibri" w:hAnsi="Calibri" w:cs="Calibri"/>
          </w:rPr>
          <w:t>or</w:t>
        </w:r>
      </w:ins>
    </w:p>
    <w:p w14:paraId="3D0CA3FD" w14:textId="1A2E172D" w:rsidR="00EB1C9F" w:rsidRPr="00EB1C9F" w:rsidRDefault="00EB1C9F" w:rsidP="00777E3F">
      <w:pPr>
        <w:pStyle w:val="ListParagraph"/>
        <w:numPr>
          <w:ilvl w:val="1"/>
          <w:numId w:val="32"/>
        </w:numPr>
        <w:rPr>
          <w:rFonts w:ascii="Calibri" w:hAnsi="Calibri" w:cs="Calibri"/>
          <w:u w:val="single"/>
        </w:rPr>
      </w:pPr>
      <w:del w:id="6972"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6973" w:author="Genelle Denzin" w:date="2023-07-08T14:17:00Z">
        <w:r w:rsidRPr="10B9F996" w:rsidDel="00047209">
          <w:rPr>
            <w:rFonts w:ascii="Calibri" w:hAnsi="Calibri" w:cs="Calibri"/>
          </w:rPr>
          <w:delText>=</w:delText>
        </w:r>
      </w:del>
      <w:ins w:id="6974"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6975"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777E3F">
      <w:pPr>
        <w:pStyle w:val="ListParagraph"/>
        <w:numPr>
          <w:ilvl w:val="1"/>
          <w:numId w:val="32"/>
        </w:numPr>
        <w:rPr>
          <w:del w:id="6976" w:author="Molly McEvilley" w:date="2023-06-30T12:12:00Z"/>
          <w:rFonts w:ascii="Calibri" w:hAnsi="Calibri" w:cs="Calibri"/>
          <w:u w:val="single"/>
          <w:rPrChange w:id="6977" w:author="Molly McEvilley" w:date="2023-07-20T00:41:00Z">
            <w:rPr>
              <w:del w:id="6978" w:author="Molly McEvilley" w:date="2023-06-30T12:12:00Z"/>
              <w:rFonts w:ascii="Calibri" w:hAnsi="Calibri" w:cs="Calibri"/>
            </w:rPr>
          </w:rPrChange>
        </w:rPr>
      </w:pPr>
      <w:del w:id="6979"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6980" w:author="Molly McEvilley" w:date="2023-07-20T00:41:00Z"/>
        </w:rPr>
      </w:pPr>
      <w:ins w:id="6981" w:author="Molly McEvilley" w:date="2023-07-20T00:41:00Z">
        <w:r>
          <w:t xml:space="preserve">DQ </w:t>
        </w:r>
      </w:ins>
      <w:ins w:id="6982" w:author="Molly McEvilley" w:date="2023-07-20T00:42:00Z">
        <w:r>
          <w:t>–</w:t>
        </w:r>
      </w:ins>
      <w:ins w:id="6983" w:author="Molly McEvilley" w:date="2023-07-20T00:41:00Z">
        <w:r>
          <w:t xml:space="preserve"> </w:t>
        </w:r>
      </w:ins>
      <w:ins w:id="6984" w:author="Molly McEvilley" w:date="2023-07-20T00:42:00Z">
        <w:r>
          <w:t>Enrollments in Non-Participating Projects</w:t>
        </w:r>
      </w:ins>
    </w:p>
    <w:p w14:paraId="72554613" w14:textId="459C3317" w:rsidR="00F34264" w:rsidRDefault="00F34264" w:rsidP="00F34264">
      <w:pPr>
        <w:rPr>
          <w:ins w:id="6985" w:author="Molly McEvilley" w:date="2023-07-20T00:41:00Z"/>
        </w:rPr>
      </w:pPr>
      <w:ins w:id="6986" w:author="Molly McEvilley" w:date="2023-07-20T00:41:00Z">
        <w:r>
          <w:rPr>
            <w:b/>
            <w:bCs/>
          </w:rPr>
          <w:t>ReportRow</w:t>
        </w:r>
        <w:r>
          <w:t xml:space="preserve"> 90</w:t>
        </w:r>
      </w:ins>
      <w:ins w:id="6987" w:author="Molly McEvilley" w:date="2023-07-20T00:43:00Z">
        <w:r w:rsidR="00AA0417">
          <w:t>6</w:t>
        </w:r>
      </w:ins>
      <w:ins w:id="6988" w:author="Molly McEvilley" w:date="2023-07-20T00:41:00Z">
        <w:r>
          <w:t xml:space="preserve"> counts </w:t>
        </w:r>
      </w:ins>
      <w:ins w:id="6989" w:author="Molly McEvilley" w:date="2023-07-20T00:44:00Z">
        <w:r w:rsidR="00AA0417">
          <w:t>enrollments</w:t>
        </w:r>
      </w:ins>
      <w:ins w:id="6990" w:author="Molly McEvilley" w:date="2023-07-20T00:41:00Z">
        <w:r>
          <w:t xml:space="preserve"> that are active in a continuum ES/SH/TH/RRH/PSH/RRHSO project during the report period and </w:t>
        </w:r>
      </w:ins>
      <w:ins w:id="6991" w:author="Molly McEvilley" w:date="2023-07-20T00:44:00Z">
        <w:r w:rsidR="00AA0417">
          <w:t>overlap with a period of time in which the project was not identified as participating in HMIS</w:t>
        </w:r>
      </w:ins>
      <w:ins w:id="6992" w:author="Molly McEvilley" w:date="2023-07-20T00:41:00Z">
        <w:r>
          <w:t xml:space="preserve">. </w:t>
        </w:r>
      </w:ins>
    </w:p>
    <w:p w14:paraId="4C6E3B1E" w14:textId="4AF1229B" w:rsidR="00F34264" w:rsidRDefault="00F34264" w:rsidP="00F34264">
      <w:pPr>
        <w:rPr>
          <w:ins w:id="6993" w:author="Molly McEvilley" w:date="2023-07-20T00:45:00Z"/>
        </w:rPr>
      </w:pPr>
      <w:ins w:id="6994" w:author="Molly McEvilley" w:date="2023-07-20T00:41:00Z">
        <w:r>
          <w:rPr>
            <w:b/>
            <w:bCs/>
          </w:rPr>
          <w:t>Value</w:t>
        </w:r>
        <w:r>
          <w:t xml:space="preserve"> = a count of distinct </w:t>
        </w:r>
      </w:ins>
      <w:ins w:id="6995" w:author="Molly McEvilley" w:date="2023-07-20T00:45:00Z">
        <w:r w:rsidR="00AA0417">
          <w:rPr>
            <w:i/>
            <w:iCs/>
          </w:rPr>
          <w:t>Enrollment</w:t>
        </w:r>
      </w:ins>
      <w:ins w:id="6996" w:author="Molly McEvilley" w:date="2023-07-20T00:41:00Z">
        <w:r>
          <w:rPr>
            <w:i/>
            <w:iCs/>
          </w:rPr>
          <w:t>ID</w:t>
        </w:r>
        <w:r>
          <w:t xml:space="preserve">s in </w:t>
        </w:r>
      </w:ins>
      <w:ins w:id="6997" w:author="Molly McEvilley" w:date="2023-07-20T00:45:00Z">
        <w:r w:rsidR="00AA0417">
          <w:t>tlsa</w:t>
        </w:r>
      </w:ins>
      <w:ins w:id="6998" w:author="Molly McEvilley" w:date="2023-07-20T00:41:00Z">
        <w:r>
          <w:t xml:space="preserve">_Enrollment </w:t>
        </w:r>
      </w:ins>
      <w:ins w:id="6999" w:author="Molly McEvilley" w:date="2023-07-20T05:22:00Z">
        <w:r w:rsidR="00257E98">
          <w:t xml:space="preserve">where </w:t>
        </w:r>
        <w:r w:rsidR="00257E98">
          <w:rPr>
            <w:b/>
            <w:bCs/>
          </w:rPr>
          <w:t xml:space="preserve">Active </w:t>
        </w:r>
        <w:r w:rsidR="00257E98">
          <w:t xml:space="preserve">= 1 and </w:t>
        </w:r>
      </w:ins>
      <w:ins w:id="7000" w:author="Molly McEvilley" w:date="2023-07-20T00:41:00Z">
        <w:r>
          <w:t>w</w:t>
        </w:r>
      </w:ins>
      <w:ins w:id="7001" w:author="Molly McEvilley" w:date="2023-07-20T05:10:00Z">
        <w:r w:rsidR="00FD59AA">
          <w:t xml:space="preserve">ithout a record in </w:t>
        </w:r>
        <w:r w:rsidR="001768B4">
          <w:t xml:space="preserve">lsa_HMISParticipation </w:t>
        </w:r>
      </w:ins>
      <w:ins w:id="7002" w:author="Molly McEvilley" w:date="2023-07-20T05:11:00Z">
        <w:r w:rsidR="00FD59AA">
          <w:t>for the ProjectID where:</w:t>
        </w:r>
      </w:ins>
    </w:p>
    <w:p w14:paraId="74B3BE69" w14:textId="05371C5E" w:rsidR="001C3229" w:rsidRDefault="00FD59AA" w:rsidP="00777E3F">
      <w:pPr>
        <w:pStyle w:val="ListParagraph"/>
        <w:numPr>
          <w:ilvl w:val="0"/>
          <w:numId w:val="99"/>
        </w:numPr>
        <w:rPr>
          <w:ins w:id="7003" w:author="Molly McEvilley" w:date="2023-07-20T05:12:00Z"/>
        </w:rPr>
      </w:pPr>
      <w:ins w:id="7004" w:author="Molly McEvilley" w:date="2023-07-20T05:11:00Z">
        <w:r w:rsidRPr="00735E97">
          <w:rPr>
            <w:b/>
            <w:bCs/>
          </w:rPr>
          <w:t>HMISParticipationType</w:t>
        </w:r>
        <w:r>
          <w:t xml:space="preserve"> = 1 and </w:t>
        </w:r>
      </w:ins>
      <w:ins w:id="7005" w:author="Molly McEvilley" w:date="2023-07-20T05:08:00Z">
        <w:r w:rsidR="009A1B3C" w:rsidRPr="00735E97">
          <w:rPr>
            <w:b/>
            <w:bCs/>
          </w:rPr>
          <w:t>HMISParticipationStatusStartDate</w:t>
        </w:r>
        <w:r w:rsidR="009A1B3C">
          <w:t xml:space="preserve"> </w:t>
        </w:r>
      </w:ins>
      <w:ins w:id="7006" w:author="Molly McEvilley" w:date="2023-07-20T05:11:00Z">
        <w:r>
          <w:t xml:space="preserve">&lt;= </w:t>
        </w:r>
        <w:r w:rsidRPr="00735E97">
          <w:rPr>
            <w:b/>
            <w:bCs/>
          </w:rPr>
          <w:t>EntryDate</w:t>
        </w:r>
      </w:ins>
      <w:ins w:id="7007" w:author="Molly McEvilley" w:date="2023-07-20T05:12:00Z">
        <w:r w:rsidR="007D68B5">
          <w:t>; and</w:t>
        </w:r>
      </w:ins>
    </w:p>
    <w:p w14:paraId="7F2AB119" w14:textId="77777777" w:rsidR="00C129E1" w:rsidRDefault="007D68B5" w:rsidP="00777E3F">
      <w:pPr>
        <w:pStyle w:val="ListParagraph"/>
        <w:numPr>
          <w:ilvl w:val="1"/>
          <w:numId w:val="99"/>
        </w:numPr>
        <w:rPr>
          <w:ins w:id="7008" w:author="Molly McEvilley" w:date="2023-07-20T05:16:00Z"/>
        </w:rPr>
      </w:pPr>
      <w:ins w:id="7009" w:author="Molly McEvilley" w:date="2023-07-20T05:13:00Z">
        <w:r w:rsidRPr="00295014">
          <w:rPr>
            <w:b/>
            <w:bCs/>
          </w:rPr>
          <w:t>HMISParticipationStatus</w:t>
        </w:r>
      </w:ins>
      <w:ins w:id="7010" w:author="Molly McEvilley" w:date="2023-07-20T05:14:00Z">
        <w:r w:rsidR="00C129E1">
          <w:rPr>
            <w:b/>
            <w:bCs/>
          </w:rPr>
          <w:t>E</w:t>
        </w:r>
      </w:ins>
      <w:ins w:id="7011" w:author="Molly McEvilley" w:date="2023-07-20T05:15:00Z">
        <w:r w:rsidR="00C129E1">
          <w:rPr>
            <w:b/>
            <w:bCs/>
          </w:rPr>
          <w:t>nd</w:t>
        </w:r>
      </w:ins>
      <w:ins w:id="7012" w:author="Molly McEvilley" w:date="2023-07-20T05:13:00Z">
        <w:r w:rsidRPr="00295014">
          <w:rPr>
            <w:b/>
            <w:bCs/>
          </w:rPr>
          <w:t>Date</w:t>
        </w:r>
        <w:r w:rsidRPr="00735E97">
          <w:t xml:space="preserve"> </w:t>
        </w:r>
      </w:ins>
      <w:ins w:id="7013" w:author="Molly McEvilley" w:date="2023-07-20T05:16:00Z">
        <w:r w:rsidR="00C129E1">
          <w:t>is null; or</w:t>
        </w:r>
      </w:ins>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rPr>
          <w:ins w:id="7014" w:author="Molly McEvilley" w:date="2023-07-20T05:04:00Z"/>
        </w:rPr>
      </w:pPr>
      <w:ins w:id="7015" w:author="Molly McEvilley" w:date="2023-07-20T05:02:00Z">
        <w:r w:rsidRPr="00A42F15">
          <w:t xml:space="preserve">DQ – Enrollments </w:t>
        </w:r>
      </w:ins>
      <w:ins w:id="7016" w:author="Molly McEvilley" w:date="2023-07-20T05:35:00Z">
        <w:r w:rsidR="00D72FBE">
          <w:t xml:space="preserve">Active </w:t>
        </w:r>
      </w:ins>
      <w:ins w:id="7017" w:author="Molly McEvilley" w:date="2023-07-20T05:34:00Z">
        <w:r w:rsidR="00D72FBE">
          <w:t xml:space="preserve">in LSA Projects </w:t>
        </w:r>
      </w:ins>
      <w:ins w:id="7018" w:author="Molly McEvilley" w:date="2023-07-20T05:35:00Z">
        <w:r w:rsidR="00D72FBE">
          <w:t>During the Report Period w</w:t>
        </w:r>
      </w:ins>
      <w:ins w:id="7019" w:author="Molly McEvilley" w:date="2023-07-20T05:02:00Z">
        <w:r w:rsidRPr="00A42F15">
          <w:t xml:space="preserve">ithout </w:t>
        </w:r>
      </w:ins>
      <w:ins w:id="7020" w:author="Molly McEvilley" w:date="2023-07-20T05:35:00Z">
        <w:r w:rsidR="0069318D">
          <w:t>E</w:t>
        </w:r>
      </w:ins>
      <w:ins w:id="7021" w:author="Molly McEvilley" w:date="2023-07-20T05:02:00Z">
        <w:r w:rsidRPr="00A42F15">
          <w:t xml:space="preserve">xactly </w:t>
        </w:r>
      </w:ins>
      <w:ins w:id="7022" w:author="Molly McEvilley" w:date="2023-07-20T05:35:00Z">
        <w:r w:rsidR="0069318D">
          <w:t>O</w:t>
        </w:r>
      </w:ins>
      <w:ins w:id="7023" w:author="Molly McEvilley" w:date="2023-07-20T05:02:00Z">
        <w:r w:rsidRPr="00A42F15">
          <w:t>ne HoH</w:t>
        </w:r>
      </w:ins>
    </w:p>
    <w:p w14:paraId="722F68BF" w14:textId="1BF1204B" w:rsidR="001049F7" w:rsidRPr="001049F7" w:rsidRDefault="001049F7" w:rsidP="001049F7">
      <w:pPr>
        <w:rPr>
          <w:ins w:id="7024" w:author="Molly McEvilley" w:date="2023-07-20T05:06:00Z"/>
        </w:rPr>
      </w:pPr>
      <w:bookmarkStart w:id="7025" w:name="_Hlk140723774"/>
      <w:ins w:id="7026" w:author="Molly McEvilley" w:date="2023-07-20T05:06:00Z">
        <w:r w:rsidRPr="001049F7">
          <w:rPr>
            <w:b/>
            <w:bCs/>
          </w:rPr>
          <w:t>ReportRow</w:t>
        </w:r>
        <w:r w:rsidRPr="001049F7">
          <w:t xml:space="preserve"> 90</w:t>
        </w:r>
      </w:ins>
      <w:ins w:id="7027" w:author="Molly McEvilley" w:date="2023-07-20T05:23:00Z">
        <w:r w:rsidR="00B512F3">
          <w:t>7</w:t>
        </w:r>
      </w:ins>
      <w:ins w:id="7028" w:author="Molly McEvilley" w:date="2023-07-20T05:06:00Z">
        <w:r w:rsidRPr="001049F7">
          <w:t xml:space="preserve"> counts enrollments that are active in a continuum ES/SH/TH/RRH/PSH/RRHSO project during the report period and </w:t>
        </w:r>
      </w:ins>
      <w:ins w:id="7029" w:author="Molly McEvilley" w:date="2023-07-20T05:23:00Z">
        <w:r w:rsidR="00B512F3">
          <w:t>do not have exactly one HoH.</w:t>
        </w:r>
      </w:ins>
      <w:ins w:id="7030" w:author="Molly McEvilley" w:date="2023-07-20T05:06:00Z">
        <w:r w:rsidRPr="001049F7">
          <w:t xml:space="preserve"> </w:t>
        </w:r>
      </w:ins>
    </w:p>
    <w:p w14:paraId="1FD24C78" w14:textId="467ABA56" w:rsidR="001049F7" w:rsidRDefault="001049F7" w:rsidP="001049F7">
      <w:pPr>
        <w:rPr>
          <w:ins w:id="7031" w:author="Molly McEvilley" w:date="2023-07-20T05:28:00Z"/>
        </w:rPr>
      </w:pPr>
      <w:ins w:id="7032"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033" w:author="Molly McEvilley" w:date="2023-07-20T05:26:00Z">
        <w:r w:rsidR="003F5D08">
          <w:t>hmis</w:t>
        </w:r>
      </w:ins>
      <w:ins w:id="7034" w:author="Molly McEvilley" w:date="2023-07-20T05:06:00Z">
        <w:r w:rsidRPr="001049F7">
          <w:t>_Enrollment where</w:t>
        </w:r>
      </w:ins>
      <w:ins w:id="7035" w:author="Molly McEvilley" w:date="2023-07-20T05:24:00Z">
        <w:r w:rsidR="00B512F3">
          <w:t>:</w:t>
        </w:r>
      </w:ins>
    </w:p>
    <w:p w14:paraId="50E636CB" w14:textId="2C78F039" w:rsidR="00205126" w:rsidRDefault="00D72FBE" w:rsidP="00777E3F">
      <w:pPr>
        <w:pStyle w:val="ListParagraph"/>
        <w:numPr>
          <w:ilvl w:val="0"/>
          <w:numId w:val="99"/>
        </w:numPr>
        <w:spacing w:before="0" w:after="0" w:line="240" w:lineRule="auto"/>
        <w:rPr>
          <w:ins w:id="7036" w:author="Molly McEvilley" w:date="2023-08-10T10:25:00Z"/>
        </w:rPr>
      </w:pPr>
      <w:ins w:id="7037" w:author="Molly McEvilley" w:date="2023-07-20T05:28:00Z">
        <w:r w:rsidRPr="00735E97">
          <w:rPr>
            <w:i/>
            <w:iCs/>
          </w:rPr>
          <w:t>ProjectID</w:t>
        </w:r>
        <w:r>
          <w:t xml:space="preserve"> is in lsa_Project</w:t>
        </w:r>
      </w:ins>
      <w:ins w:id="7038" w:author="Molly McEvilley" w:date="2023-08-10T10:24:00Z">
        <w:r w:rsidR="00FC6012">
          <w:t xml:space="preserve"> and is not in (9,10)</w:t>
        </w:r>
      </w:ins>
    </w:p>
    <w:p w14:paraId="6F1FCC14" w14:textId="77777777" w:rsidR="00703B91" w:rsidRPr="0069318D" w:rsidRDefault="00703B91" w:rsidP="00777E3F">
      <w:pPr>
        <w:numPr>
          <w:ilvl w:val="0"/>
          <w:numId w:val="99"/>
        </w:numPr>
        <w:spacing w:before="0" w:after="0" w:line="240" w:lineRule="auto"/>
        <w:contextualSpacing/>
        <w:rPr>
          <w:ins w:id="7039" w:author="Molly McEvilley" w:date="2023-08-10T10:26:00Z"/>
          <w:rFonts w:eastAsia="Times New Roman" w:cstheme="minorHAnsi"/>
        </w:rPr>
      </w:pPr>
      <w:ins w:id="7040" w:author="Molly McEvilley" w:date="2023-08-10T10:26: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2B138598" w14:textId="77777777" w:rsidR="00FC6012" w:rsidRDefault="00FC6012" w:rsidP="00777E3F">
      <w:pPr>
        <w:numPr>
          <w:ilvl w:val="0"/>
          <w:numId w:val="99"/>
        </w:numPr>
        <w:spacing w:before="0" w:after="0" w:line="240" w:lineRule="auto"/>
        <w:rPr>
          <w:ins w:id="7041" w:author="Molly McEvilley" w:date="2023-08-10T10:24:00Z"/>
        </w:rPr>
      </w:pPr>
      <w:ins w:id="7042"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ins>
    </w:p>
    <w:p w14:paraId="778053F1" w14:textId="7A2BBAE8" w:rsidR="00FC6012" w:rsidRDefault="00FC6012" w:rsidP="00777E3F">
      <w:pPr>
        <w:numPr>
          <w:ilvl w:val="0"/>
          <w:numId w:val="99"/>
        </w:numPr>
        <w:spacing w:before="0" w:after="0" w:line="240" w:lineRule="auto"/>
        <w:rPr>
          <w:ins w:id="7043" w:author="Molly McEvilley" w:date="2023-08-10T10:24:00Z"/>
        </w:rPr>
      </w:pPr>
      <w:ins w:id="7044"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FC6012">
          <w:rPr>
            <w:i/>
            <w:iCs/>
            <w:rPrChange w:id="7045" w:author="Molly McEvilley" w:date="2023-08-10T10:24:00Z">
              <w:rPr>
                <w:u w:val="single"/>
              </w:rPr>
            </w:rPrChange>
          </w:rPr>
          <w:t>EntryDate</w:t>
        </w:r>
        <w:r w:rsidRPr="00735E97">
          <w:t>; and</w:t>
        </w:r>
      </w:ins>
    </w:p>
    <w:p w14:paraId="06CDCF09" w14:textId="46D74586" w:rsidR="00133D75" w:rsidRPr="001049F7" w:rsidRDefault="00133D75" w:rsidP="00777E3F">
      <w:pPr>
        <w:numPr>
          <w:ilvl w:val="0"/>
          <w:numId w:val="99"/>
        </w:numPr>
        <w:spacing w:before="0" w:after="0" w:line="240" w:lineRule="auto"/>
        <w:rPr>
          <w:ins w:id="7046" w:author="Molly McEvilley" w:date="2023-07-20T05:06:00Z"/>
        </w:rPr>
      </w:pPr>
      <w:ins w:id="7047" w:author="Molly McEvilley" w:date="2023-07-20T05:24:00Z">
        <w:r w:rsidRPr="00735E97">
          <w:t xml:space="preserve">The count of </w:t>
        </w:r>
        <w:r w:rsidRPr="00735E97">
          <w:rPr>
            <w:i/>
            <w:iCs/>
          </w:rPr>
          <w:t>PersonalID</w:t>
        </w:r>
        <w:r w:rsidRPr="00735E97">
          <w:t>s</w:t>
        </w:r>
        <w:r>
          <w:rPr>
            <w:b/>
            <w:bCs/>
          </w:rPr>
          <w:t xml:space="preserve"> </w:t>
        </w:r>
      </w:ins>
      <w:ins w:id="7048" w:author="Molly McEvilley" w:date="2023-07-20T05:29:00Z">
        <w:r w:rsidR="00D72FBE">
          <w:t xml:space="preserve">in hmis_Enrollment </w:t>
        </w:r>
      </w:ins>
      <w:ins w:id="7049" w:author="Molly McEvilley" w:date="2023-07-20T05:24:00Z">
        <w:r w:rsidRPr="00735E97">
          <w:t>with the same</w:t>
        </w:r>
        <w:r>
          <w:rPr>
            <w:b/>
            <w:bCs/>
          </w:rPr>
          <w:t xml:space="preserve"> </w:t>
        </w:r>
        <w:r w:rsidRPr="00735E97">
          <w:rPr>
            <w:i/>
            <w:iCs/>
          </w:rPr>
          <w:t>Househ</w:t>
        </w:r>
      </w:ins>
      <w:ins w:id="7050" w:author="Molly McEvilley" w:date="2023-07-20T05:25:00Z">
        <w:r w:rsidRPr="00735E97">
          <w:rPr>
            <w:i/>
            <w:iCs/>
          </w:rPr>
          <w:t>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ins>
      <w:ins w:id="7051" w:author="Molly McEvilley" w:date="2023-07-20T05:26:00Z">
        <w:r w:rsidRPr="00735E97">
          <w:t>&lt;&gt; 1</w:t>
        </w:r>
      </w:ins>
    </w:p>
    <w:bookmarkEnd w:id="7025"/>
    <w:p w14:paraId="2D091382" w14:textId="4444E848" w:rsidR="00A42F15" w:rsidRDefault="00A42F15" w:rsidP="00A42F15">
      <w:pPr>
        <w:pStyle w:val="Heading2"/>
        <w:rPr>
          <w:ins w:id="7052" w:author="Molly McEvilley" w:date="2023-07-20T05:35:00Z"/>
        </w:rPr>
      </w:pPr>
      <w:ins w:id="7053" w:author="Molly McEvilley" w:date="2023-07-20T05:02:00Z">
        <w:r w:rsidRPr="00A42F15">
          <w:t xml:space="preserve">DQ – </w:t>
        </w:r>
      </w:ins>
      <w:ins w:id="7054" w:author="Molly McEvilley" w:date="2023-07-20T05:36:00Z">
        <w:r w:rsidR="0069318D">
          <w:t>Enrollments Active in LS</w:t>
        </w:r>
      </w:ins>
      <w:ins w:id="7055" w:author="Molly McEvilley" w:date="2023-07-20T05:37:00Z">
        <w:r w:rsidR="0069318D">
          <w:t xml:space="preserve">A Projects without a Valid </w:t>
        </w:r>
      </w:ins>
      <w:ins w:id="7056" w:author="Molly McEvilley" w:date="2023-07-20T05:02:00Z">
        <w:r w:rsidRPr="00A42F15">
          <w:t>Relationship to HoH</w:t>
        </w:r>
      </w:ins>
    </w:p>
    <w:p w14:paraId="17946E91" w14:textId="3489F2FF" w:rsidR="0069318D" w:rsidRPr="0069318D" w:rsidRDefault="0069318D" w:rsidP="0069318D">
      <w:pPr>
        <w:rPr>
          <w:ins w:id="7057" w:author="Molly McEvilley" w:date="2023-07-20T05:35:00Z"/>
        </w:rPr>
      </w:pPr>
      <w:ins w:id="7058" w:author="Molly McEvilley" w:date="2023-07-20T05:35:00Z">
        <w:r w:rsidRPr="0069318D">
          <w:rPr>
            <w:b/>
            <w:bCs/>
          </w:rPr>
          <w:t>ReportRow</w:t>
        </w:r>
        <w:r w:rsidRPr="0069318D">
          <w:t xml:space="preserve"> 90</w:t>
        </w:r>
      </w:ins>
      <w:ins w:id="7059" w:author="Molly McEvilley" w:date="2023-07-20T05:36:00Z">
        <w:r>
          <w:t>8</w:t>
        </w:r>
      </w:ins>
      <w:ins w:id="7060" w:author="Molly McEvilley" w:date="2023-07-20T05:35:00Z">
        <w:r w:rsidRPr="0069318D">
          <w:t xml:space="preserve"> counts enrollments that are active in a continuum ES/SH/TH/RRH/PSH/RRHSO project during the report period and do not have </w:t>
        </w:r>
      </w:ins>
      <w:ins w:id="7061" w:author="Molly McEvilley" w:date="2023-07-20T05:36:00Z">
        <w:r>
          <w:t xml:space="preserve">a valid </w:t>
        </w:r>
        <w:r>
          <w:rPr>
            <w:i/>
            <w:iCs/>
          </w:rPr>
          <w:t>RelationshipToHoH.</w:t>
        </w:r>
      </w:ins>
      <w:ins w:id="7062" w:author="Molly McEvilley" w:date="2023-07-20T05:35:00Z">
        <w:r w:rsidRPr="0069318D">
          <w:t xml:space="preserve">. </w:t>
        </w:r>
      </w:ins>
    </w:p>
    <w:p w14:paraId="3462643A" w14:textId="77777777" w:rsidR="0069318D" w:rsidRPr="0069318D" w:rsidRDefault="0069318D" w:rsidP="0069318D">
      <w:pPr>
        <w:rPr>
          <w:ins w:id="7063" w:author="Molly McEvilley" w:date="2023-07-20T05:35:00Z"/>
        </w:rPr>
      </w:pPr>
      <w:ins w:id="7064"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48C8524C" w:rsidR="0069318D" w:rsidRDefault="0069318D" w:rsidP="00777E3F">
      <w:pPr>
        <w:numPr>
          <w:ilvl w:val="0"/>
          <w:numId w:val="99"/>
        </w:numPr>
        <w:spacing w:before="0" w:after="0" w:line="240" w:lineRule="auto"/>
        <w:contextualSpacing/>
        <w:rPr>
          <w:ins w:id="7065" w:author="Molly McEvilley" w:date="2023-08-10T10:18:00Z"/>
          <w:rFonts w:eastAsia="Times New Roman" w:cstheme="minorHAnsi"/>
        </w:rPr>
      </w:pPr>
      <w:ins w:id="7066" w:author="Molly McEvilley" w:date="2023-07-20T05:35:00Z">
        <w:r w:rsidRPr="0069318D">
          <w:rPr>
            <w:rFonts w:eastAsia="Times New Roman" w:cstheme="minorHAnsi"/>
            <w:i/>
            <w:iCs/>
          </w:rPr>
          <w:t>ProjectID</w:t>
        </w:r>
        <w:r w:rsidRPr="0069318D">
          <w:rPr>
            <w:rFonts w:eastAsia="Times New Roman" w:cstheme="minorHAnsi"/>
          </w:rPr>
          <w:t xml:space="preserve"> is in lsa_Project</w:t>
        </w:r>
      </w:ins>
      <w:ins w:id="7067" w:author="Molly McEvilley" w:date="2023-08-10T10:20:00Z">
        <w:r w:rsidR="00F326D5">
          <w:rPr>
            <w:rFonts w:eastAsia="Times New Roman" w:cstheme="minorHAnsi"/>
          </w:rPr>
          <w:t xml:space="preserve"> and is not in (9,10)</w:t>
        </w:r>
      </w:ins>
    </w:p>
    <w:p w14:paraId="6DE73495" w14:textId="44EE7196" w:rsidR="00E35E68" w:rsidRPr="0069318D" w:rsidRDefault="00E35E68" w:rsidP="00777E3F">
      <w:pPr>
        <w:numPr>
          <w:ilvl w:val="0"/>
          <w:numId w:val="99"/>
        </w:numPr>
        <w:spacing w:before="0" w:after="0" w:line="240" w:lineRule="auto"/>
        <w:contextualSpacing/>
        <w:rPr>
          <w:ins w:id="7068" w:author="Molly McEvilley" w:date="2023-07-20T05:35:00Z"/>
          <w:rFonts w:eastAsia="Times New Roman" w:cstheme="minorHAnsi"/>
        </w:rPr>
      </w:pPr>
      <w:ins w:id="7069" w:author="Molly McEvilley" w:date="2023-08-10T10:18:00Z">
        <w:r>
          <w:rPr>
            <w:rFonts w:eastAsia="Times New Roman" w:cstheme="minorHAnsi"/>
            <w:i/>
            <w:iCs/>
          </w:rPr>
          <w:lastRenderedPageBreak/>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1547479A" w14:textId="77777777" w:rsidR="0093590A" w:rsidRPr="0069318D" w:rsidRDefault="0093590A" w:rsidP="00777E3F">
      <w:pPr>
        <w:numPr>
          <w:ilvl w:val="0"/>
          <w:numId w:val="99"/>
        </w:numPr>
        <w:spacing w:before="0" w:after="0" w:line="240" w:lineRule="auto"/>
        <w:rPr>
          <w:ins w:id="7070" w:author="Molly McEvilley" w:date="2023-08-10T10:17:00Z"/>
        </w:rPr>
      </w:pPr>
      <w:ins w:id="7071"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62230770" w14:textId="15F0B725" w:rsidR="0093590A" w:rsidRPr="0069318D" w:rsidRDefault="0093590A" w:rsidP="00777E3F">
      <w:pPr>
        <w:numPr>
          <w:ilvl w:val="0"/>
          <w:numId w:val="99"/>
        </w:numPr>
        <w:spacing w:before="0" w:after="0" w:line="240" w:lineRule="auto"/>
        <w:rPr>
          <w:ins w:id="7072" w:author="Molly McEvilley" w:date="2023-08-10T10:17:00Z"/>
        </w:rPr>
      </w:pPr>
      <w:ins w:id="7073"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w:t>
        </w:r>
      </w:ins>
      <w:ins w:id="7074" w:author="Molly McEvilley" w:date="2023-08-10T10:18:00Z">
        <w:r>
          <w:rPr>
            <w:i/>
            <w:iCs/>
          </w:rPr>
          <w:t>te</w:t>
        </w:r>
      </w:ins>
      <w:ins w:id="7075" w:author="Molly McEvilley" w:date="2023-08-10T10:17:00Z">
        <w:r w:rsidRPr="0069318D">
          <w:t>; and</w:t>
        </w:r>
      </w:ins>
    </w:p>
    <w:p w14:paraId="1DC8F891" w14:textId="729659BD" w:rsidR="0069318D" w:rsidRPr="0069318D" w:rsidRDefault="0069318D" w:rsidP="00777E3F">
      <w:pPr>
        <w:numPr>
          <w:ilvl w:val="0"/>
          <w:numId w:val="99"/>
        </w:numPr>
        <w:spacing w:before="0" w:after="0" w:line="240" w:lineRule="auto"/>
        <w:rPr>
          <w:ins w:id="7076" w:author="Molly McEvilley" w:date="2023-07-20T05:35:00Z"/>
        </w:rPr>
      </w:pPr>
      <w:ins w:id="7077" w:author="Molly McEvilley" w:date="2023-07-20T05:37:00Z">
        <w:r>
          <w:rPr>
            <w:i/>
            <w:iCs/>
          </w:rPr>
          <w:t>RelationshipToHoH</w:t>
        </w:r>
      </w:ins>
      <w:ins w:id="7078" w:author="Molly McEvilley" w:date="2023-07-20T05:35:00Z">
        <w:r w:rsidRPr="00F326D5">
          <w:rPr>
            <w:rPrChange w:id="7079" w:author="Molly McEvilley" w:date="2023-08-10T10:20:00Z">
              <w:rPr>
                <w:b/>
                <w:bCs/>
              </w:rPr>
            </w:rPrChange>
          </w:rPr>
          <w:t xml:space="preserve"> </w:t>
        </w:r>
      </w:ins>
      <w:ins w:id="7080" w:author="Molly McEvilley" w:date="2023-08-10T10:20:00Z">
        <w:r w:rsidR="00F326D5" w:rsidRPr="00F326D5">
          <w:rPr>
            <w:rPrChange w:id="7081" w:author="Molly McEvilley" w:date="2023-08-10T10:20:00Z">
              <w:rPr>
                <w:b/>
                <w:bCs/>
              </w:rPr>
            </w:rPrChange>
          </w:rPr>
          <w:t xml:space="preserve">is NULL or </w:t>
        </w:r>
      </w:ins>
      <w:ins w:id="7082" w:author="Molly McEvilley" w:date="2023-07-20T05:37:00Z">
        <w:r w:rsidRPr="00735E97">
          <w:t>not in (1,2,3,4,5)</w:t>
        </w:r>
      </w:ins>
    </w:p>
    <w:p w14:paraId="7A491B3F" w14:textId="2A237425" w:rsidR="00A42F15" w:rsidRDefault="00A42F15" w:rsidP="00A42F15">
      <w:pPr>
        <w:pStyle w:val="Heading2"/>
        <w:rPr>
          <w:ins w:id="7083" w:author="Molly McEvilley" w:date="2023-07-20T05:43:00Z"/>
        </w:rPr>
      </w:pPr>
      <w:ins w:id="7084" w:author="Molly McEvilley" w:date="2023-07-20T05:02:00Z">
        <w:r w:rsidRPr="00A42F15">
          <w:t>DQ – Household Entry</w:t>
        </w:r>
      </w:ins>
    </w:p>
    <w:p w14:paraId="5E18D602" w14:textId="2978C990" w:rsidR="00532EBC" w:rsidRDefault="00384A27" w:rsidP="00532EBC">
      <w:pPr>
        <w:rPr>
          <w:ins w:id="7085" w:author="Molly McEvilley" w:date="2023-07-20T05:43:00Z"/>
        </w:rPr>
      </w:pPr>
      <w:ins w:id="7086" w:author="Molly McEvilley" w:date="2023-07-20T05:45:00Z">
        <w:r>
          <w:t xml:space="preserve">The </w:t>
        </w:r>
        <w:r>
          <w:rPr>
            <w:b/>
            <w:bCs/>
          </w:rPr>
          <w:t xml:space="preserve">Value </w:t>
        </w:r>
        <w:r>
          <w:t xml:space="preserve">for </w:t>
        </w:r>
        <w:r w:rsidRPr="00295014">
          <w:rPr>
            <w:b/>
            <w:bCs/>
          </w:rPr>
          <w:t>ReportRow</w:t>
        </w:r>
        <w:r>
          <w:t xml:space="preserve"> </w:t>
        </w:r>
      </w:ins>
      <w:ins w:id="7087" w:author="Molly McEvilley" w:date="2023-07-20T05:47:00Z">
        <w:r>
          <w:t>909</w:t>
        </w:r>
      </w:ins>
      <w:ins w:id="7088" w:author="Molly McEvilley" w:date="2023-07-20T05:45:00Z">
        <w:r>
          <w:t xml:space="preserve"> is a</w:t>
        </w:r>
      </w:ins>
      <w:ins w:id="7089"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090" w:author="Molly McEvilley" w:date="2023-07-20T06:12:00Z">
        <w:r w:rsidR="00E33C1F">
          <w:t xml:space="preserve">.  </w:t>
        </w:r>
      </w:ins>
    </w:p>
    <w:p w14:paraId="61A740FD" w14:textId="028B8A1F" w:rsidR="00A42F15" w:rsidRDefault="00A42F15" w:rsidP="00A42F15">
      <w:pPr>
        <w:pStyle w:val="Heading2"/>
        <w:rPr>
          <w:ins w:id="7091" w:author="Molly McEvilley" w:date="2023-07-20T05:43:00Z"/>
        </w:rPr>
      </w:pPr>
      <w:ins w:id="7092" w:author="Molly McEvilley" w:date="2023-07-20T05:02:00Z">
        <w:r w:rsidRPr="00A42F15">
          <w:t>DQ – Client Entry</w:t>
        </w:r>
      </w:ins>
    </w:p>
    <w:p w14:paraId="3E0C2946" w14:textId="2C946E65" w:rsidR="00532EBC" w:rsidRDefault="00384A27" w:rsidP="00532EBC">
      <w:pPr>
        <w:rPr>
          <w:ins w:id="7093" w:author="Molly McEvilley" w:date="2023-07-20T05:44:00Z"/>
          <w:b/>
          <w:bCs/>
        </w:rPr>
      </w:pPr>
      <w:ins w:id="7094" w:author="Molly McEvilley" w:date="2023-07-20T05:45:00Z">
        <w:r>
          <w:t xml:space="preserve">The </w:t>
        </w:r>
        <w:r>
          <w:rPr>
            <w:b/>
            <w:bCs/>
          </w:rPr>
          <w:t xml:space="preserve">Value </w:t>
        </w:r>
        <w:r>
          <w:t xml:space="preserve">for </w:t>
        </w:r>
        <w:r w:rsidRPr="00295014">
          <w:rPr>
            <w:b/>
            <w:bCs/>
          </w:rPr>
          <w:t>ReportRow</w:t>
        </w:r>
        <w:r>
          <w:t xml:space="preserve"> </w:t>
        </w:r>
      </w:ins>
      <w:ins w:id="7095" w:author="Molly McEvilley" w:date="2023-07-20T05:47:00Z">
        <w:r>
          <w:t>910</w:t>
        </w:r>
      </w:ins>
      <w:ins w:id="7096" w:author="Molly McEvilley" w:date="2023-07-20T05:45:00Z">
        <w:r>
          <w:t xml:space="preserve"> is a</w:t>
        </w:r>
      </w:ins>
      <w:ins w:id="7097"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098" w:author="Molly McEvilley" w:date="2023-07-20T05:43:00Z"/>
        </w:rPr>
      </w:pPr>
      <w:ins w:id="7099" w:author="Molly McEvilley" w:date="2023-07-20T05:02:00Z">
        <w:r w:rsidRPr="00A42F15">
          <w:t>DQ – Adult/HoH Entry</w:t>
        </w:r>
      </w:ins>
    </w:p>
    <w:p w14:paraId="470F58D9" w14:textId="329D0612" w:rsidR="00532EBC" w:rsidRDefault="00384A27" w:rsidP="00532EBC">
      <w:pPr>
        <w:rPr>
          <w:ins w:id="7100" w:author="Molly McEvilley" w:date="2023-07-20T05:44:00Z"/>
        </w:rPr>
      </w:pPr>
      <w:ins w:id="7101" w:author="Molly McEvilley" w:date="2023-07-20T05:45:00Z">
        <w:r>
          <w:t xml:space="preserve">The </w:t>
        </w:r>
        <w:r>
          <w:rPr>
            <w:b/>
            <w:bCs/>
          </w:rPr>
          <w:t xml:space="preserve">Value </w:t>
        </w:r>
        <w:r>
          <w:t xml:space="preserve">for </w:t>
        </w:r>
        <w:r w:rsidRPr="00295014">
          <w:rPr>
            <w:b/>
            <w:bCs/>
          </w:rPr>
          <w:t>ReportRow</w:t>
        </w:r>
        <w:r>
          <w:t xml:space="preserve"> </w:t>
        </w:r>
      </w:ins>
      <w:ins w:id="7102" w:author="Molly McEvilley" w:date="2023-07-20T05:47:00Z">
        <w:r>
          <w:t>911</w:t>
        </w:r>
      </w:ins>
      <w:ins w:id="7103" w:author="Molly McEvilley" w:date="2023-07-20T05:45:00Z">
        <w:r>
          <w:t xml:space="preserve"> is a </w:t>
        </w:r>
      </w:ins>
      <w:ins w:id="7104"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777E3F">
      <w:pPr>
        <w:pStyle w:val="ListParagraph"/>
        <w:numPr>
          <w:ilvl w:val="0"/>
          <w:numId w:val="80"/>
        </w:numPr>
        <w:spacing w:before="0" w:after="160" w:line="256" w:lineRule="auto"/>
        <w:rPr>
          <w:ins w:id="7105" w:author="Molly McEvilley" w:date="2023-07-20T05:44:00Z"/>
        </w:rPr>
      </w:pPr>
      <w:ins w:id="7106" w:author="Molly McEvilley" w:date="2023-07-20T05:44:00Z">
        <w:r>
          <w:rPr>
            <w:b/>
            <w:bCs/>
          </w:rPr>
          <w:t>ActiveAge</w:t>
        </w:r>
        <w:r>
          <w:t xml:space="preserve"> between 18 and 65; or</w:t>
        </w:r>
      </w:ins>
    </w:p>
    <w:p w14:paraId="7BF0694B" w14:textId="77777777" w:rsidR="00532EBC" w:rsidRDefault="00532EBC" w:rsidP="00777E3F">
      <w:pPr>
        <w:pStyle w:val="ListParagraph"/>
        <w:numPr>
          <w:ilvl w:val="0"/>
          <w:numId w:val="80"/>
        </w:numPr>
        <w:spacing w:before="0" w:after="160" w:line="256" w:lineRule="auto"/>
        <w:rPr>
          <w:ins w:id="7107" w:author="Molly McEvilley" w:date="2023-07-20T05:44:00Z"/>
          <w:b/>
          <w:bCs/>
        </w:rPr>
      </w:pPr>
      <w:ins w:id="7108" w:author="Molly McEvilley" w:date="2023-07-20T05:44:00Z">
        <w:r>
          <w:rPr>
            <w:b/>
            <w:bCs/>
          </w:rPr>
          <w:t>RelationshipToHoH</w:t>
        </w:r>
        <w:r>
          <w:t xml:space="preserve"> = 1.</w:t>
        </w:r>
      </w:ins>
    </w:p>
    <w:p w14:paraId="6BEFB07D" w14:textId="6E89AD7F" w:rsidR="00A42F15" w:rsidRDefault="00A42F15" w:rsidP="00A42F15">
      <w:pPr>
        <w:pStyle w:val="Heading2"/>
        <w:rPr>
          <w:ins w:id="7109" w:author="Molly McEvilley" w:date="2023-07-20T05:43:00Z"/>
        </w:rPr>
      </w:pPr>
      <w:ins w:id="7110" w:author="Molly McEvilley" w:date="2023-07-20T05:02:00Z">
        <w:r w:rsidRPr="00A42F15">
          <w:t>DQ – Client Exit</w:t>
        </w:r>
      </w:ins>
    </w:p>
    <w:p w14:paraId="6C502D4B" w14:textId="6CF1EF1B" w:rsidR="00532EBC" w:rsidRDefault="00384A27" w:rsidP="00532EBC">
      <w:pPr>
        <w:rPr>
          <w:ins w:id="7111" w:author="Molly McEvilley" w:date="2023-07-20T05:44:00Z"/>
        </w:rPr>
      </w:pPr>
      <w:ins w:id="7112" w:author="Molly McEvilley" w:date="2023-07-20T05:44:00Z">
        <w:r>
          <w:t xml:space="preserve">The </w:t>
        </w:r>
        <w:r>
          <w:rPr>
            <w:b/>
            <w:bCs/>
          </w:rPr>
          <w:t xml:space="preserve">Value </w:t>
        </w:r>
        <w:r>
          <w:t xml:space="preserve">for </w:t>
        </w:r>
        <w:r w:rsidRPr="00735E97">
          <w:rPr>
            <w:b/>
            <w:bCs/>
          </w:rPr>
          <w:t>Repo</w:t>
        </w:r>
      </w:ins>
      <w:ins w:id="7113" w:author="Molly McEvilley" w:date="2023-07-20T05:45:00Z">
        <w:r w:rsidRPr="00735E97">
          <w:rPr>
            <w:b/>
            <w:bCs/>
          </w:rPr>
          <w:t>rtRow</w:t>
        </w:r>
        <w:r>
          <w:t xml:space="preserve"> 91</w:t>
        </w:r>
      </w:ins>
      <w:ins w:id="7114" w:author="Molly McEvilley" w:date="2023-07-20T05:47:00Z">
        <w:r>
          <w:t>2</w:t>
        </w:r>
      </w:ins>
      <w:ins w:id="7115" w:author="Molly McEvilley" w:date="2023-07-20T05:45:00Z">
        <w:r>
          <w:t xml:space="preserve"> is a </w:t>
        </w:r>
      </w:ins>
      <w:ins w:id="7116"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117" w:author="Molly McEvilley" w:date="2023-07-20T05:47:00Z"/>
        </w:rPr>
      </w:pPr>
      <w:ins w:id="7118" w:author="Molly McEvilley" w:date="2023-07-20T05:02:00Z">
        <w:r w:rsidRPr="00A42F15">
          <w:t>DQ – Disabling Condition</w:t>
        </w:r>
      </w:ins>
    </w:p>
    <w:p w14:paraId="57E81377" w14:textId="3A163C19" w:rsidR="00384A27" w:rsidRPr="00384A27" w:rsidRDefault="00384A27" w:rsidP="00384A27">
      <w:pPr>
        <w:rPr>
          <w:ins w:id="7119" w:author="Molly McEvilley" w:date="2023-07-20T05:47:00Z"/>
        </w:rPr>
      </w:pPr>
      <w:ins w:id="7120" w:author="Molly McEvilley" w:date="2023-07-20T05:47:00Z">
        <w:r>
          <w:t xml:space="preserve">This is a subset of </w:t>
        </w:r>
        <w:r>
          <w:rPr>
            <w:b/>
            <w:bCs/>
          </w:rPr>
          <w:t>ClientEntry</w:t>
        </w:r>
      </w:ins>
      <w:ins w:id="7121" w:author="Molly McEvilley" w:date="2023-07-20T05:48:00Z">
        <w:r>
          <w:t xml:space="preserve"> (the </w:t>
        </w:r>
      </w:ins>
      <w:ins w:id="7122" w:author="Molly McEvilley" w:date="2023-07-20T05:49:00Z">
        <w:r w:rsidRPr="00735E97">
          <w:rPr>
            <w:b/>
            <w:bCs/>
          </w:rPr>
          <w:t>Value</w:t>
        </w:r>
        <w:r>
          <w:t xml:space="preserve"> for </w:t>
        </w:r>
        <w:r w:rsidRPr="00735E97">
          <w:rPr>
            <w:b/>
            <w:bCs/>
          </w:rPr>
          <w:t>ReportRow</w:t>
        </w:r>
        <w:r>
          <w:t xml:space="preserve"> 910).</w:t>
        </w:r>
      </w:ins>
    </w:p>
    <w:p w14:paraId="7D3FA8F3" w14:textId="51817D23" w:rsidR="00384A27" w:rsidRDefault="00384A27" w:rsidP="00384A27">
      <w:pPr>
        <w:rPr>
          <w:ins w:id="7123" w:author="Molly McEvilley" w:date="2023-07-20T05:47:00Z"/>
        </w:rPr>
      </w:pPr>
      <w:ins w:id="7124" w:author="Molly McEvilley" w:date="2023-07-20T05:48:00Z">
        <w:r>
          <w:t xml:space="preserve">The </w:t>
        </w:r>
        <w:r w:rsidRPr="00735E97">
          <w:rPr>
            <w:b/>
            <w:bCs/>
          </w:rPr>
          <w:t>Value</w:t>
        </w:r>
        <w:r>
          <w:t xml:space="preserve"> for </w:t>
        </w:r>
        <w:r w:rsidRPr="00735E97">
          <w:rPr>
            <w:b/>
            <w:bCs/>
          </w:rPr>
          <w:t>ReportRow</w:t>
        </w:r>
        <w:r>
          <w:t xml:space="preserve"> 913 is a</w:t>
        </w:r>
      </w:ins>
      <w:ins w:id="7125" w:author="Molly McEvilley" w:date="2023-07-20T05:47:00Z">
        <w:r>
          <w:t xml:space="preserve"> count of distinct</w:t>
        </w:r>
        <w:r>
          <w:rPr>
            <w:b/>
            <w:bCs/>
          </w:rPr>
          <w:t xml:space="preserve"> EnrollmentIDs </w:t>
        </w:r>
        <w:r>
          <w:t xml:space="preserve">in tlsa_Enrollment </w:t>
        </w:r>
      </w:ins>
      <w:ins w:id="7126" w:author="Molly McEvilley" w:date="2023-07-20T05:58:00Z">
        <w:r w:rsidR="00432814">
          <w:t xml:space="preserve">for </w:t>
        </w:r>
        <w:r w:rsidR="00432814" w:rsidRPr="00295014">
          <w:rPr>
            <w:b/>
            <w:bCs/>
          </w:rPr>
          <w:t>ProjectID</w:t>
        </w:r>
        <w:r w:rsidR="00432814">
          <w:t xml:space="preserve">s in lsa_Project </w:t>
        </w:r>
      </w:ins>
      <w:ins w:id="7127" w:author="Molly McEvilley" w:date="2023-07-20T05:47:00Z">
        <w:r>
          <w:t>where</w:t>
        </w:r>
        <w:r>
          <w:rPr>
            <w:b/>
            <w:bCs/>
          </w:rPr>
          <w:t xml:space="preserve"> Active</w:t>
        </w:r>
        <w:r>
          <w:t xml:space="preserve"> = 1 and:</w:t>
        </w:r>
      </w:ins>
    </w:p>
    <w:p w14:paraId="0E4161A0" w14:textId="55BEE5C2" w:rsidR="00384A27" w:rsidRDefault="00384A27" w:rsidP="00777E3F">
      <w:pPr>
        <w:pStyle w:val="ListParagraph"/>
        <w:numPr>
          <w:ilvl w:val="0"/>
          <w:numId w:val="85"/>
        </w:numPr>
        <w:rPr>
          <w:ins w:id="7128" w:author="Molly McEvilley" w:date="2023-07-20T05:47:00Z"/>
        </w:rPr>
      </w:pPr>
      <w:ins w:id="7129" w:author="Molly McEvilley" w:date="2023-07-20T05:47:00Z">
        <w:r w:rsidRPr="001E71E8">
          <w:rPr>
            <w:b/>
            <w:bCs/>
          </w:rPr>
          <w:t>DisabilityStat</w:t>
        </w:r>
      </w:ins>
      <w:ins w:id="7130" w:author="Molly McEvilley" w:date="2023-08-08T16:19:00Z">
        <w:r w:rsidR="00333D8A">
          <w:rPr>
            <w:b/>
            <w:bCs/>
          </w:rPr>
          <w:t>us</w:t>
        </w:r>
      </w:ins>
      <w:ins w:id="7131" w:author="Molly McEvilley" w:date="2023-07-20T05:47:00Z">
        <w:r>
          <w:t xml:space="preserve"> = 99.</w:t>
        </w:r>
      </w:ins>
    </w:p>
    <w:p w14:paraId="2DDF4B2F" w14:textId="78BFE07D" w:rsidR="00A42F15" w:rsidRDefault="00A42F15" w:rsidP="00A42F15">
      <w:pPr>
        <w:pStyle w:val="Heading2"/>
        <w:rPr>
          <w:ins w:id="7132" w:author="Molly McEvilley" w:date="2023-07-20T05:49:00Z"/>
        </w:rPr>
      </w:pPr>
      <w:ins w:id="7133" w:author="Molly McEvilley" w:date="2023-07-20T05:02:00Z">
        <w:r w:rsidRPr="00A42F15">
          <w:t>DQ – Living Situation</w:t>
        </w:r>
      </w:ins>
    </w:p>
    <w:p w14:paraId="25624B77" w14:textId="40BFA33F" w:rsidR="00384A27" w:rsidRDefault="00384A27" w:rsidP="00384A27">
      <w:pPr>
        <w:rPr>
          <w:ins w:id="7134" w:author="Molly McEvilley" w:date="2023-07-20T05:49:00Z"/>
        </w:rPr>
      </w:pPr>
      <w:ins w:id="7135" w:author="Molly McEvilley" w:date="2023-07-20T05:49:00Z">
        <w:r>
          <w:t xml:space="preserve">This is a subset of </w:t>
        </w:r>
        <w:r>
          <w:rPr>
            <w:b/>
            <w:bCs/>
          </w:rPr>
          <w:t>AdultHoHEntry</w:t>
        </w:r>
      </w:ins>
      <w:ins w:id="7136" w:author="Molly McEvilley" w:date="2023-07-20T05:50:00Z">
        <w:r>
          <w:t xml:space="preserve">(the </w:t>
        </w:r>
        <w:r w:rsidRPr="00295014">
          <w:rPr>
            <w:b/>
            <w:bCs/>
          </w:rPr>
          <w:t>Value</w:t>
        </w:r>
        <w:r>
          <w:t xml:space="preserve"> for </w:t>
        </w:r>
        <w:r w:rsidRPr="00295014">
          <w:rPr>
            <w:b/>
            <w:bCs/>
          </w:rPr>
          <w:t>ReportRow</w:t>
        </w:r>
        <w:r>
          <w:t xml:space="preserve"> 911).</w:t>
        </w:r>
      </w:ins>
    </w:p>
    <w:p w14:paraId="46F5D93D" w14:textId="50912571" w:rsidR="00384A27" w:rsidRDefault="00432814" w:rsidP="00384A27">
      <w:pPr>
        <w:rPr>
          <w:ins w:id="7137" w:author="Molly McEvilley" w:date="2023-07-20T05:49:00Z"/>
        </w:rPr>
      </w:pPr>
      <w:ins w:id="7138" w:author="Molly McEvilley" w:date="2023-07-20T05:59:00Z">
        <w:r>
          <w:t xml:space="preserve">The </w:t>
        </w:r>
        <w:r w:rsidRPr="00295014">
          <w:rPr>
            <w:b/>
            <w:bCs/>
          </w:rPr>
          <w:t>Value</w:t>
        </w:r>
        <w:r>
          <w:t xml:space="preserve"> for </w:t>
        </w:r>
        <w:r w:rsidRPr="00295014">
          <w:rPr>
            <w:b/>
            <w:bCs/>
          </w:rPr>
          <w:t>ReportRow</w:t>
        </w:r>
        <w:r>
          <w:t xml:space="preserve"> 914 is a count of distinct</w:t>
        </w:r>
        <w:r>
          <w:rPr>
            <w:b/>
            <w:bCs/>
          </w:rPr>
          <w:t xml:space="preserve"> </w:t>
        </w:r>
      </w:ins>
      <w:ins w:id="7139" w:author="Molly McEvilley" w:date="2023-07-20T05:49:00Z">
        <w:r w:rsidR="00384A27">
          <w:rPr>
            <w:b/>
            <w:bCs/>
          </w:rPr>
          <w:t xml:space="preserve">EnrollmentIDs </w:t>
        </w:r>
        <w:r w:rsidR="00384A27">
          <w:t xml:space="preserve">in tlsa_Enrollment </w:t>
        </w:r>
      </w:ins>
      <w:ins w:id="7140" w:author="Molly McEvilley" w:date="2023-07-20T05:58:00Z">
        <w:r>
          <w:t xml:space="preserve">for </w:t>
        </w:r>
        <w:r w:rsidRPr="00295014">
          <w:rPr>
            <w:b/>
            <w:bCs/>
          </w:rPr>
          <w:t>ProjectID</w:t>
        </w:r>
        <w:r>
          <w:t xml:space="preserve">s in lsa_Project </w:t>
        </w:r>
      </w:ins>
      <w:ins w:id="7141"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777E3F">
      <w:pPr>
        <w:pStyle w:val="ListParagraph"/>
        <w:numPr>
          <w:ilvl w:val="0"/>
          <w:numId w:val="82"/>
        </w:numPr>
        <w:spacing w:before="0" w:after="160" w:line="256" w:lineRule="auto"/>
        <w:rPr>
          <w:ins w:id="7142" w:author="Molly McEvilley" w:date="2023-07-20T05:49:00Z"/>
        </w:rPr>
      </w:pPr>
      <w:ins w:id="7143"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777E3F">
      <w:pPr>
        <w:pStyle w:val="ListParagraph"/>
        <w:numPr>
          <w:ilvl w:val="0"/>
          <w:numId w:val="82"/>
        </w:numPr>
        <w:spacing w:before="0" w:after="160" w:line="256" w:lineRule="auto"/>
        <w:rPr>
          <w:ins w:id="7144" w:author="Molly McEvilley" w:date="2023-07-20T05:49:00Z"/>
        </w:rPr>
      </w:pPr>
      <w:ins w:id="7145"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146" w:author="Molly McEvilley" w:date="2023-07-20T05:50:00Z"/>
        </w:rPr>
      </w:pPr>
      <w:ins w:id="7147" w:author="Molly McEvilley" w:date="2023-07-20T05:02:00Z">
        <w:r w:rsidRPr="00A42F15">
          <w:t>DQ – Length of Stay</w:t>
        </w:r>
      </w:ins>
    </w:p>
    <w:p w14:paraId="11DEA925" w14:textId="77777777" w:rsidR="00384A27" w:rsidRDefault="00384A27" w:rsidP="00384A27">
      <w:pPr>
        <w:rPr>
          <w:ins w:id="7148" w:author="Molly McEvilley" w:date="2023-07-20T05:50:00Z"/>
        </w:rPr>
      </w:pPr>
      <w:ins w:id="7149"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150" w:author="Molly McEvilley" w:date="2023-07-20T05:51:00Z"/>
        </w:rPr>
      </w:pPr>
      <w:ins w:id="7151" w:author="Molly McEvilley" w:date="2023-07-20T05:59:00Z">
        <w:r>
          <w:t xml:space="preserve">The </w:t>
        </w:r>
        <w:r w:rsidRPr="00295014">
          <w:rPr>
            <w:b/>
            <w:bCs/>
          </w:rPr>
          <w:t>Value</w:t>
        </w:r>
        <w:r>
          <w:t xml:space="preserve"> for </w:t>
        </w:r>
        <w:r w:rsidRPr="00295014">
          <w:rPr>
            <w:b/>
            <w:bCs/>
          </w:rPr>
          <w:t>ReportRow</w:t>
        </w:r>
        <w:r>
          <w:t xml:space="preserve"> 915 is a count of distinct</w:t>
        </w:r>
        <w:r>
          <w:rPr>
            <w:b/>
            <w:bCs/>
          </w:rPr>
          <w:t xml:space="preserve"> </w:t>
        </w:r>
      </w:ins>
      <w:ins w:id="7152" w:author="Molly McEvilley" w:date="2023-07-20T05:51:00Z">
        <w:r w:rsidR="00384A27">
          <w:rPr>
            <w:b/>
            <w:bCs/>
          </w:rPr>
          <w:t xml:space="preserve">EnrollmentIDs </w:t>
        </w:r>
        <w:r w:rsidR="00384A27">
          <w:t xml:space="preserve">in tlsa_Enrollment </w:t>
        </w:r>
      </w:ins>
      <w:ins w:id="7153" w:author="Molly McEvilley" w:date="2023-07-20T05:58:00Z">
        <w:r>
          <w:t xml:space="preserve">for </w:t>
        </w:r>
        <w:r w:rsidRPr="00295014">
          <w:rPr>
            <w:b/>
            <w:bCs/>
          </w:rPr>
          <w:t>ProjectID</w:t>
        </w:r>
        <w:r>
          <w:t xml:space="preserve">s in lsa_Project </w:t>
        </w:r>
      </w:ins>
      <w:ins w:id="7154"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777E3F">
      <w:pPr>
        <w:pStyle w:val="ListParagraph"/>
        <w:numPr>
          <w:ilvl w:val="0"/>
          <w:numId w:val="82"/>
        </w:numPr>
        <w:spacing w:before="0" w:after="160" w:line="256" w:lineRule="auto"/>
        <w:rPr>
          <w:ins w:id="7155" w:author="Molly McEvilley" w:date="2023-07-20T05:51:00Z"/>
        </w:rPr>
      </w:pPr>
      <w:ins w:id="7156"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777E3F">
      <w:pPr>
        <w:pStyle w:val="ListParagraph"/>
        <w:numPr>
          <w:ilvl w:val="0"/>
          <w:numId w:val="82"/>
        </w:numPr>
        <w:spacing w:before="0" w:after="160" w:line="256" w:lineRule="auto"/>
        <w:rPr>
          <w:ins w:id="7157" w:author="Molly McEvilley" w:date="2023-07-20T05:51:00Z"/>
        </w:rPr>
      </w:pPr>
      <w:ins w:id="7158"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159" w:author="Molly McEvilley" w:date="2023-07-20T05:50:00Z"/>
        </w:rPr>
      </w:pPr>
      <w:ins w:id="7160" w:author="Molly McEvilley" w:date="2023-07-20T05:02:00Z">
        <w:r w:rsidRPr="00A42F15">
          <w:t>DQ – Date ES/SH/Street Homelessness Started</w:t>
        </w:r>
      </w:ins>
    </w:p>
    <w:p w14:paraId="269844A6" w14:textId="77777777" w:rsidR="00384A27" w:rsidRDefault="00384A27" w:rsidP="00384A27">
      <w:pPr>
        <w:rPr>
          <w:ins w:id="7161" w:author="Molly McEvilley" w:date="2023-07-20T05:50:00Z"/>
        </w:rPr>
      </w:pPr>
      <w:ins w:id="7162"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163" w:author="Molly McEvilley" w:date="2023-07-20T05:52:00Z"/>
        </w:rPr>
      </w:pPr>
      <w:ins w:id="7164" w:author="Molly McEvilley" w:date="2023-07-20T05:59:00Z">
        <w:r>
          <w:t xml:space="preserve">The </w:t>
        </w:r>
        <w:r w:rsidRPr="00295014">
          <w:rPr>
            <w:b/>
            <w:bCs/>
          </w:rPr>
          <w:t>Value</w:t>
        </w:r>
        <w:r>
          <w:t xml:space="preserve"> for </w:t>
        </w:r>
        <w:r w:rsidRPr="00295014">
          <w:rPr>
            <w:b/>
            <w:bCs/>
          </w:rPr>
          <w:t>ReportRow</w:t>
        </w:r>
        <w:r>
          <w:t xml:space="preserve"> 916 is a count of distinct</w:t>
        </w:r>
        <w:r>
          <w:rPr>
            <w:b/>
            <w:bCs/>
          </w:rPr>
          <w:t xml:space="preserve"> </w:t>
        </w:r>
      </w:ins>
      <w:ins w:id="7165" w:author="Molly McEvilley" w:date="2023-07-20T05:52:00Z">
        <w:r w:rsidR="00384A27">
          <w:rPr>
            <w:b/>
            <w:bCs/>
          </w:rPr>
          <w:t xml:space="preserve">EnrollmentIDs </w:t>
        </w:r>
        <w:r w:rsidR="00384A27">
          <w:t xml:space="preserve">in tlsa_Enrollment </w:t>
        </w:r>
      </w:ins>
      <w:ins w:id="7166" w:author="Molly McEvilley" w:date="2023-07-20T05:58:00Z">
        <w:r>
          <w:t xml:space="preserve">for </w:t>
        </w:r>
        <w:r w:rsidRPr="00295014">
          <w:rPr>
            <w:b/>
            <w:bCs/>
          </w:rPr>
          <w:t>ProjectID</w:t>
        </w:r>
        <w:r>
          <w:t xml:space="preserve">s in lsa_Project </w:t>
        </w:r>
      </w:ins>
      <w:ins w:id="7167"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777E3F">
      <w:pPr>
        <w:pStyle w:val="ListParagraph"/>
        <w:numPr>
          <w:ilvl w:val="0"/>
          <w:numId w:val="82"/>
        </w:numPr>
        <w:spacing w:before="0" w:after="160" w:line="256" w:lineRule="auto"/>
        <w:rPr>
          <w:ins w:id="7168" w:author="Molly McEvilley" w:date="2023-07-20T05:52:00Z"/>
        </w:rPr>
      </w:pPr>
      <w:ins w:id="7169" w:author="Molly McEvilley" w:date="2023-07-20T05:52:00Z">
        <w:r>
          <w:rPr>
            <w:b/>
            <w:bCs/>
          </w:rPr>
          <w:lastRenderedPageBreak/>
          <w:t>ActiveAge</w:t>
        </w:r>
        <w:r>
          <w:t xml:space="preserve"> between 18 and 65 or </w:t>
        </w:r>
        <w:r>
          <w:rPr>
            <w:b/>
            <w:bCs/>
          </w:rPr>
          <w:t>RelationshipToHoH</w:t>
        </w:r>
        <w:r>
          <w:t xml:space="preserve"> = 1; and</w:t>
        </w:r>
      </w:ins>
    </w:p>
    <w:p w14:paraId="1EE2AFDD" w14:textId="77777777" w:rsidR="00384A27" w:rsidRDefault="00384A27" w:rsidP="00777E3F">
      <w:pPr>
        <w:pStyle w:val="ListParagraph"/>
        <w:numPr>
          <w:ilvl w:val="0"/>
          <w:numId w:val="82"/>
        </w:numPr>
        <w:spacing w:before="0" w:after="160" w:line="256" w:lineRule="auto"/>
        <w:rPr>
          <w:ins w:id="7170" w:author="Molly McEvilley" w:date="2023-07-20T05:52:00Z"/>
        </w:rPr>
      </w:pPr>
      <w:ins w:id="7171"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777E3F">
      <w:pPr>
        <w:pStyle w:val="ListParagraph"/>
        <w:numPr>
          <w:ilvl w:val="0"/>
          <w:numId w:val="82"/>
        </w:numPr>
        <w:spacing w:before="0" w:after="160" w:line="256" w:lineRule="auto"/>
        <w:rPr>
          <w:ins w:id="7172" w:author="Molly McEvilley" w:date="2023-07-20T05:52:00Z"/>
        </w:rPr>
      </w:pPr>
      <w:ins w:id="7173" w:author="Molly McEvilley" w:date="2023-07-20T05:52:00Z">
        <w:r>
          <w:t>hmis_Enrollment</w:t>
        </w:r>
        <w:r>
          <w:rPr>
            <w:b/>
            <w:bCs/>
          </w:rPr>
          <w:t>.</w:t>
        </w:r>
        <w:r>
          <w:rPr>
            <w:i/>
            <w:iCs/>
          </w:rPr>
          <w:t xml:space="preserve">DateToStreetESSH </w:t>
        </w:r>
        <w:r>
          <w:t>is NULL; and</w:t>
        </w:r>
      </w:ins>
    </w:p>
    <w:p w14:paraId="7598AC46" w14:textId="77777777" w:rsidR="00384A27" w:rsidRDefault="00384A27" w:rsidP="00777E3F">
      <w:pPr>
        <w:pStyle w:val="ListParagraph"/>
        <w:numPr>
          <w:ilvl w:val="1"/>
          <w:numId w:val="82"/>
        </w:numPr>
        <w:spacing w:before="0" w:after="160" w:line="256" w:lineRule="auto"/>
        <w:rPr>
          <w:ins w:id="7174" w:author="Molly McEvilley" w:date="2023-07-20T05:52:00Z"/>
        </w:rPr>
      </w:pPr>
      <w:ins w:id="7175" w:author="Molly McEvilley" w:date="2023-07-20T05:52:00Z">
        <w:r>
          <w:t>tlsa_Enrollment.</w:t>
        </w:r>
        <w:r>
          <w:rPr>
            <w:b/>
            <w:bCs/>
          </w:rPr>
          <w:t>LSAProjectType</w:t>
        </w:r>
        <w:r>
          <w:t xml:space="preserve"> in (0,1,8); or</w:t>
        </w:r>
      </w:ins>
    </w:p>
    <w:p w14:paraId="7D15F3A2" w14:textId="77777777" w:rsidR="00384A27" w:rsidRDefault="00384A27" w:rsidP="00777E3F">
      <w:pPr>
        <w:pStyle w:val="ListParagraph"/>
        <w:numPr>
          <w:ilvl w:val="1"/>
          <w:numId w:val="82"/>
        </w:numPr>
        <w:spacing w:before="0" w:after="160" w:line="256" w:lineRule="auto"/>
        <w:rPr>
          <w:ins w:id="7176" w:author="Molly McEvilley" w:date="2023-07-20T05:52:00Z"/>
        </w:rPr>
      </w:pPr>
      <w:ins w:id="7177"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777E3F">
      <w:pPr>
        <w:pStyle w:val="ListParagraph"/>
        <w:numPr>
          <w:ilvl w:val="1"/>
          <w:numId w:val="82"/>
        </w:numPr>
        <w:spacing w:before="0" w:after="160" w:line="256" w:lineRule="auto"/>
        <w:rPr>
          <w:ins w:id="7178" w:author="Molly McEvilley" w:date="2023-07-20T05:52:00Z"/>
        </w:rPr>
      </w:pPr>
      <w:ins w:id="7179" w:author="Molly McEvilley" w:date="2023-07-20T05:52:00Z">
        <w:r>
          <w:rPr>
            <w:i/>
            <w:iCs/>
          </w:rPr>
          <w:t xml:space="preserve">PreviousStreetESSH </w:t>
        </w:r>
        <w:r>
          <w:t>= 1.</w:t>
        </w:r>
      </w:ins>
    </w:p>
    <w:p w14:paraId="370CB3BA" w14:textId="646BA8B4" w:rsidR="00A42F15" w:rsidRDefault="00A42F15" w:rsidP="00A42F15">
      <w:pPr>
        <w:pStyle w:val="Heading2"/>
        <w:rPr>
          <w:ins w:id="7180" w:author="Molly McEvilley" w:date="2023-07-20T05:50:00Z"/>
        </w:rPr>
      </w:pPr>
      <w:ins w:id="7181" w:author="Molly McEvilley" w:date="2023-07-20T05:02:00Z">
        <w:r w:rsidRPr="00A42F15">
          <w:t>DQ – Times ES/SH/Street Homeless Last 3 Years</w:t>
        </w:r>
      </w:ins>
    </w:p>
    <w:p w14:paraId="52918D54" w14:textId="77777777" w:rsidR="00384A27" w:rsidRDefault="00384A27" w:rsidP="00384A27">
      <w:pPr>
        <w:rPr>
          <w:ins w:id="7182" w:author="Molly McEvilley" w:date="2023-07-20T05:50:00Z"/>
        </w:rPr>
      </w:pPr>
      <w:ins w:id="7183"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184" w:author="Molly McEvilley" w:date="2023-07-20T05:52:00Z"/>
        </w:rPr>
      </w:pPr>
      <w:ins w:id="7185" w:author="Molly McEvilley" w:date="2023-07-20T06:00:00Z">
        <w:r>
          <w:t xml:space="preserve">The </w:t>
        </w:r>
        <w:r w:rsidRPr="00295014">
          <w:rPr>
            <w:b/>
            <w:bCs/>
          </w:rPr>
          <w:t>Value</w:t>
        </w:r>
        <w:r>
          <w:t xml:space="preserve"> for </w:t>
        </w:r>
        <w:r w:rsidRPr="00295014">
          <w:rPr>
            <w:b/>
            <w:bCs/>
          </w:rPr>
          <w:t>ReportRow</w:t>
        </w:r>
        <w:r>
          <w:t xml:space="preserve"> 917 is a count of distinct</w:t>
        </w:r>
        <w:r>
          <w:rPr>
            <w:b/>
            <w:bCs/>
          </w:rPr>
          <w:t xml:space="preserve"> </w:t>
        </w:r>
      </w:ins>
      <w:ins w:id="7186" w:author="Molly McEvilley" w:date="2023-07-20T05:52:00Z">
        <w:r w:rsidR="00384A27">
          <w:rPr>
            <w:b/>
            <w:bCs/>
          </w:rPr>
          <w:t xml:space="preserve">EnrollmentIDs </w:t>
        </w:r>
        <w:r w:rsidR="00384A27">
          <w:t xml:space="preserve">in tlsa_Enrollment </w:t>
        </w:r>
      </w:ins>
      <w:ins w:id="7187" w:author="Molly McEvilley" w:date="2023-07-20T05:58:00Z">
        <w:r>
          <w:t xml:space="preserve">for </w:t>
        </w:r>
        <w:r w:rsidRPr="00295014">
          <w:rPr>
            <w:b/>
            <w:bCs/>
          </w:rPr>
          <w:t>ProjectID</w:t>
        </w:r>
        <w:r>
          <w:t xml:space="preserve">s in lsa_Project </w:t>
        </w:r>
      </w:ins>
      <w:ins w:id="7188"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777E3F">
      <w:pPr>
        <w:pStyle w:val="ListParagraph"/>
        <w:numPr>
          <w:ilvl w:val="0"/>
          <w:numId w:val="82"/>
        </w:numPr>
        <w:spacing w:before="0" w:after="160" w:line="256" w:lineRule="auto"/>
        <w:rPr>
          <w:ins w:id="7189" w:author="Molly McEvilley" w:date="2023-07-20T05:52:00Z"/>
        </w:rPr>
      </w:pPr>
      <w:ins w:id="7190"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777E3F">
      <w:pPr>
        <w:pStyle w:val="ListParagraph"/>
        <w:numPr>
          <w:ilvl w:val="0"/>
          <w:numId w:val="82"/>
        </w:numPr>
        <w:spacing w:before="0" w:after="160" w:line="256" w:lineRule="auto"/>
        <w:rPr>
          <w:ins w:id="7191" w:author="Molly McEvilley" w:date="2023-07-20T05:52:00Z"/>
        </w:rPr>
      </w:pPr>
      <w:ins w:id="7192"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777E3F">
      <w:pPr>
        <w:pStyle w:val="ListParagraph"/>
        <w:numPr>
          <w:ilvl w:val="1"/>
          <w:numId w:val="82"/>
        </w:numPr>
        <w:spacing w:before="0" w:after="160" w:line="256" w:lineRule="auto"/>
        <w:rPr>
          <w:ins w:id="7193" w:author="Molly McEvilley" w:date="2023-07-20T05:52:00Z"/>
        </w:rPr>
      </w:pPr>
      <w:ins w:id="7194"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777E3F">
      <w:pPr>
        <w:pStyle w:val="ListParagraph"/>
        <w:numPr>
          <w:ilvl w:val="1"/>
          <w:numId w:val="82"/>
        </w:numPr>
        <w:spacing w:before="0" w:after="160" w:line="256" w:lineRule="auto"/>
        <w:rPr>
          <w:ins w:id="7195" w:author="Molly McEvilley" w:date="2023-07-20T05:52:00Z"/>
        </w:rPr>
      </w:pPr>
      <w:ins w:id="7196"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777E3F">
      <w:pPr>
        <w:pStyle w:val="ListParagraph"/>
        <w:numPr>
          <w:ilvl w:val="1"/>
          <w:numId w:val="82"/>
        </w:numPr>
        <w:spacing w:before="0" w:after="160" w:line="256" w:lineRule="auto"/>
        <w:rPr>
          <w:ins w:id="7197" w:author="Molly McEvilley" w:date="2023-07-20T05:52:00Z"/>
        </w:rPr>
      </w:pPr>
      <w:ins w:id="7198" w:author="Molly McEvilley" w:date="2023-07-20T05:52:00Z">
        <w:r>
          <w:rPr>
            <w:i/>
            <w:iCs/>
          </w:rPr>
          <w:t>PreviousStreetESSH</w:t>
        </w:r>
        <w:r>
          <w:t xml:space="preserve"> = 1.</w:t>
        </w:r>
      </w:ins>
    </w:p>
    <w:p w14:paraId="7D57C4C0" w14:textId="06320625" w:rsidR="00A42F15" w:rsidRDefault="00A42F15" w:rsidP="00A42F15">
      <w:pPr>
        <w:pStyle w:val="Heading2"/>
        <w:rPr>
          <w:ins w:id="7199" w:author="Molly McEvilley" w:date="2023-07-20T05:50:00Z"/>
        </w:rPr>
      </w:pPr>
      <w:ins w:id="7200" w:author="Molly McEvilley" w:date="2023-07-20T05:02:00Z">
        <w:r w:rsidRPr="00A42F15">
          <w:t>DQ – Months ES/SH/Street Homeless Last 3 Years</w:t>
        </w:r>
      </w:ins>
    </w:p>
    <w:p w14:paraId="17AC448E" w14:textId="77777777" w:rsidR="00384A27" w:rsidRDefault="00384A27" w:rsidP="00384A27">
      <w:pPr>
        <w:rPr>
          <w:ins w:id="7201" w:author="Molly McEvilley" w:date="2023-07-20T05:50:00Z"/>
        </w:rPr>
      </w:pPr>
      <w:ins w:id="7202"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203" w:author="Molly McEvilley" w:date="2023-07-20T05:52:00Z"/>
        </w:rPr>
      </w:pPr>
      <w:ins w:id="7204" w:author="Molly McEvilley" w:date="2023-07-20T05:56:00Z">
        <w:r>
          <w:t xml:space="preserve">The </w:t>
        </w:r>
        <w:r w:rsidRPr="00295014">
          <w:rPr>
            <w:b/>
            <w:bCs/>
          </w:rPr>
          <w:t>Value</w:t>
        </w:r>
        <w:r>
          <w:t xml:space="preserve"> for </w:t>
        </w:r>
        <w:r w:rsidRPr="00295014">
          <w:rPr>
            <w:b/>
            <w:bCs/>
          </w:rPr>
          <w:t>ReportRow</w:t>
        </w:r>
        <w:r>
          <w:t xml:space="preserve"> 918 is a count of distinct</w:t>
        </w:r>
        <w:r>
          <w:rPr>
            <w:b/>
            <w:bCs/>
          </w:rPr>
          <w:t xml:space="preserve"> </w:t>
        </w:r>
      </w:ins>
      <w:ins w:id="7205" w:author="Molly McEvilley" w:date="2023-07-20T05:52:00Z">
        <w:r w:rsidR="00384A27">
          <w:rPr>
            <w:b/>
            <w:bCs/>
          </w:rPr>
          <w:t xml:space="preserve">EnrollmentIDs </w:t>
        </w:r>
        <w:r w:rsidR="00384A27">
          <w:t xml:space="preserve">in tlsa_Enrollment </w:t>
        </w:r>
      </w:ins>
      <w:ins w:id="7206" w:author="Molly McEvilley" w:date="2023-07-20T05:58:00Z">
        <w:r w:rsidR="00432814">
          <w:t xml:space="preserve">for </w:t>
        </w:r>
        <w:r w:rsidR="00432814" w:rsidRPr="00295014">
          <w:rPr>
            <w:b/>
            <w:bCs/>
          </w:rPr>
          <w:t>ProjectID</w:t>
        </w:r>
        <w:r w:rsidR="00432814">
          <w:t xml:space="preserve">s in lsa_Project </w:t>
        </w:r>
      </w:ins>
      <w:ins w:id="7207"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777E3F">
      <w:pPr>
        <w:pStyle w:val="ListParagraph"/>
        <w:numPr>
          <w:ilvl w:val="0"/>
          <w:numId w:val="82"/>
        </w:numPr>
        <w:spacing w:before="0" w:after="160" w:line="256" w:lineRule="auto"/>
        <w:rPr>
          <w:ins w:id="7208" w:author="Molly McEvilley" w:date="2023-07-20T05:52:00Z"/>
        </w:rPr>
      </w:pPr>
      <w:ins w:id="7209"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777E3F">
      <w:pPr>
        <w:pStyle w:val="ListParagraph"/>
        <w:numPr>
          <w:ilvl w:val="0"/>
          <w:numId w:val="82"/>
        </w:numPr>
        <w:spacing w:before="0" w:after="160" w:line="256" w:lineRule="auto"/>
        <w:rPr>
          <w:ins w:id="7210" w:author="Molly McEvilley" w:date="2023-07-20T05:52:00Z"/>
        </w:rPr>
      </w:pPr>
      <w:ins w:id="7211"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777E3F">
      <w:pPr>
        <w:pStyle w:val="ListParagraph"/>
        <w:numPr>
          <w:ilvl w:val="1"/>
          <w:numId w:val="82"/>
        </w:numPr>
        <w:spacing w:before="0" w:after="160" w:line="256" w:lineRule="auto"/>
        <w:rPr>
          <w:ins w:id="7212" w:author="Molly McEvilley" w:date="2023-07-20T05:52:00Z"/>
        </w:rPr>
      </w:pPr>
      <w:ins w:id="7213" w:author="Molly McEvilley" w:date="2023-07-20T05:52:00Z">
        <w:r>
          <w:t>tlsa_Enrollment.</w:t>
        </w:r>
        <w:r>
          <w:rPr>
            <w:b/>
            <w:bCs/>
          </w:rPr>
          <w:t>LSAProjectType</w:t>
        </w:r>
        <w:r>
          <w:t xml:space="preserve"> in (0,1,8); or</w:t>
        </w:r>
      </w:ins>
    </w:p>
    <w:p w14:paraId="312E3DCF" w14:textId="77777777" w:rsidR="00384A27" w:rsidRDefault="00384A27" w:rsidP="00777E3F">
      <w:pPr>
        <w:pStyle w:val="ListParagraph"/>
        <w:numPr>
          <w:ilvl w:val="1"/>
          <w:numId w:val="82"/>
        </w:numPr>
        <w:spacing w:before="0" w:after="160" w:line="256" w:lineRule="auto"/>
        <w:rPr>
          <w:ins w:id="7214" w:author="Molly McEvilley" w:date="2023-07-20T05:52:00Z"/>
        </w:rPr>
      </w:pPr>
      <w:ins w:id="7215"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777E3F">
      <w:pPr>
        <w:pStyle w:val="ListParagraph"/>
        <w:numPr>
          <w:ilvl w:val="1"/>
          <w:numId w:val="82"/>
        </w:numPr>
        <w:spacing w:before="0" w:after="160" w:line="256" w:lineRule="auto"/>
        <w:rPr>
          <w:ins w:id="7216" w:author="Molly McEvilley" w:date="2023-07-20T05:52:00Z"/>
        </w:rPr>
      </w:pPr>
      <w:ins w:id="7217" w:author="Molly McEvilley" w:date="2023-07-20T05:52:00Z">
        <w:r>
          <w:rPr>
            <w:i/>
            <w:iCs/>
          </w:rPr>
          <w:t>PreviousStreetESSH</w:t>
        </w:r>
        <w:r>
          <w:t xml:space="preserve"> = 1.</w:t>
        </w:r>
      </w:ins>
    </w:p>
    <w:p w14:paraId="1636E972" w14:textId="3BA99B0F" w:rsidR="00F34264" w:rsidRPr="00735E97" w:rsidRDefault="00A42F15" w:rsidP="00735E97">
      <w:pPr>
        <w:pStyle w:val="Heading2"/>
        <w:rPr>
          <w:ins w:id="7218" w:author="Molly McEvilley" w:date="2023-07-20T00:41:00Z"/>
          <w:rFonts w:eastAsiaTheme="minorHAnsi"/>
        </w:rPr>
      </w:pPr>
      <w:ins w:id="7219" w:author="Molly McEvilley" w:date="2023-07-20T05:02:00Z">
        <w:r w:rsidRPr="00A42F15">
          <w:t>DQ – Destination</w:t>
        </w:r>
      </w:ins>
    </w:p>
    <w:p w14:paraId="59F10B6A" w14:textId="775AE756" w:rsidR="00384A27" w:rsidRDefault="00384A27" w:rsidP="00384A27">
      <w:pPr>
        <w:rPr>
          <w:ins w:id="7220" w:author="Molly McEvilley" w:date="2023-07-20T05:53:00Z"/>
        </w:rPr>
      </w:pPr>
      <w:ins w:id="7221"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ins>
    </w:p>
    <w:p w14:paraId="2D00FDC1" w14:textId="17FCF400" w:rsidR="008A03CC" w:rsidRDefault="000E3E4B" w:rsidP="008A03CC">
      <w:pPr>
        <w:rPr>
          <w:ins w:id="7222" w:author="Molly McEvilley" w:date="2023-07-20T05:53:00Z"/>
        </w:rPr>
      </w:pPr>
      <w:ins w:id="7223" w:author="Molly McEvilley" w:date="2023-07-20T05:56:00Z">
        <w:r>
          <w:t xml:space="preserve">The </w:t>
        </w:r>
        <w:r w:rsidRPr="00295014">
          <w:rPr>
            <w:b/>
            <w:bCs/>
          </w:rPr>
          <w:t>Value</w:t>
        </w:r>
        <w:r>
          <w:t xml:space="preserve"> for </w:t>
        </w:r>
        <w:r w:rsidRPr="00295014">
          <w:rPr>
            <w:b/>
            <w:bCs/>
          </w:rPr>
          <w:t>ReportRow</w:t>
        </w:r>
        <w:r>
          <w:t xml:space="preserve"> 919 is a count of distinct</w:t>
        </w:r>
        <w:r>
          <w:rPr>
            <w:b/>
            <w:bCs/>
          </w:rPr>
          <w:t xml:space="preserve"> </w:t>
        </w:r>
      </w:ins>
      <w:ins w:id="7224" w:author="Molly McEvilley" w:date="2023-07-20T05:53:00Z">
        <w:r w:rsidR="008A03CC">
          <w:rPr>
            <w:b/>
            <w:bCs/>
          </w:rPr>
          <w:t xml:space="preserve">EnrollmentIDs </w:t>
        </w:r>
        <w:r w:rsidR="008A03CC">
          <w:t xml:space="preserve">in tlsa_Enrollment </w:t>
        </w:r>
      </w:ins>
      <w:ins w:id="7225" w:author="Molly McEvilley" w:date="2023-07-20T05:58:00Z">
        <w:r w:rsidR="00432814">
          <w:t xml:space="preserve">for </w:t>
        </w:r>
        <w:r w:rsidR="00432814" w:rsidRPr="00295014">
          <w:rPr>
            <w:b/>
            <w:bCs/>
          </w:rPr>
          <w:t>ProjectID</w:t>
        </w:r>
        <w:r w:rsidR="00432814">
          <w:t xml:space="preserve">s in lsa_Project </w:t>
        </w:r>
      </w:ins>
      <w:ins w:id="7226"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777E3F">
      <w:pPr>
        <w:pStyle w:val="ListParagraph"/>
        <w:numPr>
          <w:ilvl w:val="0"/>
          <w:numId w:val="83"/>
        </w:numPr>
        <w:spacing w:before="0" w:after="160" w:line="256" w:lineRule="auto"/>
        <w:rPr>
          <w:ins w:id="7227" w:author="Molly McEvilley" w:date="2023-07-20T05:53:00Z"/>
        </w:rPr>
      </w:pPr>
      <w:ins w:id="7228" w:author="Molly McEvilley" w:date="2023-07-20T05:53:00Z">
        <w:r w:rsidRPr="001E71E8">
          <w:rPr>
            <w:b/>
            <w:bCs/>
          </w:rPr>
          <w:t>ExitDate</w:t>
        </w:r>
        <w:r>
          <w:t xml:space="preserve"> is not NULL; and</w:t>
        </w:r>
      </w:ins>
    </w:p>
    <w:p w14:paraId="7FCF9C73" w14:textId="77777777" w:rsidR="008A03CC" w:rsidRDefault="008A03CC" w:rsidP="00777E3F">
      <w:pPr>
        <w:pStyle w:val="ListParagraph"/>
        <w:numPr>
          <w:ilvl w:val="1"/>
          <w:numId w:val="79"/>
        </w:numPr>
        <w:spacing w:before="0" w:after="160" w:line="256" w:lineRule="auto"/>
        <w:rPr>
          <w:ins w:id="7229" w:author="Molly McEvilley" w:date="2023-07-20T05:53:00Z"/>
        </w:rPr>
      </w:pPr>
      <w:ins w:id="7230" w:author="Molly McEvilley" w:date="2023-07-20T05:53:00Z">
        <w:r>
          <w:t>hmis_Exit.</w:t>
        </w:r>
        <w:r>
          <w:rPr>
            <w:i/>
            <w:iCs/>
          </w:rPr>
          <w:t>Destination</w:t>
        </w:r>
        <w:r>
          <w:t xml:space="preserve"> is NULL or in (8,9,17,30,99) or</w:t>
        </w:r>
      </w:ins>
    </w:p>
    <w:p w14:paraId="5AB1D1F3" w14:textId="77777777" w:rsidR="008A03CC" w:rsidRDefault="008A03CC" w:rsidP="00777E3F">
      <w:pPr>
        <w:pStyle w:val="ListParagraph"/>
        <w:numPr>
          <w:ilvl w:val="1"/>
          <w:numId w:val="79"/>
        </w:numPr>
        <w:spacing w:before="0" w:after="160" w:line="256" w:lineRule="auto"/>
        <w:rPr>
          <w:ins w:id="7231" w:author="Molly McEvilley" w:date="2023-07-20T05:53:00Z"/>
        </w:rPr>
      </w:pPr>
      <w:ins w:id="7232"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233" w:author="Molly McEvilley" w:date="2023-07-20T05:53:00Z"/>
          <w:rFonts w:eastAsiaTheme="minorHAnsi"/>
        </w:rPr>
      </w:pPr>
      <w:bookmarkStart w:id="7234" w:name="_HMIS_Business_Logic:"/>
      <w:bookmarkStart w:id="7235" w:name="_Toc37849830"/>
      <w:bookmarkEnd w:id="7234"/>
      <w:ins w:id="7236" w:author="Molly McEvilley" w:date="2023-07-20T05:53:00Z">
        <w:r w:rsidRPr="00A42F15">
          <w:t xml:space="preserve">DQ – </w:t>
        </w:r>
        <w:r w:rsidR="006F2DFB">
          <w:t>Date of Birth</w:t>
        </w:r>
      </w:ins>
    </w:p>
    <w:p w14:paraId="47D8660E" w14:textId="3A0B1142" w:rsidR="006F2DFB" w:rsidRDefault="000E3E4B" w:rsidP="006F2DFB">
      <w:pPr>
        <w:rPr>
          <w:ins w:id="7237" w:author="Molly McEvilley" w:date="2023-07-20T05:54:00Z"/>
        </w:rPr>
      </w:pPr>
      <w:ins w:id="7238" w:author="Molly McEvilley" w:date="2023-07-20T05:55:00Z">
        <w:r>
          <w:t xml:space="preserve">The </w:t>
        </w:r>
        <w:r w:rsidRPr="00735E97">
          <w:rPr>
            <w:b/>
            <w:bCs/>
          </w:rPr>
          <w:t>Value</w:t>
        </w:r>
        <w:r>
          <w:t xml:space="preserve"> for </w:t>
        </w:r>
        <w:r w:rsidRPr="00735E97">
          <w:rPr>
            <w:b/>
            <w:bCs/>
          </w:rPr>
          <w:t>ReportRow</w:t>
        </w:r>
        <w:r>
          <w:t xml:space="preserve"> 920 is a</w:t>
        </w:r>
      </w:ins>
      <w:ins w:id="7239" w:author="Molly McEvilley" w:date="2023-07-20T05:54:00Z">
        <w:r w:rsidR="006F2DFB">
          <w:t xml:space="preserve"> count of distinct</w:t>
        </w:r>
        <w:r w:rsidR="006F2DFB">
          <w:rPr>
            <w:b/>
            <w:bCs/>
          </w:rPr>
          <w:t xml:space="preserve"> PersonalIDs </w:t>
        </w:r>
        <w:r w:rsidR="006F2DFB">
          <w:t xml:space="preserve">in tlsa_Enrollment </w:t>
        </w:r>
      </w:ins>
      <w:ins w:id="7240" w:author="Molly McEvilley" w:date="2023-07-20T05:57:00Z">
        <w:r>
          <w:t xml:space="preserve">for </w:t>
        </w:r>
        <w:r w:rsidR="00432814" w:rsidRPr="00735E97">
          <w:rPr>
            <w:b/>
            <w:bCs/>
          </w:rPr>
          <w:t>ProjectID</w:t>
        </w:r>
        <w:r w:rsidR="00432814">
          <w:t xml:space="preserve">s in lsa_Project </w:t>
        </w:r>
      </w:ins>
      <w:ins w:id="7241" w:author="Molly McEvilley" w:date="2023-07-20T05:54:00Z">
        <w:r w:rsidR="006F2DFB">
          <w:t xml:space="preserve">where </w:t>
        </w:r>
        <w:r w:rsidR="006F2DFB">
          <w:rPr>
            <w:b/>
            <w:bCs/>
          </w:rPr>
          <w:t>Active</w:t>
        </w:r>
        <w:r w:rsidR="006F2DFB">
          <w:t xml:space="preserve"> = 1 and</w:t>
        </w:r>
      </w:ins>
      <w:ins w:id="7242" w:author="Molly McEvilley" w:date="2023-07-20T05:55:00Z">
        <w:r>
          <w:t xml:space="preserve"> </w:t>
        </w:r>
        <w:r w:rsidRPr="00735E97">
          <w:rPr>
            <w:b/>
            <w:bCs/>
          </w:rPr>
          <w:t>ActiveAge</w:t>
        </w:r>
        <w:r>
          <w:t xml:space="preserve"> in (98,99)</w:t>
        </w:r>
      </w:ins>
      <w:ins w:id="7243" w:author="Molly McEvilley" w:date="2023-07-20T05:56:00Z">
        <w:r>
          <w:t>.</w:t>
        </w:r>
      </w:ins>
    </w:p>
    <w:p w14:paraId="4B385E16" w14:textId="3FDE6FE3" w:rsidR="007C0D7B" w:rsidRDefault="007C0D7B" w:rsidP="007C0D7B">
      <w:pPr>
        <w:pStyle w:val="Heading2"/>
      </w:pPr>
      <w:bookmarkStart w:id="7244" w:name="_Toc140490140"/>
      <w:r>
        <w:t>LSACalculated</w:t>
      </w:r>
      <w:bookmarkEnd w:id="7235"/>
      <w:bookmarkEnd w:id="7244"/>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245" w:author="Molly McEvilley" w:date="2023-07-20T06:14:00Z"/>
        </w:r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246"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88191A">
      <w:pPr>
        <w:pStyle w:val="Heading1"/>
        <w:rPr>
          <w:ins w:id="7247" w:author="Molly McEvilley" w:date="2023-07-20T06:15:00Z"/>
        </w:rPr>
      </w:pPr>
      <w:bookmarkStart w:id="7248" w:name="_HMIS_Business_Logic:_4"/>
      <w:bookmarkStart w:id="7249" w:name="_Toc37849831"/>
      <w:bookmarkStart w:id="7250" w:name="_Toc140490141"/>
      <w:bookmarkEnd w:id="7248"/>
      <w:ins w:id="7251" w:author="Molly McEvilley" w:date="2023-07-20T06:15:00Z">
        <w:r>
          <w:br w:type="page"/>
        </w:r>
      </w:ins>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7249"/>
      <w:bookmarkEnd w:id="7250"/>
    </w:p>
    <w:p w14:paraId="67DD686B" w14:textId="77777777" w:rsidR="00C1694A" w:rsidRDefault="00C1694A" w:rsidP="00C1694A">
      <w:pPr>
        <w:pStyle w:val="Heading2"/>
        <w:tabs>
          <w:tab w:val="left" w:pos="720"/>
        </w:tabs>
      </w:pPr>
      <w:bookmarkStart w:id="7252" w:name="_Data_Quality:_"/>
      <w:bookmarkStart w:id="7253" w:name="_Toc140490142"/>
      <w:bookmarkEnd w:id="7252"/>
      <w:r>
        <w:t>Data Quality:  HMIS Household Enrollments Not Associated with a CoC</w:t>
      </w:r>
      <w:bookmarkEnd w:id="7253"/>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254"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255" w:author="Molly McEvilley" w:date="2023-06-30T12:13:00Z"/>
              </w:rPr>
            </w:pPr>
            <w:del w:id="7256"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257" w:author="Molly McEvilley" w:date="2023-06-30T12:13:00Z"/>
        </w:trPr>
        <w:tc>
          <w:tcPr>
            <w:tcW w:w="9355" w:type="dxa"/>
          </w:tcPr>
          <w:p w14:paraId="152E5FBF" w14:textId="31D0C6A2" w:rsidR="00C1694A" w:rsidDel="00880F32" w:rsidRDefault="00C1694A" w:rsidP="0030339F">
            <w:pPr>
              <w:pStyle w:val="NoSpacing"/>
              <w:rPr>
                <w:del w:id="7258" w:author="Molly McEvilley" w:date="2023-06-30T12:13:00Z"/>
                <w:b/>
                <w:bCs/>
              </w:rPr>
            </w:pPr>
            <w:del w:id="7259"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260" w:author="Molly McEvilley" w:date="2023-06-30T12:14:00Z">
              <w:r w:rsidDel="00880F32">
                <w:delText>CoCCode</w:delText>
              </w:r>
            </w:del>
            <w:ins w:id="7261"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262" w:author="Molly McEvilley" w:date="2023-06-30T10:43:00Z">
        <w:r w:rsidR="003D026F">
          <w:t xml:space="preserve">the </w:t>
        </w:r>
        <w:r w:rsidR="003D026F">
          <w:rPr>
            <w:i/>
            <w:iCs/>
          </w:rPr>
          <w:t xml:space="preserve">EnrollmentCoC </w:t>
        </w:r>
        <w:r w:rsidR="003D026F">
          <w:t xml:space="preserve">for the head of household </w:t>
        </w:r>
      </w:ins>
      <w:del w:id="7263"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77E3F">
      <w:pPr>
        <w:pStyle w:val="ListParagraph"/>
        <w:numPr>
          <w:ilvl w:val="0"/>
          <w:numId w:val="77"/>
        </w:numPr>
        <w:spacing w:before="0" w:after="160" w:line="256" w:lineRule="auto"/>
      </w:pPr>
      <w:del w:id="7264" w:author="Molly McEvilley" w:date="2023-06-13T10:53:00Z">
        <w:r w:rsidDel="00C653C6">
          <w:delText>L</w:delText>
        </w:r>
      </w:del>
      <w:ins w:id="7265" w:author="Molly McEvilley" w:date="2023-06-13T10:53:00Z">
        <w:r>
          <w:t>l</w:t>
        </w:r>
      </w:ins>
      <w:r w:rsidR="00761F88">
        <w:t>sa_Project.</w:t>
      </w:r>
      <w:r w:rsidR="00761F88">
        <w:rPr>
          <w:b/>
          <w:bCs/>
        </w:rPr>
        <w:t>ProjectType</w:t>
      </w:r>
      <w:r w:rsidR="00761F88">
        <w:t xml:space="preserve"> in (</w:t>
      </w:r>
      <w:ins w:id="7266" w:author="Molly McEvilley" w:date="2023-06-13T10:52:00Z">
        <w:r>
          <w:t>0</w:t>
        </w:r>
      </w:ins>
      <w:ins w:id="7267" w:author="Molly McEvilley" w:date="2023-06-13T10:53:00Z">
        <w:r>
          <w:t>,</w:t>
        </w:r>
      </w:ins>
      <w:r w:rsidR="00761F88">
        <w:t>1,2,3,8,13); and</w:t>
      </w:r>
    </w:p>
    <w:p w14:paraId="7ADF2162" w14:textId="24CDDABC" w:rsidR="00761F88" w:rsidDel="00C653C6" w:rsidRDefault="00761F88" w:rsidP="00777E3F">
      <w:pPr>
        <w:pStyle w:val="ListParagraph"/>
        <w:numPr>
          <w:ilvl w:val="0"/>
          <w:numId w:val="77"/>
        </w:numPr>
        <w:spacing w:before="0" w:after="160" w:line="256" w:lineRule="auto"/>
        <w:rPr>
          <w:del w:id="7268" w:author="Molly McEvilley" w:date="2023-06-13T10:53:00Z"/>
        </w:rPr>
      </w:pPr>
      <w:del w:id="7269"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77E3F">
      <w:pPr>
        <w:pStyle w:val="ListParagraph"/>
        <w:numPr>
          <w:ilvl w:val="0"/>
          <w:numId w:val="77"/>
        </w:numPr>
        <w:spacing w:before="0" w:after="160" w:line="256" w:lineRule="auto"/>
        <w:rPr>
          <w:ins w:id="7270" w:author="Molly McEvilley" w:date="2023-06-13T10:56:00Z"/>
        </w:rPr>
      </w:pPr>
      <w:r>
        <w:t>lsa_Organization.</w:t>
      </w:r>
      <w:r>
        <w:rPr>
          <w:b/>
          <w:bCs/>
        </w:rPr>
        <w:t xml:space="preserve">VictimServiceProvider </w:t>
      </w:r>
      <w:r>
        <w:t>= 0; and</w:t>
      </w:r>
    </w:p>
    <w:p w14:paraId="1DF1F3F4" w14:textId="38FDE711" w:rsidR="00C653C6" w:rsidDel="00E31E7E" w:rsidRDefault="00C653C6" w:rsidP="00777E3F">
      <w:pPr>
        <w:pStyle w:val="ListParagraph"/>
        <w:numPr>
          <w:ilvl w:val="0"/>
          <w:numId w:val="77"/>
        </w:numPr>
        <w:spacing w:before="0" w:after="160" w:line="256" w:lineRule="auto"/>
        <w:rPr>
          <w:del w:id="7271" w:author="Molly McEvilley" w:date="2023-06-30T11:58:00Z"/>
        </w:rPr>
      </w:pPr>
      <w:ins w:id="7272" w:author="Molly McEvilley" w:date="2023-06-13T10:56:00Z">
        <w:r w:rsidRPr="49FCFE86">
          <w:rPr>
            <w:i/>
            <w:iCs/>
          </w:rPr>
          <w:t>EnrollmentCoC</w:t>
        </w:r>
        <w:r>
          <w:t xml:space="preserve"> &lt;&gt; any ProjectCoC.</w:t>
        </w:r>
        <w:r w:rsidRPr="49FCFE86">
          <w:rPr>
            <w:i/>
            <w:iCs/>
          </w:rPr>
          <w:t>CoCCode</w:t>
        </w:r>
        <w:r>
          <w:t xml:space="preserve"> for the </w:t>
        </w:r>
        <w:r w:rsidRPr="49FCFE86">
          <w:rPr>
            <w:b/>
            <w:bCs/>
          </w:rPr>
          <w:t>ProjectID</w:t>
        </w:r>
      </w:ins>
    </w:p>
    <w:p w14:paraId="760812F4" w14:textId="50B7B82C" w:rsidR="00C1694A" w:rsidDel="00C653C6" w:rsidRDefault="00C1694A" w:rsidP="00777E3F">
      <w:pPr>
        <w:pStyle w:val="ListParagraph"/>
        <w:numPr>
          <w:ilvl w:val="0"/>
          <w:numId w:val="77"/>
        </w:numPr>
        <w:spacing w:before="0" w:after="160" w:line="256" w:lineRule="auto"/>
        <w:rPr>
          <w:del w:id="7273" w:author="Molly McEvilley" w:date="2023-06-13T10:55:00Z"/>
        </w:rPr>
      </w:pPr>
      <w:del w:id="7274"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275" w:author="Molly McEvilley" w:date="2023-06-13T10:55:00Z"/>
        </w:rPr>
      </w:pPr>
      <w:del w:id="7276"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777E3F">
      <w:pPr>
        <w:pStyle w:val="ListParagraph"/>
        <w:numPr>
          <w:ilvl w:val="0"/>
          <w:numId w:val="77"/>
        </w:numPr>
        <w:spacing w:before="0" w:after="160" w:line="256" w:lineRule="auto"/>
      </w:pPr>
      <w:del w:id="7277"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278" w:name="_Toc140490143"/>
      <w:r>
        <w:t>Data Quality:  Households Excluded from the LSA Due to HoH Errors</w:t>
      </w:r>
      <w:bookmarkEnd w:id="7278"/>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279" w:author="Molly McEvilley" w:date="2023-06-30T12:14:00Z"/>
        </w:trPr>
        <w:tc>
          <w:tcPr>
            <w:tcW w:w="9355" w:type="dxa"/>
          </w:tcPr>
          <w:p w14:paraId="270816F2" w14:textId="0CF14F73" w:rsidR="00115C86" w:rsidRDefault="00115C86" w:rsidP="0030339F">
            <w:pPr>
              <w:pStyle w:val="NoSpacing"/>
              <w:rPr>
                <w:ins w:id="7280" w:author="Molly McEvilley" w:date="2023-06-30T12:14:00Z"/>
              </w:rPr>
            </w:pPr>
            <w:ins w:id="7281" w:author="Molly McEvilley" w:date="2023-06-30T12:14:00Z">
              <w:r>
                <w:t>EnrollmentCoC</w:t>
              </w:r>
            </w:ins>
          </w:p>
        </w:tc>
      </w:tr>
      <w:tr w:rsidR="00C1694A" w:rsidRPr="005F4836" w:rsidDel="00115C86" w14:paraId="2CE7232F" w14:textId="48064CAE" w:rsidTr="0030339F">
        <w:trPr>
          <w:trHeight w:val="216"/>
          <w:del w:id="7282"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283" w:author="Molly McEvilley" w:date="2023-06-30T12:15:00Z"/>
              </w:rPr>
            </w:pPr>
            <w:del w:id="7284"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285" w:author="Molly McEvilley" w:date="2023-06-30T12:15:00Z"/>
        </w:trPr>
        <w:tc>
          <w:tcPr>
            <w:tcW w:w="9355" w:type="dxa"/>
          </w:tcPr>
          <w:p w14:paraId="3A3D8D9A" w14:textId="282095DE" w:rsidR="00C1694A" w:rsidDel="00115C86" w:rsidRDefault="00C1694A" w:rsidP="0030339F">
            <w:pPr>
              <w:pStyle w:val="NoSpacing"/>
              <w:rPr>
                <w:del w:id="7286" w:author="Molly McEvilley" w:date="2023-06-30T12:15:00Z"/>
                <w:b/>
                <w:bCs/>
              </w:rPr>
            </w:pPr>
            <w:del w:id="7287" w:author="Molly McEvilley" w:date="2023-06-30T12:15:00Z">
              <w:r w:rsidDel="00115C86">
                <w:delText>InformationDate</w:delText>
              </w:r>
            </w:del>
          </w:p>
        </w:tc>
      </w:tr>
      <w:tr w:rsidR="00DD5D84" w:rsidRPr="005F4836" w:rsidDel="00115C86" w14:paraId="3B1A2126" w14:textId="58FFD8E9" w:rsidTr="0030339F">
        <w:trPr>
          <w:trHeight w:val="216"/>
          <w:del w:id="7288" w:author="Molly McEvilley" w:date="2023-06-30T12:15:00Z"/>
        </w:trPr>
        <w:tc>
          <w:tcPr>
            <w:tcW w:w="9355" w:type="dxa"/>
          </w:tcPr>
          <w:p w14:paraId="0A5A090E" w14:textId="331F7608" w:rsidR="00DD5D84" w:rsidDel="00115C86" w:rsidRDefault="00DD5D84" w:rsidP="0030339F">
            <w:pPr>
              <w:pStyle w:val="NoSpacing"/>
              <w:rPr>
                <w:del w:id="7289" w:author="Molly McEvilley" w:date="2023-06-30T12:15:00Z"/>
              </w:rPr>
            </w:pPr>
            <w:del w:id="7290" w:author="Molly McEvilley" w:date="2023-06-30T12:15:00Z">
              <w:r w:rsidDel="00115C86">
                <w:delText>HouseholdID</w:delText>
              </w:r>
            </w:del>
          </w:p>
        </w:tc>
      </w:tr>
      <w:tr w:rsidR="00C1694A" w:rsidRPr="005F4836" w:rsidDel="00115C86" w14:paraId="1F1E4072" w14:textId="610C7912" w:rsidTr="0030339F">
        <w:trPr>
          <w:trHeight w:val="216"/>
          <w:del w:id="7291" w:author="Molly McEvilley" w:date="2023-06-30T12:15:00Z"/>
        </w:trPr>
        <w:tc>
          <w:tcPr>
            <w:tcW w:w="9355" w:type="dxa"/>
          </w:tcPr>
          <w:p w14:paraId="2B5CB87C" w14:textId="011D6DDD" w:rsidR="00C1694A" w:rsidDel="00115C86" w:rsidRDefault="00C1694A" w:rsidP="0030339F">
            <w:pPr>
              <w:pStyle w:val="NoSpacing"/>
              <w:rPr>
                <w:del w:id="7292" w:author="Molly McEvilley" w:date="2023-06-30T12:15:00Z"/>
              </w:rPr>
            </w:pPr>
            <w:del w:id="7293"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ins w:id="7294" w:author="Genelle Denzin" w:date="2023-07-09T13:38:00Z">
        <w:r w:rsidR="6842D2F1">
          <w:t>0,</w:t>
        </w:r>
      </w:ins>
      <w:r>
        <w:t>1,2,3,8,13); and</w:t>
      </w:r>
    </w:p>
    <w:p w14:paraId="30E2E75F" w14:textId="246983BC" w:rsidR="0034556F" w:rsidDel="00C653C6" w:rsidRDefault="0034556F" w:rsidP="00777E3F">
      <w:pPr>
        <w:pStyle w:val="ListParagraph"/>
        <w:numPr>
          <w:ilvl w:val="0"/>
          <w:numId w:val="77"/>
        </w:numPr>
        <w:spacing w:before="0" w:after="160" w:line="256" w:lineRule="auto"/>
        <w:rPr>
          <w:del w:id="7295" w:author="Molly McEvilley" w:date="2023-06-13T10:57:00Z"/>
        </w:rPr>
      </w:pPr>
      <w:del w:id="7296"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6F2A9790" w:rsidR="00C1694A" w:rsidRDefault="00C1694A" w:rsidP="00777E3F">
      <w:pPr>
        <w:pStyle w:val="ListParagraph"/>
        <w:numPr>
          <w:ilvl w:val="0"/>
          <w:numId w:val="77"/>
        </w:numPr>
        <w:spacing w:before="0" w:after="160" w:line="256" w:lineRule="auto"/>
      </w:pPr>
      <w:del w:id="7297" w:author="Molly McEvilley" w:date="2023-06-13T10:58:00Z">
        <w:r w:rsidDel="00C1694A">
          <w:delText xml:space="preserve">Most recent </w:delText>
        </w:r>
      </w:del>
      <w:r w:rsidRPr="49FCFE86">
        <w:rPr>
          <w:i/>
          <w:iCs/>
        </w:rPr>
        <w:t>EnrollmentCoC</w:t>
      </w:r>
      <w:del w:id="7298"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r w:rsidRPr="49FCFE86">
        <w:rPr>
          <w:u w:val="single"/>
        </w:rPr>
        <w:t>ReportCoC</w:t>
      </w:r>
      <w:del w:id="7299"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7300" w:name="_Toc140490144"/>
      <w:r>
        <w:t>Data Quality:  Enrollments Excluded from the LSA Due to Invalid RelationshipToHoH</w:t>
      </w:r>
      <w:bookmarkEnd w:id="7300"/>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7301" w:name="_Toc140490145"/>
      <w:r>
        <w:t>Data Quality:  Invalid Move-In Dates</w:t>
      </w:r>
      <w:bookmarkEnd w:id="7301"/>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ins w:id="7302" w:author="Molly McEvilley" w:date="2023-06-30T12:00:00Z">
        <w:r w:rsidR="009B439E">
          <w:t>,15</w:t>
        </w:r>
      </w:ins>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7303" w:name="_Toc140490146"/>
      <w:r>
        <w:t>Data Quality: Counts of Clients / HouseholdIDs / EnrollmentIDs</w:t>
      </w:r>
      <w:bookmarkEnd w:id="7303"/>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7304"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305" w:name="_Toc140490147"/>
      <w:r>
        <w:t>Data Quality:  SSN Issues</w:t>
      </w:r>
      <w:bookmarkEnd w:id="7305"/>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7073F5E7"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(‘123456789’, '111111111', '222222222', '333333333', '444444444', '555555555', '777777777', '888888888')</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lastRenderedPageBreak/>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306" w:name="_Toc140490148"/>
      <w:r>
        <w:t>Data Quality:  Enrollment Data</w:t>
      </w:r>
      <w:bookmarkEnd w:id="7306"/>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ins w:id="7307" w:author="Molly McEvilley" w:date="2023-08-08T16:19:00Z">
              <w:r w:rsidR="005C2B08">
                <w:t>us</w:t>
              </w:r>
            </w:ins>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lastRenderedPageBreak/>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ins w:id="7308" w:author="Molly McEvilley" w:date="2023-08-08T16:19:00Z">
        <w:r w:rsidR="00333D8A">
          <w:rPr>
            <w:b/>
            <w:bCs/>
          </w:rPr>
          <w:t>us</w:t>
        </w:r>
      </w:ins>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ins w:id="7309" w:author="Molly McEvilley" w:date="2023-06-13T10:23:00Z">
        <w:r w:rsidR="00C653C6">
          <w:t>10</w:t>
        </w:r>
      </w:ins>
      <w:r>
        <w:t>1,</w:t>
      </w:r>
      <w:ins w:id="7310" w:author="Molly McEvilley" w:date="2023-06-13T10:24:00Z">
        <w:r w:rsidR="00C653C6">
          <w:t>1</w:t>
        </w:r>
      </w:ins>
      <w:r>
        <w:t>16,</w:t>
      </w:r>
      <w:ins w:id="7311" w:author="Molly McEvilley" w:date="2023-06-13T10:24:00Z">
        <w:r w:rsidR="00C653C6">
          <w:t>1</w:t>
        </w:r>
      </w:ins>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ins w:id="7312"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777E3F">
      <w:pPr>
        <w:pStyle w:val="ListParagraph"/>
        <w:numPr>
          <w:ilvl w:val="1"/>
          <w:numId w:val="82"/>
        </w:numPr>
        <w:spacing w:before="0" w:after="160" w:line="256" w:lineRule="auto"/>
      </w:pPr>
      <w:r>
        <w:rPr>
          <w:i/>
          <w:iCs/>
        </w:rPr>
        <w:t>LivingSituation</w:t>
      </w:r>
      <w:r>
        <w:t xml:space="preserve"> in (</w:t>
      </w:r>
      <w:ins w:id="7313" w:author="Molly McEvilley" w:date="2023-06-13T10:25:00Z">
        <w:r w:rsidR="00C653C6">
          <w:t>101,116,118</w:t>
        </w:r>
      </w:ins>
      <w:del w:id="7314" w:author="Molly McEvilley" w:date="2023-06-13T10:25:00Z">
        <w:r w:rsidDel="00C653C6">
          <w:delText>1,16,18</w:delText>
        </w:r>
      </w:del>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lastRenderedPageBreak/>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64BD3896" w:rsidR="00C1694A" w:rsidRDefault="00C1694A" w:rsidP="00777E3F">
      <w:pPr>
        <w:pStyle w:val="ListParagraph"/>
        <w:numPr>
          <w:ilvl w:val="1"/>
          <w:numId w:val="82"/>
        </w:numPr>
        <w:spacing w:before="0" w:after="160" w:line="256" w:lineRule="auto"/>
      </w:pPr>
      <w:r>
        <w:rPr>
          <w:i/>
          <w:iCs/>
        </w:rPr>
        <w:t>LivingSituation</w:t>
      </w:r>
      <w:r>
        <w:t xml:space="preserve"> in (</w:t>
      </w:r>
      <w:del w:id="7315" w:author="Molly McEvilley" w:date="2023-06-13T10:26:00Z">
        <w:r w:rsidDel="00C653C6">
          <w:delText>1,16,18</w:delText>
        </w:r>
      </w:del>
      <w:ins w:id="7316" w:author="Molly McEvilley" w:date="2023-06-13T10:26:00Z">
        <w:r w:rsidR="00C653C6">
          <w:t>101,116,118</w:t>
        </w:r>
      </w:ins>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rPr>
          <w:ins w:id="7317" w:author="Molly McEvilley" w:date="2023-06-30T12:02:00Z"/>
        </w:rPr>
      </w:pPr>
      <w:r>
        <w:t>hmis_Exit.</w:t>
      </w:r>
      <w:r>
        <w:rPr>
          <w:i/>
          <w:iCs/>
        </w:rPr>
        <w:t>Destination</w:t>
      </w:r>
      <w:r>
        <w:t xml:space="preserve"> is NULL or in (8,9,17,30,99)</w:t>
      </w:r>
      <w:ins w:id="7318" w:author="Molly McEvilley" w:date="2023-06-30T12:02:00Z">
        <w:r w:rsidR="006C0D96">
          <w:t xml:space="preserve"> or</w:t>
        </w:r>
      </w:ins>
    </w:p>
    <w:p w14:paraId="57303FA4" w14:textId="648089C2" w:rsidR="001B3DFD" w:rsidRDefault="00C2035B" w:rsidP="00777E3F">
      <w:pPr>
        <w:pStyle w:val="ListParagraph"/>
        <w:numPr>
          <w:ilvl w:val="1"/>
          <w:numId w:val="79"/>
        </w:numPr>
        <w:spacing w:before="0" w:after="160" w:line="256" w:lineRule="auto"/>
      </w:pPr>
      <w:ins w:id="7319" w:author="Molly McEvilley" w:date="2023-06-30T12:04:00Z">
        <w:r>
          <w:t>hmis_Exit.</w:t>
        </w:r>
        <w:r w:rsidRPr="49FCFE86">
          <w:rPr>
            <w:i/>
            <w:iCs/>
          </w:rPr>
          <w:t>Destination</w:t>
        </w:r>
        <w:r>
          <w:t xml:space="preserve"> </w:t>
        </w:r>
        <w:r w:rsidR="00E84922">
          <w:t xml:space="preserve">= 435 and </w:t>
        </w:r>
      </w:ins>
      <w:ins w:id="7320"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7321" w:name="_Toc140490149"/>
      <w:r>
        <w:t>Set LSAReport ReportDate</w:t>
      </w:r>
      <w:bookmarkEnd w:id="732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322" w:name="_Toc140490150"/>
      <w:r>
        <w:t>LSAReport</w:t>
      </w:r>
      <w:bookmarkEnd w:id="732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323" w:author="Genelle Denzin" w:date="2023-07-09T13:49:00Z">
              <w:r w:rsidDel="00C1694A">
                <w:delText xml:space="preserve"> </w:delText>
              </w:r>
            </w:del>
            <w:ins w:id="7324"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lastRenderedPageBreak/>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325" w:name="_NoCoC"/>
      <w:bookmarkStart w:id="7326" w:name="_Toc109988255"/>
      <w:bookmarkStart w:id="7327" w:name="_Toc109993219"/>
      <w:bookmarkStart w:id="7328" w:name="_Toc109988383"/>
      <w:bookmarkStart w:id="7329" w:name="_Toc109993347"/>
      <w:bookmarkStart w:id="7330" w:name="_Toc109988385"/>
      <w:bookmarkStart w:id="7331" w:name="_Toc109993349"/>
      <w:bookmarkStart w:id="7332" w:name="_Toc109988387"/>
      <w:bookmarkStart w:id="7333" w:name="_Toc109993351"/>
      <w:bookmarkStart w:id="7334" w:name="_Toc109988389"/>
      <w:bookmarkStart w:id="7335" w:name="_Toc109993353"/>
      <w:bookmarkStart w:id="7336" w:name="_Toc109988400"/>
      <w:bookmarkStart w:id="7337" w:name="_Toc109993364"/>
      <w:bookmarkStart w:id="7338" w:name="_Toc109988402"/>
      <w:bookmarkStart w:id="7339" w:name="_Toc109993366"/>
      <w:bookmarkStart w:id="7340" w:name="_Toc109988404"/>
      <w:bookmarkStart w:id="7341" w:name="_Toc109993368"/>
      <w:bookmarkStart w:id="7342" w:name="_Toc109988406"/>
      <w:bookmarkStart w:id="7343" w:name="_Toc109993370"/>
      <w:bookmarkStart w:id="7344" w:name="_Toc37973636"/>
      <w:bookmarkStart w:id="7345" w:name="_Toc37974189"/>
      <w:bookmarkStart w:id="7346" w:name="_Toc37974740"/>
      <w:bookmarkStart w:id="7347" w:name="_Toc37975228"/>
      <w:bookmarkStart w:id="7348" w:name="_Set_LSAReport_ReportDate"/>
      <w:bookmarkStart w:id="7349" w:name="_Toc34145731"/>
      <w:bookmarkStart w:id="7350" w:name="_LSAHousehold"/>
      <w:bookmarkStart w:id="7351" w:name="_System_Engagement_Status"/>
      <w:bookmarkStart w:id="7352" w:name="_Length_of_Time_1"/>
      <w:bookmarkStart w:id="7353" w:name="_Length_of_Time"/>
      <w:bookmarkStart w:id="7354" w:name="_Cumulative_Length_of"/>
      <w:bookmarkStart w:id="7355" w:name="_Length_of_Time_2"/>
      <w:bookmarkStart w:id="7356" w:name="_Returns"/>
      <w:bookmarkStart w:id="7357" w:name="_Days_to_Return/Re-engage_3"/>
      <w:bookmarkStart w:id="7358" w:name="_Days_to_Return/Re-engage"/>
      <w:bookmarkStart w:id="7359" w:name="_Days_to_Return/Re-engage_2"/>
      <w:bookmarkStart w:id="7360" w:name="_Days_to_Return/Re-engage_1"/>
      <w:bookmarkStart w:id="7361" w:name="_Data_Quality_:"/>
      <w:bookmarkEnd w:id="3"/>
      <w:bookmarkEnd w:id="5097"/>
      <w:bookmarkEnd w:id="5700"/>
      <w:bookmarkEnd w:id="5701"/>
      <w:bookmarkEnd w:id="5702"/>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31" w:author="Genelle Denzin" w:date="2023-07-08T10:55:00Z" w:initials="GD">
    <w:p w14:paraId="0B23CAD1" w14:textId="5A975592" w:rsidR="10B9F996" w:rsidRDefault="10B9F996">
      <w:pPr>
        <w:pStyle w:val="CommentText"/>
      </w:pPr>
      <w:r>
        <w:t>is this right</w:t>
      </w:r>
      <w:r>
        <w:rPr>
          <w:rStyle w:val="CommentReference"/>
        </w:rPr>
        <w:annotationRef/>
      </w:r>
      <w:r>
        <w:rPr>
          <w:rStyle w:val="CommentReference"/>
        </w:rPr>
        <w:annotationRef/>
      </w:r>
    </w:p>
  </w:comment>
  <w:comment w:id="1332"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688"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rsidP="00777E3F">
      <w:pPr>
        <w:pStyle w:val="CommentText"/>
        <w:numPr>
          <w:ilvl w:val="0"/>
          <w:numId w:val="97"/>
        </w:numPr>
      </w:pPr>
      <w:r>
        <w:t>Column 3 RaceEthnicity replaces Race and Ethnicity</w:t>
      </w:r>
    </w:p>
    <w:p w14:paraId="327DD249" w14:textId="77777777" w:rsidR="0077577D" w:rsidRDefault="0077577D" w:rsidP="00777E3F">
      <w:pPr>
        <w:pStyle w:val="CommentText"/>
        <w:numPr>
          <w:ilvl w:val="0"/>
          <w:numId w:val="9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3CAD1" w15:done="1"/>
  <w15:commentEx w15:paraId="22DC0E06" w15:paraIdParent="0B23CAD1" w15:done="1"/>
  <w15:commentEx w15:paraId="76A72A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8D28C3" w16cex:dateUtc="2023-07-08T14:55:00Z"/>
  <w16cex:commentExtensible w16cex:durableId="285A5EA4" w16cex:dateUtc="2023-07-13T16:29:00Z">
    <w16cex:extLst>
      <w16:ext xmlns:cr="http://schemas.microsoft.com/office/comments/2020/reactions" xmlns=""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3CAD1" w16cid:durableId="098D28C3"/>
  <w16cid:commentId w16cid:paraId="22DC0E06" w16cid:durableId="285A5EA4"/>
  <w16cid:commentId w16cid:paraId="76A72AAC" w16cid:durableId="284AA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174B3" w14:textId="77777777" w:rsidR="007A288D" w:rsidRDefault="007A288D" w:rsidP="008E455B">
      <w:pPr>
        <w:spacing w:after="0" w:line="240" w:lineRule="auto"/>
      </w:pPr>
      <w:r>
        <w:separator/>
      </w:r>
    </w:p>
  </w:endnote>
  <w:endnote w:type="continuationSeparator" w:id="0">
    <w:p w14:paraId="2D81AC6B" w14:textId="77777777" w:rsidR="007A288D" w:rsidRDefault="007A288D" w:rsidP="008E455B">
      <w:pPr>
        <w:spacing w:after="0" w:line="240" w:lineRule="auto"/>
      </w:pPr>
      <w:r>
        <w:continuationSeparator/>
      </w:r>
    </w:p>
  </w:endnote>
  <w:endnote w:type="continuationNotice" w:id="1">
    <w:p w14:paraId="0474F20A" w14:textId="77777777" w:rsidR="007A288D" w:rsidRDefault="007A288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A422E" w14:textId="77777777" w:rsidR="007A288D" w:rsidRDefault="007A288D" w:rsidP="008E455B">
      <w:pPr>
        <w:spacing w:after="0" w:line="240" w:lineRule="auto"/>
      </w:pPr>
      <w:r>
        <w:separator/>
      </w:r>
    </w:p>
  </w:footnote>
  <w:footnote w:type="continuationSeparator" w:id="0">
    <w:p w14:paraId="672575E3" w14:textId="77777777" w:rsidR="007A288D" w:rsidRDefault="007A288D" w:rsidP="008E455B">
      <w:pPr>
        <w:spacing w:after="0" w:line="240" w:lineRule="auto"/>
      </w:pPr>
      <w:r>
        <w:continuationSeparator/>
      </w:r>
    </w:p>
  </w:footnote>
  <w:footnote w:type="continuationNotice" w:id="1">
    <w:p w14:paraId="5F8F3CFD" w14:textId="77777777" w:rsidR="007A288D" w:rsidRDefault="007A288D">
      <w:pPr>
        <w:spacing w:before="0" w:after="0" w:line="240" w:lineRule="auto"/>
      </w:pPr>
    </w:p>
  </w:footnote>
  <w:footnote w:id="2">
    <w:p w14:paraId="2F9F2EF7" w14:textId="47C44709" w:rsidR="00004824" w:rsidDel="00066E7B" w:rsidRDefault="00004824">
      <w:pPr>
        <w:pStyle w:val="FootnoteText"/>
        <w:rPr>
          <w:del w:id="3712" w:author="Molly McEvilley" w:date="2023-05-09T14:51:00Z"/>
        </w:rPr>
      </w:pPr>
      <w:del w:id="3713"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152"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6"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8"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4"/>
  </w:num>
  <w:num w:numId="3" w16cid:durableId="483398084">
    <w:abstractNumId w:val="94"/>
  </w:num>
  <w:num w:numId="4" w16cid:durableId="1127625607">
    <w:abstractNumId w:val="48"/>
  </w:num>
  <w:num w:numId="5" w16cid:durableId="14581417">
    <w:abstractNumId w:val="65"/>
  </w:num>
  <w:num w:numId="6" w16cid:durableId="300043491">
    <w:abstractNumId w:val="78"/>
  </w:num>
  <w:num w:numId="7" w16cid:durableId="1851330398">
    <w:abstractNumId w:val="8"/>
  </w:num>
  <w:num w:numId="8" w16cid:durableId="247734797">
    <w:abstractNumId w:val="7"/>
  </w:num>
  <w:num w:numId="9" w16cid:durableId="127206468">
    <w:abstractNumId w:val="56"/>
  </w:num>
  <w:num w:numId="10" w16cid:durableId="782723994">
    <w:abstractNumId w:val="84"/>
  </w:num>
  <w:num w:numId="11" w16cid:durableId="1738825110">
    <w:abstractNumId w:val="33"/>
  </w:num>
  <w:num w:numId="12" w16cid:durableId="125587676">
    <w:abstractNumId w:val="1"/>
  </w:num>
  <w:num w:numId="13" w16cid:durableId="494875928">
    <w:abstractNumId w:val="72"/>
  </w:num>
  <w:num w:numId="14" w16cid:durableId="1047989320">
    <w:abstractNumId w:val="82"/>
  </w:num>
  <w:num w:numId="15" w16cid:durableId="448931954">
    <w:abstractNumId w:val="90"/>
  </w:num>
  <w:num w:numId="16" w16cid:durableId="1097797384">
    <w:abstractNumId w:val="25"/>
  </w:num>
  <w:num w:numId="17" w16cid:durableId="218633861">
    <w:abstractNumId w:val="3"/>
  </w:num>
  <w:num w:numId="18" w16cid:durableId="1605528667">
    <w:abstractNumId w:val="10"/>
  </w:num>
  <w:num w:numId="19" w16cid:durableId="2124037639">
    <w:abstractNumId w:val="79"/>
  </w:num>
  <w:num w:numId="20" w16cid:durableId="1547524355">
    <w:abstractNumId w:val="27"/>
  </w:num>
  <w:num w:numId="21" w16cid:durableId="1748721499">
    <w:abstractNumId w:val="77"/>
  </w:num>
  <w:num w:numId="22" w16cid:durableId="677196759">
    <w:abstractNumId w:val="58"/>
  </w:num>
  <w:num w:numId="23" w16cid:durableId="1879858862">
    <w:abstractNumId w:val="0"/>
  </w:num>
  <w:num w:numId="24" w16cid:durableId="1172068241">
    <w:abstractNumId w:val="61"/>
  </w:num>
  <w:num w:numId="25" w16cid:durableId="1257901482">
    <w:abstractNumId w:val="38"/>
  </w:num>
  <w:num w:numId="26" w16cid:durableId="211311088">
    <w:abstractNumId w:val="6"/>
  </w:num>
  <w:num w:numId="27" w16cid:durableId="970021186">
    <w:abstractNumId w:val="71"/>
  </w:num>
  <w:num w:numId="28" w16cid:durableId="775835317">
    <w:abstractNumId w:val="75"/>
  </w:num>
  <w:num w:numId="29" w16cid:durableId="894506214">
    <w:abstractNumId w:val="37"/>
  </w:num>
  <w:num w:numId="30" w16cid:durableId="1945965678">
    <w:abstractNumId w:val="74"/>
  </w:num>
  <w:num w:numId="31" w16cid:durableId="162211105">
    <w:abstractNumId w:val="26"/>
  </w:num>
  <w:num w:numId="32" w16cid:durableId="445470572">
    <w:abstractNumId w:val="39"/>
  </w:num>
  <w:num w:numId="33" w16cid:durableId="1395857803">
    <w:abstractNumId w:val="80"/>
  </w:num>
  <w:num w:numId="34" w16cid:durableId="1581866287">
    <w:abstractNumId w:val="46"/>
  </w:num>
  <w:num w:numId="35" w16cid:durableId="1243612397">
    <w:abstractNumId w:val="83"/>
  </w:num>
  <w:num w:numId="36" w16cid:durableId="410274204">
    <w:abstractNumId w:val="69"/>
  </w:num>
  <w:num w:numId="37" w16cid:durableId="760029215">
    <w:abstractNumId w:val="73"/>
  </w:num>
  <w:num w:numId="38" w16cid:durableId="1745565734">
    <w:abstractNumId w:val="12"/>
  </w:num>
  <w:num w:numId="39" w16cid:durableId="1789855291">
    <w:abstractNumId w:val="16"/>
  </w:num>
  <w:num w:numId="40" w16cid:durableId="440955717">
    <w:abstractNumId w:val="70"/>
  </w:num>
  <w:num w:numId="41" w16cid:durableId="737364626">
    <w:abstractNumId w:val="41"/>
  </w:num>
  <w:num w:numId="42" w16cid:durableId="1294748967">
    <w:abstractNumId w:val="4"/>
  </w:num>
  <w:num w:numId="43" w16cid:durableId="1689060328">
    <w:abstractNumId w:val="88"/>
  </w:num>
  <w:num w:numId="44" w16cid:durableId="1327318549">
    <w:abstractNumId w:val="59"/>
  </w:num>
  <w:num w:numId="45" w16cid:durableId="1925801880">
    <w:abstractNumId w:val="45"/>
  </w:num>
  <w:num w:numId="46" w16cid:durableId="897518093">
    <w:abstractNumId w:val="21"/>
  </w:num>
  <w:num w:numId="47" w16cid:durableId="2143961901">
    <w:abstractNumId w:val="95"/>
  </w:num>
  <w:num w:numId="48" w16cid:durableId="1800293139">
    <w:abstractNumId w:val="89"/>
  </w:num>
  <w:num w:numId="49" w16cid:durableId="1503352532">
    <w:abstractNumId w:val="93"/>
  </w:num>
  <w:num w:numId="50" w16cid:durableId="1878883323">
    <w:abstractNumId w:val="13"/>
  </w:num>
  <w:num w:numId="51" w16cid:durableId="36900066">
    <w:abstractNumId w:val="17"/>
  </w:num>
  <w:num w:numId="52" w16cid:durableId="2006128856">
    <w:abstractNumId w:val="28"/>
  </w:num>
  <w:num w:numId="53" w16cid:durableId="1390231720">
    <w:abstractNumId w:val="97"/>
  </w:num>
  <w:num w:numId="54" w16cid:durableId="1839227909">
    <w:abstractNumId w:val="53"/>
  </w:num>
  <w:num w:numId="55" w16cid:durableId="127671122">
    <w:abstractNumId w:val="99"/>
  </w:num>
  <w:num w:numId="56" w16cid:durableId="2034916505">
    <w:abstractNumId w:val="63"/>
  </w:num>
  <w:num w:numId="57" w16cid:durableId="718163010">
    <w:abstractNumId w:val="47"/>
  </w:num>
  <w:num w:numId="58" w16cid:durableId="2026902341">
    <w:abstractNumId w:val="92"/>
  </w:num>
  <w:num w:numId="59" w16cid:durableId="1386489680">
    <w:abstractNumId w:val="66"/>
  </w:num>
  <w:num w:numId="60" w16cid:durableId="892889596">
    <w:abstractNumId w:val="57"/>
  </w:num>
  <w:num w:numId="61" w16cid:durableId="1435708129">
    <w:abstractNumId w:val="67"/>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8"/>
  </w:num>
  <w:num w:numId="69" w16cid:durableId="1879662668">
    <w:abstractNumId w:val="2"/>
  </w:num>
  <w:num w:numId="70" w16cid:durableId="1263220098">
    <w:abstractNumId w:val="36"/>
  </w:num>
  <w:num w:numId="71" w16cid:durableId="1375233888">
    <w:abstractNumId w:val="40"/>
  </w:num>
  <w:num w:numId="72" w16cid:durableId="1247767296">
    <w:abstractNumId w:val="55"/>
  </w:num>
  <w:num w:numId="73" w16cid:durableId="2114549191">
    <w:abstractNumId w:val="43"/>
  </w:num>
  <w:num w:numId="74" w16cid:durableId="1291983736">
    <w:abstractNumId w:val="68"/>
  </w:num>
  <w:num w:numId="75" w16cid:durableId="179896542">
    <w:abstractNumId w:val="23"/>
  </w:num>
  <w:num w:numId="76" w16cid:durableId="1852795118">
    <w:abstractNumId w:val="60"/>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7"/>
  </w:num>
  <w:num w:numId="83" w16cid:durableId="1807820044">
    <w:abstractNumId w:val="31"/>
  </w:num>
  <w:num w:numId="84" w16cid:durableId="1750686843">
    <w:abstractNumId w:val="20"/>
  </w:num>
  <w:num w:numId="85" w16cid:durableId="512231577">
    <w:abstractNumId w:val="96"/>
  </w:num>
  <w:num w:numId="86" w16cid:durableId="1357660945">
    <w:abstractNumId w:val="22"/>
  </w:num>
  <w:num w:numId="87" w16cid:durableId="127630224">
    <w:abstractNumId w:val="9"/>
  </w:num>
  <w:num w:numId="88" w16cid:durableId="1317612661">
    <w:abstractNumId w:val="62"/>
  </w:num>
  <w:num w:numId="89" w16cid:durableId="684596903">
    <w:abstractNumId w:val="35"/>
  </w:num>
  <w:num w:numId="90" w16cid:durableId="501941185">
    <w:abstractNumId w:val="52"/>
  </w:num>
  <w:num w:numId="91" w16cid:durableId="1273172197">
    <w:abstractNumId w:val="81"/>
  </w:num>
  <w:num w:numId="92" w16cid:durableId="292827335">
    <w:abstractNumId w:val="14"/>
  </w:num>
  <w:num w:numId="93" w16cid:durableId="1822622111">
    <w:abstractNumId w:val="86"/>
  </w:num>
  <w:num w:numId="94" w16cid:durableId="1071660320">
    <w:abstractNumId w:val="54"/>
  </w:num>
  <w:num w:numId="95" w16cid:durableId="848063608">
    <w:abstractNumId w:val="91"/>
  </w:num>
  <w:num w:numId="96" w16cid:durableId="1629773608">
    <w:abstractNumId w:val="51"/>
  </w:num>
  <w:num w:numId="97" w16cid:durableId="210583667">
    <w:abstractNumId w:val="76"/>
  </w:num>
  <w:num w:numId="98" w16cid:durableId="35931534">
    <w:abstractNumId w:val="71"/>
  </w:num>
  <w:num w:numId="99" w16cid:durableId="1082485925">
    <w:abstractNumId w:val="50"/>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40D8"/>
    <w:rsid w:val="000C40F4"/>
    <w:rsid w:val="000C428E"/>
    <w:rsid w:val="000C4510"/>
    <w:rsid w:val="000C483F"/>
    <w:rsid w:val="000C48F9"/>
    <w:rsid w:val="000C48FC"/>
    <w:rsid w:val="000C4993"/>
    <w:rsid w:val="000C50A4"/>
    <w:rsid w:val="000C53CF"/>
    <w:rsid w:val="000C55F6"/>
    <w:rsid w:val="000C56E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6E1"/>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105F"/>
    <w:rsid w:val="00271874"/>
    <w:rsid w:val="00271EB6"/>
    <w:rsid w:val="002720F5"/>
    <w:rsid w:val="0027210A"/>
    <w:rsid w:val="002722FC"/>
    <w:rsid w:val="0027258E"/>
    <w:rsid w:val="00272B4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465"/>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7A5"/>
    <w:rsid w:val="006C3B44"/>
    <w:rsid w:val="006C3F42"/>
    <w:rsid w:val="006C40C4"/>
    <w:rsid w:val="006C4100"/>
    <w:rsid w:val="006C4206"/>
    <w:rsid w:val="006C4258"/>
    <w:rsid w:val="006C42F0"/>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0FE9"/>
    <w:rsid w:val="007112FB"/>
    <w:rsid w:val="00711643"/>
    <w:rsid w:val="007116A5"/>
    <w:rsid w:val="00711F2A"/>
    <w:rsid w:val="00712301"/>
    <w:rsid w:val="00712362"/>
    <w:rsid w:val="00712A30"/>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1A02"/>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7CF"/>
    <w:rsid w:val="007A5A25"/>
    <w:rsid w:val="007A5C73"/>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AF"/>
    <w:rsid w:val="007C249B"/>
    <w:rsid w:val="007C282F"/>
    <w:rsid w:val="007C29E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22CF"/>
    <w:rsid w:val="00BF2384"/>
    <w:rsid w:val="00BF244B"/>
    <w:rsid w:val="00BF25C8"/>
    <w:rsid w:val="00BF264A"/>
    <w:rsid w:val="00BF2A29"/>
    <w:rsid w:val="00BF3CF5"/>
    <w:rsid w:val="00BF3DFD"/>
    <w:rsid w:val="00BF3F05"/>
    <w:rsid w:val="00BF3F6B"/>
    <w:rsid w:val="00BF3F9E"/>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1C30"/>
    <w:rsid w:val="00CC22EA"/>
    <w:rsid w:val="00CC2484"/>
    <w:rsid w:val="00CC258C"/>
    <w:rsid w:val="00CC2691"/>
    <w:rsid w:val="00CC2840"/>
    <w:rsid w:val="00CC287B"/>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B91"/>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172</Pages>
  <Words>50212</Words>
  <Characters>286212</Characters>
  <Application>Microsoft Office Word</Application>
  <DocSecurity>0</DocSecurity>
  <Lines>2385</Lines>
  <Paragraphs>671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335753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92</cp:revision>
  <cp:lastPrinted>2018-10-11T13:23:00Z</cp:lastPrinted>
  <dcterms:created xsi:type="dcterms:W3CDTF">2023-07-17T07:55:00Z</dcterms:created>
  <dcterms:modified xsi:type="dcterms:W3CDTF">2023-08-10T15:38:00Z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