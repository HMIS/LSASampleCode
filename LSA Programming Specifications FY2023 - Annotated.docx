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4" w:author="Molly McEvilley" w:date="2023-04-05T11:56:00Z">
                              <w:r w:rsidR="009575FB" w:rsidDel="007E0B3C">
                                <w:rPr>
                                  <w:rStyle w:val="SubtitleChar"/>
                                </w:rPr>
                                <w:delText>August 2022</w:delText>
                              </w:r>
                            </w:del>
                            <w:ins w:id="5" w:author="Molly McEvilley" w:date="2023-07-16T03:26:00Z">
                              <w:r w:rsidR="005C4626">
                                <w:rPr>
                                  <w:rStyle w:val="SubtitleChar"/>
                                </w:rPr>
                                <w:t>July 2023</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6" w:author="Molly McEvilley" w:date="2023-04-05T11:56:00Z">
                        <w:r w:rsidR="009575FB" w:rsidDel="007E0B3C">
                          <w:rPr>
                            <w:rStyle w:val="SubtitleChar"/>
                          </w:rPr>
                          <w:delText>August 2022</w:delText>
                        </w:r>
                      </w:del>
                      <w:ins w:id="7" w:author="Molly McEvilley" w:date="2023-07-16T03:26:00Z">
                        <w:r w:rsidR="005C4626">
                          <w:rPr>
                            <w:rStyle w:val="SubtitleChar"/>
                          </w:rPr>
                          <w:t>July 2023</w:t>
                        </w:r>
                      </w:ins>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8" w:author="Molly McEvilley" w:date="2023-04-05T11:56:00Z">
                              <w:r w:rsidR="009575FB" w:rsidDel="007E0B3C">
                                <w:delText xml:space="preserve">2022 </w:delText>
                              </w:r>
                            </w:del>
                            <w:ins w:id="9" w:author="Molly McEvilley" w:date="2023-04-05T11:56:00Z">
                              <w:r w:rsidR="007E0B3C">
                                <w:t xml:space="preserve">2023 </w:t>
                              </w:r>
                            </w:ins>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10" w:author="Molly McEvilley" w:date="2023-04-05T11:56:00Z">
                        <w:r w:rsidR="009575FB" w:rsidDel="007E0B3C">
                          <w:delText xml:space="preserve">2022 </w:delText>
                        </w:r>
                      </w:del>
                      <w:ins w:id="11" w:author="Molly McEvilley" w:date="2023-04-05T11:56:00Z">
                        <w:r w:rsidR="007E0B3C">
                          <w:t xml:space="preserve">2023 </w:t>
                        </w:r>
                      </w:ins>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00000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00000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00000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00000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00000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00000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00000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00000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00000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00000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00000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00000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00000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00000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00000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00000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00000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00000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00000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00000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00000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00000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00000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00000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00000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00000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00000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00000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00000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00000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00000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00000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00000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00000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00000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00000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00000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00000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00000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00000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00000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00000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00000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00000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00000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00000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00000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00000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00000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00000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00000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00000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00000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00000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00000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00000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00000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00000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00000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00000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00000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00000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00000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00000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00000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00000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00000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00000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00000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00000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00000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00000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00000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00000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00000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00000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00000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00000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00000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00000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00000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00000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00000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00000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00000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00000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00000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00000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00000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00000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00000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00000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00000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00000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00000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00000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00000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00000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00000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00000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00000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00000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00000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00000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00000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00000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00000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00000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00000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00000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00000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00000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00000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00000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00000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00000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00000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12" w:name="_Toc140489759"/>
      <w:r>
        <w:lastRenderedPageBreak/>
        <w:t>Revision</w:t>
      </w:r>
      <w:r w:rsidRPr="008D0578">
        <w:t xml:space="preserve"> </w:t>
      </w:r>
      <w:r w:rsidR="00933154" w:rsidRPr="008D0578">
        <w:t>History</w:t>
      </w:r>
      <w:bookmarkEnd w:id="12"/>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5403096B" w:rsidR="002A0263" w:rsidRDefault="008F0D48" w:rsidP="004402C9">
            <w:pPr>
              <w:spacing w:before="0" w:after="0" w:line="240" w:lineRule="auto"/>
            </w:pPr>
            <w:r>
              <w:t>07.26.2023</w:t>
            </w:r>
          </w:p>
        </w:tc>
        <w:tc>
          <w:tcPr>
            <w:tcW w:w="6839" w:type="dxa"/>
          </w:tcPr>
          <w:p w14:paraId="1B697AE8" w14:textId="095AB7F5" w:rsidR="00A16272" w:rsidRDefault="00260D97" w:rsidP="004402C9">
            <w:pPr>
              <w:spacing w:before="0" w:after="0" w:line="240" w:lineRule="auto"/>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3" w:name="_Toc37849730"/>
      <w:bookmarkStart w:id="14" w:name="_Toc140489760"/>
      <w:r w:rsidRPr="00C52062">
        <w:lastRenderedPageBreak/>
        <w:t>Introduction</w:t>
      </w:r>
      <w:bookmarkEnd w:id="0"/>
      <w:bookmarkEnd w:id="1"/>
      <w:bookmarkEnd w:id="13"/>
      <w:bookmarkEnd w:id="14"/>
    </w:p>
    <w:p w14:paraId="5DE97F33" w14:textId="0F5B2D87" w:rsidR="007F6B46" w:rsidRPr="00416D60" w:rsidRDefault="00B014FA" w:rsidP="0088191A">
      <w:pPr>
        <w:pStyle w:val="Heading2"/>
        <w:ind w:left="900" w:hanging="900"/>
      </w:pPr>
      <w:bookmarkStart w:id="15" w:name="_Toc497116383"/>
      <w:bookmarkStart w:id="16" w:name="_Toc498527171"/>
      <w:bookmarkStart w:id="17" w:name="_Toc499292008"/>
      <w:bookmarkStart w:id="18" w:name="_Toc499543968"/>
      <w:bookmarkStart w:id="19" w:name="_Toc37849731"/>
      <w:bookmarkStart w:id="20" w:name="_Toc140489761"/>
      <w:r w:rsidRPr="00416D60">
        <w:t xml:space="preserve">Background: </w:t>
      </w:r>
      <w:r w:rsidR="007F6B46" w:rsidRPr="00416D60">
        <w:t>Ann</w:t>
      </w:r>
      <w:r w:rsidRPr="00416D60">
        <w:t>ual Homeless Assessment Report</w:t>
      </w:r>
      <w:bookmarkEnd w:id="15"/>
      <w:bookmarkEnd w:id="16"/>
      <w:bookmarkEnd w:id="17"/>
      <w:bookmarkEnd w:id="18"/>
      <w:r w:rsidRPr="00416D60">
        <w:t xml:space="preserve"> and the Longitudinal System Analysis</w:t>
      </w:r>
      <w:bookmarkEnd w:id="19"/>
      <w:bookmarkEnd w:id="2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ins w:id="21" w:author="Molly McEvilley" w:date="2023-06-13T11:03:00Z">
        <w:r w:rsidR="00C653C6">
          <w:t>/ethnicity</w:t>
        </w:r>
      </w:ins>
      <w:r w:rsidRPr="00A6067F">
        <w:t xml:space="preserv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2" w:name="_Toc499543972"/>
      <w:bookmarkStart w:id="23" w:name="_Toc37849732"/>
      <w:bookmarkStart w:id="24" w:name="_Toc140489762"/>
      <w:r w:rsidRPr="0036072B">
        <w:t>About This Document</w:t>
      </w:r>
      <w:bookmarkStart w:id="25" w:name="_Toc499292012"/>
      <w:bookmarkStart w:id="26" w:name="_Toc499543973"/>
      <w:bookmarkEnd w:id="22"/>
      <w:bookmarkEnd w:id="23"/>
      <w:bookmarkEnd w:id="24"/>
    </w:p>
    <w:p w14:paraId="57D1D754" w14:textId="77777777" w:rsidR="007F6B46" w:rsidRPr="0036072B" w:rsidRDefault="007F6B46" w:rsidP="009336C4">
      <w:pPr>
        <w:pStyle w:val="Heading3"/>
      </w:pPr>
      <w:r w:rsidRPr="0036072B">
        <w:t>Intended Audience</w:t>
      </w:r>
      <w:bookmarkEnd w:id="25"/>
      <w:bookmarkEnd w:id="2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7"/>
    </w:p>
    <w:p w14:paraId="03B12582" w14:textId="77777777" w:rsidR="007F6B46" w:rsidRPr="009336C4" w:rsidRDefault="007F6B46" w:rsidP="009336C4">
      <w:pPr>
        <w:pStyle w:val="Heading3"/>
      </w:pPr>
      <w:bookmarkStart w:id="28" w:name="_Toc497116386"/>
      <w:bookmarkStart w:id="29" w:name="_Toc498527174"/>
      <w:bookmarkStart w:id="30" w:name="_Toc499292013"/>
      <w:bookmarkStart w:id="31" w:name="_Toc499543974"/>
      <w:r w:rsidRPr="0036072B">
        <w:lastRenderedPageBreak/>
        <w:t>Purpose</w:t>
      </w:r>
      <w:bookmarkEnd w:id="28"/>
      <w:bookmarkEnd w:id="29"/>
      <w:r w:rsidRPr="0036072B">
        <w:t xml:space="preserve"> and Scope</w:t>
      </w:r>
      <w:bookmarkEnd w:id="30"/>
      <w:bookmarkEnd w:id="3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w:t>
      </w:r>
      <w:proofErr w:type="gramStart"/>
      <w:r w:rsidR="00D03FD0" w:rsidRPr="00896BD3">
        <w:t>data</w:t>
      </w:r>
      <w:proofErr w:type="gramEnd"/>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2" w:name="_Toc499292014"/>
      <w:bookmarkStart w:id="33" w:name="_Toc499543975"/>
      <w:bookmarkStart w:id="34" w:name="_Toc497116389"/>
      <w:bookmarkStart w:id="35" w:name="_Toc498527177"/>
      <w:r w:rsidRPr="0036072B">
        <w:t xml:space="preserve">Structure and </w:t>
      </w:r>
      <w:r w:rsidRPr="009336C4">
        <w:t>Content</w:t>
      </w:r>
      <w:bookmarkEnd w:id="32"/>
      <w:bookmarkEnd w:id="3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10B9F996">
        <w:rPr>
          <w:b/>
          <w:bCs/>
        </w:rPr>
        <w:t xml:space="preserve">Section </w:t>
      </w:r>
      <w:r w:rsidR="00E86581" w:rsidRPr="10B9F996">
        <w:rPr>
          <w:b/>
          <w:bCs/>
        </w:rPr>
        <w:t xml:space="preserve">2: </w:t>
      </w:r>
      <w:del w:id="36" w:author="Genelle Denzin" w:date="2023-07-08T11:58:00Z">
        <w:r w:rsidRPr="10B9F996" w:rsidDel="00E86581">
          <w:rPr>
            <w:b/>
            <w:bCs/>
          </w:rPr>
          <w:delText xml:space="preserve"> </w:delText>
        </w:r>
      </w:del>
      <w:r w:rsidR="00E86581" w:rsidRPr="10B9F996">
        <w:rPr>
          <w:b/>
          <w:bCs/>
        </w:rPr>
        <w:t>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250EAAC1" w:rsidR="008E4EF9" w:rsidRPr="00A6067F" w:rsidRDefault="008E4EF9" w:rsidP="00094BE2">
      <w:r w:rsidRPr="00A6067F">
        <w:t>The LSA upload</w:t>
      </w:r>
      <w:r w:rsidR="00A51988" w:rsidRPr="00A6067F">
        <w:t xml:space="preserve"> also includes </w:t>
      </w:r>
      <w:del w:id="37" w:author="Molly McEvilley" w:date="2023-05-04T11:10:00Z">
        <w:r w:rsidR="00A51988" w:rsidRPr="00A6067F" w:rsidDel="004C565C">
          <w:delText xml:space="preserve">five </w:delText>
        </w:r>
      </w:del>
      <w:ins w:id="38" w:author="Jules Brown" w:date="2023-07-07T10:58:00Z">
        <w:r w:rsidR="00277F30">
          <w:t>seven</w:t>
        </w:r>
      </w:ins>
      <w:ins w:id="39" w:author="Molly McEvilley" w:date="2023-05-04T11:10:00Z">
        <w:r w:rsidR="004C565C" w:rsidRPr="00A6067F">
          <w:t xml:space="preserve"> </w:t>
        </w:r>
      </w:ins>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rPr>
          <w:ins w:id="40" w:author="Molly McEvilley" w:date="2023-04-05T11:57:00Z"/>
        </w:rPr>
      </w:pPr>
      <w:r w:rsidRPr="005904C6">
        <w:t>Inventory.csv</w:t>
      </w:r>
    </w:p>
    <w:p w14:paraId="3FEF518F" w14:textId="46DB1FF2" w:rsidR="00597299" w:rsidRDefault="00597299" w:rsidP="0060237C">
      <w:pPr>
        <w:pStyle w:val="ListParagraph"/>
        <w:rPr>
          <w:ins w:id="41" w:author="Molly McEvilley" w:date="2023-04-05T11:57:00Z"/>
        </w:rPr>
      </w:pPr>
      <w:ins w:id="42" w:author="Molly McEvilley" w:date="2023-04-05T11:57:00Z">
        <w:r>
          <w:t>Affiliation.csv</w:t>
        </w:r>
      </w:ins>
      <w:ins w:id="43" w:author="Molly McEvilley" w:date="2023-04-05T11:58:00Z">
        <w:r>
          <w:t xml:space="preserve"> </w:t>
        </w:r>
      </w:ins>
    </w:p>
    <w:p w14:paraId="50DDF6AB" w14:textId="6969D72A" w:rsidR="00597299" w:rsidDel="000E6E47" w:rsidRDefault="00597299" w:rsidP="0060237C">
      <w:pPr>
        <w:pStyle w:val="ListParagraph"/>
        <w:rPr>
          <w:ins w:id="44" w:author="Molly McEvilley" w:date="2023-04-05T11:57:00Z"/>
          <w:del w:id="45" w:author="Molly McEvilley" w:date="2023-06-13T10:08:00Z"/>
        </w:rPr>
      </w:pPr>
      <w:ins w:id="46" w:author="Molly McEvilley" w:date="2023-04-05T11:57:00Z">
        <w:del w:id="47" w:author="Molly McEvilley" w:date="2023-06-13T10:08:00Z">
          <w:r w:rsidDel="000E6E47">
            <w:delText>CEParticipation.csv</w:delText>
          </w:r>
        </w:del>
      </w:ins>
    </w:p>
    <w:p w14:paraId="3747530C" w14:textId="3337DFD2" w:rsidR="00597299" w:rsidRPr="005904C6" w:rsidRDefault="00597299" w:rsidP="0060237C">
      <w:pPr>
        <w:pStyle w:val="ListParagraph"/>
      </w:pPr>
      <w:ins w:id="48" w:author="Molly McEvilley" w:date="2023-04-05T11:57:00Z">
        <w:r>
          <w:t>HMISParticipation.csv</w:t>
        </w:r>
      </w:ins>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9" w:name="_Toc499292015"/>
      <w:bookmarkStart w:id="50" w:name="_Toc499543976"/>
      <w:r w:rsidRPr="0036072B">
        <w:t>External References</w:t>
      </w:r>
      <w:bookmarkEnd w:id="34"/>
      <w:bookmarkEnd w:id="35"/>
      <w:bookmarkEnd w:id="49"/>
      <w:bookmarkEnd w:id="5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0B60748C" w:rsidR="007F6B46" w:rsidRPr="00A6067F" w:rsidRDefault="118D5271" w:rsidP="118D5271">
      <w:pPr>
        <w:rPr>
          <w:rFonts w:eastAsia="Times New Roman"/>
        </w:rPr>
      </w:pPr>
      <w:r w:rsidRPr="10B9F996">
        <w:rPr>
          <w:b/>
          <w:bCs/>
        </w:rPr>
        <w:t xml:space="preserve">FY </w:t>
      </w:r>
      <w:r w:rsidR="008A7F66" w:rsidRPr="10B9F996">
        <w:rPr>
          <w:b/>
          <w:bCs/>
        </w:rPr>
        <w:t>202</w:t>
      </w:r>
      <w:del w:id="51" w:author="Molly McEvilley" w:date="2023-05-04T11:03:00Z">
        <w:r w:rsidRPr="10B9F996" w:rsidDel="008A7F66">
          <w:rPr>
            <w:b/>
            <w:bCs/>
          </w:rPr>
          <w:delText>2</w:delText>
        </w:r>
      </w:del>
      <w:ins w:id="52" w:author="Molly McEvilley" w:date="2023-05-04T11:03:00Z">
        <w:r w:rsidR="00C25E59" w:rsidRPr="10B9F996">
          <w:rPr>
            <w:b/>
            <w:bCs/>
          </w:rPr>
          <w:t>4</w:t>
        </w:r>
      </w:ins>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del w:id="53" w:author="Molly McEvilley" w:date="2023-05-04T11:03:00Z">
        <w:r w:rsidRPr="10B9F996" w:rsidDel="00781F6A">
          <w:rPr>
            <w:rFonts w:eastAsia="Times New Roman"/>
          </w:rPr>
          <w:delText>1</w:delText>
        </w:r>
      </w:del>
      <w:ins w:id="54" w:author="Molly McEvilley" w:date="2023-05-04T11:03:00Z">
        <w:r w:rsidR="00C25E59" w:rsidRPr="10B9F996">
          <w:rPr>
            <w:rFonts w:eastAsia="Times New Roman"/>
          </w:rPr>
          <w:t>3</w:t>
        </w:r>
      </w:ins>
      <w:r w:rsidR="004873DC" w:rsidRPr="10B9F996">
        <w:rPr>
          <w:rFonts w:eastAsia="Times New Roman"/>
        </w:rPr>
        <w:t xml:space="preserve">. </w:t>
      </w:r>
    </w:p>
    <w:p w14:paraId="7108B315" w14:textId="7FEA8E04" w:rsidR="007F6B46" w:rsidRPr="00A6067F" w:rsidRDefault="118D5271">
      <w:r w:rsidRPr="10B9F996">
        <w:rPr>
          <w:rStyle w:val="Strong"/>
        </w:rPr>
        <w:t xml:space="preserve">FY </w:t>
      </w:r>
      <w:del w:id="55" w:author="Molly McEvilley" w:date="2023-05-04T11:03:00Z">
        <w:r w:rsidRPr="10B9F996" w:rsidDel="008A7F66">
          <w:rPr>
            <w:rStyle w:val="Strong"/>
          </w:rPr>
          <w:delText xml:space="preserve">2022 </w:delText>
        </w:r>
      </w:del>
      <w:ins w:id="56" w:author="Molly McEvilley" w:date="2023-05-04T11:03:00Z">
        <w:r w:rsidR="00C25E59" w:rsidRPr="10B9F996">
          <w:rPr>
            <w:rStyle w:val="Strong"/>
          </w:rPr>
          <w:t xml:space="preserve">2024 </w:t>
        </w:r>
      </w:ins>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ins w:id="57" w:author="Molly McEvilley" w:date="2023-06-13T10:10:00Z">
        <w:r w:rsidR="00953B45">
          <w:t xml:space="preserve">file and </w:t>
        </w:r>
      </w:ins>
      <w:r>
        <w:t>column names of the HMIS CSV</w:t>
      </w:r>
      <w:r w:rsidR="004873DC">
        <w:t xml:space="preserve">. </w:t>
      </w:r>
    </w:p>
    <w:p w14:paraId="33DEB6F3" w14:textId="77777777" w:rsidR="0039776A" w:rsidRDefault="0039776A" w:rsidP="009336C4">
      <w:pPr>
        <w:pStyle w:val="Heading3"/>
      </w:pPr>
      <w:bookmarkStart w:id="58" w:name="_Toc497116390"/>
      <w:bookmarkStart w:id="59" w:name="_Toc498527178"/>
      <w:bookmarkStart w:id="60" w:name="_Toc499292016"/>
      <w:bookmarkStart w:id="6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r w:rsidR="008355C0" w:rsidRPr="008355C0">
              <w:rPr>
                <w:rFonts w:cstheme="minorHAnsi"/>
                <w:u w:val="words"/>
              </w:rPr>
              <w:t>LookbackDate</w:t>
            </w:r>
            <w:proofErr w:type="spellEnd"/>
            <w:r w:rsidR="00C4517D">
              <w:rPr>
                <w:rFonts w:ascii="Times New Roman" w:hAnsi="Times New Roman" w:cs="Times New Roman"/>
                <w:sz w:val="24"/>
                <w:szCs w:val="24"/>
              </w:rPr>
              <w:t xml:space="preserve"> </w:t>
            </w:r>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r w:rsidR="008355C0" w:rsidRPr="008355C0">
              <w:rPr>
                <w:rFonts w:cstheme="minorHAnsi"/>
                <w:u w:val="words"/>
              </w:rPr>
              <w:t>LookbackDate</w:t>
            </w:r>
            <w:proofErr w:type="spellEnd"/>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62" w:name="_Toc37849733"/>
      <w:bookmarkStart w:id="63" w:name="_Toc140489763"/>
      <w:bookmarkEnd w:id="58"/>
      <w:bookmarkEnd w:id="59"/>
      <w:bookmarkEnd w:id="60"/>
      <w:bookmarkEnd w:id="61"/>
      <w:r w:rsidRPr="0036072B">
        <w:t>Definitions/Acronyms</w:t>
      </w:r>
      <w:bookmarkEnd w:id="62"/>
      <w:bookmarkEnd w:id="6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67B0F389"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del w:id="64" w:author="Molly McEvilley" w:date="2023-05-09T15:57:00Z">
        <w:r w:rsidRPr="00A6067F" w:rsidDel="00CD6807">
          <w:delText>Client refused</w:delText>
        </w:r>
      </w:del>
      <w:ins w:id="65" w:author="Molly McEvilley" w:date="2023-05-09T15:57:00Z">
        <w:r w:rsidR="00CD6807">
          <w:t>Client prefers not to answer</w:t>
        </w:r>
      </w:ins>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proofErr w:type="spellStart"/>
      <w:r w:rsidR="00AB1D55" w:rsidRPr="10B9F996">
        <w:rPr>
          <w:u w:val="single"/>
        </w:rPr>
        <w:t>ReportStart</w:t>
      </w:r>
      <w:proofErr w:type="spellEnd"/>
      <w:r w:rsidR="00AB1D55" w:rsidRPr="10B9F996">
        <w:rPr>
          <w:u w:val="single"/>
        </w:rPr>
        <w:t xml:space="preserve"> </w:t>
      </w:r>
      <w:r w:rsidR="00AB1D55">
        <w:t>– 7 years]</w:t>
      </w:r>
      <w:r w:rsidR="00ED5F02">
        <w:t xml:space="preserve">.  Projects with operating end dates </w:t>
      </w:r>
      <w:r w:rsidR="00BA32BA">
        <w:t xml:space="preserve">and enrollments with exit dates that occur prior to </w:t>
      </w:r>
      <w:r w:rsidR="00ED5F02">
        <w:t xml:space="preserve">the </w:t>
      </w:r>
      <w:proofErr w:type="spellStart"/>
      <w:r w:rsidR="00ED5F02" w:rsidRPr="10B9F996">
        <w:rPr>
          <w:u w:val="single"/>
        </w:rPr>
        <w:t>LookbackDate</w:t>
      </w:r>
      <w:proofErr w:type="spellEnd"/>
      <w:r w:rsidR="00ED5F02" w:rsidRPr="10B9F996">
        <w:rPr>
          <w:u w:val="single"/>
        </w:rPr>
        <w:t xml:space="preserv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71501E4F" w:rsidR="003573C4" w:rsidRPr="00A6067F" w:rsidRDefault="003573C4" w:rsidP="003573C4">
      <w:r w:rsidRPr="00655B0F">
        <w:rPr>
          <w:rStyle w:val="Strong"/>
        </w:rPr>
        <w:t>RRH</w:t>
      </w:r>
      <w:r w:rsidRPr="00655B0F">
        <w:rPr>
          <w:b/>
        </w:rPr>
        <w:t xml:space="preserve"> </w:t>
      </w:r>
      <w:r w:rsidRPr="00A6067F">
        <w:t>– Rapid Re-Housing projects</w:t>
      </w:r>
      <w:ins w:id="66" w:author="Molly McEvilley" w:date="2023-07-16T03:43:00Z">
        <w:r w:rsidR="00967811">
          <w:t xml:space="preserve"> </w:t>
        </w:r>
      </w:ins>
      <w:del w:id="67" w:author="Molly McEvilley" w:date="2023-07-16T03:43:00Z">
        <w:r w:rsidR="004873DC" w:rsidDel="00967811">
          <w:delText xml:space="preserve">. </w:delText>
        </w:r>
      </w:del>
      <w:ins w:id="68" w:author="Molly McEvilley" w:date="2023-07-16T03:43:00Z">
        <w:r w:rsidR="00967811">
          <w:t xml:space="preserve">with </w:t>
        </w:r>
      </w:ins>
      <w:ins w:id="69" w:author="Molly McEvilley" w:date="2023-07-16T03:42:00Z">
        <w:r w:rsidR="00967811">
          <w:t xml:space="preserve">the sub-type </w:t>
        </w:r>
      </w:ins>
      <w:ins w:id="70" w:author="Molly McEvilley" w:date="2023-07-16T03:43:00Z">
        <w:r w:rsidR="00967811">
          <w:t>of ‘Housing with or without Services.’</w:t>
        </w:r>
      </w:ins>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ins w:id="71" w:author="Molly McEvilley" w:date="2023-07-16T03:41:00Z">
        <w:r w:rsidR="00EF0388">
          <w:t>ness</w:t>
        </w:r>
      </w:ins>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pPr>
        <w:rPr>
          <w:ins w:id="72" w:author="Molly McEvilley" w:date="2023-07-16T03:44:00Z"/>
        </w:rPr>
      </w:pPr>
      <w:ins w:id="73" w:author="Molly McEvilley" w:date="2023-07-16T03:44:00Z">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ins>
      <w:ins w:id="74" w:author="Molly McEvilley" w:date="2023-07-16T03:50:00Z">
        <w:r w:rsidR="00B873F6">
          <w:t xml:space="preserve">  </w:t>
        </w:r>
      </w:ins>
      <w:ins w:id="75" w:author="Molly McEvilley" w:date="2023-07-16T03:53:00Z">
        <w:r w:rsidR="00137CBF">
          <w:t xml:space="preserve">This is a new designation with the HMIS Data Standards effective October 1, 2023.  For reporting </w:t>
        </w:r>
      </w:ins>
      <w:ins w:id="76" w:author="Molly McEvilley" w:date="2023-07-16T03:54:00Z">
        <w:r w:rsidR="00137CBF">
          <w:t>on FY2023</w:t>
        </w:r>
      </w:ins>
      <w:ins w:id="77" w:author="Molly McEvilley" w:date="2023-07-16T03:55:00Z">
        <w:r w:rsidR="005975B2">
          <w:t xml:space="preserve"> (which ends September 30,2023),</w:t>
        </w:r>
      </w:ins>
      <w:ins w:id="78" w:author="Molly McEvilley" w:date="2023-07-16T03:54:00Z">
        <w:r w:rsidR="00137CBF">
          <w:t xml:space="preserve"> RRH-SO enrollment data</w:t>
        </w:r>
      </w:ins>
      <w:ins w:id="79" w:author="Molly McEvilley" w:date="2023-07-16T03:55:00Z">
        <w:r w:rsidR="005975B2">
          <w:t>, if they exist at all,</w:t>
        </w:r>
      </w:ins>
      <w:ins w:id="80" w:author="Molly McEvilley" w:date="2023-07-16T03:54:00Z">
        <w:r w:rsidR="00137CBF">
          <w:t xml:space="preserve"> are </w:t>
        </w:r>
        <w:r w:rsidR="005975B2">
          <w:t>incorporated in a very</w:t>
        </w:r>
      </w:ins>
      <w:ins w:id="81" w:author="Molly McEvilley" w:date="2023-07-16T03:55:00Z">
        <w:r w:rsidR="005975B2">
          <w:t xml:space="preserve"> limited manner:</w:t>
        </w:r>
      </w:ins>
    </w:p>
    <w:p w14:paraId="4A46B11D" w14:textId="3F52261C" w:rsidR="00C96E08" w:rsidRPr="00A6067F" w:rsidRDefault="00C96E08" w:rsidP="00C96E08">
      <w:pPr>
        <w:pStyle w:val="ListParagraph"/>
        <w:rPr>
          <w:ins w:id="82" w:author="Molly McEvilley" w:date="2023-07-16T03:44:00Z"/>
        </w:rPr>
      </w:pPr>
      <w:ins w:id="83" w:author="Molly McEvilley" w:date="2023-07-16T03:44:00Z">
        <w:r>
          <w:t xml:space="preserve">For </w:t>
        </w:r>
      </w:ins>
      <w:ins w:id="84" w:author="Molly McEvilley" w:date="2023-07-16T03:47:00Z">
        <w:r w:rsidR="00E4715F">
          <w:t xml:space="preserve">RRH-SO </w:t>
        </w:r>
      </w:ins>
      <w:ins w:id="85" w:author="Molly McEvilley" w:date="2023-07-16T03:44:00Z">
        <w:r>
          <w:t xml:space="preserve">clients who were in ES/SH or on the street at project entry, all </w:t>
        </w:r>
      </w:ins>
      <w:ins w:id="86" w:author="Molly McEvilley" w:date="2023-07-16T03:48:00Z">
        <w:r w:rsidR="00BD4046">
          <w:t>dates</w:t>
        </w:r>
      </w:ins>
      <w:ins w:id="87" w:author="Molly McEvilley" w:date="2023-07-16T03:44:00Z">
        <w:r>
          <w:t xml:space="preserve"> between </w:t>
        </w:r>
        <w:r w:rsidRPr="49FCFE86">
          <w:rPr>
            <w:i/>
            <w:iCs/>
          </w:rPr>
          <w:t>Approximate Date Started</w:t>
        </w:r>
        <w:r>
          <w:t xml:space="preserve"> and </w:t>
        </w:r>
      </w:ins>
      <w:ins w:id="88" w:author="Molly McEvilley" w:date="2023-07-16T03:47:00Z">
        <w:r w:rsidR="00E4715F">
          <w:t>the earliest</w:t>
        </w:r>
      </w:ins>
      <w:ins w:id="89" w:author="Molly McEvilley" w:date="2023-07-16T03:48:00Z">
        <w:r w:rsidR="00E4715F">
          <w:t xml:space="preserve"> of </w:t>
        </w:r>
      </w:ins>
      <w:ins w:id="90" w:author="Molly McEvilley" w:date="2023-07-16T03:44:00Z">
        <w:r>
          <w:t>move-in</w:t>
        </w:r>
      </w:ins>
      <w:ins w:id="91" w:author="Molly McEvilley" w:date="2023-07-16T03:48:00Z">
        <w:r w:rsidR="00BD4046">
          <w:t>, exit, or report end</w:t>
        </w:r>
      </w:ins>
      <w:ins w:id="92" w:author="Molly McEvilley" w:date="2023-07-16T03:44:00Z">
        <w:r>
          <w:t xml:space="preserve"> </w:t>
        </w:r>
      </w:ins>
      <w:ins w:id="93" w:author="Molly McEvilley" w:date="2023-07-16T03:48:00Z">
        <w:r w:rsidR="00BD4046">
          <w:t>are</w:t>
        </w:r>
      </w:ins>
      <w:ins w:id="94" w:author="Molly McEvilley" w:date="2023-07-16T03:44:00Z">
        <w:r>
          <w:t xml:space="preserve"> counted in determining chronic homelessness.</w:t>
        </w:r>
      </w:ins>
    </w:p>
    <w:p w14:paraId="15057410" w14:textId="327A83AF" w:rsidR="00C96E08" w:rsidRPr="008743AE" w:rsidRDefault="00DC13D5" w:rsidP="00C96E08">
      <w:pPr>
        <w:pStyle w:val="ListParagraph"/>
        <w:rPr>
          <w:ins w:id="95" w:author="Molly McEvilley" w:date="2023-07-16T03:44:00Z"/>
        </w:rPr>
      </w:pPr>
      <w:ins w:id="96" w:author="Molly McEvilley" w:date="2023-07-17T03:58:00Z">
        <w:r>
          <w:t>People and households served in RRH-SO are include</w:t>
        </w:r>
      </w:ins>
      <w:ins w:id="97" w:author="Molly McEvilley" w:date="2023-07-17T03:59:00Z">
        <w:r>
          <w:t xml:space="preserve">d in </w:t>
        </w:r>
        <w:proofErr w:type="spellStart"/>
        <w:r>
          <w:t>LSAPerson</w:t>
        </w:r>
        <w:proofErr w:type="spellEnd"/>
        <w:r>
          <w:t xml:space="preserve">, </w:t>
        </w:r>
        <w:proofErr w:type="spellStart"/>
        <w:r>
          <w:t>LSAHousehold</w:t>
        </w:r>
        <w:proofErr w:type="spellEnd"/>
        <w:r>
          <w:t xml:space="preserve">, and </w:t>
        </w:r>
        <w:proofErr w:type="spellStart"/>
        <w:r>
          <w:t>LSAExit</w:t>
        </w:r>
        <w:proofErr w:type="spellEnd"/>
        <w:r>
          <w:t>.</w:t>
        </w:r>
      </w:ins>
      <w:ins w:id="98" w:author="Molly McEvilley" w:date="2023-07-16T03:49:00Z">
        <w:r w:rsidR="00B873F6">
          <w:t xml:space="preserve"> </w:t>
        </w:r>
      </w:ins>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proofErr w:type="gramStart"/>
      <w:r w:rsidRPr="00A6067F">
        <w:t>that overlaps</w:t>
      </w:r>
      <w:proofErr w:type="gramEnd"/>
      <w:r w:rsidRPr="00A6067F">
        <w:t xml:space="preserve">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34BE1976" w:rsidR="00B214A9" w:rsidRDefault="00563225" w:rsidP="00B214A9">
      <w:pPr>
        <w:pStyle w:val="Heading2"/>
      </w:pPr>
      <w:bookmarkStart w:id="99" w:name="_Toc140489764"/>
      <w:r>
        <w:t xml:space="preserve">Previous Versions and </w:t>
      </w:r>
      <w:r w:rsidR="00B214A9">
        <w:t xml:space="preserve">Changes for </w:t>
      </w:r>
      <w:r w:rsidR="00C1694A">
        <w:t>FY202</w:t>
      </w:r>
      <w:del w:id="100" w:author="Molly McEvilley" w:date="2023-06-27T11:43:00Z">
        <w:r w:rsidR="00C1694A" w:rsidDel="00BD5E7F">
          <w:delText>2</w:delText>
        </w:r>
      </w:del>
      <w:ins w:id="101" w:author="Molly McEvilley" w:date="2023-06-27T11:43:00Z">
        <w:r w:rsidR="00BD5E7F">
          <w:t>3</w:t>
        </w:r>
      </w:ins>
      <w:r w:rsidR="00C1694A">
        <w:t xml:space="preserve"> </w:t>
      </w:r>
      <w:r w:rsidR="00B214A9">
        <w:t>Reporting</w:t>
      </w:r>
      <w:bookmarkEnd w:id="99"/>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7532B960" w:rsidR="00D32DDB" w:rsidRPr="00F854F9" w:rsidRDefault="00D32DDB" w:rsidP="00473E49">
            <w:pPr>
              <w:pStyle w:val="NoSpacing"/>
            </w:pPr>
            <w:r>
              <w:t>Report</w:t>
            </w:r>
            <w:del w:id="102" w:author="Molly McEvilley" w:date="2023-06-13T10:11:00Z">
              <w:r w:rsidDel="009D3CDE">
                <w:delText>ing</w:delText>
              </w:r>
            </w:del>
            <w:r>
              <w:t xml:space="preserve">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ins w:id="103" w:author="Molly McEvilley" w:date="2023-04-05T12:03:00Z">
              <w:r>
                <w:fldChar w:fldCharType="begin"/>
              </w:r>
              <w:r>
                <w:instrText xml:space="preserve"> HYPERLINK "https://files.hudexchange.info/resources/documents/LSA-Programming-Specifications-2021.pdf" </w:instrText>
              </w:r>
              <w:r>
                <w:fldChar w:fldCharType="separate"/>
              </w:r>
              <w:r w:rsidRPr="00FF0BEE">
                <w:rPr>
                  <w:rStyle w:val="Hyperlink"/>
                </w:rPr>
                <w:t>LSA Programming Specifications FY2021</w:t>
              </w:r>
              <w:r>
                <w:fldChar w:fldCharType="end"/>
              </w:r>
            </w:ins>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ins w:id="104" w:author="Molly McEvilley" w:date="2023-04-05T12:02: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rPr>
                <w:ins w:id="105" w:author="Molly McEvilley" w:date="2023-04-05T12:02:00Z"/>
              </w:rPr>
            </w:pPr>
            <w:ins w:id="106" w:author="Molly McEvilley" w:date="2023-04-05T12:02:00Z">
              <w:r>
                <w:t>FY2022</w:t>
              </w:r>
            </w:ins>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rPr>
                <w:ins w:id="107" w:author="Molly McEvilley" w:date="2023-04-05T12:02:00Z"/>
              </w:rPr>
            </w:pPr>
            <w:ins w:id="108" w:author="Molly McEvilley" w:date="2023-04-05T12:04:00Z">
              <w:r>
                <w:fldChar w:fldCharType="begin"/>
              </w:r>
              <w:r>
                <w:instrText xml:space="preserve"> HYPERLINK "https://files.hudexchange.info/resources/documents/LSA-Programming-Specifications.pdf" </w:instrText>
              </w:r>
              <w:r>
                <w:fldChar w:fldCharType="separate"/>
              </w:r>
              <w:r w:rsidRPr="00A04A1F">
                <w:rPr>
                  <w:rStyle w:val="Hyperlink"/>
                </w:rPr>
                <w:t>LSA Programming Specifications FY2022</w:t>
              </w:r>
              <w:r>
                <w:fldChar w:fldCharType="end"/>
              </w:r>
            </w:ins>
          </w:p>
        </w:tc>
      </w:tr>
    </w:tbl>
    <w:p w14:paraId="074B4BC7" w14:textId="62D46DF4" w:rsidR="006C5731" w:rsidRDefault="00E10E42" w:rsidP="00E10E42">
      <w:pPr>
        <w:spacing w:before="0" w:after="160" w:line="259" w:lineRule="auto"/>
        <w:rPr>
          <w:ins w:id="109" w:author="Molly McEvilley" w:date="2023-06-30T13:41:00Z"/>
        </w:rPr>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del w:id="110" w:author="Molly McEvilley" w:date="2023-04-05T12:04:00Z">
        <w:r w:rsidR="00CE6E61" w:rsidRPr="006C5731" w:rsidDel="00A04A1F">
          <w:delText>FY202</w:delText>
        </w:r>
        <w:r w:rsidR="00CE6E61" w:rsidDel="00A04A1F">
          <w:delText>2</w:delText>
        </w:r>
        <w:r w:rsidR="00CE6E61" w:rsidRPr="006C5731" w:rsidDel="00A04A1F">
          <w:delText xml:space="preserve"> </w:delText>
        </w:r>
      </w:del>
      <w:ins w:id="111" w:author="Molly McEvilley" w:date="2023-04-05T12:04:00Z">
        <w:r w:rsidR="00A04A1F" w:rsidRPr="006C5731">
          <w:t>FY202</w:t>
        </w:r>
        <w:r w:rsidR="00A04A1F">
          <w:t>3</w:t>
        </w:r>
        <w:r w:rsidR="00A04A1F" w:rsidRPr="006C5731">
          <w:t xml:space="preserve"> </w:t>
        </w:r>
      </w:ins>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rPr>
          <w:ins w:id="112" w:author="Molly McEvilley" w:date="2023-06-30T13:41:00Z"/>
        </w:rPr>
      </w:pPr>
      <w:ins w:id="113" w:author="Molly McEvilley" w:date="2023-06-30T13:41:00Z">
        <w:r>
          <w:t>FY2024 HMIS Data Standards Changes</w:t>
        </w:r>
      </w:ins>
    </w:p>
    <w:p w14:paraId="24F1AD9C" w14:textId="77777777" w:rsidR="006324F1" w:rsidRDefault="006324F1" w:rsidP="006324F1">
      <w:pPr>
        <w:pStyle w:val="Heading4"/>
        <w:rPr>
          <w:ins w:id="114" w:author="Molly McEvilley" w:date="2023-06-30T13:41:00Z"/>
        </w:rPr>
      </w:pPr>
      <w:ins w:id="115" w:author="Molly McEvilley" w:date="2023-06-30T13:41:00Z">
        <w:r>
          <w:t>Emergency Shelter</w:t>
        </w:r>
        <w:del w:id="116" w:author="Molly McEvilley" w:date="2023-06-27T11:44:00Z">
          <w:r w:rsidDel="00BD5E7F">
            <w:delText>S</w:delText>
          </w:r>
        </w:del>
        <w:r>
          <w:t xml:space="preserve"> Project Types</w:t>
        </w:r>
      </w:ins>
    </w:p>
    <w:p w14:paraId="669E0E30" w14:textId="77777777" w:rsidR="006324F1" w:rsidRDefault="006324F1" w:rsidP="006324F1">
      <w:pPr>
        <w:rPr>
          <w:ins w:id="117" w:author="Molly McEvilley" w:date="2023-06-30T13:41:00Z"/>
        </w:rPr>
      </w:pPr>
      <w:ins w:id="118" w:author="Molly McEvilley" w:date="2023-06-30T13:41:00Z">
        <w:r>
          <w:t xml:space="preserve">The </w:t>
        </w:r>
        <w:proofErr w:type="spellStart"/>
        <w:r w:rsidRPr="00277F30">
          <w:rPr>
            <w:i/>
            <w:iCs/>
          </w:rPr>
          <w:t>TrackingMethod</w:t>
        </w:r>
        <w:proofErr w:type="spellEnd"/>
        <w:r>
          <w:t xml:space="preserve"> column has been removed from Project.csv.  The </w:t>
        </w:r>
        <w:proofErr w:type="spellStart"/>
        <w:r>
          <w:rPr>
            <w:i/>
            <w:iCs/>
          </w:rPr>
          <w:t>ProjectType</w:t>
        </w:r>
        <w:proofErr w:type="spellEnd"/>
        <w:r>
          <w:rPr>
            <w:i/>
            <w:iCs/>
          </w:rPr>
          <w:t xml:space="preserve"> </w:t>
        </w:r>
        <w:r>
          <w:t xml:space="preserve">for night-by-night shelters remains 1; </w:t>
        </w:r>
        <w:proofErr w:type="spellStart"/>
        <w:r w:rsidRPr="00277F30">
          <w:rPr>
            <w:i/>
            <w:iCs/>
          </w:rPr>
          <w:t>ProjectType</w:t>
        </w:r>
        <w:proofErr w:type="spellEnd"/>
        <w:r>
          <w:t xml:space="preserve"> for entry/exit emergency shelters (i.e., shelters with a </w:t>
        </w:r>
        <w:proofErr w:type="spellStart"/>
        <w:r w:rsidRPr="00277F30">
          <w:rPr>
            <w:i/>
            <w:iCs/>
          </w:rPr>
          <w:t>TrackingMethod</w:t>
        </w:r>
        <w:proofErr w:type="spellEnd"/>
        <w:r>
          <w:t xml:space="preserve"> of 0) is now 0.  </w:t>
        </w:r>
      </w:ins>
    </w:p>
    <w:p w14:paraId="58934371" w14:textId="77777777" w:rsidR="006324F1" w:rsidRPr="009E2078" w:rsidRDefault="006324F1" w:rsidP="006324F1">
      <w:pPr>
        <w:rPr>
          <w:ins w:id="119" w:author="Molly McEvilley" w:date="2023-06-30T13:41:00Z"/>
        </w:rPr>
      </w:pPr>
      <w:ins w:id="120" w:author="Molly McEvilley" w:date="2023-06-30T13:41:00Z">
        <w:r>
          <w:t xml:space="preserve">LSA logic associated with entry/exit and night-by-night shelters has not changed.  Most of the logic associated with project type described in this document and used in the sample code already used </w:t>
        </w:r>
        <w:proofErr w:type="spellStart"/>
        <w:r w:rsidRPr="00277F30">
          <w:rPr>
            <w:b/>
            <w:bCs/>
          </w:rPr>
          <w:t>LSAProjectType</w:t>
        </w:r>
        <w:proofErr w:type="spellEnd"/>
        <w:r>
          <w:rPr>
            <w:b/>
            <w:bCs/>
          </w:rPr>
          <w:t xml:space="preserve"> </w:t>
        </w:r>
        <w:r>
          <w:t xml:space="preserve">(with the same values of 0 for night-by-night and 1 for entry/exit shelters), so the impact of this change is minimal.  </w:t>
        </w:r>
      </w:ins>
    </w:p>
    <w:p w14:paraId="248F377F" w14:textId="77777777" w:rsidR="006324F1" w:rsidRPr="00E95692" w:rsidDel="00CE0493" w:rsidRDefault="006324F1" w:rsidP="006324F1">
      <w:pPr>
        <w:rPr>
          <w:ins w:id="121" w:author="Molly McEvilley" w:date="2023-06-30T13:41:00Z"/>
          <w:del w:id="122" w:author="Molly McEvilley" w:date="2023-06-30T10:51:00Z"/>
        </w:rPr>
      </w:pPr>
    </w:p>
    <w:p w14:paraId="2550B6C4" w14:textId="77777777" w:rsidR="006324F1" w:rsidRDefault="006324F1" w:rsidP="006324F1">
      <w:pPr>
        <w:pStyle w:val="Heading4"/>
        <w:rPr>
          <w:ins w:id="123" w:author="Molly McEvilley" w:date="2023-06-30T13:41:00Z"/>
        </w:rPr>
      </w:pPr>
      <w:ins w:id="124" w:author="Molly McEvilley" w:date="2023-06-30T13:41:00Z">
        <w:r>
          <w:t>RRH Project Subtypes</w:t>
        </w:r>
      </w:ins>
    </w:p>
    <w:p w14:paraId="24803673" w14:textId="77777777" w:rsidR="006324F1" w:rsidRDefault="006324F1" w:rsidP="006324F1">
      <w:pPr>
        <w:rPr>
          <w:ins w:id="125" w:author="Molly McEvilley" w:date="2023-06-30T13:41:00Z"/>
        </w:rPr>
      </w:pPr>
      <w:ins w:id="126" w:author="Molly McEvilley" w:date="2023-06-30T13:41:00Z">
        <w:r>
          <w:t xml:space="preserve">To accommodate the addition of the </w:t>
        </w:r>
        <w:proofErr w:type="spellStart"/>
        <w:r w:rsidRPr="00277F30">
          <w:rPr>
            <w:i/>
            <w:iCs/>
          </w:rPr>
          <w:t>RRHSubtype</w:t>
        </w:r>
        <w:proofErr w:type="spellEnd"/>
        <w:r>
          <w:t xml:space="preserve"> column to Project.csv – but to avoid more complex descriptions of logic – a new </w:t>
        </w:r>
        <w:proofErr w:type="spellStart"/>
        <w:r w:rsidRPr="00277F30">
          <w:rPr>
            <w:b/>
            <w:bCs/>
          </w:rPr>
          <w:t>LSAProjectType</w:t>
        </w:r>
        <w:proofErr w:type="spellEnd"/>
        <w:r>
          <w:t xml:space="preserve"> of 15 is used to refer to RRH: Services Only (RRH-SO) projects.  Affiliation.csv has also been added to the PDDE files included in the LSA upload.</w:t>
        </w:r>
      </w:ins>
    </w:p>
    <w:p w14:paraId="65B5AAEC" w14:textId="77777777" w:rsidR="006324F1" w:rsidRDefault="006324F1" w:rsidP="006324F1">
      <w:pPr>
        <w:rPr>
          <w:ins w:id="127" w:author="Molly McEvilley" w:date="2023-06-30T13:41:00Z"/>
        </w:rPr>
      </w:pPr>
      <w:ins w:id="128" w:author="Molly McEvilley" w:date="2023-06-30T13:41:00Z">
        <w:r>
          <w:t>All LSA reporting on RRH in existing columns is limited to ‘RRH: Housing with or without services' (</w:t>
        </w:r>
        <w:proofErr w:type="spellStart"/>
        <w:r w:rsidRPr="00277F30">
          <w:rPr>
            <w:i/>
            <w:iCs/>
          </w:rPr>
          <w:t>RRHSubType</w:t>
        </w:r>
        <w:proofErr w:type="spellEnd"/>
        <w:r>
          <w:t xml:space="preserve"> = 2).  </w:t>
        </w:r>
      </w:ins>
    </w:p>
    <w:p w14:paraId="056B1513" w14:textId="77777777" w:rsidR="006324F1" w:rsidRDefault="006324F1" w:rsidP="006324F1">
      <w:pPr>
        <w:rPr>
          <w:ins w:id="129" w:author="Molly McEvilley" w:date="2023-06-30T13:41:00Z"/>
        </w:rPr>
      </w:pPr>
      <w:ins w:id="130" w:author="Molly McEvilley" w:date="2023-06-30T13:41:00Z">
        <w:r>
          <w:t>People served in ‘RRH: Services Only’ (</w:t>
        </w:r>
        <w:proofErr w:type="spellStart"/>
        <w:r w:rsidRPr="00DA4971">
          <w:rPr>
            <w:i/>
            <w:iCs/>
          </w:rPr>
          <w:t>RRHSubType</w:t>
        </w:r>
        <w:proofErr w:type="spellEnd"/>
        <w:r>
          <w:t xml:space="preserve"> = 1) are included in the LSA as follows: </w:t>
        </w:r>
      </w:ins>
    </w:p>
    <w:p w14:paraId="78143E9C" w14:textId="77777777" w:rsidR="006324F1" w:rsidRDefault="006324F1" w:rsidP="006324F1">
      <w:pPr>
        <w:pStyle w:val="ListParagraph"/>
        <w:numPr>
          <w:ilvl w:val="0"/>
          <w:numId w:val="127"/>
        </w:numPr>
        <w:rPr>
          <w:ins w:id="131" w:author="Molly McEvilley" w:date="2023-06-30T13:41:00Z"/>
        </w:rPr>
      </w:pPr>
      <w:ins w:id="132" w:author="Molly McEvilley" w:date="2023-06-30T13:41:00Z">
        <w:r>
          <w:t xml:space="preserve">In </w:t>
        </w:r>
        <w:proofErr w:type="spellStart"/>
        <w:r>
          <w:t>LSAPerson</w:t>
        </w:r>
        <w:proofErr w:type="spellEnd"/>
        <w:r>
          <w:t>:</w:t>
        </w:r>
      </w:ins>
    </w:p>
    <w:p w14:paraId="3BB2D62A" w14:textId="77777777" w:rsidR="006324F1" w:rsidRDefault="006324F1" w:rsidP="006324F1">
      <w:pPr>
        <w:pStyle w:val="ListParagraph"/>
        <w:numPr>
          <w:ilvl w:val="1"/>
          <w:numId w:val="127"/>
        </w:numPr>
        <w:rPr>
          <w:ins w:id="133" w:author="Molly McEvilley" w:date="2023-06-30T13:41:00Z"/>
        </w:rPr>
      </w:pPr>
      <w:proofErr w:type="spellStart"/>
      <w:ins w:id="134" w:author="Molly McEvilley" w:date="2023-06-30T13:41:00Z">
        <w:r w:rsidRPr="00277F30">
          <w:rPr>
            <w:b/>
            <w:bCs/>
          </w:rPr>
          <w:t>RRHSOWithMoveIn</w:t>
        </w:r>
        <w:proofErr w:type="spellEnd"/>
        <w:r>
          <w:t xml:space="preserve"> and </w:t>
        </w:r>
        <w:proofErr w:type="spellStart"/>
        <w:r w:rsidRPr="00277F30">
          <w:rPr>
            <w:b/>
            <w:bCs/>
          </w:rPr>
          <w:t>RRHSONoMoveIn</w:t>
        </w:r>
        <w:proofErr w:type="spellEnd"/>
        <w:r>
          <w:t xml:space="preserve"> columns specify household types in which people were served in RRH-SO projects.</w:t>
        </w:r>
      </w:ins>
    </w:p>
    <w:p w14:paraId="56CEEDE3" w14:textId="2F576565" w:rsidR="006324F1" w:rsidRDefault="007C515F" w:rsidP="00277F30">
      <w:pPr>
        <w:pStyle w:val="ListParagraph"/>
        <w:numPr>
          <w:ilvl w:val="1"/>
          <w:numId w:val="127"/>
        </w:numPr>
        <w:rPr>
          <w:ins w:id="135" w:author="Molly McEvilley" w:date="2023-06-30T13:41:00Z"/>
        </w:rPr>
      </w:pPr>
      <w:proofErr w:type="spellStart"/>
      <w:ins w:id="136" w:author="Jules Brown" w:date="2023-07-11T15:34:00Z">
        <w:r w:rsidRPr="00F93327">
          <w:rPr>
            <w:b/>
            <w:bCs/>
          </w:rPr>
          <w:t>RRHSOAgeMax</w:t>
        </w:r>
        <w:proofErr w:type="spellEnd"/>
        <w:r>
          <w:t xml:space="preserve"> and </w:t>
        </w:r>
        <w:proofErr w:type="spellStart"/>
        <w:r w:rsidRPr="00F93327">
          <w:rPr>
            <w:b/>
            <w:bCs/>
          </w:rPr>
          <w:t>RRHSOAgeMin</w:t>
        </w:r>
        <w:proofErr w:type="spellEnd"/>
        <w:r>
          <w:t xml:space="preserve"> columns</w:t>
        </w:r>
      </w:ins>
      <w:ins w:id="137" w:author="Jules Brown" w:date="2023-07-11T15:35:00Z">
        <w:r w:rsidR="00D836EC">
          <w:t xml:space="preserve"> specify the maximum/minimum</w:t>
        </w:r>
        <w:r w:rsidR="00D836EC" w:rsidRPr="00B243D4">
          <w:t xml:space="preserve"> age at the later of </w:t>
        </w:r>
        <w:proofErr w:type="spellStart"/>
        <w:r w:rsidR="00D836EC" w:rsidRPr="00B243D4">
          <w:t>ReportStart</w:t>
        </w:r>
        <w:proofErr w:type="spellEnd"/>
        <w:r w:rsidR="00D836EC" w:rsidRPr="00B243D4">
          <w:t xml:space="preserve"> and </w:t>
        </w:r>
        <w:proofErr w:type="spellStart"/>
        <w:r w:rsidR="00D836EC" w:rsidRPr="00B243D4">
          <w:t>EntryDate</w:t>
        </w:r>
        <w:proofErr w:type="spellEnd"/>
        <w:r w:rsidR="00D836EC" w:rsidRPr="00B243D4">
          <w:t xml:space="preserve"> for any RRH-SO enrollment</w:t>
        </w:r>
      </w:ins>
      <w:ins w:id="138" w:author="Jules Brown" w:date="2023-07-11T15:36:00Z">
        <w:r w:rsidR="00A555F8">
          <w:t>.</w:t>
        </w:r>
      </w:ins>
    </w:p>
    <w:p w14:paraId="5B88F521" w14:textId="151F74CF" w:rsidR="006324F1" w:rsidRDefault="00DC13D5" w:rsidP="00DC13D5">
      <w:pPr>
        <w:pStyle w:val="ListParagraph"/>
        <w:numPr>
          <w:ilvl w:val="1"/>
          <w:numId w:val="127"/>
        </w:numPr>
        <w:rPr>
          <w:ins w:id="139" w:author="Molly McEvilley" w:date="2023-06-30T13:41:00Z"/>
        </w:rPr>
      </w:pPr>
      <w:ins w:id="140" w:author="Molly McEvilley" w:date="2023-07-17T04:00:00Z">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ins>
      <w:ins w:id="141" w:author="Molly McEvilley" w:date="2023-06-30T13:41:00Z">
        <w:r w:rsidR="006324F1">
          <w:t xml:space="preserve">.  </w:t>
        </w:r>
      </w:ins>
    </w:p>
    <w:p w14:paraId="3030E0C2" w14:textId="77777777" w:rsidR="006324F1" w:rsidRDefault="006324F1" w:rsidP="006324F1">
      <w:pPr>
        <w:pStyle w:val="ListParagraph"/>
        <w:numPr>
          <w:ilvl w:val="0"/>
          <w:numId w:val="127"/>
        </w:numPr>
        <w:rPr>
          <w:ins w:id="142" w:author="Molly McEvilley" w:date="2023-06-30T13:41:00Z"/>
        </w:rPr>
      </w:pPr>
      <w:ins w:id="143" w:author="Molly McEvilley" w:date="2023-06-30T13:41:00Z">
        <w:r>
          <w:t xml:space="preserve">In </w:t>
        </w:r>
        <w:proofErr w:type="spellStart"/>
        <w:r>
          <w:t>LSAHousehold</w:t>
        </w:r>
        <w:proofErr w:type="spellEnd"/>
        <w:r>
          <w:t>:</w:t>
        </w:r>
      </w:ins>
    </w:p>
    <w:p w14:paraId="5E2B5049" w14:textId="2C9D57A9" w:rsidR="006324F1" w:rsidRDefault="006324F1" w:rsidP="006324F1">
      <w:pPr>
        <w:pStyle w:val="ListParagraph"/>
        <w:numPr>
          <w:ilvl w:val="1"/>
          <w:numId w:val="127"/>
        </w:numPr>
        <w:rPr>
          <w:ins w:id="144" w:author="Molly McEvilley" w:date="2023-06-30T13:41:00Z"/>
        </w:rPr>
      </w:pPr>
      <w:ins w:id="145" w:author="Molly McEvilley" w:date="2023-06-30T13:41:00Z">
        <w:r>
          <w:t>There are two new columns (</w:t>
        </w:r>
        <w:proofErr w:type="spellStart"/>
        <w:r w:rsidRPr="00277F30">
          <w:rPr>
            <w:b/>
            <w:bCs/>
          </w:rPr>
          <w:t>RRHSOStatus</w:t>
        </w:r>
        <w:proofErr w:type="spellEnd"/>
        <w:r>
          <w:t xml:space="preserve"> and </w:t>
        </w:r>
        <w:proofErr w:type="spellStart"/>
        <w:r w:rsidRPr="00277F30">
          <w:rPr>
            <w:b/>
            <w:bCs/>
          </w:rPr>
          <w:t>RRHSOMoveIn</w:t>
        </w:r>
        <w:proofErr w:type="spellEnd"/>
        <w:r>
          <w:t xml:space="preserve">); the logic for these is consistent with the logic for </w:t>
        </w:r>
        <w:r w:rsidRPr="00277F30">
          <w:rPr>
            <w:b/>
            <w:bCs/>
          </w:rPr>
          <w:t>EST/RRH/</w:t>
        </w:r>
        <w:proofErr w:type="spellStart"/>
        <w:r w:rsidRPr="00277F30">
          <w:rPr>
            <w:b/>
            <w:bCs/>
          </w:rPr>
          <w:t>PSHStatus</w:t>
        </w:r>
        <w:proofErr w:type="spellEnd"/>
        <w:r>
          <w:t xml:space="preserve"> and </w:t>
        </w:r>
        <w:r w:rsidRPr="00277F30">
          <w:rPr>
            <w:b/>
            <w:bCs/>
          </w:rPr>
          <w:t>RRH/</w:t>
        </w:r>
        <w:proofErr w:type="spellStart"/>
        <w:r w:rsidRPr="00277F30">
          <w:rPr>
            <w:b/>
            <w:bCs/>
          </w:rPr>
          <w:t>PSHMoveIn</w:t>
        </w:r>
        <w:proofErr w:type="spellEnd"/>
        <w:r>
          <w:t>, but specific to RRH-SO.</w:t>
        </w:r>
      </w:ins>
    </w:p>
    <w:p w14:paraId="3EB3EA3E" w14:textId="77777777" w:rsidR="006324F1" w:rsidRDefault="006324F1" w:rsidP="006324F1">
      <w:pPr>
        <w:pStyle w:val="ListParagraph"/>
        <w:numPr>
          <w:ilvl w:val="1"/>
          <w:numId w:val="127"/>
        </w:numPr>
        <w:rPr>
          <w:ins w:id="146" w:author="Molly McEvilley" w:date="2023-06-30T13:41:00Z"/>
        </w:rPr>
      </w:pPr>
      <w:ins w:id="147" w:author="Molly McEvilley" w:date="2023-06-30T13:41:00Z">
        <w:r>
          <w:t xml:space="preserve">There is no count of days enrolled in RRH-SO projects; enrollments are excluded from </w:t>
        </w:r>
        <w:proofErr w:type="spellStart"/>
        <w:r w:rsidRPr="00277F30">
          <w:rPr>
            <w:b/>
            <w:bCs/>
          </w:rPr>
          <w:t>RRHPreMoveInDays</w:t>
        </w:r>
        <w:proofErr w:type="spellEnd"/>
        <w:r>
          <w:t xml:space="preserve">, </w:t>
        </w:r>
        <w:proofErr w:type="spellStart"/>
        <w:r w:rsidRPr="00277F30">
          <w:rPr>
            <w:b/>
            <w:bCs/>
          </w:rPr>
          <w:t>RRHPSHPreMoveInDays</w:t>
        </w:r>
        <w:proofErr w:type="spellEnd"/>
        <w:r>
          <w:t xml:space="preserve">, or </w:t>
        </w:r>
        <w:proofErr w:type="spellStart"/>
        <w:r w:rsidRPr="00277F30">
          <w:rPr>
            <w:b/>
            <w:bCs/>
          </w:rPr>
          <w:t>RRHHousedDays</w:t>
        </w:r>
        <w:proofErr w:type="spellEnd"/>
        <w:r>
          <w:t>.</w:t>
        </w:r>
      </w:ins>
    </w:p>
    <w:p w14:paraId="172E31AE" w14:textId="77777777" w:rsidR="006324F1" w:rsidRDefault="006324F1" w:rsidP="006324F1">
      <w:pPr>
        <w:pStyle w:val="ListParagraph"/>
        <w:numPr>
          <w:ilvl w:val="1"/>
          <w:numId w:val="127"/>
        </w:numPr>
        <w:rPr>
          <w:ins w:id="148" w:author="Molly McEvilley" w:date="2023-06-30T13:41:00Z"/>
        </w:rPr>
      </w:pPr>
      <w:ins w:id="149" w:author="Molly McEvilley" w:date="2023-06-30T13:41:00Z">
        <w:r>
          <w:t>RRH-SO is excluded from System Path reporting.</w:t>
        </w:r>
      </w:ins>
    </w:p>
    <w:p w14:paraId="62349BED" w14:textId="218ACDF2" w:rsidR="006324F1" w:rsidRPr="00E95692" w:rsidRDefault="006324F1" w:rsidP="00277F30">
      <w:pPr>
        <w:pStyle w:val="ListParagraph"/>
        <w:numPr>
          <w:ilvl w:val="0"/>
          <w:numId w:val="127"/>
        </w:numPr>
        <w:rPr>
          <w:ins w:id="150" w:author="Molly McEvilley" w:date="2023-06-30T13:41:00Z"/>
        </w:rPr>
      </w:pPr>
      <w:proofErr w:type="spellStart"/>
      <w:ins w:id="151" w:author="Molly McEvilley" w:date="2023-06-30T13:41:00Z">
        <w:r>
          <w:t>LSAExit</w:t>
        </w:r>
        <w:proofErr w:type="spellEnd"/>
        <w:r>
          <w:t xml:space="preserve"> has two new values in the </w:t>
        </w:r>
        <w:proofErr w:type="spellStart"/>
        <w:r w:rsidRPr="10B9F996">
          <w:rPr>
            <w:b/>
            <w:bCs/>
          </w:rPr>
          <w:t>ExitFrom</w:t>
        </w:r>
        <w:proofErr w:type="spellEnd"/>
        <w:r>
          <w:t xml:space="preserve"> column: </w:t>
        </w:r>
        <w:del w:id="152" w:author="Genelle Denzin" w:date="2023-07-08T12:17:00Z">
          <w:r w:rsidDel="006324F1">
            <w:delText xml:space="preserve"> </w:delText>
          </w:r>
        </w:del>
        <w:r w:rsidRPr="10B9F996">
          <w:rPr>
            <w:i/>
            <w:iCs/>
          </w:rPr>
          <w:t>RRH-SO after move-in to PH</w:t>
        </w:r>
        <w:r>
          <w:t xml:space="preserve"> and </w:t>
        </w:r>
        <w:r w:rsidRPr="10B9F996">
          <w:rPr>
            <w:i/>
            <w:iCs/>
          </w:rPr>
          <w:t>RRH-SO without placement in PH</w:t>
        </w:r>
        <w:r>
          <w:t>.</w:t>
        </w:r>
      </w:ins>
    </w:p>
    <w:p w14:paraId="174ECA63" w14:textId="77777777" w:rsidR="006324F1" w:rsidRDefault="006324F1" w:rsidP="006324F1">
      <w:pPr>
        <w:pStyle w:val="Heading4"/>
        <w:rPr>
          <w:ins w:id="153" w:author="Molly McEvilley" w:date="2023-06-30T13:41:00Z"/>
        </w:rPr>
      </w:pPr>
      <w:ins w:id="154" w:author="Molly McEvilley" w:date="2023-06-30T13:41:00Z">
        <w:r>
          <w:t>HMIS Participation</w:t>
        </w:r>
      </w:ins>
    </w:p>
    <w:p w14:paraId="44B6F209" w14:textId="77777777" w:rsidR="006324F1" w:rsidRDefault="006324F1" w:rsidP="006324F1">
      <w:pPr>
        <w:rPr>
          <w:ins w:id="155" w:author="Molly McEvilley" w:date="2023-06-30T13:41:00Z"/>
        </w:rPr>
      </w:pPr>
      <w:ins w:id="156" w:author="Molly McEvilley" w:date="2023-06-30T13:41:00Z">
        <w:r>
          <w:t>The HMISParticipation.csv file has been added to the PDDE files included in the LSA upload.</w:t>
        </w:r>
      </w:ins>
    </w:p>
    <w:p w14:paraId="39701458" w14:textId="77777777" w:rsidR="006324F1" w:rsidRPr="008C3248" w:rsidRDefault="006324F1" w:rsidP="00277F30">
      <w:pPr>
        <w:rPr>
          <w:ins w:id="157" w:author="Molly McEvilley" w:date="2023-06-30T13:41:00Z"/>
        </w:rPr>
      </w:pPr>
      <w:ins w:id="158" w:author="Molly McEvilley" w:date="2023-06-30T13:41:00Z">
        <w:r>
          <w:t>Enrollments are now included in the LSA regardless of HMIS participation status.  Enrollments with entry and/or exit dates that are not consistent with guidance for how to handle changes in HMIS participation status are counted in project-level data quality counts.</w:t>
        </w:r>
      </w:ins>
    </w:p>
    <w:p w14:paraId="1BC93BFA" w14:textId="77777777" w:rsidR="006324F1" w:rsidRDefault="006324F1" w:rsidP="006324F1">
      <w:pPr>
        <w:pStyle w:val="Heading4"/>
        <w:rPr>
          <w:ins w:id="159" w:author="Molly McEvilley" w:date="2023-06-30T13:41:00Z"/>
        </w:rPr>
      </w:pPr>
      <w:proofErr w:type="spellStart"/>
      <w:ins w:id="160" w:author="Molly McEvilley" w:date="2023-06-30T13:41:00Z">
        <w:r>
          <w:t>EnrollmentCoC</w:t>
        </w:r>
        <w:proofErr w:type="spellEnd"/>
      </w:ins>
    </w:p>
    <w:p w14:paraId="120EAEA7" w14:textId="3360FCDA" w:rsidR="006324F1" w:rsidRDefault="006324F1" w:rsidP="006324F1">
      <w:pPr>
        <w:rPr>
          <w:ins w:id="161" w:author="Molly McEvilley" w:date="2023-06-30T13:41:00Z"/>
        </w:rPr>
      </w:pPr>
      <w:ins w:id="162" w:author="Molly McEvilley" w:date="2023-06-30T13:41:00Z">
        <w:r>
          <w:t xml:space="preserve">The HMIS Data Standards update to </w:t>
        </w:r>
        <w:r w:rsidRPr="00277F30">
          <w:rPr>
            <w:i/>
            <w:iCs/>
          </w:rPr>
          <w:t>3.15 Client Location</w:t>
        </w:r>
        <w:r>
          <w:t xml:space="preserve"> impacts LSA logic in the following sections:</w:t>
        </w:r>
      </w:ins>
    </w:p>
    <w:p w14:paraId="584F056C" w14:textId="24E9C23A" w:rsidR="006324F1" w:rsidRDefault="006324F1" w:rsidP="006324F1">
      <w:pPr>
        <w:pStyle w:val="ListParagraph"/>
        <w:numPr>
          <w:ilvl w:val="0"/>
          <w:numId w:val="130"/>
        </w:numPr>
        <w:rPr>
          <w:ins w:id="163" w:author="Molly McEvilley" w:date="2023-06-30T13:41:00Z"/>
        </w:rPr>
      </w:pPr>
      <w:ins w:id="164" w:author="Molly McEvilley" w:date="2023-06-30T13:41:00Z">
        <w:r>
          <w:fldChar w:fldCharType="begin"/>
        </w:r>
        <w:r>
          <w:instrText>HYPERLINK  \l "_HMIS_Household_Enrollments"</w:instrText>
        </w:r>
        <w:r>
          <w:fldChar w:fldCharType="separate"/>
        </w:r>
        <w:r w:rsidRPr="007F7ED1">
          <w:rPr>
            <w:rStyle w:val="Hyperlink"/>
          </w:rPr>
          <w:t>3.3 HMIS Household Enrollments</w:t>
        </w:r>
        <w:r>
          <w:fldChar w:fldCharType="end"/>
        </w:r>
        <w:r>
          <w:t xml:space="preserve"> </w:t>
        </w:r>
      </w:ins>
    </w:p>
    <w:p w14:paraId="6A8FE862" w14:textId="77777777" w:rsidR="006324F1" w:rsidRDefault="006324F1" w:rsidP="006324F1">
      <w:pPr>
        <w:pStyle w:val="ListParagraph"/>
        <w:numPr>
          <w:ilvl w:val="0"/>
          <w:numId w:val="130"/>
        </w:numPr>
        <w:rPr>
          <w:ins w:id="165" w:author="Molly McEvilley" w:date="2023-06-30T13:41:00Z"/>
        </w:rPr>
      </w:pPr>
      <w:ins w:id="166" w:author="Molly McEvilley" w:date="2023-06-30T13:41:00Z">
        <w:r>
          <w:fldChar w:fldCharType="begin"/>
        </w:r>
        <w:r>
          <w:instrText xml:space="preserve"> HYPERLINK  \l "_Identify_Active_and" </w:instrText>
        </w:r>
        <w:r>
          <w:fldChar w:fldCharType="separate"/>
        </w:r>
        <w:r w:rsidRPr="001B4E9B">
          <w:rPr>
            <w:rStyle w:val="Hyperlink"/>
          </w:rPr>
          <w:t xml:space="preserve">5.1 Identify Active and AHAR </w:t>
        </w:r>
        <w:proofErr w:type="spellStart"/>
        <w:r w:rsidRPr="001B4E9B">
          <w:rPr>
            <w:rStyle w:val="Hyperlink"/>
          </w:rPr>
          <w:t>HouseholdIDs</w:t>
        </w:r>
        <w:proofErr w:type="spellEnd"/>
        <w:r>
          <w:fldChar w:fldCharType="end"/>
        </w:r>
        <w:r>
          <w:t xml:space="preserve"> </w:t>
        </w:r>
      </w:ins>
    </w:p>
    <w:p w14:paraId="2DD2E3E0" w14:textId="716BF4AF" w:rsidR="006324F1" w:rsidRDefault="006324F1" w:rsidP="006324F1">
      <w:pPr>
        <w:pStyle w:val="ListParagraph"/>
        <w:numPr>
          <w:ilvl w:val="0"/>
          <w:numId w:val="130"/>
        </w:numPr>
        <w:rPr>
          <w:ins w:id="167" w:author="Molly McEvilley" w:date="2023-06-30T13:41:00Z"/>
        </w:rPr>
      </w:pPr>
      <w:ins w:id="168" w:author="Molly McEvilley" w:date="2023-06-30T13:41:00Z">
        <w:r>
          <w:fldChar w:fldCharType="begin"/>
        </w:r>
        <w:r>
          <w:instrText>HYPERLINK  \l "_Data_Quality:_"</w:instrText>
        </w:r>
        <w:r>
          <w:fldChar w:fldCharType="separate"/>
        </w:r>
        <w:r w:rsidRPr="007C1E67">
          <w:rPr>
            <w:rStyle w:val="Hyperlink"/>
          </w:rPr>
          <w:t xml:space="preserve">10.4 Counts of Households with no </w:t>
        </w:r>
        <w:proofErr w:type="spellStart"/>
        <w:r w:rsidRPr="007C1E67">
          <w:rPr>
            <w:rStyle w:val="Hyperlink"/>
          </w:rPr>
          <w:t>EnrollmentCoC</w:t>
        </w:r>
        <w:proofErr w:type="spellEnd"/>
        <w:r w:rsidRPr="007C1E67">
          <w:rPr>
            <w:rStyle w:val="Hyperlink"/>
          </w:rPr>
          <w:t xml:space="preserve"> Record by Project</w:t>
        </w:r>
        <w:r>
          <w:fldChar w:fldCharType="end"/>
        </w:r>
      </w:ins>
    </w:p>
    <w:p w14:paraId="0E7CCDE9" w14:textId="77777777" w:rsidR="006324F1" w:rsidRPr="000922C9" w:rsidRDefault="006324F1" w:rsidP="006324F1">
      <w:pPr>
        <w:pStyle w:val="ListParagraph"/>
        <w:numPr>
          <w:ilvl w:val="0"/>
          <w:numId w:val="130"/>
        </w:numPr>
        <w:rPr>
          <w:ins w:id="169" w:author="Molly McEvilley" w:date="2023-06-30T13:41:00Z"/>
        </w:rPr>
      </w:pPr>
      <w:ins w:id="170" w:author="Molly McEvilley" w:date="2023-06-30T13:41:00Z">
        <w:r>
          <w:fldChar w:fldCharType="begin"/>
        </w:r>
        <w:r>
          <w:instrText>HYPERLINK  \l "_Data_Quality:_"</w:instrText>
        </w:r>
        <w:r>
          <w:fldChar w:fldCharType="separate"/>
        </w:r>
        <w:r w:rsidRPr="004438AB">
          <w:rPr>
            <w:rStyle w:val="Hyperlink"/>
          </w:rPr>
          <w:t>11.1 Data Quality:  HMIS Household Enrollments Not Associated with a CoC</w:t>
        </w:r>
        <w:r>
          <w:fldChar w:fldCharType="end"/>
        </w:r>
      </w:ins>
    </w:p>
    <w:p w14:paraId="64F42CB3" w14:textId="4A972978" w:rsidR="006324F1" w:rsidRDefault="006324F1" w:rsidP="006324F1">
      <w:pPr>
        <w:pStyle w:val="Heading4"/>
        <w:rPr>
          <w:ins w:id="171" w:author="Molly McEvilley" w:date="2023-06-30T13:41:00Z"/>
        </w:rPr>
      </w:pPr>
      <w:ins w:id="172" w:author="Molly McEvilley" w:date="2023-06-30T13:41:00Z">
        <w:r>
          <w:t>Race</w:t>
        </w:r>
      </w:ins>
      <w:ins w:id="173" w:author="Genelle Denzin" w:date="2023-07-08T12:19:00Z">
        <w:r w:rsidR="23A85B2A">
          <w:t>/</w:t>
        </w:r>
      </w:ins>
      <w:ins w:id="174" w:author="Molly McEvilley" w:date="2023-06-30T13:41:00Z">
        <w:r>
          <w:t>Ethnicity</w:t>
        </w:r>
      </w:ins>
    </w:p>
    <w:p w14:paraId="0663ACB1" w14:textId="77777777" w:rsidR="006324F1" w:rsidRDefault="006324F1" w:rsidP="006324F1">
      <w:pPr>
        <w:rPr>
          <w:ins w:id="175" w:author="Molly McEvilley" w:date="2023-06-30T13:41:00Z"/>
        </w:rPr>
      </w:pPr>
      <w:ins w:id="176" w:author="Molly McEvilley" w:date="2023-06-30T13:41:00Z">
        <w:r>
          <w:t xml:space="preserve">The 2024 HMIS Data Standards combine race and ethnicity data elements.  Consistent with this change, </w:t>
        </w:r>
        <w:proofErr w:type="spellStart"/>
        <w:r>
          <w:t>LSAPerson</w:t>
        </w:r>
        <w:proofErr w:type="spellEnd"/>
        <w:r>
          <w:t xml:space="preserve"> includes a new column called </w:t>
        </w:r>
        <w:proofErr w:type="spellStart"/>
        <w:r w:rsidRPr="00277F30">
          <w:rPr>
            <w:b/>
            <w:bCs/>
          </w:rPr>
          <w:t>RaceEthnicity</w:t>
        </w:r>
        <w:proofErr w:type="spellEnd"/>
        <w:r>
          <w:t xml:space="preserve">; and </w:t>
        </w:r>
        <w:proofErr w:type="spellStart"/>
        <w:r>
          <w:t>LSAHousehold</w:t>
        </w:r>
        <w:proofErr w:type="spellEnd"/>
        <w:r>
          <w:t xml:space="preserve"> and </w:t>
        </w:r>
        <w:proofErr w:type="spellStart"/>
        <w:r>
          <w:t>LSAExit</w:t>
        </w:r>
        <w:proofErr w:type="spellEnd"/>
        <w:r>
          <w:t xml:space="preserve"> have a new column called </w:t>
        </w:r>
        <w:proofErr w:type="spellStart"/>
        <w:r w:rsidRPr="00C54C01">
          <w:rPr>
            <w:b/>
            <w:bCs/>
          </w:rPr>
          <w:t>HoHRaceEthnicity</w:t>
        </w:r>
        <w:proofErr w:type="spellEnd"/>
        <w:r>
          <w:t xml:space="preserve">. The separate </w:t>
        </w:r>
        <w:r w:rsidRPr="00277F30">
          <w:rPr>
            <w:b/>
            <w:bCs/>
          </w:rPr>
          <w:t>Race</w:t>
        </w:r>
        <w:r>
          <w:t xml:space="preserve"> and </w:t>
        </w:r>
        <w:r w:rsidRPr="00277F30">
          <w:rPr>
            <w:b/>
            <w:bCs/>
          </w:rPr>
          <w:t>Ethnicity</w:t>
        </w:r>
        <w:r>
          <w:t xml:space="preserve"> columns have been removed.</w:t>
        </w:r>
      </w:ins>
    </w:p>
    <w:p w14:paraId="38E4B7BA" w14:textId="77777777" w:rsidR="006324F1" w:rsidRPr="00D958B4" w:rsidRDefault="006324F1" w:rsidP="00277F30">
      <w:pPr>
        <w:rPr>
          <w:ins w:id="177" w:author="Molly McEvilley" w:date="2023-06-30T13:41:00Z"/>
        </w:rPr>
      </w:pPr>
      <w:ins w:id="178" w:author="Molly McEvilley" w:date="2023-06-30T13:41:00Z">
        <w:r>
          <w:t xml:space="preserve">There are also changes to the population groups for averages and counts in </w:t>
        </w:r>
        <w:proofErr w:type="spellStart"/>
        <w:r>
          <w:t>LSACalculated</w:t>
        </w:r>
        <w:proofErr w:type="spellEnd"/>
        <w:r>
          <w:t>.</w:t>
        </w:r>
      </w:ins>
    </w:p>
    <w:p w14:paraId="3969219A" w14:textId="77777777" w:rsidR="006324F1" w:rsidRDefault="006324F1" w:rsidP="006324F1">
      <w:pPr>
        <w:pStyle w:val="Heading4"/>
        <w:rPr>
          <w:ins w:id="179" w:author="Molly McEvilley" w:date="2023-06-30T13:41:00Z"/>
        </w:rPr>
      </w:pPr>
      <w:ins w:id="180" w:author="Molly McEvilley" w:date="2023-06-30T13:41:00Z">
        <w:r>
          <w:lastRenderedPageBreak/>
          <w:t>Gender</w:t>
        </w:r>
      </w:ins>
    </w:p>
    <w:p w14:paraId="113AF248" w14:textId="77777777" w:rsidR="006324F1" w:rsidRDefault="006324F1" w:rsidP="006324F1">
      <w:pPr>
        <w:rPr>
          <w:ins w:id="181" w:author="Molly McEvilley" w:date="2023-06-30T13:41:00Z"/>
        </w:rPr>
      </w:pPr>
      <w:ins w:id="182" w:author="Molly McEvilley" w:date="2023-06-30T13:41:00Z">
        <w:r>
          <w:t xml:space="preserve">The logic for reporting on </w:t>
        </w:r>
        <w:r w:rsidRPr="00277F30">
          <w:rPr>
            <w:b/>
            <w:bCs/>
          </w:rPr>
          <w:t>Gender</w:t>
        </w:r>
        <w:r>
          <w:t xml:space="preserve"> in </w:t>
        </w:r>
        <w:proofErr w:type="spellStart"/>
        <w:r>
          <w:t>LSAPerson</w:t>
        </w:r>
        <w:proofErr w:type="spellEnd"/>
        <w:r>
          <w:t xml:space="preserve"> has been updated to incorporate HMIS data standards changes and additions to the response categories.</w:t>
        </w:r>
      </w:ins>
    </w:p>
    <w:p w14:paraId="1D6D65C3" w14:textId="77777777" w:rsidR="006324F1" w:rsidDel="002E3755" w:rsidRDefault="006324F1" w:rsidP="006324F1">
      <w:pPr>
        <w:rPr>
          <w:ins w:id="183" w:author="Molly McEvilley" w:date="2023-06-30T13:41:00Z"/>
          <w:del w:id="184" w:author="Molly McEvilley" w:date="2023-06-27T09:26:00Z"/>
        </w:rPr>
      </w:pPr>
      <w:ins w:id="185" w:author="Molly McEvilley" w:date="2023-06-30T13:41:00Z">
        <w:r>
          <w:t xml:space="preserve">In addition, population groups have been updated for counts of people by gender for report row 55 in </w:t>
        </w:r>
        <w:proofErr w:type="spellStart"/>
        <w:r>
          <w:t>LSACalculated.</w:t>
        </w:r>
      </w:ins>
    </w:p>
    <w:p w14:paraId="6D3B2DCD" w14:textId="77777777" w:rsidR="006324F1" w:rsidRPr="003D3940" w:rsidRDefault="006324F1" w:rsidP="006324F1">
      <w:pPr>
        <w:pStyle w:val="Heading4"/>
        <w:rPr>
          <w:ins w:id="186" w:author="Molly McEvilley" w:date="2023-06-30T13:41:00Z"/>
        </w:rPr>
      </w:pPr>
      <w:ins w:id="187" w:author="Molly McEvilley" w:date="2023-06-30T13:41:00Z">
        <w:r w:rsidRPr="003D3940">
          <w:t>Living</w:t>
        </w:r>
        <w:proofErr w:type="spellEnd"/>
        <w:r w:rsidRPr="003D3940">
          <w:t xml:space="preserve"> Situation and Destination</w:t>
        </w:r>
      </w:ins>
    </w:p>
    <w:p w14:paraId="1258FCB3" w14:textId="77777777" w:rsidR="006324F1" w:rsidRDefault="006324F1" w:rsidP="006324F1">
      <w:pPr>
        <w:rPr>
          <w:ins w:id="188" w:author="Molly McEvilley" w:date="2023-06-30T13:41:00Z"/>
        </w:rPr>
      </w:pPr>
      <w:ins w:id="189" w:author="Molly McEvilley" w:date="2023-06-30T13:41:00Z">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ins>
    </w:p>
    <w:p w14:paraId="7AE30FCD" w14:textId="7C64A84D" w:rsidR="006324F1" w:rsidRDefault="006324F1" w:rsidP="006324F1">
      <w:pPr>
        <w:rPr>
          <w:ins w:id="190" w:author="Molly McEvilley" w:date="2023-06-30T13:41:00Z"/>
        </w:rPr>
      </w:pPr>
      <w:ins w:id="191" w:author="Molly McEvilley" w:date="2023-06-30T13:41:00Z">
        <w:r>
          <w:t xml:space="preserve">LSA-specific categories have been removed.  </w:t>
        </w:r>
      </w:ins>
      <w:ins w:id="192" w:author="Molly McEvilley" w:date="2023-07-04T11:45:00Z">
        <w:r w:rsidR="00EE3E81">
          <w:t>In general, t</w:t>
        </w:r>
      </w:ins>
      <w:ins w:id="193" w:author="Molly McEvilley" w:date="2023-06-30T13:41:00Z">
        <w:r>
          <w:t xml:space="preserve">he LSA will use HMIS </w:t>
        </w:r>
        <w:proofErr w:type="spellStart"/>
        <w:r w:rsidRPr="00277F30">
          <w:rPr>
            <w:i/>
            <w:iCs/>
          </w:rPr>
          <w:t>LivingSituation</w:t>
        </w:r>
        <w:proofErr w:type="spellEnd"/>
        <w:r>
          <w:t xml:space="preserve"> and </w:t>
        </w:r>
        <w:r w:rsidRPr="00277F30">
          <w:rPr>
            <w:i/>
            <w:iCs/>
          </w:rPr>
          <w:t>Destination</w:t>
        </w:r>
        <w:r>
          <w:t xml:space="preserve"> values unless the value is </w:t>
        </w:r>
        <w:r w:rsidRPr="00277F30">
          <w:rPr>
            <w:i/>
            <w:iCs/>
          </w:rPr>
          <w:t>Rental by client, with ongoing housing subsidy</w:t>
        </w:r>
        <w:r>
          <w:rPr>
            <w:i/>
            <w:iCs/>
          </w:rPr>
          <w:t xml:space="preserve"> </w:t>
        </w:r>
        <w:r>
          <w:t xml:space="preserve">(435), in which case the LSA will use the value associated with the rental subsidy type. </w:t>
        </w:r>
      </w:ins>
    </w:p>
    <w:p w14:paraId="65B33013" w14:textId="77777777" w:rsidR="00BF5210" w:rsidRDefault="006324F1" w:rsidP="006324F1">
      <w:pPr>
        <w:rPr>
          <w:ins w:id="194" w:author="Molly McEvilley" w:date="2023-06-30T13:43:00Z"/>
        </w:rPr>
      </w:pPr>
      <w:ins w:id="195" w:author="Molly McEvilley" w:date="2023-06-30T13:41:00Z">
        <w:r>
          <w:t>Specifically, these changes impact</w:t>
        </w:r>
      </w:ins>
      <w:ins w:id="196" w:author="Molly McEvilley" w:date="2023-06-30T13:43:00Z">
        <w:r w:rsidR="00BF5210">
          <w:t>:</w:t>
        </w:r>
      </w:ins>
    </w:p>
    <w:p w14:paraId="054DA68E" w14:textId="40CCFE30" w:rsidR="00BF5210" w:rsidRDefault="006324F1" w:rsidP="00BF5210">
      <w:pPr>
        <w:pStyle w:val="ListParagraph"/>
        <w:numPr>
          <w:ilvl w:val="0"/>
          <w:numId w:val="131"/>
        </w:numPr>
        <w:rPr>
          <w:ins w:id="197" w:author="Molly McEvilley" w:date="2023-06-30T13:43:00Z"/>
        </w:rPr>
      </w:pPr>
      <w:ins w:id="198" w:author="Molly McEvilley" w:date="2023-06-30T13:41:00Z">
        <w:r w:rsidRPr="00277F30">
          <w:rPr>
            <w:b/>
            <w:bCs/>
          </w:rPr>
          <w:t>EST/RRH/</w:t>
        </w:r>
        <w:proofErr w:type="spellStart"/>
        <w:r w:rsidRPr="00277F30">
          <w:rPr>
            <w:b/>
            <w:bCs/>
          </w:rPr>
          <w:t>PSHLivingSituation</w:t>
        </w:r>
        <w:proofErr w:type="spellEnd"/>
        <w:r>
          <w:t xml:space="preserve"> </w:t>
        </w:r>
      </w:ins>
      <w:ins w:id="199" w:author="Molly McEvilley" w:date="2023-06-30T13:43:00Z">
        <w:r w:rsidR="00BF5210">
          <w:t xml:space="preserve">and </w:t>
        </w:r>
      </w:ins>
      <w:ins w:id="200" w:author="Molly McEvilley" w:date="2023-06-30T13:41:00Z">
        <w:r w:rsidRPr="00277F30">
          <w:rPr>
            <w:b/>
            <w:bCs/>
          </w:rPr>
          <w:t>EST/RRH/</w:t>
        </w:r>
        <w:proofErr w:type="spellStart"/>
        <w:r w:rsidRPr="00277F30">
          <w:rPr>
            <w:b/>
            <w:bCs/>
          </w:rPr>
          <w:t>PSHDestination</w:t>
        </w:r>
        <w:proofErr w:type="spellEnd"/>
        <w:r>
          <w:t xml:space="preserve"> in </w:t>
        </w:r>
        <w:proofErr w:type="spellStart"/>
        <w:r>
          <w:t>LSAHousehold</w:t>
        </w:r>
        <w:proofErr w:type="spellEnd"/>
        <w:r>
          <w:t xml:space="preserve"> </w:t>
        </w:r>
      </w:ins>
    </w:p>
    <w:p w14:paraId="73E23530" w14:textId="303CC000" w:rsidR="006324F1" w:rsidRDefault="006324F1" w:rsidP="00BF5210">
      <w:pPr>
        <w:pStyle w:val="ListParagraph"/>
        <w:numPr>
          <w:ilvl w:val="0"/>
          <w:numId w:val="131"/>
        </w:numPr>
        <w:rPr>
          <w:ins w:id="201" w:author="Molly McEvilley" w:date="2023-06-30T13:43:00Z"/>
        </w:rPr>
      </w:pPr>
      <w:proofErr w:type="spellStart"/>
      <w:ins w:id="202" w:author="Molly McEvilley" w:date="2023-06-30T13:41:00Z">
        <w:r w:rsidRPr="00277F30">
          <w:rPr>
            <w:b/>
            <w:bCs/>
          </w:rPr>
          <w:t>ExitTo</w:t>
        </w:r>
        <w:proofErr w:type="spellEnd"/>
        <w:r>
          <w:t xml:space="preserve"> in </w:t>
        </w:r>
        <w:proofErr w:type="spellStart"/>
        <w:r>
          <w:t>LSAExit</w:t>
        </w:r>
      </w:ins>
      <w:proofErr w:type="spellEnd"/>
    </w:p>
    <w:p w14:paraId="7D56A421" w14:textId="42B83AF5" w:rsidR="00BF5210" w:rsidRDefault="00213BD5" w:rsidP="00277F30">
      <w:pPr>
        <w:pStyle w:val="ListParagraph"/>
        <w:numPr>
          <w:ilvl w:val="0"/>
          <w:numId w:val="131"/>
        </w:numPr>
        <w:rPr>
          <w:ins w:id="203" w:author="Molly McEvilley" w:date="2023-06-30T13:41:00Z"/>
        </w:rPr>
      </w:pPr>
      <w:ins w:id="204" w:author="Molly McEvilley" w:date="2023-06-30T13:44:00Z">
        <w:r>
          <w:t xml:space="preserve">Report rows in </w:t>
        </w:r>
        <w:proofErr w:type="spellStart"/>
        <w:r>
          <w:t>LSACalculated</w:t>
        </w:r>
        <w:proofErr w:type="spellEnd"/>
        <w:r>
          <w:t xml:space="preserve"> for average number of days to return </w:t>
        </w:r>
        <w:r w:rsidR="00AB3164">
          <w:t xml:space="preserve">by </w:t>
        </w:r>
        <w:proofErr w:type="gramStart"/>
        <w:r w:rsidR="00AB3164">
          <w:t>destination</w:t>
        </w:r>
      </w:ins>
      <w:proofErr w:type="gramEnd"/>
    </w:p>
    <w:p w14:paraId="481F6D3F" w14:textId="791C4A1A" w:rsidR="006324F1" w:rsidRDefault="006324F1" w:rsidP="006324F1">
      <w:pPr>
        <w:pStyle w:val="Heading3"/>
        <w:rPr>
          <w:ins w:id="205" w:author="Molly McEvilley" w:date="2023-06-30T13:41:00Z"/>
        </w:rPr>
      </w:pPr>
      <w:ins w:id="206" w:author="Molly McEvilley" w:date="2023-06-30T13:41:00Z">
        <w:r>
          <w:t>Other Changes</w:t>
        </w:r>
      </w:ins>
    </w:p>
    <w:p w14:paraId="78AED8A2" w14:textId="5EC5A27F" w:rsidR="006324F1" w:rsidRPr="00470384" w:rsidRDefault="00640299" w:rsidP="00277F30">
      <w:pPr>
        <w:pStyle w:val="Heading4"/>
        <w:rPr>
          <w:ins w:id="207" w:author="Molly McEvilley" w:date="2023-06-30T13:41:00Z"/>
        </w:rPr>
      </w:pPr>
      <w:ins w:id="208" w:author="Molly McEvilley" w:date="2023-06-30T13:46:00Z">
        <w:r>
          <w:t>Point-in-Time (PIT) Count Data</w:t>
        </w:r>
      </w:ins>
    </w:p>
    <w:p w14:paraId="78E3FFAF" w14:textId="15947BB6" w:rsidR="00002FF6" w:rsidRDefault="00640299" w:rsidP="006324F1">
      <w:pPr>
        <w:rPr>
          <w:ins w:id="209" w:author="Molly McEvilley" w:date="2023-06-30T13:48:00Z"/>
        </w:rPr>
      </w:pPr>
      <w:ins w:id="210" w:author="Molly McEvilley" w:date="2023-06-30T13:46:00Z">
        <w:r>
          <w:t>T</w:t>
        </w:r>
      </w:ins>
      <w:ins w:id="211" w:author="Molly McEvilley" w:date="2023-06-30T13:41:00Z">
        <w:r w:rsidR="006324F1">
          <w:t>o facilitate using LSA files to populate (in limited cases) the sheltered PIT counts of adults</w:t>
        </w:r>
      </w:ins>
      <w:ins w:id="212" w:author="Molly McEvilley" w:date="2023-07-17T04:10:00Z">
        <w:r w:rsidR="0077577D">
          <w:t xml:space="preserve">, there </w:t>
        </w:r>
      </w:ins>
      <w:ins w:id="213" w:author="Molly McEvilley" w:date="2023-06-30T13:47:00Z">
        <w:r>
          <w:t xml:space="preserve">are new columns in </w:t>
        </w:r>
        <w:proofErr w:type="spellStart"/>
        <w:r>
          <w:t>LSAPerson</w:t>
        </w:r>
        <w:proofErr w:type="spellEnd"/>
        <w:r>
          <w:t xml:space="preserve">:  </w:t>
        </w:r>
      </w:ins>
    </w:p>
    <w:p w14:paraId="37365CCE" w14:textId="77777777" w:rsidR="00F15F55" w:rsidRDefault="00F15F55" w:rsidP="00002FF6">
      <w:pPr>
        <w:pStyle w:val="ListParagraph"/>
        <w:numPr>
          <w:ilvl w:val="0"/>
          <w:numId w:val="132"/>
        </w:numPr>
        <w:rPr>
          <w:ins w:id="214" w:author="Molly McEvilley" w:date="2023-06-30T13:55:00Z"/>
        </w:rPr>
      </w:pPr>
      <w:ins w:id="215" w:author="Molly McEvilley" w:date="2023-06-30T13:55:00Z">
        <w:r>
          <w:t>F</w:t>
        </w:r>
      </w:ins>
      <w:ins w:id="216" w:author="Molly McEvilley" w:date="2023-06-30T13:51:00Z">
        <w:r w:rsidR="00E271EE">
          <w:t xml:space="preserve">or counts of </w:t>
        </w:r>
      </w:ins>
      <w:ins w:id="217" w:author="Molly McEvilley" w:date="2023-06-30T13:54:00Z">
        <w:r w:rsidR="00DD4E78">
          <w:t xml:space="preserve">adults with HIV/AIDS, </w:t>
        </w:r>
        <w:r w:rsidR="00A96E2A">
          <w:t xml:space="preserve">Serious Mental Illness, and Substance Use </w:t>
        </w:r>
      </w:ins>
      <w:ins w:id="218" w:author="Molly McEvilley" w:date="2023-06-30T13:55:00Z">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w:t>
        </w:r>
        <w:proofErr w:type="spellStart"/>
        <w:proofErr w:type="gramStart"/>
        <w:r>
          <w:t>LSAPerson</w:t>
        </w:r>
      </w:ins>
      <w:proofErr w:type="spellEnd"/>
      <w:proofErr w:type="gramEnd"/>
      <w:ins w:id="219" w:author="Molly McEvilley" w:date="2023-06-30T13:51:00Z">
        <w:r w:rsidR="00E271EE">
          <w:t xml:space="preserve"> </w:t>
        </w:r>
      </w:ins>
      <w:ins w:id="220" w:author="Molly McEvilley" w:date="2023-06-30T13:47:00Z">
        <w:r w:rsidR="00640299">
          <w:t xml:space="preserve"> </w:t>
        </w:r>
      </w:ins>
    </w:p>
    <w:p w14:paraId="2363DC98" w14:textId="77777777" w:rsidR="00AA3EF4" w:rsidRDefault="006A153D" w:rsidP="00277F30">
      <w:pPr>
        <w:pStyle w:val="ListParagraph"/>
        <w:numPr>
          <w:ilvl w:val="0"/>
          <w:numId w:val="132"/>
        </w:numPr>
        <w:rPr>
          <w:ins w:id="221" w:author="Jules Brown" w:date="2023-07-13T13:58:00Z"/>
        </w:rPr>
      </w:pPr>
      <w:ins w:id="222" w:author="Molly McEvilley" w:date="2023-06-30T13:55:00Z">
        <w:r>
          <w:t xml:space="preserve">For </w:t>
        </w:r>
      </w:ins>
      <w:ins w:id="223" w:author="Molly McEvilley" w:date="2023-06-30T13:56:00Z">
        <w:r>
          <w:t xml:space="preserve">counts grouped by </w:t>
        </w:r>
        <w:r w:rsidR="004F12CC">
          <w:t xml:space="preserve">household and project type, </w:t>
        </w:r>
      </w:ins>
      <w:proofErr w:type="spellStart"/>
      <w:ins w:id="224" w:author="Molly McEvilley" w:date="2023-06-30T13:57:00Z">
        <w:r w:rsidR="000B2011" w:rsidRPr="00277F30">
          <w:rPr>
            <w:b/>
            <w:bCs/>
          </w:rPr>
          <w:t>HHTypeES</w:t>
        </w:r>
        <w:proofErr w:type="spellEnd"/>
        <w:r w:rsidR="000B2011">
          <w:t xml:space="preserve">, </w:t>
        </w:r>
        <w:proofErr w:type="spellStart"/>
        <w:r w:rsidR="000B2011" w:rsidRPr="00277F30">
          <w:rPr>
            <w:b/>
            <w:bCs/>
          </w:rPr>
          <w:t>HHTypeSH</w:t>
        </w:r>
        <w:proofErr w:type="spellEnd"/>
        <w:r w:rsidR="000B2011">
          <w:t xml:space="preserve">, and </w:t>
        </w:r>
        <w:proofErr w:type="spellStart"/>
        <w:r w:rsidR="000B2011" w:rsidRPr="00277F30">
          <w:rPr>
            <w:b/>
            <w:bCs/>
          </w:rPr>
          <w:t>HHTypeTH</w:t>
        </w:r>
        <w:proofErr w:type="spellEnd"/>
        <w:r w:rsidR="000B2011">
          <w:t xml:space="preserve"> columns have been added to </w:t>
        </w:r>
        <w:proofErr w:type="spellStart"/>
        <w:r w:rsidR="000B2011">
          <w:t>LSAPerson</w:t>
        </w:r>
        <w:proofErr w:type="spellEnd"/>
        <w:r w:rsidR="000B2011">
          <w:t>.</w:t>
        </w:r>
      </w:ins>
      <w:ins w:id="225" w:author="Molly McEvilley" w:date="2023-06-30T13:56:00Z">
        <w:r w:rsidR="004F12CC">
          <w:t xml:space="preserve"> </w:t>
        </w:r>
      </w:ins>
    </w:p>
    <w:p w14:paraId="33437E61" w14:textId="34238E64" w:rsidR="003E6258" w:rsidRDefault="00E43CE0" w:rsidP="00277F30">
      <w:pPr>
        <w:pStyle w:val="ListParagraph"/>
        <w:numPr>
          <w:ilvl w:val="0"/>
          <w:numId w:val="132"/>
        </w:numPr>
        <w:rPr>
          <w:ins w:id="226" w:author="Molly McEvilley" w:date="2023-06-30T13:41:00Z"/>
        </w:rPr>
      </w:pPr>
      <w:proofErr w:type="spellStart"/>
      <w:ins w:id="227" w:author="Jules Brown" w:date="2023-07-14T14:55:00Z">
        <w:r w:rsidRPr="008F0D48">
          <w:rPr>
            <w:b/>
            <w:bCs/>
          </w:rPr>
          <w:t>RaceEthnicity</w:t>
        </w:r>
        <w:proofErr w:type="spellEnd"/>
        <w:r>
          <w:t xml:space="preserve"> and </w:t>
        </w:r>
        <w:r w:rsidRPr="008F0D48">
          <w:rPr>
            <w:b/>
            <w:bCs/>
          </w:rPr>
          <w:t>Gender</w:t>
        </w:r>
      </w:ins>
      <w:ins w:id="228" w:author="Molly McEvilley" w:date="2023-07-17T04:03:00Z">
        <w:r w:rsidR="00DC13D5">
          <w:t xml:space="preserve">, which were previously only reported for adults and heads of household, are now </w:t>
        </w:r>
      </w:ins>
      <w:ins w:id="229" w:author="Molly McEvilley" w:date="2023-07-17T04:04:00Z">
        <w:r w:rsidR="00DC13D5">
          <w:t>reported for all people.</w:t>
        </w:r>
      </w:ins>
      <w:ins w:id="230" w:author="Jules Brown" w:date="2023-07-13T13:58:00Z">
        <w:r w:rsidR="00AA3EF4">
          <w:t xml:space="preserve"> </w:t>
        </w:r>
      </w:ins>
      <w:ins w:id="231" w:author="Molly McEvilley" w:date="2023-06-30T13:41:00Z">
        <w:r w:rsidR="006324F1">
          <w:t xml:space="preserve"> </w:t>
        </w:r>
      </w:ins>
    </w:p>
    <w:p w14:paraId="7E56743E" w14:textId="77777777" w:rsidR="006324F1" w:rsidRDefault="006324F1" w:rsidP="006324F1">
      <w:pPr>
        <w:pStyle w:val="Heading4"/>
        <w:rPr>
          <w:ins w:id="232" w:author="Molly McEvilley" w:date="2023-07-04T11:21:00Z"/>
        </w:rPr>
      </w:pPr>
      <w:proofErr w:type="spellStart"/>
      <w:ins w:id="233" w:author="Molly McEvilley" w:date="2023-06-30T13:41:00Z">
        <w:r>
          <w:t>HHChronic</w:t>
        </w:r>
        <w:proofErr w:type="spellEnd"/>
        <w:r>
          <w:t xml:space="preserve"> Detail in </w:t>
        </w:r>
        <w:proofErr w:type="spellStart"/>
        <w:r>
          <w:t>LSAHousehold</w:t>
        </w:r>
        <w:proofErr w:type="spellEnd"/>
        <w:r>
          <w:t xml:space="preserve"> and </w:t>
        </w:r>
        <w:proofErr w:type="spellStart"/>
        <w:r>
          <w:t>LSAExit</w:t>
        </w:r>
      </w:ins>
      <w:proofErr w:type="spellEnd"/>
    </w:p>
    <w:p w14:paraId="7F341E53" w14:textId="5099D55D" w:rsidR="00194849" w:rsidRPr="00194849" w:rsidRDefault="00D15D87" w:rsidP="00277F30">
      <w:pPr>
        <w:rPr>
          <w:ins w:id="234" w:author="Molly McEvilley" w:date="2023-06-30T13:41:00Z"/>
        </w:rPr>
      </w:pPr>
      <w:ins w:id="235" w:author="Molly McEvilley" w:date="2023-07-04T11:21:00Z">
        <w:r>
          <w:t xml:space="preserve">The values 4 and 9 have been added to the list for the </w:t>
        </w:r>
        <w:proofErr w:type="spellStart"/>
        <w:r>
          <w:t>HHChronic</w:t>
        </w:r>
        <w:proofErr w:type="spellEnd"/>
        <w:r>
          <w:t xml:space="preserve"> column in </w:t>
        </w:r>
        <w:proofErr w:type="spellStart"/>
        <w:r>
          <w:t>LSAHousehold</w:t>
        </w:r>
        <w:proofErr w:type="spellEnd"/>
        <w:r>
          <w:t xml:space="preserve"> and </w:t>
        </w:r>
        <w:proofErr w:type="spellStart"/>
        <w:r>
          <w:t>LSAExit</w:t>
        </w:r>
        <w:proofErr w:type="spellEnd"/>
        <w:r>
          <w:t>.</w:t>
        </w:r>
      </w:ins>
    </w:p>
    <w:tbl>
      <w:tblPr>
        <w:tblStyle w:val="Style111"/>
        <w:tblW w:w="5300" w:type="dxa"/>
        <w:tblLook w:val="04A0" w:firstRow="1" w:lastRow="0" w:firstColumn="1" w:lastColumn="0" w:noHBand="0" w:noVBand="1"/>
      </w:tblPr>
      <w:tblGrid>
        <w:gridCol w:w="765"/>
        <w:gridCol w:w="4535"/>
      </w:tblGrid>
      <w:tr w:rsidR="00730432" w:rsidRPr="00D8714C" w14:paraId="3D1FA86B" w14:textId="77777777" w:rsidTr="00530291">
        <w:trPr>
          <w:cnfStyle w:val="100000000000" w:firstRow="1" w:lastRow="0" w:firstColumn="0" w:lastColumn="0" w:oddVBand="0" w:evenVBand="0" w:oddHBand="0" w:evenHBand="0" w:firstRowFirstColumn="0" w:firstRowLastColumn="0" w:lastRowFirstColumn="0" w:lastRowLastColumn="0"/>
          <w:trHeight w:val="300"/>
          <w:ins w:id="236"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rPr>
                <w:ins w:id="237" w:author="Molly McEvilley" w:date="2023-07-04T11:19:00Z"/>
              </w:rPr>
            </w:pPr>
            <w:ins w:id="238" w:author="Molly McEvilley" w:date="2023-07-04T11:20:00Z">
              <w:r>
                <w:t>Value</w:t>
              </w:r>
            </w:ins>
          </w:p>
        </w:tc>
        <w:tc>
          <w:tcPr>
            <w:tcW w:w="4535"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rPr>
                <w:ins w:id="239" w:author="Molly McEvilley" w:date="2023-07-04T11:19:00Z"/>
              </w:rPr>
            </w:pPr>
            <w:ins w:id="240" w:author="Molly McEvilley" w:date="2023-07-04T11:26:00Z">
              <w:r>
                <w:t>Category</w:t>
              </w:r>
            </w:ins>
          </w:p>
        </w:tc>
      </w:tr>
      <w:tr w:rsidR="00D15D87" w:rsidRPr="00D8714C" w14:paraId="16E76432" w14:textId="77777777" w:rsidTr="00530291">
        <w:trPr>
          <w:cnfStyle w:val="000000100000" w:firstRow="0" w:lastRow="0" w:firstColumn="0" w:lastColumn="0" w:oddVBand="0" w:evenVBand="0" w:oddHBand="1" w:evenHBand="0" w:firstRowFirstColumn="0" w:firstRowLastColumn="0" w:lastRowFirstColumn="0" w:lastRowLastColumn="0"/>
          <w:trHeight w:val="300"/>
          <w:ins w:id="241" w:author="Molly McEvilley" w:date="2023-07-04T11:22:00Z"/>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rPr>
                <w:ins w:id="242" w:author="Molly McEvilley" w:date="2023-07-04T11:22:00Z"/>
              </w:rPr>
            </w:pPr>
            <w:ins w:id="243" w:author="Molly McEvilley" w:date="2023-07-04T11:22:00Z">
              <w:r>
                <w:t>0</w:t>
              </w:r>
            </w:ins>
          </w:p>
        </w:tc>
        <w:tc>
          <w:tcPr>
            <w:tcW w:w="4535"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rPr>
                <w:ins w:id="244" w:author="Molly McEvilley" w:date="2023-07-04T11:22:00Z"/>
              </w:rPr>
            </w:pPr>
            <w:ins w:id="245" w:author="Molly McEvilley" w:date="2023-07-04T11:22:00Z">
              <w:r>
                <w:t>Not Chronically Homeless (no missing data)</w:t>
              </w:r>
            </w:ins>
          </w:p>
        </w:tc>
      </w:tr>
      <w:tr w:rsidR="00730432" w:rsidRPr="00D8714C" w14:paraId="5E2EB1C2" w14:textId="77777777" w:rsidTr="00530291">
        <w:trPr>
          <w:cnfStyle w:val="000000010000" w:firstRow="0" w:lastRow="0" w:firstColumn="0" w:lastColumn="0" w:oddVBand="0" w:evenVBand="0" w:oddHBand="0" w:evenHBand="1" w:firstRowFirstColumn="0" w:firstRowLastColumn="0" w:lastRowFirstColumn="0" w:lastRowLastColumn="0"/>
          <w:trHeight w:val="300"/>
          <w:ins w:id="246"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rPr>
                <w:ins w:id="247" w:author="Molly McEvilley" w:date="2023-07-04T11:19:00Z"/>
              </w:rPr>
            </w:pPr>
            <w:ins w:id="248" w:author="Molly McEvilley" w:date="2023-07-04T11:19:00Z">
              <w:r w:rsidRPr="00D8714C">
                <w:t>1</w:t>
              </w:r>
            </w:ins>
          </w:p>
        </w:tc>
        <w:tc>
          <w:tcPr>
            <w:tcW w:w="4535"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49" w:author="Molly McEvilley" w:date="2023-07-04T11:19:00Z"/>
              </w:rPr>
            </w:pPr>
            <w:ins w:id="250" w:author="Molly McEvilley" w:date="2023-07-04T11:19:00Z">
              <w:r w:rsidRPr="00D8714C">
                <w:t>Chronically Homeless</w:t>
              </w:r>
            </w:ins>
          </w:p>
        </w:tc>
      </w:tr>
      <w:tr w:rsidR="00730432" w:rsidRPr="00D8714C" w14:paraId="0B1C726D" w14:textId="77777777" w:rsidTr="00530291">
        <w:trPr>
          <w:cnfStyle w:val="000000100000" w:firstRow="0" w:lastRow="0" w:firstColumn="0" w:lastColumn="0" w:oddVBand="0" w:evenVBand="0" w:oddHBand="1" w:evenHBand="0" w:firstRowFirstColumn="0" w:firstRowLastColumn="0" w:lastRowFirstColumn="0" w:lastRowLastColumn="0"/>
          <w:trHeight w:val="300"/>
          <w:ins w:id="251"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rPr>
                <w:ins w:id="252" w:author="Molly McEvilley" w:date="2023-07-04T11:19:00Z"/>
              </w:rPr>
            </w:pPr>
            <w:ins w:id="253" w:author="Molly McEvilley" w:date="2023-07-04T11:19:00Z">
              <w:r w:rsidRPr="00D8714C">
                <w:t>2</w:t>
              </w:r>
            </w:ins>
          </w:p>
        </w:tc>
        <w:tc>
          <w:tcPr>
            <w:tcW w:w="4535"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54" w:author="Molly McEvilley" w:date="2023-07-04T11:19:00Z"/>
              </w:rPr>
            </w:pPr>
            <w:ins w:id="255" w:author="Molly McEvilley" w:date="2023-07-04T11:19:00Z">
              <w:r w:rsidRPr="00D8714C">
                <w:t>Long-Term Homeless without Disability</w:t>
              </w:r>
            </w:ins>
          </w:p>
        </w:tc>
      </w:tr>
      <w:tr w:rsidR="00730432" w:rsidRPr="00D8714C" w14:paraId="6E3F46D2" w14:textId="77777777" w:rsidTr="00530291">
        <w:trPr>
          <w:cnfStyle w:val="000000010000" w:firstRow="0" w:lastRow="0" w:firstColumn="0" w:lastColumn="0" w:oddVBand="0" w:evenVBand="0" w:oddHBand="0" w:evenHBand="1" w:firstRowFirstColumn="0" w:firstRowLastColumn="0" w:lastRowFirstColumn="0" w:lastRowLastColumn="0"/>
          <w:trHeight w:val="300"/>
          <w:ins w:id="256"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rPr>
                <w:ins w:id="257" w:author="Molly McEvilley" w:date="2023-07-04T11:19:00Z"/>
              </w:rPr>
            </w:pPr>
            <w:ins w:id="258" w:author="Molly McEvilley" w:date="2023-07-04T11:19:00Z">
              <w:r w:rsidRPr="00D8714C">
                <w:t>3</w:t>
              </w:r>
            </w:ins>
          </w:p>
        </w:tc>
        <w:tc>
          <w:tcPr>
            <w:tcW w:w="4535"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59" w:author="Molly McEvilley" w:date="2023-07-04T11:19:00Z"/>
              </w:rPr>
            </w:pPr>
            <w:ins w:id="260" w:author="Molly McEvilley" w:date="2023-07-04T11:19:00Z">
              <w:r w:rsidRPr="00D8714C">
                <w:t xml:space="preserve">Homeless </w:t>
              </w:r>
              <w:r w:rsidR="00DC2B17" w:rsidRPr="00D8714C">
                <w:t xml:space="preserve">&gt; 6 Months </w:t>
              </w:r>
            </w:ins>
            <w:ins w:id="261" w:author="Molly McEvilley" w:date="2023-07-04T11:27:00Z">
              <w:r w:rsidR="00FC3E01">
                <w:t>w</w:t>
              </w:r>
            </w:ins>
            <w:ins w:id="262" w:author="Molly McEvilley" w:date="2023-07-04T11:19:00Z">
              <w:r w:rsidR="00DC2B17" w:rsidRPr="00D8714C">
                <w:t xml:space="preserve">ith </w:t>
              </w:r>
              <w:r w:rsidRPr="00D8714C">
                <w:t>Disability (no missing data)</w:t>
              </w:r>
            </w:ins>
          </w:p>
        </w:tc>
      </w:tr>
      <w:tr w:rsidR="00730432" w:rsidRPr="00D8714C" w14:paraId="2B692449" w14:textId="77777777" w:rsidTr="00530291">
        <w:trPr>
          <w:cnfStyle w:val="000000100000" w:firstRow="0" w:lastRow="0" w:firstColumn="0" w:lastColumn="0" w:oddVBand="0" w:evenVBand="0" w:oddHBand="1" w:evenHBand="0" w:firstRowFirstColumn="0" w:firstRowLastColumn="0" w:lastRowFirstColumn="0" w:lastRowLastColumn="0"/>
          <w:trHeight w:val="300"/>
          <w:ins w:id="263"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rPr>
                <w:ins w:id="264" w:author="Molly McEvilley" w:date="2023-07-04T11:19:00Z"/>
              </w:rPr>
            </w:pPr>
            <w:ins w:id="265" w:author="Molly McEvilley" w:date="2023-07-04T11:19:00Z">
              <w:r w:rsidRPr="00D8714C">
                <w:t>4</w:t>
              </w:r>
            </w:ins>
          </w:p>
        </w:tc>
        <w:tc>
          <w:tcPr>
            <w:tcW w:w="4535"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66" w:author="Molly McEvilley" w:date="2023-07-04T11:19:00Z"/>
              </w:rPr>
            </w:pPr>
            <w:ins w:id="267" w:author="Molly McEvilley" w:date="2023-07-04T11:19:00Z">
              <w:r w:rsidRPr="00D8714C">
                <w:t xml:space="preserve">Homeless &gt; 6 </w:t>
              </w:r>
              <w:r w:rsidR="00DC2B17" w:rsidRPr="00D8714C">
                <w:t>Months</w:t>
              </w:r>
              <w:r w:rsidRPr="00D8714C">
                <w:t xml:space="preserve"> with Disability (missing data)</w:t>
              </w:r>
            </w:ins>
          </w:p>
        </w:tc>
      </w:tr>
      <w:tr w:rsidR="00730432" w:rsidRPr="00D8714C" w14:paraId="094ED74F" w14:textId="77777777" w:rsidTr="00530291">
        <w:trPr>
          <w:cnfStyle w:val="000000010000" w:firstRow="0" w:lastRow="0" w:firstColumn="0" w:lastColumn="0" w:oddVBand="0" w:evenVBand="0" w:oddHBand="0" w:evenHBand="1" w:firstRowFirstColumn="0" w:firstRowLastColumn="0" w:lastRowFirstColumn="0" w:lastRowLastColumn="0"/>
          <w:trHeight w:val="300"/>
          <w:ins w:id="268"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rPr>
                <w:ins w:id="269" w:author="Molly McEvilley" w:date="2023-07-04T11:19:00Z"/>
              </w:rPr>
            </w:pPr>
            <w:ins w:id="270" w:author="Molly McEvilley" w:date="2023-07-04T11:19:00Z">
              <w:r w:rsidRPr="00D8714C">
                <w:t>9</w:t>
              </w:r>
            </w:ins>
          </w:p>
        </w:tc>
        <w:tc>
          <w:tcPr>
            <w:tcW w:w="4535"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rPr>
                <w:ins w:id="271" w:author="Molly McEvilley" w:date="2023-07-04T11:19:00Z"/>
              </w:rPr>
            </w:pPr>
            <w:ins w:id="272" w:author="Molly McEvilley" w:date="2023-07-04T11:27:00Z">
              <w:r>
                <w:t>CH Status Unknown (missing data)</w:t>
              </w:r>
            </w:ins>
          </w:p>
        </w:tc>
      </w:tr>
    </w:tbl>
    <w:p w14:paraId="508C60DE" w14:textId="77777777" w:rsidR="006324F1" w:rsidRDefault="006324F1" w:rsidP="006324F1">
      <w:pPr>
        <w:pStyle w:val="Heading4"/>
        <w:rPr>
          <w:ins w:id="273" w:author="Molly McEvilley" w:date="2023-06-30T13:41:00Z"/>
        </w:rPr>
      </w:pPr>
      <w:proofErr w:type="spellStart"/>
      <w:ins w:id="274" w:author="Molly McEvilley" w:date="2023-06-30T13:41:00Z">
        <w:r>
          <w:t>HHFleeingDV</w:t>
        </w:r>
        <w:proofErr w:type="spellEnd"/>
        <w:r>
          <w:t xml:space="preserve"> Detail in </w:t>
        </w:r>
        <w:proofErr w:type="spellStart"/>
        <w:r>
          <w:t>LSAHousehold</w:t>
        </w:r>
        <w:proofErr w:type="spellEnd"/>
        <w:r>
          <w:t xml:space="preserve"> and </w:t>
        </w:r>
        <w:proofErr w:type="spellStart"/>
        <w:r>
          <w:t>LSAExit</w:t>
        </w:r>
        <w:proofErr w:type="spellEnd"/>
      </w:ins>
    </w:p>
    <w:p w14:paraId="346D1232" w14:textId="44CB5CE6" w:rsidR="006324F1" w:rsidRDefault="000E22C1" w:rsidP="006324F1">
      <w:pPr>
        <w:rPr>
          <w:ins w:id="275" w:author="Molly McEvilley" w:date="2023-07-04T11:22:00Z"/>
        </w:rPr>
      </w:pPr>
      <w:ins w:id="276" w:author="Molly McEvilley" w:date="2023-07-04T11:04:00Z">
        <w:r>
          <w:t>Previous</w:t>
        </w:r>
      </w:ins>
      <w:ins w:id="277" w:author="Molly McEvilley" w:date="2023-07-04T11:05:00Z">
        <w:r>
          <w:t xml:space="preserve">ly, the only options for </w:t>
        </w:r>
        <w:proofErr w:type="spellStart"/>
        <w:r w:rsidRPr="008F0D48">
          <w:rPr>
            <w:b/>
            <w:bCs/>
          </w:rPr>
          <w:t>HHFleeingDV</w:t>
        </w:r>
        <w:proofErr w:type="spellEnd"/>
        <w:r>
          <w:t xml:space="preserve">, which identifies households fleeing domestic violence, </w:t>
        </w:r>
        <w:r w:rsidR="007C6E58">
          <w:t>were Yes (1) and No (</w:t>
        </w:r>
      </w:ins>
      <w:ins w:id="278" w:author="Molly McEvilley" w:date="2023-07-04T11:06:00Z">
        <w:r w:rsidR="00EB78CE">
          <w:t>0</w:t>
        </w:r>
      </w:ins>
      <w:ins w:id="279" w:author="Molly McEvilley" w:date="2023-07-04T11:05:00Z">
        <w:r w:rsidR="007C6E58">
          <w:t xml:space="preserve">). </w:t>
        </w:r>
        <w:del w:id="280" w:author="Genelle Denzin" w:date="2023-07-09T12:17:00Z">
          <w:r w:rsidDel="007C6E58">
            <w:delText xml:space="preserve"> </w:delText>
          </w:r>
        </w:del>
        <w:r w:rsidR="007C6E58">
          <w:t>Th</w:t>
        </w:r>
      </w:ins>
      <w:ins w:id="281" w:author="Molly McEvilley" w:date="2023-07-04T11:06:00Z">
        <w:r w:rsidR="007C6E58">
          <w:t xml:space="preserve">is </w:t>
        </w:r>
        <w:r w:rsidR="00EB78CE">
          <w:t xml:space="preserve">has been expanded to include a category for </w:t>
        </w:r>
        <w:r w:rsidR="0071489B">
          <w:t>Domestic Violence Survivo</w:t>
        </w:r>
      </w:ins>
      <w:ins w:id="282" w:author="Molly McEvilley" w:date="2023-07-04T11:07:00Z">
        <w:r w:rsidR="0071489B">
          <w:t>rs Not</w:t>
        </w:r>
      </w:ins>
      <w:ins w:id="283" w:author="Molly McEvilley" w:date="2023-07-17T04:11:00Z">
        <w:r w:rsidR="0077577D">
          <w:t xml:space="preserve"> Identified as</w:t>
        </w:r>
      </w:ins>
      <w:ins w:id="284" w:author="Molly McEvilley" w:date="2023-07-04T11:07:00Z">
        <w:r w:rsidR="0071489B">
          <w:t xml:space="preserve"> Currently Fleeing </w:t>
        </w:r>
        <w:r w:rsidR="00EB78CE">
          <w:t>(</w:t>
        </w:r>
        <w:r w:rsidR="0071489B">
          <w:t>2).</w:t>
        </w:r>
      </w:ins>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ins w:id="285" w:author="Molly McEvilley" w:date="2023-07-04T11:23:00Z"/>
        </w:trPr>
        <w:tc>
          <w:tcPr>
            <w:tcW w:w="765" w:type="dxa"/>
          </w:tcPr>
          <w:p w14:paraId="5C5B9F74" w14:textId="29D51863" w:rsidR="00D15D87" w:rsidRPr="00E5755E" w:rsidRDefault="00D15D87" w:rsidP="00D15D87">
            <w:pPr>
              <w:pStyle w:val="NoSpacing"/>
              <w:rPr>
                <w:ins w:id="286" w:author="Molly McEvilley" w:date="2023-07-04T11:23:00Z"/>
              </w:rPr>
            </w:pPr>
            <w:ins w:id="287" w:author="Molly McEvilley" w:date="2023-07-04T11:23:00Z">
              <w:r>
                <w:lastRenderedPageBreak/>
                <w:t>Value</w:t>
              </w:r>
            </w:ins>
          </w:p>
        </w:tc>
        <w:tc>
          <w:tcPr>
            <w:tcW w:w="8320" w:type="dxa"/>
          </w:tcPr>
          <w:p w14:paraId="420106EC" w14:textId="38479BC3" w:rsidR="00D15D87" w:rsidRPr="00E5755E" w:rsidRDefault="00DC2B17" w:rsidP="00D15D87">
            <w:pPr>
              <w:pStyle w:val="NoSpacing"/>
              <w:rPr>
                <w:ins w:id="288" w:author="Molly McEvilley" w:date="2023-07-04T11:23:00Z"/>
              </w:rPr>
            </w:pPr>
            <w:ins w:id="289" w:author="Molly McEvilley" w:date="2023-07-04T11:26:00Z">
              <w:r>
                <w:t>Category</w:t>
              </w:r>
            </w:ins>
          </w:p>
        </w:tc>
      </w:tr>
      <w:tr w:rsidR="00D15D87" w:rsidRPr="00E5755E" w14:paraId="74F862BD" w14:textId="77777777" w:rsidTr="008F0D48">
        <w:trPr>
          <w:trHeight w:val="300"/>
          <w:ins w:id="290" w:author="Molly McEvilley" w:date="2023-07-04T11:23:00Z"/>
        </w:trPr>
        <w:tc>
          <w:tcPr>
            <w:tcW w:w="765" w:type="dxa"/>
          </w:tcPr>
          <w:p w14:paraId="554F3669" w14:textId="77777777" w:rsidR="00D15D87" w:rsidRPr="00E5755E" w:rsidRDefault="00D15D87" w:rsidP="00277F30">
            <w:pPr>
              <w:pStyle w:val="NoSpacing"/>
              <w:rPr>
                <w:ins w:id="291" w:author="Molly McEvilley" w:date="2023-07-04T11:23:00Z"/>
              </w:rPr>
            </w:pPr>
            <w:ins w:id="292" w:author="Molly McEvilley" w:date="2023-07-04T11:23:00Z">
              <w:r w:rsidRPr="00E5755E">
                <w:t>0</w:t>
              </w:r>
            </w:ins>
          </w:p>
        </w:tc>
        <w:tc>
          <w:tcPr>
            <w:tcW w:w="8320" w:type="dxa"/>
          </w:tcPr>
          <w:p w14:paraId="5AE742BE" w14:textId="1173D7BD" w:rsidR="00D15D87" w:rsidRPr="00E5755E" w:rsidRDefault="008A0E3F" w:rsidP="00277F30">
            <w:pPr>
              <w:pStyle w:val="NoSpacing"/>
              <w:rPr>
                <w:ins w:id="293" w:author="Molly McEvilley" w:date="2023-07-04T11:23:00Z"/>
              </w:rPr>
            </w:pPr>
            <w:ins w:id="294" w:author="Molly McEvilley" w:date="2023-07-04T11:24:00Z">
              <w:r>
                <w:t xml:space="preserve">No </w:t>
              </w:r>
            </w:ins>
            <w:ins w:id="295" w:author="Molly McEvilley" w:date="2023-07-04T11:25:00Z">
              <w:r w:rsidR="00415A8C">
                <w:t>R</w:t>
              </w:r>
            </w:ins>
            <w:ins w:id="296" w:author="Molly McEvilley" w:date="2023-07-04T11:24:00Z">
              <w:r>
                <w:t xml:space="preserve">eported </w:t>
              </w:r>
            </w:ins>
            <w:ins w:id="297" w:author="Molly McEvilley" w:date="2023-07-04T11:25:00Z">
              <w:r w:rsidR="00415A8C">
                <w:t>H</w:t>
              </w:r>
            </w:ins>
            <w:ins w:id="298" w:author="Molly McEvilley" w:date="2023-07-04T11:24:00Z">
              <w:r>
                <w:t>istory of DV</w:t>
              </w:r>
            </w:ins>
          </w:p>
        </w:tc>
      </w:tr>
      <w:tr w:rsidR="00D15D87" w:rsidRPr="00E5755E" w14:paraId="144B9EF2" w14:textId="77777777" w:rsidTr="008F0D48">
        <w:trPr>
          <w:trHeight w:val="300"/>
          <w:ins w:id="299" w:author="Molly McEvilley" w:date="2023-07-04T11:23:00Z"/>
        </w:trPr>
        <w:tc>
          <w:tcPr>
            <w:tcW w:w="765" w:type="dxa"/>
          </w:tcPr>
          <w:p w14:paraId="77F0E631" w14:textId="77777777" w:rsidR="00D15D87" w:rsidRPr="00E5755E" w:rsidRDefault="00D15D87" w:rsidP="00277F30">
            <w:pPr>
              <w:pStyle w:val="NoSpacing"/>
              <w:rPr>
                <w:ins w:id="300" w:author="Molly McEvilley" w:date="2023-07-04T11:23:00Z"/>
              </w:rPr>
            </w:pPr>
            <w:ins w:id="301" w:author="Molly McEvilley" w:date="2023-07-04T11:23:00Z">
              <w:r w:rsidRPr="00E5755E">
                <w:t>1</w:t>
              </w:r>
            </w:ins>
          </w:p>
        </w:tc>
        <w:tc>
          <w:tcPr>
            <w:tcW w:w="8320" w:type="dxa"/>
          </w:tcPr>
          <w:p w14:paraId="6FBBD79D" w14:textId="5A8D4C6B" w:rsidR="00D15D87" w:rsidRPr="00E5755E" w:rsidRDefault="008A0E3F" w:rsidP="00277F30">
            <w:pPr>
              <w:pStyle w:val="NoSpacing"/>
              <w:rPr>
                <w:ins w:id="302" w:author="Molly McEvilley" w:date="2023-07-04T11:23:00Z"/>
              </w:rPr>
            </w:pPr>
            <w:ins w:id="303" w:author="Molly McEvilley" w:date="2023-07-04T11:24:00Z">
              <w:r>
                <w:t>Household Fleeing Domestic Violence</w:t>
              </w:r>
            </w:ins>
          </w:p>
        </w:tc>
      </w:tr>
      <w:tr w:rsidR="00D15D87" w:rsidRPr="00E5755E" w14:paraId="43D6AFC3" w14:textId="77777777" w:rsidTr="008F0D48">
        <w:trPr>
          <w:trHeight w:val="300"/>
          <w:ins w:id="304" w:author="Molly McEvilley" w:date="2023-07-04T11:23:00Z"/>
        </w:trPr>
        <w:tc>
          <w:tcPr>
            <w:tcW w:w="765" w:type="dxa"/>
          </w:tcPr>
          <w:p w14:paraId="341D5599" w14:textId="77777777" w:rsidR="00D15D87" w:rsidRPr="00E5755E" w:rsidRDefault="00D15D87" w:rsidP="00277F30">
            <w:pPr>
              <w:pStyle w:val="NoSpacing"/>
              <w:rPr>
                <w:ins w:id="305" w:author="Molly McEvilley" w:date="2023-07-04T11:23:00Z"/>
              </w:rPr>
            </w:pPr>
            <w:ins w:id="306" w:author="Molly McEvilley" w:date="2023-07-04T11:23:00Z">
              <w:r w:rsidRPr="00E5755E">
                <w:t>2</w:t>
              </w:r>
            </w:ins>
          </w:p>
        </w:tc>
        <w:tc>
          <w:tcPr>
            <w:tcW w:w="8320" w:type="dxa"/>
          </w:tcPr>
          <w:p w14:paraId="6469A473" w14:textId="20E7AD61" w:rsidR="00D15D87" w:rsidRPr="00E5755E" w:rsidRDefault="008A0E3F" w:rsidP="00277F30">
            <w:pPr>
              <w:pStyle w:val="NoSpacing"/>
              <w:rPr>
                <w:ins w:id="307" w:author="Molly McEvilley" w:date="2023-07-04T11:23:00Z"/>
              </w:rPr>
            </w:pPr>
            <w:ins w:id="308" w:author="Molly McEvilley" w:date="2023-07-04T11:24:00Z">
              <w:r>
                <w:t xml:space="preserve">Domestic Violence Survivors </w:t>
              </w:r>
            </w:ins>
            <w:ins w:id="309" w:author="Molly McEvilley" w:date="2023-07-17T04:04:00Z">
              <w:r w:rsidR="00DC13D5">
                <w:t>Not</w:t>
              </w:r>
            </w:ins>
            <w:ins w:id="310" w:author="Molly McEvilley" w:date="2023-07-04T11:24:00Z">
              <w:r>
                <w:t xml:space="preserve"> </w:t>
              </w:r>
            </w:ins>
            <w:ins w:id="311" w:author="Molly McEvilley" w:date="2023-07-04T11:25:00Z">
              <w:r w:rsidR="00415A8C">
                <w:t xml:space="preserve">Identified as </w:t>
              </w:r>
            </w:ins>
            <w:ins w:id="312" w:author="Molly McEvilley" w:date="2023-07-04T11:24:00Z">
              <w:r>
                <w:t>Currently Fle</w:t>
              </w:r>
            </w:ins>
            <w:ins w:id="313" w:author="Molly McEvilley" w:date="2023-07-04T11:25:00Z">
              <w:r>
                <w:t>eing</w:t>
              </w:r>
            </w:ins>
          </w:p>
        </w:tc>
      </w:tr>
    </w:tbl>
    <w:p w14:paraId="575FD111" w14:textId="77777777" w:rsidR="006324F1" w:rsidRDefault="006324F1" w:rsidP="006324F1">
      <w:pPr>
        <w:pStyle w:val="Heading4"/>
        <w:rPr>
          <w:ins w:id="314" w:author="Molly McEvilley" w:date="2023-06-30T13:41:00Z"/>
        </w:rPr>
      </w:pPr>
      <w:ins w:id="315" w:author="Molly McEvilley" w:date="2023-06-30T13:41:00Z">
        <w:r>
          <w:t xml:space="preserve">Project-Level Data Quality Assessments in </w:t>
        </w:r>
        <w:proofErr w:type="spellStart"/>
        <w:r>
          <w:t>LSACalculated</w:t>
        </w:r>
        <w:proofErr w:type="spellEnd"/>
      </w:ins>
    </w:p>
    <w:p w14:paraId="2ADA715C" w14:textId="4651DAFA" w:rsidR="006324F1" w:rsidRDefault="00CA5F89" w:rsidP="008F0D48">
      <w:pPr>
        <w:rPr>
          <w:ins w:id="316" w:author="Molly McEvilley" w:date="2023-05-04T11:06:00Z"/>
        </w:rPr>
      </w:pPr>
      <w:ins w:id="317" w:author="Molly McEvilley" w:date="2023-07-04T19:09:00Z">
        <w:r>
          <w:t xml:space="preserve">To provide additional information to </w:t>
        </w:r>
      </w:ins>
      <w:ins w:id="318" w:author="Molly McEvilley" w:date="2023-07-04T19:10:00Z">
        <w:r w:rsidR="003D2FB2">
          <w:t>CoCs and the AHAR analysis team about spec</w:t>
        </w:r>
        <w:r w:rsidR="004726CD">
          <w:t xml:space="preserve">ific sources of data quality issues, project-level data quality assessments have been added to </w:t>
        </w:r>
        <w:proofErr w:type="spellStart"/>
        <w:r w:rsidR="004726CD">
          <w:t>LSACalculated</w:t>
        </w:r>
        <w:proofErr w:type="spellEnd"/>
        <w:r w:rsidR="004726CD">
          <w:t>.</w:t>
        </w:r>
      </w:ins>
    </w:p>
    <w:p w14:paraId="3A3665A8" w14:textId="0C0934E7" w:rsidR="00BD7CE4" w:rsidDel="00A04A1F" w:rsidRDefault="00BD7CE4" w:rsidP="00BD7CE4">
      <w:pPr>
        <w:pStyle w:val="H3Numbered"/>
        <w:rPr>
          <w:del w:id="319" w:author="Molly McEvilley" w:date="2023-04-05T12:04:00Z"/>
        </w:rPr>
      </w:pPr>
      <w:del w:id="320" w:author="Molly McEvilley" w:date="2023-04-05T12:04:00Z">
        <w:r w:rsidDel="00A04A1F">
          <w:delText>Exclude Enrollment Data from Projects Based on HMIS Participation and Victim Service Provider Status</w:delText>
        </w:r>
        <w:bookmarkStart w:id="321" w:name="_Toc140489765"/>
        <w:bookmarkEnd w:id="321"/>
      </w:del>
    </w:p>
    <w:p w14:paraId="4EF2D1AD" w14:textId="0C559B23" w:rsidR="00EC13E0" w:rsidDel="00A04A1F" w:rsidRDefault="001B7FEC" w:rsidP="00512552">
      <w:pPr>
        <w:rPr>
          <w:del w:id="322" w:author="Molly McEvilley" w:date="2023-04-05T12:04:00Z"/>
        </w:rPr>
      </w:pPr>
      <w:del w:id="323" w:author="Molly McEvilley" w:date="2023-04-05T12:04:00Z">
        <w:r w:rsidDel="00A04A1F">
          <w:delText>E</w:delText>
        </w:r>
        <w:r w:rsidR="00327FDB" w:rsidDel="00A04A1F">
          <w:delText>nrollment</w:delText>
        </w:r>
        <w:r w:rsidDel="00A04A1F">
          <w:delText xml:space="preserve"> data</w:delText>
        </w:r>
        <w:r w:rsidR="00327FDB" w:rsidDel="00A04A1F">
          <w:delText xml:space="preserve"> </w:delText>
        </w:r>
        <w:r w:rsidR="00EC13E0" w:rsidDel="00A04A1F">
          <w:delText>will be excluded from all LSA calculations if:</w:delText>
        </w:r>
        <w:bookmarkStart w:id="324" w:name="_Toc140489766"/>
        <w:bookmarkEnd w:id="324"/>
      </w:del>
    </w:p>
    <w:p w14:paraId="30C1C8CF" w14:textId="55BE50E9" w:rsidR="00512552" w:rsidDel="00A04A1F" w:rsidRDefault="00EC13E0" w:rsidP="00190224">
      <w:pPr>
        <w:pStyle w:val="ListParagraph"/>
        <w:numPr>
          <w:ilvl w:val="0"/>
          <w:numId w:val="108"/>
        </w:numPr>
        <w:rPr>
          <w:del w:id="325" w:author="Molly McEvilley" w:date="2023-04-05T12:04:00Z"/>
        </w:rPr>
      </w:pPr>
      <w:del w:id="326" w:author="Molly McEvilley" w:date="2023-04-05T12:04:00Z">
        <w:r w:rsidDel="00A04A1F">
          <w:delText xml:space="preserve">The </w:delText>
        </w:r>
        <w:r w:rsidR="00C76449" w:rsidDel="00A04A1F">
          <w:delText xml:space="preserve">organization that operates the relevant project is identified as a </w:delText>
        </w:r>
        <w:r w:rsidDel="00A04A1F">
          <w:delText>victim services provide</w:delText>
        </w:r>
        <w:r w:rsidR="00C76449" w:rsidDel="00A04A1F">
          <w:delText>r (Organization.</w:delText>
        </w:r>
        <w:r w:rsidR="00C76449" w:rsidRPr="001B494A" w:rsidDel="00A04A1F">
          <w:rPr>
            <w:i/>
            <w:iCs/>
          </w:rPr>
          <w:delText xml:space="preserve">VictimServicesProvider </w:delText>
        </w:r>
        <w:r w:rsidR="00C76449" w:rsidDel="00A04A1F">
          <w:delText>= 1); or</w:delText>
        </w:r>
        <w:bookmarkStart w:id="327" w:name="_Toc140489767"/>
        <w:bookmarkEnd w:id="327"/>
      </w:del>
    </w:p>
    <w:p w14:paraId="110372E9" w14:textId="34E25755" w:rsidR="00C76449" w:rsidDel="00A04A1F" w:rsidRDefault="001B494A">
      <w:pPr>
        <w:pStyle w:val="ListParagraph"/>
        <w:numPr>
          <w:ilvl w:val="0"/>
          <w:numId w:val="108"/>
        </w:numPr>
        <w:rPr>
          <w:del w:id="328" w:author="Molly McEvilley" w:date="2023-04-05T12:04:00Z"/>
        </w:rPr>
      </w:pPr>
      <w:del w:id="329" w:author="Molly McEvilley" w:date="2023-04-05T12:04:00Z">
        <w:r w:rsidDel="00A04A1F">
          <w:delText>The project is identified as not participating in HMIS (Project.</w:delText>
        </w:r>
        <w:r w:rsidRPr="001B494A" w:rsidDel="00A04A1F">
          <w:rPr>
            <w:i/>
            <w:iCs/>
          </w:rPr>
          <w:delText xml:space="preserve">HMISParticipatingProject </w:delText>
        </w:r>
        <w:r w:rsidDel="00A04A1F">
          <w:delText>= 0).</w:delText>
        </w:r>
        <w:bookmarkStart w:id="330" w:name="_Toc140489768"/>
        <w:bookmarkEnd w:id="330"/>
      </w:del>
    </w:p>
    <w:p w14:paraId="1A728E18" w14:textId="143F8208" w:rsidR="001B7FEC" w:rsidRPr="001B494A" w:rsidDel="00A04A1F" w:rsidRDefault="001B7FEC" w:rsidP="00190224">
      <w:pPr>
        <w:rPr>
          <w:del w:id="331" w:author="Molly McEvilley" w:date="2023-04-05T12:04:00Z"/>
        </w:rPr>
      </w:pPr>
      <w:del w:id="332" w:author="Molly McEvilley" w:date="2023-04-05T12:04:00Z">
        <w:r w:rsidDel="00A04A1F">
          <w:delText xml:space="preserve">This change does not impact the logic associated with selecting </w:delText>
        </w:r>
        <w:r w:rsidR="007D2AC5" w:rsidDel="00A04A1F">
          <w:delText xml:space="preserve">project </w:delText>
        </w:r>
        <w:r w:rsidDel="00A04A1F">
          <w:delText xml:space="preserve">data for </w:delText>
        </w:r>
        <w:r w:rsidR="007D2AC5" w:rsidDel="00A04A1F">
          <w:delText xml:space="preserve">inclusion in the </w:delText>
        </w:r>
        <w:r w:rsidDel="00A04A1F">
          <w:delText>upload.</w:delText>
        </w:r>
        <w:bookmarkStart w:id="333" w:name="_Toc140489769"/>
        <w:bookmarkEnd w:id="333"/>
      </w:del>
    </w:p>
    <w:p w14:paraId="555C755B" w14:textId="444AF7D1" w:rsidR="00BD7CE4" w:rsidDel="00A04A1F" w:rsidRDefault="00BD7CE4" w:rsidP="00BD7CE4">
      <w:pPr>
        <w:pStyle w:val="H3Numbered"/>
        <w:rPr>
          <w:del w:id="334" w:author="Molly McEvilley" w:date="2023-04-05T12:04:00Z"/>
        </w:rPr>
      </w:pPr>
      <w:del w:id="335" w:author="Molly McEvilley" w:date="2023-04-05T12:04:00Z">
        <w:r w:rsidDel="00A04A1F">
          <w:delText>Change From Fixed Lookback Date to Rolling Date Based on ReportStart</w:delText>
        </w:r>
        <w:bookmarkStart w:id="336" w:name="_Toc140489770"/>
        <w:bookmarkEnd w:id="336"/>
      </w:del>
    </w:p>
    <w:p w14:paraId="570EFFFF" w14:textId="226F1742" w:rsidR="00BD7CE4" w:rsidDel="00A04A1F" w:rsidRDefault="00BD7CE4" w:rsidP="00BD7CE4">
      <w:pPr>
        <w:rPr>
          <w:del w:id="337" w:author="Molly McEvilley" w:date="2023-04-05T12:04:00Z"/>
        </w:rPr>
      </w:pPr>
      <w:del w:id="338" w:author="Molly McEvilley" w:date="2023-04-05T12:04:00Z">
        <w:r w:rsidDel="00A04A1F">
          <w:delText xml:space="preserve">Previous versions of the LSA included relevant project and client data extending back in time as far as </w:delText>
        </w:r>
        <w:r w:rsidR="005A6BF7" w:rsidDel="00A04A1F">
          <w:delText xml:space="preserve">a fixed date of </w:delText>
        </w:r>
        <w:r w:rsidDel="00A04A1F">
          <w:delText>10/1/2012</w:delText>
        </w:r>
        <w:r w:rsidR="005A6BF7" w:rsidDel="00A04A1F">
          <w:delText>, which meant that the data universe for the LSA expanded every year</w:delText>
        </w:r>
        <w:r w:rsidDel="00A04A1F">
          <w:delText>.  Beginning with reporting for FY2022, no project or enrollment data prior to [</w:delText>
        </w:r>
        <w:r w:rsidRPr="00926111" w:rsidDel="00A04A1F">
          <w:rPr>
            <w:u w:val="single"/>
          </w:rPr>
          <w:delText>ReportStart</w:delText>
        </w:r>
        <w:r w:rsidDel="00A04A1F">
          <w:delText xml:space="preserve"> – 7 years] will be utilized.</w:delText>
        </w:r>
        <w:r w:rsidR="00A401BE" w:rsidDel="00A04A1F">
          <w:delText xml:space="preserve">  References to this date </w:delText>
        </w:r>
        <w:r w:rsidR="006C4206" w:rsidDel="00A04A1F">
          <w:delText>use</w:delText>
        </w:r>
        <w:r w:rsidR="00A401BE" w:rsidDel="00A04A1F">
          <w:delText xml:space="preserve"> the term </w:delText>
        </w:r>
        <w:r w:rsidR="00A401BE" w:rsidDel="00A04A1F">
          <w:rPr>
            <w:u w:val="single"/>
          </w:rPr>
          <w:delText>LookbackDate</w:delText>
        </w:r>
        <w:r w:rsidR="00C51523" w:rsidDel="00A04A1F">
          <w:delText xml:space="preserve"> (underlined).</w:delText>
        </w:r>
        <w:bookmarkStart w:id="339" w:name="_Toc140489771"/>
        <w:bookmarkEnd w:id="339"/>
      </w:del>
    </w:p>
    <w:p w14:paraId="45203945" w14:textId="32DD3B85" w:rsidR="00FB13B1" w:rsidDel="00A04A1F" w:rsidRDefault="00FB13B1" w:rsidP="00190224">
      <w:pPr>
        <w:pStyle w:val="H3Numbered"/>
        <w:rPr>
          <w:del w:id="340" w:author="Molly McEvilley" w:date="2023-04-05T12:04:00Z"/>
        </w:rPr>
      </w:pPr>
      <w:del w:id="341" w:author="Molly McEvilley" w:date="2023-04-05T12:04:00Z">
        <w:r w:rsidDel="00A04A1F">
          <w:delText xml:space="preserve">Limit </w:delText>
        </w:r>
        <w:r w:rsidR="006E4A5A" w:rsidDel="00A04A1F">
          <w:delText>Data Quality Reporting in LSAReport</w:delText>
        </w:r>
        <w:r w:rsidDel="00A04A1F">
          <w:delText xml:space="preserve"> to the Report Period/Active Cohort</w:delText>
        </w:r>
        <w:bookmarkStart w:id="342" w:name="_Toc140489772"/>
        <w:bookmarkEnd w:id="342"/>
      </w:del>
    </w:p>
    <w:p w14:paraId="0041D7AC" w14:textId="6567B484" w:rsidR="00FB13B1" w:rsidDel="00A04A1F" w:rsidRDefault="00FB13B1" w:rsidP="00FB13B1">
      <w:pPr>
        <w:rPr>
          <w:del w:id="343" w:author="Molly McEvilley" w:date="2023-04-05T12:04:00Z"/>
        </w:rPr>
      </w:pPr>
      <w:del w:id="344" w:author="Molly McEvilley" w:date="2023-04-05T12:04:00Z">
        <w:r w:rsidDel="00A04A1F">
          <w:delText xml:space="preserve">Data quality reporting in LSAReport will be limited to the active cohort.  All of the three-year data quality columns </w:delText>
        </w:r>
        <w:r w:rsidR="00CD36A8" w:rsidDel="00A04A1F">
          <w:delText>have been removed from LSAReport</w:delText>
        </w:r>
        <w:r w:rsidR="006E4A5A" w:rsidDel="00A04A1F">
          <w:delText>.  I</w:delText>
        </w:r>
        <w:r w:rsidR="00CD36A8" w:rsidDel="00A04A1F">
          <w:delText xml:space="preserve">n addition, given that reporting is limited to the active cohort, counts of relevant </w:delText>
        </w:r>
        <w:r w:rsidR="006E4A5A" w:rsidDel="00A04A1F">
          <w:delText>data quality issues with date of birth, g</w:delText>
        </w:r>
        <w:r w:rsidR="00CD36A8" w:rsidDel="00A04A1F">
          <w:delText>ender</w:delText>
        </w:r>
        <w:r w:rsidR="006E4A5A" w:rsidDel="00A04A1F">
          <w:delText>, r</w:delText>
        </w:r>
        <w:r w:rsidR="00CD36A8" w:rsidDel="00A04A1F">
          <w:delText>ace</w:delText>
        </w:r>
        <w:r w:rsidR="006E4A5A" w:rsidDel="00A04A1F">
          <w:delText>, ethnicity, and veteran status are available from LSAPerson; the associated columns for those counts have been removed from LSAReport.</w:delText>
        </w:r>
        <w:bookmarkStart w:id="345" w:name="_Toc140489773"/>
        <w:bookmarkEnd w:id="345"/>
      </w:del>
    </w:p>
    <w:p w14:paraId="47B616C4" w14:textId="58D859E5" w:rsidR="009F00E9" w:rsidRPr="00C52062" w:rsidRDefault="009F00E9" w:rsidP="009F00E9">
      <w:pPr>
        <w:pStyle w:val="Heading1"/>
      </w:pPr>
      <w:bookmarkStart w:id="346" w:name="_Toc37849734"/>
      <w:bookmarkStart w:id="347" w:name="_Toc140489774"/>
      <w:r w:rsidRPr="00C52062">
        <w:t xml:space="preserve">HDX </w:t>
      </w:r>
      <w:bookmarkEnd w:id="346"/>
      <w:r w:rsidR="00AD44E9" w:rsidRPr="00C52062">
        <w:t>2.0 Upload</w:t>
      </w:r>
      <w:bookmarkEnd w:id="347"/>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48" w:name="_Toc37849735"/>
      <w:bookmarkStart w:id="349" w:name="_Toc140489775"/>
      <w:r>
        <w:t>Project.csv</w:t>
      </w:r>
      <w:bookmarkEnd w:id="348"/>
      <w:bookmarkEnd w:id="349"/>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r w:rsidR="00C51523">
        <w:rPr>
          <w:rFonts w:cstheme="minorHAnsi"/>
          <w:u w:val="single"/>
        </w:rPr>
        <w:t>LookbackDate</w:t>
      </w:r>
      <w:proofErr w:type="spellEnd"/>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350" w:name="_Toc37849736"/>
      <w:bookmarkStart w:id="351" w:name="_Toc140489776"/>
      <w:r>
        <w:t>Organization.csv</w:t>
      </w:r>
      <w:bookmarkEnd w:id="350"/>
      <w:bookmarkEnd w:id="351"/>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w:t>
      </w:r>
      <w:proofErr w:type="gramStart"/>
      <w:r w:rsidR="000365D7">
        <w:t>document</w:t>
      </w:r>
      <w:proofErr w:type="gramEnd"/>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352" w:name="_Toc37849737"/>
      <w:bookmarkStart w:id="353" w:name="_Toc140489777"/>
      <w:r>
        <w:t>Funder.csv</w:t>
      </w:r>
      <w:bookmarkEnd w:id="352"/>
      <w:bookmarkEnd w:id="353"/>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354" w:name="_Toc37849738"/>
      <w:bookmarkStart w:id="355" w:name="_Toc140489778"/>
      <w:r>
        <w:t>ProjectCoC.csv</w:t>
      </w:r>
      <w:bookmarkEnd w:id="354"/>
      <w:bookmarkEnd w:id="355"/>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356" w:name="_Toc37849739"/>
      <w:bookmarkStart w:id="357" w:name="_Toc38030514"/>
      <w:bookmarkStart w:id="358" w:name="_Toc140489779"/>
      <w:r>
        <w:t>Inventory.csv</w:t>
      </w:r>
      <w:bookmarkEnd w:id="356"/>
      <w:bookmarkEnd w:id="357"/>
      <w:bookmarkEnd w:id="358"/>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ins w:id="359" w:author="Molly McEvilley" w:date="2023-07-17T04:05:00Z">
        <w:r w:rsidR="00DC13D5">
          <w:t xml:space="preserve">, </w:t>
        </w:r>
        <w:proofErr w:type="gramStart"/>
        <w:r w:rsidR="00DC13D5">
          <w:t>with the exception of</w:t>
        </w:r>
        <w:proofErr w:type="gramEnd"/>
        <w:r w:rsidR="00DC13D5">
          <w:t xml:space="preserve"> </w:t>
        </w:r>
      </w:ins>
      <w:ins w:id="360" w:author="Molly McEvilley" w:date="2023-06-27T10:10:00Z">
        <w:r w:rsidR="00263635">
          <w:t>RRH: Services Only</w:t>
        </w:r>
      </w:ins>
      <w:ins w:id="361" w:author="Molly McEvilley" w:date="2023-07-17T04:06:00Z">
        <w:r w:rsidR="00DC13D5">
          <w:t xml:space="preserve"> projects</w:t>
        </w:r>
      </w:ins>
      <w:r>
        <w:t>.</w:t>
      </w:r>
    </w:p>
    <w:p w14:paraId="5B3FC483" w14:textId="46173353" w:rsidR="009F00E9" w:rsidRDefault="009F00E9" w:rsidP="009F00E9">
      <w:pPr>
        <w:rPr>
          <w:ins w:id="362" w:author="Molly McEvilley" w:date="2023-05-04T11:08:00Z"/>
        </w:rPr>
      </w:pPr>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37D27CA7" w14:textId="7C915164" w:rsidR="006B12BB" w:rsidRPr="006B12BB" w:rsidDel="00263635" w:rsidRDefault="006B12BB" w:rsidP="008F0D48">
      <w:pPr>
        <w:rPr>
          <w:ins w:id="363" w:author="Molly McEvilley" w:date="2023-05-04T11:09:00Z"/>
          <w:del w:id="364" w:author="Molly McEvilley" w:date="2023-06-27T10:10:00Z"/>
        </w:rPr>
      </w:pPr>
      <w:bookmarkStart w:id="365" w:name="_Toc140489780"/>
      <w:bookmarkEnd w:id="365"/>
    </w:p>
    <w:p w14:paraId="55B63B91" w14:textId="77777777" w:rsidR="007045E3" w:rsidRDefault="007045E3" w:rsidP="007045E3">
      <w:pPr>
        <w:pStyle w:val="Heading2"/>
        <w:rPr>
          <w:ins w:id="366" w:author="Molly McEvilley" w:date="2023-05-04T11:14:00Z"/>
        </w:rPr>
      </w:pPr>
      <w:bookmarkStart w:id="367" w:name="_Toc140489781"/>
      <w:ins w:id="368" w:author="Molly McEvilley" w:date="2023-05-04T11:14:00Z">
        <w:r>
          <w:t>HMISParticipation.csv</w:t>
        </w:r>
        <w:bookmarkEnd w:id="367"/>
      </w:ins>
    </w:p>
    <w:p w14:paraId="5E32ED73" w14:textId="5ED17745" w:rsidR="00476BF8" w:rsidRDefault="00476BF8" w:rsidP="00476BF8">
      <w:pPr>
        <w:rPr>
          <w:ins w:id="369" w:author="Molly McEvilley" w:date="2023-06-27T08:13:00Z"/>
        </w:rPr>
      </w:pPr>
      <w:ins w:id="370" w:author="Molly McEvilley" w:date="2023-06-27T08:13:00Z">
        <w:r>
          <w:t xml:space="preserve">The structure of </w:t>
        </w:r>
      </w:ins>
      <w:proofErr w:type="spellStart"/>
      <w:ins w:id="371" w:author="Molly McEvilley" w:date="2023-06-27T08:14:00Z">
        <w:r>
          <w:t>HMISParticipation</w:t>
        </w:r>
      </w:ins>
      <w:proofErr w:type="spellEnd"/>
      <w:ins w:id="372" w:author="Molly McEvilley" w:date="2023-06-27T08:13:00Z">
        <w:r>
          <w:t xml:space="preserve"> is defined by the HMIS CSV; it contains </w:t>
        </w:r>
      </w:ins>
      <w:ins w:id="373" w:author="Molly McEvilley" w:date="2023-06-27T08:15:00Z">
        <w:r w:rsidR="00E00526">
          <w:t xml:space="preserve">affiliation records from </w:t>
        </w:r>
      </w:ins>
      <w:ins w:id="374" w:author="Molly McEvilley" w:date="2023-06-27T08:13:00Z">
        <w:r>
          <w:t xml:space="preserve">HMIS data element </w:t>
        </w:r>
        <w:r>
          <w:rPr>
            <w:i/>
            <w:iCs/>
          </w:rPr>
          <w:t>2.0</w:t>
        </w:r>
      </w:ins>
      <w:ins w:id="375" w:author="Molly McEvilley" w:date="2023-06-27T08:17:00Z">
        <w:r w:rsidR="00382511">
          <w:rPr>
            <w:i/>
            <w:iCs/>
          </w:rPr>
          <w:t>8</w:t>
        </w:r>
      </w:ins>
      <w:ins w:id="376" w:author="Molly McEvilley" w:date="2023-06-27T08:15:00Z">
        <w:r w:rsidR="00E00526">
          <w:rPr>
            <w:i/>
            <w:iCs/>
          </w:rPr>
          <w:t xml:space="preserve"> </w:t>
        </w:r>
      </w:ins>
      <w:ins w:id="377" w:author="Molly McEvilley" w:date="2023-06-27T08:17:00Z">
        <w:r w:rsidR="00382511">
          <w:rPr>
            <w:i/>
            <w:iCs/>
          </w:rPr>
          <w:t>HMIS Participation</w:t>
        </w:r>
      </w:ins>
      <w:ins w:id="378" w:author="Molly McEvilley" w:date="2023-06-27T08:15:00Z">
        <w:r w:rsidR="00E00526">
          <w:t xml:space="preserve"> </w:t>
        </w:r>
      </w:ins>
      <w:ins w:id="379" w:author="Molly McEvilley" w:date="2023-06-27T08:13:00Z">
        <w:r>
          <w:t>records active during the report period for each project included in Project.csv.</w:t>
        </w:r>
      </w:ins>
    </w:p>
    <w:p w14:paraId="62CC422C" w14:textId="6A0BED06" w:rsidR="00476BF8" w:rsidRDefault="00476BF8" w:rsidP="00476BF8">
      <w:pPr>
        <w:rPr>
          <w:ins w:id="380" w:author="Molly McEvilley" w:date="2023-06-27T08:13:00Z"/>
        </w:rPr>
      </w:pPr>
      <w:ins w:id="381" w:author="Molly McEvilley" w:date="2023-06-27T08:13:00Z">
        <w:r>
          <w:t xml:space="preserve">See section </w:t>
        </w:r>
      </w:ins>
      <w:ins w:id="382" w:author="Molly McEvilley" w:date="2023-06-27T08:41:00Z">
        <w:r w:rsidR="00200534">
          <w:fldChar w:fldCharType="begin"/>
        </w:r>
        <w:r w:rsidR="00200534">
          <w:instrText>HYPERLINK  \l "_Get_HMISParticipation.csv_Records"</w:instrText>
        </w:r>
        <w:r w:rsidR="00200534">
          <w:fldChar w:fldCharType="separate"/>
        </w:r>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 xml:space="preserve">.csv Records / </w:t>
        </w:r>
        <w:proofErr w:type="spellStart"/>
        <w:r w:rsidRPr="00200534">
          <w:rPr>
            <w:rStyle w:val="Hyperlink"/>
          </w:rPr>
          <w:t>lsa_</w:t>
        </w:r>
        <w:r w:rsidR="00200534" w:rsidRPr="00200534">
          <w:rPr>
            <w:rStyle w:val="Hyperlink"/>
          </w:rPr>
          <w:t>HMISParticipation</w:t>
        </w:r>
        <w:proofErr w:type="spellEnd"/>
        <w:r w:rsidR="00200534">
          <w:fldChar w:fldCharType="end"/>
        </w:r>
      </w:ins>
      <w:ins w:id="383" w:author="Molly McEvilley" w:date="2023-06-27T08:13:00Z">
        <w:r>
          <w:t>.</w:t>
        </w:r>
      </w:ins>
    </w:p>
    <w:p w14:paraId="4B180F34" w14:textId="743CDC0B" w:rsidR="007045E3" w:rsidRPr="00D11084" w:rsidDel="00476BF8" w:rsidRDefault="007045E3" w:rsidP="007045E3">
      <w:pPr>
        <w:rPr>
          <w:ins w:id="384" w:author="Molly McEvilley" w:date="2023-05-04T11:14:00Z"/>
          <w:del w:id="385" w:author="Molly McEvilley" w:date="2023-06-27T08:14:00Z"/>
        </w:rPr>
      </w:pPr>
      <w:bookmarkStart w:id="386" w:name="_Toc140489782"/>
      <w:bookmarkEnd w:id="386"/>
    </w:p>
    <w:p w14:paraId="202FA45E" w14:textId="6EA9C6F5" w:rsidR="00E87AFA" w:rsidRDefault="00E87AFA" w:rsidP="006B12BB">
      <w:pPr>
        <w:pStyle w:val="Heading2"/>
        <w:rPr>
          <w:ins w:id="387" w:author="Molly McEvilley" w:date="2023-05-04T11:15:00Z"/>
        </w:rPr>
      </w:pPr>
      <w:bookmarkStart w:id="388" w:name="_Toc140489783"/>
      <w:ins w:id="389" w:author="Molly McEvilley" w:date="2023-05-04T11:15:00Z">
        <w:r>
          <w:t>Affiliation.csv</w:t>
        </w:r>
        <w:bookmarkEnd w:id="388"/>
      </w:ins>
    </w:p>
    <w:p w14:paraId="64CE9A8E" w14:textId="2C6F8CBD" w:rsidR="00476BF8" w:rsidRDefault="00476BF8" w:rsidP="00476BF8">
      <w:pPr>
        <w:rPr>
          <w:ins w:id="390" w:author="Molly McEvilley" w:date="2023-06-27T08:13:00Z"/>
        </w:rPr>
      </w:pPr>
      <w:ins w:id="391" w:author="Molly McEvilley" w:date="2023-06-27T08:13:00Z">
        <w:r>
          <w:t xml:space="preserve">The structure of </w:t>
        </w:r>
      </w:ins>
      <w:ins w:id="392" w:author="Molly McEvilley" w:date="2023-06-27T08:14:00Z">
        <w:r>
          <w:t>Affiliation</w:t>
        </w:r>
      </w:ins>
      <w:ins w:id="393" w:author="Molly McEvilley" w:date="2023-06-27T08:13:00Z">
        <w:r>
          <w:t xml:space="preserve"> is defined by the HMIS CSV; it contains HMIS data element </w:t>
        </w:r>
      </w:ins>
      <w:ins w:id="394" w:author="Molly McEvilley" w:date="2023-06-27T08:16:00Z">
        <w:r w:rsidR="00382511">
          <w:rPr>
            <w:i/>
            <w:iCs/>
          </w:rPr>
          <w:t>2.02 Project Information</w:t>
        </w:r>
        <w:r w:rsidR="00382511">
          <w:t xml:space="preserve"> (field 2.02B) </w:t>
        </w:r>
      </w:ins>
      <w:ins w:id="395" w:author="Molly McEvilley" w:date="2023-06-27T08:13:00Z">
        <w:r>
          <w:t xml:space="preserve">records for each </w:t>
        </w:r>
      </w:ins>
      <w:ins w:id="396" w:author="Molly McEvilley" w:date="2023-06-27T08:16:00Z">
        <w:r w:rsidR="00382511">
          <w:t xml:space="preserve">RRH </w:t>
        </w:r>
      </w:ins>
      <w:ins w:id="397" w:author="Molly McEvilley" w:date="2023-06-27T08:13:00Z">
        <w:r>
          <w:t xml:space="preserve">project </w:t>
        </w:r>
      </w:ins>
      <w:ins w:id="398" w:author="Molly McEvilley" w:date="2023-06-27T08:16:00Z">
        <w:r w:rsidR="00382511">
          <w:t xml:space="preserve">with a subtype of </w:t>
        </w:r>
      </w:ins>
      <w:ins w:id="399" w:author="Molly McEvilley" w:date="2023-06-27T08:17:00Z">
        <w:r w:rsidR="00382511">
          <w:t xml:space="preserve">RRH-SSO </w:t>
        </w:r>
      </w:ins>
      <w:ins w:id="400" w:author="Molly McEvilley" w:date="2023-06-27T08:13:00Z">
        <w:r>
          <w:t>included in Project.csv</w:t>
        </w:r>
      </w:ins>
      <w:ins w:id="401" w:author="Molly McEvilley" w:date="2023-06-27T08:17:00Z">
        <w:r w:rsidR="00382511">
          <w:t xml:space="preserve"> and active during the report period</w:t>
        </w:r>
      </w:ins>
      <w:ins w:id="402" w:author="Molly McEvilley" w:date="2023-06-27T08:13:00Z">
        <w:r>
          <w:t>.</w:t>
        </w:r>
      </w:ins>
    </w:p>
    <w:p w14:paraId="650C2CE6" w14:textId="689602DF" w:rsidR="00476BF8" w:rsidRDefault="00476BF8" w:rsidP="00476BF8">
      <w:pPr>
        <w:rPr>
          <w:ins w:id="403" w:author="Molly McEvilley" w:date="2023-06-27T08:13:00Z"/>
        </w:rPr>
      </w:pPr>
      <w:ins w:id="404" w:author="Molly McEvilley" w:date="2023-06-27T08:13:00Z">
        <w:r>
          <w:t xml:space="preserve">See section </w:t>
        </w:r>
        <w:r>
          <w:fldChar w:fldCharType="begin"/>
        </w:r>
      </w:ins>
      <w:ins w:id="405" w:author="Molly McEvilley" w:date="2023-06-27T08:39:00Z">
        <w:r w:rsidR="00200534">
          <w:instrText>HYPERLINK  \l "_Get_Affiliation.csv_Records"</w:instrText>
        </w:r>
      </w:ins>
      <w:ins w:id="406" w:author="Molly McEvilley" w:date="2023-06-27T08:13:00Z">
        <w:r>
          <w:fldChar w:fldCharType="separate"/>
        </w:r>
        <w:r w:rsidRPr="00C943B5">
          <w:rPr>
            <w:rStyle w:val="Hyperlink"/>
          </w:rPr>
          <w:t>4.</w:t>
        </w:r>
      </w:ins>
      <w:ins w:id="407" w:author="Molly McEvilley" w:date="2023-06-27T08:38:00Z">
        <w:r w:rsidR="00200534">
          <w:rPr>
            <w:rStyle w:val="Hyperlink"/>
          </w:rPr>
          <w:t>7</w:t>
        </w:r>
      </w:ins>
      <w:ins w:id="408" w:author="Molly McEvilley" w:date="2023-06-27T08:13:00Z">
        <w:r w:rsidRPr="00C943B5">
          <w:rPr>
            <w:rStyle w:val="Hyperlink"/>
          </w:rPr>
          <w:t xml:space="preserve"> Get </w:t>
        </w:r>
      </w:ins>
      <w:ins w:id="409" w:author="Molly McEvilley" w:date="2023-06-27T08:39:00Z">
        <w:r w:rsidR="00200534">
          <w:rPr>
            <w:rStyle w:val="Hyperlink"/>
          </w:rPr>
          <w:t>Affiliation</w:t>
        </w:r>
      </w:ins>
      <w:ins w:id="410" w:author="Molly McEvilley" w:date="2023-06-27T08:13:00Z">
        <w:r w:rsidRPr="00C943B5">
          <w:rPr>
            <w:rStyle w:val="Hyperlink"/>
          </w:rPr>
          <w:t xml:space="preserve">.csv Records / </w:t>
        </w:r>
        <w:proofErr w:type="spellStart"/>
        <w:r w:rsidRPr="00C943B5">
          <w:rPr>
            <w:rStyle w:val="Hyperlink"/>
          </w:rPr>
          <w:t>lsa_</w:t>
        </w:r>
        <w:r>
          <w:rPr>
            <w:rStyle w:val="Hyperlink"/>
          </w:rPr>
          <w:fldChar w:fldCharType="end"/>
        </w:r>
      </w:ins>
      <w:ins w:id="411" w:author="Molly McEvilley" w:date="2023-06-27T08:39:00Z">
        <w:r w:rsidR="00200534">
          <w:rPr>
            <w:rStyle w:val="Hyperlink"/>
          </w:rPr>
          <w:t>Affiliation</w:t>
        </w:r>
      </w:ins>
      <w:proofErr w:type="spellEnd"/>
      <w:ins w:id="412" w:author="Molly McEvilley" w:date="2023-06-27T08:13:00Z">
        <w:r>
          <w:t>.</w:t>
        </w:r>
      </w:ins>
    </w:p>
    <w:p w14:paraId="06C709EB" w14:textId="75C8C737" w:rsidR="006B12BB" w:rsidRPr="006B12BB" w:rsidDel="00476BF8" w:rsidRDefault="006B12BB" w:rsidP="006B12BB">
      <w:pPr>
        <w:rPr>
          <w:del w:id="413" w:author="Molly McEvilley" w:date="2023-06-27T08:14:00Z"/>
        </w:rPr>
      </w:pPr>
      <w:bookmarkStart w:id="414" w:name="_Toc140489784"/>
      <w:bookmarkEnd w:id="414"/>
    </w:p>
    <w:p w14:paraId="3862AA69" w14:textId="77777777" w:rsidR="009F00E9" w:rsidRPr="00107D01" w:rsidRDefault="009F00E9" w:rsidP="009F00E9">
      <w:pPr>
        <w:pStyle w:val="Heading2"/>
      </w:pPr>
      <w:bookmarkStart w:id="415" w:name="_Toc37849740"/>
      <w:bookmarkStart w:id="416" w:name="_Toc140489785"/>
      <w:r>
        <w:t>LSAReport.csv</w:t>
      </w:r>
      <w:bookmarkEnd w:id="415"/>
      <w:bookmarkEnd w:id="416"/>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17" w:name="_Toc37973097"/>
      <w:bookmarkStart w:id="418" w:name="_Toc37973652"/>
      <w:bookmarkStart w:id="419" w:name="_Toc37974203"/>
      <w:bookmarkStart w:id="420" w:name="_Toc37974755"/>
      <w:bookmarkStart w:id="421" w:name="_Toc37849741"/>
      <w:bookmarkStart w:id="422" w:name="_Toc140489786"/>
      <w:bookmarkEnd w:id="417"/>
      <w:bookmarkEnd w:id="418"/>
      <w:bookmarkEnd w:id="419"/>
      <w:bookmarkEnd w:id="420"/>
      <w:r>
        <w:t>LSAPerson.csv</w:t>
      </w:r>
      <w:bookmarkEnd w:id="421"/>
      <w:bookmarkEnd w:id="422"/>
    </w:p>
    <w:p w14:paraId="1E114195" w14:textId="64664780"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del w:id="423" w:author="Molly McEvilley" w:date="2023-07-04T11:38:00Z">
        <w:r w:rsidR="00437B22" w:rsidDel="00555FE5">
          <w:rPr>
            <w:rFonts w:cstheme="minorHAnsi"/>
          </w:rPr>
          <w:delText>58</w:delText>
        </w:r>
        <w:r w:rsidR="008A7F66" w:rsidRPr="00A6067F" w:rsidDel="00555FE5">
          <w:rPr>
            <w:rFonts w:cstheme="minorHAnsi"/>
          </w:rPr>
          <w:delText xml:space="preserve"> </w:delText>
        </w:r>
      </w:del>
      <w:ins w:id="424" w:author="Molly McEvilley" w:date="2023-07-04T11:38:00Z">
        <w:r w:rsidR="00555FE5">
          <w:rPr>
            <w:rFonts w:cstheme="minorHAnsi"/>
          </w:rPr>
          <w:t>67</w:t>
        </w:r>
        <w:r w:rsidR="00555FE5"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4C5F8DAA" w:rsidR="009F00E9" w:rsidRPr="00107D01" w:rsidRDefault="009F00E9" w:rsidP="009F00E9">
      <w:pPr>
        <w:pStyle w:val="ListParagraph"/>
      </w:pPr>
      <w:r>
        <w:t>Demographics reported for adults and heads of household, including gender, race</w:t>
      </w:r>
      <w:ins w:id="425" w:author="Molly McEvilley" w:date="2023-06-13T11:04:00Z">
        <w:r w:rsidR="00C653C6">
          <w:t>/</w:t>
        </w:r>
      </w:ins>
      <w:del w:id="426" w:author="Molly McEvilley" w:date="2023-06-13T11:04:00Z">
        <w:r w:rsidDel="009F00E9">
          <w:delText xml:space="preserve">, </w:delText>
        </w:r>
      </w:del>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LSAPerson</w:t>
        </w:r>
        <w:proofErr w:type="spellEnd"/>
      </w:hyperlink>
      <w:r>
        <w:rPr>
          <w:rFonts w:cstheme="minorHAnsi"/>
        </w:rPr>
        <w:t>.</w:t>
      </w:r>
    </w:p>
    <w:p w14:paraId="6EA1CC90" w14:textId="77777777" w:rsidR="009F00E9" w:rsidRPr="00914087" w:rsidRDefault="009F00E9" w:rsidP="009F00E9">
      <w:pPr>
        <w:pStyle w:val="Heading2"/>
        <w:ind w:left="900" w:hanging="900"/>
      </w:pPr>
      <w:bookmarkStart w:id="427" w:name="_Toc37849742"/>
      <w:bookmarkStart w:id="428" w:name="_Toc140489787"/>
      <w:r>
        <w:t>LSAHousehold.csv</w:t>
      </w:r>
      <w:bookmarkEnd w:id="427"/>
      <w:bookmarkEnd w:id="428"/>
    </w:p>
    <w:p w14:paraId="503190AB" w14:textId="3C2581F6" w:rsidR="009F00E9" w:rsidRPr="00A6067F" w:rsidRDefault="009F00E9" w:rsidP="009F00E9">
      <w:proofErr w:type="spellStart"/>
      <w:r w:rsidRPr="00A6067F">
        <w:t>LSAHousehold</w:t>
      </w:r>
      <w:proofErr w:type="spellEnd"/>
      <w:r w:rsidRPr="00A6067F">
        <w:t xml:space="preserve"> contains </w:t>
      </w:r>
      <w:del w:id="429" w:author="Molly McEvilley" w:date="2023-07-04T11:38:00Z">
        <w:r w:rsidDel="00EF7012">
          <w:delText>66</w:delText>
        </w:r>
        <w:r w:rsidRPr="00A6067F" w:rsidDel="00EF7012">
          <w:delText xml:space="preserve"> </w:delText>
        </w:r>
      </w:del>
      <w:ins w:id="430" w:author="Molly McEvilley" w:date="2023-07-04T11:38:00Z">
        <w:r w:rsidR="00EF7012">
          <w:t>68</w:t>
        </w:r>
        <w:r w:rsidR="00EF7012" w:rsidRPr="00A6067F">
          <w:t xml:space="preserve"> </w:t>
        </w:r>
      </w:ins>
      <w:r w:rsidRPr="00A6067F">
        <w:t>columns</w:t>
      </w:r>
      <w:r>
        <w:t xml:space="preserve"> and includes reporting on households active during the report period.</w:t>
      </w:r>
      <w:ins w:id="431" w:author="Molly McEvilley" w:date="2023-07-19T01:12:00Z">
        <w:r w:rsidR="00B96B3D">
          <w:t xml:space="preserve"> </w:t>
        </w:r>
      </w:ins>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098C3467" w:rsidR="009F00E9" w:rsidRPr="00896BD3" w:rsidRDefault="009F00E9" w:rsidP="009F00E9">
      <w:pPr>
        <w:pStyle w:val="ListParagraph"/>
      </w:pPr>
      <w:r>
        <w:t xml:space="preserve">Demographics </w:t>
      </w:r>
      <w:del w:id="432" w:author="Genelle Denzin" w:date="2023-07-08T12:28:00Z">
        <w:r w:rsidDel="009F00E9">
          <w:delText xml:space="preserve">including </w:delText>
        </w:r>
      </w:del>
      <w:ins w:id="433" w:author="Genelle Denzin" w:date="2023-07-08T12:28:00Z">
        <w:r w:rsidR="4E9EFD84">
          <w:t xml:space="preserve">plus </w:t>
        </w:r>
      </w:ins>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proofErr w:type="spellStart"/>
      <w:r w:rsidRPr="00735E97">
        <w:rPr>
          <w:u w:val="single"/>
        </w:rPr>
        <w:t>ReportStart</w:t>
      </w:r>
      <w:proofErr w:type="spellEnd"/>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lastRenderedPageBreak/>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434" w:name="_Toc37849743"/>
      <w:bookmarkStart w:id="435" w:name="_Toc140489788"/>
      <w:r>
        <w:t>LSAExit.csv</w:t>
      </w:r>
      <w:bookmarkEnd w:id="434"/>
      <w:bookmarkEnd w:id="435"/>
    </w:p>
    <w:p w14:paraId="4809C0F4" w14:textId="70401A41"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columns</w:t>
      </w:r>
      <w:del w:id="436" w:author="Molly McEvilley" w:date="2023-07-19T01:15:00Z">
        <w:r w:rsidRPr="00A6067F" w:rsidDel="00B96B3D">
          <w:rPr>
            <w:rFonts w:cstheme="minorHAnsi"/>
          </w:rPr>
          <w:delText xml:space="preserve"> of information, plus the </w:delText>
        </w:r>
        <w:r w:rsidRPr="00655B0F" w:rsidDel="00B96B3D">
          <w:rPr>
            <w:b/>
          </w:rPr>
          <w:delText>ReportID</w:delText>
        </w:r>
      </w:del>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B0CD20A" w:rsidR="009F00E9" w:rsidRPr="0006219F" w:rsidRDefault="009F00E9" w:rsidP="0030608E">
      <w:pPr>
        <w:pStyle w:val="ListParagraph"/>
        <w:numPr>
          <w:ilvl w:val="0"/>
          <w:numId w:val="42"/>
        </w:numPr>
      </w:pPr>
      <w:r>
        <w:t>Cohort 0 – Begins on the report start date</w:t>
      </w:r>
      <w:ins w:id="437" w:author="Molly McEvilley" w:date="2023-07-19T01:13:00Z">
        <w:r w:rsidR="00B96B3D">
          <w:t>; i</w:t>
        </w:r>
      </w:ins>
      <w:del w:id="438" w:author="Molly McEvilley" w:date="2023-07-19T01:13:00Z">
        <w:r w:rsidDel="00B96B3D">
          <w:delText>, I</w:delText>
        </w:r>
      </w:del>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w:t>
      </w:r>
      <w:proofErr w:type="gramStart"/>
      <w:r>
        <w:t>served;</w:t>
      </w:r>
      <w:proofErr w:type="gramEnd"/>
      <w:r>
        <w:t xml:space="preserve"> </w:t>
      </w:r>
    </w:p>
    <w:p w14:paraId="679AC9B9" w14:textId="77777777" w:rsidR="009F00E9" w:rsidRPr="00107D01" w:rsidRDefault="009F00E9" w:rsidP="009F00E9">
      <w:pPr>
        <w:pStyle w:val="ListParagraph"/>
      </w:pPr>
      <w:r>
        <w:t>Destination types; and</w:t>
      </w:r>
    </w:p>
    <w:p w14:paraId="38399FEA" w14:textId="5F60E1A6" w:rsidR="009F00E9" w:rsidRPr="00107D01" w:rsidRDefault="009F00E9" w:rsidP="009F00E9">
      <w:pPr>
        <w:pStyle w:val="ListParagraph"/>
      </w:pPr>
      <w:r>
        <w:t xml:space="preserve">For clients that returned to </w:t>
      </w:r>
      <w:del w:id="439" w:author="Molly McEvilley" w:date="2023-07-19T01:13:00Z">
        <w:r w:rsidDel="00B96B3D">
          <w:delText>the homeless continuum</w:delText>
        </w:r>
      </w:del>
      <w:ins w:id="440" w:author="Molly McEvilley" w:date="2023-07-19T01:13:00Z">
        <w:r w:rsidR="00B96B3D">
          <w:t xml:space="preserve">a continuum </w:t>
        </w:r>
      </w:ins>
      <w:ins w:id="441" w:author="Molly McEvilley" w:date="2023-07-19T01:14:00Z">
        <w:r w:rsidR="00B96B3D">
          <w:t>ES, SH, TH, RRH, or PSH project, the</w:t>
        </w:r>
      </w:ins>
      <w:del w:id="442" w:author="Molly McEvilley" w:date="2023-07-19T01:14:00Z">
        <w:r w:rsidDel="00B96B3D">
          <w:delText>,</w:delText>
        </w:r>
      </w:del>
      <w:r>
        <w:t xml:space="preserve">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443" w:name="_Toc37849744"/>
      <w:bookmarkStart w:id="444" w:name="_Toc140489789"/>
      <w:r>
        <w:t>LSACalculated.csv</w:t>
      </w:r>
      <w:bookmarkEnd w:id="443"/>
      <w:bookmarkEnd w:id="444"/>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 xml:space="preserve">Days to Return/Re-engage by </w:t>
      </w:r>
      <w:proofErr w:type="gramStart"/>
      <w:r>
        <w:t>Population</w:t>
      </w:r>
      <w:proofErr w:type="gramEnd"/>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7D92078" w:rsidR="009F00E9" w:rsidRPr="00430843" w:rsidRDefault="009B0F20" w:rsidP="009F00E9">
      <w:pPr>
        <w:pStyle w:val="ListParagraph"/>
      </w:pPr>
      <w:r>
        <w:lastRenderedPageBreak/>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w:t>
      </w:r>
      <w:proofErr w:type="gramStart"/>
      <w:r w:rsidR="009F00E9">
        <w:t>period;</w:t>
      </w:r>
      <w:proofErr w:type="gramEnd"/>
      <w:r w:rsidR="009F00E9">
        <w:t xml:space="preserve"> </w:t>
      </w:r>
      <w:del w:id="445" w:author="Genelle Denzin" w:date="2023-07-08T12:39:00Z">
        <w:r w:rsidDel="009B0F20">
          <w:delText>and</w:delText>
        </w:r>
      </w:del>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446" w:name="_Toc37849745"/>
      <w:bookmarkStart w:id="447" w:name="_Toc140489790"/>
      <w:bookmarkEnd w:id="2"/>
      <w:r>
        <w:lastRenderedPageBreak/>
        <w:t xml:space="preserve">HMIS Business </w:t>
      </w:r>
      <w:bookmarkEnd w:id="446"/>
      <w:r w:rsidR="00AD1657">
        <w:t>Logic: Core Concepts</w:t>
      </w:r>
      <w:bookmarkEnd w:id="447"/>
    </w:p>
    <w:p w14:paraId="4EAC981B" w14:textId="7C5A5B9E"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w:t>
      </w:r>
      <w:del w:id="448" w:author="Genelle Denzin" w:date="2023-07-08T12:39:00Z">
        <w:r w:rsidDel="00181E4E">
          <w:delText xml:space="preserve"> </w:delText>
        </w:r>
      </w:del>
      <w:r w:rsidR="00181E4E">
        <w:t>It</w:t>
      </w:r>
      <w:r>
        <w:t xml:space="preserve"> may include enrollments with exit dates and projects with operating end dates as far back as</w:t>
      </w:r>
      <w:r w:rsidR="00C51523">
        <w:t xml:space="preserve"> the</w:t>
      </w:r>
      <w:r>
        <w:t xml:space="preserve"> </w:t>
      </w:r>
      <w:proofErr w:type="spellStart"/>
      <w:r w:rsidR="00C51523" w:rsidRPr="10B9F996">
        <w:rPr>
          <w:u w:val="single"/>
        </w:rPr>
        <w:t>LookbackDate</w:t>
      </w:r>
      <w:proofErr w:type="spellEnd"/>
      <w:r w:rsidR="00C51523" w:rsidRPr="10B9F996">
        <w:t xml:space="preserve"> </w:t>
      </w:r>
      <w:r w:rsidR="006C4206" w:rsidRPr="10B9F996">
        <w:t>(</w:t>
      </w:r>
      <w:proofErr w:type="spellStart"/>
      <w:r w:rsidR="006C4206" w:rsidRPr="10B9F996">
        <w:rPr>
          <w:u w:val="single"/>
        </w:rPr>
        <w:t>ReportStart</w:t>
      </w:r>
      <w:proofErr w:type="spellEnd"/>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ins w:id="449" w:author="Molly McEvilley" w:date="2023-05-09T15:33:00Z">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proofErr w:type="spellStart"/>
                              <w:ins w:id="450" w:author="Molly McEvilley" w:date="2023-05-09T15:33:00Z">
                                <w:r>
                                  <w:rPr>
                                    <w:b/>
                                    <w:bCs/>
                                  </w:rPr>
                                  <w:t>h</w:t>
                                </w:r>
                              </w:ins>
                              <w:ins w:id="451" w:author="Molly McEvilley" w:date="2023-05-09T15:34:00Z">
                                <w:r>
                                  <w:rPr>
                                    <w:b/>
                                    <w:bCs/>
                                  </w:rPr>
                                  <w:t>mis_Affiliation</w:t>
                                </w:r>
                              </w:ins>
                              <w:proofErr w:type="spellEnd"/>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ins w:id="452" w:author="Molly McEvilley" w:date="2023-05-09T15:33:00Z">
                          <w:r>
                            <w:rPr>
                              <w:b/>
                              <w:bCs/>
                            </w:rPr>
                            <w:t>h</w:t>
                          </w:r>
                        </w:ins>
                        <w:ins w:id="453" w:author="Molly McEvilley" w:date="2023-05-09T15:34:00Z">
                          <w:r>
                            <w:rPr>
                              <w:b/>
                              <w:bCs/>
                            </w:rPr>
                            <w:t>mis_Affiliation</w:t>
                          </w:r>
                        </w:ins>
                        <w:proofErr w:type="spellEnd"/>
                      </w:p>
                    </w:txbxContent>
                  </v:textbox>
                </v:shape>
              </w:pict>
            </mc:Fallback>
          </mc:AlternateContent>
        </w:r>
      </w:ins>
      <w:ins w:id="454" w:author="Molly McEvilley" w:date="2023-06-30T13:59:00Z">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proofErr w:type="spellStart"/>
                              <w:ins w:id="455" w:author="Molly McEvilley" w:date="2023-05-09T15:33:00Z">
                                <w:r>
                                  <w:rPr>
                                    <w:b/>
                                    <w:bCs/>
                                  </w:rPr>
                                  <w:t>h</w:t>
                                </w:r>
                              </w:ins>
                              <w:ins w:id="456" w:author="Molly McEvilley" w:date="2023-05-09T15:34:00Z">
                                <w:r>
                                  <w:rPr>
                                    <w:b/>
                                    <w:bCs/>
                                  </w:rPr>
                                  <w:t>mis_</w:t>
                                </w:r>
                              </w:ins>
                              <w:ins w:id="457" w:author="Molly McEvilley" w:date="2023-06-30T13:59:00Z">
                                <w:r>
                                  <w:rPr>
                                    <w:b/>
                                    <w:bCs/>
                                  </w:rPr>
                                  <w:t>HMISParticipation</w:t>
                                </w:r>
                              </w:ins>
                              <w:proofErr w:type="spellEnd"/>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ins w:id="458" w:author="Molly McEvilley" w:date="2023-05-09T15:33:00Z">
                          <w:r>
                            <w:rPr>
                              <w:b/>
                              <w:bCs/>
                            </w:rPr>
                            <w:t>h</w:t>
                          </w:r>
                        </w:ins>
                        <w:ins w:id="459" w:author="Molly McEvilley" w:date="2023-05-09T15:34:00Z">
                          <w:r>
                            <w:rPr>
                              <w:b/>
                              <w:bCs/>
                            </w:rPr>
                            <w:t>mis_</w:t>
                          </w:r>
                        </w:ins>
                        <w:ins w:id="460" w:author="Molly McEvilley" w:date="2023-06-30T13:59:00Z">
                          <w:r>
                            <w:rPr>
                              <w:b/>
                              <w:bCs/>
                            </w:rPr>
                            <w:t>HMISParticipation</w:t>
                          </w:r>
                        </w:ins>
                        <w:proofErr w:type="spellEnd"/>
                      </w:p>
                    </w:txbxContent>
                  </v:textbox>
                </v:shape>
              </w:pict>
            </mc:Fallback>
          </mc:AlternateContent>
        </w:r>
      </w:ins>
      <w:ins w:id="461" w:author="Molly McEvilley" w:date="2023-05-09T15:23:00Z">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rPr>
                                  <w:ins w:id="462" w:author="Molly McEvilley" w:date="2023-05-09T15:29:00Z"/>
                                </w:rPr>
                              </w:pPr>
                              <w:proofErr w:type="spellStart"/>
                              <w:ins w:id="463" w:author="Molly McEvilley" w:date="2023-05-09T15:29:00Z">
                                <w:r>
                                  <w:t>EnrollmentID</w:t>
                                </w:r>
                                <w:proofErr w:type="spellEnd"/>
                              </w:ins>
                            </w:p>
                            <w:p w14:paraId="39CAB504" w14:textId="77777777" w:rsidR="001F3849" w:rsidRDefault="001F3849" w:rsidP="001F3849">
                              <w:pPr>
                                <w:pStyle w:val="NoSpacing"/>
                                <w:rPr>
                                  <w:ins w:id="464" w:author="Molly McEvilley" w:date="2023-05-09T15:29:00Z"/>
                                </w:rPr>
                              </w:pPr>
                              <w:proofErr w:type="spellStart"/>
                              <w:ins w:id="465" w:author="Molly McEvilley" w:date="2023-05-09T15:29:00Z">
                                <w:r>
                                  <w:t>InformationDate</w:t>
                                </w:r>
                                <w:proofErr w:type="spellEnd"/>
                              </w:ins>
                            </w:p>
                            <w:p w14:paraId="3884EFE7" w14:textId="70CB22CF" w:rsidR="00503E06" w:rsidRDefault="00CD5633" w:rsidP="00503E06">
                              <w:pPr>
                                <w:pStyle w:val="NoSpacing"/>
                              </w:pPr>
                              <w:proofErr w:type="spellStart"/>
                              <w:ins w:id="466" w:author="Molly McEvilley" w:date="2023-05-09T15:25:00Z">
                                <w:r>
                                  <w:t>DisabilityType</w:t>
                                </w:r>
                              </w:ins>
                              <w:proofErr w:type="spellEnd"/>
                            </w:p>
                            <w:p w14:paraId="5EF4529F" w14:textId="4AC3C8C2" w:rsidR="00503E06" w:rsidRDefault="00CD5633" w:rsidP="00503E06">
                              <w:pPr>
                                <w:pStyle w:val="NoSpacing"/>
                                <w:rPr>
                                  <w:ins w:id="467" w:author="Molly McEvilley" w:date="2023-05-09T15:26:00Z"/>
                                </w:rPr>
                              </w:pPr>
                              <w:proofErr w:type="spellStart"/>
                              <w:ins w:id="468" w:author="Molly McEvilley" w:date="2023-05-09T15:25:00Z">
                                <w:r>
                                  <w:t>DisabilityRespo</w:t>
                                </w:r>
                              </w:ins>
                              <w:ins w:id="469" w:author="Molly McEvilley" w:date="2023-05-09T15:26:00Z">
                                <w:r w:rsidR="00C911C0">
                                  <w:t>nse</w:t>
                                </w:r>
                                <w:proofErr w:type="spellEnd"/>
                              </w:ins>
                            </w:p>
                            <w:p w14:paraId="630BEE47" w14:textId="10D149F5" w:rsidR="00C911C0" w:rsidRDefault="00C911C0" w:rsidP="00503E06">
                              <w:pPr>
                                <w:pStyle w:val="NoSpacing"/>
                              </w:pPr>
                              <w:proofErr w:type="spellStart"/>
                              <w:ins w:id="470" w:author="Molly McEvilley" w:date="2023-05-09T15:26:00Z">
                                <w:r>
                                  <w:t>IndefiniteAndImpairs</w:t>
                                </w:r>
                              </w:ins>
                              <w:proofErr w:type="spellEnd"/>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rPr>
                            <w:ins w:id="471" w:author="Molly McEvilley" w:date="2023-05-09T15:29:00Z"/>
                          </w:rPr>
                        </w:pPr>
                        <w:proofErr w:type="spellStart"/>
                        <w:ins w:id="472" w:author="Molly McEvilley" w:date="2023-05-09T15:29:00Z">
                          <w:r>
                            <w:t>EnrollmentID</w:t>
                          </w:r>
                          <w:proofErr w:type="spellEnd"/>
                        </w:ins>
                      </w:p>
                      <w:p w14:paraId="39CAB504" w14:textId="77777777" w:rsidR="001F3849" w:rsidRDefault="001F3849" w:rsidP="001F3849">
                        <w:pPr>
                          <w:pStyle w:val="NoSpacing"/>
                          <w:rPr>
                            <w:ins w:id="473" w:author="Molly McEvilley" w:date="2023-05-09T15:29:00Z"/>
                          </w:rPr>
                        </w:pPr>
                        <w:proofErr w:type="spellStart"/>
                        <w:ins w:id="474" w:author="Molly McEvilley" w:date="2023-05-09T15:29:00Z">
                          <w:r>
                            <w:t>InformationDate</w:t>
                          </w:r>
                          <w:proofErr w:type="spellEnd"/>
                        </w:ins>
                      </w:p>
                      <w:p w14:paraId="3884EFE7" w14:textId="70CB22CF" w:rsidR="00503E06" w:rsidRDefault="00CD5633" w:rsidP="00503E06">
                        <w:pPr>
                          <w:pStyle w:val="NoSpacing"/>
                        </w:pPr>
                        <w:proofErr w:type="spellStart"/>
                        <w:ins w:id="475" w:author="Molly McEvilley" w:date="2023-05-09T15:25:00Z">
                          <w:r>
                            <w:t>DisabilityType</w:t>
                          </w:r>
                        </w:ins>
                        <w:proofErr w:type="spellEnd"/>
                      </w:p>
                      <w:p w14:paraId="5EF4529F" w14:textId="4AC3C8C2" w:rsidR="00503E06" w:rsidRDefault="00CD5633" w:rsidP="00503E06">
                        <w:pPr>
                          <w:pStyle w:val="NoSpacing"/>
                          <w:rPr>
                            <w:ins w:id="476" w:author="Molly McEvilley" w:date="2023-05-09T15:26:00Z"/>
                          </w:rPr>
                        </w:pPr>
                        <w:proofErr w:type="spellStart"/>
                        <w:ins w:id="477" w:author="Molly McEvilley" w:date="2023-05-09T15:25:00Z">
                          <w:r>
                            <w:t>DisabilityRespo</w:t>
                          </w:r>
                        </w:ins>
                        <w:ins w:id="478" w:author="Molly McEvilley" w:date="2023-05-09T15:26:00Z">
                          <w:r w:rsidR="00C911C0">
                            <w:t>nse</w:t>
                          </w:r>
                          <w:proofErr w:type="spellEnd"/>
                        </w:ins>
                      </w:p>
                      <w:p w14:paraId="630BEE47" w14:textId="10D149F5" w:rsidR="00C911C0" w:rsidRDefault="00C911C0" w:rsidP="00503E06">
                        <w:pPr>
                          <w:pStyle w:val="NoSpacing"/>
                        </w:pPr>
                        <w:proofErr w:type="spellStart"/>
                        <w:ins w:id="479" w:author="Molly McEvilley" w:date="2023-05-09T15:26:00Z">
                          <w:r>
                            <w:t>IndefiniteAndImpairs</w:t>
                          </w:r>
                        </w:ins>
                        <w:proofErr w:type="spellEnd"/>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proofErr w:type="spellStart"/>
                              <w:ins w:id="480" w:author="Molly McEvilley" w:date="2023-05-09T15:29:00Z">
                                <w:r>
                                  <w:rPr>
                                    <w:b/>
                                    <w:bCs/>
                                  </w:rPr>
                                  <w:t>hmis_</w:t>
                                </w:r>
                              </w:ins>
                              <w:ins w:id="481" w:author="Molly McEvilley" w:date="2023-05-09T15:24:00Z">
                                <w:r w:rsidR="00503E06">
                                  <w:rPr>
                                    <w:b/>
                                    <w:bCs/>
                                  </w:rPr>
                                  <w:t>Disabilities</w:t>
                                </w:r>
                              </w:ins>
                              <w:proofErr w:type="spellEnd"/>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ins w:id="482" w:author="Molly McEvilley" w:date="2023-05-09T15:29:00Z">
                          <w:r>
                            <w:rPr>
                              <w:b/>
                              <w:bCs/>
                            </w:rPr>
                            <w:t>hmis_</w:t>
                          </w:r>
                        </w:ins>
                        <w:ins w:id="483" w:author="Molly McEvilley" w:date="2023-05-09T15:24:00Z">
                          <w:r w:rsidR="00503E06">
                            <w:rPr>
                              <w:b/>
                              <w:bCs/>
                            </w:rPr>
                            <w:t>Disabilities</w:t>
                          </w:r>
                        </w:ins>
                        <w:proofErr w:type="spellEnd"/>
                      </w:p>
                    </w:txbxContent>
                  </v:textbox>
                </v:shape>
              </w:pict>
            </mc:Fallback>
          </mc:AlternateContent>
        </w:r>
      </w:ins>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484" w:author="Molly McEvilley" w:date="2023-05-09T15:03:00Z">
                                    <w:r w:rsidR="00710FE9">
                                      <w:t>and Ethnicity</w:t>
                                    </w:r>
                                  </w:ins>
                                </w:p>
                                <w:p w14:paraId="6AFF89B9" w14:textId="75107B33" w:rsidR="00004824" w:rsidDel="007A5C73" w:rsidRDefault="00004824" w:rsidP="00DF48A5">
                                  <w:pPr>
                                    <w:pStyle w:val="NoSpacing"/>
                                    <w:rPr>
                                      <w:del w:id="485" w:author="Molly McEvilley" w:date="2023-05-09T15:04:00Z"/>
                                    </w:rPr>
                                  </w:pPr>
                                  <w:del w:id="486" w:author="Molly McEvilley" w:date="2023-05-09T15:04:00Z">
                                    <w:r w:rsidDel="007A5C73">
                                      <w:delText>Ethnicity</w:delText>
                                    </w:r>
                                  </w:del>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rPr>
                                      <w:ins w:id="487" w:author="Molly McEvilley" w:date="2023-05-09T15:10:00Z"/>
                                    </w:rPr>
                                  </w:pPr>
                                  <w:proofErr w:type="spellStart"/>
                                  <w:r>
                                    <w:t>RelationshipToHoH</w:t>
                                  </w:r>
                                  <w:proofErr w:type="spellEnd"/>
                                </w:p>
                                <w:p w14:paraId="74D65090" w14:textId="68BFF8B2" w:rsidR="00D20A0B" w:rsidRDefault="00D20A0B" w:rsidP="00DF48A5">
                                  <w:pPr>
                                    <w:pStyle w:val="NoSpacing"/>
                                  </w:pPr>
                                  <w:proofErr w:type="spellStart"/>
                                  <w:ins w:id="488" w:author="Molly McEvilley" w:date="2023-05-09T15:10:00Z">
                                    <w:r>
                                      <w:t>EnrollmentCoC</w:t>
                                    </w:r>
                                  </w:ins>
                                  <w:proofErr w:type="spellEnd"/>
                                </w:p>
                                <w:p w14:paraId="3966A518" w14:textId="1FEBD73B" w:rsidR="002804E8" w:rsidRDefault="00004824" w:rsidP="00DF48A5">
                                  <w:pPr>
                                    <w:pStyle w:val="NoSpacing"/>
                                    <w:rPr>
                                      <w:ins w:id="489" w:author="Molly McEvilley" w:date="2023-06-30T14:09:00Z"/>
                                    </w:rPr>
                                  </w:pPr>
                                  <w:proofErr w:type="spellStart"/>
                                  <w:r>
                                    <w:t>LivingSituation</w:t>
                                  </w:r>
                                  <w:proofErr w:type="spellEnd"/>
                                </w:p>
                                <w:p w14:paraId="5C2DA627" w14:textId="067E1329" w:rsidR="002804E8" w:rsidRDefault="001A2B50" w:rsidP="00DF48A5">
                                  <w:pPr>
                                    <w:pStyle w:val="NoSpacing"/>
                                  </w:pPr>
                                  <w:proofErr w:type="spellStart"/>
                                  <w:ins w:id="490" w:author="Molly McEvilley" w:date="2023-06-30T14:10:00Z">
                                    <w:r>
                                      <w:t>RentalSubsidyType</w:t>
                                    </w:r>
                                  </w:ins>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491" w:author="Molly McEvilley" w:date="2023-06-30T14:11:00Z"/>
                                    </w:rPr>
                                  </w:pPr>
                                  <w:proofErr w:type="spellStart"/>
                                  <w:ins w:id="492" w:author="Molly McEvilley" w:date="2023-06-30T14:11:00Z">
                                    <w:r>
                                      <w:t>DestinationSubsidyType</w:t>
                                    </w:r>
                                    <w:proofErr w:type="spellEnd"/>
                                  </w:ins>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76B11DB3" w:rsidR="00004824" w:rsidRDefault="00151BE8" w:rsidP="00151BE8">
                                <w:pPr>
                                  <w:pStyle w:val="NoSpacing"/>
                                </w:pPr>
                                <w:proofErr w:type="spellStart"/>
                                <w:ins w:id="493" w:author="Molly McEvilley" w:date="2023-06-30T14:11:00Z">
                                  <w:r>
                                    <w:t>RRHSubType</w:t>
                                  </w:r>
                                </w:ins>
                                <w:del w:id="494" w:author="Molly McEvilley" w:date="2023-06-30T14:11:00Z">
                                  <w:r w:rsidR="00004824" w:rsidDel="00151BE8">
                                    <w:delText>Tracking</w:delText>
                                  </w:r>
                                </w:del>
                                <w:r w:rsidR="00004824">
                                  <w:t>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495" w:author="Molly McEvilley" w:date="2023-05-09T15:03:00Z">
                              <w:r w:rsidR="00710FE9">
                                <w:t>and Ethnicity</w:t>
                              </w:r>
                            </w:ins>
                          </w:p>
                          <w:p w14:paraId="6AFF89B9" w14:textId="75107B33" w:rsidR="00004824" w:rsidDel="007A5C73" w:rsidRDefault="00004824" w:rsidP="00DF48A5">
                            <w:pPr>
                              <w:pStyle w:val="NoSpacing"/>
                              <w:rPr>
                                <w:del w:id="496" w:author="Molly McEvilley" w:date="2023-05-09T15:04:00Z"/>
                              </w:rPr>
                            </w:pPr>
                            <w:del w:id="497" w:author="Molly McEvilley" w:date="2023-05-09T15:04:00Z">
                              <w:r w:rsidDel="007A5C73">
                                <w:delText>Ethnicity</w:delText>
                              </w:r>
                            </w:del>
                          </w:p>
                          <w:p w14:paraId="16DAE988" w14:textId="3F36749D" w:rsidR="00004824" w:rsidRDefault="00004824" w:rsidP="00DF48A5">
                            <w:pPr>
                              <w:pStyle w:val="NoSpacing"/>
                            </w:pPr>
                            <w:proofErr w:type="spellStart"/>
                            <w:r>
                              <w:t>VeteranStatus</w:t>
                            </w:r>
                            <w:proofErr w:type="spellEnd"/>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rPr>
                                <w:ins w:id="498" w:author="Molly McEvilley" w:date="2023-05-09T15:10:00Z"/>
                              </w:rPr>
                            </w:pPr>
                            <w:proofErr w:type="spellStart"/>
                            <w:r>
                              <w:t>RelationshipToHoH</w:t>
                            </w:r>
                            <w:proofErr w:type="spellEnd"/>
                          </w:p>
                          <w:p w14:paraId="74D65090" w14:textId="68BFF8B2" w:rsidR="00D20A0B" w:rsidRDefault="00D20A0B" w:rsidP="00DF48A5">
                            <w:pPr>
                              <w:pStyle w:val="NoSpacing"/>
                            </w:pPr>
                            <w:proofErr w:type="spellStart"/>
                            <w:ins w:id="499" w:author="Molly McEvilley" w:date="2023-05-09T15:10:00Z">
                              <w:r>
                                <w:t>EnrollmentCoC</w:t>
                              </w:r>
                            </w:ins>
                            <w:proofErr w:type="spellEnd"/>
                          </w:p>
                          <w:p w14:paraId="3966A518" w14:textId="1FEBD73B" w:rsidR="002804E8" w:rsidRDefault="00004824" w:rsidP="00DF48A5">
                            <w:pPr>
                              <w:pStyle w:val="NoSpacing"/>
                              <w:rPr>
                                <w:ins w:id="500" w:author="Molly McEvilley" w:date="2023-06-30T14:09:00Z"/>
                              </w:rPr>
                            </w:pPr>
                            <w:proofErr w:type="spellStart"/>
                            <w:r>
                              <w:t>LivingSituation</w:t>
                            </w:r>
                            <w:proofErr w:type="spellEnd"/>
                          </w:p>
                          <w:p w14:paraId="5C2DA627" w14:textId="067E1329" w:rsidR="002804E8" w:rsidRDefault="001A2B50" w:rsidP="00DF48A5">
                            <w:pPr>
                              <w:pStyle w:val="NoSpacing"/>
                            </w:pPr>
                            <w:proofErr w:type="spellStart"/>
                            <w:ins w:id="501" w:author="Molly McEvilley" w:date="2023-06-30T14:10:00Z">
                              <w:r>
                                <w:t>RentalSubsidyType</w:t>
                              </w:r>
                            </w:ins>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02" w:author="Molly McEvilley" w:date="2023-06-30T14:11:00Z"/>
                              </w:rPr>
                            </w:pPr>
                            <w:proofErr w:type="spellStart"/>
                            <w:ins w:id="503" w:author="Molly McEvilley" w:date="2023-06-30T14:11:00Z">
                              <w:r>
                                <w:t>DestinationSubsidyType</w:t>
                              </w:r>
                              <w:proofErr w:type="spellEnd"/>
                            </w:ins>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76B11DB3" w:rsidR="00004824" w:rsidRDefault="00151BE8" w:rsidP="00151BE8">
                          <w:pPr>
                            <w:pStyle w:val="NoSpacing"/>
                          </w:pPr>
                          <w:proofErr w:type="spellStart"/>
                          <w:ins w:id="504" w:author="Molly McEvilley" w:date="2023-06-30T14:11:00Z">
                            <w:r>
                              <w:t>RRHSubType</w:t>
                            </w:r>
                          </w:ins>
                          <w:del w:id="505" w:author="Molly McEvilley" w:date="2023-06-30T14:11:00Z">
                            <w:r w:rsidR="00004824" w:rsidDel="00151BE8">
                              <w:delText>Tracking</w:delText>
                            </w:r>
                          </w:del>
                          <w:r w:rsidR="00004824">
                            <w:t>Method</w:t>
                          </w:r>
                          <w:proofErr w:type="spellEnd"/>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ins w:id="506" w:author="Genelle Denzin" w:date="2023-07-08T12:41:00Z">
        <w:r w:rsidR="2100ADEB">
          <w:t>the identification</w:t>
        </w:r>
      </w:ins>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r w:rsidR="008355C0" w:rsidRPr="008355C0">
        <w:rPr>
          <w:rFonts w:cstheme="minorHAnsi"/>
          <w:u w:val="words"/>
        </w:rPr>
        <w:t>LookbackDate</w:t>
      </w:r>
      <w:proofErr w:type="spellEnd"/>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CFCCCE3"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49FCFE86">
        <w:rPr>
          <w:i/>
          <w:iCs/>
        </w:rPr>
        <w:t>HouseholdID</w:t>
      </w:r>
      <w:proofErr w:type="spellEnd"/>
      <w:r>
        <w:t xml:space="preserve"> with columns for frequently</w:t>
      </w:r>
      <w:del w:id="507" w:author="Genelle Denzin" w:date="2023-07-08T12:43:00Z">
        <w:r w:rsidDel="00DF48A5">
          <w:delText>-</w:delText>
        </w:r>
      </w:del>
      <w:ins w:id="508" w:author="Genelle Denzin" w:date="2023-07-08T12:43:00Z">
        <w:r w:rsidR="2E9A4043">
          <w:t xml:space="preserve"> </w:t>
        </w:r>
      </w:ins>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49FCFE86">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ins w:id="509" w:author="Molly McEvilley" w:date="2023-07-17T04:08:00Z">
        <w:r>
          <w:rPr>
            <w:noProof/>
          </w:rPr>
          <mc:AlternateContent>
            <mc:Choice Requires="wps">
              <w:drawing>
                <wp:anchor distT="0" distB="0" distL="114300" distR="114300" simplePos="0" relativeHeight="251660311"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029BFFD8" w:rsidR="0077577D" w:rsidRDefault="0077577D" w:rsidP="0077577D">
                              <w:pPr>
                                <w:pStyle w:val="Style3"/>
                              </w:pPr>
                              <w:proofErr w:type="spellStart"/>
                              <w:r>
                                <w:t>hmis_</w:t>
                              </w:r>
                              <w:del w:id="510" w:author="Molly McEvilley" w:date="2023-07-17T04:08:00Z">
                                <w:r w:rsidDel="0077577D">
                                  <w:delText>Enrollment</w:delText>
                                </w:r>
                              </w:del>
                              <w:ins w:id="511" w:author="Molly McEvilley" w:date="2023-07-17T04:08:00Z">
                                <w:r>
                                  <w:t>Client</w:t>
                                </w:r>
                              </w:ins>
                              <w:proofErr w:type="spellEnd"/>
                            </w:p>
                          </w:txbxContent>
                        </wps:txbx>
                        <wps:bodyPr rot="0" vert="horz" wrap="square" lIns="0" tIns="0" rIns="0" bIns="0" anchor="ctr" anchorCtr="0" upright="1">
                          <a:noAutofit/>
                        </wps:bodyPr>
                      </wps:wsp>
                    </a:graphicData>
                  </a:graphic>
                </wp:anchor>
              </w:drawing>
            </mc:Choice>
            <mc:Fallback>
              <w:pict>
                <v:shape w14:anchorId="7BAFF6B8" id="AutoShape 11" o:spid="_x0000_s1072" type="#_x0000_t132" style="position:absolute;left:0;text-align:left;margin-left:294.7pt;margin-top:266.75pt;width:90.75pt;height:24.9pt;z-index:251660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029BFFD8" w:rsidR="0077577D" w:rsidRDefault="0077577D" w:rsidP="0077577D">
                        <w:pPr>
                          <w:pStyle w:val="Style3"/>
                        </w:pPr>
                        <w:proofErr w:type="spellStart"/>
                        <w:r>
                          <w:t>hmis_</w:t>
                        </w:r>
                        <w:del w:id="512" w:author="Molly McEvilley" w:date="2023-07-17T04:08:00Z">
                          <w:r w:rsidDel="0077577D">
                            <w:delText>Enrollment</w:delText>
                          </w:r>
                        </w:del>
                        <w:ins w:id="513" w:author="Molly McEvilley" w:date="2023-07-17T04:08:00Z">
                          <w:r>
                            <w:t>Client</w:t>
                          </w:r>
                        </w:ins>
                        <w:proofErr w:type="spellEnd"/>
                      </w:p>
                    </w:txbxContent>
                  </v:textbox>
                </v:shape>
              </w:pict>
            </mc:Fallback>
          </mc:AlternateContent>
        </w:r>
      </w:ins>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proofErr w:type="spellStart"/>
                                <w:ins w:id="514" w:author="Molly McEvilley" w:date="2023-05-09T15:40:00Z">
                                  <w:r>
                                    <w:t>hmis_Disabilities</w:t>
                                  </w:r>
                                </w:ins>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 xml:space="preserve">Get cohort start/end </w:t>
                              </w:r>
                              <w:proofErr w:type="gramStart"/>
                              <w:r>
                                <w:t>dates</w:t>
                              </w:r>
                              <w:proofErr w:type="gramEnd"/>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 xml:space="preserve">Set household </w:t>
                              </w:r>
                              <w:proofErr w:type="gramStart"/>
                              <w:r>
                                <w:t>types</w:t>
                              </w:r>
                              <w:proofErr w:type="gramEnd"/>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ins w:id="515" w:author="Molly McEvilley" w:date="2023-05-09T15:40:00Z">
                            <w:r>
                              <w:t>hmis_Disabilities</w:t>
                            </w:r>
                          </w:ins>
                          <w:proofErr w:type="spellEnd"/>
                        </w:p>
                      </w:txbxContent>
                    </v:textbox>
                  </v:shape>
                  <v:shape 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 xml:space="preserve">Get cohort start/end </w:t>
                        </w:r>
                        <w:proofErr w:type="gramStart"/>
                        <w:r>
                          <w:t>dates</w:t>
                        </w:r>
                        <w:proofErr w:type="gramEnd"/>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 xml:space="preserve">Set household </w:t>
                        </w:r>
                        <w:proofErr w:type="gramStart"/>
                        <w:r>
                          <w:t>types</w:t>
                        </w:r>
                        <w:proofErr w:type="gramEnd"/>
                      </w:p>
                    </w:txbxContent>
                  </v:textbox>
                </v:shape>
                <w10:anchorlock/>
              </v:group>
            </w:pict>
          </mc:Fallback>
        </mc:AlternateContent>
      </w:r>
    </w:p>
    <w:p w14:paraId="17D890F5" w14:textId="166C5BF2" w:rsidR="008E455B" w:rsidRDefault="008E455B" w:rsidP="00DE4A2E">
      <w:pPr>
        <w:pStyle w:val="Heading2"/>
      </w:pPr>
      <w:bookmarkStart w:id="516" w:name="_Report_Parameters"/>
      <w:bookmarkStart w:id="517" w:name="_Report_Parameters_and"/>
      <w:bookmarkStart w:id="518" w:name="_Toc497116396"/>
      <w:bookmarkStart w:id="519" w:name="_Toc498527188"/>
      <w:bookmarkStart w:id="520" w:name="_Toc499543979"/>
      <w:bookmarkStart w:id="521" w:name="_Toc37849746"/>
      <w:bookmarkStart w:id="522" w:name="_Toc140489791"/>
      <w:bookmarkStart w:id="523" w:name="_Toc498527190"/>
      <w:bookmarkEnd w:id="516"/>
      <w:bookmarkEnd w:id="517"/>
      <w:r w:rsidRPr="00107D01">
        <w:lastRenderedPageBreak/>
        <w:t>Report Parameters</w:t>
      </w:r>
      <w:bookmarkEnd w:id="518"/>
      <w:bookmarkEnd w:id="519"/>
      <w:bookmarkEnd w:id="520"/>
      <w:r w:rsidR="00E14C44">
        <w:t xml:space="preserve"> </w:t>
      </w:r>
      <w:r w:rsidR="00D87EAD">
        <w:t xml:space="preserve">and Metadata </w:t>
      </w:r>
      <w:r w:rsidR="00E14928">
        <w:t>(</w:t>
      </w:r>
      <w:proofErr w:type="spellStart"/>
      <w:r w:rsidR="00E14928">
        <w:t>lsa_Report</w:t>
      </w:r>
      <w:proofErr w:type="spellEnd"/>
      <w:r w:rsidR="00E14928">
        <w:t>)</w:t>
      </w:r>
      <w:bookmarkEnd w:id="521"/>
      <w:bookmarkEnd w:id="522"/>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E764406" w14:textId="678EFE9A" w:rsidR="008E455B" w:rsidRDefault="008E455B" w:rsidP="00DE4A2E">
      <w:r w:rsidRPr="00655B0F">
        <w:rPr>
          <w:b/>
        </w:rPr>
        <w:t>Report Start Date</w:t>
      </w:r>
      <w:r w:rsidRPr="00A6067F">
        <w:t xml:space="preserve"> </w:t>
      </w:r>
      <w:r w:rsidR="00250624">
        <w:t>(</w:t>
      </w:r>
      <w:proofErr w:type="spellStart"/>
      <w:r w:rsidR="00250624" w:rsidRPr="007562D9">
        <w:rPr>
          <w:u w:val="single"/>
        </w:rPr>
        <w:t>ReportStart</w:t>
      </w:r>
      <w:proofErr w:type="spellEnd"/>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1A4AF7DA" w:rsidR="008E455B" w:rsidRPr="00A6067F" w:rsidRDefault="008E455B" w:rsidP="00094BE2">
      <w:r w:rsidRPr="00655B0F">
        <w:rPr>
          <w:b/>
        </w:rPr>
        <w:t>Report End Date</w:t>
      </w:r>
      <w:r w:rsidRPr="00A6067F">
        <w:t xml:space="preserve"> </w:t>
      </w:r>
      <w:r w:rsidR="00250624">
        <w:t>(</w:t>
      </w:r>
      <w:proofErr w:type="spellStart"/>
      <w:r w:rsidR="00250624" w:rsidRPr="00146368">
        <w:rPr>
          <w:u w:val="single"/>
        </w:rPr>
        <w:t>ReportEnd</w:t>
      </w:r>
      <w:proofErr w:type="spellEnd"/>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proofErr w:type="spellStart"/>
      <w:r w:rsidR="00A72EB5" w:rsidRPr="49FCFE86">
        <w:rPr>
          <w:u w:val="single"/>
        </w:rPr>
        <w:t>ReportStart</w:t>
      </w:r>
      <w:proofErr w:type="spellEnd"/>
      <w:r w:rsidR="004873DC">
        <w:t xml:space="preserve">. </w:t>
      </w:r>
      <w:r>
        <w:t>However, since t</w:t>
      </w:r>
      <w:r w:rsidR="008E455B">
        <w:t xml:space="preserve">he </w:t>
      </w:r>
      <w:r w:rsidR="0002698D">
        <w:t>LSA</w:t>
      </w:r>
      <w:r w:rsidR="008E455B">
        <w:t xml:space="preserve"> is </w:t>
      </w:r>
      <w:proofErr w:type="gramStart"/>
      <w:r w:rsidR="008E455B">
        <w:t>resource-intensive</w:t>
      </w:r>
      <w:proofErr w:type="gramEnd"/>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proofErr w:type="spellStart"/>
      <w:r w:rsidRPr="49FCFE86">
        <w:rPr>
          <w:u w:val="single"/>
        </w:rPr>
        <w:t>ReportStart</w:t>
      </w:r>
      <w:proofErr w:type="spellEnd"/>
      <w:r>
        <w:t xml:space="preserve"> and </w:t>
      </w:r>
      <w:proofErr w:type="spellStart"/>
      <w:r w:rsidR="00816E1E" w:rsidRPr="49FCFE86">
        <w:rPr>
          <w:u w:val="single"/>
        </w:rPr>
        <w:t>ReportEnd</w:t>
      </w:r>
      <w:proofErr w:type="spellEnd"/>
      <w:r w:rsidR="00816E1E">
        <w:t>, inclusive of those two dates</w:t>
      </w:r>
      <w:r>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524" w:name="_Hlk490711189"/>
      <w:r w:rsidRPr="00A6067F">
        <w:t xml:space="preserve">The HUD-assigned code identifying the continuum for which the </w:t>
      </w:r>
      <w:r w:rsidR="0002698D" w:rsidRPr="00A6067F">
        <w:t>LSA</w:t>
      </w:r>
      <w:r w:rsidRPr="00A6067F">
        <w:t xml:space="preserve"> is being produced</w:t>
      </w:r>
      <w:bookmarkEnd w:id="524"/>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2DC692A" w:rsidR="00DB54BE" w:rsidRDefault="00DB54BE" w:rsidP="0030608E">
      <w:pPr>
        <w:pStyle w:val="ListParagraph"/>
        <w:numPr>
          <w:ilvl w:val="5"/>
          <w:numId w:val="68"/>
        </w:numPr>
      </w:pPr>
      <w:r w:rsidRPr="00A6067F">
        <w:t xml:space="preserve">ES, SH, TH, RRH, and PSH projects </w:t>
      </w:r>
      <w:r>
        <w:t>(</w:t>
      </w:r>
      <w:proofErr w:type="spellStart"/>
      <w:r w:rsidRPr="00B678E4">
        <w:rPr>
          <w:i/>
          <w:iCs/>
        </w:rPr>
        <w:t>ProjectType</w:t>
      </w:r>
      <w:proofErr w:type="spellEnd"/>
      <w:r>
        <w:t xml:space="preserve"> in (1,2,3,8,13)</w:t>
      </w:r>
      <w:r w:rsidR="000D2E31">
        <w:t>)</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49FCFE86">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49FCFE86">
        <w:rPr>
          <w:b/>
          <w:bCs/>
        </w:rPr>
        <w:t>SoftwareVendor</w:t>
      </w:r>
      <w:proofErr w:type="spellEnd"/>
      <w:r>
        <w:t xml:space="preserve"> and </w:t>
      </w:r>
      <w:proofErr w:type="spellStart"/>
      <w:r w:rsidRPr="49FCFE86">
        <w:rPr>
          <w:b/>
          <w:bCs/>
        </w:rPr>
        <w:t>SoftwareName</w:t>
      </w:r>
      <w:proofErr w:type="spellEnd"/>
      <w:r>
        <w:t xml:space="preserve"> must be </w:t>
      </w:r>
      <w:proofErr w:type="gramStart"/>
      <w:r>
        <w:t>hard-coded</w:t>
      </w:r>
      <w:proofErr w:type="gramEnd"/>
      <w:r>
        <w:t xml:space="preserve"> to ensure that the values are consistent across all HMIS implementations</w:t>
      </w:r>
      <w:r w:rsidR="004873DC">
        <w:t xml:space="preserve">. </w:t>
      </w:r>
      <w:r>
        <w:t>Both</w:t>
      </w:r>
      <w:del w:id="525" w:author="Genelle Denzin" w:date="2023-07-08T12:51:00Z">
        <w:r w:rsidDel="00E17D6D">
          <w:delText xml:space="preserve"> </w:delText>
        </w:r>
      </w:del>
      <w:del w:id="526" w:author="Genelle Denzin" w:date="2023-07-08T12:50:00Z">
        <w:r w:rsidDel="00E17D6D">
          <w:delText xml:space="preserve">of </w:delText>
        </w:r>
      </w:del>
      <w:del w:id="527" w:author="Genelle Denzin" w:date="2023-07-08T12:51:00Z">
        <w:r w:rsidDel="00E17D6D">
          <w:delText>these</w:delText>
        </w:r>
      </w:del>
      <w:r>
        <w:t xml:space="preserve"> columns are strings; they may not exceed 50 characters and may not include any of the following: &lt; &gt; </w:t>
      </w:r>
      <w:proofErr w:type="gramStart"/>
      <w:r>
        <w:t>[ ]</w:t>
      </w:r>
      <w:proofErr w:type="gramEnd"/>
      <w:r>
        <w:t xml:space="preserve"> { }.</w:t>
      </w:r>
    </w:p>
    <w:p w14:paraId="4154A76E" w14:textId="77777777" w:rsidR="00E17D6D" w:rsidRPr="009336C4" w:rsidRDefault="00E17D6D" w:rsidP="00E17D6D">
      <w:pPr>
        <w:pStyle w:val="Heading4"/>
      </w:pPr>
      <w:proofErr w:type="spellStart"/>
      <w:r>
        <w:t>VendorContact</w:t>
      </w:r>
      <w:proofErr w:type="spellEnd"/>
      <w:r>
        <w:t xml:space="preserve"> and </w:t>
      </w:r>
      <w:proofErr w:type="spellStart"/>
      <w:r>
        <w:t>VendorEmail</w:t>
      </w:r>
      <w:proofErr w:type="spellEnd"/>
    </w:p>
    <w:p w14:paraId="31818923" w14:textId="4002E504" w:rsidR="00E17D6D" w:rsidRPr="00441A5A" w:rsidRDefault="00E17D6D" w:rsidP="00E17D6D">
      <w:r>
        <w:t xml:space="preserve">Vendors may elect to provide contact information or to populate these columns with ‘n/a.’ In either case, </w:t>
      </w:r>
      <w:proofErr w:type="spellStart"/>
      <w:r w:rsidRPr="49FCFE86">
        <w:rPr>
          <w:b/>
          <w:bCs/>
        </w:rPr>
        <w:t>VendorContact</w:t>
      </w:r>
      <w:proofErr w:type="spellEnd"/>
      <w:r>
        <w:t xml:space="preserve"> and </w:t>
      </w:r>
      <w:proofErr w:type="spellStart"/>
      <w:r w:rsidRPr="49FCFE86">
        <w:rPr>
          <w:b/>
          <w:bCs/>
        </w:rPr>
        <w:t>VendorEmail</w:t>
      </w:r>
      <w:proofErr w:type="spellEnd"/>
      <w:r>
        <w:t xml:space="preserve"> must be </w:t>
      </w:r>
      <w:proofErr w:type="gramStart"/>
      <w:r>
        <w:t>hard-coded</w:t>
      </w:r>
      <w:proofErr w:type="gramEnd"/>
      <w:r>
        <w:t xml:space="preserve"> by the vendor</w:t>
      </w:r>
      <w:r w:rsidR="004873DC">
        <w:t xml:space="preserve">. </w:t>
      </w:r>
      <w:r>
        <w:t xml:space="preserve">Both </w:t>
      </w:r>
      <w:del w:id="528" w:author="Genelle Denzin" w:date="2023-07-08T12:52:00Z">
        <w:r w:rsidDel="00E17D6D">
          <w:delText xml:space="preserve">of these </w:delText>
        </w:r>
      </w:del>
      <w:r>
        <w:t xml:space="preserve">columns are strings; they may not exceed 50 characters and may not include any of the following: &lt; &gt; </w:t>
      </w:r>
      <w:proofErr w:type="gramStart"/>
      <w:r>
        <w:t>[ ]</w:t>
      </w:r>
      <w:proofErr w:type="gramEnd"/>
      <w:r>
        <w:t xml:space="preserve"> { }.</w:t>
      </w:r>
    </w:p>
    <w:p w14:paraId="66B70168" w14:textId="2360660E" w:rsidR="000E55E6" w:rsidRDefault="000E55E6" w:rsidP="000E55E6">
      <w:pPr>
        <w:pStyle w:val="Heading2"/>
        <w:ind w:left="900" w:hanging="900"/>
      </w:pPr>
      <w:bookmarkStart w:id="529" w:name="_HMIS_Data_Elements"/>
      <w:bookmarkStart w:id="530" w:name="_Toc37849747"/>
      <w:bookmarkStart w:id="531" w:name="_Toc140489792"/>
      <w:bookmarkEnd w:id="523"/>
      <w:bookmarkEnd w:id="529"/>
      <w:r>
        <w:t xml:space="preserve">LSA Reporting Cohorts </w:t>
      </w:r>
      <w:r w:rsidR="00E14928">
        <w:t>and Dates (</w:t>
      </w:r>
      <w:proofErr w:type="spellStart"/>
      <w:r w:rsidR="00E14928">
        <w:t>tlsa_CohortDates</w:t>
      </w:r>
      <w:proofErr w:type="spellEnd"/>
      <w:r w:rsidR="00E14928">
        <w:t>)</w:t>
      </w:r>
      <w:bookmarkEnd w:id="530"/>
      <w:bookmarkEnd w:id="531"/>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proofErr w:type="spellStart"/>
      <w:r>
        <w:t>Were</w:t>
      </w:r>
      <w:proofErr w:type="spellEnd"/>
      <w:r>
        <w:t xml:space="preserv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532" w:name="_HMIS_Household_Enrollments"/>
      <w:bookmarkStart w:id="533" w:name="_Toc37849748"/>
      <w:bookmarkStart w:id="534" w:name="_Toc140489793"/>
      <w:bookmarkEnd w:id="532"/>
      <w:r>
        <w:lastRenderedPageBreak/>
        <w:t>HMIS Household Enrollments (</w:t>
      </w:r>
      <w:proofErr w:type="spellStart"/>
      <w:r>
        <w:t>tlsa_HHID</w:t>
      </w:r>
      <w:proofErr w:type="spellEnd"/>
      <w:r>
        <w:t>)</w:t>
      </w:r>
      <w:bookmarkEnd w:id="533"/>
      <w:bookmarkEnd w:id="534"/>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proofErr w:type="spellStart"/>
            <w:r>
              <w:rPr>
                <w:b/>
                <w:bCs/>
              </w:rPr>
              <w:t>hmis</w:t>
            </w:r>
            <w:r w:rsidRPr="00C032F4">
              <w:rPr>
                <w:b/>
                <w:bCs/>
              </w:rPr>
              <w:t>_</w:t>
            </w:r>
            <w:r>
              <w:rPr>
                <w:b/>
                <w:bCs/>
              </w:rPr>
              <w:t>Organization</w:t>
            </w:r>
            <w:proofErr w:type="spellEnd"/>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proofErr w:type="spellStart"/>
            <w:r>
              <w:t>VictimServiceProvider</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E13DA2" w14:paraId="233E2EC4" w14:textId="77777777" w:rsidTr="0084349D">
        <w:trPr>
          <w:cantSplit/>
          <w:trHeight w:val="216"/>
          <w:ins w:id="535" w:author="Molly McEvilley" w:date="2023-05-09T15:42:00Z"/>
        </w:trPr>
        <w:tc>
          <w:tcPr>
            <w:tcW w:w="9355" w:type="dxa"/>
          </w:tcPr>
          <w:p w14:paraId="61C6D09E" w14:textId="7344D674" w:rsidR="00E13DA2" w:rsidRPr="00C032F4" w:rsidRDefault="00E13DA2" w:rsidP="0084349D">
            <w:pPr>
              <w:pStyle w:val="NoSpacing"/>
              <w:rPr>
                <w:ins w:id="536" w:author="Molly McEvilley" w:date="2023-05-09T15:42:00Z"/>
              </w:rPr>
            </w:pPr>
            <w:proofErr w:type="spellStart"/>
            <w:ins w:id="537" w:author="Molly McEvilley" w:date="2023-05-09T15:42:00Z">
              <w:r>
                <w:t>RRHSubType</w:t>
              </w:r>
              <w:proofErr w:type="spellEnd"/>
            </w:ins>
          </w:p>
        </w:tc>
      </w:tr>
      <w:tr w:rsidR="006C6FFA" w:rsidDel="00350E9D" w14:paraId="44BFCA6B" w14:textId="1B73A86A" w:rsidTr="0084349D">
        <w:trPr>
          <w:cantSplit/>
          <w:trHeight w:val="216"/>
          <w:del w:id="538" w:author="Molly McEvilley" w:date="2023-05-09T14:56:00Z"/>
        </w:trPr>
        <w:tc>
          <w:tcPr>
            <w:tcW w:w="9355" w:type="dxa"/>
          </w:tcPr>
          <w:p w14:paraId="6D35D1D5" w14:textId="29ED9B83" w:rsidR="006C6FFA" w:rsidRPr="00C032F4" w:rsidDel="00350E9D" w:rsidRDefault="006C6FFA" w:rsidP="0084349D">
            <w:pPr>
              <w:pStyle w:val="NoSpacing"/>
              <w:rPr>
                <w:del w:id="539" w:author="Molly McEvilley" w:date="2023-05-09T14:56:00Z"/>
              </w:rPr>
            </w:pPr>
            <w:del w:id="540" w:author="Molly McEvilley" w:date="2023-05-09T14:56:00Z">
              <w:r w:rsidDel="00350E9D">
                <w:delText>HMISParticipatingProject</w:delText>
              </w:r>
            </w:del>
          </w:p>
        </w:tc>
      </w:tr>
      <w:tr w:rsidR="00D27CF7" w:rsidDel="00350E9D" w14:paraId="5AACE2CB" w14:textId="7CE9E3B0" w:rsidTr="0084349D">
        <w:trPr>
          <w:cantSplit/>
          <w:trHeight w:val="216"/>
          <w:del w:id="541" w:author="Molly McEvilley" w:date="2023-05-09T14:56:00Z"/>
        </w:trPr>
        <w:tc>
          <w:tcPr>
            <w:tcW w:w="9355" w:type="dxa"/>
          </w:tcPr>
          <w:p w14:paraId="3D074348" w14:textId="7D63E8E0" w:rsidR="00D27CF7" w:rsidRPr="00C032F4" w:rsidDel="00350E9D" w:rsidRDefault="00D27CF7" w:rsidP="0084349D">
            <w:pPr>
              <w:pStyle w:val="NoSpacing"/>
              <w:rPr>
                <w:del w:id="542" w:author="Molly McEvilley" w:date="2023-05-09T14:56:00Z"/>
              </w:rPr>
            </w:pPr>
            <w:del w:id="543" w:author="Molly McEvilley" w:date="2023-05-09T14:56:00Z">
              <w:r w:rsidRPr="00C032F4" w:rsidDel="00350E9D">
                <w:delText>TrackingMethod</w:delText>
              </w:r>
            </w:del>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t>OperatingEndDate</w:t>
            </w:r>
            <w:proofErr w:type="spellEnd"/>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A63884" w14:paraId="00A19B89" w14:textId="77777777" w:rsidTr="0084349D">
        <w:trPr>
          <w:cantSplit/>
          <w:trHeight w:val="216"/>
          <w:ins w:id="544" w:author="Molly McEvilley" w:date="2023-05-09T15:43:00Z"/>
        </w:trPr>
        <w:tc>
          <w:tcPr>
            <w:tcW w:w="9355" w:type="dxa"/>
          </w:tcPr>
          <w:p w14:paraId="5E125707" w14:textId="616271B7" w:rsidR="00A63884" w:rsidRPr="00C032F4" w:rsidRDefault="00A63884" w:rsidP="0084349D">
            <w:pPr>
              <w:pStyle w:val="NoSpacing"/>
              <w:rPr>
                <w:ins w:id="545" w:author="Molly McEvilley" w:date="2023-05-09T15:43:00Z"/>
              </w:rPr>
            </w:pPr>
            <w:proofErr w:type="spellStart"/>
            <w:ins w:id="546" w:author="Molly McEvilley" w:date="2023-05-09T15:43:00Z">
              <w:r>
                <w:t>EnrollmentCoC</w:t>
              </w:r>
              <w:proofErr w:type="spellEnd"/>
            </w:ins>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rsidDel="00A63884" w14:paraId="7C5449EE" w14:textId="3AC0088A" w:rsidTr="0084349D">
        <w:trPr>
          <w:cantSplit/>
          <w:trHeight w:val="197"/>
          <w:del w:id="547" w:author="Molly McEvilley" w:date="2023-05-09T15:43:00Z"/>
        </w:trPr>
        <w:tc>
          <w:tcPr>
            <w:tcW w:w="9355" w:type="dxa"/>
            <w:shd w:val="clear" w:color="auto" w:fill="EEECE1" w:themeFill="background2"/>
          </w:tcPr>
          <w:p w14:paraId="2779879D" w14:textId="62C1AABD" w:rsidR="00D27CF7" w:rsidRPr="00C032F4" w:rsidDel="00A63884" w:rsidRDefault="00D27CF7" w:rsidP="0084349D">
            <w:pPr>
              <w:pStyle w:val="NoSpacing"/>
              <w:rPr>
                <w:del w:id="548" w:author="Molly McEvilley" w:date="2023-05-09T15:43:00Z"/>
                <w:b/>
                <w:bCs/>
              </w:rPr>
            </w:pPr>
            <w:del w:id="549" w:author="Molly McEvilley" w:date="2023-05-09T15:43:00Z">
              <w:r w:rsidRPr="00C032F4" w:rsidDel="00A63884">
                <w:rPr>
                  <w:b/>
                  <w:bCs/>
                </w:rPr>
                <w:delText>hmis_EnrollmentCoC</w:delText>
              </w:r>
            </w:del>
          </w:p>
        </w:tc>
      </w:tr>
      <w:tr w:rsidR="00D27CF7" w:rsidDel="00A63884" w14:paraId="01483F5C" w14:textId="72FAF794" w:rsidTr="0084349D">
        <w:trPr>
          <w:cantSplit/>
          <w:trHeight w:val="216"/>
          <w:del w:id="550" w:author="Molly McEvilley" w:date="2023-05-09T15:43:00Z"/>
        </w:trPr>
        <w:tc>
          <w:tcPr>
            <w:tcW w:w="9355" w:type="dxa"/>
          </w:tcPr>
          <w:p w14:paraId="48A51CA2" w14:textId="4BB17C50" w:rsidR="00D27CF7" w:rsidRPr="00C032F4" w:rsidDel="00A63884" w:rsidRDefault="00D27CF7" w:rsidP="0084349D">
            <w:pPr>
              <w:pStyle w:val="NoSpacing"/>
              <w:rPr>
                <w:del w:id="551" w:author="Molly McEvilley" w:date="2023-05-09T15:43:00Z"/>
              </w:rPr>
            </w:pPr>
            <w:del w:id="552" w:author="Molly McEvilley" w:date="2023-05-09T15:43:00Z">
              <w:r w:rsidRPr="00C032F4" w:rsidDel="00A63884">
                <w:delText>EnrollmentID</w:delText>
              </w:r>
            </w:del>
          </w:p>
        </w:tc>
      </w:tr>
      <w:tr w:rsidR="00D27CF7" w:rsidDel="00A63884" w14:paraId="3850D04F" w14:textId="7D0959D0" w:rsidTr="0084349D">
        <w:trPr>
          <w:cantSplit/>
          <w:trHeight w:val="216"/>
          <w:del w:id="553" w:author="Molly McEvilley" w:date="2023-05-09T15:43:00Z"/>
        </w:trPr>
        <w:tc>
          <w:tcPr>
            <w:tcW w:w="9355" w:type="dxa"/>
          </w:tcPr>
          <w:p w14:paraId="4BB34AFE" w14:textId="07986939" w:rsidR="00D27CF7" w:rsidRPr="00C032F4" w:rsidDel="00A63884" w:rsidRDefault="00D27CF7" w:rsidP="0084349D">
            <w:pPr>
              <w:pStyle w:val="NoSpacing"/>
              <w:rPr>
                <w:del w:id="554" w:author="Molly McEvilley" w:date="2023-05-09T15:43:00Z"/>
              </w:rPr>
            </w:pPr>
            <w:del w:id="555" w:author="Molly McEvilley" w:date="2023-05-09T15:43:00Z">
              <w:r w:rsidRPr="00C032F4" w:rsidDel="00A63884">
                <w:delText>InformationDate</w:delText>
              </w:r>
            </w:del>
          </w:p>
        </w:tc>
      </w:tr>
      <w:tr w:rsidR="00D27CF7" w:rsidDel="00A63884" w14:paraId="2FB82EBC" w14:textId="74559A1D" w:rsidTr="0084349D">
        <w:trPr>
          <w:cantSplit/>
          <w:trHeight w:val="216"/>
          <w:del w:id="556" w:author="Molly McEvilley" w:date="2023-05-09T15:43:00Z"/>
        </w:trPr>
        <w:tc>
          <w:tcPr>
            <w:tcW w:w="9355" w:type="dxa"/>
          </w:tcPr>
          <w:p w14:paraId="0F544A6F" w14:textId="031C6B86" w:rsidR="00D27CF7" w:rsidRPr="00C032F4" w:rsidDel="00A63884" w:rsidRDefault="00D27CF7" w:rsidP="0084349D">
            <w:pPr>
              <w:pStyle w:val="NoSpacing"/>
              <w:rPr>
                <w:del w:id="557" w:author="Molly McEvilley" w:date="2023-05-09T15:43:00Z"/>
              </w:rPr>
            </w:pPr>
            <w:del w:id="558" w:author="Molly McEvilley" w:date="2023-05-09T15:43:00Z">
              <w:r w:rsidRPr="00C032F4" w:rsidDel="00A63884">
                <w:delText>CoCCode</w:delText>
              </w:r>
            </w:del>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lastRenderedPageBreak/>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33E0D2E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r w:rsidR="006C4206">
              <w:rPr>
                <w:rFonts w:cstheme="minorHAnsi"/>
                <w:u w:val="single"/>
              </w:rPr>
              <w:t>LookbackDate</w:t>
            </w:r>
            <w:proofErr w:type="spellEnd"/>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FB1D266" w14:textId="57CE3B6F" w:rsidR="00D27CF7" w:rsidDel="00B2613C" w:rsidRDefault="00D27CF7">
            <w:pPr>
              <w:pStyle w:val="NoSpacing"/>
              <w:rPr>
                <w:del w:id="559" w:author="Molly McEvilley" w:date="2023-04-05T12:06:00Z"/>
              </w:rPr>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ins w:id="560" w:author="Molly McEvilley" w:date="2023-06-13T11:11:00Z">
              <w:r w:rsidR="0034314F" w:rsidRPr="00277F30">
                <w:rPr>
                  <w:i/>
                  <w:iCs/>
                </w:rPr>
                <w:t>RRHSubType</w:t>
              </w:r>
            </w:ins>
            <w:proofErr w:type="spellEnd"/>
            <w:ins w:id="561" w:author="Molly McEvilley" w:date="2023-06-13T11:12:00Z">
              <w:r w:rsidR="0034314F">
                <w:rPr>
                  <w:i/>
                  <w:iCs/>
                </w:rPr>
                <w:t xml:space="preserve"> </w:t>
              </w:r>
            </w:ins>
            <w:del w:id="562" w:author="Molly McEvilley" w:date="2023-04-05T12:06:00Z">
              <w:r w:rsidR="00282613" w:rsidRPr="001253B6" w:rsidDel="00B2613C">
                <w:rPr>
                  <w:i/>
                  <w:iCs/>
                </w:rPr>
                <w:delText>TrackingMethod</w:delText>
              </w:r>
              <w:r w:rsidR="00282613" w:rsidDel="00B2613C">
                <w:delText xml:space="preserve"> </w:delText>
              </w:r>
            </w:del>
            <w:proofErr w:type="spellStart"/>
            <w:r w:rsidR="00282613">
              <w:t>columns.</w:t>
            </w:r>
          </w:p>
          <w:p w14:paraId="6D3DD66D" w14:textId="6BA1525A" w:rsidR="00282613" w:rsidRDefault="00282613">
            <w:pPr>
              <w:pStyle w:val="NoSpacing"/>
            </w:pPr>
            <w:r>
              <w:t>If</w:t>
            </w:r>
            <w:proofErr w:type="spellEnd"/>
            <w:r>
              <w:t xml:space="preserve"> </w:t>
            </w:r>
            <w:proofErr w:type="spellStart"/>
            <w:r w:rsidRPr="001253B6">
              <w:rPr>
                <w:i/>
                <w:iCs/>
              </w:rPr>
              <w:t>ProjectType</w:t>
            </w:r>
            <w:proofErr w:type="spellEnd"/>
            <w:r>
              <w:t xml:space="preserve"> = 1</w:t>
            </w:r>
            <w:ins w:id="563" w:author="Molly McEvilley" w:date="2023-06-13T11:12:00Z">
              <w:r w:rsidR="0034314F">
                <w:t>3</w:t>
              </w:r>
            </w:ins>
            <w:r>
              <w:t xml:space="preserve"> and </w:t>
            </w:r>
            <w:proofErr w:type="spellStart"/>
            <w:ins w:id="564" w:author="Molly McEvilley" w:date="2023-06-13T11:12:00Z">
              <w:r w:rsidR="0034314F" w:rsidRPr="00D30E2D">
                <w:rPr>
                  <w:i/>
                  <w:iCs/>
                </w:rPr>
                <w:t>RRHSubType</w:t>
              </w:r>
              <w:proofErr w:type="spellEnd"/>
              <w:r w:rsidR="0034314F">
                <w:rPr>
                  <w:i/>
                  <w:iCs/>
                </w:rPr>
                <w:t xml:space="preserve"> </w:t>
              </w:r>
            </w:ins>
            <w:ins w:id="565" w:author="Molly McEvilley" w:date="2023-06-27T16:50:00Z">
              <w:r w:rsidR="003A6948">
                <w:t xml:space="preserve">= </w:t>
              </w:r>
              <w:r w:rsidR="00516805">
                <w:t>2</w:t>
              </w:r>
            </w:ins>
            <w:del w:id="566" w:author="Molly McEvilley" w:date="2023-06-13T11:12:00Z">
              <w:r w:rsidRPr="001253B6" w:rsidDel="0034314F">
                <w:rPr>
                  <w:i/>
                  <w:iCs/>
                </w:rPr>
                <w:delText>TrackingMethod</w:delText>
              </w:r>
              <w:r w:rsidDel="0034314F">
                <w:delText xml:space="preserve"> </w:delText>
              </w:r>
            </w:del>
            <w:del w:id="567" w:author="Molly McEvilley" w:date="2023-06-27T16:50:00Z">
              <w:r w:rsidDel="00516805">
                <w:delText>= 0</w:delText>
              </w:r>
            </w:del>
            <w:r>
              <w:t xml:space="preserve">, </w:t>
            </w:r>
            <w:proofErr w:type="spellStart"/>
            <w:r w:rsidRPr="001253B6">
              <w:rPr>
                <w:b/>
                <w:bCs/>
              </w:rPr>
              <w:t>LSAProjectType</w:t>
            </w:r>
            <w:proofErr w:type="spellEnd"/>
            <w:r>
              <w:t xml:space="preserve"> = </w:t>
            </w:r>
            <w:del w:id="568" w:author="Molly McEvilley" w:date="2023-06-13T11:12:00Z">
              <w:r w:rsidDel="0034314F">
                <w:delText>0</w:delText>
              </w:r>
            </w:del>
            <w:ins w:id="569" w:author="Molly McEvilley" w:date="2023-06-13T11:12:00Z">
              <w:r w:rsidR="0034314F">
                <w:t>13</w:t>
              </w:r>
            </w:ins>
          </w:p>
          <w:p w14:paraId="0B987A2A" w14:textId="26F45FB5" w:rsidR="00282613" w:rsidRDefault="00282613">
            <w:pPr>
              <w:pStyle w:val="NoSpacing"/>
            </w:pPr>
            <w:r>
              <w:t xml:space="preserve">If </w:t>
            </w:r>
            <w:proofErr w:type="spellStart"/>
            <w:r w:rsidRPr="001253B6">
              <w:rPr>
                <w:i/>
                <w:iCs/>
              </w:rPr>
              <w:t>ProjectType</w:t>
            </w:r>
            <w:proofErr w:type="spellEnd"/>
            <w:r>
              <w:t xml:space="preserve"> = 1</w:t>
            </w:r>
            <w:ins w:id="570" w:author="Molly McEvilley" w:date="2023-06-13T11:12:00Z">
              <w:r w:rsidR="0034314F">
                <w:t>3</w:t>
              </w:r>
            </w:ins>
            <w:r>
              <w:t xml:space="preserve"> and </w:t>
            </w:r>
            <w:proofErr w:type="spellStart"/>
            <w:ins w:id="571" w:author="Molly McEvilley" w:date="2023-06-13T11:12:00Z">
              <w:r w:rsidR="0034314F" w:rsidRPr="00D30E2D">
                <w:rPr>
                  <w:i/>
                  <w:iCs/>
                </w:rPr>
                <w:t>RRHSubType</w:t>
              </w:r>
            </w:ins>
            <w:proofErr w:type="spellEnd"/>
            <w:ins w:id="572" w:author="Molly McEvilley" w:date="2023-06-27T16:50:00Z">
              <w:r w:rsidR="00516805">
                <w:rPr>
                  <w:i/>
                  <w:iCs/>
                </w:rPr>
                <w:t xml:space="preserve"> </w:t>
              </w:r>
              <w:r w:rsidR="00516805">
                <w:t>= 1</w:t>
              </w:r>
            </w:ins>
            <w:del w:id="573" w:author="Molly McEvilley" w:date="2023-06-13T11:12:00Z">
              <w:r w:rsidRPr="001253B6" w:rsidDel="0034314F">
                <w:rPr>
                  <w:i/>
                  <w:iCs/>
                </w:rPr>
                <w:delText>TrackingMethod</w:delText>
              </w:r>
              <w:r w:rsidDel="0034314F">
                <w:delText xml:space="preserve"> </w:delText>
              </w:r>
            </w:del>
            <w:del w:id="574" w:author="Molly McEvilley" w:date="2023-06-27T16:50:00Z">
              <w:r w:rsidDel="00516805">
                <w:delText>= 3</w:delText>
              </w:r>
            </w:del>
            <w:r>
              <w:t xml:space="preserve">, </w:t>
            </w:r>
            <w:proofErr w:type="spellStart"/>
            <w:r w:rsidRPr="001253B6">
              <w:rPr>
                <w:b/>
                <w:bCs/>
              </w:rPr>
              <w:t>LSAProjectType</w:t>
            </w:r>
            <w:proofErr w:type="spellEnd"/>
            <w:r>
              <w:t xml:space="preserve"> = </w:t>
            </w:r>
            <w:r w:rsidR="002B04FF">
              <w:t>1</w:t>
            </w:r>
            <w:ins w:id="575" w:author="Molly McEvilley" w:date="2023-06-13T11:12:00Z">
              <w:r w:rsidR="0034314F">
                <w:t>5</w:t>
              </w:r>
            </w:ins>
          </w:p>
          <w:p w14:paraId="367FB6DC" w14:textId="079AB642" w:rsidR="002B04FF" w:rsidRDefault="002B04FF" w:rsidP="00B2613C">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proofErr w:type="spellStart"/>
            <w:r w:rsidRPr="10B9F996">
              <w:rPr>
                <w:b/>
                <w:bCs/>
              </w:rPr>
              <w:t>LastBedNight</w:t>
            </w:r>
            <w:proofErr w:type="spellEnd"/>
          </w:p>
        </w:tc>
        <w:tc>
          <w:tcPr>
            <w:tcW w:w="7020" w:type="dxa"/>
          </w:tcPr>
          <w:p w14:paraId="4B0BDB1A" w14:textId="348D6E07" w:rsidR="00D27CF7" w:rsidRDefault="00D27CF7" w:rsidP="0084349D">
            <w:pPr>
              <w:pStyle w:val="NoSpacing"/>
            </w:pPr>
            <w:r>
              <w:t xml:space="preserve">If </w:t>
            </w:r>
            <w:proofErr w:type="spellStart"/>
            <w:r w:rsidRPr="00B678E4">
              <w:rPr>
                <w:i/>
                <w:iCs/>
              </w:rPr>
              <w:t>ProjectType</w:t>
            </w:r>
            <w:proofErr w:type="spellEnd"/>
            <w:r>
              <w:t xml:space="preserve"> = 1</w:t>
            </w:r>
            <w:del w:id="576" w:author="Molly McEvilley" w:date="2023-05-09T14:57:00Z">
              <w:r w:rsidDel="00B139DA">
                <w:delText xml:space="preserve"> and </w:delText>
              </w:r>
              <w:r w:rsidRPr="00B678E4" w:rsidDel="00B139DA">
                <w:rPr>
                  <w:i/>
                  <w:iCs/>
                </w:rPr>
                <w:delText>TrackingMethod</w:delText>
              </w:r>
              <w:r w:rsidDel="00B139DA">
                <w:delText xml:space="preserve"> = 3</w:delText>
              </w:r>
            </w:del>
            <w:r>
              <w:t xml:space="preserve">,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lastRenderedPageBreak/>
              <w:t>ExitDest</w:t>
            </w:r>
            <w:proofErr w:type="spellEnd"/>
          </w:p>
        </w:tc>
        <w:tc>
          <w:tcPr>
            <w:tcW w:w="7020" w:type="dxa"/>
          </w:tcPr>
          <w:p w14:paraId="3D77D5AC" w14:textId="4D4636AC" w:rsidR="009E5B16" w:rsidRDefault="1CE3466A" w:rsidP="0084349D">
            <w:pPr>
              <w:pStyle w:val="NoSpacing"/>
            </w:pPr>
            <w:r>
              <w:t>Exit destination</w:t>
            </w:r>
            <w:r w:rsidR="65C99A3C">
              <w:t xml:space="preserve">, if </w:t>
            </w:r>
            <w:del w:id="577" w:author="Molly McEvilley" w:date="2023-06-13T12:26:00Z">
              <w:r w:rsidR="001579EE" w:rsidDel="65C99A3C">
                <w:delText>any</w:delText>
              </w:r>
            </w:del>
            <w:ins w:id="578" w:author="Molly McEvilley" w:date="2023-06-13T12:26:00Z">
              <w:r w:rsidR="16EF8AF8">
                <w:t>relevant</w:t>
              </w:r>
            </w:ins>
            <w:del w:id="579" w:author="Genelle Denzin" w:date="2023-07-08T13:07:00Z">
              <w:r w:rsidR="001579EE" w:rsidDel="65C99A3C">
                <w:delText>.</w:delText>
              </w:r>
            </w:del>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proofErr w:type="spellStart"/>
            <w:r>
              <w:rPr>
                <w:bCs/>
              </w:rPr>
              <w:t>PITOctober</w:t>
            </w:r>
            <w:proofErr w:type="spellEnd"/>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proofErr w:type="spellStart"/>
            <w:r>
              <w:rPr>
                <w:bCs/>
              </w:rPr>
              <w:t>PITJanuary</w:t>
            </w:r>
            <w:proofErr w:type="spellEnd"/>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proofErr w:type="spellStart"/>
            <w:r>
              <w:rPr>
                <w:bCs/>
              </w:rPr>
              <w:t>PITApril</w:t>
            </w:r>
            <w:proofErr w:type="spellEnd"/>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proofErr w:type="spellStart"/>
            <w:r>
              <w:rPr>
                <w:bCs/>
              </w:rPr>
              <w:t>PITJuly</w:t>
            </w:r>
            <w:proofErr w:type="spellEnd"/>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proofErr w:type="spellStart"/>
            <w:r>
              <w:rPr>
                <w:bCs/>
              </w:rPr>
              <w:t>ExitCohort</w:t>
            </w:r>
            <w:proofErr w:type="spellEnd"/>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 xml:space="preserve">Identifies households with one or more veteran </w:t>
            </w:r>
            <w:proofErr w:type="gramStart"/>
            <w:r>
              <w:t>adults</w:t>
            </w:r>
            <w:proofErr w:type="gramEnd"/>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690E0172" w:rsidP="0055542F">
            <w:pPr>
              <w:pStyle w:val="NoSpacing"/>
            </w:pPr>
            <w:r>
              <w:t xml:space="preserve">Identifies households with a disabled </w:t>
            </w:r>
            <w:proofErr w:type="spellStart"/>
            <w:r>
              <w:t>HoH</w:t>
            </w:r>
            <w:proofErr w:type="spellEnd"/>
            <w:r>
              <w:t xml:space="preserve"> or other </w:t>
            </w:r>
            <w:proofErr w:type="gramStart"/>
            <w:r>
              <w:t>adult</w:t>
            </w:r>
            <w:proofErr w:type="gramEnd"/>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 xml:space="preserve">Identifies households fleeing domestic </w:t>
            </w:r>
            <w:proofErr w:type="gramStart"/>
            <w:r>
              <w:t>violence</w:t>
            </w:r>
            <w:proofErr w:type="gramEnd"/>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 xml:space="preserve">with 3 or more household members under </w:t>
            </w:r>
            <w:proofErr w:type="gramStart"/>
            <w:r w:rsidR="00DE583C">
              <w:t>18</w:t>
            </w:r>
            <w:proofErr w:type="gramEnd"/>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proofErr w:type="spellStart"/>
      <w:r w:rsidRPr="0748C06F">
        <w:rPr>
          <w:i/>
          <w:iCs/>
        </w:rPr>
        <w:t>EntryDate</w:t>
      </w:r>
      <w:proofErr w:type="spellEnd"/>
      <w:r>
        <w:t xml:space="preserve">, a </w:t>
      </w:r>
      <w:proofErr w:type="spellStart"/>
      <w:r w:rsidRPr="0748C06F">
        <w:rPr>
          <w:i/>
          <w:iCs/>
        </w:rPr>
        <w:t>PersonalID</w:t>
      </w:r>
      <w:proofErr w:type="spellEnd"/>
      <w:r>
        <w:t xml:space="preserve">, a </w:t>
      </w:r>
      <w:proofErr w:type="spellStart"/>
      <w:r w:rsidRPr="0748C06F">
        <w:rPr>
          <w:i/>
          <w:iCs/>
        </w:rPr>
        <w:t>ProjectID</w:t>
      </w:r>
      <w:proofErr w:type="spellEnd"/>
      <w:r>
        <w:t xml:space="preserve">, a </w:t>
      </w:r>
      <w:proofErr w:type="spellStart"/>
      <w:r w:rsidRPr="0748C06F">
        <w:rPr>
          <w:i/>
          <w:iCs/>
        </w:rPr>
        <w:t>HouseholdID</w:t>
      </w:r>
      <w:proofErr w:type="spellEnd"/>
      <w:r>
        <w:t xml:space="preserve">, a valid </w:t>
      </w:r>
      <w:proofErr w:type="spellStart"/>
      <w:r w:rsidRPr="0748C06F">
        <w:rPr>
          <w:i/>
          <w:iCs/>
        </w:rPr>
        <w:t>RelationshipToHoH</w:t>
      </w:r>
      <w:proofErr w:type="spellEnd"/>
      <w:r>
        <w:t xml:space="preserve">, and an </w:t>
      </w:r>
      <w:proofErr w:type="spellStart"/>
      <w:r w:rsidRPr="0748C06F">
        <w:rPr>
          <w:i/>
          <w:iCs/>
        </w:rPr>
        <w:t>EnrollmentCoC</w:t>
      </w:r>
      <w:proofErr w:type="spellEnd"/>
      <w:r>
        <w:t xml:space="preserve"> associated with the head of household’s </w:t>
      </w:r>
      <w:proofErr w:type="spellStart"/>
      <w:r w:rsidRPr="0748C06F">
        <w:rPr>
          <w:i/>
          <w:iCs/>
        </w:rPr>
        <w:t>EnrollmentID</w:t>
      </w:r>
      <w:proofErr w:type="spellEnd"/>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5A361CDB" w:rsidR="00C3527B" w:rsidRDefault="00C3527B" w:rsidP="0030608E">
      <w:pPr>
        <w:pStyle w:val="ListParagraph"/>
        <w:numPr>
          <w:ilvl w:val="0"/>
          <w:numId w:val="30"/>
        </w:numPr>
      </w:pPr>
      <w:r>
        <w:t>CoCs may not submit LSA file sets where</w:t>
      </w:r>
      <w:r>
        <w:rPr>
          <w:b/>
          <w:bCs/>
        </w:rPr>
        <w:t xml:space="preserve"> </w:t>
      </w:r>
      <w:proofErr w:type="spellStart"/>
      <w:r>
        <w:rPr>
          <w:b/>
          <w:bCs/>
        </w:rPr>
        <w:t>NotOneHoH</w:t>
      </w:r>
      <w:proofErr w:type="spellEnd"/>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30608E">
      <w:pPr>
        <w:pStyle w:val="ListParagraph"/>
        <w:numPr>
          <w:ilvl w:val="0"/>
          <w:numId w:val="34"/>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30608E">
      <w:pPr>
        <w:pStyle w:val="ListParagraph"/>
        <w:numPr>
          <w:ilvl w:val="0"/>
          <w:numId w:val="34"/>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580"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580"/>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AB5835">
      <w:pPr>
        <w:pStyle w:val="ListParagraph"/>
        <w:numPr>
          <w:ilvl w:val="0"/>
          <w:numId w:val="31"/>
        </w:numPr>
      </w:pPr>
      <w:r>
        <w:t xml:space="preserve">The effective </w:t>
      </w:r>
      <w:proofErr w:type="spellStart"/>
      <w:r w:rsidRPr="007C1BD0">
        <w:rPr>
          <w:b/>
          <w:bCs/>
        </w:rPr>
        <w:t>EntryDate</w:t>
      </w:r>
      <w:proofErr w:type="spellEnd"/>
      <w:r>
        <w:t xml:space="preserve"> for the enrollment will be the date of the earliest bed night (after the recorded </w:t>
      </w:r>
      <w:proofErr w:type="spellStart"/>
      <w:r w:rsidRPr="007C1BD0">
        <w:rPr>
          <w:i/>
          <w:iCs/>
        </w:rPr>
        <w:t>EntryDate</w:t>
      </w:r>
      <w:proofErr w:type="spellEnd"/>
      <w:r>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pPr>
        <w:rPr>
          <w:ins w:id="581" w:author="Molly McEvilley" w:date="2023-06-13T11:24:00Z"/>
        </w:rPr>
      </w:pPr>
      <w:ins w:id="582" w:author="Molly McEvilley" w:date="2023-06-13T11:24:00Z">
        <w:r>
          <w:rPr>
            <w:b/>
            <w:bCs/>
          </w:rPr>
          <w:t xml:space="preserve">Enrollment data </w:t>
        </w:r>
      </w:ins>
      <w:proofErr w:type="gramStart"/>
      <w:ins w:id="583" w:author="Molly McEvilley" w:date="2023-06-30T14:15:00Z">
        <w:r w:rsidR="007D6E7D">
          <w:rPr>
            <w:b/>
            <w:bCs/>
          </w:rPr>
          <w:t>entered into</w:t>
        </w:r>
        <w:proofErr w:type="gramEnd"/>
        <w:r w:rsidR="007D6E7D">
          <w:rPr>
            <w:b/>
            <w:bCs/>
          </w:rPr>
          <w:t xml:space="preserve"> </w:t>
        </w:r>
      </w:ins>
      <w:ins w:id="584" w:author="Molly McEvilley" w:date="2023-06-13T11:24:00Z">
        <w:r w:rsidR="002455FE">
          <w:rPr>
            <w:b/>
            <w:bCs/>
          </w:rPr>
          <w:t xml:space="preserve">HMIS for continuum projects are reportable, regardless of HMIS participation status. </w:t>
        </w:r>
      </w:ins>
      <w:ins w:id="585" w:author="Molly McEvilley" w:date="2023-06-30T14:16:00Z">
        <w:r w:rsidR="00933847">
          <w:t>If there are enrollments in the HMIS for continuum projects that meet the cri</w:t>
        </w:r>
      </w:ins>
      <w:ins w:id="586" w:author="Molly McEvilley" w:date="2023-06-30T14:17:00Z">
        <w:r w:rsidR="00933847">
          <w:t>teria for inclusion in the LSA, they will be included</w:t>
        </w:r>
        <w:r w:rsidR="0070092B">
          <w:t xml:space="preserve">, regardless of participation status.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3C0391">
      <w:pPr>
        <w:pStyle w:val="ListParagraph"/>
        <w:numPr>
          <w:ilvl w:val="0"/>
          <w:numId w:val="32"/>
        </w:numPr>
      </w:pPr>
      <w:proofErr w:type="spellStart"/>
      <w:r>
        <w:t>Organization.</w:t>
      </w:r>
      <w:r>
        <w:rPr>
          <w:i/>
          <w:iCs/>
        </w:rPr>
        <w:t>VictimServiceProvider</w:t>
      </w:r>
      <w:proofErr w:type="spellEnd"/>
      <w:r>
        <w:rPr>
          <w:i/>
          <w:iCs/>
        </w:rPr>
        <w:t xml:space="preserve"> = </w:t>
      </w:r>
      <w:r>
        <w:t>0</w:t>
      </w:r>
    </w:p>
    <w:p w14:paraId="3B952142" w14:textId="2F78D103" w:rsidR="00967B7C" w:rsidRPr="004205D5" w:rsidRDefault="003C0391" w:rsidP="00A4175B">
      <w:pPr>
        <w:pStyle w:val="ListParagraph"/>
        <w:numPr>
          <w:ilvl w:val="0"/>
          <w:numId w:val="32"/>
        </w:numPr>
      </w:pPr>
      <w:del w:id="587" w:author="Molly McEvilley" w:date="2023-06-08T10:16:00Z">
        <w:r w:rsidRPr="004205D5" w:rsidDel="000B4B72">
          <w:delText>Project.</w:delText>
        </w:r>
        <w:r w:rsidRPr="004205D5" w:rsidDel="000B4B72">
          <w:rPr>
            <w:i/>
            <w:iCs/>
          </w:rPr>
          <w:delText>HMISParticipatingProject</w:delText>
        </w:r>
        <w:r w:rsidRPr="004205D5" w:rsidDel="000B4B72">
          <w:delText xml:space="preserve"> = 1</w:delText>
        </w:r>
      </w:del>
      <w:ins w:id="588" w:author="Molly McEvilley" w:date="2023-06-12T08:32:00Z">
        <w:r w:rsidR="00967B7C">
          <w:t>The project type is relevant to the LSA:</w:t>
        </w:r>
      </w:ins>
    </w:p>
    <w:p w14:paraId="3D26FC6C" w14:textId="77777777" w:rsidR="00967B7C" w:rsidRDefault="00D27CF7" w:rsidP="00967B7C">
      <w:pPr>
        <w:pStyle w:val="ListParagraph"/>
        <w:numPr>
          <w:ilvl w:val="1"/>
          <w:numId w:val="32"/>
        </w:numPr>
        <w:rPr>
          <w:ins w:id="589" w:author="Molly McEvilley" w:date="2023-06-12T08:33:00Z"/>
        </w:rPr>
      </w:pPr>
      <w:proofErr w:type="spellStart"/>
      <w:r>
        <w:t>Project.</w:t>
      </w:r>
      <w:r w:rsidRPr="00B02074">
        <w:rPr>
          <w:i/>
          <w:iCs/>
        </w:rPr>
        <w:t>ProjectType</w:t>
      </w:r>
      <w:proofErr w:type="spellEnd"/>
      <w:r>
        <w:t xml:space="preserve"> in (</w:t>
      </w:r>
      <w:ins w:id="590" w:author="Molly McEvilley" w:date="2023-05-09T14:57:00Z">
        <w:r w:rsidR="005935BE">
          <w:t>0,1,</w:t>
        </w:r>
      </w:ins>
      <w:r>
        <w:t>2,3,8</w:t>
      </w:r>
      <w:del w:id="591" w:author="Molly McEvilley" w:date="2023-06-12T08:24:00Z">
        <w:r w:rsidDel="00107218">
          <w:delText>,13</w:delText>
        </w:r>
      </w:del>
      <w:r>
        <w:t>)</w:t>
      </w:r>
      <w:ins w:id="592" w:author="Molly McEvilley" w:date="2023-06-12T08:33:00Z">
        <w:r w:rsidR="00967B7C">
          <w:t>;</w:t>
        </w:r>
      </w:ins>
      <w:r>
        <w:t xml:space="preserve"> or </w:t>
      </w:r>
    </w:p>
    <w:p w14:paraId="4C620936" w14:textId="22E3A352" w:rsidR="00D27CF7" w:rsidRDefault="00D27CF7" w:rsidP="00277F30">
      <w:pPr>
        <w:pStyle w:val="ListParagraph"/>
        <w:numPr>
          <w:ilvl w:val="1"/>
          <w:numId w:val="32"/>
        </w:numPr>
      </w:pPr>
      <w:del w:id="593" w:author="Molly McEvilley" w:date="2023-06-12T08:33:00Z">
        <w:r w:rsidDel="00D27CF7">
          <w:delText>(</w:delText>
        </w:r>
      </w:del>
      <w:proofErr w:type="spellStart"/>
      <w:r>
        <w:t>Project.</w:t>
      </w:r>
      <w:r w:rsidRPr="49FCFE86">
        <w:rPr>
          <w:i/>
          <w:iCs/>
        </w:rPr>
        <w:t>ProjectType</w:t>
      </w:r>
      <w:proofErr w:type="spellEnd"/>
      <w:r>
        <w:t xml:space="preserve"> = 1</w:t>
      </w:r>
      <w:ins w:id="594" w:author="Molly McEvilley" w:date="2023-06-12T08:25:00Z">
        <w:r w:rsidR="00107218">
          <w:t>3</w:t>
        </w:r>
      </w:ins>
      <w:r>
        <w:t xml:space="preserve"> and </w:t>
      </w:r>
      <w:proofErr w:type="spellStart"/>
      <w:ins w:id="595" w:author="Molly McEvilley" w:date="2023-06-12T08:25:00Z">
        <w:r w:rsidR="00434E07">
          <w:t>Project.</w:t>
        </w:r>
        <w:r w:rsidR="00434E07" w:rsidRPr="49FCFE86">
          <w:rPr>
            <w:i/>
            <w:iCs/>
          </w:rPr>
          <w:t>RRHSubType</w:t>
        </w:r>
        <w:proofErr w:type="spellEnd"/>
        <w:r w:rsidR="00434E07">
          <w:t xml:space="preserve"> in (1,2))</w:t>
        </w:r>
      </w:ins>
      <w:del w:id="596" w:author="Molly McEvilley" w:date="2023-05-09T14:57:00Z">
        <w:r w:rsidRPr="49FCFE86" w:rsidDel="00D27CF7">
          <w:rPr>
            <w:i/>
            <w:iCs/>
          </w:rPr>
          <w:delText>TrackingMethod</w:delText>
        </w:r>
        <w:r w:rsidDel="00D27CF7">
          <w:delText xml:space="preserve"> in (</w:delText>
        </w:r>
      </w:del>
      <w:del w:id="597" w:author="Molly McEvilley" w:date="2023-05-09T14:58:00Z">
        <w:r w:rsidDel="00D27CF7">
          <w:delText>0,3))</w:delText>
        </w:r>
      </w:del>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1D2EDE56" w14:textId="77777777" w:rsidR="00C51549" w:rsidRDefault="00C51549" w:rsidP="00C51549">
      <w:pPr>
        <w:pStyle w:val="ListParagraph"/>
        <w:numPr>
          <w:ilvl w:val="0"/>
          <w:numId w:val="32"/>
        </w:numPr>
        <w:rPr>
          <w:ins w:id="598" w:author="Molly McEvilley" w:date="2023-07-01T10:01:00Z"/>
        </w:rPr>
      </w:pPr>
      <w:ins w:id="599" w:author="Molly McEvilley" w:date="2023-07-01T10:01:00Z">
        <w:r>
          <w:t>The project was operating during the relevant period:</w:t>
        </w:r>
      </w:ins>
    </w:p>
    <w:p w14:paraId="73D9454E" w14:textId="113FBDCD" w:rsidR="00866BB1" w:rsidRPr="00277F30" w:rsidRDefault="00866BB1" w:rsidP="00277F30">
      <w:pPr>
        <w:pStyle w:val="ListParagraph"/>
        <w:numPr>
          <w:ilvl w:val="1"/>
          <w:numId w:val="32"/>
        </w:numPr>
        <w:rPr>
          <w:ins w:id="600" w:author="Molly McEvilley" w:date="2023-06-12T08:44:00Z"/>
        </w:rPr>
      </w:pPr>
      <w:proofErr w:type="spellStart"/>
      <w:ins w:id="601" w:author="Molly McEvilley" w:date="2023-06-12T08:30:00Z">
        <w:r>
          <w:t>Project.</w:t>
        </w:r>
        <w:r w:rsidRPr="00277F30">
          <w:rPr>
            <w:i/>
            <w:iCs/>
          </w:rPr>
          <w:t>OperatingStartDate</w:t>
        </w:r>
        <w:proofErr w:type="spellEnd"/>
        <w:r>
          <w:t xml:space="preserve"> &lt;</w:t>
        </w:r>
        <w:r w:rsidR="00E45543">
          <w:t xml:space="preserve">= </w:t>
        </w:r>
      </w:ins>
      <w:proofErr w:type="spellStart"/>
      <w:ins w:id="602" w:author="Molly McEvilley" w:date="2023-06-12T08:31:00Z">
        <w:r w:rsidR="00E45543" w:rsidRPr="00277F30">
          <w:rPr>
            <w:u w:val="single"/>
          </w:rPr>
          <w:t>ReportEnd</w:t>
        </w:r>
      </w:ins>
      <w:proofErr w:type="spellEnd"/>
    </w:p>
    <w:p w14:paraId="426E524C" w14:textId="5273730D" w:rsidR="00FF46B8" w:rsidRDefault="00D27CF7" w:rsidP="00277F30">
      <w:pPr>
        <w:pStyle w:val="ListParagraph"/>
        <w:numPr>
          <w:ilvl w:val="1"/>
          <w:numId w:val="32"/>
        </w:numPr>
      </w:pPr>
      <w:proofErr w:type="spellStart"/>
      <w:r>
        <w:t>Project.</w:t>
      </w:r>
      <w:r w:rsidRPr="49FCFE86">
        <w:rPr>
          <w:i/>
          <w:iCs/>
        </w:rPr>
        <w:t>OperatingEndDate</w:t>
      </w:r>
      <w:proofErr w:type="spellEnd"/>
      <w:r w:rsidR="00FF46B8">
        <w:t xml:space="preserve"> is NULL; or </w:t>
      </w:r>
    </w:p>
    <w:p w14:paraId="1D3242C8" w14:textId="68FDEBDA" w:rsidR="00D27CF7" w:rsidRDefault="00FF46B8" w:rsidP="00FF46B8">
      <w:pPr>
        <w:pStyle w:val="ListParagraph"/>
        <w:numPr>
          <w:ilvl w:val="1"/>
          <w:numId w:val="32"/>
        </w:numPr>
      </w:pPr>
      <w:proofErr w:type="spellStart"/>
      <w:r>
        <w:t>Project.</w:t>
      </w:r>
      <w:r w:rsidRPr="49FCFE86">
        <w:rPr>
          <w:i/>
          <w:iCs/>
        </w:rPr>
        <w:t>OperatingEndDate</w:t>
      </w:r>
      <w:proofErr w:type="spellEnd"/>
      <w:r w:rsidR="00D27CF7" w:rsidRPr="49FCFE86">
        <w:rPr>
          <w:i/>
          <w:iCs/>
        </w:rPr>
        <w:t xml:space="preserve"> </w:t>
      </w:r>
      <w:r w:rsidR="00D27CF7">
        <w:t xml:space="preserve">&gt;= </w:t>
      </w:r>
      <w:proofErr w:type="spellStart"/>
      <w:r w:rsidR="005A6BF7" w:rsidRPr="49FCFE86">
        <w:rPr>
          <w:u w:val="single"/>
        </w:rPr>
        <w:t>LookbackDate</w:t>
      </w:r>
      <w:proofErr w:type="spellEnd"/>
      <w:r w:rsidR="00D27CF7">
        <w:t xml:space="preserve"> </w:t>
      </w:r>
      <w:r>
        <w:t xml:space="preserve">and &gt; </w:t>
      </w:r>
      <w:proofErr w:type="spellStart"/>
      <w:r>
        <w:t>Project.</w:t>
      </w:r>
      <w:r w:rsidRPr="49FCFE86">
        <w:rPr>
          <w:i/>
          <w:iCs/>
        </w:rPr>
        <w:t>OperatingStartDate</w:t>
      </w:r>
      <w:proofErr w:type="spellEnd"/>
      <w:r>
        <w:t xml:space="preserve"> </w:t>
      </w:r>
    </w:p>
    <w:p w14:paraId="2C38C4B4" w14:textId="77777777" w:rsidR="00D27CF7" w:rsidRDefault="00D27CF7" w:rsidP="0030608E">
      <w:pPr>
        <w:pStyle w:val="ListParagraph"/>
        <w:numPr>
          <w:ilvl w:val="0"/>
          <w:numId w:val="32"/>
        </w:numPr>
        <w:rPr>
          <w:ins w:id="603" w:author="Molly McEvilley" w:date="2023-06-12T08:28:00Z"/>
        </w:rPr>
      </w:pPr>
      <w:proofErr w:type="spellStart"/>
      <w:r w:rsidRPr="002F0D32">
        <w:t>Enrollment.</w:t>
      </w:r>
      <w:r w:rsidRPr="00B02074">
        <w:rPr>
          <w:i/>
          <w:iCs/>
        </w:rPr>
        <w:t>RelationshipToHoH</w:t>
      </w:r>
      <w:proofErr w:type="spellEnd"/>
      <w:r w:rsidRPr="00B02074">
        <w:rPr>
          <w:i/>
          <w:iCs/>
        </w:rPr>
        <w:t xml:space="preserve"> </w:t>
      </w:r>
      <w:r>
        <w:t>= 1</w:t>
      </w:r>
    </w:p>
    <w:p w14:paraId="0FB16A38" w14:textId="3A226A45" w:rsidR="00B60F89" w:rsidRPr="00277F30" w:rsidRDefault="00B60F89" w:rsidP="00B60F89">
      <w:pPr>
        <w:pStyle w:val="ListParagraph"/>
        <w:numPr>
          <w:ilvl w:val="0"/>
          <w:numId w:val="32"/>
        </w:numPr>
        <w:rPr>
          <w:u w:val="single"/>
        </w:rPr>
      </w:pPr>
      <w:proofErr w:type="spellStart"/>
      <w:ins w:id="604" w:author="Molly McEvilley" w:date="2023-06-12T08:28:00Z">
        <w:r>
          <w:t>Enrollment.</w:t>
        </w:r>
        <w:r w:rsidRPr="49FCFE86">
          <w:rPr>
            <w:i/>
            <w:iCs/>
          </w:rPr>
          <w:t>EnrollmentCoC</w:t>
        </w:r>
        <w:proofErr w:type="spellEnd"/>
        <w:r w:rsidRPr="49FCFE86">
          <w:rPr>
            <w:i/>
            <w:iCs/>
          </w:rPr>
          <w:t xml:space="preserve"> </w:t>
        </w:r>
        <w:r>
          <w:t xml:space="preserve">= </w:t>
        </w:r>
        <w:proofErr w:type="spellStart"/>
        <w:r w:rsidRPr="49FCFE86">
          <w:rPr>
            <w:u w:val="single"/>
          </w:rPr>
          <w:t>ReportCoC</w:t>
        </w:r>
      </w:ins>
      <w:proofErr w:type="spellEnd"/>
    </w:p>
    <w:p w14:paraId="18DF0343" w14:textId="77777777" w:rsidR="00D27CF7" w:rsidRDefault="00D27CF7" w:rsidP="0030608E">
      <w:pPr>
        <w:pStyle w:val="ListParagraph"/>
        <w:numPr>
          <w:ilvl w:val="0"/>
          <w:numId w:val="32"/>
        </w:numPr>
      </w:pPr>
      <w:r>
        <w:t xml:space="preserve">There is no other enrollment record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w:t>
      </w:r>
    </w:p>
    <w:p w14:paraId="3E8CDAF6" w14:textId="77777777" w:rsidR="00D27CF7" w:rsidRDefault="00D27CF7" w:rsidP="0030608E">
      <w:pPr>
        <w:pStyle w:val="ListParagraph"/>
        <w:numPr>
          <w:ilvl w:val="0"/>
          <w:numId w:val="32"/>
        </w:numPr>
      </w:pPr>
      <w:proofErr w:type="spellStart"/>
      <w:r>
        <w:t>Enrollment.</w:t>
      </w:r>
      <w:r w:rsidRPr="49FCFE86">
        <w:rPr>
          <w:i/>
          <w:iCs/>
        </w:rPr>
        <w:t>EntryDate</w:t>
      </w:r>
      <w:proofErr w:type="spellEnd"/>
      <w:r>
        <w:t xml:space="preserve"> &lt;= </w:t>
      </w:r>
      <w:proofErr w:type="spellStart"/>
      <w:r w:rsidRPr="49FCFE86">
        <w:rPr>
          <w:u w:val="single"/>
        </w:rPr>
        <w:t>ReportEnd</w:t>
      </w:r>
      <w:proofErr w:type="spellEnd"/>
    </w:p>
    <w:p w14:paraId="3CB8DCFE" w14:textId="1DA4B7E3" w:rsidR="00D27CF7" w:rsidRPr="00277F30" w:rsidRDefault="00D27CF7" w:rsidP="0030608E">
      <w:pPr>
        <w:pStyle w:val="ListParagraph"/>
        <w:numPr>
          <w:ilvl w:val="0"/>
          <w:numId w:val="32"/>
        </w:numPr>
        <w:rPr>
          <w:ins w:id="605" w:author="Molly McEvilley" w:date="2023-06-08T10:19:00Z"/>
        </w:rPr>
      </w:pPr>
      <w:proofErr w:type="spellStart"/>
      <w:r w:rsidRPr="002F0D32">
        <w:t>Enrollment.</w:t>
      </w:r>
      <w:r w:rsidRPr="002F0D32">
        <w:rPr>
          <w:i/>
        </w:rPr>
        <w:t>EntryDate</w:t>
      </w:r>
      <w:proofErr w:type="spellEnd"/>
      <w:r w:rsidRPr="002F0D32">
        <w:t xml:space="preserve"> &lt; </w:t>
      </w:r>
      <w:proofErr w:type="spellStart"/>
      <w:r w:rsidRPr="00277F30">
        <w:t>Project.</w:t>
      </w:r>
      <w:r w:rsidRPr="00277F30">
        <w:rPr>
          <w:i/>
          <w:iCs/>
        </w:rPr>
        <w:t>OperatingEndDate</w:t>
      </w:r>
      <w:proofErr w:type="spellEnd"/>
      <w:r w:rsidRPr="00277F30">
        <w:t xml:space="preserve"> or </w:t>
      </w:r>
      <w:proofErr w:type="spellStart"/>
      <w:r w:rsidRPr="00277F30">
        <w:rPr>
          <w:i/>
          <w:iCs/>
        </w:rPr>
        <w:t>OperatingEndDate</w:t>
      </w:r>
      <w:proofErr w:type="spellEnd"/>
      <w:r w:rsidRPr="00277F30">
        <w:t xml:space="preserve"> is </w:t>
      </w:r>
      <w:r w:rsidR="00143E83" w:rsidRPr="00277F30">
        <w:t>NULL</w:t>
      </w:r>
    </w:p>
    <w:p w14:paraId="2BA2829A" w14:textId="3F6E081C" w:rsidR="00440460" w:rsidRPr="00EB15C3" w:rsidDel="00870F58" w:rsidRDefault="00440460" w:rsidP="0030608E">
      <w:pPr>
        <w:pStyle w:val="ListParagraph"/>
        <w:numPr>
          <w:ilvl w:val="0"/>
          <w:numId w:val="32"/>
        </w:numPr>
        <w:rPr>
          <w:del w:id="606" w:author="Molly McEvilley" w:date="2023-06-13T09:01:00Z"/>
        </w:rPr>
      </w:pPr>
    </w:p>
    <w:p w14:paraId="57E55C4F" w14:textId="7959E61C" w:rsidR="00D27CF7" w:rsidRPr="00CF43CA" w:rsidRDefault="00D27CF7" w:rsidP="0030608E">
      <w:pPr>
        <w:pStyle w:val="ListParagraph"/>
        <w:numPr>
          <w:ilvl w:val="0"/>
          <w:numId w:val="32"/>
        </w:numPr>
        <w:rPr>
          <w:u w:val="single"/>
        </w:rPr>
      </w:pPr>
      <w:proofErr w:type="spellStart"/>
      <w:r>
        <w:t>Exit.</w:t>
      </w:r>
      <w:r w:rsidRPr="49FCFE86">
        <w:rPr>
          <w:i/>
          <w:iCs/>
        </w:rPr>
        <w:t>ExitDate</w:t>
      </w:r>
      <w:proofErr w:type="spellEnd"/>
      <w:r>
        <w:t xml:space="preserve"> is </w:t>
      </w:r>
      <w:r w:rsidR="00143E83">
        <w:t>NULL</w:t>
      </w:r>
      <w:r>
        <w:t xml:space="preserve"> or </w:t>
      </w:r>
      <w:r w:rsidR="00F7087B">
        <w:t>(</w:t>
      </w:r>
      <w:proofErr w:type="spellStart"/>
      <w:r>
        <w:t>Exit</w:t>
      </w:r>
      <w:r w:rsidRPr="49FCFE86">
        <w:rPr>
          <w:i/>
          <w:iCs/>
        </w:rPr>
        <w:t>.ExitDate</w:t>
      </w:r>
      <w:proofErr w:type="spellEnd"/>
      <w:r>
        <w:t xml:space="preserve"> &gt;= </w:t>
      </w:r>
      <w:proofErr w:type="spellStart"/>
      <w:r w:rsidR="005A6BF7" w:rsidRPr="49FCFE86">
        <w:rPr>
          <w:u w:val="single"/>
        </w:rPr>
        <w:t>LookbackDate</w:t>
      </w:r>
      <w:proofErr w:type="spellEnd"/>
      <w:r w:rsidR="005A6BF7" w:rsidRPr="49FCFE86">
        <w:rPr>
          <w:u w:val="single"/>
        </w:rPr>
        <w:t xml:space="preserve"> </w:t>
      </w:r>
      <w:r>
        <w:t xml:space="preserve">and </w:t>
      </w:r>
      <w:proofErr w:type="spellStart"/>
      <w:r>
        <w:t>Exit</w:t>
      </w:r>
      <w:r w:rsidRPr="49FCFE86">
        <w:rPr>
          <w:i/>
          <w:iCs/>
        </w:rPr>
        <w:t>.ExitDate</w:t>
      </w:r>
      <w:proofErr w:type="spellEnd"/>
      <w:r>
        <w:t xml:space="preserve"> &gt; </w:t>
      </w:r>
      <w:proofErr w:type="spellStart"/>
      <w:r>
        <w:t>Enrollment.</w:t>
      </w:r>
      <w:r w:rsidRPr="49FCFE86">
        <w:rPr>
          <w:i/>
          <w:iCs/>
        </w:rPr>
        <w:t>EntryDate</w:t>
      </w:r>
      <w:proofErr w:type="spellEnd"/>
      <w:r w:rsidR="00F7087B">
        <w:t>)</w:t>
      </w:r>
    </w:p>
    <w:p w14:paraId="19D5E4D3" w14:textId="34925410" w:rsidR="00D27CF7" w:rsidDel="0093359E" w:rsidRDefault="00D27CF7" w:rsidP="0030608E">
      <w:pPr>
        <w:pStyle w:val="ListParagraph"/>
        <w:numPr>
          <w:ilvl w:val="0"/>
          <w:numId w:val="32"/>
        </w:numPr>
        <w:rPr>
          <w:del w:id="607" w:author="Molly McEvilley" w:date="2023-06-12T08:27:00Z"/>
          <w:u w:val="single"/>
        </w:rPr>
      </w:pPr>
      <w:del w:id="608" w:author="Molly McEvilley" w:date="2023-06-12T08:27:00Z">
        <w:r w:rsidDel="00D27CF7">
          <w:delText xml:space="preserve">There is an EnrollmentCoC record where </w:delText>
        </w:r>
        <w:r w:rsidRPr="49FCFE86" w:rsidDel="00D27CF7">
          <w:rPr>
            <w:i/>
            <w:iCs/>
          </w:rPr>
          <w:delText>InformationDate</w:delText>
        </w:r>
        <w:r w:rsidDel="00D27CF7">
          <w:delText xml:space="preserve"> &lt;= </w:delText>
        </w:r>
        <w:r w:rsidRPr="49FCFE86" w:rsidDel="00D27CF7">
          <w:rPr>
            <w:u w:val="single"/>
          </w:rPr>
          <w:delText>ReportEnd</w:delText>
        </w:r>
        <w:r w:rsidDel="00D27CF7">
          <w:delText xml:space="preserve"> and </w:delText>
        </w:r>
        <w:r w:rsidRPr="49FCFE86" w:rsidDel="00D27CF7">
          <w:rPr>
            <w:i/>
            <w:iCs/>
          </w:rPr>
          <w:delText>CoCCode</w:delText>
        </w:r>
        <w:r w:rsidDel="00D27CF7">
          <w:delText xml:space="preserve"> = </w:delText>
        </w:r>
        <w:r w:rsidRPr="49FCFE86" w:rsidDel="00D27CF7">
          <w:rPr>
            <w:u w:val="single"/>
          </w:rPr>
          <w:delText xml:space="preserve">ReportCoC </w:delText>
        </w:r>
      </w:del>
    </w:p>
    <w:p w14:paraId="5B6E6A65" w14:textId="63FF8A2D" w:rsidR="009D1431" w:rsidRDefault="00BF54A1" w:rsidP="009D1431">
      <w:pPr>
        <w:pStyle w:val="ListParagraph"/>
        <w:numPr>
          <w:ilvl w:val="0"/>
          <w:numId w:val="32"/>
        </w:numPr>
      </w:pPr>
      <w:r>
        <w:t xml:space="preserve">If </w:t>
      </w:r>
      <w:proofErr w:type="spellStart"/>
      <w:r>
        <w:t>Project.</w:t>
      </w:r>
      <w:r w:rsidRPr="49FCFE86">
        <w:rPr>
          <w:i/>
          <w:iCs/>
        </w:rPr>
        <w:t>ProjectType</w:t>
      </w:r>
      <w:proofErr w:type="spellEnd"/>
      <w:r>
        <w:t xml:space="preserve"> = 1</w:t>
      </w:r>
      <w:del w:id="609" w:author="Molly McEvilley" w:date="2023-05-09T14:58:00Z">
        <w:r w:rsidDel="00BF54A1">
          <w:delText xml:space="preserve"> and Project.</w:delText>
        </w:r>
        <w:r w:rsidRPr="49FCFE86" w:rsidDel="00BF54A1">
          <w:rPr>
            <w:i/>
            <w:iCs/>
          </w:rPr>
          <w:delText>TrackingMethod</w:delText>
        </w:r>
        <w:r w:rsidDel="00BF54A1">
          <w:delText xml:space="preserve"> = 3</w:delText>
        </w:r>
      </w:del>
      <w:r>
        <w:t xml:space="preserve">, there </w:t>
      </w:r>
      <w:r w:rsidR="00D27CF7">
        <w:t xml:space="preserve">is at least one </w:t>
      </w:r>
      <w:proofErr w:type="spellStart"/>
      <w:r w:rsidR="003C4035" w:rsidRPr="49FCFE86">
        <w:rPr>
          <w:i/>
          <w:iCs/>
        </w:rPr>
        <w:t>BedNightDate</w:t>
      </w:r>
      <w:proofErr w:type="spellEnd"/>
      <w:r w:rsidR="00D27CF7">
        <w:t xml:space="preserve"> </w:t>
      </w:r>
      <w:r w:rsidR="009D1431">
        <w:t>(</w:t>
      </w:r>
      <w:proofErr w:type="spellStart"/>
      <w:r w:rsidR="009D1431">
        <w:t>Services.</w:t>
      </w:r>
      <w:r w:rsidR="009D1431" w:rsidRPr="49FCFE86">
        <w:rPr>
          <w:i/>
          <w:iCs/>
        </w:rPr>
        <w:t>RecordType</w:t>
      </w:r>
      <w:proofErr w:type="spellEnd"/>
      <w:r w:rsidR="009D1431">
        <w:t xml:space="preserve"> = 200) record for the enrollment where </w:t>
      </w:r>
      <w:proofErr w:type="spellStart"/>
      <w:r w:rsidR="009D1431" w:rsidRPr="49FCFE86">
        <w:rPr>
          <w:i/>
          <w:iCs/>
        </w:rPr>
        <w:t>DateProvided</w:t>
      </w:r>
      <w:proofErr w:type="spellEnd"/>
      <w:r w:rsidR="009D1431" w:rsidRPr="49FCFE86">
        <w:rPr>
          <w:i/>
          <w:iCs/>
        </w:rPr>
        <w:t xml:space="preserve"> </w:t>
      </w:r>
      <w:r w:rsidR="009D1431">
        <w:t>is:</w:t>
      </w:r>
    </w:p>
    <w:p w14:paraId="35F4989B" w14:textId="08DDA81A" w:rsidR="009D1431" w:rsidRDefault="009D1431" w:rsidP="009D1431">
      <w:pPr>
        <w:pStyle w:val="ListParagraph"/>
        <w:numPr>
          <w:ilvl w:val="1"/>
          <w:numId w:val="32"/>
        </w:numPr>
      </w:pPr>
      <w:r>
        <w:t>On or after</w:t>
      </w:r>
      <w:r w:rsidRPr="00A6067F">
        <w:t xml:space="preserve"> </w:t>
      </w:r>
      <w:proofErr w:type="spellStart"/>
      <w:proofErr w:type="gramStart"/>
      <w:r w:rsidR="005A6BF7">
        <w:rPr>
          <w:u w:val="single"/>
        </w:rPr>
        <w:t>LookbackDate</w:t>
      </w:r>
      <w:proofErr w:type="spellEnd"/>
      <w:r w:rsidR="005A6BF7" w:rsidDel="005A6BF7">
        <w:t xml:space="preserve"> </w:t>
      </w:r>
      <w:r>
        <w:t>;</w:t>
      </w:r>
      <w:proofErr w:type="gramEnd"/>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2FBE72D5"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w:t>
      </w:r>
      <w:r w:rsidR="00093B0A">
        <w:t>,</w:t>
      </w:r>
      <w:r>
        <w:t xml:space="preserve"> and </w:t>
      </w:r>
      <w:proofErr w:type="spellStart"/>
      <w:r w:rsidRPr="001A0862">
        <w:rPr>
          <w:u w:val="single"/>
        </w:rPr>
        <w:t>ReportEnd</w:t>
      </w:r>
      <w:proofErr w:type="spellEnd"/>
      <w:r w:rsidRPr="00A6067F" w:rsidDel="009D1431">
        <w:t xml:space="preserve"> </w:t>
      </w:r>
    </w:p>
    <w:p w14:paraId="178A8792" w14:textId="77777777" w:rsidR="008C33C7" w:rsidRDefault="008C33C7" w:rsidP="008C33C7">
      <w:pPr>
        <w:pStyle w:val="Heading4"/>
      </w:pPr>
      <w:proofErr w:type="spellStart"/>
      <w:r>
        <w:t>EntryDate</w:t>
      </w:r>
      <w:proofErr w:type="spellEnd"/>
    </w:p>
    <w:p w14:paraId="387F9D6B" w14:textId="226C337E" w:rsidR="008C33C7" w:rsidRPr="00B0703E" w:rsidRDefault="008C33C7" w:rsidP="008C33C7">
      <w:r>
        <w:t xml:space="preserve">For </w:t>
      </w:r>
      <w:proofErr w:type="gramStart"/>
      <w:r>
        <w:t>night by night</w:t>
      </w:r>
      <w:proofErr w:type="gramEnd"/>
      <w:r>
        <w:t xml:space="preserve"> enrollments (</w:t>
      </w:r>
      <w:proofErr w:type="spellStart"/>
      <w:r>
        <w:t>Project.</w:t>
      </w:r>
      <w:r w:rsidRPr="0748C06F">
        <w:rPr>
          <w:i/>
          <w:iCs/>
        </w:rPr>
        <w:t>ProjectType</w:t>
      </w:r>
      <w:proofErr w:type="spellEnd"/>
      <w:r>
        <w:t xml:space="preserve"> = 1</w:t>
      </w:r>
      <w:del w:id="610" w:author="Molly McEvilley" w:date="2023-05-09T14:59:00Z">
        <w:r w:rsidDel="008C33C7">
          <w:delText xml:space="preserve"> and Project.</w:delText>
        </w:r>
        <w:r w:rsidRPr="0748C06F" w:rsidDel="008C33C7">
          <w:rPr>
            <w:i/>
            <w:iCs/>
          </w:rPr>
          <w:delText>TrackingMethod</w:delText>
        </w:r>
        <w:r w:rsidDel="008C33C7">
          <w:delText xml:space="preserve"> = 3</w:delText>
        </w:r>
      </w:del>
      <w:r>
        <w:t xml:space="preserve">), </w:t>
      </w:r>
      <w:proofErr w:type="spellStart"/>
      <w:r>
        <w:t>tlsa_HHID.</w:t>
      </w:r>
      <w:r w:rsidRPr="0748C06F">
        <w:rPr>
          <w:b/>
          <w:bCs/>
        </w:rPr>
        <w:t>EntryDate</w:t>
      </w:r>
      <w:proofErr w:type="spellEnd"/>
      <w:r>
        <w:t xml:space="preserve"> is set to the earliest </w:t>
      </w:r>
      <w:proofErr w:type="spellStart"/>
      <w:r w:rsidRPr="0748C06F">
        <w:rPr>
          <w:i/>
          <w:iCs/>
        </w:rPr>
        <w:t>BedNightDate</w:t>
      </w:r>
      <w:proofErr w:type="spellEnd"/>
      <w:r w:rsidRPr="0748C06F">
        <w:rPr>
          <w:i/>
          <w:iCs/>
        </w:rPr>
        <w:t xml:space="preserve"> </w:t>
      </w:r>
      <w:r>
        <w:t xml:space="preserve">for the enrollment that is consistent with the record selection criteria. This will only differ from </w:t>
      </w:r>
      <w:proofErr w:type="spellStart"/>
      <w:r>
        <w:t>hmis_Enrollment.</w:t>
      </w:r>
      <w:r w:rsidRPr="0748C06F">
        <w:rPr>
          <w:i/>
          <w:iCs/>
        </w:rPr>
        <w:t>EntryDate</w:t>
      </w:r>
      <w:proofErr w:type="spellEnd"/>
      <w:r w:rsidRPr="0748C06F">
        <w:rPr>
          <w:i/>
          <w:iCs/>
        </w:rPr>
        <w:t xml:space="preserv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t>MoveInDate</w:t>
      </w:r>
      <w:proofErr w:type="spellEnd"/>
    </w:p>
    <w:p w14:paraId="2F44386E" w14:textId="2BFF950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proofErr w:type="spellStart"/>
            <w:r w:rsidRPr="00DE4A2E">
              <w:rPr>
                <w:i/>
                <w:iCs/>
              </w:rPr>
              <w:t>MoveInDate</w:t>
            </w:r>
            <w:proofErr w:type="spellEnd"/>
            <w:r w:rsidRPr="000C38C1">
              <w:t xml:space="preserve"> &lt;</w:t>
            </w:r>
            <w:r>
              <w:t xml:space="preserve"> </w:t>
            </w:r>
            <w:proofErr w:type="spellStart"/>
            <w:r w:rsidRPr="000C38C1">
              <w:rPr>
                <w:i/>
                <w:iCs/>
              </w:rPr>
              <w:t>EntryDate</w:t>
            </w:r>
            <w:proofErr w:type="spellEnd"/>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Pr="00DE4A2E">
              <w:rPr>
                <w:i/>
                <w:iCs/>
              </w:rPr>
              <w:t>ProjectType</w:t>
            </w:r>
            <w:proofErr w:type="spellEnd"/>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proofErr w:type="spellStart"/>
            <w:r w:rsidRPr="00DE4A2E">
              <w:rPr>
                <w:i/>
                <w:iCs/>
              </w:rPr>
              <w:t>MoveInDate</w:t>
            </w:r>
            <w:proofErr w:type="spellEnd"/>
            <w:r w:rsidRPr="000C38C1">
              <w:t xml:space="preserve"> &gt; </w:t>
            </w:r>
            <w:proofErr w:type="spellStart"/>
            <w:r w:rsidRPr="00DE4A2E">
              <w:rPr>
                <w:rFonts w:cstheme="minorHAnsi"/>
                <w:u w:val="single"/>
              </w:rPr>
              <w:t>ReportEnd</w:t>
            </w:r>
            <w:proofErr w:type="spellEnd"/>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0069F610" w:rsidR="00D27CF7" w:rsidRPr="002F0D32" w:rsidRDefault="00D27CF7" w:rsidP="002A290B">
      <w:r>
        <w:t xml:space="preserve">Where </w:t>
      </w:r>
      <w:proofErr w:type="spellStart"/>
      <w:r>
        <w:t>Project.</w:t>
      </w:r>
      <w:r w:rsidRPr="10B9F996">
        <w:rPr>
          <w:i/>
          <w:iCs/>
        </w:rPr>
        <w:t>ProjectType</w:t>
      </w:r>
      <w:proofErr w:type="spellEnd"/>
      <w:r>
        <w:t xml:space="preserve"> = 1</w:t>
      </w:r>
      <w:del w:id="611" w:author="Molly McEvilley" w:date="2023-05-09T14:59:00Z">
        <w:r w:rsidDel="00D27CF7">
          <w:delText xml:space="preserve"> and Project.</w:delText>
        </w:r>
        <w:r w:rsidRPr="10B9F996" w:rsidDel="00D27CF7">
          <w:rPr>
            <w:i/>
            <w:iCs/>
          </w:rPr>
          <w:delText>TrackingMethod</w:delText>
        </w:r>
        <w:r w:rsidDel="00D27CF7">
          <w:delText xml:space="preserve"> = 3</w:delText>
        </w:r>
      </w:del>
      <w:r>
        <w:t xml:space="preserve">, </w:t>
      </w:r>
      <w:proofErr w:type="spellStart"/>
      <w:r w:rsidR="2705E6F0" w:rsidRPr="10B9F996">
        <w:rPr>
          <w:b/>
          <w:bCs/>
        </w:rPr>
        <w:t>LastBedNight</w:t>
      </w:r>
      <w:proofErr w:type="spellEnd"/>
      <w:r>
        <w:t xml:space="preserve"> refers to the most recent record (</w:t>
      </w:r>
      <w:proofErr w:type="spellStart"/>
      <w:r>
        <w:t>Services.</w:t>
      </w:r>
      <w:r w:rsidRPr="10B9F996">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22947C51" w:rsidR="00D27CF7" w:rsidRDefault="00D27CF7" w:rsidP="00D27CF7">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 reporting must be based on an adjusted </w:t>
      </w:r>
      <w:proofErr w:type="spellStart"/>
      <w:r w:rsidRPr="00B678E4">
        <w:rPr>
          <w:i/>
          <w:iCs/>
        </w:rPr>
        <w:t>ExitDate</w:t>
      </w:r>
      <w:proofErr w:type="spellEnd"/>
      <w:r>
        <w:t xml:space="preserve"> consistent with the logic below</w:t>
      </w:r>
      <w:r w:rsidR="004873DC">
        <w:t xml:space="preserve">. </w:t>
      </w:r>
      <w:r>
        <w:t xml:space="preserve">If applicable, </w:t>
      </w:r>
      <w:r w:rsidRPr="00B678E4">
        <w:rPr>
          <w:i/>
          <w:iCs/>
        </w:rPr>
        <w:t>Destination</w:t>
      </w:r>
      <w:r>
        <w:t xml:space="preserve"> for these enrollments is reported as ‘</w:t>
      </w:r>
      <w:del w:id="612" w:author="Molly McEvilley" w:date="2023-07-01T10:03:00Z">
        <w:r w:rsidDel="0014684B">
          <w:delText xml:space="preserve">Unknown’ </w:delText>
        </w:r>
      </w:del>
      <w:ins w:id="613" w:author="Molly McEvilley" w:date="2023-07-01T10:03:00Z">
        <w:r w:rsidR="0014684B">
          <w:t xml:space="preserve">Data missing or invalid’ </w:t>
        </w:r>
      </w:ins>
      <w:r>
        <w:t>(99)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rsidR="004873DC">
        <w:t xml:space="preserve">. </w:t>
      </w:r>
    </w:p>
    <w:p w14:paraId="43A465E3" w14:textId="4BC6C58C" w:rsidR="00D27CF7" w:rsidRDefault="00D27CF7" w:rsidP="0030608E">
      <w:pPr>
        <w:pStyle w:val="ListParagraph"/>
        <w:numPr>
          <w:ilvl w:val="0"/>
          <w:numId w:val="35"/>
        </w:numPr>
      </w:pPr>
      <w:r>
        <w:t xml:space="preserve">The effective </w:t>
      </w:r>
      <w:proofErr w:type="spellStart"/>
      <w:r w:rsidRPr="10B9F996">
        <w:rPr>
          <w:i/>
          <w:iCs/>
        </w:rPr>
        <w:t>ExitDate</w:t>
      </w:r>
      <w:proofErr w:type="spellEnd"/>
      <w:r>
        <w:t xml:space="preserve"> is [</w:t>
      </w:r>
      <w:proofErr w:type="spellStart"/>
      <w:r w:rsidR="2705E6F0">
        <w:t>LastBedNight</w:t>
      </w:r>
      <w:proofErr w:type="spellEnd"/>
      <w:r>
        <w:t xml:space="preserve"> + 1 day] for any enrollment in a night-by-night shelter where:</w:t>
      </w:r>
    </w:p>
    <w:p w14:paraId="14E58D6F" w14:textId="77777777" w:rsidR="00D27CF7" w:rsidRDefault="00D27CF7" w:rsidP="0030608E">
      <w:pPr>
        <w:pStyle w:val="ListParagraph"/>
        <w:numPr>
          <w:ilvl w:val="1"/>
          <w:numId w:val="35"/>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2455A94B" w:rsidR="00D27CF7" w:rsidRDefault="00D27CF7" w:rsidP="0030608E">
      <w:pPr>
        <w:pStyle w:val="ListParagraph"/>
        <w:numPr>
          <w:ilvl w:val="1"/>
          <w:numId w:val="35"/>
        </w:numPr>
      </w:pPr>
      <w:r>
        <w:t xml:space="preserve">There is no </w:t>
      </w:r>
      <w:proofErr w:type="spellStart"/>
      <w:r w:rsidRPr="10B9F996">
        <w:rPr>
          <w:i/>
          <w:iCs/>
        </w:rPr>
        <w:t>ExitDate</w:t>
      </w:r>
      <w:proofErr w:type="spellEnd"/>
      <w:r>
        <w:t xml:space="preserve"> and </w:t>
      </w:r>
      <w:proofErr w:type="spellStart"/>
      <w:r w:rsidR="2705E6F0">
        <w:t>LastBedNight</w:t>
      </w:r>
      <w:proofErr w:type="spellEnd"/>
      <w:r>
        <w:t xml:space="preserve"> is 90 days or more prior to </w:t>
      </w:r>
      <w:proofErr w:type="spellStart"/>
      <w:r w:rsidRPr="10B9F996">
        <w:rPr>
          <w:u w:val="single"/>
        </w:rPr>
        <w:t>ReportEnd</w:t>
      </w:r>
      <w:proofErr w:type="spellEnd"/>
      <w:r w:rsidR="004873DC">
        <w:t xml:space="preserve">. </w:t>
      </w:r>
    </w:p>
    <w:p w14:paraId="37148FC6" w14:textId="1DAE1B1D" w:rsidR="00A313CE" w:rsidRDefault="00A313CE" w:rsidP="0005203D">
      <w:pPr>
        <w:pStyle w:val="ListParagraph"/>
        <w:numPr>
          <w:ilvl w:val="0"/>
          <w:numId w:val="35"/>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553B6B">
      <w:pPr>
        <w:pStyle w:val="ListParagraph"/>
        <w:numPr>
          <w:ilvl w:val="1"/>
          <w:numId w:val="35"/>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proofErr w:type="spellStart"/>
            <w:r w:rsidR="2705E6F0" w:rsidRPr="49FCFE86">
              <w:rPr>
                <w:b/>
              </w:rPr>
              <w:t>LastBedNight</w:t>
            </w:r>
            <w:proofErr w:type="spellEnd"/>
            <w:r>
              <w:t xml:space="preserve"> + 90 days] &lt;= </w:t>
            </w:r>
            <w:proofErr w:type="spellStart"/>
            <w:r w:rsidRPr="49FCFE86">
              <w:rPr>
                <w:u w:val="single"/>
              </w:rPr>
              <w:t>ReportEnd</w:t>
            </w:r>
            <w:proofErr w:type="spellEnd"/>
            <w:r>
              <w:t xml:space="preserve"> and </w:t>
            </w:r>
            <w:proofErr w:type="spellStart"/>
            <w:r w:rsidRPr="49FCFE86">
              <w:rPr>
                <w:i/>
                <w:iCs/>
              </w:rPr>
              <w:t>ExitDate</w:t>
            </w:r>
            <w:proofErr w:type="spellEnd"/>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proofErr w:type="spellStart"/>
            <w:r w:rsidRPr="10B9F996">
              <w:rPr>
                <w:i/>
                <w:iCs/>
              </w:rPr>
              <w:t>ExitDate</w:t>
            </w:r>
            <w:proofErr w:type="spellEnd"/>
            <w:r>
              <w:t xml:space="preserve"> &gt; [</w:t>
            </w:r>
            <w:proofErr w:type="spellStart"/>
            <w:r w:rsidR="2705E6F0" w:rsidRPr="10B9F996">
              <w:rPr>
                <w:b/>
              </w:rPr>
              <w:t>LastBedNight</w:t>
            </w:r>
            <w:proofErr w:type="spellEnd"/>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614" w:name="_ExitDest"/>
      <w:bookmarkEnd w:id="614"/>
      <w:proofErr w:type="spellStart"/>
      <w:r>
        <w:lastRenderedPageBreak/>
        <w:t>ExitDest</w:t>
      </w:r>
      <w:proofErr w:type="spellEnd"/>
    </w:p>
    <w:p w14:paraId="587ECB53" w14:textId="79A9A9B7" w:rsidR="00A477F0" w:rsidDel="00A369CE" w:rsidRDefault="000D23DD" w:rsidP="00A369CE">
      <w:pPr>
        <w:rPr>
          <w:del w:id="615" w:author="Molly McEvilley" w:date="2023-05-09T14:52:00Z"/>
        </w:rPr>
      </w:pPr>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del w:id="616" w:author="Molly McEvilley" w:date="2023-05-09T14:52:00Z">
        <w:r w:rsidR="0043282B" w:rsidDel="00A369CE">
          <w:delText xml:space="preserve">The LSA </w:delText>
        </w:r>
        <w:r w:rsidR="00A477F0" w:rsidDel="00A369CE">
          <w:delText>exit destination categories are:</w:delText>
        </w:r>
      </w:del>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rsidDel="00A369CE" w14:paraId="0BC122C2" w14:textId="7E27DA5C" w:rsidTr="00EB0196">
        <w:trPr>
          <w:cnfStyle w:val="100000000000" w:firstRow="1" w:lastRow="0" w:firstColumn="0" w:lastColumn="0" w:oddVBand="0" w:evenVBand="0" w:oddHBand="0" w:evenHBand="0" w:firstRowFirstColumn="0" w:firstRowLastColumn="0" w:lastRowFirstColumn="0" w:lastRowLastColumn="0"/>
          <w:cantSplit/>
          <w:trHeight w:val="216"/>
          <w:tblHeader/>
          <w:del w:id="617"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55A3F40" w:rsidR="00C71837" w:rsidRPr="008743AE" w:rsidDel="00A369CE" w:rsidRDefault="00C71837" w:rsidP="008F0D48">
            <w:pPr>
              <w:spacing w:before="0" w:after="0"/>
              <w:rPr>
                <w:del w:id="618" w:author="Molly McEvilley" w:date="2023-05-09T14:52:00Z"/>
                <w:rFonts w:cstheme="minorHAnsi"/>
              </w:rPr>
            </w:pPr>
            <w:del w:id="619" w:author="Molly McEvilley" w:date="2023-05-09T14:52:00Z">
              <w:r w:rsidDel="00A369CE">
                <w:rPr>
                  <w:rFonts w:cstheme="minorHAnsi"/>
                </w:rPr>
                <w:delText>LSA</w:delText>
              </w:r>
              <w:r w:rsidRPr="008743AE" w:rsidDel="00A369CE">
                <w:rPr>
                  <w:rFonts w:cstheme="minorHAnsi"/>
                </w:rPr>
                <w:delText xml:space="preserve"> Value</w:delText>
              </w:r>
            </w:del>
          </w:p>
        </w:tc>
        <w:tc>
          <w:tcPr>
            <w:tcW w:w="7625" w:type="dxa"/>
          </w:tcPr>
          <w:p w14:paraId="4D1723B1" w14:textId="116C2DDB" w:rsidR="00C71837" w:rsidRPr="008743AE" w:rsidDel="00A369CE" w:rsidRDefault="00C71837" w:rsidP="008F0D48">
            <w:pPr>
              <w:spacing w:before="0" w:after="0"/>
              <w:cnfStyle w:val="100000000000" w:firstRow="1" w:lastRow="0" w:firstColumn="0" w:lastColumn="0" w:oddVBand="0" w:evenVBand="0" w:oddHBand="0" w:evenHBand="0" w:firstRowFirstColumn="0" w:firstRowLastColumn="0" w:lastRowFirstColumn="0" w:lastRowLastColumn="0"/>
              <w:rPr>
                <w:del w:id="620" w:author="Molly McEvilley" w:date="2023-05-09T14:52:00Z"/>
                <w:rFonts w:cstheme="minorHAnsi"/>
              </w:rPr>
            </w:pPr>
            <w:del w:id="621" w:author="Molly McEvilley" w:date="2023-05-09T14:52:00Z">
              <w:r w:rsidRPr="008743AE" w:rsidDel="00A369CE">
                <w:rPr>
                  <w:rFonts w:cstheme="minorHAnsi"/>
                </w:rPr>
                <w:delText>Category</w:delText>
              </w:r>
            </w:del>
          </w:p>
        </w:tc>
      </w:tr>
      <w:tr w:rsidR="00C71837" w:rsidRPr="00577A54" w:rsidDel="00A369CE" w14:paraId="2CE75EBC" w14:textId="4A2AA120" w:rsidTr="00EB0196">
        <w:trPr>
          <w:cnfStyle w:val="000000100000" w:firstRow="0" w:lastRow="0" w:firstColumn="0" w:lastColumn="0" w:oddVBand="0" w:evenVBand="0" w:oddHBand="1" w:evenHBand="0" w:firstRowFirstColumn="0" w:firstRowLastColumn="0" w:lastRowFirstColumn="0" w:lastRowLastColumn="0"/>
          <w:cantSplit/>
          <w:trHeight w:val="216"/>
          <w:del w:id="622"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B5F1DB5" w14:textId="0C4B4260" w:rsidR="00C71837" w:rsidRPr="00577A54" w:rsidDel="00A369CE" w:rsidRDefault="00C71837" w:rsidP="008F0D48">
            <w:pPr>
              <w:spacing w:before="0" w:after="0"/>
              <w:rPr>
                <w:del w:id="623" w:author="Molly McEvilley" w:date="2023-05-09T14:52:00Z"/>
                <w:rFonts w:cstheme="minorHAnsi"/>
              </w:rPr>
            </w:pPr>
            <w:del w:id="624" w:author="Molly McEvilley" w:date="2023-05-09T14:52:00Z">
              <w:r w:rsidRPr="00384DFD" w:rsidDel="00A369CE">
                <w:delText>1</w:delText>
              </w:r>
            </w:del>
          </w:p>
        </w:tc>
        <w:tc>
          <w:tcPr>
            <w:tcW w:w="7625" w:type="dxa"/>
          </w:tcPr>
          <w:p w14:paraId="5B036931" w14:textId="705363DA" w:rsidR="00C71837" w:rsidRPr="00577A54"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25" w:author="Molly McEvilley" w:date="2023-05-09T14:52:00Z"/>
                <w:rFonts w:cstheme="minorHAnsi"/>
              </w:rPr>
            </w:pPr>
            <w:del w:id="626" w:author="Molly McEvilley" w:date="2023-05-09T14:52:00Z">
              <w:r w:rsidRPr="00384DFD" w:rsidDel="00A369CE">
                <w:delText>PSH</w:delText>
              </w:r>
            </w:del>
          </w:p>
        </w:tc>
      </w:tr>
      <w:tr w:rsidR="00C71837" w:rsidRPr="00577A54" w:rsidDel="00A369CE" w14:paraId="6FBFE2B3" w14:textId="5BE272C3" w:rsidTr="00EB0196">
        <w:trPr>
          <w:cnfStyle w:val="000000010000" w:firstRow="0" w:lastRow="0" w:firstColumn="0" w:lastColumn="0" w:oddVBand="0" w:evenVBand="0" w:oddHBand="0" w:evenHBand="1" w:firstRowFirstColumn="0" w:firstRowLastColumn="0" w:lastRowFirstColumn="0" w:lastRowLastColumn="0"/>
          <w:cantSplit/>
          <w:trHeight w:val="216"/>
          <w:del w:id="627"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32A1548" w14:textId="60A6148F" w:rsidR="00C71837" w:rsidRPr="00577A54" w:rsidDel="00A369CE" w:rsidRDefault="00C71837" w:rsidP="008F0D48">
            <w:pPr>
              <w:spacing w:before="0" w:after="0"/>
              <w:rPr>
                <w:del w:id="628" w:author="Molly McEvilley" w:date="2023-05-09T14:52:00Z"/>
                <w:rFonts w:cstheme="minorHAnsi"/>
              </w:rPr>
            </w:pPr>
            <w:del w:id="629" w:author="Molly McEvilley" w:date="2023-05-09T14:52:00Z">
              <w:r w:rsidRPr="00384DFD" w:rsidDel="00A369CE">
                <w:delText>2</w:delText>
              </w:r>
            </w:del>
          </w:p>
        </w:tc>
        <w:tc>
          <w:tcPr>
            <w:tcW w:w="7625" w:type="dxa"/>
          </w:tcPr>
          <w:p w14:paraId="407F53D5" w14:textId="7A24411A" w:rsidR="00C71837" w:rsidRPr="00577A54"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30" w:author="Molly McEvilley" w:date="2023-05-09T14:52:00Z"/>
                <w:rFonts w:cstheme="minorHAnsi"/>
              </w:rPr>
            </w:pPr>
            <w:del w:id="631" w:author="Molly McEvilley" w:date="2023-05-09T14:52:00Z">
              <w:r w:rsidRPr="00384DFD" w:rsidDel="00A369CE">
                <w:delText>PH - rent/temp subsidy</w:delText>
              </w:r>
            </w:del>
          </w:p>
        </w:tc>
      </w:tr>
      <w:tr w:rsidR="00C71837" w:rsidRPr="00445256" w:rsidDel="00A369CE" w14:paraId="24C7AED1" w14:textId="4AC63FE3" w:rsidTr="00EB0196">
        <w:trPr>
          <w:cnfStyle w:val="000000100000" w:firstRow="0" w:lastRow="0" w:firstColumn="0" w:lastColumn="0" w:oddVBand="0" w:evenVBand="0" w:oddHBand="1" w:evenHBand="0" w:firstRowFirstColumn="0" w:firstRowLastColumn="0" w:lastRowFirstColumn="0" w:lastRowLastColumn="0"/>
          <w:cantSplit/>
          <w:trHeight w:val="216"/>
          <w:del w:id="632"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2F68E271" w14:textId="1AAEDE43" w:rsidR="00C71837" w:rsidRPr="00445256" w:rsidDel="00A369CE" w:rsidRDefault="00C71837" w:rsidP="008F0D48">
            <w:pPr>
              <w:spacing w:before="0" w:after="0"/>
              <w:rPr>
                <w:del w:id="633" w:author="Molly McEvilley" w:date="2023-05-09T14:52:00Z"/>
                <w:rFonts w:cstheme="minorHAnsi"/>
              </w:rPr>
            </w:pPr>
            <w:del w:id="634" w:author="Molly McEvilley" w:date="2023-05-09T14:52:00Z">
              <w:r w:rsidRPr="00445256" w:rsidDel="00A369CE">
                <w:delText>3</w:delText>
              </w:r>
            </w:del>
          </w:p>
        </w:tc>
        <w:tc>
          <w:tcPr>
            <w:tcW w:w="7625" w:type="dxa"/>
          </w:tcPr>
          <w:p w14:paraId="65C3D4CD" w14:textId="04ABB833"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35" w:author="Molly McEvilley" w:date="2023-05-09T14:52:00Z"/>
                <w:rFonts w:cstheme="minorHAnsi"/>
              </w:rPr>
            </w:pPr>
            <w:del w:id="636" w:author="Molly McEvilley" w:date="2023-05-09T14:52:00Z">
              <w:r w:rsidRPr="00445256" w:rsidDel="00A369CE">
                <w:delText>PH - rent/own with subsidy</w:delText>
              </w:r>
            </w:del>
          </w:p>
        </w:tc>
      </w:tr>
      <w:tr w:rsidR="00C71837" w:rsidRPr="00445256" w:rsidDel="00A369CE" w14:paraId="55EC1D77" w14:textId="78748A2B" w:rsidTr="00EB0196">
        <w:trPr>
          <w:cnfStyle w:val="000000010000" w:firstRow="0" w:lastRow="0" w:firstColumn="0" w:lastColumn="0" w:oddVBand="0" w:evenVBand="0" w:oddHBand="0" w:evenHBand="1" w:firstRowFirstColumn="0" w:firstRowLastColumn="0" w:lastRowFirstColumn="0" w:lastRowLastColumn="0"/>
          <w:cantSplit/>
          <w:trHeight w:val="216"/>
          <w:del w:id="637"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B8A4273" w14:textId="04EFAB7C" w:rsidR="00C71837" w:rsidRPr="00445256" w:rsidDel="00A369CE" w:rsidRDefault="00C71837" w:rsidP="008F0D48">
            <w:pPr>
              <w:spacing w:before="0" w:after="0"/>
              <w:rPr>
                <w:del w:id="638" w:author="Molly McEvilley" w:date="2023-05-09T14:52:00Z"/>
                <w:rFonts w:cstheme="minorHAnsi"/>
              </w:rPr>
            </w:pPr>
            <w:del w:id="639" w:author="Molly McEvilley" w:date="2023-05-09T14:52:00Z">
              <w:r w:rsidRPr="00445256" w:rsidDel="00A369CE">
                <w:delText>4</w:delText>
              </w:r>
            </w:del>
          </w:p>
        </w:tc>
        <w:tc>
          <w:tcPr>
            <w:tcW w:w="7625" w:type="dxa"/>
          </w:tcPr>
          <w:p w14:paraId="2223E3EF" w14:textId="7F4440BD"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40" w:author="Molly McEvilley" w:date="2023-05-09T14:52:00Z"/>
                <w:rFonts w:cstheme="minorHAnsi"/>
              </w:rPr>
            </w:pPr>
            <w:del w:id="641" w:author="Molly McEvilley" w:date="2023-05-09T14:52:00Z">
              <w:r w:rsidRPr="00445256" w:rsidDel="00A369CE">
                <w:delText>PH - rent/own no subsidy</w:delText>
              </w:r>
            </w:del>
          </w:p>
        </w:tc>
      </w:tr>
      <w:tr w:rsidR="00C71837" w:rsidRPr="00445256" w:rsidDel="00A369CE" w14:paraId="7C832890" w14:textId="48B31484" w:rsidTr="00EB0196">
        <w:trPr>
          <w:cnfStyle w:val="000000100000" w:firstRow="0" w:lastRow="0" w:firstColumn="0" w:lastColumn="0" w:oddVBand="0" w:evenVBand="0" w:oddHBand="1" w:evenHBand="0" w:firstRowFirstColumn="0" w:firstRowLastColumn="0" w:lastRowFirstColumn="0" w:lastRowLastColumn="0"/>
          <w:cantSplit/>
          <w:trHeight w:val="216"/>
          <w:del w:id="642"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E334FAC" w14:textId="65C6EA05" w:rsidR="00C71837" w:rsidRPr="00445256" w:rsidDel="00A369CE" w:rsidRDefault="00C71837" w:rsidP="008F0D48">
            <w:pPr>
              <w:spacing w:before="0" w:after="0"/>
              <w:rPr>
                <w:del w:id="643" w:author="Molly McEvilley" w:date="2023-05-09T14:52:00Z"/>
                <w:rFonts w:cstheme="minorHAnsi"/>
              </w:rPr>
            </w:pPr>
            <w:del w:id="644" w:author="Molly McEvilley" w:date="2023-05-09T14:52:00Z">
              <w:r w:rsidRPr="00445256" w:rsidDel="00A369CE">
                <w:delText>5</w:delText>
              </w:r>
            </w:del>
          </w:p>
        </w:tc>
        <w:tc>
          <w:tcPr>
            <w:tcW w:w="7625" w:type="dxa"/>
          </w:tcPr>
          <w:p w14:paraId="71845378" w14:textId="18F9F830"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45" w:author="Molly McEvilley" w:date="2023-05-09T14:52:00Z"/>
                <w:rFonts w:cstheme="minorHAnsi"/>
              </w:rPr>
            </w:pPr>
            <w:del w:id="646" w:author="Molly McEvilley" w:date="2023-05-09T14:52:00Z">
              <w:r w:rsidRPr="00445256" w:rsidDel="00A369CE">
                <w:delText xml:space="preserve">Family </w:delText>
              </w:r>
              <w:r w:rsidR="00C34F4A" w:rsidDel="00A369CE">
                <w:delText>–</w:delText>
              </w:r>
              <w:r w:rsidRPr="00445256" w:rsidDel="00A369CE">
                <w:delText xml:space="preserve"> perm</w:delText>
              </w:r>
            </w:del>
          </w:p>
        </w:tc>
      </w:tr>
      <w:tr w:rsidR="00C71837" w:rsidRPr="00445256" w:rsidDel="00A369CE" w14:paraId="74074911" w14:textId="57F4E961" w:rsidTr="00EB0196">
        <w:trPr>
          <w:cnfStyle w:val="000000010000" w:firstRow="0" w:lastRow="0" w:firstColumn="0" w:lastColumn="0" w:oddVBand="0" w:evenVBand="0" w:oddHBand="0" w:evenHBand="1" w:firstRowFirstColumn="0" w:firstRowLastColumn="0" w:lastRowFirstColumn="0" w:lastRowLastColumn="0"/>
          <w:cantSplit/>
          <w:trHeight w:val="216"/>
          <w:del w:id="647"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EB813D3" w14:textId="04502E2A" w:rsidR="00C71837" w:rsidRPr="00445256" w:rsidDel="00A369CE" w:rsidRDefault="00C71837" w:rsidP="008F0D48">
            <w:pPr>
              <w:spacing w:before="0" w:after="0"/>
              <w:rPr>
                <w:del w:id="648" w:author="Molly McEvilley" w:date="2023-05-09T14:52:00Z"/>
                <w:rFonts w:cstheme="minorHAnsi"/>
              </w:rPr>
            </w:pPr>
            <w:del w:id="649" w:author="Molly McEvilley" w:date="2023-05-09T14:52:00Z">
              <w:r w:rsidRPr="00445256" w:rsidDel="00A369CE">
                <w:delText>6</w:delText>
              </w:r>
            </w:del>
          </w:p>
        </w:tc>
        <w:tc>
          <w:tcPr>
            <w:tcW w:w="7625" w:type="dxa"/>
          </w:tcPr>
          <w:p w14:paraId="06DD54B5" w14:textId="02E64BC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50" w:author="Molly McEvilley" w:date="2023-05-09T14:52:00Z"/>
                <w:rFonts w:cstheme="minorHAnsi"/>
              </w:rPr>
            </w:pPr>
            <w:del w:id="651" w:author="Molly McEvilley" w:date="2023-05-09T14:52:00Z">
              <w:r w:rsidRPr="00445256" w:rsidDel="00A369CE">
                <w:delText xml:space="preserve">Friends </w:delText>
              </w:r>
              <w:r w:rsidR="00C34F4A" w:rsidDel="00A369CE">
                <w:delText>–</w:delText>
              </w:r>
              <w:r w:rsidRPr="00445256" w:rsidDel="00A369CE">
                <w:delText xml:space="preserve"> perm</w:delText>
              </w:r>
            </w:del>
          </w:p>
        </w:tc>
      </w:tr>
      <w:tr w:rsidR="00C71837" w:rsidRPr="00445256" w:rsidDel="00A369CE" w14:paraId="10C4B14E" w14:textId="6E30BB92" w:rsidTr="00EB0196">
        <w:trPr>
          <w:cnfStyle w:val="000000100000" w:firstRow="0" w:lastRow="0" w:firstColumn="0" w:lastColumn="0" w:oddVBand="0" w:evenVBand="0" w:oddHBand="1" w:evenHBand="0" w:firstRowFirstColumn="0" w:firstRowLastColumn="0" w:lastRowFirstColumn="0" w:lastRowLastColumn="0"/>
          <w:cantSplit/>
          <w:trHeight w:val="216"/>
          <w:del w:id="652"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68AFC8C" w14:textId="3AB173B1" w:rsidR="00C71837" w:rsidRPr="00445256" w:rsidDel="00A369CE" w:rsidRDefault="00C71837" w:rsidP="008F0D48">
            <w:pPr>
              <w:spacing w:before="0" w:after="0"/>
              <w:rPr>
                <w:del w:id="653" w:author="Molly McEvilley" w:date="2023-05-09T14:52:00Z"/>
                <w:rFonts w:cstheme="minorHAnsi"/>
              </w:rPr>
            </w:pPr>
            <w:del w:id="654" w:author="Molly McEvilley" w:date="2023-05-09T14:52:00Z">
              <w:r w:rsidRPr="00445256" w:rsidDel="00A369CE">
                <w:delText>7</w:delText>
              </w:r>
            </w:del>
          </w:p>
        </w:tc>
        <w:tc>
          <w:tcPr>
            <w:tcW w:w="7625" w:type="dxa"/>
          </w:tcPr>
          <w:p w14:paraId="2D076BF0" w14:textId="3416EA8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55" w:author="Molly McEvilley" w:date="2023-05-09T14:52:00Z"/>
                <w:rFonts w:cstheme="minorHAnsi"/>
              </w:rPr>
            </w:pPr>
            <w:del w:id="656" w:author="Molly McEvilley" w:date="2023-05-09T14:52:00Z">
              <w:r w:rsidRPr="00445256" w:rsidDel="00A369CE">
                <w:delText>Institutions - group/assisted</w:delText>
              </w:r>
            </w:del>
          </w:p>
        </w:tc>
      </w:tr>
      <w:tr w:rsidR="00C71837" w:rsidRPr="00445256" w:rsidDel="00A369CE" w14:paraId="7560772E" w14:textId="3E4D9097" w:rsidTr="00EB0196">
        <w:trPr>
          <w:cnfStyle w:val="000000010000" w:firstRow="0" w:lastRow="0" w:firstColumn="0" w:lastColumn="0" w:oddVBand="0" w:evenVBand="0" w:oddHBand="0" w:evenHBand="1" w:firstRowFirstColumn="0" w:firstRowLastColumn="0" w:lastRowFirstColumn="0" w:lastRowLastColumn="0"/>
          <w:cantSplit/>
          <w:trHeight w:val="216"/>
          <w:del w:id="657"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4D2AC04" w14:textId="27AA8A00" w:rsidR="00C71837" w:rsidRPr="00445256" w:rsidDel="00A369CE" w:rsidRDefault="00C71837" w:rsidP="008F0D48">
            <w:pPr>
              <w:spacing w:before="0" w:after="0"/>
              <w:rPr>
                <w:del w:id="658" w:author="Molly McEvilley" w:date="2023-05-09T14:52:00Z"/>
                <w:rFonts w:cstheme="minorHAnsi"/>
              </w:rPr>
            </w:pPr>
            <w:del w:id="659" w:author="Molly McEvilley" w:date="2023-05-09T14:52:00Z">
              <w:r w:rsidRPr="00445256" w:rsidDel="00A369CE">
                <w:delText>8</w:delText>
              </w:r>
            </w:del>
          </w:p>
        </w:tc>
        <w:tc>
          <w:tcPr>
            <w:tcW w:w="7625" w:type="dxa"/>
          </w:tcPr>
          <w:p w14:paraId="011DF584" w14:textId="55051042"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60" w:author="Molly McEvilley" w:date="2023-05-09T14:52:00Z"/>
                <w:rFonts w:cstheme="minorHAnsi"/>
              </w:rPr>
            </w:pPr>
            <w:del w:id="661" w:author="Molly McEvilley" w:date="2023-05-09T14:52:00Z">
              <w:r w:rsidRPr="00445256" w:rsidDel="00A369CE">
                <w:delText>Institutions - medical</w:delText>
              </w:r>
            </w:del>
          </w:p>
        </w:tc>
      </w:tr>
      <w:tr w:rsidR="00C71837" w:rsidRPr="00445256" w:rsidDel="00A369CE" w14:paraId="53CC57A3" w14:textId="6B236707" w:rsidTr="00EB0196">
        <w:trPr>
          <w:cnfStyle w:val="000000100000" w:firstRow="0" w:lastRow="0" w:firstColumn="0" w:lastColumn="0" w:oddVBand="0" w:evenVBand="0" w:oddHBand="1" w:evenHBand="0" w:firstRowFirstColumn="0" w:firstRowLastColumn="0" w:lastRowFirstColumn="0" w:lastRowLastColumn="0"/>
          <w:cantSplit/>
          <w:trHeight w:val="216"/>
          <w:del w:id="662"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0C922B1" w14:textId="568880ED" w:rsidR="00C71837" w:rsidRPr="00445256" w:rsidDel="00A369CE" w:rsidRDefault="00C71837" w:rsidP="008F0D48">
            <w:pPr>
              <w:spacing w:before="0" w:after="0"/>
              <w:rPr>
                <w:del w:id="663" w:author="Molly McEvilley" w:date="2023-05-09T14:52:00Z"/>
                <w:rFonts w:cstheme="minorHAnsi"/>
              </w:rPr>
            </w:pPr>
            <w:del w:id="664" w:author="Molly McEvilley" w:date="2023-05-09T14:52:00Z">
              <w:r w:rsidRPr="00445256" w:rsidDel="00A369CE">
                <w:delText>9</w:delText>
              </w:r>
            </w:del>
          </w:p>
        </w:tc>
        <w:tc>
          <w:tcPr>
            <w:tcW w:w="7625" w:type="dxa"/>
          </w:tcPr>
          <w:p w14:paraId="0F448C70" w14:textId="61934DFA"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65" w:author="Molly McEvilley" w:date="2023-05-09T14:52:00Z"/>
                <w:rFonts w:cstheme="minorHAnsi"/>
              </w:rPr>
            </w:pPr>
            <w:del w:id="666" w:author="Molly McEvilley" w:date="2023-05-09T14:52:00Z">
              <w:r w:rsidRPr="00445256" w:rsidDel="00A369CE">
                <w:delText>Institutions - incarceration</w:delText>
              </w:r>
            </w:del>
          </w:p>
        </w:tc>
      </w:tr>
      <w:tr w:rsidR="00C71837" w:rsidRPr="00445256" w:rsidDel="00A369CE" w14:paraId="29939301" w14:textId="43F37509" w:rsidTr="00EB0196">
        <w:trPr>
          <w:cnfStyle w:val="000000010000" w:firstRow="0" w:lastRow="0" w:firstColumn="0" w:lastColumn="0" w:oddVBand="0" w:evenVBand="0" w:oddHBand="0" w:evenHBand="1" w:firstRowFirstColumn="0" w:firstRowLastColumn="0" w:lastRowFirstColumn="0" w:lastRowLastColumn="0"/>
          <w:cantSplit/>
          <w:trHeight w:val="216"/>
          <w:del w:id="667"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14AF5D5" w14:textId="1FD44CDB" w:rsidR="00C71837" w:rsidRPr="00445256" w:rsidDel="00A369CE" w:rsidRDefault="00C71837" w:rsidP="008F0D48">
            <w:pPr>
              <w:spacing w:before="0" w:after="0"/>
              <w:rPr>
                <w:del w:id="668" w:author="Molly McEvilley" w:date="2023-05-09T14:52:00Z"/>
                <w:rFonts w:cstheme="minorHAnsi"/>
              </w:rPr>
            </w:pPr>
            <w:del w:id="669" w:author="Molly McEvilley" w:date="2023-05-09T14:52:00Z">
              <w:r w:rsidRPr="00445256" w:rsidDel="00A369CE">
                <w:delText>10</w:delText>
              </w:r>
            </w:del>
          </w:p>
        </w:tc>
        <w:tc>
          <w:tcPr>
            <w:tcW w:w="7625" w:type="dxa"/>
          </w:tcPr>
          <w:p w14:paraId="13C5E29E" w14:textId="542C563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70" w:author="Molly McEvilley" w:date="2023-05-09T14:52:00Z"/>
                <w:rFonts w:cstheme="minorHAnsi"/>
              </w:rPr>
            </w:pPr>
            <w:del w:id="671" w:author="Molly McEvilley" w:date="2023-05-09T14:52:00Z">
              <w:r w:rsidRPr="00445256" w:rsidDel="00A369CE">
                <w:delText>Temporary - not homeless</w:delText>
              </w:r>
            </w:del>
          </w:p>
        </w:tc>
      </w:tr>
      <w:tr w:rsidR="00C71837" w:rsidRPr="00445256" w:rsidDel="00A369CE" w14:paraId="4AAA8344" w14:textId="5C3ADAEE" w:rsidTr="00EB0196">
        <w:trPr>
          <w:cnfStyle w:val="000000100000" w:firstRow="0" w:lastRow="0" w:firstColumn="0" w:lastColumn="0" w:oddVBand="0" w:evenVBand="0" w:oddHBand="1" w:evenHBand="0" w:firstRowFirstColumn="0" w:firstRowLastColumn="0" w:lastRowFirstColumn="0" w:lastRowLastColumn="0"/>
          <w:cantSplit/>
          <w:trHeight w:val="216"/>
          <w:del w:id="672"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D7B4B68" w14:textId="6C8D10C4" w:rsidR="00C71837" w:rsidRPr="00445256" w:rsidDel="00A369CE" w:rsidRDefault="00C71837" w:rsidP="008F0D48">
            <w:pPr>
              <w:spacing w:before="0" w:after="0"/>
              <w:rPr>
                <w:del w:id="673" w:author="Molly McEvilley" w:date="2023-05-09T14:52:00Z"/>
                <w:rFonts w:cstheme="minorHAnsi"/>
              </w:rPr>
            </w:pPr>
            <w:del w:id="674" w:author="Molly McEvilley" w:date="2023-05-09T14:52:00Z">
              <w:r w:rsidRPr="00445256" w:rsidDel="00A369CE">
                <w:delText>11</w:delText>
              </w:r>
            </w:del>
          </w:p>
        </w:tc>
        <w:tc>
          <w:tcPr>
            <w:tcW w:w="7625" w:type="dxa"/>
          </w:tcPr>
          <w:p w14:paraId="1E08978B" w14:textId="0FBCE21B"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75" w:author="Molly McEvilley" w:date="2023-05-09T14:52:00Z"/>
                <w:rFonts w:cstheme="minorHAnsi"/>
              </w:rPr>
            </w:pPr>
            <w:del w:id="676" w:author="Molly McEvilley" w:date="2023-05-09T14:52:00Z">
              <w:r w:rsidRPr="00445256" w:rsidDel="00A369CE">
                <w:delText>Homeless - ES/SH/TH</w:delText>
              </w:r>
            </w:del>
          </w:p>
        </w:tc>
      </w:tr>
      <w:tr w:rsidR="00C71837" w:rsidRPr="00445256" w:rsidDel="00A369CE" w14:paraId="3589B9DB" w14:textId="5CAA63B3" w:rsidTr="00EB0196">
        <w:trPr>
          <w:cnfStyle w:val="000000010000" w:firstRow="0" w:lastRow="0" w:firstColumn="0" w:lastColumn="0" w:oddVBand="0" w:evenVBand="0" w:oddHBand="0" w:evenHBand="1" w:firstRowFirstColumn="0" w:firstRowLastColumn="0" w:lastRowFirstColumn="0" w:lastRowLastColumn="0"/>
          <w:cantSplit/>
          <w:trHeight w:val="216"/>
          <w:del w:id="677"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A7AA465" w14:textId="36F825C9" w:rsidR="00C71837" w:rsidRPr="00445256" w:rsidDel="00A369CE" w:rsidRDefault="00C71837" w:rsidP="008F0D48">
            <w:pPr>
              <w:spacing w:before="0" w:after="0"/>
              <w:rPr>
                <w:del w:id="678" w:author="Molly McEvilley" w:date="2023-05-09T14:52:00Z"/>
                <w:rFonts w:cstheme="minorHAnsi"/>
              </w:rPr>
            </w:pPr>
            <w:del w:id="679" w:author="Molly McEvilley" w:date="2023-05-09T14:52:00Z">
              <w:r w:rsidRPr="00445256" w:rsidDel="00A369CE">
                <w:delText>12</w:delText>
              </w:r>
            </w:del>
          </w:p>
        </w:tc>
        <w:tc>
          <w:tcPr>
            <w:tcW w:w="7625" w:type="dxa"/>
          </w:tcPr>
          <w:p w14:paraId="1E015E42" w14:textId="20D313C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80" w:author="Molly McEvilley" w:date="2023-05-09T14:52:00Z"/>
                <w:rFonts w:cstheme="minorHAnsi"/>
              </w:rPr>
            </w:pPr>
            <w:del w:id="681" w:author="Molly McEvilley" w:date="2023-05-09T14:52:00Z">
              <w:r w:rsidRPr="00445256" w:rsidDel="00A369CE">
                <w:delText xml:space="preserve">Homeless </w:delText>
              </w:r>
              <w:r w:rsidR="00C34F4A" w:rsidDel="00A369CE">
                <w:delText>–</w:delText>
              </w:r>
              <w:r w:rsidRPr="00445256" w:rsidDel="00A369CE">
                <w:delText xml:space="preserve"> Street</w:delText>
              </w:r>
            </w:del>
          </w:p>
        </w:tc>
      </w:tr>
      <w:tr w:rsidR="00C71837" w:rsidRPr="00445256" w:rsidDel="00A369CE" w14:paraId="762D8534" w14:textId="009328E0" w:rsidTr="00EB0196">
        <w:trPr>
          <w:cnfStyle w:val="000000100000" w:firstRow="0" w:lastRow="0" w:firstColumn="0" w:lastColumn="0" w:oddVBand="0" w:evenVBand="0" w:oddHBand="1" w:evenHBand="0" w:firstRowFirstColumn="0" w:firstRowLastColumn="0" w:lastRowFirstColumn="0" w:lastRowLastColumn="0"/>
          <w:cantSplit/>
          <w:trHeight w:val="216"/>
          <w:del w:id="682"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7FABE304" w14:textId="4AA457C7" w:rsidR="00C71837" w:rsidRPr="00445256" w:rsidDel="00A369CE" w:rsidRDefault="00C71837" w:rsidP="008F0D48">
            <w:pPr>
              <w:spacing w:before="0" w:after="0"/>
              <w:rPr>
                <w:del w:id="683" w:author="Molly McEvilley" w:date="2023-05-09T14:52:00Z"/>
                <w:rFonts w:cstheme="minorHAnsi"/>
              </w:rPr>
            </w:pPr>
            <w:del w:id="684" w:author="Molly McEvilley" w:date="2023-05-09T14:52:00Z">
              <w:r w:rsidRPr="00445256" w:rsidDel="00A369CE">
                <w:delText>13</w:delText>
              </w:r>
            </w:del>
          </w:p>
        </w:tc>
        <w:tc>
          <w:tcPr>
            <w:tcW w:w="7625" w:type="dxa"/>
          </w:tcPr>
          <w:p w14:paraId="00311634" w14:textId="0261E4C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85" w:author="Molly McEvilley" w:date="2023-05-09T14:52:00Z"/>
                <w:rFonts w:cstheme="minorHAnsi"/>
              </w:rPr>
            </w:pPr>
            <w:del w:id="686" w:author="Molly McEvilley" w:date="2023-05-09T14:52:00Z">
              <w:r w:rsidRPr="00445256" w:rsidDel="00A369CE">
                <w:delText xml:space="preserve">Family </w:delText>
              </w:r>
              <w:r w:rsidR="00C34F4A" w:rsidDel="00A369CE">
                <w:delText>–</w:delText>
              </w:r>
              <w:r w:rsidRPr="00445256" w:rsidDel="00A369CE">
                <w:delText xml:space="preserve"> temp</w:delText>
              </w:r>
            </w:del>
          </w:p>
        </w:tc>
      </w:tr>
      <w:tr w:rsidR="00C71837" w:rsidRPr="00445256" w:rsidDel="00A369CE" w14:paraId="1F08F889" w14:textId="1E2AC1A6" w:rsidTr="00EB0196">
        <w:trPr>
          <w:cnfStyle w:val="000000010000" w:firstRow="0" w:lastRow="0" w:firstColumn="0" w:lastColumn="0" w:oddVBand="0" w:evenVBand="0" w:oddHBand="0" w:evenHBand="1" w:firstRowFirstColumn="0" w:firstRowLastColumn="0" w:lastRowFirstColumn="0" w:lastRowLastColumn="0"/>
          <w:cantSplit/>
          <w:trHeight w:val="216"/>
          <w:del w:id="687"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B5C2490" w14:textId="483DDA57" w:rsidR="00C71837" w:rsidRPr="00445256" w:rsidDel="00A369CE" w:rsidRDefault="00C71837" w:rsidP="008F0D48">
            <w:pPr>
              <w:spacing w:before="0" w:after="0"/>
              <w:rPr>
                <w:del w:id="688" w:author="Molly McEvilley" w:date="2023-05-09T14:52:00Z"/>
                <w:rFonts w:cstheme="minorHAnsi"/>
              </w:rPr>
            </w:pPr>
            <w:del w:id="689" w:author="Molly McEvilley" w:date="2023-05-09T14:52:00Z">
              <w:r w:rsidRPr="00445256" w:rsidDel="00A369CE">
                <w:delText>14</w:delText>
              </w:r>
            </w:del>
          </w:p>
        </w:tc>
        <w:tc>
          <w:tcPr>
            <w:tcW w:w="7625" w:type="dxa"/>
          </w:tcPr>
          <w:p w14:paraId="28F3762A" w14:textId="3EE6251E"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90" w:author="Molly McEvilley" w:date="2023-05-09T14:52:00Z"/>
                <w:rFonts w:cstheme="minorHAnsi"/>
              </w:rPr>
            </w:pPr>
            <w:del w:id="691" w:author="Molly McEvilley" w:date="2023-05-09T14:52:00Z">
              <w:r w:rsidRPr="00445256" w:rsidDel="00A369CE">
                <w:delText xml:space="preserve">Friends </w:delText>
              </w:r>
              <w:r w:rsidR="00C34F4A" w:rsidDel="00A369CE">
                <w:delText>–</w:delText>
              </w:r>
              <w:r w:rsidRPr="00445256" w:rsidDel="00A369CE">
                <w:delText xml:space="preserve"> temp</w:delText>
              </w:r>
            </w:del>
          </w:p>
        </w:tc>
      </w:tr>
      <w:tr w:rsidR="00C71837" w:rsidRPr="00445256" w:rsidDel="00A369CE" w14:paraId="6458A67F" w14:textId="47714B15" w:rsidTr="00EB0196">
        <w:trPr>
          <w:cnfStyle w:val="000000100000" w:firstRow="0" w:lastRow="0" w:firstColumn="0" w:lastColumn="0" w:oddVBand="0" w:evenVBand="0" w:oddHBand="1" w:evenHBand="0" w:firstRowFirstColumn="0" w:firstRowLastColumn="0" w:lastRowFirstColumn="0" w:lastRowLastColumn="0"/>
          <w:cantSplit/>
          <w:trHeight w:val="216"/>
          <w:del w:id="692"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63359FD" w14:textId="4BABCF14" w:rsidR="00C71837" w:rsidRPr="00445256" w:rsidDel="00A369CE" w:rsidRDefault="00C71837" w:rsidP="008F0D48">
            <w:pPr>
              <w:spacing w:before="0" w:after="0"/>
              <w:rPr>
                <w:del w:id="693" w:author="Molly McEvilley" w:date="2023-05-09T14:52:00Z"/>
                <w:rFonts w:cstheme="minorHAnsi"/>
              </w:rPr>
            </w:pPr>
            <w:del w:id="694" w:author="Molly McEvilley" w:date="2023-05-09T14:52:00Z">
              <w:r w:rsidRPr="00445256" w:rsidDel="00A369CE">
                <w:delText>15</w:delText>
              </w:r>
            </w:del>
          </w:p>
        </w:tc>
        <w:tc>
          <w:tcPr>
            <w:tcW w:w="7625" w:type="dxa"/>
          </w:tcPr>
          <w:p w14:paraId="6B101DEB" w14:textId="7AB33125"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95" w:author="Molly McEvilley" w:date="2023-05-09T14:52:00Z"/>
                <w:rFonts w:cstheme="minorHAnsi"/>
              </w:rPr>
            </w:pPr>
            <w:del w:id="696" w:author="Molly McEvilley" w:date="2023-05-09T14:52:00Z">
              <w:r w:rsidRPr="00445256" w:rsidDel="00A369CE">
                <w:delText>Deceased</w:delText>
              </w:r>
            </w:del>
          </w:p>
        </w:tc>
      </w:tr>
      <w:tr w:rsidR="00C71837" w:rsidRPr="00445256" w:rsidDel="00A369CE" w14:paraId="320E39CD" w14:textId="407E9DEF" w:rsidTr="00EB0196">
        <w:trPr>
          <w:cnfStyle w:val="000000010000" w:firstRow="0" w:lastRow="0" w:firstColumn="0" w:lastColumn="0" w:oddVBand="0" w:evenVBand="0" w:oddHBand="0" w:evenHBand="1" w:firstRowFirstColumn="0" w:firstRowLastColumn="0" w:lastRowFirstColumn="0" w:lastRowLastColumn="0"/>
          <w:cantSplit/>
          <w:trHeight w:val="216"/>
          <w:del w:id="697"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7F84628" w14:textId="009CD8F6" w:rsidR="00C71837" w:rsidRPr="00445256" w:rsidDel="00A369CE" w:rsidRDefault="00C71837" w:rsidP="008F0D48">
            <w:pPr>
              <w:spacing w:before="0" w:after="0"/>
              <w:rPr>
                <w:del w:id="698" w:author="Molly McEvilley" w:date="2023-05-09T14:52:00Z"/>
                <w:rFonts w:cstheme="minorHAnsi"/>
              </w:rPr>
            </w:pPr>
            <w:del w:id="699" w:author="Molly McEvilley" w:date="2023-05-09T14:52:00Z">
              <w:r w:rsidRPr="00445256" w:rsidDel="00A369CE">
                <w:delText>99</w:delText>
              </w:r>
            </w:del>
          </w:p>
        </w:tc>
        <w:tc>
          <w:tcPr>
            <w:tcW w:w="7625" w:type="dxa"/>
          </w:tcPr>
          <w:p w14:paraId="4AA83536" w14:textId="44886B0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700" w:author="Molly McEvilley" w:date="2023-05-09T14:52:00Z"/>
                <w:rFonts w:cstheme="minorHAnsi"/>
              </w:rPr>
            </w:pPr>
            <w:del w:id="701" w:author="Molly McEvilley" w:date="2023-05-09T14:52:00Z">
              <w:r w:rsidRPr="00445256" w:rsidDel="00A369CE">
                <w:delText>Unknown</w:delText>
              </w:r>
            </w:del>
          </w:p>
        </w:tc>
      </w:tr>
    </w:tbl>
    <w:p w14:paraId="217DB0AB" w14:textId="6703469E" w:rsidR="00E234A9" w:rsidRDefault="003E6C23" w:rsidP="003E6C23">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p>
    <w:p w14:paraId="4A5E1B27" w14:textId="013ED0E8" w:rsidR="008467F8" w:rsidRDefault="008467F8" w:rsidP="00006A41">
      <w:pPr>
        <w:pStyle w:val="ListParagraph"/>
      </w:pPr>
      <w:r>
        <w:t xml:space="preserve">If </w:t>
      </w:r>
      <w:proofErr w:type="spellStart"/>
      <w:r>
        <w:t>tlsa_HHID.</w:t>
      </w:r>
      <w:r w:rsidRPr="49FCFE86">
        <w:rPr>
          <w:b/>
          <w:bCs/>
        </w:rPr>
        <w:t>ExitDate</w:t>
      </w:r>
      <w:proofErr w:type="spellEnd"/>
      <w:r>
        <w:t xml:space="preserve"> is null, </w:t>
      </w:r>
      <w:proofErr w:type="spellStart"/>
      <w:r w:rsidRPr="49FCFE86">
        <w:rPr>
          <w:b/>
          <w:bCs/>
        </w:rPr>
        <w:t>ExitDest</w:t>
      </w:r>
      <w:proofErr w:type="spellEnd"/>
      <w:r>
        <w:t xml:space="preserve"> = null</w:t>
      </w:r>
    </w:p>
    <w:p w14:paraId="5BEC9977" w14:textId="77777777" w:rsidR="001C68F4" w:rsidRPr="00277F30" w:rsidRDefault="00E234A9" w:rsidP="001C68F4">
      <w:pPr>
        <w:pStyle w:val="ListParagraph"/>
        <w:rPr>
          <w:ins w:id="702" w:author="Molly McEvilley" w:date="2023-06-13T12:19:00Z"/>
          <w:i/>
          <w:iCs/>
        </w:rPr>
      </w:pPr>
      <w:r>
        <w:t xml:space="preserve">If </w:t>
      </w:r>
      <w:proofErr w:type="spellStart"/>
      <w:r>
        <w:t>tlsa_HHID.</w:t>
      </w:r>
      <w:r w:rsidRPr="001C68F4">
        <w:rPr>
          <w:b/>
          <w:bCs/>
        </w:rPr>
        <w:t>ExitDate</w:t>
      </w:r>
      <w:proofErr w:type="spellEnd"/>
      <w:r>
        <w:t xml:space="preserve"> &lt;&gt; </w:t>
      </w:r>
      <w:proofErr w:type="spellStart"/>
      <w:r>
        <w:t>hmis_Exit.</w:t>
      </w:r>
      <w:r w:rsidRPr="001C68F4">
        <w:rPr>
          <w:i/>
          <w:iCs/>
        </w:rPr>
        <w:t>ExitDate</w:t>
      </w:r>
      <w:proofErr w:type="spellEnd"/>
      <w:r w:rsidR="00A927F6" w:rsidRPr="001C68F4">
        <w:rPr>
          <w:i/>
          <w:iCs/>
        </w:rPr>
        <w:t xml:space="preserve"> </w:t>
      </w:r>
      <w:r w:rsidR="006F4ED3">
        <w:t xml:space="preserve">and </w:t>
      </w:r>
      <w:proofErr w:type="spellStart"/>
      <w:r w:rsidR="006F4ED3">
        <w:t>hmis_Exit.</w:t>
      </w:r>
      <w:r w:rsidR="006F4ED3" w:rsidRPr="001C68F4">
        <w:rPr>
          <w:i/>
          <w:iCs/>
        </w:rPr>
        <w:t>ExitDate</w:t>
      </w:r>
      <w:proofErr w:type="spellEnd"/>
      <w:r w:rsidR="006F4ED3">
        <w:t xml:space="preserve"> &lt;&gt; </w:t>
      </w:r>
      <w:proofErr w:type="spellStart"/>
      <w:r w:rsidR="006F4ED3">
        <w:t>tlsa_HHID.</w:t>
      </w:r>
      <w:r w:rsidR="006F4ED3" w:rsidRPr="001C68F4">
        <w:rPr>
          <w:b/>
          <w:bCs/>
        </w:rPr>
        <w:t>MoveInDate</w:t>
      </w:r>
      <w:proofErr w:type="spellEnd"/>
      <w:r>
        <w:t xml:space="preserve">, </w:t>
      </w:r>
      <w:proofErr w:type="spellStart"/>
      <w:r w:rsidR="008467F8" w:rsidRPr="001C68F4">
        <w:rPr>
          <w:b/>
          <w:bCs/>
        </w:rPr>
        <w:t>ExitDest</w:t>
      </w:r>
      <w:proofErr w:type="spellEnd"/>
      <w:r w:rsidR="008467F8">
        <w:t xml:space="preserve"> = 99</w:t>
      </w:r>
      <w:del w:id="703" w:author="Molly McEvilley" w:date="2023-06-04T08:42:00Z">
        <w:r w:rsidR="008467F8" w:rsidDel="001C68F4">
          <w:delText>.</w:delText>
        </w:r>
      </w:del>
    </w:p>
    <w:p w14:paraId="1CF6B7E5" w14:textId="2FED5C30" w:rsidR="004605D0" w:rsidRDefault="004605D0" w:rsidP="004605D0">
      <w:pPr>
        <w:pStyle w:val="ListParagraph"/>
        <w:rPr>
          <w:ins w:id="704" w:author="Molly McEvilley" w:date="2023-07-01T14:06:00Z"/>
        </w:rPr>
      </w:pPr>
      <w:ins w:id="705" w:author="Molly McEvilley" w:date="2023-06-13T12:19:00Z">
        <w:r>
          <w:t xml:space="preserve">If </w:t>
        </w:r>
        <w:proofErr w:type="spellStart"/>
        <w:r>
          <w:t>tlsa_HHID.</w:t>
        </w:r>
        <w:r w:rsidRPr="008467F8">
          <w:rPr>
            <w:b/>
            <w:bCs/>
          </w:rPr>
          <w:t>ExitDate</w:t>
        </w:r>
        <w:proofErr w:type="spellEnd"/>
        <w:r>
          <w:t xml:space="preserve"> is not null and </w:t>
        </w:r>
        <w:proofErr w:type="spellStart"/>
        <w:r>
          <w:t>hmis_Exit.</w:t>
        </w:r>
        <w:r w:rsidRPr="00277F30">
          <w:rPr>
            <w:i/>
            <w:iCs/>
          </w:rPr>
          <w:t>Destination</w:t>
        </w:r>
        <w:proofErr w:type="spellEnd"/>
        <w:r>
          <w:t xml:space="preserve"> is null, </w:t>
        </w:r>
        <w:proofErr w:type="spellStart"/>
        <w:r w:rsidRPr="008467F8">
          <w:rPr>
            <w:b/>
            <w:bCs/>
          </w:rPr>
          <w:t>ExitDest</w:t>
        </w:r>
        <w:proofErr w:type="spellEnd"/>
        <w:r>
          <w:t xml:space="preserve"> = </w:t>
        </w:r>
      </w:ins>
      <w:ins w:id="706" w:author="Molly McEvilley" w:date="2023-06-13T12:20:00Z">
        <w:r w:rsidR="00D31AB6">
          <w:t>99</w:t>
        </w:r>
      </w:ins>
    </w:p>
    <w:p w14:paraId="671B88E2" w14:textId="2DB00BC5" w:rsidR="00983068" w:rsidRDefault="00983068" w:rsidP="004605D0">
      <w:pPr>
        <w:pStyle w:val="ListParagraph"/>
        <w:rPr>
          <w:ins w:id="707" w:author="Molly McEvilley" w:date="2023-07-01T14:07:00Z"/>
        </w:rPr>
      </w:pPr>
      <w:ins w:id="708" w:author="Molly McEvilley" w:date="2023-07-01T14:06:00Z">
        <w:r>
          <w:t xml:space="preserve">If </w:t>
        </w:r>
        <w:proofErr w:type="spellStart"/>
        <w:r>
          <w:t>hmis_Exit.</w:t>
        </w:r>
        <w:r w:rsidRPr="001C68F4">
          <w:rPr>
            <w:i/>
            <w:iCs/>
          </w:rPr>
          <w:t>Destination</w:t>
        </w:r>
        <w:proofErr w:type="spellEnd"/>
        <w:r>
          <w:rPr>
            <w:i/>
            <w:iCs/>
          </w:rPr>
          <w:t xml:space="preserve"> </w:t>
        </w:r>
        <w:r w:rsidR="00EA5478">
          <w:t xml:space="preserve">in (8,9), set </w:t>
        </w:r>
        <w:proofErr w:type="spellStart"/>
        <w:r w:rsidR="00EA5478" w:rsidRPr="00277F30">
          <w:rPr>
            <w:b/>
            <w:bCs/>
          </w:rPr>
          <w:t>ExitDest</w:t>
        </w:r>
        <w:proofErr w:type="spellEnd"/>
        <w:r w:rsidR="00EA5478">
          <w:t xml:space="preserve"> = 98</w:t>
        </w:r>
      </w:ins>
    </w:p>
    <w:p w14:paraId="1028A37B" w14:textId="2DD6FB3D" w:rsidR="008339E9" w:rsidRDefault="002A7CB3" w:rsidP="004605D0">
      <w:pPr>
        <w:pStyle w:val="ListParagraph"/>
        <w:rPr>
          <w:ins w:id="709" w:author="Molly McEvilley" w:date="2023-06-13T12:19:00Z"/>
        </w:rPr>
      </w:pPr>
      <w:ins w:id="710" w:author="Molly McEvilley" w:date="2023-07-01T14:07:00Z">
        <w:r>
          <w:t xml:space="preserve">If </w:t>
        </w:r>
        <w:proofErr w:type="spellStart"/>
        <w:r>
          <w:t>h</w:t>
        </w:r>
      </w:ins>
      <w:ins w:id="711" w:author="Molly McEvilley" w:date="2023-07-01T14:08:00Z">
        <w:r>
          <w:t>mis_Exit.</w:t>
        </w:r>
        <w:r>
          <w:rPr>
            <w:i/>
            <w:iCs/>
          </w:rPr>
          <w:t>Destination</w:t>
        </w:r>
        <w:proofErr w:type="spellEnd"/>
        <w:r>
          <w:rPr>
            <w:i/>
            <w:iCs/>
          </w:rPr>
          <w:t xml:space="preserve"> </w:t>
        </w:r>
        <w:r>
          <w:t>in (17,30,37,99)</w:t>
        </w:r>
        <w:r w:rsidR="00982EF9">
          <w:t xml:space="preserve">, set </w:t>
        </w:r>
        <w:proofErr w:type="spellStart"/>
        <w:r w:rsidR="00982EF9" w:rsidRPr="00277F30">
          <w:rPr>
            <w:b/>
            <w:bCs/>
          </w:rPr>
          <w:t>ExitDest</w:t>
        </w:r>
        <w:proofErr w:type="spellEnd"/>
        <w:r w:rsidR="00982EF9">
          <w:t xml:space="preserve"> = 99</w:t>
        </w:r>
      </w:ins>
    </w:p>
    <w:p w14:paraId="336B8FF6" w14:textId="6892D818" w:rsidR="00DE4739" w:rsidRDefault="00DE4739" w:rsidP="001C68F4">
      <w:pPr>
        <w:pStyle w:val="ListParagraph"/>
        <w:rPr>
          <w:ins w:id="712" w:author="Molly McEvilley" w:date="2023-06-12T07:53:00Z"/>
          <w:i/>
          <w:iCs/>
        </w:rPr>
      </w:pPr>
      <w:ins w:id="713" w:author="Molly McEvilley" w:date="2023-06-12T07:53:00Z">
        <w:r>
          <w:t xml:space="preserve">If </w:t>
        </w:r>
        <w:proofErr w:type="spellStart"/>
        <w:r>
          <w:t>hmis_Exit.</w:t>
        </w:r>
        <w:r w:rsidRPr="001C68F4">
          <w:rPr>
            <w:i/>
            <w:iCs/>
          </w:rPr>
          <w:t>Destination</w:t>
        </w:r>
        <w:proofErr w:type="spellEnd"/>
        <w:r>
          <w:rPr>
            <w:i/>
            <w:iCs/>
          </w:rPr>
          <w:t xml:space="preserve"> </w:t>
        </w:r>
      </w:ins>
      <w:ins w:id="714" w:author="Molly McEvilley" w:date="2023-06-12T07:54:00Z">
        <w:r w:rsidR="002F58D7">
          <w:t>= 435,</w:t>
        </w:r>
      </w:ins>
      <w:ins w:id="715" w:author="Molly McEvilley" w:date="2023-07-01T14:09:00Z">
        <w:r w:rsidR="00982EF9">
          <w:t xml:space="preserve"> set</w:t>
        </w:r>
      </w:ins>
      <w:ins w:id="716" w:author="Molly McEvilley" w:date="2023-06-12T07:54:00Z">
        <w:r w:rsidR="002F58D7">
          <w:t xml:space="preserve"> </w:t>
        </w:r>
        <w:proofErr w:type="spellStart"/>
        <w:r w:rsidR="002F58D7" w:rsidRPr="00277F30">
          <w:rPr>
            <w:b/>
            <w:bCs/>
          </w:rPr>
          <w:t>ExitDest</w:t>
        </w:r>
        <w:proofErr w:type="spellEnd"/>
        <w:r w:rsidR="002F58D7">
          <w:t xml:space="preserve"> = </w:t>
        </w:r>
        <w:proofErr w:type="spellStart"/>
        <w:r w:rsidR="002F58D7">
          <w:t>hmis_Exit.</w:t>
        </w:r>
      </w:ins>
      <w:ins w:id="717" w:author="Molly McEvilley" w:date="2023-07-01T14:09:00Z">
        <w:r w:rsidR="00982EF9">
          <w:rPr>
            <w:i/>
            <w:iCs/>
          </w:rPr>
          <w:t>DestinationS</w:t>
        </w:r>
      </w:ins>
      <w:ins w:id="718" w:author="Molly McEvilley" w:date="2023-06-12T07:54:00Z">
        <w:r w:rsidR="002F58D7" w:rsidRPr="00277F30">
          <w:rPr>
            <w:i/>
            <w:iCs/>
          </w:rPr>
          <w:t>ubsidyType</w:t>
        </w:r>
      </w:ins>
      <w:proofErr w:type="spellEnd"/>
    </w:p>
    <w:p w14:paraId="7F6DB19C" w14:textId="534C5BD3" w:rsidR="00125121" w:rsidRDefault="00125121" w:rsidP="001C68F4">
      <w:pPr>
        <w:pStyle w:val="ListParagraph"/>
        <w:rPr>
          <w:ins w:id="719" w:author="Molly McEvilley" w:date="2023-07-04T07:29:00Z"/>
          <w:i/>
          <w:iCs/>
        </w:rPr>
      </w:pPr>
      <w:ins w:id="720" w:author="Molly McEvilley" w:date="2023-06-02T07:59:00Z">
        <w:r>
          <w:t xml:space="preserve">Otherwise, set </w:t>
        </w:r>
        <w:proofErr w:type="spellStart"/>
        <w:r w:rsidRPr="001C68F4">
          <w:rPr>
            <w:b/>
            <w:bCs/>
          </w:rPr>
          <w:t>ExitDest</w:t>
        </w:r>
        <w:proofErr w:type="spellEnd"/>
        <w:r>
          <w:t xml:space="preserve"> to </w:t>
        </w:r>
        <w:proofErr w:type="spellStart"/>
        <w:r>
          <w:t>hmis_Exit.</w:t>
        </w:r>
        <w:r w:rsidRPr="001C68F4">
          <w:rPr>
            <w:i/>
            <w:iCs/>
          </w:rPr>
          <w:t>Destination</w:t>
        </w:r>
        <w:proofErr w:type="spellEnd"/>
        <w:r w:rsidRPr="001C68F4">
          <w:rPr>
            <w:i/>
            <w:iCs/>
          </w:rPr>
          <w:t>.</w:t>
        </w:r>
      </w:ins>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277F30">
        <w:trPr>
          <w:cnfStyle w:val="100000000000" w:firstRow="1" w:lastRow="0" w:firstColumn="0" w:lastColumn="0" w:oddVBand="0" w:evenVBand="0" w:oddHBand="0" w:evenHBand="0" w:firstRowFirstColumn="0" w:firstRowLastColumn="0" w:lastRowFirstColumn="0" w:lastRowLastColumn="0"/>
          <w:trHeight w:val="285"/>
          <w:ins w:id="721" w:author="Molly McEvilley" w:date="2023-07-04T07:30:00Z"/>
        </w:trPr>
        <w:tc>
          <w:tcPr>
            <w:cnfStyle w:val="001000000000" w:firstRow="0" w:lastRow="0" w:firstColumn="1" w:lastColumn="0" w:oddVBand="0" w:evenVBand="0" w:oddHBand="0" w:evenHBand="0" w:firstRowFirstColumn="0" w:firstRowLastColumn="0" w:lastRowFirstColumn="0" w:lastRowLastColumn="0"/>
            <w:tcW w:w="0" w:type="dxa"/>
            <w:noWrap/>
          </w:tcPr>
          <w:p w14:paraId="33BEF877" w14:textId="3C9D70DE" w:rsidR="00F30E6B" w:rsidRPr="008F0D48" w:rsidRDefault="00F30E6B" w:rsidP="00F30E6B">
            <w:pPr>
              <w:spacing w:before="0" w:after="0" w:line="240" w:lineRule="auto"/>
              <w:jc w:val="right"/>
              <w:rPr>
                <w:ins w:id="722" w:author="Molly McEvilley" w:date="2023-07-04T07:30:00Z"/>
                <w:rFonts w:ascii="Calibri" w:hAnsi="Calibri" w:cs="Calibri"/>
                <w:color w:val="000000"/>
              </w:rPr>
            </w:pPr>
            <w:ins w:id="723" w:author="Molly McEvilley" w:date="2023-07-04T07:30:00Z">
              <w:r w:rsidRPr="008F0D48">
                <w:rPr>
                  <w:rFonts w:ascii="Calibri" w:hAnsi="Calibri" w:cs="Calibri"/>
                  <w:color w:val="000000"/>
                </w:rPr>
                <w:t>Value</w:t>
              </w:r>
            </w:ins>
          </w:p>
        </w:tc>
        <w:tc>
          <w:tcPr>
            <w:tcW w:w="7980"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ins w:id="724" w:author="Molly McEvilley" w:date="2023-07-04T07:30:00Z"/>
                <w:rFonts w:ascii="Calibri" w:hAnsi="Calibri" w:cs="Calibri"/>
                <w:color w:val="000000"/>
              </w:rPr>
            </w:pPr>
            <w:ins w:id="725" w:author="Molly McEvilley" w:date="2023-07-04T07:31:00Z">
              <w:r w:rsidRPr="008F0D48">
                <w:rPr>
                  <w:rFonts w:ascii="Calibri" w:hAnsi="Calibri" w:cs="Calibri"/>
                  <w:color w:val="000000"/>
                </w:rPr>
                <w:t>Destination</w:t>
              </w:r>
            </w:ins>
          </w:p>
        </w:tc>
      </w:tr>
      <w:tr w:rsidR="00F30E6B" w:rsidRPr="008F0D48" w14:paraId="0E6B1ED4" w14:textId="77777777" w:rsidTr="00277F30">
        <w:trPr>
          <w:cnfStyle w:val="000000100000" w:firstRow="0" w:lastRow="0" w:firstColumn="0" w:lastColumn="0" w:oddVBand="0" w:evenVBand="0" w:oddHBand="1" w:evenHBand="0" w:firstRowFirstColumn="0" w:firstRowLastColumn="0" w:lastRowFirstColumn="0" w:lastRowLastColumn="0"/>
          <w:trHeight w:val="285"/>
          <w:ins w:id="72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AE3CBE8" w14:textId="77777777" w:rsidR="00F30E6B" w:rsidRPr="008F0D48" w:rsidRDefault="00F30E6B" w:rsidP="00F30E6B">
            <w:pPr>
              <w:spacing w:before="0" w:after="0" w:line="240" w:lineRule="auto"/>
              <w:jc w:val="right"/>
              <w:rPr>
                <w:ins w:id="727" w:author="Molly McEvilley" w:date="2023-07-04T07:29:00Z"/>
                <w:rFonts w:ascii="Calibri" w:hAnsi="Calibri" w:cs="Calibri"/>
                <w:color w:val="000000"/>
              </w:rPr>
            </w:pPr>
            <w:ins w:id="728" w:author="Molly McEvilley" w:date="2023-07-04T07:29:00Z">
              <w:r w:rsidRPr="008F0D48">
                <w:rPr>
                  <w:rFonts w:ascii="Calibri" w:hAnsi="Calibri" w:cs="Calibri"/>
                  <w:color w:val="000000"/>
                </w:rPr>
                <w:t>-1</w:t>
              </w:r>
            </w:ins>
          </w:p>
        </w:tc>
        <w:tc>
          <w:tcPr>
            <w:tcW w:w="7980"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29" w:author="Molly McEvilley" w:date="2023-07-04T07:29:00Z"/>
                <w:rFonts w:ascii="Calibri" w:hAnsi="Calibri" w:cs="Calibri"/>
                <w:color w:val="000000"/>
              </w:rPr>
            </w:pPr>
            <w:ins w:id="730" w:author="Molly McEvilley" w:date="2023-07-04T07:29:00Z">
              <w:r w:rsidRPr="008F0D48">
                <w:rPr>
                  <w:rFonts w:ascii="Calibri" w:hAnsi="Calibri" w:cs="Calibri"/>
                  <w:color w:val="000000"/>
                </w:rPr>
                <w:t>Not applicable</w:t>
              </w:r>
            </w:ins>
          </w:p>
        </w:tc>
      </w:tr>
      <w:tr w:rsidR="00F30E6B" w:rsidRPr="008F0D48" w14:paraId="1B8E0041" w14:textId="77777777" w:rsidTr="00277F30">
        <w:trPr>
          <w:cnfStyle w:val="000000010000" w:firstRow="0" w:lastRow="0" w:firstColumn="0" w:lastColumn="0" w:oddVBand="0" w:evenVBand="0" w:oddHBand="0" w:evenHBand="1" w:firstRowFirstColumn="0" w:firstRowLastColumn="0" w:lastRowFirstColumn="0" w:lastRowLastColumn="0"/>
          <w:trHeight w:val="285"/>
          <w:ins w:id="73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E8A7160" w14:textId="77777777" w:rsidR="00F30E6B" w:rsidRPr="008F0D48" w:rsidRDefault="00F30E6B" w:rsidP="00F30E6B">
            <w:pPr>
              <w:spacing w:before="0" w:after="0" w:line="240" w:lineRule="auto"/>
              <w:jc w:val="right"/>
              <w:rPr>
                <w:ins w:id="732" w:author="Molly McEvilley" w:date="2023-07-04T07:29:00Z"/>
                <w:rFonts w:ascii="Calibri" w:hAnsi="Calibri" w:cs="Calibri"/>
                <w:color w:val="000000"/>
              </w:rPr>
            </w:pPr>
            <w:ins w:id="733" w:author="Molly McEvilley" w:date="2023-07-04T07:29:00Z">
              <w:r w:rsidRPr="008F0D48">
                <w:rPr>
                  <w:rFonts w:ascii="Calibri" w:hAnsi="Calibri" w:cs="Calibri"/>
                  <w:color w:val="000000"/>
                </w:rPr>
                <w:t>98</w:t>
              </w:r>
            </w:ins>
          </w:p>
        </w:tc>
        <w:tc>
          <w:tcPr>
            <w:tcW w:w="7980" w:type="dxa"/>
            <w:noWrap/>
            <w:hideMark/>
          </w:tcPr>
          <w:p w14:paraId="602C38D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34" w:author="Molly McEvilley" w:date="2023-07-04T07:29:00Z"/>
                <w:rFonts w:ascii="Calibri" w:hAnsi="Calibri" w:cs="Calibri"/>
                <w:color w:val="000000"/>
              </w:rPr>
            </w:pPr>
            <w:ins w:id="735" w:author="Molly McEvilley" w:date="2023-07-04T07:29:00Z">
              <w:r w:rsidRPr="008F0D48">
                <w:rPr>
                  <w:rFonts w:ascii="Calibri" w:hAnsi="Calibri" w:cs="Calibri"/>
                  <w:color w:val="000000"/>
                </w:rPr>
                <w:t>Data not provided by client</w:t>
              </w:r>
            </w:ins>
          </w:p>
        </w:tc>
      </w:tr>
      <w:tr w:rsidR="00F30E6B" w:rsidRPr="008F0D48" w14:paraId="5D27D413" w14:textId="77777777" w:rsidTr="00277F30">
        <w:trPr>
          <w:cnfStyle w:val="000000100000" w:firstRow="0" w:lastRow="0" w:firstColumn="0" w:lastColumn="0" w:oddVBand="0" w:evenVBand="0" w:oddHBand="1" w:evenHBand="0" w:firstRowFirstColumn="0" w:firstRowLastColumn="0" w:lastRowFirstColumn="0" w:lastRowLastColumn="0"/>
          <w:trHeight w:val="285"/>
          <w:ins w:id="73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1AC7729" w14:textId="77777777" w:rsidR="00F30E6B" w:rsidRPr="008F0D48" w:rsidRDefault="00F30E6B" w:rsidP="00F30E6B">
            <w:pPr>
              <w:spacing w:before="0" w:after="0" w:line="240" w:lineRule="auto"/>
              <w:jc w:val="right"/>
              <w:rPr>
                <w:ins w:id="737" w:author="Molly McEvilley" w:date="2023-07-04T07:29:00Z"/>
                <w:rFonts w:ascii="Calibri" w:hAnsi="Calibri" w:cs="Calibri"/>
                <w:color w:val="000000"/>
              </w:rPr>
            </w:pPr>
            <w:ins w:id="738" w:author="Molly McEvilley" w:date="2023-07-04T07:29:00Z">
              <w:r w:rsidRPr="008F0D48">
                <w:rPr>
                  <w:rFonts w:ascii="Calibri" w:hAnsi="Calibri" w:cs="Calibri"/>
                  <w:color w:val="000000"/>
                </w:rPr>
                <w:t>99</w:t>
              </w:r>
            </w:ins>
          </w:p>
        </w:tc>
        <w:tc>
          <w:tcPr>
            <w:tcW w:w="7980" w:type="dxa"/>
            <w:noWrap/>
            <w:hideMark/>
          </w:tcPr>
          <w:p w14:paraId="4064268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39" w:author="Molly McEvilley" w:date="2023-07-04T07:29:00Z"/>
                <w:rFonts w:ascii="Calibri" w:hAnsi="Calibri" w:cs="Calibri"/>
                <w:color w:val="000000"/>
              </w:rPr>
            </w:pPr>
            <w:ins w:id="740" w:author="Molly McEvilley" w:date="2023-07-04T07:29:00Z">
              <w:r w:rsidRPr="008F0D48">
                <w:rPr>
                  <w:rFonts w:ascii="Calibri" w:hAnsi="Calibri" w:cs="Calibri"/>
                  <w:color w:val="000000"/>
                </w:rPr>
                <w:t>Data missing or invalid</w:t>
              </w:r>
            </w:ins>
          </w:p>
        </w:tc>
      </w:tr>
      <w:tr w:rsidR="00F30E6B" w:rsidRPr="008F0D48" w14:paraId="1A0AB6B9" w14:textId="77777777" w:rsidTr="00277F30">
        <w:trPr>
          <w:cnfStyle w:val="000000010000" w:firstRow="0" w:lastRow="0" w:firstColumn="0" w:lastColumn="0" w:oddVBand="0" w:evenVBand="0" w:oddHBand="0" w:evenHBand="1" w:firstRowFirstColumn="0" w:firstRowLastColumn="0" w:lastRowFirstColumn="0" w:lastRowLastColumn="0"/>
          <w:trHeight w:val="285"/>
          <w:ins w:id="74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BFFC979" w14:textId="77777777" w:rsidR="00F30E6B" w:rsidRPr="008F0D48" w:rsidRDefault="00F30E6B" w:rsidP="00F30E6B">
            <w:pPr>
              <w:spacing w:before="0" w:after="0" w:line="240" w:lineRule="auto"/>
              <w:jc w:val="right"/>
              <w:rPr>
                <w:ins w:id="742" w:author="Molly McEvilley" w:date="2023-07-04T07:29:00Z"/>
                <w:rFonts w:ascii="Calibri" w:hAnsi="Calibri" w:cs="Calibri"/>
                <w:color w:val="000000"/>
              </w:rPr>
            </w:pPr>
            <w:ins w:id="743" w:author="Molly McEvilley" w:date="2023-07-04T07:29:00Z">
              <w:r w:rsidRPr="008F0D48">
                <w:rPr>
                  <w:rFonts w:ascii="Calibri" w:hAnsi="Calibri" w:cs="Calibri"/>
                  <w:color w:val="000000"/>
                </w:rPr>
                <w:t>101</w:t>
              </w:r>
            </w:ins>
          </w:p>
        </w:tc>
        <w:tc>
          <w:tcPr>
            <w:tcW w:w="7980" w:type="dxa"/>
            <w:noWrap/>
            <w:hideMark/>
          </w:tcPr>
          <w:p w14:paraId="7EE1085C"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44" w:author="Molly McEvilley" w:date="2023-07-04T07:29:00Z"/>
                <w:rFonts w:ascii="Calibri" w:hAnsi="Calibri" w:cs="Calibri"/>
                <w:color w:val="000000"/>
              </w:rPr>
            </w:pPr>
            <w:ins w:id="745" w:author="Molly McEvilley" w:date="2023-07-04T07:29:00Z">
              <w:r w:rsidRPr="008F0D48">
                <w:rPr>
                  <w:rFonts w:ascii="Calibri" w:hAnsi="Calibri" w:cs="Calibri"/>
                  <w:color w:val="000000"/>
                </w:rPr>
                <w:t>Emergency shelter, including hotel or motel paid for with emergency shelter voucher, Host Home shelter</w:t>
              </w:r>
            </w:ins>
          </w:p>
        </w:tc>
      </w:tr>
      <w:tr w:rsidR="00F30E6B" w:rsidRPr="008F0D48" w14:paraId="68936B67" w14:textId="77777777" w:rsidTr="00277F30">
        <w:trPr>
          <w:cnfStyle w:val="000000100000" w:firstRow="0" w:lastRow="0" w:firstColumn="0" w:lastColumn="0" w:oddVBand="0" w:evenVBand="0" w:oddHBand="1" w:evenHBand="0" w:firstRowFirstColumn="0" w:firstRowLastColumn="0" w:lastRowFirstColumn="0" w:lastRowLastColumn="0"/>
          <w:trHeight w:val="285"/>
          <w:ins w:id="74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8109014" w14:textId="77777777" w:rsidR="00F30E6B" w:rsidRPr="008F0D48" w:rsidRDefault="00F30E6B" w:rsidP="00F30E6B">
            <w:pPr>
              <w:spacing w:before="0" w:after="0" w:line="240" w:lineRule="auto"/>
              <w:jc w:val="right"/>
              <w:rPr>
                <w:ins w:id="747" w:author="Molly McEvilley" w:date="2023-07-04T07:29:00Z"/>
                <w:rFonts w:ascii="Calibri" w:hAnsi="Calibri" w:cs="Calibri"/>
                <w:color w:val="000000"/>
              </w:rPr>
            </w:pPr>
            <w:ins w:id="748" w:author="Molly McEvilley" w:date="2023-07-04T07:29:00Z">
              <w:r w:rsidRPr="008F0D48">
                <w:rPr>
                  <w:rFonts w:ascii="Calibri" w:hAnsi="Calibri" w:cs="Calibri"/>
                  <w:color w:val="000000"/>
                </w:rPr>
                <w:t>116</w:t>
              </w:r>
            </w:ins>
          </w:p>
        </w:tc>
        <w:tc>
          <w:tcPr>
            <w:tcW w:w="7980" w:type="dxa"/>
            <w:noWrap/>
            <w:hideMark/>
          </w:tcPr>
          <w:p w14:paraId="1E7423F0"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49" w:author="Molly McEvilley" w:date="2023-07-04T07:29:00Z"/>
                <w:rFonts w:ascii="Calibri" w:hAnsi="Calibri" w:cs="Calibri"/>
                <w:color w:val="000000"/>
              </w:rPr>
            </w:pPr>
            <w:ins w:id="750" w:author="Molly McEvilley" w:date="2023-07-04T07:29:00Z">
              <w:r w:rsidRPr="008F0D48">
                <w:rPr>
                  <w:rFonts w:ascii="Calibri" w:hAnsi="Calibri" w:cs="Calibri"/>
                  <w:color w:val="000000"/>
                </w:rPr>
                <w:t>Place not meant for habitation (e.g., a vehicle, an abandoned building, bus/train/subway station/airport or anywhere outside)</w:t>
              </w:r>
            </w:ins>
          </w:p>
        </w:tc>
      </w:tr>
      <w:tr w:rsidR="00F30E6B" w:rsidRPr="008F0D48" w14:paraId="2939AE5B" w14:textId="77777777" w:rsidTr="00277F30">
        <w:trPr>
          <w:cnfStyle w:val="000000010000" w:firstRow="0" w:lastRow="0" w:firstColumn="0" w:lastColumn="0" w:oddVBand="0" w:evenVBand="0" w:oddHBand="0" w:evenHBand="1" w:firstRowFirstColumn="0" w:firstRowLastColumn="0" w:lastRowFirstColumn="0" w:lastRowLastColumn="0"/>
          <w:trHeight w:val="285"/>
          <w:ins w:id="75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A8C379D" w14:textId="77777777" w:rsidR="00F30E6B" w:rsidRPr="008F0D48" w:rsidRDefault="00F30E6B" w:rsidP="00F30E6B">
            <w:pPr>
              <w:spacing w:before="0" w:after="0" w:line="240" w:lineRule="auto"/>
              <w:jc w:val="right"/>
              <w:rPr>
                <w:ins w:id="752" w:author="Molly McEvilley" w:date="2023-07-04T07:29:00Z"/>
                <w:rFonts w:ascii="Calibri" w:hAnsi="Calibri" w:cs="Calibri"/>
                <w:color w:val="000000"/>
              </w:rPr>
            </w:pPr>
            <w:ins w:id="753" w:author="Molly McEvilley" w:date="2023-07-04T07:29:00Z">
              <w:r w:rsidRPr="008F0D48">
                <w:rPr>
                  <w:rFonts w:ascii="Calibri" w:hAnsi="Calibri" w:cs="Calibri"/>
                  <w:color w:val="000000"/>
                </w:rPr>
                <w:t>118</w:t>
              </w:r>
            </w:ins>
          </w:p>
        </w:tc>
        <w:tc>
          <w:tcPr>
            <w:tcW w:w="7980" w:type="dxa"/>
            <w:noWrap/>
            <w:hideMark/>
          </w:tcPr>
          <w:p w14:paraId="703E832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54" w:author="Molly McEvilley" w:date="2023-07-04T07:29:00Z"/>
                <w:rFonts w:ascii="Calibri" w:hAnsi="Calibri" w:cs="Calibri"/>
                <w:color w:val="000000"/>
              </w:rPr>
            </w:pPr>
            <w:proofErr w:type="gramStart"/>
            <w:ins w:id="755" w:author="Molly McEvilley" w:date="2023-07-04T07:29:00Z">
              <w:r w:rsidRPr="008F0D48">
                <w:rPr>
                  <w:rFonts w:ascii="Calibri" w:hAnsi="Calibri" w:cs="Calibri"/>
                  <w:color w:val="000000"/>
                </w:rPr>
                <w:t>Safe Haven</w:t>
              </w:r>
              <w:proofErr w:type="gramEnd"/>
            </w:ins>
          </w:p>
        </w:tc>
      </w:tr>
      <w:tr w:rsidR="00F30E6B" w:rsidRPr="008F0D48" w14:paraId="49000005" w14:textId="77777777" w:rsidTr="00277F30">
        <w:trPr>
          <w:cnfStyle w:val="000000100000" w:firstRow="0" w:lastRow="0" w:firstColumn="0" w:lastColumn="0" w:oddVBand="0" w:evenVBand="0" w:oddHBand="1" w:evenHBand="0" w:firstRowFirstColumn="0" w:firstRowLastColumn="0" w:lastRowFirstColumn="0" w:lastRowLastColumn="0"/>
          <w:trHeight w:val="285"/>
          <w:ins w:id="75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4E2AE67" w14:textId="77777777" w:rsidR="00F30E6B" w:rsidRPr="008F0D48" w:rsidRDefault="00F30E6B" w:rsidP="00F30E6B">
            <w:pPr>
              <w:spacing w:before="0" w:after="0" w:line="240" w:lineRule="auto"/>
              <w:jc w:val="right"/>
              <w:rPr>
                <w:ins w:id="757" w:author="Molly McEvilley" w:date="2023-07-04T07:29:00Z"/>
                <w:rFonts w:ascii="Calibri" w:hAnsi="Calibri" w:cs="Calibri"/>
                <w:color w:val="000000"/>
              </w:rPr>
            </w:pPr>
            <w:ins w:id="758" w:author="Molly McEvilley" w:date="2023-07-04T07:29:00Z">
              <w:r w:rsidRPr="008F0D48">
                <w:rPr>
                  <w:rFonts w:ascii="Calibri" w:hAnsi="Calibri" w:cs="Calibri"/>
                  <w:color w:val="000000"/>
                </w:rPr>
                <w:t>204</w:t>
              </w:r>
            </w:ins>
          </w:p>
        </w:tc>
        <w:tc>
          <w:tcPr>
            <w:tcW w:w="7980" w:type="dxa"/>
            <w:noWrap/>
            <w:hideMark/>
          </w:tcPr>
          <w:p w14:paraId="27497AF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59" w:author="Molly McEvilley" w:date="2023-07-04T07:29:00Z"/>
                <w:rFonts w:ascii="Calibri" w:hAnsi="Calibri" w:cs="Calibri"/>
                <w:color w:val="000000"/>
              </w:rPr>
            </w:pPr>
            <w:ins w:id="760" w:author="Molly McEvilley" w:date="2023-07-04T07:29:00Z">
              <w:r w:rsidRPr="008F0D48">
                <w:rPr>
                  <w:rFonts w:ascii="Calibri" w:hAnsi="Calibri" w:cs="Calibri"/>
                  <w:color w:val="000000"/>
                </w:rPr>
                <w:t>Psychiatric hospital or other psychiatric facility</w:t>
              </w:r>
            </w:ins>
          </w:p>
        </w:tc>
      </w:tr>
      <w:tr w:rsidR="00F30E6B" w:rsidRPr="008F0D48" w14:paraId="04F8CD8D" w14:textId="77777777" w:rsidTr="00277F30">
        <w:trPr>
          <w:cnfStyle w:val="000000010000" w:firstRow="0" w:lastRow="0" w:firstColumn="0" w:lastColumn="0" w:oddVBand="0" w:evenVBand="0" w:oddHBand="0" w:evenHBand="1" w:firstRowFirstColumn="0" w:firstRowLastColumn="0" w:lastRowFirstColumn="0" w:lastRowLastColumn="0"/>
          <w:trHeight w:val="285"/>
          <w:ins w:id="76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00D9DEE" w14:textId="77777777" w:rsidR="00F30E6B" w:rsidRPr="008F0D48" w:rsidRDefault="00F30E6B" w:rsidP="00F30E6B">
            <w:pPr>
              <w:spacing w:before="0" w:after="0" w:line="240" w:lineRule="auto"/>
              <w:jc w:val="right"/>
              <w:rPr>
                <w:ins w:id="762" w:author="Molly McEvilley" w:date="2023-07-04T07:29:00Z"/>
                <w:rFonts w:ascii="Calibri" w:hAnsi="Calibri" w:cs="Calibri"/>
                <w:color w:val="000000"/>
              </w:rPr>
            </w:pPr>
            <w:ins w:id="763" w:author="Molly McEvilley" w:date="2023-07-04T07:29:00Z">
              <w:r w:rsidRPr="008F0D48">
                <w:rPr>
                  <w:rFonts w:ascii="Calibri" w:hAnsi="Calibri" w:cs="Calibri"/>
                  <w:color w:val="000000"/>
                </w:rPr>
                <w:t>205</w:t>
              </w:r>
            </w:ins>
          </w:p>
        </w:tc>
        <w:tc>
          <w:tcPr>
            <w:tcW w:w="7980" w:type="dxa"/>
            <w:noWrap/>
            <w:hideMark/>
          </w:tcPr>
          <w:p w14:paraId="45706C55"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64" w:author="Molly McEvilley" w:date="2023-07-04T07:29:00Z"/>
                <w:rFonts w:ascii="Calibri" w:hAnsi="Calibri" w:cs="Calibri"/>
                <w:color w:val="000000"/>
              </w:rPr>
            </w:pPr>
            <w:ins w:id="765" w:author="Molly McEvilley" w:date="2023-07-04T07:29:00Z">
              <w:r w:rsidRPr="008F0D48">
                <w:rPr>
                  <w:rFonts w:ascii="Calibri" w:hAnsi="Calibri" w:cs="Calibri"/>
                  <w:color w:val="000000"/>
                </w:rPr>
                <w:t>Substance abuse treatment facility or detox center</w:t>
              </w:r>
            </w:ins>
          </w:p>
        </w:tc>
      </w:tr>
      <w:tr w:rsidR="00F30E6B" w:rsidRPr="008F0D48" w14:paraId="3DBF7B34" w14:textId="77777777" w:rsidTr="00277F30">
        <w:trPr>
          <w:cnfStyle w:val="000000100000" w:firstRow="0" w:lastRow="0" w:firstColumn="0" w:lastColumn="0" w:oddVBand="0" w:evenVBand="0" w:oddHBand="1" w:evenHBand="0" w:firstRowFirstColumn="0" w:firstRowLastColumn="0" w:lastRowFirstColumn="0" w:lastRowLastColumn="0"/>
          <w:trHeight w:val="285"/>
          <w:ins w:id="76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7F25770" w14:textId="77777777" w:rsidR="00F30E6B" w:rsidRPr="008F0D48" w:rsidRDefault="00F30E6B" w:rsidP="00F30E6B">
            <w:pPr>
              <w:spacing w:before="0" w:after="0" w:line="240" w:lineRule="auto"/>
              <w:jc w:val="right"/>
              <w:rPr>
                <w:ins w:id="767" w:author="Molly McEvilley" w:date="2023-07-04T07:29:00Z"/>
                <w:rFonts w:ascii="Calibri" w:hAnsi="Calibri" w:cs="Calibri"/>
                <w:color w:val="000000"/>
              </w:rPr>
            </w:pPr>
            <w:ins w:id="768" w:author="Molly McEvilley" w:date="2023-07-04T07:29:00Z">
              <w:r w:rsidRPr="008F0D48">
                <w:rPr>
                  <w:rFonts w:ascii="Calibri" w:hAnsi="Calibri" w:cs="Calibri"/>
                  <w:color w:val="000000"/>
                </w:rPr>
                <w:t>206</w:t>
              </w:r>
            </w:ins>
          </w:p>
        </w:tc>
        <w:tc>
          <w:tcPr>
            <w:tcW w:w="7980" w:type="dxa"/>
            <w:noWrap/>
            <w:hideMark/>
          </w:tcPr>
          <w:p w14:paraId="07114CE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69" w:author="Molly McEvilley" w:date="2023-07-04T07:29:00Z"/>
                <w:rFonts w:ascii="Calibri" w:hAnsi="Calibri" w:cs="Calibri"/>
                <w:color w:val="000000"/>
              </w:rPr>
            </w:pPr>
            <w:ins w:id="770" w:author="Molly McEvilley" w:date="2023-07-04T07:29:00Z">
              <w:r w:rsidRPr="008F0D48">
                <w:rPr>
                  <w:rFonts w:ascii="Calibri" w:hAnsi="Calibri" w:cs="Calibri"/>
                  <w:color w:val="000000"/>
                </w:rPr>
                <w:t>Hospital or other residential non-psychiatric medical facility</w:t>
              </w:r>
            </w:ins>
          </w:p>
        </w:tc>
      </w:tr>
      <w:tr w:rsidR="00F30E6B" w:rsidRPr="008F0D48" w14:paraId="405551A2" w14:textId="77777777" w:rsidTr="00277F30">
        <w:trPr>
          <w:cnfStyle w:val="000000010000" w:firstRow="0" w:lastRow="0" w:firstColumn="0" w:lastColumn="0" w:oddVBand="0" w:evenVBand="0" w:oddHBand="0" w:evenHBand="1" w:firstRowFirstColumn="0" w:firstRowLastColumn="0" w:lastRowFirstColumn="0" w:lastRowLastColumn="0"/>
          <w:trHeight w:val="285"/>
          <w:ins w:id="77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5E65274" w14:textId="77777777" w:rsidR="00F30E6B" w:rsidRPr="008F0D48" w:rsidRDefault="00F30E6B" w:rsidP="00F30E6B">
            <w:pPr>
              <w:spacing w:before="0" w:after="0" w:line="240" w:lineRule="auto"/>
              <w:jc w:val="right"/>
              <w:rPr>
                <w:ins w:id="772" w:author="Molly McEvilley" w:date="2023-07-04T07:29:00Z"/>
                <w:rFonts w:ascii="Calibri" w:hAnsi="Calibri" w:cs="Calibri"/>
                <w:color w:val="000000"/>
              </w:rPr>
            </w:pPr>
            <w:ins w:id="773" w:author="Molly McEvilley" w:date="2023-07-04T07:29:00Z">
              <w:r w:rsidRPr="008F0D48">
                <w:rPr>
                  <w:rFonts w:ascii="Calibri" w:hAnsi="Calibri" w:cs="Calibri"/>
                  <w:color w:val="000000"/>
                </w:rPr>
                <w:t>207</w:t>
              </w:r>
            </w:ins>
          </w:p>
        </w:tc>
        <w:tc>
          <w:tcPr>
            <w:tcW w:w="7980" w:type="dxa"/>
            <w:noWrap/>
            <w:hideMark/>
          </w:tcPr>
          <w:p w14:paraId="1FF620CE"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74" w:author="Molly McEvilley" w:date="2023-07-04T07:29:00Z"/>
                <w:rFonts w:ascii="Calibri" w:hAnsi="Calibri" w:cs="Calibri"/>
                <w:color w:val="000000"/>
              </w:rPr>
            </w:pPr>
            <w:ins w:id="775" w:author="Molly McEvilley" w:date="2023-07-04T07:29:00Z">
              <w:r w:rsidRPr="008F0D48">
                <w:rPr>
                  <w:rFonts w:ascii="Calibri" w:hAnsi="Calibri" w:cs="Calibri"/>
                  <w:color w:val="000000"/>
                </w:rPr>
                <w:t>Jail, prison, or juvenile detention facility</w:t>
              </w:r>
            </w:ins>
          </w:p>
        </w:tc>
      </w:tr>
      <w:tr w:rsidR="00F30E6B" w:rsidRPr="008F0D48" w14:paraId="41B0ABEB" w14:textId="77777777" w:rsidTr="00277F30">
        <w:trPr>
          <w:cnfStyle w:val="000000100000" w:firstRow="0" w:lastRow="0" w:firstColumn="0" w:lastColumn="0" w:oddVBand="0" w:evenVBand="0" w:oddHBand="1" w:evenHBand="0" w:firstRowFirstColumn="0" w:firstRowLastColumn="0" w:lastRowFirstColumn="0" w:lastRowLastColumn="0"/>
          <w:trHeight w:val="285"/>
          <w:ins w:id="77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42982AE" w14:textId="77777777" w:rsidR="00F30E6B" w:rsidRPr="008F0D48" w:rsidRDefault="00F30E6B" w:rsidP="00F30E6B">
            <w:pPr>
              <w:spacing w:before="0" w:after="0" w:line="240" w:lineRule="auto"/>
              <w:jc w:val="right"/>
              <w:rPr>
                <w:ins w:id="777" w:author="Molly McEvilley" w:date="2023-07-04T07:29:00Z"/>
                <w:rFonts w:ascii="Calibri" w:hAnsi="Calibri" w:cs="Calibri"/>
                <w:color w:val="000000"/>
              </w:rPr>
            </w:pPr>
            <w:ins w:id="778" w:author="Molly McEvilley" w:date="2023-07-04T07:29:00Z">
              <w:r w:rsidRPr="008F0D48">
                <w:rPr>
                  <w:rFonts w:ascii="Calibri" w:hAnsi="Calibri" w:cs="Calibri"/>
                  <w:color w:val="000000"/>
                </w:rPr>
                <w:t>215</w:t>
              </w:r>
            </w:ins>
          </w:p>
        </w:tc>
        <w:tc>
          <w:tcPr>
            <w:tcW w:w="7980" w:type="dxa"/>
            <w:noWrap/>
            <w:hideMark/>
          </w:tcPr>
          <w:p w14:paraId="678703F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79" w:author="Molly McEvilley" w:date="2023-07-04T07:29:00Z"/>
                <w:rFonts w:ascii="Calibri" w:hAnsi="Calibri" w:cs="Calibri"/>
                <w:color w:val="000000"/>
              </w:rPr>
            </w:pPr>
            <w:ins w:id="780" w:author="Molly McEvilley" w:date="2023-07-04T07:29:00Z">
              <w:r w:rsidRPr="008F0D48">
                <w:rPr>
                  <w:rFonts w:ascii="Calibri" w:hAnsi="Calibri" w:cs="Calibri"/>
                  <w:color w:val="000000"/>
                </w:rPr>
                <w:t>Foster care home or foster care group home</w:t>
              </w:r>
            </w:ins>
          </w:p>
        </w:tc>
      </w:tr>
      <w:tr w:rsidR="00F30E6B" w:rsidRPr="008F0D48" w14:paraId="0877B2A0" w14:textId="77777777" w:rsidTr="00277F30">
        <w:trPr>
          <w:cnfStyle w:val="000000010000" w:firstRow="0" w:lastRow="0" w:firstColumn="0" w:lastColumn="0" w:oddVBand="0" w:evenVBand="0" w:oddHBand="0" w:evenHBand="1" w:firstRowFirstColumn="0" w:firstRowLastColumn="0" w:lastRowFirstColumn="0" w:lastRowLastColumn="0"/>
          <w:trHeight w:val="285"/>
          <w:ins w:id="78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1C03A40" w14:textId="77777777" w:rsidR="00F30E6B" w:rsidRPr="008F0D48" w:rsidRDefault="00F30E6B" w:rsidP="00F30E6B">
            <w:pPr>
              <w:spacing w:before="0" w:after="0" w:line="240" w:lineRule="auto"/>
              <w:jc w:val="right"/>
              <w:rPr>
                <w:ins w:id="782" w:author="Molly McEvilley" w:date="2023-07-04T07:29:00Z"/>
                <w:rFonts w:ascii="Calibri" w:hAnsi="Calibri" w:cs="Calibri"/>
                <w:color w:val="000000"/>
              </w:rPr>
            </w:pPr>
            <w:ins w:id="783" w:author="Molly McEvilley" w:date="2023-07-04T07:29:00Z">
              <w:r w:rsidRPr="008F0D48">
                <w:rPr>
                  <w:rFonts w:ascii="Calibri" w:hAnsi="Calibri" w:cs="Calibri"/>
                  <w:color w:val="000000"/>
                </w:rPr>
                <w:t>225</w:t>
              </w:r>
            </w:ins>
          </w:p>
        </w:tc>
        <w:tc>
          <w:tcPr>
            <w:tcW w:w="7980" w:type="dxa"/>
            <w:noWrap/>
            <w:hideMark/>
          </w:tcPr>
          <w:p w14:paraId="368787F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84" w:author="Molly McEvilley" w:date="2023-07-04T07:29:00Z"/>
                <w:rFonts w:ascii="Calibri" w:hAnsi="Calibri" w:cs="Calibri"/>
                <w:color w:val="000000"/>
              </w:rPr>
            </w:pPr>
            <w:ins w:id="785" w:author="Molly McEvilley" w:date="2023-07-04T07:29:00Z">
              <w:r w:rsidRPr="008F0D48">
                <w:rPr>
                  <w:rFonts w:ascii="Calibri" w:hAnsi="Calibri" w:cs="Calibri"/>
                  <w:color w:val="000000"/>
                </w:rPr>
                <w:t>Long-term care facility or nursing home</w:t>
              </w:r>
            </w:ins>
          </w:p>
        </w:tc>
      </w:tr>
      <w:tr w:rsidR="00F30E6B" w:rsidRPr="008F0D48" w14:paraId="6FEB4488" w14:textId="77777777" w:rsidTr="00277F30">
        <w:trPr>
          <w:cnfStyle w:val="000000100000" w:firstRow="0" w:lastRow="0" w:firstColumn="0" w:lastColumn="0" w:oddVBand="0" w:evenVBand="0" w:oddHBand="1" w:evenHBand="0" w:firstRowFirstColumn="0" w:firstRowLastColumn="0" w:lastRowFirstColumn="0" w:lastRowLastColumn="0"/>
          <w:trHeight w:val="285"/>
          <w:ins w:id="78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30C57D3" w14:textId="77777777" w:rsidR="00F30E6B" w:rsidRPr="008F0D48" w:rsidRDefault="00F30E6B" w:rsidP="00F30E6B">
            <w:pPr>
              <w:spacing w:before="0" w:after="0" w:line="240" w:lineRule="auto"/>
              <w:jc w:val="right"/>
              <w:rPr>
                <w:ins w:id="787" w:author="Molly McEvilley" w:date="2023-07-04T07:29:00Z"/>
                <w:rFonts w:ascii="Calibri" w:hAnsi="Calibri" w:cs="Calibri"/>
                <w:color w:val="000000"/>
              </w:rPr>
            </w:pPr>
            <w:ins w:id="788" w:author="Molly McEvilley" w:date="2023-07-04T07:29:00Z">
              <w:r w:rsidRPr="008F0D48">
                <w:rPr>
                  <w:rFonts w:ascii="Calibri" w:hAnsi="Calibri" w:cs="Calibri"/>
                  <w:color w:val="000000"/>
                </w:rPr>
                <w:t>302</w:t>
              </w:r>
            </w:ins>
          </w:p>
        </w:tc>
        <w:tc>
          <w:tcPr>
            <w:tcW w:w="7980" w:type="dxa"/>
            <w:noWrap/>
            <w:hideMark/>
          </w:tcPr>
          <w:p w14:paraId="3B92203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89" w:author="Molly McEvilley" w:date="2023-07-04T07:29:00Z"/>
                <w:rFonts w:ascii="Calibri" w:hAnsi="Calibri" w:cs="Calibri"/>
                <w:color w:val="000000"/>
              </w:rPr>
            </w:pPr>
            <w:ins w:id="790" w:author="Molly McEvilley" w:date="2023-07-04T07:29:00Z">
              <w:r w:rsidRPr="008F0D48">
                <w:rPr>
                  <w:rFonts w:ascii="Calibri" w:hAnsi="Calibri" w:cs="Calibri"/>
                  <w:color w:val="000000"/>
                </w:rPr>
                <w:t>Transitional housing for homeless persons (including homeless youth)</w:t>
              </w:r>
            </w:ins>
          </w:p>
        </w:tc>
      </w:tr>
      <w:tr w:rsidR="00F30E6B" w:rsidRPr="008F0D48" w14:paraId="71493F7F" w14:textId="77777777" w:rsidTr="00277F30">
        <w:trPr>
          <w:cnfStyle w:val="000000010000" w:firstRow="0" w:lastRow="0" w:firstColumn="0" w:lastColumn="0" w:oddVBand="0" w:evenVBand="0" w:oddHBand="0" w:evenHBand="1" w:firstRowFirstColumn="0" w:firstRowLastColumn="0" w:lastRowFirstColumn="0" w:lastRowLastColumn="0"/>
          <w:trHeight w:val="285"/>
          <w:ins w:id="79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FB11217" w14:textId="77777777" w:rsidR="00F30E6B" w:rsidRPr="008F0D48" w:rsidRDefault="00F30E6B" w:rsidP="00F30E6B">
            <w:pPr>
              <w:spacing w:before="0" w:after="0" w:line="240" w:lineRule="auto"/>
              <w:jc w:val="right"/>
              <w:rPr>
                <w:ins w:id="792" w:author="Molly McEvilley" w:date="2023-07-04T07:29:00Z"/>
                <w:rFonts w:ascii="Calibri" w:hAnsi="Calibri" w:cs="Calibri"/>
                <w:color w:val="000000"/>
              </w:rPr>
            </w:pPr>
            <w:ins w:id="793" w:author="Molly McEvilley" w:date="2023-07-04T07:29:00Z">
              <w:r w:rsidRPr="008F0D48">
                <w:rPr>
                  <w:rFonts w:ascii="Calibri" w:hAnsi="Calibri" w:cs="Calibri"/>
                  <w:color w:val="000000"/>
                </w:rPr>
                <w:t>312</w:t>
              </w:r>
            </w:ins>
          </w:p>
        </w:tc>
        <w:tc>
          <w:tcPr>
            <w:tcW w:w="7980" w:type="dxa"/>
            <w:noWrap/>
            <w:hideMark/>
          </w:tcPr>
          <w:p w14:paraId="370FB96C"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94" w:author="Molly McEvilley" w:date="2023-07-04T07:29:00Z"/>
                <w:rFonts w:ascii="Calibri" w:hAnsi="Calibri" w:cs="Calibri"/>
                <w:color w:val="000000"/>
              </w:rPr>
            </w:pPr>
            <w:ins w:id="795" w:author="Molly McEvilley" w:date="2023-07-04T07:29:00Z">
              <w:r w:rsidRPr="008F0D48">
                <w:rPr>
                  <w:rFonts w:ascii="Calibri" w:hAnsi="Calibri" w:cs="Calibri"/>
                  <w:color w:val="000000"/>
                </w:rPr>
                <w:t>Staying or living with family,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ins>
          </w:p>
        </w:tc>
      </w:tr>
      <w:tr w:rsidR="00F30E6B" w:rsidRPr="008F0D48" w14:paraId="11701DB3" w14:textId="77777777" w:rsidTr="00277F30">
        <w:trPr>
          <w:cnfStyle w:val="000000100000" w:firstRow="0" w:lastRow="0" w:firstColumn="0" w:lastColumn="0" w:oddVBand="0" w:evenVBand="0" w:oddHBand="1" w:evenHBand="0" w:firstRowFirstColumn="0" w:firstRowLastColumn="0" w:lastRowFirstColumn="0" w:lastRowLastColumn="0"/>
          <w:trHeight w:val="285"/>
          <w:ins w:id="79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215CE1F" w14:textId="77777777" w:rsidR="00F30E6B" w:rsidRPr="008F0D48" w:rsidRDefault="00F30E6B" w:rsidP="00F30E6B">
            <w:pPr>
              <w:spacing w:before="0" w:after="0" w:line="240" w:lineRule="auto"/>
              <w:jc w:val="right"/>
              <w:rPr>
                <w:ins w:id="797" w:author="Molly McEvilley" w:date="2023-07-04T07:29:00Z"/>
                <w:rFonts w:ascii="Calibri" w:hAnsi="Calibri" w:cs="Calibri"/>
                <w:color w:val="000000"/>
              </w:rPr>
            </w:pPr>
            <w:ins w:id="798" w:author="Molly McEvilley" w:date="2023-07-04T07:29:00Z">
              <w:r w:rsidRPr="008F0D48">
                <w:rPr>
                  <w:rFonts w:ascii="Calibri" w:hAnsi="Calibri" w:cs="Calibri"/>
                  <w:color w:val="000000"/>
                </w:rPr>
                <w:t>313</w:t>
              </w:r>
            </w:ins>
          </w:p>
        </w:tc>
        <w:tc>
          <w:tcPr>
            <w:tcW w:w="7980" w:type="dxa"/>
            <w:noWrap/>
            <w:hideMark/>
          </w:tcPr>
          <w:p w14:paraId="39912CCA"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99" w:author="Molly McEvilley" w:date="2023-07-04T07:29:00Z"/>
                <w:rFonts w:ascii="Calibri" w:hAnsi="Calibri" w:cs="Calibri"/>
                <w:color w:val="000000"/>
              </w:rPr>
            </w:pPr>
            <w:ins w:id="800" w:author="Molly McEvilley" w:date="2023-07-04T07:29:00Z">
              <w:r w:rsidRPr="008F0D48">
                <w:rPr>
                  <w:rFonts w:ascii="Calibri" w:hAnsi="Calibri" w:cs="Calibri"/>
                  <w:color w:val="000000"/>
                </w:rPr>
                <w:t>Staying or living with friends,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ins>
          </w:p>
        </w:tc>
      </w:tr>
      <w:tr w:rsidR="00F30E6B" w:rsidRPr="008F0D48" w14:paraId="4B73A268" w14:textId="77777777" w:rsidTr="00277F30">
        <w:trPr>
          <w:cnfStyle w:val="000000010000" w:firstRow="0" w:lastRow="0" w:firstColumn="0" w:lastColumn="0" w:oddVBand="0" w:evenVBand="0" w:oddHBand="0" w:evenHBand="1" w:firstRowFirstColumn="0" w:firstRowLastColumn="0" w:lastRowFirstColumn="0" w:lastRowLastColumn="0"/>
          <w:trHeight w:val="285"/>
          <w:ins w:id="80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1530071D" w14:textId="77777777" w:rsidR="00F30E6B" w:rsidRPr="008F0D48" w:rsidRDefault="00F30E6B" w:rsidP="00F30E6B">
            <w:pPr>
              <w:spacing w:before="0" w:after="0" w:line="240" w:lineRule="auto"/>
              <w:jc w:val="right"/>
              <w:rPr>
                <w:ins w:id="802" w:author="Molly McEvilley" w:date="2023-07-04T07:29:00Z"/>
                <w:rFonts w:ascii="Calibri" w:hAnsi="Calibri" w:cs="Calibri"/>
                <w:color w:val="000000"/>
              </w:rPr>
            </w:pPr>
            <w:ins w:id="803" w:author="Molly McEvilley" w:date="2023-07-04T07:29:00Z">
              <w:r w:rsidRPr="008F0D48">
                <w:rPr>
                  <w:rFonts w:ascii="Calibri" w:hAnsi="Calibri" w:cs="Calibri"/>
                  <w:color w:val="000000"/>
                </w:rPr>
                <w:t>314</w:t>
              </w:r>
            </w:ins>
          </w:p>
        </w:tc>
        <w:tc>
          <w:tcPr>
            <w:tcW w:w="7980" w:type="dxa"/>
            <w:noWrap/>
            <w:hideMark/>
          </w:tcPr>
          <w:p w14:paraId="6E8DA80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04" w:author="Molly McEvilley" w:date="2023-07-04T07:29:00Z"/>
                <w:rFonts w:ascii="Calibri" w:hAnsi="Calibri" w:cs="Calibri"/>
                <w:color w:val="000000"/>
              </w:rPr>
            </w:pPr>
            <w:ins w:id="805" w:author="Molly McEvilley" w:date="2023-07-04T07:29:00Z">
              <w:r w:rsidRPr="008F0D48">
                <w:rPr>
                  <w:rFonts w:ascii="Calibri" w:hAnsi="Calibri" w:cs="Calibri"/>
                  <w:color w:val="000000"/>
                </w:rPr>
                <w:t>Hotel or motel paid for without emergency shelter voucher</w:t>
              </w:r>
            </w:ins>
          </w:p>
        </w:tc>
      </w:tr>
      <w:tr w:rsidR="00F30E6B" w:rsidRPr="008F0D48" w14:paraId="52742FCD" w14:textId="77777777" w:rsidTr="00277F30">
        <w:trPr>
          <w:cnfStyle w:val="000000100000" w:firstRow="0" w:lastRow="0" w:firstColumn="0" w:lastColumn="0" w:oddVBand="0" w:evenVBand="0" w:oddHBand="1" w:evenHBand="0" w:firstRowFirstColumn="0" w:firstRowLastColumn="0" w:lastRowFirstColumn="0" w:lastRowLastColumn="0"/>
          <w:trHeight w:val="285"/>
          <w:ins w:id="80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E2A3A7C" w14:textId="77777777" w:rsidR="00F30E6B" w:rsidRPr="008F0D48" w:rsidRDefault="00F30E6B" w:rsidP="00F30E6B">
            <w:pPr>
              <w:spacing w:before="0" w:after="0" w:line="240" w:lineRule="auto"/>
              <w:jc w:val="right"/>
              <w:rPr>
                <w:ins w:id="807" w:author="Molly McEvilley" w:date="2023-07-04T07:29:00Z"/>
                <w:rFonts w:ascii="Calibri" w:hAnsi="Calibri" w:cs="Calibri"/>
                <w:color w:val="000000"/>
              </w:rPr>
            </w:pPr>
            <w:ins w:id="808" w:author="Molly McEvilley" w:date="2023-07-04T07:29:00Z">
              <w:r w:rsidRPr="008F0D48">
                <w:rPr>
                  <w:rFonts w:ascii="Calibri" w:hAnsi="Calibri" w:cs="Calibri"/>
                  <w:color w:val="000000"/>
                </w:rPr>
                <w:t>327</w:t>
              </w:r>
            </w:ins>
          </w:p>
        </w:tc>
        <w:tc>
          <w:tcPr>
            <w:tcW w:w="7980" w:type="dxa"/>
            <w:noWrap/>
            <w:hideMark/>
          </w:tcPr>
          <w:p w14:paraId="2512848F"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09" w:author="Molly McEvilley" w:date="2023-07-04T07:29:00Z"/>
                <w:rFonts w:ascii="Calibri" w:hAnsi="Calibri" w:cs="Calibri"/>
                <w:color w:val="000000"/>
              </w:rPr>
            </w:pPr>
            <w:ins w:id="810" w:author="Molly McEvilley" w:date="2023-07-04T07:29:00Z">
              <w:r w:rsidRPr="008F0D48">
                <w:rPr>
                  <w:rFonts w:ascii="Calibri" w:hAnsi="Calibri" w:cs="Calibri"/>
                  <w:color w:val="000000"/>
                </w:rPr>
                <w:t>Moved from one HOPWA funded project to HOPWA TH</w:t>
              </w:r>
            </w:ins>
          </w:p>
        </w:tc>
      </w:tr>
      <w:tr w:rsidR="00F30E6B" w:rsidRPr="008F0D48" w14:paraId="70F4161A" w14:textId="77777777" w:rsidTr="00277F30">
        <w:trPr>
          <w:cnfStyle w:val="000000010000" w:firstRow="0" w:lastRow="0" w:firstColumn="0" w:lastColumn="0" w:oddVBand="0" w:evenVBand="0" w:oddHBand="0" w:evenHBand="1" w:firstRowFirstColumn="0" w:firstRowLastColumn="0" w:lastRowFirstColumn="0" w:lastRowLastColumn="0"/>
          <w:trHeight w:val="285"/>
          <w:ins w:id="81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E5A9ABF" w14:textId="77777777" w:rsidR="00F30E6B" w:rsidRPr="008F0D48" w:rsidRDefault="00F30E6B" w:rsidP="00F30E6B">
            <w:pPr>
              <w:spacing w:before="0" w:after="0" w:line="240" w:lineRule="auto"/>
              <w:jc w:val="right"/>
              <w:rPr>
                <w:ins w:id="812" w:author="Molly McEvilley" w:date="2023-07-04T07:29:00Z"/>
                <w:rFonts w:ascii="Calibri" w:hAnsi="Calibri" w:cs="Calibri"/>
                <w:color w:val="000000"/>
              </w:rPr>
            </w:pPr>
            <w:ins w:id="813" w:author="Molly McEvilley" w:date="2023-07-04T07:29:00Z">
              <w:r w:rsidRPr="008F0D48">
                <w:rPr>
                  <w:rFonts w:ascii="Calibri" w:hAnsi="Calibri" w:cs="Calibri"/>
                  <w:color w:val="000000"/>
                </w:rPr>
                <w:t>329</w:t>
              </w:r>
            </w:ins>
          </w:p>
        </w:tc>
        <w:tc>
          <w:tcPr>
            <w:tcW w:w="7980" w:type="dxa"/>
            <w:noWrap/>
            <w:hideMark/>
          </w:tcPr>
          <w:p w14:paraId="04EF71F9"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14" w:author="Molly McEvilley" w:date="2023-07-04T07:29:00Z"/>
                <w:rFonts w:ascii="Calibri" w:hAnsi="Calibri" w:cs="Calibri"/>
                <w:color w:val="000000"/>
              </w:rPr>
            </w:pPr>
            <w:ins w:id="815" w:author="Molly McEvilley" w:date="2023-07-04T07:29:00Z">
              <w:r w:rsidRPr="008F0D48">
                <w:rPr>
                  <w:rFonts w:ascii="Calibri" w:hAnsi="Calibri" w:cs="Calibri"/>
                  <w:color w:val="000000"/>
                </w:rPr>
                <w:t>Residential project or halfway house with no homeless criteria</w:t>
              </w:r>
            </w:ins>
          </w:p>
        </w:tc>
      </w:tr>
      <w:tr w:rsidR="00F30E6B" w:rsidRPr="008F0D48" w14:paraId="44BDC621" w14:textId="77777777" w:rsidTr="00277F30">
        <w:trPr>
          <w:cnfStyle w:val="000000100000" w:firstRow="0" w:lastRow="0" w:firstColumn="0" w:lastColumn="0" w:oddVBand="0" w:evenVBand="0" w:oddHBand="1" w:evenHBand="0" w:firstRowFirstColumn="0" w:firstRowLastColumn="0" w:lastRowFirstColumn="0" w:lastRowLastColumn="0"/>
          <w:trHeight w:val="285"/>
          <w:ins w:id="81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F00C992" w14:textId="77777777" w:rsidR="00F30E6B" w:rsidRPr="008F0D48" w:rsidRDefault="00F30E6B" w:rsidP="00F30E6B">
            <w:pPr>
              <w:spacing w:before="0" w:after="0" w:line="240" w:lineRule="auto"/>
              <w:jc w:val="right"/>
              <w:rPr>
                <w:ins w:id="817" w:author="Molly McEvilley" w:date="2023-07-04T07:29:00Z"/>
                <w:rFonts w:ascii="Calibri" w:hAnsi="Calibri" w:cs="Calibri"/>
                <w:color w:val="000000"/>
              </w:rPr>
            </w:pPr>
            <w:ins w:id="818" w:author="Molly McEvilley" w:date="2023-07-04T07:29:00Z">
              <w:r w:rsidRPr="008F0D48">
                <w:rPr>
                  <w:rFonts w:ascii="Calibri" w:hAnsi="Calibri" w:cs="Calibri"/>
                  <w:color w:val="000000"/>
                </w:rPr>
                <w:t>332</w:t>
              </w:r>
            </w:ins>
          </w:p>
        </w:tc>
        <w:tc>
          <w:tcPr>
            <w:tcW w:w="7980" w:type="dxa"/>
            <w:noWrap/>
            <w:hideMark/>
          </w:tcPr>
          <w:p w14:paraId="3C41D60F"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19" w:author="Molly McEvilley" w:date="2023-07-04T07:29:00Z"/>
                <w:rFonts w:ascii="Calibri" w:hAnsi="Calibri" w:cs="Calibri"/>
                <w:color w:val="000000"/>
              </w:rPr>
            </w:pPr>
            <w:ins w:id="820" w:author="Molly McEvilley" w:date="2023-07-04T07:29:00Z">
              <w:r w:rsidRPr="008F0D48">
                <w:rPr>
                  <w:rFonts w:ascii="Calibri" w:hAnsi="Calibri" w:cs="Calibri"/>
                  <w:color w:val="000000"/>
                </w:rPr>
                <w:t>Host Home (non-crisis)</w:t>
              </w:r>
            </w:ins>
          </w:p>
        </w:tc>
      </w:tr>
      <w:tr w:rsidR="00F30E6B" w:rsidRPr="008F0D48" w14:paraId="74CE819C" w14:textId="77777777" w:rsidTr="00277F30">
        <w:trPr>
          <w:cnfStyle w:val="000000010000" w:firstRow="0" w:lastRow="0" w:firstColumn="0" w:lastColumn="0" w:oddVBand="0" w:evenVBand="0" w:oddHBand="0" w:evenHBand="1" w:firstRowFirstColumn="0" w:firstRowLastColumn="0" w:lastRowFirstColumn="0" w:lastRowLastColumn="0"/>
          <w:trHeight w:val="285"/>
          <w:ins w:id="82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F66C12C" w14:textId="77777777" w:rsidR="00F30E6B" w:rsidRPr="008F0D48" w:rsidRDefault="00F30E6B" w:rsidP="00F30E6B">
            <w:pPr>
              <w:spacing w:before="0" w:after="0" w:line="240" w:lineRule="auto"/>
              <w:jc w:val="right"/>
              <w:rPr>
                <w:ins w:id="822" w:author="Molly McEvilley" w:date="2023-07-04T07:29:00Z"/>
                <w:rFonts w:ascii="Calibri" w:hAnsi="Calibri" w:cs="Calibri"/>
                <w:color w:val="000000"/>
              </w:rPr>
            </w:pPr>
            <w:ins w:id="823" w:author="Molly McEvilley" w:date="2023-07-04T07:29:00Z">
              <w:r w:rsidRPr="008F0D48">
                <w:rPr>
                  <w:rFonts w:ascii="Calibri" w:hAnsi="Calibri" w:cs="Calibri"/>
                  <w:color w:val="000000"/>
                </w:rPr>
                <w:t>410</w:t>
              </w:r>
            </w:ins>
          </w:p>
        </w:tc>
        <w:tc>
          <w:tcPr>
            <w:tcW w:w="7980" w:type="dxa"/>
            <w:noWrap/>
            <w:hideMark/>
          </w:tcPr>
          <w:p w14:paraId="640D7F03"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24" w:author="Molly McEvilley" w:date="2023-07-04T07:29:00Z"/>
                <w:rFonts w:ascii="Calibri" w:hAnsi="Calibri" w:cs="Calibri"/>
                <w:color w:val="000000"/>
              </w:rPr>
            </w:pPr>
            <w:ins w:id="825" w:author="Molly McEvilley" w:date="2023-07-04T07:29:00Z">
              <w:r w:rsidRPr="008F0D48">
                <w:rPr>
                  <w:rFonts w:ascii="Calibri" w:hAnsi="Calibri" w:cs="Calibri"/>
                  <w:color w:val="000000"/>
                </w:rPr>
                <w:t>Rental by client, no ongoing housing subsidy</w:t>
              </w:r>
            </w:ins>
          </w:p>
        </w:tc>
      </w:tr>
      <w:tr w:rsidR="00F30E6B" w:rsidRPr="008F0D48" w14:paraId="59310AD7" w14:textId="77777777" w:rsidTr="00277F30">
        <w:trPr>
          <w:cnfStyle w:val="000000100000" w:firstRow="0" w:lastRow="0" w:firstColumn="0" w:lastColumn="0" w:oddVBand="0" w:evenVBand="0" w:oddHBand="1" w:evenHBand="0" w:firstRowFirstColumn="0" w:firstRowLastColumn="0" w:lastRowFirstColumn="0" w:lastRowLastColumn="0"/>
          <w:trHeight w:val="285"/>
          <w:ins w:id="82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14F309D" w14:textId="77777777" w:rsidR="00F30E6B" w:rsidRPr="008F0D48" w:rsidRDefault="00F30E6B" w:rsidP="00F30E6B">
            <w:pPr>
              <w:spacing w:before="0" w:after="0" w:line="240" w:lineRule="auto"/>
              <w:jc w:val="right"/>
              <w:rPr>
                <w:ins w:id="827" w:author="Molly McEvilley" w:date="2023-07-04T07:29:00Z"/>
                <w:rFonts w:ascii="Calibri" w:hAnsi="Calibri" w:cs="Calibri"/>
                <w:color w:val="000000"/>
              </w:rPr>
            </w:pPr>
            <w:ins w:id="828" w:author="Molly McEvilley" w:date="2023-07-04T07:29:00Z">
              <w:r w:rsidRPr="008F0D48">
                <w:rPr>
                  <w:rFonts w:ascii="Calibri" w:hAnsi="Calibri" w:cs="Calibri"/>
                  <w:color w:val="000000"/>
                </w:rPr>
                <w:t>411</w:t>
              </w:r>
            </w:ins>
          </w:p>
        </w:tc>
        <w:tc>
          <w:tcPr>
            <w:tcW w:w="7980" w:type="dxa"/>
            <w:noWrap/>
            <w:hideMark/>
          </w:tcPr>
          <w:p w14:paraId="4608C31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29" w:author="Molly McEvilley" w:date="2023-07-04T07:29:00Z"/>
                <w:rFonts w:ascii="Calibri" w:hAnsi="Calibri" w:cs="Calibri"/>
                <w:color w:val="000000"/>
              </w:rPr>
            </w:pPr>
            <w:ins w:id="830" w:author="Molly McEvilley" w:date="2023-07-04T07:29:00Z">
              <w:r w:rsidRPr="008F0D48">
                <w:rPr>
                  <w:rFonts w:ascii="Calibri" w:hAnsi="Calibri" w:cs="Calibri"/>
                  <w:color w:val="000000"/>
                </w:rPr>
                <w:t>Owned by client, no ongoing housing subsidy</w:t>
              </w:r>
            </w:ins>
          </w:p>
        </w:tc>
      </w:tr>
      <w:tr w:rsidR="00F30E6B" w:rsidRPr="008F0D48" w14:paraId="21F629AE" w14:textId="77777777" w:rsidTr="00277F30">
        <w:trPr>
          <w:cnfStyle w:val="000000010000" w:firstRow="0" w:lastRow="0" w:firstColumn="0" w:lastColumn="0" w:oddVBand="0" w:evenVBand="0" w:oddHBand="0" w:evenHBand="1" w:firstRowFirstColumn="0" w:firstRowLastColumn="0" w:lastRowFirstColumn="0" w:lastRowLastColumn="0"/>
          <w:trHeight w:val="285"/>
          <w:ins w:id="83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979D0DE" w14:textId="77777777" w:rsidR="00F30E6B" w:rsidRPr="008F0D48" w:rsidRDefault="00F30E6B" w:rsidP="00F30E6B">
            <w:pPr>
              <w:spacing w:before="0" w:after="0" w:line="240" w:lineRule="auto"/>
              <w:jc w:val="right"/>
              <w:rPr>
                <w:ins w:id="832" w:author="Molly McEvilley" w:date="2023-07-04T07:29:00Z"/>
                <w:rFonts w:ascii="Calibri" w:hAnsi="Calibri" w:cs="Calibri"/>
                <w:color w:val="000000"/>
              </w:rPr>
            </w:pPr>
            <w:ins w:id="833" w:author="Molly McEvilley" w:date="2023-07-04T07:29:00Z">
              <w:r w:rsidRPr="008F0D48">
                <w:rPr>
                  <w:rFonts w:ascii="Calibri" w:hAnsi="Calibri" w:cs="Calibri"/>
                  <w:color w:val="000000"/>
                </w:rPr>
                <w:t>419</w:t>
              </w:r>
            </w:ins>
          </w:p>
        </w:tc>
        <w:tc>
          <w:tcPr>
            <w:tcW w:w="7980" w:type="dxa"/>
            <w:noWrap/>
            <w:hideMark/>
          </w:tcPr>
          <w:p w14:paraId="614EAAA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34" w:author="Molly McEvilley" w:date="2023-07-04T07:29:00Z"/>
                <w:rFonts w:ascii="Calibri" w:hAnsi="Calibri" w:cs="Calibri"/>
                <w:color w:val="000000"/>
              </w:rPr>
            </w:pPr>
            <w:ins w:id="835" w:author="Molly McEvilley" w:date="2023-07-04T07:29:00Z">
              <w:r w:rsidRPr="008F0D48">
                <w:rPr>
                  <w:rFonts w:ascii="Calibri" w:hAnsi="Calibri" w:cs="Calibri"/>
                  <w:color w:val="000000"/>
                </w:rPr>
                <w:t>VASH housing subsidy</w:t>
              </w:r>
            </w:ins>
          </w:p>
        </w:tc>
      </w:tr>
      <w:tr w:rsidR="00F30E6B" w:rsidRPr="008F0D48" w14:paraId="2DDA2602" w14:textId="77777777" w:rsidTr="00277F30">
        <w:trPr>
          <w:cnfStyle w:val="000000100000" w:firstRow="0" w:lastRow="0" w:firstColumn="0" w:lastColumn="0" w:oddVBand="0" w:evenVBand="0" w:oddHBand="1" w:evenHBand="0" w:firstRowFirstColumn="0" w:firstRowLastColumn="0" w:lastRowFirstColumn="0" w:lastRowLastColumn="0"/>
          <w:trHeight w:val="285"/>
          <w:ins w:id="83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BA9BD97" w14:textId="77777777" w:rsidR="00F30E6B" w:rsidRPr="008F0D48" w:rsidRDefault="00F30E6B" w:rsidP="00F30E6B">
            <w:pPr>
              <w:spacing w:before="0" w:after="0" w:line="240" w:lineRule="auto"/>
              <w:jc w:val="right"/>
              <w:rPr>
                <w:ins w:id="837" w:author="Molly McEvilley" w:date="2023-07-04T07:29:00Z"/>
                <w:rFonts w:ascii="Calibri" w:hAnsi="Calibri" w:cs="Calibri"/>
                <w:color w:val="000000"/>
              </w:rPr>
            </w:pPr>
            <w:ins w:id="838" w:author="Molly McEvilley" w:date="2023-07-04T07:29:00Z">
              <w:r w:rsidRPr="008F0D48">
                <w:rPr>
                  <w:rFonts w:ascii="Calibri" w:hAnsi="Calibri" w:cs="Calibri"/>
                  <w:color w:val="000000"/>
                </w:rPr>
                <w:t>420</w:t>
              </w:r>
            </w:ins>
          </w:p>
        </w:tc>
        <w:tc>
          <w:tcPr>
            <w:tcW w:w="7980" w:type="dxa"/>
            <w:noWrap/>
            <w:hideMark/>
          </w:tcPr>
          <w:p w14:paraId="39DB51B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39" w:author="Molly McEvilley" w:date="2023-07-04T07:29:00Z"/>
                <w:rFonts w:ascii="Calibri" w:hAnsi="Calibri" w:cs="Calibri"/>
                <w:color w:val="000000"/>
              </w:rPr>
            </w:pPr>
            <w:ins w:id="840" w:author="Molly McEvilley" w:date="2023-07-04T07:29:00Z">
              <w:r w:rsidRPr="008F0D48">
                <w:rPr>
                  <w:rFonts w:ascii="Calibri" w:hAnsi="Calibri" w:cs="Calibri"/>
                  <w:color w:val="000000"/>
                </w:rPr>
                <w:t>Other</w:t>
              </w:r>
            </w:ins>
          </w:p>
        </w:tc>
      </w:tr>
      <w:tr w:rsidR="00F30E6B" w:rsidRPr="008F0D48" w14:paraId="6FE9EDC8" w14:textId="77777777" w:rsidTr="00277F30">
        <w:trPr>
          <w:cnfStyle w:val="000000010000" w:firstRow="0" w:lastRow="0" w:firstColumn="0" w:lastColumn="0" w:oddVBand="0" w:evenVBand="0" w:oddHBand="0" w:evenHBand="1" w:firstRowFirstColumn="0" w:firstRowLastColumn="0" w:lastRowFirstColumn="0" w:lastRowLastColumn="0"/>
          <w:trHeight w:val="285"/>
          <w:ins w:id="84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4F0D65F" w14:textId="77777777" w:rsidR="00F30E6B" w:rsidRPr="008F0D48" w:rsidRDefault="00F30E6B" w:rsidP="00F30E6B">
            <w:pPr>
              <w:spacing w:before="0" w:after="0" w:line="240" w:lineRule="auto"/>
              <w:jc w:val="right"/>
              <w:rPr>
                <w:ins w:id="842" w:author="Molly McEvilley" w:date="2023-07-04T07:29:00Z"/>
                <w:rFonts w:ascii="Calibri" w:hAnsi="Calibri" w:cs="Calibri"/>
                <w:color w:val="000000"/>
              </w:rPr>
            </w:pPr>
            <w:ins w:id="843" w:author="Molly McEvilley" w:date="2023-07-04T07:29:00Z">
              <w:r w:rsidRPr="008F0D48">
                <w:rPr>
                  <w:rFonts w:ascii="Calibri" w:hAnsi="Calibri" w:cs="Calibri"/>
                  <w:color w:val="000000"/>
                </w:rPr>
                <w:t>421</w:t>
              </w:r>
            </w:ins>
          </w:p>
        </w:tc>
        <w:tc>
          <w:tcPr>
            <w:tcW w:w="7980" w:type="dxa"/>
            <w:noWrap/>
            <w:hideMark/>
          </w:tcPr>
          <w:p w14:paraId="465CC477"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44" w:author="Molly McEvilley" w:date="2023-07-04T07:29:00Z"/>
                <w:rFonts w:ascii="Calibri" w:hAnsi="Calibri" w:cs="Calibri"/>
                <w:color w:val="000000"/>
              </w:rPr>
            </w:pPr>
            <w:ins w:id="845" w:author="Molly McEvilley" w:date="2023-07-04T07:29:00Z">
              <w:r w:rsidRPr="008F0D48">
                <w:rPr>
                  <w:rFonts w:ascii="Calibri" w:hAnsi="Calibri" w:cs="Calibri"/>
                  <w:color w:val="000000"/>
                </w:rPr>
                <w:t>Owned by client, with ongoing housing subsidy</w:t>
              </w:r>
            </w:ins>
          </w:p>
        </w:tc>
      </w:tr>
      <w:tr w:rsidR="00F30E6B" w:rsidRPr="008F0D48" w14:paraId="169E67E5" w14:textId="77777777" w:rsidTr="00277F30">
        <w:trPr>
          <w:cnfStyle w:val="000000100000" w:firstRow="0" w:lastRow="0" w:firstColumn="0" w:lastColumn="0" w:oddVBand="0" w:evenVBand="0" w:oddHBand="1" w:evenHBand="0" w:firstRowFirstColumn="0" w:firstRowLastColumn="0" w:lastRowFirstColumn="0" w:lastRowLastColumn="0"/>
          <w:trHeight w:val="285"/>
          <w:ins w:id="84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C5408B7" w14:textId="77777777" w:rsidR="00F30E6B" w:rsidRPr="008F0D48" w:rsidRDefault="00F30E6B" w:rsidP="00F30E6B">
            <w:pPr>
              <w:spacing w:before="0" w:after="0" w:line="240" w:lineRule="auto"/>
              <w:jc w:val="right"/>
              <w:rPr>
                <w:ins w:id="847" w:author="Molly McEvilley" w:date="2023-07-04T07:29:00Z"/>
                <w:rFonts w:ascii="Calibri" w:hAnsi="Calibri" w:cs="Calibri"/>
                <w:color w:val="000000"/>
              </w:rPr>
            </w:pPr>
            <w:ins w:id="848" w:author="Molly McEvilley" w:date="2023-07-04T07:29:00Z">
              <w:r w:rsidRPr="008F0D48">
                <w:rPr>
                  <w:rFonts w:ascii="Calibri" w:hAnsi="Calibri" w:cs="Calibri"/>
                  <w:color w:val="000000"/>
                </w:rPr>
                <w:t>422</w:t>
              </w:r>
            </w:ins>
          </w:p>
        </w:tc>
        <w:tc>
          <w:tcPr>
            <w:tcW w:w="7980" w:type="dxa"/>
            <w:noWrap/>
            <w:hideMark/>
          </w:tcPr>
          <w:p w14:paraId="3EDF467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49" w:author="Molly McEvilley" w:date="2023-07-04T07:29:00Z"/>
                <w:rFonts w:ascii="Calibri" w:hAnsi="Calibri" w:cs="Calibri"/>
                <w:color w:val="000000"/>
              </w:rPr>
            </w:pPr>
            <w:ins w:id="850" w:author="Molly McEvilley" w:date="2023-07-04T07:29:00Z">
              <w:r w:rsidRPr="008F0D48">
                <w:rPr>
                  <w:rFonts w:ascii="Calibri" w:hAnsi="Calibri" w:cs="Calibri"/>
                  <w:color w:val="000000"/>
                </w:rPr>
                <w:t>Staying or living with family, permanent tenure</w:t>
              </w:r>
            </w:ins>
          </w:p>
        </w:tc>
      </w:tr>
      <w:tr w:rsidR="00F30E6B" w:rsidRPr="008F0D48" w14:paraId="3D0752AA" w14:textId="77777777" w:rsidTr="00277F30">
        <w:trPr>
          <w:cnfStyle w:val="000000010000" w:firstRow="0" w:lastRow="0" w:firstColumn="0" w:lastColumn="0" w:oddVBand="0" w:evenVBand="0" w:oddHBand="0" w:evenHBand="1" w:firstRowFirstColumn="0" w:firstRowLastColumn="0" w:lastRowFirstColumn="0" w:lastRowLastColumn="0"/>
          <w:trHeight w:val="285"/>
          <w:ins w:id="85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60485EB" w14:textId="77777777" w:rsidR="00F30E6B" w:rsidRPr="008F0D48" w:rsidRDefault="00F30E6B" w:rsidP="00F30E6B">
            <w:pPr>
              <w:spacing w:before="0" w:after="0" w:line="240" w:lineRule="auto"/>
              <w:jc w:val="right"/>
              <w:rPr>
                <w:ins w:id="852" w:author="Molly McEvilley" w:date="2023-07-04T07:29:00Z"/>
                <w:rFonts w:ascii="Calibri" w:hAnsi="Calibri" w:cs="Calibri"/>
                <w:color w:val="000000"/>
              </w:rPr>
            </w:pPr>
            <w:ins w:id="853" w:author="Molly McEvilley" w:date="2023-07-04T07:29:00Z">
              <w:r w:rsidRPr="008F0D48">
                <w:rPr>
                  <w:rFonts w:ascii="Calibri" w:hAnsi="Calibri" w:cs="Calibri"/>
                  <w:color w:val="000000"/>
                </w:rPr>
                <w:lastRenderedPageBreak/>
                <w:t>423</w:t>
              </w:r>
            </w:ins>
          </w:p>
        </w:tc>
        <w:tc>
          <w:tcPr>
            <w:tcW w:w="7980" w:type="dxa"/>
            <w:noWrap/>
            <w:hideMark/>
          </w:tcPr>
          <w:p w14:paraId="06927E63"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54" w:author="Molly McEvilley" w:date="2023-07-04T07:29:00Z"/>
                <w:rFonts w:ascii="Calibri" w:hAnsi="Calibri" w:cs="Calibri"/>
                <w:color w:val="000000"/>
              </w:rPr>
            </w:pPr>
            <w:ins w:id="855" w:author="Molly McEvilley" w:date="2023-07-04T07:29:00Z">
              <w:r w:rsidRPr="008F0D48">
                <w:rPr>
                  <w:rFonts w:ascii="Calibri" w:hAnsi="Calibri" w:cs="Calibri"/>
                  <w:color w:val="000000"/>
                </w:rPr>
                <w:t>Staying or living with friends, permanent tenure</w:t>
              </w:r>
            </w:ins>
          </w:p>
        </w:tc>
      </w:tr>
      <w:tr w:rsidR="00F30E6B" w:rsidRPr="008F0D48" w14:paraId="11568988" w14:textId="77777777" w:rsidTr="00277F30">
        <w:trPr>
          <w:cnfStyle w:val="000000100000" w:firstRow="0" w:lastRow="0" w:firstColumn="0" w:lastColumn="0" w:oddVBand="0" w:evenVBand="0" w:oddHBand="1" w:evenHBand="0" w:firstRowFirstColumn="0" w:firstRowLastColumn="0" w:lastRowFirstColumn="0" w:lastRowLastColumn="0"/>
          <w:trHeight w:val="285"/>
          <w:ins w:id="85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CFB0E29" w14:textId="77777777" w:rsidR="00F30E6B" w:rsidRPr="008F0D48" w:rsidRDefault="00F30E6B" w:rsidP="00F30E6B">
            <w:pPr>
              <w:spacing w:before="0" w:after="0" w:line="240" w:lineRule="auto"/>
              <w:jc w:val="right"/>
              <w:rPr>
                <w:ins w:id="857" w:author="Molly McEvilley" w:date="2023-07-04T07:29:00Z"/>
                <w:rFonts w:ascii="Calibri" w:hAnsi="Calibri" w:cs="Calibri"/>
                <w:color w:val="000000"/>
              </w:rPr>
            </w:pPr>
            <w:ins w:id="858" w:author="Molly McEvilley" w:date="2023-07-04T07:29:00Z">
              <w:r w:rsidRPr="008F0D48">
                <w:rPr>
                  <w:rFonts w:ascii="Calibri" w:hAnsi="Calibri" w:cs="Calibri"/>
                  <w:color w:val="000000"/>
                </w:rPr>
                <w:t>426</w:t>
              </w:r>
            </w:ins>
          </w:p>
        </w:tc>
        <w:tc>
          <w:tcPr>
            <w:tcW w:w="7980" w:type="dxa"/>
            <w:noWrap/>
            <w:hideMark/>
          </w:tcPr>
          <w:p w14:paraId="265B22E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59" w:author="Molly McEvilley" w:date="2023-07-04T07:29:00Z"/>
                <w:rFonts w:ascii="Calibri" w:hAnsi="Calibri" w:cs="Calibri"/>
                <w:color w:val="000000"/>
              </w:rPr>
            </w:pPr>
            <w:ins w:id="860" w:author="Molly McEvilley" w:date="2023-07-04T07:29:00Z">
              <w:r w:rsidRPr="008F0D48">
                <w:rPr>
                  <w:rFonts w:ascii="Calibri" w:hAnsi="Calibri" w:cs="Calibri"/>
                  <w:color w:val="000000"/>
                </w:rPr>
                <w:t>Moved from one HOPWA funded project to HOPWA PH</w:t>
              </w:r>
            </w:ins>
          </w:p>
        </w:tc>
      </w:tr>
      <w:tr w:rsidR="00F30E6B" w:rsidRPr="008F0D48" w14:paraId="1046E0ED" w14:textId="77777777" w:rsidTr="00277F30">
        <w:trPr>
          <w:cnfStyle w:val="000000010000" w:firstRow="0" w:lastRow="0" w:firstColumn="0" w:lastColumn="0" w:oddVBand="0" w:evenVBand="0" w:oddHBand="0" w:evenHBand="1" w:firstRowFirstColumn="0" w:firstRowLastColumn="0" w:lastRowFirstColumn="0" w:lastRowLastColumn="0"/>
          <w:trHeight w:val="285"/>
          <w:ins w:id="86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FE6CDD2" w14:textId="77777777" w:rsidR="00F30E6B" w:rsidRPr="008F0D48" w:rsidRDefault="00F30E6B" w:rsidP="00F30E6B">
            <w:pPr>
              <w:spacing w:before="0" w:after="0" w:line="240" w:lineRule="auto"/>
              <w:jc w:val="right"/>
              <w:rPr>
                <w:ins w:id="862" w:author="Molly McEvilley" w:date="2023-07-04T07:29:00Z"/>
                <w:rFonts w:ascii="Calibri" w:hAnsi="Calibri" w:cs="Calibri"/>
                <w:color w:val="000000"/>
              </w:rPr>
            </w:pPr>
            <w:ins w:id="863" w:author="Molly McEvilley" w:date="2023-07-04T07:29:00Z">
              <w:r w:rsidRPr="008F0D48">
                <w:rPr>
                  <w:rFonts w:ascii="Calibri" w:hAnsi="Calibri" w:cs="Calibri"/>
                  <w:color w:val="000000"/>
                </w:rPr>
                <w:t>428</w:t>
              </w:r>
            </w:ins>
          </w:p>
        </w:tc>
        <w:tc>
          <w:tcPr>
            <w:tcW w:w="7980" w:type="dxa"/>
            <w:noWrap/>
            <w:hideMark/>
          </w:tcPr>
          <w:p w14:paraId="1472B999"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64" w:author="Molly McEvilley" w:date="2023-07-04T07:29:00Z"/>
                <w:rFonts w:ascii="Calibri" w:hAnsi="Calibri" w:cs="Calibri"/>
                <w:color w:val="000000"/>
              </w:rPr>
            </w:pPr>
            <w:ins w:id="865" w:author="Molly McEvilley" w:date="2023-07-04T07:29:00Z">
              <w:r w:rsidRPr="008F0D48">
                <w:rPr>
                  <w:rFonts w:ascii="Calibri" w:hAnsi="Calibri" w:cs="Calibri"/>
                  <w:color w:val="000000"/>
                </w:rPr>
                <w:t>GPD TIP housing subsidy</w:t>
              </w:r>
            </w:ins>
          </w:p>
        </w:tc>
      </w:tr>
      <w:tr w:rsidR="00F30E6B" w:rsidRPr="008F0D48" w14:paraId="7F618F4A" w14:textId="77777777" w:rsidTr="00277F30">
        <w:trPr>
          <w:cnfStyle w:val="000000100000" w:firstRow="0" w:lastRow="0" w:firstColumn="0" w:lastColumn="0" w:oddVBand="0" w:evenVBand="0" w:oddHBand="1" w:evenHBand="0" w:firstRowFirstColumn="0" w:firstRowLastColumn="0" w:lastRowFirstColumn="0" w:lastRowLastColumn="0"/>
          <w:trHeight w:val="285"/>
          <w:ins w:id="86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0A2F9C5F" w14:textId="77777777" w:rsidR="00F30E6B" w:rsidRPr="008F0D48" w:rsidRDefault="00F30E6B" w:rsidP="00F30E6B">
            <w:pPr>
              <w:spacing w:before="0" w:after="0" w:line="240" w:lineRule="auto"/>
              <w:jc w:val="right"/>
              <w:rPr>
                <w:ins w:id="867" w:author="Molly McEvilley" w:date="2023-07-04T07:29:00Z"/>
                <w:rFonts w:ascii="Calibri" w:hAnsi="Calibri" w:cs="Calibri"/>
                <w:color w:val="000000"/>
              </w:rPr>
            </w:pPr>
            <w:ins w:id="868" w:author="Molly McEvilley" w:date="2023-07-04T07:29:00Z">
              <w:r w:rsidRPr="008F0D48">
                <w:rPr>
                  <w:rFonts w:ascii="Calibri" w:hAnsi="Calibri" w:cs="Calibri"/>
                  <w:color w:val="000000"/>
                </w:rPr>
                <w:t>431</w:t>
              </w:r>
            </w:ins>
          </w:p>
        </w:tc>
        <w:tc>
          <w:tcPr>
            <w:tcW w:w="7980" w:type="dxa"/>
            <w:noWrap/>
            <w:hideMark/>
          </w:tcPr>
          <w:p w14:paraId="5F8EABC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69" w:author="Molly McEvilley" w:date="2023-07-04T07:29:00Z"/>
                <w:rFonts w:ascii="Calibri" w:hAnsi="Calibri" w:cs="Calibri"/>
                <w:color w:val="000000"/>
              </w:rPr>
            </w:pPr>
            <w:ins w:id="870" w:author="Molly McEvilley" w:date="2023-07-04T07:29:00Z">
              <w:r w:rsidRPr="008F0D48">
                <w:rPr>
                  <w:rFonts w:ascii="Calibri" w:hAnsi="Calibri" w:cs="Calibri"/>
                  <w:color w:val="000000"/>
                </w:rPr>
                <w:t>RRH or equivalent subsidy</w:t>
              </w:r>
            </w:ins>
          </w:p>
        </w:tc>
      </w:tr>
      <w:tr w:rsidR="00F30E6B" w:rsidRPr="008F0D48" w14:paraId="3135F61C" w14:textId="77777777" w:rsidTr="00277F30">
        <w:trPr>
          <w:cnfStyle w:val="000000010000" w:firstRow="0" w:lastRow="0" w:firstColumn="0" w:lastColumn="0" w:oddVBand="0" w:evenVBand="0" w:oddHBand="0" w:evenHBand="1" w:firstRowFirstColumn="0" w:firstRowLastColumn="0" w:lastRowFirstColumn="0" w:lastRowLastColumn="0"/>
          <w:trHeight w:val="285"/>
          <w:ins w:id="87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CC31672" w14:textId="77777777" w:rsidR="00F30E6B" w:rsidRPr="008F0D48" w:rsidRDefault="00F30E6B" w:rsidP="00F30E6B">
            <w:pPr>
              <w:spacing w:before="0" w:after="0" w:line="240" w:lineRule="auto"/>
              <w:jc w:val="right"/>
              <w:rPr>
                <w:ins w:id="872" w:author="Molly McEvilley" w:date="2023-07-04T07:29:00Z"/>
                <w:rFonts w:ascii="Calibri" w:hAnsi="Calibri" w:cs="Calibri"/>
                <w:color w:val="000000"/>
              </w:rPr>
            </w:pPr>
            <w:ins w:id="873" w:author="Molly McEvilley" w:date="2023-07-04T07:29:00Z">
              <w:r w:rsidRPr="008F0D48">
                <w:rPr>
                  <w:rFonts w:ascii="Calibri" w:hAnsi="Calibri" w:cs="Calibri"/>
                  <w:color w:val="000000"/>
                </w:rPr>
                <w:t>433</w:t>
              </w:r>
            </w:ins>
          </w:p>
        </w:tc>
        <w:tc>
          <w:tcPr>
            <w:tcW w:w="7980" w:type="dxa"/>
            <w:noWrap/>
            <w:hideMark/>
          </w:tcPr>
          <w:p w14:paraId="43410A53"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74" w:author="Molly McEvilley" w:date="2023-07-04T07:29:00Z"/>
                <w:rFonts w:ascii="Calibri" w:hAnsi="Calibri" w:cs="Calibri"/>
                <w:color w:val="000000"/>
              </w:rPr>
            </w:pPr>
            <w:ins w:id="875" w:author="Molly McEvilley" w:date="2023-07-04T07:29:00Z">
              <w:r w:rsidRPr="008F0D48">
                <w:rPr>
                  <w:rFonts w:ascii="Calibri" w:hAnsi="Calibri" w:cs="Calibri"/>
                  <w:color w:val="000000"/>
                </w:rPr>
                <w:t>HCV voucher (tenant or project based) (not dedicated)</w:t>
              </w:r>
            </w:ins>
          </w:p>
        </w:tc>
      </w:tr>
      <w:tr w:rsidR="00F30E6B" w:rsidRPr="008F0D48" w14:paraId="143192F0" w14:textId="77777777" w:rsidTr="00277F30">
        <w:trPr>
          <w:cnfStyle w:val="000000100000" w:firstRow="0" w:lastRow="0" w:firstColumn="0" w:lastColumn="0" w:oddVBand="0" w:evenVBand="0" w:oddHBand="1" w:evenHBand="0" w:firstRowFirstColumn="0" w:firstRowLastColumn="0" w:lastRowFirstColumn="0" w:lastRowLastColumn="0"/>
          <w:trHeight w:val="285"/>
          <w:ins w:id="87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E2F4F7C" w14:textId="77777777" w:rsidR="00F30E6B" w:rsidRPr="008F0D48" w:rsidRDefault="00F30E6B" w:rsidP="00F30E6B">
            <w:pPr>
              <w:spacing w:before="0" w:after="0" w:line="240" w:lineRule="auto"/>
              <w:jc w:val="right"/>
              <w:rPr>
                <w:ins w:id="877" w:author="Molly McEvilley" w:date="2023-07-04T07:29:00Z"/>
                <w:rFonts w:ascii="Calibri" w:hAnsi="Calibri" w:cs="Calibri"/>
                <w:color w:val="000000"/>
              </w:rPr>
            </w:pPr>
            <w:ins w:id="878" w:author="Molly McEvilley" w:date="2023-07-04T07:29:00Z">
              <w:r w:rsidRPr="008F0D48">
                <w:rPr>
                  <w:rFonts w:ascii="Calibri" w:hAnsi="Calibri" w:cs="Calibri"/>
                  <w:color w:val="000000"/>
                </w:rPr>
                <w:t>434</w:t>
              </w:r>
            </w:ins>
          </w:p>
        </w:tc>
        <w:tc>
          <w:tcPr>
            <w:tcW w:w="7980" w:type="dxa"/>
            <w:noWrap/>
            <w:hideMark/>
          </w:tcPr>
          <w:p w14:paraId="7809348A"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79" w:author="Molly McEvilley" w:date="2023-07-04T07:29:00Z"/>
                <w:rFonts w:ascii="Calibri" w:hAnsi="Calibri" w:cs="Calibri"/>
                <w:color w:val="000000"/>
              </w:rPr>
            </w:pPr>
            <w:ins w:id="880" w:author="Molly McEvilley" w:date="2023-07-04T07:29:00Z">
              <w:r w:rsidRPr="008F0D48">
                <w:rPr>
                  <w:rFonts w:ascii="Calibri" w:hAnsi="Calibri" w:cs="Calibri"/>
                  <w:color w:val="000000"/>
                </w:rPr>
                <w:t>Public housing unit</w:t>
              </w:r>
            </w:ins>
          </w:p>
        </w:tc>
      </w:tr>
      <w:tr w:rsidR="00F30E6B" w:rsidRPr="008F0D48" w14:paraId="230332CB" w14:textId="77777777" w:rsidTr="00277F30">
        <w:trPr>
          <w:cnfStyle w:val="000000010000" w:firstRow="0" w:lastRow="0" w:firstColumn="0" w:lastColumn="0" w:oddVBand="0" w:evenVBand="0" w:oddHBand="0" w:evenHBand="1" w:firstRowFirstColumn="0" w:firstRowLastColumn="0" w:lastRowFirstColumn="0" w:lastRowLastColumn="0"/>
          <w:trHeight w:val="285"/>
          <w:ins w:id="88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CDEBDF4" w14:textId="77777777" w:rsidR="00F30E6B" w:rsidRPr="008F0D48" w:rsidRDefault="00F30E6B" w:rsidP="00F30E6B">
            <w:pPr>
              <w:spacing w:before="0" w:after="0" w:line="240" w:lineRule="auto"/>
              <w:jc w:val="right"/>
              <w:rPr>
                <w:ins w:id="882" w:author="Molly McEvilley" w:date="2023-07-04T07:29:00Z"/>
                <w:rFonts w:ascii="Calibri" w:hAnsi="Calibri" w:cs="Calibri"/>
                <w:color w:val="000000"/>
              </w:rPr>
            </w:pPr>
            <w:ins w:id="883" w:author="Molly McEvilley" w:date="2023-07-04T07:29:00Z">
              <w:r w:rsidRPr="008F0D48">
                <w:rPr>
                  <w:rFonts w:ascii="Calibri" w:hAnsi="Calibri" w:cs="Calibri"/>
                  <w:color w:val="000000"/>
                </w:rPr>
                <w:t>436</w:t>
              </w:r>
            </w:ins>
          </w:p>
        </w:tc>
        <w:tc>
          <w:tcPr>
            <w:tcW w:w="7980" w:type="dxa"/>
            <w:noWrap/>
            <w:hideMark/>
          </w:tcPr>
          <w:p w14:paraId="182A1F65"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84" w:author="Molly McEvilley" w:date="2023-07-04T07:29:00Z"/>
                <w:rFonts w:ascii="Calibri" w:hAnsi="Calibri" w:cs="Calibri"/>
                <w:color w:val="000000"/>
              </w:rPr>
            </w:pPr>
            <w:ins w:id="885" w:author="Molly McEvilley" w:date="2023-07-04T07:29:00Z">
              <w:r w:rsidRPr="008F0D48">
                <w:rPr>
                  <w:rFonts w:ascii="Calibri" w:hAnsi="Calibri" w:cs="Calibri"/>
                  <w:color w:val="000000"/>
                </w:rPr>
                <w:t>Emergency Housing Voucher</w:t>
              </w:r>
            </w:ins>
          </w:p>
        </w:tc>
      </w:tr>
      <w:tr w:rsidR="00F30E6B" w:rsidRPr="008F0D48" w14:paraId="1B4A76CA" w14:textId="77777777" w:rsidTr="00277F30">
        <w:trPr>
          <w:cnfStyle w:val="000000100000" w:firstRow="0" w:lastRow="0" w:firstColumn="0" w:lastColumn="0" w:oddVBand="0" w:evenVBand="0" w:oddHBand="1" w:evenHBand="0" w:firstRowFirstColumn="0" w:firstRowLastColumn="0" w:lastRowFirstColumn="0" w:lastRowLastColumn="0"/>
          <w:trHeight w:val="285"/>
          <w:ins w:id="88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CC06C10" w14:textId="77777777" w:rsidR="00F30E6B" w:rsidRPr="008F0D48" w:rsidRDefault="00F30E6B" w:rsidP="00F30E6B">
            <w:pPr>
              <w:spacing w:before="0" w:after="0" w:line="240" w:lineRule="auto"/>
              <w:jc w:val="right"/>
              <w:rPr>
                <w:ins w:id="887" w:author="Molly McEvilley" w:date="2023-07-04T07:29:00Z"/>
                <w:rFonts w:ascii="Calibri" w:hAnsi="Calibri" w:cs="Calibri"/>
                <w:color w:val="000000"/>
              </w:rPr>
            </w:pPr>
            <w:ins w:id="888" w:author="Molly McEvilley" w:date="2023-07-04T07:29:00Z">
              <w:r w:rsidRPr="008F0D48">
                <w:rPr>
                  <w:rFonts w:ascii="Calibri" w:hAnsi="Calibri" w:cs="Calibri"/>
                  <w:color w:val="000000"/>
                </w:rPr>
                <w:t>437</w:t>
              </w:r>
            </w:ins>
          </w:p>
        </w:tc>
        <w:tc>
          <w:tcPr>
            <w:tcW w:w="7980" w:type="dxa"/>
            <w:noWrap/>
            <w:hideMark/>
          </w:tcPr>
          <w:p w14:paraId="0CFE853F"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89" w:author="Molly McEvilley" w:date="2023-07-04T07:29:00Z"/>
                <w:rFonts w:ascii="Calibri" w:hAnsi="Calibri" w:cs="Calibri"/>
                <w:color w:val="000000"/>
              </w:rPr>
            </w:pPr>
            <w:ins w:id="890" w:author="Molly McEvilley" w:date="2023-07-04T07:29:00Z">
              <w:r w:rsidRPr="008F0D48">
                <w:rPr>
                  <w:rFonts w:ascii="Calibri" w:hAnsi="Calibri" w:cs="Calibri"/>
                  <w:color w:val="000000"/>
                </w:rPr>
                <w:t>Family Unification Program Voucher (FUP)</w:t>
              </w:r>
            </w:ins>
          </w:p>
        </w:tc>
      </w:tr>
      <w:tr w:rsidR="00F30E6B" w:rsidRPr="008F0D48" w14:paraId="60A32244" w14:textId="77777777" w:rsidTr="00277F30">
        <w:trPr>
          <w:cnfStyle w:val="000000010000" w:firstRow="0" w:lastRow="0" w:firstColumn="0" w:lastColumn="0" w:oddVBand="0" w:evenVBand="0" w:oddHBand="0" w:evenHBand="1" w:firstRowFirstColumn="0" w:firstRowLastColumn="0" w:lastRowFirstColumn="0" w:lastRowLastColumn="0"/>
          <w:trHeight w:val="285"/>
          <w:ins w:id="89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12BBE001" w14:textId="77777777" w:rsidR="00F30E6B" w:rsidRPr="008F0D48" w:rsidRDefault="00F30E6B" w:rsidP="00F30E6B">
            <w:pPr>
              <w:spacing w:before="0" w:after="0" w:line="240" w:lineRule="auto"/>
              <w:jc w:val="right"/>
              <w:rPr>
                <w:ins w:id="892" w:author="Molly McEvilley" w:date="2023-07-04T07:29:00Z"/>
                <w:rFonts w:ascii="Calibri" w:hAnsi="Calibri" w:cs="Calibri"/>
                <w:color w:val="000000"/>
              </w:rPr>
            </w:pPr>
            <w:ins w:id="893" w:author="Molly McEvilley" w:date="2023-07-04T07:29:00Z">
              <w:r w:rsidRPr="008F0D48">
                <w:rPr>
                  <w:rFonts w:ascii="Calibri" w:hAnsi="Calibri" w:cs="Calibri"/>
                  <w:color w:val="000000"/>
                </w:rPr>
                <w:t>438</w:t>
              </w:r>
            </w:ins>
          </w:p>
        </w:tc>
        <w:tc>
          <w:tcPr>
            <w:tcW w:w="7980" w:type="dxa"/>
            <w:noWrap/>
            <w:hideMark/>
          </w:tcPr>
          <w:p w14:paraId="4C8D37D1"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94" w:author="Molly McEvilley" w:date="2023-07-04T07:29:00Z"/>
                <w:rFonts w:ascii="Calibri" w:hAnsi="Calibri" w:cs="Calibri"/>
                <w:color w:val="000000"/>
              </w:rPr>
            </w:pPr>
            <w:ins w:id="895" w:author="Molly McEvilley" w:date="2023-07-04T07:29:00Z">
              <w:r w:rsidRPr="008F0D48">
                <w:rPr>
                  <w:rFonts w:ascii="Calibri" w:hAnsi="Calibri" w:cs="Calibri"/>
                  <w:color w:val="000000"/>
                </w:rPr>
                <w:t>Foster Youth to Independence Initiative (FYI)</w:t>
              </w:r>
            </w:ins>
          </w:p>
        </w:tc>
      </w:tr>
      <w:tr w:rsidR="00F30E6B" w:rsidRPr="008F0D48" w14:paraId="0D4F5157" w14:textId="77777777" w:rsidTr="00277F30">
        <w:trPr>
          <w:cnfStyle w:val="000000100000" w:firstRow="0" w:lastRow="0" w:firstColumn="0" w:lastColumn="0" w:oddVBand="0" w:evenVBand="0" w:oddHBand="1" w:evenHBand="0" w:firstRowFirstColumn="0" w:firstRowLastColumn="0" w:lastRowFirstColumn="0" w:lastRowLastColumn="0"/>
          <w:trHeight w:val="285"/>
          <w:ins w:id="896"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6D6686A2" w14:textId="77777777" w:rsidR="00F30E6B" w:rsidRPr="008F0D48" w:rsidRDefault="00F30E6B" w:rsidP="00F30E6B">
            <w:pPr>
              <w:spacing w:before="0" w:after="0" w:line="240" w:lineRule="auto"/>
              <w:jc w:val="right"/>
              <w:rPr>
                <w:ins w:id="897" w:author="Molly McEvilley" w:date="2023-07-04T07:29:00Z"/>
                <w:rFonts w:ascii="Calibri" w:hAnsi="Calibri" w:cs="Calibri"/>
                <w:color w:val="000000"/>
              </w:rPr>
            </w:pPr>
            <w:ins w:id="898" w:author="Molly McEvilley" w:date="2023-07-04T07:29:00Z">
              <w:r w:rsidRPr="008F0D48">
                <w:rPr>
                  <w:rFonts w:ascii="Calibri" w:hAnsi="Calibri" w:cs="Calibri"/>
                  <w:color w:val="000000"/>
                </w:rPr>
                <w:t>439</w:t>
              </w:r>
            </w:ins>
          </w:p>
        </w:tc>
        <w:tc>
          <w:tcPr>
            <w:tcW w:w="7980" w:type="dxa"/>
            <w:noWrap/>
            <w:hideMark/>
          </w:tcPr>
          <w:p w14:paraId="1147DF5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99" w:author="Molly McEvilley" w:date="2023-07-04T07:29:00Z"/>
                <w:rFonts w:ascii="Calibri" w:hAnsi="Calibri" w:cs="Calibri"/>
                <w:color w:val="000000"/>
              </w:rPr>
            </w:pPr>
            <w:ins w:id="900" w:author="Molly McEvilley" w:date="2023-07-04T07:29:00Z">
              <w:r w:rsidRPr="008F0D48">
                <w:rPr>
                  <w:rFonts w:ascii="Calibri" w:hAnsi="Calibri" w:cs="Calibri"/>
                  <w:color w:val="000000"/>
                </w:rPr>
                <w:t>Permanent Supportive Housing</w:t>
              </w:r>
            </w:ins>
          </w:p>
        </w:tc>
      </w:tr>
      <w:tr w:rsidR="00F30E6B" w:rsidRPr="008F0D48" w14:paraId="29845853" w14:textId="77777777" w:rsidTr="00277F30">
        <w:trPr>
          <w:cnfStyle w:val="000000010000" w:firstRow="0" w:lastRow="0" w:firstColumn="0" w:lastColumn="0" w:oddVBand="0" w:evenVBand="0" w:oddHBand="0" w:evenHBand="1" w:firstRowFirstColumn="0" w:firstRowLastColumn="0" w:lastRowFirstColumn="0" w:lastRowLastColumn="0"/>
          <w:trHeight w:val="285"/>
          <w:ins w:id="901"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6F03672" w14:textId="77777777" w:rsidR="00F30E6B" w:rsidRPr="008F0D48" w:rsidRDefault="00F30E6B" w:rsidP="00F30E6B">
            <w:pPr>
              <w:spacing w:before="0" w:after="0" w:line="240" w:lineRule="auto"/>
              <w:jc w:val="right"/>
              <w:rPr>
                <w:ins w:id="902" w:author="Molly McEvilley" w:date="2023-07-04T07:29:00Z"/>
                <w:rFonts w:ascii="Calibri" w:hAnsi="Calibri" w:cs="Calibri"/>
                <w:color w:val="000000"/>
              </w:rPr>
            </w:pPr>
            <w:ins w:id="903" w:author="Molly McEvilley" w:date="2023-07-04T07:29:00Z">
              <w:r w:rsidRPr="008F0D48">
                <w:rPr>
                  <w:rFonts w:ascii="Calibri" w:hAnsi="Calibri" w:cs="Calibri"/>
                  <w:color w:val="000000"/>
                </w:rPr>
                <w:t>440</w:t>
              </w:r>
            </w:ins>
          </w:p>
        </w:tc>
        <w:tc>
          <w:tcPr>
            <w:tcW w:w="7980" w:type="dxa"/>
            <w:noWrap/>
            <w:hideMark/>
          </w:tcPr>
          <w:p w14:paraId="386583F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04" w:author="Molly McEvilley" w:date="2023-07-04T07:29:00Z"/>
                <w:rFonts w:ascii="Calibri" w:hAnsi="Calibri" w:cs="Calibri"/>
                <w:color w:val="000000"/>
              </w:rPr>
            </w:pPr>
            <w:ins w:id="905" w:author="Molly McEvilley" w:date="2023-07-04T07:29:00Z">
              <w:r w:rsidRPr="008F0D48">
                <w:rPr>
                  <w:rFonts w:ascii="Calibri" w:hAnsi="Calibri" w:cs="Calibri"/>
                  <w:color w:val="000000"/>
                </w:rPr>
                <w:t>Other permanent housing dedicated for formerly homeless persons</w:t>
              </w:r>
            </w:ins>
          </w:p>
        </w:tc>
      </w:tr>
    </w:tbl>
    <w:p w14:paraId="45C91405" w14:textId="77777777" w:rsidR="005A53EB" w:rsidRPr="00277F30" w:rsidRDefault="005A53EB" w:rsidP="00277F30">
      <w:pPr>
        <w:rPr>
          <w:i/>
          <w:iCs/>
        </w:rPr>
      </w:pPr>
    </w:p>
    <w:p w14:paraId="317A474B" w14:textId="71DFFB4F" w:rsidR="00902DA0" w:rsidRPr="00445256" w:rsidDel="00EE2BD3" w:rsidRDefault="00902DA0" w:rsidP="008F0D48">
      <w:pPr>
        <w:rPr>
          <w:del w:id="906" w:author="Molly McEvilley" w:date="2023-05-09T14:53:00Z"/>
        </w:rPr>
      </w:pPr>
      <w:del w:id="907" w:author="Molly McEvilley" w:date="2023-06-02T08:00:00Z">
        <w:r w:rsidRPr="00445256" w:rsidDel="0007170F">
          <w:rPr>
            <w:bCs/>
          </w:rPr>
          <w:delText>Otherwise,</w:delText>
        </w:r>
        <w:r w:rsidRPr="00445256" w:rsidDel="0007170F">
          <w:delText xml:space="preserve"> set </w:delText>
        </w:r>
        <w:r w:rsidR="008467F8" w:rsidDel="0007170F">
          <w:rPr>
            <w:b/>
            <w:bCs/>
          </w:rPr>
          <w:delText>ExitDest</w:delText>
        </w:r>
        <w:r w:rsidRPr="00445256" w:rsidDel="0007170F">
          <w:delText xml:space="preserve"> based </w:delText>
        </w:r>
      </w:del>
      <w:ins w:id="908" w:author="Molly McEvilley" w:date="2023-05-09T14:52:00Z">
        <w:del w:id="909" w:author="Molly McEvilley" w:date="2023-06-02T08:00:00Z">
          <w:r w:rsidR="00D31FA6" w:rsidDel="0007170F">
            <w:delText>to</w:delText>
          </w:r>
        </w:del>
      </w:ins>
      <w:del w:id="910" w:author="Molly McEvilley" w:date="2023-06-02T08:00:00Z">
        <w:r w:rsidRPr="00445256" w:rsidDel="0007170F">
          <w:delText>on hmis_Exit.</w:delText>
        </w:r>
        <w:r w:rsidRPr="0062343A" w:rsidDel="0007170F">
          <w:rPr>
            <w:i/>
            <w:iCs/>
          </w:rPr>
          <w:delText>Destination</w:delText>
        </w:r>
      </w:del>
      <w:ins w:id="911" w:author="Molly McEvilley" w:date="2023-05-09T14:52:00Z">
        <w:del w:id="912" w:author="Molly McEvilley" w:date="2023-06-02T08:00:00Z">
          <w:r w:rsidR="00EE2BD3" w:rsidDel="0007170F">
            <w:rPr>
              <w:i/>
              <w:iCs/>
            </w:rPr>
            <w:delText>.</w:delText>
          </w:r>
        </w:del>
      </w:ins>
      <w:del w:id="913" w:author="Molly McEvilley" w:date="2023-06-02T08:00:00Z">
        <w:r w:rsidRPr="00445256" w:rsidDel="0007170F">
          <w:delText xml:space="preserve"> using the crosswalk below.</w:delText>
        </w:r>
      </w:del>
      <w:bookmarkStart w:id="914" w:name="_Toc140489794"/>
      <w:bookmarkEnd w:id="914"/>
    </w:p>
    <w:tbl>
      <w:tblPr>
        <w:tblStyle w:val="Style11"/>
        <w:tblW w:w="9150" w:type="dxa"/>
        <w:tblLook w:val="04A0" w:firstRow="1" w:lastRow="0" w:firstColumn="1" w:lastColumn="0" w:noHBand="0" w:noVBand="1"/>
      </w:tblPr>
      <w:tblGrid>
        <w:gridCol w:w="1638"/>
        <w:gridCol w:w="5940"/>
        <w:gridCol w:w="1572"/>
      </w:tblGrid>
      <w:tr w:rsidR="00902DA0" w:rsidRPr="00445256" w:rsidDel="00EE2BD3" w14:paraId="5827A14A" w14:textId="3D549046" w:rsidTr="00EB0196">
        <w:trPr>
          <w:cnfStyle w:val="100000000000" w:firstRow="1" w:lastRow="0" w:firstColumn="0" w:lastColumn="0" w:oddVBand="0" w:evenVBand="0" w:oddHBand="0" w:evenHBand="0" w:firstRowFirstColumn="0" w:firstRowLastColumn="0" w:lastRowFirstColumn="0" w:lastRowLastColumn="0"/>
          <w:cantSplit/>
          <w:trHeight w:val="216"/>
          <w:tblHeader/>
          <w:del w:id="91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tcPr>
          <w:p w14:paraId="3B0DC8AF" w14:textId="26C995A8" w:rsidR="00902DA0" w:rsidRPr="00445256" w:rsidDel="00EE2BD3" w:rsidRDefault="00902DA0" w:rsidP="008F0D48">
            <w:pPr>
              <w:spacing w:before="0" w:after="0"/>
              <w:rPr>
                <w:del w:id="916" w:author="Molly McEvilley" w:date="2023-05-09T14:53:00Z"/>
              </w:rPr>
            </w:pPr>
            <w:del w:id="917" w:author="Molly McEvilley" w:date="2023-05-09T14:53:00Z">
              <w:r w:rsidRPr="00445256" w:rsidDel="00EE2BD3">
                <w:delText>HMIS Value</w:delText>
              </w:r>
              <w:bookmarkStart w:id="918" w:name="_Toc140489795"/>
              <w:bookmarkEnd w:id="918"/>
            </w:del>
          </w:p>
        </w:tc>
        <w:tc>
          <w:tcPr>
            <w:tcW w:w="5940" w:type="dxa"/>
          </w:tcPr>
          <w:p w14:paraId="1AD8C382" w14:textId="0DF5D586"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19" w:author="Molly McEvilley" w:date="2023-05-09T14:53:00Z"/>
              </w:rPr>
            </w:pPr>
            <w:del w:id="920" w:author="Molly McEvilley" w:date="2023-05-09T14:53:00Z">
              <w:r w:rsidRPr="00445256" w:rsidDel="00EE2BD3">
                <w:delText>HMIS Response Category</w:delText>
              </w:r>
              <w:bookmarkStart w:id="921" w:name="_Toc140489796"/>
              <w:bookmarkEnd w:id="921"/>
            </w:del>
          </w:p>
        </w:tc>
        <w:tc>
          <w:tcPr>
            <w:tcW w:w="1572" w:type="dxa"/>
          </w:tcPr>
          <w:p w14:paraId="08D11537" w14:textId="35B6B543"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22" w:author="Molly McEvilley" w:date="2023-05-09T14:53:00Z"/>
              </w:rPr>
            </w:pPr>
            <w:del w:id="923" w:author="Molly McEvilley" w:date="2023-05-09T14:53:00Z">
              <w:r w:rsidRPr="00445256" w:rsidDel="00EE2BD3">
                <w:delText>LSA Value</w:delText>
              </w:r>
              <w:bookmarkStart w:id="924" w:name="_Toc140489797"/>
              <w:bookmarkEnd w:id="924"/>
            </w:del>
          </w:p>
        </w:tc>
        <w:bookmarkStart w:id="925" w:name="_Toc140489798"/>
        <w:bookmarkEnd w:id="925"/>
      </w:tr>
      <w:tr w:rsidR="00902DA0" w:rsidRPr="00445256" w:rsidDel="00EE2BD3" w14:paraId="26168648" w14:textId="38537593" w:rsidTr="00EB0196">
        <w:trPr>
          <w:cnfStyle w:val="000000100000" w:firstRow="0" w:lastRow="0" w:firstColumn="0" w:lastColumn="0" w:oddVBand="0" w:evenVBand="0" w:oddHBand="1" w:evenHBand="0" w:firstRowFirstColumn="0" w:firstRowLastColumn="0" w:lastRowFirstColumn="0" w:lastRowLastColumn="0"/>
          <w:cantSplit/>
          <w:trHeight w:val="216"/>
          <w:del w:id="92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6FD1CC7E" w:rsidR="00902DA0" w:rsidRPr="00445256" w:rsidDel="00EE2BD3" w:rsidRDefault="00902DA0" w:rsidP="008F0D48">
            <w:pPr>
              <w:spacing w:before="0" w:after="0"/>
              <w:rPr>
                <w:del w:id="927" w:author="Molly McEvilley" w:date="2023-05-09T14:53:00Z"/>
              </w:rPr>
            </w:pPr>
            <w:del w:id="928" w:author="Molly McEvilley" w:date="2023-05-09T14:53:00Z">
              <w:r w:rsidDel="00EE2BD3">
                <w:rPr>
                  <w:rFonts w:ascii="Calibri" w:hAnsi="Calibri" w:cs="Calibri"/>
                  <w:color w:val="000000"/>
                </w:rPr>
                <w:delText>3</w:delText>
              </w:r>
              <w:bookmarkStart w:id="929" w:name="_Toc140489799"/>
              <w:bookmarkEnd w:id="929"/>
            </w:del>
          </w:p>
        </w:tc>
        <w:tc>
          <w:tcPr>
            <w:tcW w:w="5940" w:type="dxa"/>
            <w:vAlign w:val="center"/>
          </w:tcPr>
          <w:p w14:paraId="1CC7D217" w14:textId="145FB31F"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30" w:author="Molly McEvilley" w:date="2023-05-09T14:53:00Z"/>
              </w:rPr>
            </w:pPr>
            <w:del w:id="931" w:author="Molly McEvilley" w:date="2023-05-09T14:53:00Z">
              <w:r w:rsidDel="00EE2BD3">
                <w:rPr>
                  <w:rFonts w:ascii="Calibri" w:hAnsi="Calibri" w:cs="Calibri"/>
                  <w:color w:val="000000"/>
                </w:rPr>
                <w:delText>Permanent housing (other than RRH) for formerly homeless persons</w:delText>
              </w:r>
              <w:bookmarkStart w:id="932" w:name="_Toc140489800"/>
              <w:bookmarkEnd w:id="932"/>
            </w:del>
          </w:p>
        </w:tc>
        <w:tc>
          <w:tcPr>
            <w:tcW w:w="1572" w:type="dxa"/>
            <w:vAlign w:val="center"/>
          </w:tcPr>
          <w:p w14:paraId="38D38809" w14:textId="397428F1"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33" w:author="Molly McEvilley" w:date="2023-05-09T14:53:00Z"/>
              </w:rPr>
            </w:pPr>
            <w:del w:id="934" w:author="Molly McEvilley" w:date="2023-05-09T14:53:00Z">
              <w:r w:rsidDel="00EE2BD3">
                <w:rPr>
                  <w:rFonts w:ascii="Calibri" w:hAnsi="Calibri" w:cs="Calibri"/>
                  <w:color w:val="000000"/>
                </w:rPr>
                <w:delText>1</w:delText>
              </w:r>
              <w:bookmarkStart w:id="935" w:name="_Toc140489801"/>
              <w:bookmarkEnd w:id="935"/>
            </w:del>
          </w:p>
        </w:tc>
        <w:bookmarkStart w:id="936" w:name="_Toc140489802"/>
        <w:bookmarkEnd w:id="936"/>
      </w:tr>
      <w:tr w:rsidR="00902DA0" w:rsidRPr="00445256" w:rsidDel="00EE2BD3" w14:paraId="30075421" w14:textId="1755AE6C" w:rsidTr="00EB0196">
        <w:trPr>
          <w:cnfStyle w:val="000000010000" w:firstRow="0" w:lastRow="0" w:firstColumn="0" w:lastColumn="0" w:oddVBand="0" w:evenVBand="0" w:oddHBand="0" w:evenHBand="1" w:firstRowFirstColumn="0" w:firstRowLastColumn="0" w:lastRowFirstColumn="0" w:lastRowLastColumn="0"/>
          <w:cantSplit/>
          <w:trHeight w:val="216"/>
          <w:del w:id="93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460436B6" w:rsidR="00902DA0" w:rsidRPr="00445256" w:rsidDel="00EE2BD3" w:rsidRDefault="00902DA0" w:rsidP="008F0D48">
            <w:pPr>
              <w:spacing w:before="0" w:after="0"/>
              <w:rPr>
                <w:del w:id="938" w:author="Molly McEvilley" w:date="2023-05-09T14:53:00Z"/>
              </w:rPr>
            </w:pPr>
            <w:bookmarkStart w:id="939" w:name="_Hlk79067829"/>
            <w:del w:id="940" w:author="Molly McEvilley" w:date="2023-05-09T14:53:00Z">
              <w:r w:rsidDel="00EE2BD3">
                <w:rPr>
                  <w:rFonts w:ascii="Calibri" w:hAnsi="Calibri" w:cs="Calibri"/>
                  <w:color w:val="000000"/>
                </w:rPr>
                <w:delText>31</w:delText>
              </w:r>
              <w:bookmarkStart w:id="941" w:name="_Toc140489803"/>
              <w:bookmarkEnd w:id="941"/>
            </w:del>
          </w:p>
        </w:tc>
        <w:tc>
          <w:tcPr>
            <w:tcW w:w="5940" w:type="dxa"/>
            <w:vAlign w:val="center"/>
          </w:tcPr>
          <w:p w14:paraId="73850440" w14:textId="4EF815B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42" w:author="Molly McEvilley" w:date="2023-05-09T14:53:00Z"/>
              </w:rPr>
            </w:pPr>
            <w:del w:id="943" w:author="Molly McEvilley" w:date="2023-05-09T14:53:00Z">
              <w:r w:rsidDel="00EE2BD3">
                <w:rPr>
                  <w:rFonts w:ascii="Calibri" w:hAnsi="Calibri" w:cs="Calibri"/>
                  <w:color w:val="000000"/>
                </w:rPr>
                <w:delText>Rental by client, with RRH or equivalent subsidy</w:delText>
              </w:r>
              <w:bookmarkStart w:id="944" w:name="_Toc140489804"/>
              <w:bookmarkEnd w:id="944"/>
            </w:del>
          </w:p>
        </w:tc>
        <w:tc>
          <w:tcPr>
            <w:tcW w:w="1572" w:type="dxa"/>
            <w:vAlign w:val="center"/>
          </w:tcPr>
          <w:p w14:paraId="51010AC7" w14:textId="6D6A052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45" w:author="Molly McEvilley" w:date="2023-05-09T14:53:00Z"/>
              </w:rPr>
            </w:pPr>
            <w:del w:id="946" w:author="Molly McEvilley" w:date="2023-05-09T14:53:00Z">
              <w:r w:rsidDel="00EE2BD3">
                <w:rPr>
                  <w:rFonts w:ascii="Calibri" w:hAnsi="Calibri" w:cs="Calibri"/>
                  <w:color w:val="000000"/>
                </w:rPr>
                <w:delText>2</w:delText>
              </w:r>
              <w:bookmarkStart w:id="947" w:name="_Toc140489805"/>
              <w:bookmarkEnd w:id="947"/>
            </w:del>
          </w:p>
        </w:tc>
        <w:bookmarkStart w:id="948" w:name="_Toc140489806"/>
        <w:bookmarkEnd w:id="948"/>
      </w:tr>
      <w:bookmarkEnd w:id="939"/>
      <w:tr w:rsidR="00902DA0" w:rsidRPr="00445256" w:rsidDel="00EE2BD3" w14:paraId="5E3E13F9" w14:textId="795A7172" w:rsidTr="00EB0196">
        <w:trPr>
          <w:cnfStyle w:val="000000100000" w:firstRow="0" w:lastRow="0" w:firstColumn="0" w:lastColumn="0" w:oddVBand="0" w:evenVBand="0" w:oddHBand="1" w:evenHBand="0" w:firstRowFirstColumn="0" w:firstRowLastColumn="0" w:lastRowFirstColumn="0" w:lastRowLastColumn="0"/>
          <w:cantSplit/>
          <w:trHeight w:val="216"/>
          <w:del w:id="94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3707EB5D" w:rsidR="00902DA0" w:rsidRPr="00445256" w:rsidDel="00EE2BD3" w:rsidRDefault="00902DA0" w:rsidP="008F0D48">
            <w:pPr>
              <w:spacing w:before="0" w:after="0"/>
              <w:rPr>
                <w:del w:id="950" w:author="Molly McEvilley" w:date="2023-05-09T14:53:00Z"/>
              </w:rPr>
            </w:pPr>
            <w:del w:id="951" w:author="Molly McEvilley" w:date="2023-05-09T14:53:00Z">
              <w:r w:rsidDel="00EE2BD3">
                <w:rPr>
                  <w:rFonts w:ascii="Calibri" w:hAnsi="Calibri" w:cs="Calibri"/>
                  <w:color w:val="000000"/>
                </w:rPr>
                <w:delText>19</w:delText>
              </w:r>
              <w:bookmarkStart w:id="952" w:name="_Toc140489807"/>
              <w:bookmarkEnd w:id="952"/>
            </w:del>
          </w:p>
        </w:tc>
        <w:tc>
          <w:tcPr>
            <w:tcW w:w="5940" w:type="dxa"/>
            <w:vAlign w:val="center"/>
          </w:tcPr>
          <w:p w14:paraId="5B9F16D2" w14:textId="478F85BA"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53" w:author="Molly McEvilley" w:date="2023-05-09T14:53:00Z"/>
              </w:rPr>
            </w:pPr>
            <w:del w:id="954" w:author="Molly McEvilley" w:date="2023-05-09T14:53:00Z">
              <w:r w:rsidDel="00EE2BD3">
                <w:rPr>
                  <w:rFonts w:ascii="Calibri" w:hAnsi="Calibri" w:cs="Calibri"/>
                  <w:color w:val="000000"/>
                </w:rPr>
                <w:delText>Rental by client, with VASH housing subsidy</w:delText>
              </w:r>
              <w:bookmarkStart w:id="955" w:name="_Toc140489808"/>
              <w:bookmarkEnd w:id="955"/>
            </w:del>
          </w:p>
        </w:tc>
        <w:tc>
          <w:tcPr>
            <w:tcW w:w="1572" w:type="dxa"/>
            <w:vAlign w:val="center"/>
          </w:tcPr>
          <w:p w14:paraId="013B627D" w14:textId="67350DAC"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56" w:author="Molly McEvilley" w:date="2023-05-09T14:53:00Z"/>
              </w:rPr>
            </w:pPr>
            <w:del w:id="957" w:author="Molly McEvilley" w:date="2023-05-09T14:53:00Z">
              <w:r w:rsidDel="00EE2BD3">
                <w:rPr>
                  <w:rFonts w:ascii="Calibri" w:hAnsi="Calibri" w:cs="Calibri"/>
                  <w:color w:val="000000"/>
                </w:rPr>
                <w:delText>3</w:delText>
              </w:r>
              <w:bookmarkStart w:id="958" w:name="_Toc140489809"/>
              <w:bookmarkEnd w:id="958"/>
            </w:del>
          </w:p>
        </w:tc>
        <w:bookmarkStart w:id="959" w:name="_Toc140489810"/>
        <w:bookmarkEnd w:id="959"/>
      </w:tr>
      <w:tr w:rsidR="00902DA0" w:rsidRPr="00445256" w:rsidDel="00EE2BD3" w14:paraId="197EB0FC" w14:textId="7C6AE936" w:rsidTr="00EB0196">
        <w:trPr>
          <w:cnfStyle w:val="000000010000" w:firstRow="0" w:lastRow="0" w:firstColumn="0" w:lastColumn="0" w:oddVBand="0" w:evenVBand="0" w:oddHBand="0" w:evenHBand="1" w:firstRowFirstColumn="0" w:firstRowLastColumn="0" w:lastRowFirstColumn="0" w:lastRowLastColumn="0"/>
          <w:cantSplit/>
          <w:trHeight w:val="216"/>
          <w:del w:id="96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4A3526D6" w:rsidR="00902DA0" w:rsidRPr="00445256" w:rsidDel="00EE2BD3" w:rsidRDefault="00902DA0" w:rsidP="008F0D48">
            <w:pPr>
              <w:spacing w:before="0" w:after="0"/>
              <w:rPr>
                <w:del w:id="961" w:author="Molly McEvilley" w:date="2023-05-09T14:53:00Z"/>
              </w:rPr>
            </w:pPr>
            <w:del w:id="962" w:author="Molly McEvilley" w:date="2023-05-09T14:53:00Z">
              <w:r w:rsidDel="00EE2BD3">
                <w:rPr>
                  <w:rFonts w:ascii="Calibri" w:hAnsi="Calibri" w:cs="Calibri"/>
                  <w:color w:val="000000"/>
                </w:rPr>
                <w:delText>20</w:delText>
              </w:r>
              <w:bookmarkStart w:id="963" w:name="_Toc140489811"/>
              <w:bookmarkEnd w:id="963"/>
            </w:del>
          </w:p>
        </w:tc>
        <w:tc>
          <w:tcPr>
            <w:tcW w:w="5940" w:type="dxa"/>
            <w:vAlign w:val="center"/>
          </w:tcPr>
          <w:p w14:paraId="722B6162" w14:textId="7F36854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64" w:author="Molly McEvilley" w:date="2023-05-09T14:53:00Z"/>
              </w:rPr>
            </w:pPr>
            <w:del w:id="965" w:author="Molly McEvilley" w:date="2023-05-09T14:53:00Z">
              <w:r w:rsidDel="00EE2BD3">
                <w:rPr>
                  <w:rFonts w:ascii="Calibri" w:hAnsi="Calibri" w:cs="Calibri"/>
                  <w:color w:val="000000"/>
                </w:rPr>
                <w:delText>Rental by client, with other ongoing housing subsidy</w:delText>
              </w:r>
              <w:bookmarkStart w:id="966" w:name="_Toc140489812"/>
              <w:bookmarkEnd w:id="966"/>
            </w:del>
          </w:p>
        </w:tc>
        <w:tc>
          <w:tcPr>
            <w:tcW w:w="1572" w:type="dxa"/>
            <w:vAlign w:val="center"/>
          </w:tcPr>
          <w:p w14:paraId="0543EA43" w14:textId="4A74C308"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67" w:author="Molly McEvilley" w:date="2023-05-09T14:53:00Z"/>
              </w:rPr>
            </w:pPr>
            <w:del w:id="968" w:author="Molly McEvilley" w:date="2023-05-09T14:53:00Z">
              <w:r w:rsidDel="00EE2BD3">
                <w:rPr>
                  <w:rFonts w:ascii="Calibri" w:hAnsi="Calibri" w:cs="Calibri"/>
                  <w:color w:val="000000"/>
                </w:rPr>
                <w:delText>3</w:delText>
              </w:r>
              <w:bookmarkStart w:id="969" w:name="_Toc140489813"/>
              <w:bookmarkEnd w:id="969"/>
            </w:del>
          </w:p>
        </w:tc>
        <w:bookmarkStart w:id="970" w:name="_Toc140489814"/>
        <w:bookmarkEnd w:id="970"/>
      </w:tr>
      <w:tr w:rsidR="00902DA0" w:rsidRPr="00445256" w:rsidDel="00EE2BD3" w14:paraId="4A356C44" w14:textId="315B5F71" w:rsidTr="00EB0196">
        <w:trPr>
          <w:cnfStyle w:val="000000100000" w:firstRow="0" w:lastRow="0" w:firstColumn="0" w:lastColumn="0" w:oddVBand="0" w:evenVBand="0" w:oddHBand="1" w:evenHBand="0" w:firstRowFirstColumn="0" w:firstRowLastColumn="0" w:lastRowFirstColumn="0" w:lastRowLastColumn="0"/>
          <w:cantSplit/>
          <w:trHeight w:val="216"/>
          <w:del w:id="97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087A92F0" w:rsidR="00902DA0" w:rsidRPr="00445256" w:rsidDel="00EE2BD3" w:rsidRDefault="00902DA0" w:rsidP="008F0D48">
            <w:pPr>
              <w:spacing w:before="0" w:after="0"/>
              <w:rPr>
                <w:del w:id="972" w:author="Molly McEvilley" w:date="2023-05-09T14:53:00Z"/>
              </w:rPr>
            </w:pPr>
            <w:del w:id="973" w:author="Molly McEvilley" w:date="2023-05-09T14:53:00Z">
              <w:r w:rsidDel="00EE2BD3">
                <w:rPr>
                  <w:rFonts w:ascii="Calibri" w:hAnsi="Calibri" w:cs="Calibri"/>
                  <w:color w:val="000000"/>
                </w:rPr>
                <w:delText>21</w:delText>
              </w:r>
              <w:bookmarkStart w:id="974" w:name="_Toc140489815"/>
              <w:bookmarkEnd w:id="974"/>
            </w:del>
          </w:p>
        </w:tc>
        <w:tc>
          <w:tcPr>
            <w:tcW w:w="5940" w:type="dxa"/>
            <w:vAlign w:val="center"/>
          </w:tcPr>
          <w:p w14:paraId="556F8E9F" w14:textId="46BDEA75"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75" w:author="Molly McEvilley" w:date="2023-05-09T14:53:00Z"/>
              </w:rPr>
            </w:pPr>
            <w:del w:id="976" w:author="Molly McEvilley" w:date="2023-05-09T14:53:00Z">
              <w:r w:rsidDel="00EE2BD3">
                <w:rPr>
                  <w:rFonts w:ascii="Calibri" w:hAnsi="Calibri" w:cs="Calibri"/>
                  <w:color w:val="000000"/>
                </w:rPr>
                <w:delText>Owned by client, with ongoing housing subsidy</w:delText>
              </w:r>
              <w:bookmarkStart w:id="977" w:name="_Toc140489816"/>
              <w:bookmarkEnd w:id="977"/>
            </w:del>
          </w:p>
        </w:tc>
        <w:tc>
          <w:tcPr>
            <w:tcW w:w="1572" w:type="dxa"/>
            <w:vAlign w:val="center"/>
          </w:tcPr>
          <w:p w14:paraId="33BF3A89" w14:textId="5115188B"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78" w:author="Molly McEvilley" w:date="2023-05-09T14:53:00Z"/>
              </w:rPr>
            </w:pPr>
            <w:del w:id="979" w:author="Molly McEvilley" w:date="2023-05-09T14:53:00Z">
              <w:r w:rsidDel="00EE2BD3">
                <w:rPr>
                  <w:rFonts w:ascii="Calibri" w:hAnsi="Calibri" w:cs="Calibri"/>
                  <w:color w:val="000000"/>
                </w:rPr>
                <w:delText>3</w:delText>
              </w:r>
              <w:bookmarkStart w:id="980" w:name="_Toc140489817"/>
              <w:bookmarkEnd w:id="980"/>
            </w:del>
          </w:p>
        </w:tc>
        <w:bookmarkStart w:id="981" w:name="_Toc140489818"/>
        <w:bookmarkEnd w:id="981"/>
      </w:tr>
      <w:tr w:rsidR="00902DA0" w:rsidRPr="00445256" w:rsidDel="00EE2BD3" w14:paraId="0F6BE2C5" w14:textId="1261F78A" w:rsidTr="00EB0196">
        <w:trPr>
          <w:cnfStyle w:val="000000010000" w:firstRow="0" w:lastRow="0" w:firstColumn="0" w:lastColumn="0" w:oddVBand="0" w:evenVBand="0" w:oddHBand="0" w:evenHBand="1" w:firstRowFirstColumn="0" w:firstRowLastColumn="0" w:lastRowFirstColumn="0" w:lastRowLastColumn="0"/>
          <w:cantSplit/>
          <w:trHeight w:val="216"/>
          <w:del w:id="98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8015674" w:rsidR="00902DA0" w:rsidRPr="00445256" w:rsidDel="00EE2BD3" w:rsidRDefault="00902DA0" w:rsidP="008F0D48">
            <w:pPr>
              <w:spacing w:before="0" w:after="0"/>
              <w:rPr>
                <w:del w:id="983" w:author="Molly McEvilley" w:date="2023-05-09T14:53:00Z"/>
              </w:rPr>
            </w:pPr>
            <w:del w:id="984" w:author="Molly McEvilley" w:date="2023-05-09T14:53:00Z">
              <w:r w:rsidDel="00EE2BD3">
                <w:rPr>
                  <w:rFonts w:ascii="Calibri" w:hAnsi="Calibri" w:cs="Calibri"/>
                  <w:color w:val="000000"/>
                </w:rPr>
                <w:delText>26</w:delText>
              </w:r>
              <w:bookmarkStart w:id="985" w:name="_Toc140489819"/>
              <w:bookmarkEnd w:id="985"/>
            </w:del>
          </w:p>
        </w:tc>
        <w:tc>
          <w:tcPr>
            <w:tcW w:w="5940" w:type="dxa"/>
            <w:vAlign w:val="center"/>
          </w:tcPr>
          <w:p w14:paraId="2695F513" w14:textId="56120EF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86" w:author="Molly McEvilley" w:date="2023-05-09T14:53:00Z"/>
              </w:rPr>
            </w:pPr>
            <w:del w:id="987" w:author="Molly McEvilley" w:date="2023-05-09T14:53:00Z">
              <w:r w:rsidDel="00EE2BD3">
                <w:rPr>
                  <w:rFonts w:ascii="Calibri" w:hAnsi="Calibri" w:cs="Calibri"/>
                  <w:color w:val="000000"/>
                </w:rPr>
                <w:delText>Moved from one HOPWA funded project to HOPWA PH</w:delText>
              </w:r>
              <w:bookmarkStart w:id="988" w:name="_Toc140489820"/>
              <w:bookmarkEnd w:id="988"/>
            </w:del>
          </w:p>
        </w:tc>
        <w:tc>
          <w:tcPr>
            <w:tcW w:w="1572" w:type="dxa"/>
            <w:vAlign w:val="center"/>
          </w:tcPr>
          <w:p w14:paraId="61E7A9D9" w14:textId="381ED86F"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89" w:author="Molly McEvilley" w:date="2023-05-09T14:53:00Z"/>
              </w:rPr>
            </w:pPr>
            <w:del w:id="990" w:author="Molly McEvilley" w:date="2023-05-09T14:53:00Z">
              <w:r w:rsidDel="00EE2BD3">
                <w:rPr>
                  <w:rFonts w:ascii="Calibri" w:hAnsi="Calibri" w:cs="Calibri"/>
                  <w:color w:val="000000"/>
                </w:rPr>
                <w:delText>3</w:delText>
              </w:r>
              <w:bookmarkStart w:id="991" w:name="_Toc140489821"/>
              <w:bookmarkEnd w:id="991"/>
            </w:del>
          </w:p>
        </w:tc>
        <w:bookmarkStart w:id="992" w:name="_Toc140489822"/>
        <w:bookmarkEnd w:id="992"/>
      </w:tr>
      <w:tr w:rsidR="00902DA0" w:rsidRPr="00445256" w:rsidDel="00EE2BD3" w14:paraId="3D466441" w14:textId="6B37FF42" w:rsidTr="00EB0196">
        <w:trPr>
          <w:cnfStyle w:val="000000100000" w:firstRow="0" w:lastRow="0" w:firstColumn="0" w:lastColumn="0" w:oddVBand="0" w:evenVBand="0" w:oddHBand="1" w:evenHBand="0" w:firstRowFirstColumn="0" w:firstRowLastColumn="0" w:lastRowFirstColumn="0" w:lastRowLastColumn="0"/>
          <w:cantSplit/>
          <w:trHeight w:val="216"/>
          <w:del w:id="99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5B6E0ED" w:rsidR="00902DA0" w:rsidRPr="00445256" w:rsidDel="00EE2BD3" w:rsidRDefault="00902DA0" w:rsidP="003B53E2">
            <w:pPr>
              <w:spacing w:before="0" w:after="0"/>
              <w:rPr>
                <w:del w:id="994" w:author="Molly McEvilley" w:date="2023-05-09T14:53:00Z"/>
              </w:rPr>
            </w:pPr>
            <w:del w:id="995" w:author="Molly McEvilley" w:date="2023-05-09T14:53:00Z">
              <w:r w:rsidDel="00EE2BD3">
                <w:rPr>
                  <w:rFonts w:ascii="Calibri" w:hAnsi="Calibri" w:cs="Calibri"/>
                  <w:color w:val="000000"/>
                </w:rPr>
                <w:delText>28</w:delText>
              </w:r>
              <w:bookmarkStart w:id="996" w:name="_Toc140489823"/>
              <w:bookmarkEnd w:id="996"/>
            </w:del>
          </w:p>
        </w:tc>
        <w:tc>
          <w:tcPr>
            <w:tcW w:w="5940" w:type="dxa"/>
            <w:vAlign w:val="center"/>
          </w:tcPr>
          <w:p w14:paraId="1E60D38C" w14:textId="29E27A8D"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997" w:author="Molly McEvilley" w:date="2023-05-09T14:53:00Z"/>
              </w:rPr>
            </w:pPr>
            <w:del w:id="998" w:author="Molly McEvilley" w:date="2023-05-09T14:53:00Z">
              <w:r w:rsidDel="00EE2BD3">
                <w:rPr>
                  <w:rFonts w:ascii="Calibri" w:hAnsi="Calibri" w:cs="Calibri"/>
                  <w:color w:val="000000"/>
                </w:rPr>
                <w:delText>Rental by client, with GPD TIP housing subsidy</w:delText>
              </w:r>
              <w:bookmarkStart w:id="999" w:name="_Toc140489824"/>
              <w:bookmarkEnd w:id="999"/>
            </w:del>
          </w:p>
        </w:tc>
        <w:tc>
          <w:tcPr>
            <w:tcW w:w="1572" w:type="dxa"/>
            <w:vAlign w:val="center"/>
          </w:tcPr>
          <w:p w14:paraId="03A0721D" w14:textId="1A5FE099"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1000" w:author="Molly McEvilley" w:date="2023-05-09T14:53:00Z"/>
              </w:rPr>
            </w:pPr>
            <w:del w:id="1001" w:author="Molly McEvilley" w:date="2023-05-09T14:53:00Z">
              <w:r w:rsidDel="00EE2BD3">
                <w:rPr>
                  <w:rFonts w:ascii="Calibri" w:hAnsi="Calibri" w:cs="Calibri"/>
                  <w:color w:val="000000"/>
                </w:rPr>
                <w:delText>3</w:delText>
              </w:r>
              <w:bookmarkStart w:id="1002" w:name="_Toc140489825"/>
              <w:bookmarkEnd w:id="1002"/>
            </w:del>
          </w:p>
        </w:tc>
        <w:bookmarkStart w:id="1003" w:name="_Toc140489826"/>
        <w:bookmarkEnd w:id="1003"/>
      </w:tr>
      <w:tr w:rsidR="00902DA0" w:rsidRPr="00445256" w:rsidDel="00EE2BD3" w14:paraId="674E79C5" w14:textId="51F6AC8F" w:rsidTr="00EB0196">
        <w:trPr>
          <w:cnfStyle w:val="000000010000" w:firstRow="0" w:lastRow="0" w:firstColumn="0" w:lastColumn="0" w:oddVBand="0" w:evenVBand="0" w:oddHBand="0" w:evenHBand="1" w:firstRowFirstColumn="0" w:firstRowLastColumn="0" w:lastRowFirstColumn="0" w:lastRowLastColumn="0"/>
          <w:cantSplit/>
          <w:trHeight w:val="216"/>
          <w:del w:id="100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1C2C876D" w:rsidR="00902DA0" w:rsidRPr="00445256" w:rsidDel="00EE2BD3" w:rsidRDefault="00902DA0" w:rsidP="003B53E2">
            <w:pPr>
              <w:spacing w:before="0" w:after="0"/>
              <w:rPr>
                <w:del w:id="1005" w:author="Molly McEvilley" w:date="2023-05-09T14:53:00Z"/>
              </w:rPr>
            </w:pPr>
            <w:del w:id="1006" w:author="Molly McEvilley" w:date="2023-05-09T14:53:00Z">
              <w:r w:rsidDel="00EE2BD3">
                <w:rPr>
                  <w:rFonts w:ascii="Calibri" w:hAnsi="Calibri" w:cs="Calibri"/>
                  <w:color w:val="000000"/>
                </w:rPr>
                <w:delText>33</w:delText>
              </w:r>
              <w:bookmarkStart w:id="1007" w:name="_Toc140489827"/>
              <w:bookmarkEnd w:id="1007"/>
            </w:del>
          </w:p>
        </w:tc>
        <w:tc>
          <w:tcPr>
            <w:tcW w:w="5940" w:type="dxa"/>
            <w:vAlign w:val="center"/>
          </w:tcPr>
          <w:p w14:paraId="7B546424" w14:textId="0052D7E0"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08" w:author="Molly McEvilley" w:date="2023-05-09T14:53:00Z"/>
              </w:rPr>
            </w:pPr>
            <w:del w:id="1009" w:author="Molly McEvilley" w:date="2023-05-09T14:53:00Z">
              <w:r w:rsidDel="00EE2BD3">
                <w:rPr>
                  <w:rFonts w:ascii="Calibri" w:hAnsi="Calibri" w:cs="Calibri"/>
                  <w:color w:val="000000"/>
                </w:rPr>
                <w:delText>Rental by client, with HCV voucher (tenant or project based)</w:delText>
              </w:r>
              <w:bookmarkStart w:id="1010" w:name="_Toc140489828"/>
              <w:bookmarkEnd w:id="1010"/>
            </w:del>
          </w:p>
        </w:tc>
        <w:tc>
          <w:tcPr>
            <w:tcW w:w="1572" w:type="dxa"/>
            <w:vAlign w:val="center"/>
          </w:tcPr>
          <w:p w14:paraId="6F92A19A" w14:textId="2944DD9E"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11" w:author="Molly McEvilley" w:date="2023-05-09T14:53:00Z"/>
              </w:rPr>
            </w:pPr>
            <w:del w:id="1012" w:author="Molly McEvilley" w:date="2023-05-09T14:53:00Z">
              <w:r w:rsidDel="00EE2BD3">
                <w:rPr>
                  <w:rFonts w:ascii="Calibri" w:hAnsi="Calibri" w:cs="Calibri"/>
                  <w:color w:val="000000"/>
                </w:rPr>
                <w:delText>3</w:delText>
              </w:r>
              <w:bookmarkStart w:id="1013" w:name="_Toc140489829"/>
              <w:bookmarkEnd w:id="1013"/>
            </w:del>
          </w:p>
        </w:tc>
        <w:bookmarkStart w:id="1014" w:name="_Toc140489830"/>
        <w:bookmarkEnd w:id="1014"/>
      </w:tr>
      <w:tr w:rsidR="00902DA0" w:rsidRPr="00445256" w:rsidDel="00EE2BD3" w14:paraId="4AE4EDCC" w14:textId="637D21C5" w:rsidTr="00EB0196">
        <w:trPr>
          <w:cnfStyle w:val="000000100000" w:firstRow="0" w:lastRow="0" w:firstColumn="0" w:lastColumn="0" w:oddVBand="0" w:evenVBand="0" w:oddHBand="1" w:evenHBand="0" w:firstRowFirstColumn="0" w:firstRowLastColumn="0" w:lastRowFirstColumn="0" w:lastRowLastColumn="0"/>
          <w:cantSplit/>
          <w:trHeight w:val="216"/>
          <w:del w:id="101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5743D001" w:rsidR="00902DA0" w:rsidRPr="00445256" w:rsidDel="00EE2BD3" w:rsidRDefault="00902DA0" w:rsidP="00F009DD">
            <w:pPr>
              <w:spacing w:before="0" w:after="0"/>
              <w:rPr>
                <w:del w:id="1016" w:author="Molly McEvilley" w:date="2023-05-09T14:53:00Z"/>
              </w:rPr>
            </w:pPr>
            <w:del w:id="1017" w:author="Molly McEvilley" w:date="2023-05-09T14:53:00Z">
              <w:r w:rsidDel="00EE2BD3">
                <w:rPr>
                  <w:rFonts w:ascii="Calibri" w:hAnsi="Calibri" w:cs="Calibri"/>
                  <w:color w:val="000000"/>
                </w:rPr>
                <w:delText>34</w:delText>
              </w:r>
              <w:bookmarkStart w:id="1018" w:name="_Toc140489831"/>
              <w:bookmarkEnd w:id="1018"/>
            </w:del>
          </w:p>
        </w:tc>
        <w:tc>
          <w:tcPr>
            <w:tcW w:w="5940" w:type="dxa"/>
            <w:vAlign w:val="center"/>
          </w:tcPr>
          <w:p w14:paraId="173963B2" w14:textId="21626F2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19" w:author="Molly McEvilley" w:date="2023-05-09T14:53:00Z"/>
              </w:rPr>
            </w:pPr>
            <w:del w:id="1020" w:author="Molly McEvilley" w:date="2023-05-09T14:53:00Z">
              <w:r w:rsidDel="00EE2BD3">
                <w:rPr>
                  <w:rFonts w:ascii="Calibri" w:hAnsi="Calibri" w:cs="Calibri"/>
                  <w:color w:val="000000"/>
                </w:rPr>
                <w:delText>Rental by client in a public housing unit</w:delText>
              </w:r>
              <w:bookmarkStart w:id="1021" w:name="_Toc140489832"/>
              <w:bookmarkEnd w:id="1021"/>
            </w:del>
          </w:p>
        </w:tc>
        <w:tc>
          <w:tcPr>
            <w:tcW w:w="1572" w:type="dxa"/>
            <w:vAlign w:val="center"/>
          </w:tcPr>
          <w:p w14:paraId="0FB26BF9" w14:textId="6589688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22" w:author="Molly McEvilley" w:date="2023-05-09T14:53:00Z"/>
              </w:rPr>
            </w:pPr>
            <w:del w:id="1023" w:author="Molly McEvilley" w:date="2023-05-09T14:53:00Z">
              <w:r w:rsidDel="00EE2BD3">
                <w:rPr>
                  <w:rFonts w:ascii="Calibri" w:hAnsi="Calibri" w:cs="Calibri"/>
                  <w:color w:val="000000"/>
                </w:rPr>
                <w:delText>3</w:delText>
              </w:r>
              <w:bookmarkStart w:id="1024" w:name="_Toc140489833"/>
              <w:bookmarkEnd w:id="1024"/>
            </w:del>
          </w:p>
        </w:tc>
        <w:bookmarkStart w:id="1025" w:name="_Toc140489834"/>
        <w:bookmarkEnd w:id="1025"/>
      </w:tr>
      <w:tr w:rsidR="00902DA0" w:rsidRPr="00445256" w:rsidDel="00EE2BD3" w14:paraId="5AF9B952" w14:textId="38C3EC86" w:rsidTr="00EB0196">
        <w:trPr>
          <w:cnfStyle w:val="000000010000" w:firstRow="0" w:lastRow="0" w:firstColumn="0" w:lastColumn="0" w:oddVBand="0" w:evenVBand="0" w:oddHBand="0" w:evenHBand="1" w:firstRowFirstColumn="0" w:firstRowLastColumn="0" w:lastRowFirstColumn="0" w:lastRowLastColumn="0"/>
          <w:cantSplit/>
          <w:trHeight w:val="216"/>
          <w:del w:id="102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63675A3C" w:rsidR="00902DA0" w:rsidRPr="00445256" w:rsidDel="00EE2BD3" w:rsidRDefault="00902DA0" w:rsidP="00F009DD">
            <w:pPr>
              <w:spacing w:before="0" w:after="0"/>
              <w:rPr>
                <w:del w:id="1027" w:author="Molly McEvilley" w:date="2023-05-09T14:53:00Z"/>
              </w:rPr>
            </w:pPr>
            <w:del w:id="1028" w:author="Molly McEvilley" w:date="2023-05-09T14:53:00Z">
              <w:r w:rsidDel="00EE2BD3">
                <w:rPr>
                  <w:rFonts w:ascii="Calibri" w:hAnsi="Calibri" w:cs="Calibri"/>
                  <w:color w:val="000000"/>
                </w:rPr>
                <w:delText>10</w:delText>
              </w:r>
              <w:bookmarkStart w:id="1029" w:name="_Toc140489835"/>
              <w:bookmarkEnd w:id="1029"/>
            </w:del>
          </w:p>
        </w:tc>
        <w:tc>
          <w:tcPr>
            <w:tcW w:w="5940" w:type="dxa"/>
            <w:vAlign w:val="center"/>
          </w:tcPr>
          <w:p w14:paraId="104827AD" w14:textId="2FD2612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30" w:author="Molly McEvilley" w:date="2023-05-09T14:53:00Z"/>
              </w:rPr>
            </w:pPr>
            <w:del w:id="1031" w:author="Molly McEvilley" w:date="2023-05-09T14:53:00Z">
              <w:r w:rsidDel="00EE2BD3">
                <w:rPr>
                  <w:rFonts w:ascii="Calibri" w:hAnsi="Calibri" w:cs="Calibri"/>
                  <w:color w:val="000000"/>
                </w:rPr>
                <w:delText>Rental by client, no ongoing housing subsidy</w:delText>
              </w:r>
              <w:bookmarkStart w:id="1032" w:name="_Toc140489836"/>
              <w:bookmarkEnd w:id="1032"/>
            </w:del>
          </w:p>
        </w:tc>
        <w:tc>
          <w:tcPr>
            <w:tcW w:w="1572" w:type="dxa"/>
            <w:vAlign w:val="center"/>
          </w:tcPr>
          <w:p w14:paraId="3B26CFAB" w14:textId="0F43D80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33" w:author="Molly McEvilley" w:date="2023-05-09T14:53:00Z"/>
              </w:rPr>
            </w:pPr>
            <w:del w:id="1034" w:author="Molly McEvilley" w:date="2023-05-09T14:53:00Z">
              <w:r w:rsidDel="00EE2BD3">
                <w:rPr>
                  <w:rFonts w:ascii="Calibri" w:hAnsi="Calibri" w:cs="Calibri"/>
                  <w:color w:val="000000"/>
                </w:rPr>
                <w:delText>4</w:delText>
              </w:r>
              <w:bookmarkStart w:id="1035" w:name="_Toc140489837"/>
              <w:bookmarkEnd w:id="1035"/>
            </w:del>
          </w:p>
        </w:tc>
        <w:bookmarkStart w:id="1036" w:name="_Toc140489838"/>
        <w:bookmarkEnd w:id="1036"/>
      </w:tr>
      <w:tr w:rsidR="00902DA0" w:rsidRPr="00445256" w:rsidDel="00EE2BD3" w14:paraId="4A2C4D6B" w14:textId="663F8C92" w:rsidTr="00EB0196">
        <w:trPr>
          <w:cnfStyle w:val="000000100000" w:firstRow="0" w:lastRow="0" w:firstColumn="0" w:lastColumn="0" w:oddVBand="0" w:evenVBand="0" w:oddHBand="1" w:evenHBand="0" w:firstRowFirstColumn="0" w:firstRowLastColumn="0" w:lastRowFirstColumn="0" w:lastRowLastColumn="0"/>
          <w:cantSplit/>
          <w:trHeight w:val="216"/>
          <w:del w:id="103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20CCAC69" w:rsidR="00902DA0" w:rsidRPr="00445256" w:rsidDel="00EE2BD3" w:rsidRDefault="00902DA0" w:rsidP="00F009DD">
            <w:pPr>
              <w:spacing w:before="0" w:after="0"/>
              <w:rPr>
                <w:del w:id="1038" w:author="Molly McEvilley" w:date="2023-05-09T14:53:00Z"/>
              </w:rPr>
            </w:pPr>
            <w:del w:id="1039" w:author="Molly McEvilley" w:date="2023-05-09T14:53:00Z">
              <w:r w:rsidDel="00EE2BD3">
                <w:rPr>
                  <w:rFonts w:ascii="Calibri" w:hAnsi="Calibri" w:cs="Calibri"/>
                  <w:color w:val="000000"/>
                </w:rPr>
                <w:delText>11</w:delText>
              </w:r>
              <w:bookmarkStart w:id="1040" w:name="_Toc140489839"/>
              <w:bookmarkEnd w:id="1040"/>
            </w:del>
          </w:p>
        </w:tc>
        <w:tc>
          <w:tcPr>
            <w:tcW w:w="5940" w:type="dxa"/>
            <w:vAlign w:val="center"/>
          </w:tcPr>
          <w:p w14:paraId="057B37FC" w14:textId="5DE9B5B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41" w:author="Molly McEvilley" w:date="2023-05-09T14:53:00Z"/>
              </w:rPr>
            </w:pPr>
            <w:del w:id="1042" w:author="Molly McEvilley" w:date="2023-05-09T14:53:00Z">
              <w:r w:rsidDel="00EE2BD3">
                <w:rPr>
                  <w:rFonts w:ascii="Calibri" w:hAnsi="Calibri" w:cs="Calibri"/>
                  <w:color w:val="000000"/>
                </w:rPr>
                <w:delText>Owned by client, no ongoing housing subsidy</w:delText>
              </w:r>
              <w:bookmarkStart w:id="1043" w:name="_Toc140489840"/>
              <w:bookmarkEnd w:id="1043"/>
            </w:del>
          </w:p>
        </w:tc>
        <w:tc>
          <w:tcPr>
            <w:tcW w:w="1572" w:type="dxa"/>
            <w:vAlign w:val="center"/>
          </w:tcPr>
          <w:p w14:paraId="631F7DDC" w14:textId="2144C4D3"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44" w:author="Molly McEvilley" w:date="2023-05-09T14:53:00Z"/>
              </w:rPr>
            </w:pPr>
            <w:del w:id="1045" w:author="Molly McEvilley" w:date="2023-05-09T14:53:00Z">
              <w:r w:rsidDel="00EE2BD3">
                <w:rPr>
                  <w:rFonts w:ascii="Calibri" w:hAnsi="Calibri" w:cs="Calibri"/>
                  <w:color w:val="000000"/>
                </w:rPr>
                <w:delText>4</w:delText>
              </w:r>
              <w:bookmarkStart w:id="1046" w:name="_Toc140489841"/>
              <w:bookmarkEnd w:id="1046"/>
            </w:del>
          </w:p>
        </w:tc>
        <w:bookmarkStart w:id="1047" w:name="_Toc140489842"/>
        <w:bookmarkEnd w:id="1047"/>
      </w:tr>
      <w:tr w:rsidR="00902DA0" w:rsidRPr="00445256" w:rsidDel="00EE2BD3" w14:paraId="6E6637C6" w14:textId="24D829CB" w:rsidTr="00EB0196">
        <w:trPr>
          <w:cnfStyle w:val="000000010000" w:firstRow="0" w:lastRow="0" w:firstColumn="0" w:lastColumn="0" w:oddVBand="0" w:evenVBand="0" w:oddHBand="0" w:evenHBand="1" w:firstRowFirstColumn="0" w:firstRowLastColumn="0" w:lastRowFirstColumn="0" w:lastRowLastColumn="0"/>
          <w:cantSplit/>
          <w:trHeight w:val="216"/>
          <w:del w:id="104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4701CC62" w:rsidR="00902DA0" w:rsidRPr="00445256" w:rsidDel="00EE2BD3" w:rsidRDefault="00902DA0" w:rsidP="00F009DD">
            <w:pPr>
              <w:spacing w:before="0" w:after="0"/>
              <w:rPr>
                <w:del w:id="1049" w:author="Molly McEvilley" w:date="2023-05-09T14:53:00Z"/>
              </w:rPr>
            </w:pPr>
            <w:del w:id="1050" w:author="Molly McEvilley" w:date="2023-05-09T14:53:00Z">
              <w:r w:rsidDel="00EE2BD3">
                <w:rPr>
                  <w:rFonts w:ascii="Calibri" w:hAnsi="Calibri" w:cs="Calibri"/>
                  <w:color w:val="000000"/>
                </w:rPr>
                <w:delText>22</w:delText>
              </w:r>
              <w:bookmarkStart w:id="1051" w:name="_Toc140489843"/>
              <w:bookmarkEnd w:id="1051"/>
            </w:del>
          </w:p>
        </w:tc>
        <w:tc>
          <w:tcPr>
            <w:tcW w:w="5940" w:type="dxa"/>
            <w:vAlign w:val="center"/>
          </w:tcPr>
          <w:p w14:paraId="22EAA5C2" w14:textId="0A73D78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52" w:author="Molly McEvilley" w:date="2023-05-09T14:53:00Z"/>
              </w:rPr>
            </w:pPr>
            <w:del w:id="1053" w:author="Molly McEvilley" w:date="2023-05-09T14:53:00Z">
              <w:r w:rsidDel="00EE2BD3">
                <w:rPr>
                  <w:rFonts w:ascii="Calibri" w:hAnsi="Calibri" w:cs="Calibri"/>
                  <w:color w:val="000000"/>
                </w:rPr>
                <w:delText>Staying or living with family, permanent tenure</w:delText>
              </w:r>
              <w:bookmarkStart w:id="1054" w:name="_Toc140489844"/>
              <w:bookmarkEnd w:id="1054"/>
            </w:del>
          </w:p>
        </w:tc>
        <w:tc>
          <w:tcPr>
            <w:tcW w:w="1572" w:type="dxa"/>
            <w:vAlign w:val="center"/>
          </w:tcPr>
          <w:p w14:paraId="1EE5BBE6" w14:textId="684E747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55" w:author="Molly McEvilley" w:date="2023-05-09T14:53:00Z"/>
              </w:rPr>
            </w:pPr>
            <w:del w:id="1056" w:author="Molly McEvilley" w:date="2023-05-09T14:53:00Z">
              <w:r w:rsidDel="00EE2BD3">
                <w:rPr>
                  <w:rFonts w:ascii="Calibri" w:hAnsi="Calibri" w:cs="Calibri"/>
                  <w:color w:val="000000"/>
                </w:rPr>
                <w:delText>5</w:delText>
              </w:r>
              <w:bookmarkStart w:id="1057" w:name="_Toc140489845"/>
              <w:bookmarkEnd w:id="1057"/>
            </w:del>
          </w:p>
        </w:tc>
        <w:bookmarkStart w:id="1058" w:name="_Toc140489846"/>
        <w:bookmarkEnd w:id="1058"/>
      </w:tr>
      <w:tr w:rsidR="00902DA0" w:rsidRPr="00445256" w:rsidDel="00EE2BD3" w14:paraId="10DD2EC4" w14:textId="3E5E5290" w:rsidTr="00EB0196">
        <w:trPr>
          <w:cnfStyle w:val="000000100000" w:firstRow="0" w:lastRow="0" w:firstColumn="0" w:lastColumn="0" w:oddVBand="0" w:evenVBand="0" w:oddHBand="1" w:evenHBand="0" w:firstRowFirstColumn="0" w:firstRowLastColumn="0" w:lastRowFirstColumn="0" w:lastRowLastColumn="0"/>
          <w:cantSplit/>
          <w:trHeight w:val="216"/>
          <w:del w:id="105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EDA87E5" w:rsidR="00902DA0" w:rsidRPr="00445256" w:rsidDel="00EE2BD3" w:rsidRDefault="00902DA0" w:rsidP="00F009DD">
            <w:pPr>
              <w:spacing w:before="0" w:after="0"/>
              <w:rPr>
                <w:del w:id="1060" w:author="Molly McEvilley" w:date="2023-05-09T14:53:00Z"/>
              </w:rPr>
            </w:pPr>
            <w:del w:id="1061" w:author="Molly McEvilley" w:date="2023-05-09T14:53:00Z">
              <w:r w:rsidDel="00EE2BD3">
                <w:rPr>
                  <w:rFonts w:ascii="Calibri" w:hAnsi="Calibri" w:cs="Calibri"/>
                  <w:color w:val="000000"/>
                </w:rPr>
                <w:delText>23</w:delText>
              </w:r>
              <w:bookmarkStart w:id="1062" w:name="_Toc140489847"/>
              <w:bookmarkEnd w:id="1062"/>
            </w:del>
          </w:p>
        </w:tc>
        <w:tc>
          <w:tcPr>
            <w:tcW w:w="5940" w:type="dxa"/>
            <w:vAlign w:val="center"/>
          </w:tcPr>
          <w:p w14:paraId="7C611BD2" w14:textId="2BAAE85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63" w:author="Molly McEvilley" w:date="2023-05-09T14:53:00Z"/>
              </w:rPr>
            </w:pPr>
            <w:del w:id="1064" w:author="Molly McEvilley" w:date="2023-05-09T14:53:00Z">
              <w:r w:rsidDel="00EE2BD3">
                <w:rPr>
                  <w:rFonts w:ascii="Calibri" w:hAnsi="Calibri" w:cs="Calibri"/>
                  <w:color w:val="000000"/>
                </w:rPr>
                <w:delText>Staying or living with friends, permanent tenure</w:delText>
              </w:r>
              <w:bookmarkStart w:id="1065" w:name="_Toc140489848"/>
              <w:bookmarkEnd w:id="1065"/>
            </w:del>
          </w:p>
        </w:tc>
        <w:tc>
          <w:tcPr>
            <w:tcW w:w="1572" w:type="dxa"/>
            <w:vAlign w:val="center"/>
          </w:tcPr>
          <w:p w14:paraId="34753E20" w14:textId="49F45B4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66" w:author="Molly McEvilley" w:date="2023-05-09T14:53:00Z"/>
              </w:rPr>
            </w:pPr>
            <w:del w:id="1067" w:author="Molly McEvilley" w:date="2023-05-09T14:53:00Z">
              <w:r w:rsidDel="00EE2BD3">
                <w:rPr>
                  <w:rFonts w:ascii="Calibri" w:hAnsi="Calibri" w:cs="Calibri"/>
                  <w:color w:val="000000"/>
                </w:rPr>
                <w:delText>6</w:delText>
              </w:r>
              <w:bookmarkStart w:id="1068" w:name="_Toc140489849"/>
              <w:bookmarkEnd w:id="1068"/>
            </w:del>
          </w:p>
        </w:tc>
        <w:bookmarkStart w:id="1069" w:name="_Toc140489850"/>
        <w:bookmarkEnd w:id="1069"/>
      </w:tr>
      <w:tr w:rsidR="00902DA0" w:rsidRPr="00445256" w:rsidDel="00EE2BD3" w14:paraId="5766B016" w14:textId="2BA3354B" w:rsidTr="00EB0196">
        <w:trPr>
          <w:cnfStyle w:val="000000010000" w:firstRow="0" w:lastRow="0" w:firstColumn="0" w:lastColumn="0" w:oddVBand="0" w:evenVBand="0" w:oddHBand="0" w:evenHBand="1" w:firstRowFirstColumn="0" w:firstRowLastColumn="0" w:lastRowFirstColumn="0" w:lastRowLastColumn="0"/>
          <w:cantSplit/>
          <w:trHeight w:val="216"/>
          <w:del w:id="107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5B9800CE" w:rsidR="00902DA0" w:rsidRPr="00445256" w:rsidDel="00EE2BD3" w:rsidRDefault="00902DA0" w:rsidP="00F009DD">
            <w:pPr>
              <w:spacing w:before="0" w:after="0"/>
              <w:rPr>
                <w:del w:id="1071" w:author="Molly McEvilley" w:date="2023-05-09T14:53:00Z"/>
              </w:rPr>
            </w:pPr>
            <w:del w:id="1072" w:author="Molly McEvilley" w:date="2023-05-09T14:53:00Z">
              <w:r w:rsidDel="00EE2BD3">
                <w:rPr>
                  <w:rFonts w:ascii="Calibri" w:hAnsi="Calibri" w:cs="Calibri"/>
                  <w:color w:val="000000"/>
                </w:rPr>
                <w:delText>15</w:delText>
              </w:r>
              <w:bookmarkStart w:id="1073" w:name="_Toc140489851"/>
              <w:bookmarkEnd w:id="1073"/>
            </w:del>
          </w:p>
        </w:tc>
        <w:tc>
          <w:tcPr>
            <w:tcW w:w="5940" w:type="dxa"/>
            <w:vAlign w:val="center"/>
          </w:tcPr>
          <w:p w14:paraId="1175BB80" w14:textId="1A6E4DF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74" w:author="Molly McEvilley" w:date="2023-05-09T14:53:00Z"/>
              </w:rPr>
            </w:pPr>
            <w:del w:id="1075" w:author="Molly McEvilley" w:date="2023-05-09T14:53:00Z">
              <w:r w:rsidDel="00EE2BD3">
                <w:rPr>
                  <w:rFonts w:ascii="Calibri" w:hAnsi="Calibri" w:cs="Calibri"/>
                  <w:color w:val="000000"/>
                </w:rPr>
                <w:delText>Foster care home or foster care group home</w:delText>
              </w:r>
              <w:bookmarkStart w:id="1076" w:name="_Toc140489852"/>
              <w:bookmarkEnd w:id="1076"/>
            </w:del>
          </w:p>
        </w:tc>
        <w:tc>
          <w:tcPr>
            <w:tcW w:w="1572" w:type="dxa"/>
            <w:vAlign w:val="center"/>
          </w:tcPr>
          <w:p w14:paraId="6CA6D5D8" w14:textId="21AAAC5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77" w:author="Molly McEvilley" w:date="2023-05-09T14:53:00Z"/>
              </w:rPr>
            </w:pPr>
            <w:del w:id="1078" w:author="Molly McEvilley" w:date="2023-05-09T14:53:00Z">
              <w:r w:rsidDel="00EE2BD3">
                <w:rPr>
                  <w:rFonts w:ascii="Calibri" w:hAnsi="Calibri" w:cs="Calibri"/>
                  <w:color w:val="000000"/>
                </w:rPr>
                <w:delText>7</w:delText>
              </w:r>
              <w:bookmarkStart w:id="1079" w:name="_Toc140489853"/>
              <w:bookmarkEnd w:id="1079"/>
            </w:del>
          </w:p>
        </w:tc>
        <w:bookmarkStart w:id="1080" w:name="_Toc140489854"/>
        <w:bookmarkEnd w:id="1080"/>
      </w:tr>
      <w:tr w:rsidR="00902DA0" w:rsidRPr="00445256" w:rsidDel="00EE2BD3" w14:paraId="5E725192" w14:textId="5578025E" w:rsidTr="00EB0196">
        <w:trPr>
          <w:cnfStyle w:val="000000100000" w:firstRow="0" w:lastRow="0" w:firstColumn="0" w:lastColumn="0" w:oddVBand="0" w:evenVBand="0" w:oddHBand="1" w:evenHBand="0" w:firstRowFirstColumn="0" w:firstRowLastColumn="0" w:lastRowFirstColumn="0" w:lastRowLastColumn="0"/>
          <w:cantSplit/>
          <w:trHeight w:val="216"/>
          <w:del w:id="108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4DD72B55" w:rsidR="00902DA0" w:rsidRPr="00445256" w:rsidDel="00EE2BD3" w:rsidRDefault="00902DA0" w:rsidP="00F009DD">
            <w:pPr>
              <w:spacing w:before="0" w:after="0"/>
              <w:rPr>
                <w:del w:id="1082" w:author="Molly McEvilley" w:date="2023-05-09T14:53:00Z"/>
              </w:rPr>
            </w:pPr>
            <w:del w:id="1083" w:author="Molly McEvilley" w:date="2023-05-09T14:53:00Z">
              <w:r w:rsidDel="00EE2BD3">
                <w:rPr>
                  <w:rFonts w:ascii="Calibri" w:hAnsi="Calibri" w:cs="Calibri"/>
                  <w:color w:val="000000"/>
                </w:rPr>
                <w:delText>25</w:delText>
              </w:r>
              <w:bookmarkStart w:id="1084" w:name="_Toc140489855"/>
              <w:bookmarkEnd w:id="1084"/>
            </w:del>
          </w:p>
        </w:tc>
        <w:tc>
          <w:tcPr>
            <w:tcW w:w="5940" w:type="dxa"/>
            <w:vAlign w:val="center"/>
          </w:tcPr>
          <w:p w14:paraId="1523DD89" w14:textId="50AC1FE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85" w:author="Molly McEvilley" w:date="2023-05-09T14:53:00Z"/>
              </w:rPr>
            </w:pPr>
            <w:del w:id="1086" w:author="Molly McEvilley" w:date="2023-05-09T14:53:00Z">
              <w:r w:rsidDel="00EE2BD3">
                <w:rPr>
                  <w:rFonts w:ascii="Calibri" w:hAnsi="Calibri" w:cs="Calibri"/>
                  <w:color w:val="000000"/>
                </w:rPr>
                <w:delText>Long-term care facility or nursing home</w:delText>
              </w:r>
              <w:bookmarkStart w:id="1087" w:name="_Toc140489856"/>
              <w:bookmarkEnd w:id="1087"/>
            </w:del>
          </w:p>
        </w:tc>
        <w:tc>
          <w:tcPr>
            <w:tcW w:w="1572" w:type="dxa"/>
            <w:vAlign w:val="center"/>
          </w:tcPr>
          <w:p w14:paraId="1BF699AD" w14:textId="73CB333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88" w:author="Molly McEvilley" w:date="2023-05-09T14:53:00Z"/>
              </w:rPr>
            </w:pPr>
            <w:del w:id="1089" w:author="Molly McEvilley" w:date="2023-05-09T14:53:00Z">
              <w:r w:rsidDel="00EE2BD3">
                <w:rPr>
                  <w:rFonts w:ascii="Calibri" w:hAnsi="Calibri" w:cs="Calibri"/>
                  <w:color w:val="000000"/>
                </w:rPr>
                <w:delText>7</w:delText>
              </w:r>
              <w:bookmarkStart w:id="1090" w:name="_Toc140489857"/>
              <w:bookmarkEnd w:id="1090"/>
            </w:del>
          </w:p>
        </w:tc>
        <w:bookmarkStart w:id="1091" w:name="_Toc140489858"/>
        <w:bookmarkEnd w:id="1091"/>
      </w:tr>
      <w:tr w:rsidR="00902DA0" w:rsidRPr="00445256" w:rsidDel="00EE2BD3" w14:paraId="0DC36693" w14:textId="71540A15" w:rsidTr="00EB0196">
        <w:trPr>
          <w:cnfStyle w:val="000000010000" w:firstRow="0" w:lastRow="0" w:firstColumn="0" w:lastColumn="0" w:oddVBand="0" w:evenVBand="0" w:oddHBand="0" w:evenHBand="1" w:firstRowFirstColumn="0" w:firstRowLastColumn="0" w:lastRowFirstColumn="0" w:lastRowLastColumn="0"/>
          <w:cantSplit/>
          <w:trHeight w:val="216"/>
          <w:del w:id="109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292B7DED" w:rsidR="00902DA0" w:rsidRPr="00445256" w:rsidDel="00EE2BD3" w:rsidRDefault="00902DA0" w:rsidP="00F009DD">
            <w:pPr>
              <w:spacing w:before="0" w:after="0"/>
              <w:rPr>
                <w:del w:id="1093" w:author="Molly McEvilley" w:date="2023-05-09T14:53:00Z"/>
              </w:rPr>
            </w:pPr>
            <w:del w:id="1094" w:author="Molly McEvilley" w:date="2023-05-09T14:53:00Z">
              <w:r w:rsidDel="00EE2BD3">
                <w:rPr>
                  <w:rFonts w:ascii="Calibri" w:hAnsi="Calibri" w:cs="Calibri"/>
                  <w:color w:val="000000"/>
                </w:rPr>
                <w:delText>4</w:delText>
              </w:r>
              <w:bookmarkStart w:id="1095" w:name="_Toc140489859"/>
              <w:bookmarkEnd w:id="1095"/>
            </w:del>
          </w:p>
        </w:tc>
        <w:tc>
          <w:tcPr>
            <w:tcW w:w="5940" w:type="dxa"/>
            <w:vAlign w:val="center"/>
          </w:tcPr>
          <w:p w14:paraId="1C7DA2D3" w14:textId="5669EBA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96" w:author="Molly McEvilley" w:date="2023-05-09T14:53:00Z"/>
              </w:rPr>
            </w:pPr>
            <w:del w:id="1097" w:author="Molly McEvilley" w:date="2023-05-09T14:53:00Z">
              <w:r w:rsidDel="00EE2BD3">
                <w:rPr>
                  <w:rFonts w:ascii="Calibri" w:hAnsi="Calibri" w:cs="Calibri"/>
                  <w:color w:val="000000"/>
                </w:rPr>
                <w:delText>Psychiatric hospital or other psychiatric facility</w:delText>
              </w:r>
              <w:bookmarkStart w:id="1098" w:name="_Toc140489860"/>
              <w:bookmarkEnd w:id="1098"/>
            </w:del>
          </w:p>
        </w:tc>
        <w:tc>
          <w:tcPr>
            <w:tcW w:w="1572" w:type="dxa"/>
            <w:vAlign w:val="center"/>
          </w:tcPr>
          <w:p w14:paraId="1ADC3AAB" w14:textId="4E7ECB8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99" w:author="Molly McEvilley" w:date="2023-05-09T14:53:00Z"/>
              </w:rPr>
            </w:pPr>
            <w:del w:id="1100" w:author="Molly McEvilley" w:date="2023-05-09T14:53:00Z">
              <w:r w:rsidDel="00EE2BD3">
                <w:rPr>
                  <w:rFonts w:ascii="Calibri" w:hAnsi="Calibri" w:cs="Calibri"/>
                  <w:color w:val="000000"/>
                </w:rPr>
                <w:delText>8</w:delText>
              </w:r>
              <w:bookmarkStart w:id="1101" w:name="_Toc140489861"/>
              <w:bookmarkEnd w:id="1101"/>
            </w:del>
          </w:p>
        </w:tc>
        <w:bookmarkStart w:id="1102" w:name="_Toc140489862"/>
        <w:bookmarkEnd w:id="1102"/>
      </w:tr>
      <w:tr w:rsidR="00902DA0" w:rsidRPr="00445256" w:rsidDel="00EE2BD3" w14:paraId="2885BF68" w14:textId="11F878E1" w:rsidTr="00EB0196">
        <w:trPr>
          <w:cnfStyle w:val="000000100000" w:firstRow="0" w:lastRow="0" w:firstColumn="0" w:lastColumn="0" w:oddVBand="0" w:evenVBand="0" w:oddHBand="1" w:evenHBand="0" w:firstRowFirstColumn="0" w:firstRowLastColumn="0" w:lastRowFirstColumn="0" w:lastRowLastColumn="0"/>
          <w:cantSplit/>
          <w:trHeight w:val="216"/>
          <w:del w:id="110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50A136D0" w:rsidR="00902DA0" w:rsidRPr="00445256" w:rsidDel="00EE2BD3" w:rsidRDefault="00902DA0" w:rsidP="00F009DD">
            <w:pPr>
              <w:spacing w:before="0" w:after="0"/>
              <w:rPr>
                <w:del w:id="1104" w:author="Molly McEvilley" w:date="2023-05-09T14:53:00Z"/>
              </w:rPr>
            </w:pPr>
            <w:del w:id="1105" w:author="Molly McEvilley" w:date="2023-05-09T14:53:00Z">
              <w:r w:rsidDel="00EE2BD3">
                <w:rPr>
                  <w:rFonts w:ascii="Calibri" w:hAnsi="Calibri" w:cs="Calibri"/>
                  <w:color w:val="000000"/>
                </w:rPr>
                <w:delText>5</w:delText>
              </w:r>
              <w:bookmarkStart w:id="1106" w:name="_Toc140489863"/>
              <w:bookmarkEnd w:id="1106"/>
            </w:del>
          </w:p>
        </w:tc>
        <w:tc>
          <w:tcPr>
            <w:tcW w:w="5940" w:type="dxa"/>
            <w:vAlign w:val="center"/>
          </w:tcPr>
          <w:p w14:paraId="49FBA795" w14:textId="5C9AB64D"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07" w:author="Molly McEvilley" w:date="2023-05-09T14:53:00Z"/>
              </w:rPr>
            </w:pPr>
            <w:del w:id="1108" w:author="Molly McEvilley" w:date="2023-05-09T14:53:00Z">
              <w:r w:rsidDel="00EE2BD3">
                <w:rPr>
                  <w:rFonts w:ascii="Calibri" w:hAnsi="Calibri" w:cs="Calibri"/>
                  <w:color w:val="000000"/>
                </w:rPr>
                <w:delText>Substance abuse treatment facility or detox center</w:delText>
              </w:r>
              <w:bookmarkStart w:id="1109" w:name="_Toc140489864"/>
              <w:bookmarkEnd w:id="1109"/>
            </w:del>
          </w:p>
        </w:tc>
        <w:tc>
          <w:tcPr>
            <w:tcW w:w="1572" w:type="dxa"/>
            <w:vAlign w:val="center"/>
          </w:tcPr>
          <w:p w14:paraId="5658D239" w14:textId="4A6B5068"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10" w:author="Molly McEvilley" w:date="2023-05-09T14:53:00Z"/>
              </w:rPr>
            </w:pPr>
            <w:del w:id="1111" w:author="Molly McEvilley" w:date="2023-05-09T14:53:00Z">
              <w:r w:rsidDel="00EE2BD3">
                <w:rPr>
                  <w:rFonts w:ascii="Calibri" w:hAnsi="Calibri" w:cs="Calibri"/>
                  <w:color w:val="000000"/>
                </w:rPr>
                <w:delText>8</w:delText>
              </w:r>
              <w:bookmarkStart w:id="1112" w:name="_Toc140489865"/>
              <w:bookmarkEnd w:id="1112"/>
            </w:del>
          </w:p>
        </w:tc>
        <w:bookmarkStart w:id="1113" w:name="_Toc140489866"/>
        <w:bookmarkEnd w:id="1113"/>
      </w:tr>
      <w:tr w:rsidR="00902DA0" w:rsidRPr="00445256" w:rsidDel="00EE2BD3" w14:paraId="098F6D06" w14:textId="6C4A8BC6" w:rsidTr="00EB0196">
        <w:trPr>
          <w:cnfStyle w:val="000000010000" w:firstRow="0" w:lastRow="0" w:firstColumn="0" w:lastColumn="0" w:oddVBand="0" w:evenVBand="0" w:oddHBand="0" w:evenHBand="1" w:firstRowFirstColumn="0" w:firstRowLastColumn="0" w:lastRowFirstColumn="0" w:lastRowLastColumn="0"/>
          <w:cantSplit/>
          <w:trHeight w:val="216"/>
          <w:del w:id="111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608E98D" w:rsidR="00902DA0" w:rsidRPr="00445256" w:rsidDel="00EE2BD3" w:rsidRDefault="00902DA0" w:rsidP="00F009DD">
            <w:pPr>
              <w:spacing w:before="0" w:after="0"/>
              <w:rPr>
                <w:del w:id="1115" w:author="Molly McEvilley" w:date="2023-05-09T14:53:00Z"/>
              </w:rPr>
            </w:pPr>
            <w:del w:id="1116" w:author="Molly McEvilley" w:date="2023-05-09T14:53:00Z">
              <w:r w:rsidDel="00EE2BD3">
                <w:rPr>
                  <w:rFonts w:ascii="Calibri" w:hAnsi="Calibri" w:cs="Calibri"/>
                  <w:color w:val="000000"/>
                </w:rPr>
                <w:delText>6</w:delText>
              </w:r>
              <w:bookmarkStart w:id="1117" w:name="_Toc140489867"/>
              <w:bookmarkEnd w:id="1117"/>
            </w:del>
          </w:p>
        </w:tc>
        <w:tc>
          <w:tcPr>
            <w:tcW w:w="5940" w:type="dxa"/>
            <w:vAlign w:val="center"/>
          </w:tcPr>
          <w:p w14:paraId="3AFF0632" w14:textId="1E61C17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18" w:author="Molly McEvilley" w:date="2023-05-09T14:53:00Z"/>
              </w:rPr>
            </w:pPr>
            <w:del w:id="1119" w:author="Molly McEvilley" w:date="2023-05-09T14:53:00Z">
              <w:r w:rsidDel="00EE2BD3">
                <w:rPr>
                  <w:rFonts w:ascii="Calibri" w:hAnsi="Calibri" w:cs="Calibri"/>
                  <w:color w:val="000000"/>
                </w:rPr>
                <w:delText>Hospital or other residential non-psychiatric medical facility</w:delText>
              </w:r>
              <w:bookmarkStart w:id="1120" w:name="_Toc140489868"/>
              <w:bookmarkEnd w:id="1120"/>
            </w:del>
          </w:p>
        </w:tc>
        <w:tc>
          <w:tcPr>
            <w:tcW w:w="1572" w:type="dxa"/>
            <w:vAlign w:val="center"/>
          </w:tcPr>
          <w:p w14:paraId="649D81F4" w14:textId="6DA4F4A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21" w:author="Molly McEvilley" w:date="2023-05-09T14:53:00Z"/>
              </w:rPr>
            </w:pPr>
            <w:del w:id="1122" w:author="Molly McEvilley" w:date="2023-05-09T14:53:00Z">
              <w:r w:rsidDel="00EE2BD3">
                <w:rPr>
                  <w:rFonts w:ascii="Calibri" w:hAnsi="Calibri" w:cs="Calibri"/>
                  <w:color w:val="000000"/>
                </w:rPr>
                <w:delText>8</w:delText>
              </w:r>
              <w:bookmarkStart w:id="1123" w:name="_Toc140489869"/>
              <w:bookmarkEnd w:id="1123"/>
            </w:del>
          </w:p>
        </w:tc>
        <w:bookmarkStart w:id="1124" w:name="_Toc140489870"/>
        <w:bookmarkEnd w:id="1124"/>
      </w:tr>
      <w:tr w:rsidR="00902DA0" w:rsidRPr="00445256" w:rsidDel="00EE2BD3" w14:paraId="41B5A2FC" w14:textId="7BCF00A2" w:rsidTr="00EB0196">
        <w:trPr>
          <w:cnfStyle w:val="000000100000" w:firstRow="0" w:lastRow="0" w:firstColumn="0" w:lastColumn="0" w:oddVBand="0" w:evenVBand="0" w:oddHBand="1" w:evenHBand="0" w:firstRowFirstColumn="0" w:firstRowLastColumn="0" w:lastRowFirstColumn="0" w:lastRowLastColumn="0"/>
          <w:cantSplit/>
          <w:trHeight w:val="216"/>
          <w:del w:id="112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0FD6B06B" w:rsidR="00902DA0" w:rsidRPr="00445256" w:rsidDel="00EE2BD3" w:rsidRDefault="00902DA0" w:rsidP="00F009DD">
            <w:pPr>
              <w:spacing w:before="0" w:after="0"/>
              <w:rPr>
                <w:del w:id="1126" w:author="Molly McEvilley" w:date="2023-05-09T14:53:00Z"/>
              </w:rPr>
            </w:pPr>
            <w:del w:id="1127" w:author="Molly McEvilley" w:date="2023-05-09T14:53:00Z">
              <w:r w:rsidDel="00EE2BD3">
                <w:rPr>
                  <w:rFonts w:ascii="Calibri" w:hAnsi="Calibri" w:cs="Calibri"/>
                  <w:color w:val="000000"/>
                </w:rPr>
                <w:delText>7</w:delText>
              </w:r>
              <w:bookmarkStart w:id="1128" w:name="_Toc140489871"/>
              <w:bookmarkEnd w:id="1128"/>
            </w:del>
          </w:p>
        </w:tc>
        <w:tc>
          <w:tcPr>
            <w:tcW w:w="5940" w:type="dxa"/>
            <w:vAlign w:val="center"/>
          </w:tcPr>
          <w:p w14:paraId="2AABB6AC" w14:textId="76F2E68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29" w:author="Molly McEvilley" w:date="2023-05-09T14:53:00Z"/>
              </w:rPr>
            </w:pPr>
            <w:del w:id="1130" w:author="Molly McEvilley" w:date="2023-05-09T14:53:00Z">
              <w:r w:rsidDel="00EE2BD3">
                <w:rPr>
                  <w:rFonts w:ascii="Calibri" w:hAnsi="Calibri" w:cs="Calibri"/>
                  <w:color w:val="000000"/>
                </w:rPr>
                <w:delText>Jail, prison or juvenile detention facility</w:delText>
              </w:r>
              <w:bookmarkStart w:id="1131" w:name="_Toc140489872"/>
              <w:bookmarkEnd w:id="1131"/>
            </w:del>
          </w:p>
        </w:tc>
        <w:tc>
          <w:tcPr>
            <w:tcW w:w="1572" w:type="dxa"/>
            <w:vAlign w:val="center"/>
          </w:tcPr>
          <w:p w14:paraId="188BAE97" w14:textId="223C3BC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32" w:author="Molly McEvilley" w:date="2023-05-09T14:53:00Z"/>
              </w:rPr>
            </w:pPr>
            <w:del w:id="1133" w:author="Molly McEvilley" w:date="2023-05-09T14:53:00Z">
              <w:r w:rsidDel="00EE2BD3">
                <w:rPr>
                  <w:rFonts w:ascii="Calibri" w:hAnsi="Calibri" w:cs="Calibri"/>
                  <w:color w:val="000000"/>
                </w:rPr>
                <w:delText>9</w:delText>
              </w:r>
              <w:bookmarkStart w:id="1134" w:name="_Toc140489873"/>
              <w:bookmarkEnd w:id="1134"/>
            </w:del>
          </w:p>
        </w:tc>
        <w:bookmarkStart w:id="1135" w:name="_Toc140489874"/>
        <w:bookmarkEnd w:id="1135"/>
      </w:tr>
      <w:tr w:rsidR="00902DA0" w:rsidRPr="00445256" w:rsidDel="00EE2BD3" w14:paraId="420CF93C" w14:textId="002C3E93" w:rsidTr="00EB0196">
        <w:trPr>
          <w:cnfStyle w:val="000000010000" w:firstRow="0" w:lastRow="0" w:firstColumn="0" w:lastColumn="0" w:oddVBand="0" w:evenVBand="0" w:oddHBand="0" w:evenHBand="1" w:firstRowFirstColumn="0" w:firstRowLastColumn="0" w:lastRowFirstColumn="0" w:lastRowLastColumn="0"/>
          <w:cantSplit/>
          <w:trHeight w:val="216"/>
          <w:del w:id="113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098AEBC0" w:rsidR="00902DA0" w:rsidRPr="00445256" w:rsidDel="00EE2BD3" w:rsidRDefault="00902DA0" w:rsidP="00F009DD">
            <w:pPr>
              <w:spacing w:before="0" w:after="0"/>
              <w:rPr>
                <w:del w:id="1137" w:author="Molly McEvilley" w:date="2023-05-09T14:53:00Z"/>
              </w:rPr>
            </w:pPr>
            <w:del w:id="1138" w:author="Molly McEvilley" w:date="2023-05-09T14:53:00Z">
              <w:r w:rsidDel="00EE2BD3">
                <w:rPr>
                  <w:rFonts w:ascii="Calibri" w:hAnsi="Calibri" w:cs="Calibri"/>
                  <w:color w:val="000000"/>
                </w:rPr>
                <w:delText>14</w:delText>
              </w:r>
              <w:bookmarkStart w:id="1139" w:name="_Toc140489875"/>
              <w:bookmarkEnd w:id="1139"/>
            </w:del>
          </w:p>
        </w:tc>
        <w:tc>
          <w:tcPr>
            <w:tcW w:w="5940" w:type="dxa"/>
            <w:vAlign w:val="center"/>
          </w:tcPr>
          <w:p w14:paraId="0B6800A5" w14:textId="027A689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40" w:author="Molly McEvilley" w:date="2023-05-09T14:53:00Z"/>
              </w:rPr>
            </w:pPr>
            <w:del w:id="1141" w:author="Molly McEvilley" w:date="2023-05-09T14:53:00Z">
              <w:r w:rsidDel="00EE2BD3">
                <w:rPr>
                  <w:rFonts w:ascii="Calibri" w:hAnsi="Calibri" w:cs="Calibri"/>
                  <w:color w:val="000000"/>
                </w:rPr>
                <w:delText>Hotel or motel paid for without emergency shelter voucher</w:delText>
              </w:r>
              <w:bookmarkStart w:id="1142" w:name="_Toc140489876"/>
              <w:bookmarkEnd w:id="1142"/>
            </w:del>
          </w:p>
        </w:tc>
        <w:tc>
          <w:tcPr>
            <w:tcW w:w="1572" w:type="dxa"/>
            <w:vAlign w:val="center"/>
          </w:tcPr>
          <w:p w14:paraId="2FED6A1F" w14:textId="15913F0B"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43" w:author="Molly McEvilley" w:date="2023-05-09T14:53:00Z"/>
              </w:rPr>
            </w:pPr>
            <w:del w:id="1144" w:author="Molly McEvilley" w:date="2023-05-09T14:53:00Z">
              <w:r w:rsidDel="00EE2BD3">
                <w:rPr>
                  <w:rFonts w:ascii="Calibri" w:hAnsi="Calibri" w:cs="Calibri"/>
                  <w:color w:val="000000"/>
                </w:rPr>
                <w:delText>10</w:delText>
              </w:r>
              <w:bookmarkStart w:id="1145" w:name="_Toc140489877"/>
              <w:bookmarkEnd w:id="1145"/>
            </w:del>
          </w:p>
        </w:tc>
        <w:bookmarkStart w:id="1146" w:name="_Toc140489878"/>
        <w:bookmarkEnd w:id="1146"/>
      </w:tr>
      <w:tr w:rsidR="00902DA0" w:rsidRPr="00445256" w:rsidDel="00EE2BD3" w14:paraId="30AB552E" w14:textId="5D5EE88C" w:rsidTr="00EB0196">
        <w:trPr>
          <w:cnfStyle w:val="000000100000" w:firstRow="0" w:lastRow="0" w:firstColumn="0" w:lastColumn="0" w:oddVBand="0" w:evenVBand="0" w:oddHBand="1" w:evenHBand="0" w:firstRowFirstColumn="0" w:firstRowLastColumn="0" w:lastRowFirstColumn="0" w:lastRowLastColumn="0"/>
          <w:cantSplit/>
          <w:trHeight w:val="216"/>
          <w:del w:id="114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2C2FF1D2" w:rsidR="00902DA0" w:rsidRPr="00445256" w:rsidDel="00EE2BD3" w:rsidRDefault="00902DA0" w:rsidP="00F009DD">
            <w:pPr>
              <w:spacing w:before="0" w:after="0"/>
              <w:rPr>
                <w:del w:id="1148" w:author="Molly McEvilley" w:date="2023-05-09T14:53:00Z"/>
              </w:rPr>
            </w:pPr>
            <w:del w:id="1149" w:author="Molly McEvilley" w:date="2023-05-09T14:53:00Z">
              <w:r w:rsidDel="00EE2BD3">
                <w:rPr>
                  <w:rFonts w:ascii="Calibri" w:hAnsi="Calibri" w:cs="Calibri"/>
                  <w:color w:val="000000"/>
                </w:rPr>
                <w:delText>29</w:delText>
              </w:r>
              <w:bookmarkStart w:id="1150" w:name="_Toc140489879"/>
              <w:bookmarkEnd w:id="1150"/>
            </w:del>
          </w:p>
        </w:tc>
        <w:tc>
          <w:tcPr>
            <w:tcW w:w="5940" w:type="dxa"/>
            <w:vAlign w:val="center"/>
          </w:tcPr>
          <w:p w14:paraId="655F2DC4" w14:textId="75F58969"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51" w:author="Molly McEvilley" w:date="2023-05-09T14:53:00Z"/>
              </w:rPr>
            </w:pPr>
            <w:del w:id="1152" w:author="Molly McEvilley" w:date="2023-05-09T14:53:00Z">
              <w:r w:rsidDel="00EE2BD3">
                <w:rPr>
                  <w:rFonts w:ascii="Calibri" w:hAnsi="Calibri" w:cs="Calibri"/>
                  <w:color w:val="000000"/>
                </w:rPr>
                <w:delText>Residential project or halfway house with no homeless criteria</w:delText>
              </w:r>
              <w:bookmarkStart w:id="1153" w:name="_Toc140489880"/>
              <w:bookmarkEnd w:id="1153"/>
            </w:del>
          </w:p>
        </w:tc>
        <w:tc>
          <w:tcPr>
            <w:tcW w:w="1572" w:type="dxa"/>
            <w:vAlign w:val="center"/>
          </w:tcPr>
          <w:p w14:paraId="0F6BABD2" w14:textId="5018AA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54" w:author="Molly McEvilley" w:date="2023-05-09T14:53:00Z"/>
              </w:rPr>
            </w:pPr>
            <w:del w:id="1155" w:author="Molly McEvilley" w:date="2023-05-09T14:53:00Z">
              <w:r w:rsidDel="00EE2BD3">
                <w:rPr>
                  <w:rFonts w:ascii="Calibri" w:hAnsi="Calibri" w:cs="Calibri"/>
                  <w:color w:val="000000"/>
                </w:rPr>
                <w:delText>10</w:delText>
              </w:r>
              <w:bookmarkStart w:id="1156" w:name="_Toc140489881"/>
              <w:bookmarkEnd w:id="1156"/>
            </w:del>
          </w:p>
        </w:tc>
        <w:bookmarkStart w:id="1157" w:name="_Toc140489882"/>
        <w:bookmarkEnd w:id="1157"/>
      </w:tr>
      <w:tr w:rsidR="00902DA0" w:rsidRPr="00445256" w:rsidDel="00EE2BD3" w14:paraId="7B162513" w14:textId="26425051" w:rsidTr="00EB0196">
        <w:trPr>
          <w:cnfStyle w:val="000000010000" w:firstRow="0" w:lastRow="0" w:firstColumn="0" w:lastColumn="0" w:oddVBand="0" w:evenVBand="0" w:oddHBand="0" w:evenHBand="1" w:firstRowFirstColumn="0" w:firstRowLastColumn="0" w:lastRowFirstColumn="0" w:lastRowLastColumn="0"/>
          <w:cantSplit/>
          <w:trHeight w:val="216"/>
          <w:del w:id="115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8F45FD0" w:rsidR="00902DA0" w:rsidRPr="00445256" w:rsidDel="00EE2BD3" w:rsidRDefault="00902DA0" w:rsidP="00F009DD">
            <w:pPr>
              <w:spacing w:before="0" w:after="0"/>
              <w:rPr>
                <w:del w:id="1159" w:author="Molly McEvilley" w:date="2023-05-09T14:53:00Z"/>
              </w:rPr>
            </w:pPr>
            <w:del w:id="1160" w:author="Molly McEvilley" w:date="2023-05-09T14:53:00Z">
              <w:r w:rsidDel="00EE2BD3">
                <w:rPr>
                  <w:rFonts w:ascii="Calibri" w:hAnsi="Calibri" w:cs="Calibri"/>
                  <w:color w:val="000000"/>
                </w:rPr>
                <w:delText>1</w:delText>
              </w:r>
              <w:bookmarkStart w:id="1161" w:name="_Toc140489883"/>
              <w:bookmarkEnd w:id="1161"/>
            </w:del>
          </w:p>
        </w:tc>
        <w:tc>
          <w:tcPr>
            <w:tcW w:w="5940" w:type="dxa"/>
            <w:vAlign w:val="center"/>
          </w:tcPr>
          <w:p w14:paraId="7EFC7390" w14:textId="480D0FD1"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62" w:author="Molly McEvilley" w:date="2023-05-09T14:53:00Z"/>
              </w:rPr>
            </w:pPr>
            <w:del w:id="1163" w:author="Molly McEvilley" w:date="2023-05-09T14:53:00Z">
              <w:r w:rsidDel="00EE2BD3">
                <w:rPr>
                  <w:rFonts w:ascii="Calibri" w:hAnsi="Calibri" w:cs="Calibri"/>
                  <w:color w:val="000000"/>
                </w:rPr>
                <w:delText>Emergency shelter, including hotel or motel paid for with ES voucher</w:delText>
              </w:r>
              <w:bookmarkStart w:id="1164" w:name="_Toc140489884"/>
              <w:bookmarkEnd w:id="1164"/>
            </w:del>
          </w:p>
        </w:tc>
        <w:tc>
          <w:tcPr>
            <w:tcW w:w="1572" w:type="dxa"/>
            <w:vAlign w:val="center"/>
          </w:tcPr>
          <w:p w14:paraId="35EA5D9D" w14:textId="70952F3E"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65" w:author="Molly McEvilley" w:date="2023-05-09T14:53:00Z"/>
              </w:rPr>
            </w:pPr>
            <w:del w:id="1166" w:author="Molly McEvilley" w:date="2023-05-09T14:53:00Z">
              <w:r w:rsidDel="00EE2BD3">
                <w:rPr>
                  <w:rFonts w:ascii="Calibri" w:hAnsi="Calibri" w:cs="Calibri"/>
                  <w:color w:val="000000"/>
                </w:rPr>
                <w:delText>11</w:delText>
              </w:r>
              <w:bookmarkStart w:id="1167" w:name="_Toc140489885"/>
              <w:bookmarkEnd w:id="1167"/>
            </w:del>
          </w:p>
        </w:tc>
        <w:bookmarkStart w:id="1168" w:name="_Toc140489886"/>
        <w:bookmarkEnd w:id="1168"/>
      </w:tr>
      <w:tr w:rsidR="00902DA0" w:rsidRPr="00445256" w:rsidDel="00EE2BD3" w14:paraId="689C9ABC" w14:textId="235B3A4D" w:rsidTr="00EB0196">
        <w:trPr>
          <w:cnfStyle w:val="000000100000" w:firstRow="0" w:lastRow="0" w:firstColumn="0" w:lastColumn="0" w:oddVBand="0" w:evenVBand="0" w:oddHBand="1" w:evenHBand="0" w:firstRowFirstColumn="0" w:firstRowLastColumn="0" w:lastRowFirstColumn="0" w:lastRowLastColumn="0"/>
          <w:cantSplit/>
          <w:trHeight w:val="216"/>
          <w:del w:id="116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53AC6B7C" w:rsidR="00902DA0" w:rsidRPr="00445256" w:rsidDel="00EE2BD3" w:rsidRDefault="00902DA0" w:rsidP="00F009DD">
            <w:pPr>
              <w:spacing w:before="0" w:after="0"/>
              <w:rPr>
                <w:del w:id="1170" w:author="Molly McEvilley" w:date="2023-05-09T14:53:00Z"/>
              </w:rPr>
            </w:pPr>
            <w:del w:id="1171" w:author="Molly McEvilley" w:date="2023-05-09T14:53:00Z">
              <w:r w:rsidDel="00EE2BD3">
                <w:rPr>
                  <w:rFonts w:ascii="Calibri" w:hAnsi="Calibri" w:cs="Calibri"/>
                  <w:color w:val="000000"/>
                </w:rPr>
                <w:delText>2</w:delText>
              </w:r>
              <w:bookmarkStart w:id="1172" w:name="_Toc140489887"/>
              <w:bookmarkEnd w:id="1172"/>
            </w:del>
          </w:p>
        </w:tc>
        <w:tc>
          <w:tcPr>
            <w:tcW w:w="5940" w:type="dxa"/>
            <w:vAlign w:val="center"/>
          </w:tcPr>
          <w:p w14:paraId="63AB54E5" w14:textId="7202127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73" w:author="Molly McEvilley" w:date="2023-05-09T14:53:00Z"/>
              </w:rPr>
            </w:pPr>
            <w:del w:id="1174" w:author="Molly McEvilley" w:date="2023-05-09T14:53:00Z">
              <w:r w:rsidDel="00EE2BD3">
                <w:rPr>
                  <w:rFonts w:ascii="Calibri" w:hAnsi="Calibri" w:cs="Calibri"/>
                  <w:color w:val="000000"/>
                </w:rPr>
                <w:delText xml:space="preserve">Transitional housing for homeless persons </w:delText>
              </w:r>
              <w:bookmarkStart w:id="1175" w:name="_Toc140489888"/>
              <w:bookmarkEnd w:id="1175"/>
            </w:del>
          </w:p>
        </w:tc>
        <w:tc>
          <w:tcPr>
            <w:tcW w:w="1572" w:type="dxa"/>
            <w:vAlign w:val="center"/>
          </w:tcPr>
          <w:p w14:paraId="3EE4BFBD" w14:textId="2E94F3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76" w:author="Molly McEvilley" w:date="2023-05-09T14:53:00Z"/>
              </w:rPr>
            </w:pPr>
            <w:del w:id="1177" w:author="Molly McEvilley" w:date="2023-05-09T14:53:00Z">
              <w:r w:rsidDel="00EE2BD3">
                <w:rPr>
                  <w:rFonts w:ascii="Calibri" w:hAnsi="Calibri" w:cs="Calibri"/>
                  <w:color w:val="000000"/>
                </w:rPr>
                <w:delText>11</w:delText>
              </w:r>
              <w:bookmarkStart w:id="1178" w:name="_Toc140489889"/>
              <w:bookmarkEnd w:id="1178"/>
            </w:del>
          </w:p>
        </w:tc>
        <w:bookmarkStart w:id="1179" w:name="_Toc140489890"/>
        <w:bookmarkEnd w:id="1179"/>
      </w:tr>
      <w:tr w:rsidR="00902DA0" w:rsidRPr="00445256" w:rsidDel="00EE2BD3" w14:paraId="1820278D" w14:textId="4327F1A7" w:rsidTr="00EB0196">
        <w:trPr>
          <w:cnfStyle w:val="000000010000" w:firstRow="0" w:lastRow="0" w:firstColumn="0" w:lastColumn="0" w:oddVBand="0" w:evenVBand="0" w:oddHBand="0" w:evenHBand="1" w:firstRowFirstColumn="0" w:firstRowLastColumn="0" w:lastRowFirstColumn="0" w:lastRowLastColumn="0"/>
          <w:cantSplit/>
          <w:trHeight w:val="216"/>
          <w:del w:id="118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146DF99" w:rsidR="00902DA0" w:rsidRPr="00445256" w:rsidDel="00EE2BD3" w:rsidRDefault="00902DA0" w:rsidP="00F009DD">
            <w:pPr>
              <w:spacing w:before="0" w:after="0"/>
              <w:rPr>
                <w:del w:id="1181" w:author="Molly McEvilley" w:date="2023-05-09T14:53:00Z"/>
              </w:rPr>
            </w:pPr>
            <w:del w:id="1182" w:author="Molly McEvilley" w:date="2023-05-09T14:53:00Z">
              <w:r w:rsidDel="00EE2BD3">
                <w:rPr>
                  <w:rFonts w:ascii="Calibri" w:hAnsi="Calibri" w:cs="Calibri"/>
                  <w:color w:val="000000"/>
                </w:rPr>
                <w:delText>18</w:delText>
              </w:r>
              <w:bookmarkStart w:id="1183" w:name="_Toc140489891"/>
              <w:bookmarkEnd w:id="1183"/>
            </w:del>
          </w:p>
        </w:tc>
        <w:tc>
          <w:tcPr>
            <w:tcW w:w="5940" w:type="dxa"/>
            <w:vAlign w:val="center"/>
          </w:tcPr>
          <w:p w14:paraId="3C74C3F9" w14:textId="6EF9346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84" w:author="Molly McEvilley" w:date="2023-05-09T14:53:00Z"/>
              </w:rPr>
            </w:pPr>
            <w:del w:id="1185" w:author="Molly McEvilley" w:date="2023-05-09T14:53:00Z">
              <w:r w:rsidDel="00EE2BD3">
                <w:rPr>
                  <w:rFonts w:ascii="Calibri" w:hAnsi="Calibri" w:cs="Calibri"/>
                  <w:color w:val="000000"/>
                </w:rPr>
                <w:delText>Safe Haven</w:delText>
              </w:r>
              <w:bookmarkStart w:id="1186" w:name="_Toc140489892"/>
              <w:bookmarkEnd w:id="1186"/>
            </w:del>
          </w:p>
        </w:tc>
        <w:tc>
          <w:tcPr>
            <w:tcW w:w="1572" w:type="dxa"/>
            <w:vAlign w:val="center"/>
          </w:tcPr>
          <w:p w14:paraId="668F0783" w14:textId="2FDCC2B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87" w:author="Molly McEvilley" w:date="2023-05-09T14:53:00Z"/>
              </w:rPr>
            </w:pPr>
            <w:del w:id="1188" w:author="Molly McEvilley" w:date="2023-05-09T14:53:00Z">
              <w:r w:rsidDel="00EE2BD3">
                <w:rPr>
                  <w:rFonts w:ascii="Calibri" w:hAnsi="Calibri" w:cs="Calibri"/>
                  <w:color w:val="000000"/>
                </w:rPr>
                <w:delText>11</w:delText>
              </w:r>
              <w:bookmarkStart w:id="1189" w:name="_Toc140489893"/>
              <w:bookmarkEnd w:id="1189"/>
            </w:del>
          </w:p>
        </w:tc>
        <w:bookmarkStart w:id="1190" w:name="_Toc140489894"/>
        <w:bookmarkEnd w:id="1190"/>
      </w:tr>
      <w:tr w:rsidR="00902DA0" w:rsidRPr="00445256" w:rsidDel="00EE2BD3" w14:paraId="7B83A998" w14:textId="6EFFB7B9" w:rsidTr="00EB0196">
        <w:trPr>
          <w:cnfStyle w:val="000000100000" w:firstRow="0" w:lastRow="0" w:firstColumn="0" w:lastColumn="0" w:oddVBand="0" w:evenVBand="0" w:oddHBand="1" w:evenHBand="0" w:firstRowFirstColumn="0" w:firstRowLastColumn="0" w:lastRowFirstColumn="0" w:lastRowLastColumn="0"/>
          <w:cantSplit/>
          <w:trHeight w:val="216"/>
          <w:del w:id="119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1D43A7B6" w:rsidR="00902DA0" w:rsidRPr="00445256" w:rsidDel="00EE2BD3" w:rsidRDefault="00902DA0" w:rsidP="00F009DD">
            <w:pPr>
              <w:spacing w:before="0" w:after="0"/>
              <w:rPr>
                <w:del w:id="1192" w:author="Molly McEvilley" w:date="2023-05-09T14:53:00Z"/>
              </w:rPr>
            </w:pPr>
            <w:del w:id="1193" w:author="Molly McEvilley" w:date="2023-05-09T14:53:00Z">
              <w:r w:rsidDel="00EE2BD3">
                <w:rPr>
                  <w:rFonts w:ascii="Calibri" w:hAnsi="Calibri" w:cs="Calibri"/>
                  <w:color w:val="000000"/>
                </w:rPr>
                <w:delText>27</w:delText>
              </w:r>
              <w:bookmarkStart w:id="1194" w:name="_Toc140489895"/>
              <w:bookmarkEnd w:id="1194"/>
            </w:del>
          </w:p>
        </w:tc>
        <w:tc>
          <w:tcPr>
            <w:tcW w:w="5940" w:type="dxa"/>
            <w:vAlign w:val="center"/>
          </w:tcPr>
          <w:p w14:paraId="435DA2EA" w14:textId="6FDC8C4C"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95" w:author="Molly McEvilley" w:date="2023-05-09T14:53:00Z"/>
              </w:rPr>
            </w:pPr>
            <w:del w:id="1196" w:author="Molly McEvilley" w:date="2023-05-09T14:53:00Z">
              <w:r w:rsidDel="00EE2BD3">
                <w:rPr>
                  <w:rFonts w:ascii="Calibri" w:hAnsi="Calibri" w:cs="Calibri"/>
                  <w:color w:val="000000"/>
                </w:rPr>
                <w:delText>Moved from one HOPWA funded project to HOPWA TH</w:delText>
              </w:r>
              <w:bookmarkStart w:id="1197" w:name="_Toc140489896"/>
              <w:bookmarkEnd w:id="1197"/>
            </w:del>
          </w:p>
        </w:tc>
        <w:tc>
          <w:tcPr>
            <w:tcW w:w="1572" w:type="dxa"/>
            <w:vAlign w:val="center"/>
          </w:tcPr>
          <w:p w14:paraId="7A3FC55E" w14:textId="2CC725B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98" w:author="Molly McEvilley" w:date="2023-05-09T14:53:00Z"/>
              </w:rPr>
            </w:pPr>
            <w:del w:id="1199" w:author="Molly McEvilley" w:date="2023-05-09T14:53:00Z">
              <w:r w:rsidDel="00EE2BD3">
                <w:rPr>
                  <w:rFonts w:ascii="Calibri" w:hAnsi="Calibri" w:cs="Calibri"/>
                  <w:color w:val="000000"/>
                </w:rPr>
                <w:delText>11</w:delText>
              </w:r>
              <w:bookmarkStart w:id="1200" w:name="_Toc140489897"/>
              <w:bookmarkEnd w:id="1200"/>
            </w:del>
          </w:p>
        </w:tc>
        <w:bookmarkStart w:id="1201" w:name="_Toc140489898"/>
        <w:bookmarkEnd w:id="1201"/>
      </w:tr>
      <w:tr w:rsidR="00902DA0" w:rsidRPr="00445256" w:rsidDel="00EE2BD3" w14:paraId="2FD11C57" w14:textId="0774ADE8" w:rsidTr="00EB0196">
        <w:trPr>
          <w:cnfStyle w:val="000000010000" w:firstRow="0" w:lastRow="0" w:firstColumn="0" w:lastColumn="0" w:oddVBand="0" w:evenVBand="0" w:oddHBand="0" w:evenHBand="1" w:firstRowFirstColumn="0" w:firstRowLastColumn="0" w:lastRowFirstColumn="0" w:lastRowLastColumn="0"/>
          <w:cantSplit/>
          <w:trHeight w:val="216"/>
          <w:del w:id="120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A937C1A" w:rsidR="00902DA0" w:rsidRPr="00445256" w:rsidDel="00EE2BD3" w:rsidRDefault="00902DA0" w:rsidP="00F009DD">
            <w:pPr>
              <w:spacing w:before="0" w:after="0"/>
              <w:rPr>
                <w:del w:id="1203" w:author="Molly McEvilley" w:date="2023-05-09T14:53:00Z"/>
              </w:rPr>
            </w:pPr>
            <w:del w:id="1204" w:author="Molly McEvilley" w:date="2023-05-09T14:53:00Z">
              <w:r w:rsidDel="00EE2BD3">
                <w:rPr>
                  <w:rFonts w:ascii="Calibri" w:hAnsi="Calibri" w:cs="Calibri"/>
                  <w:color w:val="000000"/>
                </w:rPr>
                <w:delText>32</w:delText>
              </w:r>
              <w:bookmarkStart w:id="1205" w:name="_Toc140489899"/>
              <w:bookmarkEnd w:id="1205"/>
            </w:del>
          </w:p>
        </w:tc>
        <w:tc>
          <w:tcPr>
            <w:tcW w:w="5940" w:type="dxa"/>
            <w:vAlign w:val="center"/>
          </w:tcPr>
          <w:p w14:paraId="0D29AD35" w14:textId="607FFD8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06" w:author="Molly McEvilley" w:date="2023-05-09T14:53:00Z"/>
              </w:rPr>
            </w:pPr>
            <w:del w:id="1207" w:author="Molly McEvilley" w:date="2023-05-09T14:53:00Z">
              <w:r w:rsidDel="00EE2BD3">
                <w:rPr>
                  <w:rFonts w:ascii="Calibri" w:hAnsi="Calibri" w:cs="Calibri"/>
                  <w:color w:val="000000"/>
                </w:rPr>
                <w:delText>Host home (non-crisis)</w:delText>
              </w:r>
              <w:bookmarkStart w:id="1208" w:name="_Toc140489900"/>
              <w:bookmarkEnd w:id="1208"/>
            </w:del>
          </w:p>
        </w:tc>
        <w:tc>
          <w:tcPr>
            <w:tcW w:w="1572" w:type="dxa"/>
            <w:vAlign w:val="center"/>
          </w:tcPr>
          <w:p w14:paraId="12E68035" w14:textId="3C89A46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09" w:author="Molly McEvilley" w:date="2023-05-09T14:53:00Z"/>
              </w:rPr>
            </w:pPr>
            <w:del w:id="1210" w:author="Molly McEvilley" w:date="2023-05-09T14:53:00Z">
              <w:r w:rsidDel="00EE2BD3">
                <w:rPr>
                  <w:rFonts w:ascii="Calibri" w:hAnsi="Calibri" w:cs="Calibri"/>
                  <w:color w:val="000000"/>
                </w:rPr>
                <w:delText>11</w:delText>
              </w:r>
              <w:bookmarkStart w:id="1211" w:name="_Toc140489901"/>
              <w:bookmarkEnd w:id="1211"/>
            </w:del>
          </w:p>
        </w:tc>
        <w:bookmarkStart w:id="1212" w:name="_Toc140489902"/>
        <w:bookmarkEnd w:id="1212"/>
      </w:tr>
      <w:tr w:rsidR="00902DA0" w:rsidRPr="00445256" w:rsidDel="00EE2BD3" w14:paraId="665C4F09" w14:textId="6B1ACA7E" w:rsidTr="00EB0196">
        <w:trPr>
          <w:cnfStyle w:val="000000100000" w:firstRow="0" w:lastRow="0" w:firstColumn="0" w:lastColumn="0" w:oddVBand="0" w:evenVBand="0" w:oddHBand="1" w:evenHBand="0" w:firstRowFirstColumn="0" w:firstRowLastColumn="0" w:lastRowFirstColumn="0" w:lastRowLastColumn="0"/>
          <w:cantSplit/>
          <w:trHeight w:val="216"/>
          <w:del w:id="121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185894CC" w:rsidR="00902DA0" w:rsidRPr="00445256" w:rsidDel="00EE2BD3" w:rsidRDefault="00902DA0" w:rsidP="00F009DD">
            <w:pPr>
              <w:spacing w:before="0" w:after="0"/>
              <w:rPr>
                <w:del w:id="1214" w:author="Molly McEvilley" w:date="2023-05-09T14:53:00Z"/>
              </w:rPr>
            </w:pPr>
            <w:del w:id="1215" w:author="Molly McEvilley" w:date="2023-05-09T14:53:00Z">
              <w:r w:rsidDel="00EE2BD3">
                <w:rPr>
                  <w:rFonts w:ascii="Calibri" w:hAnsi="Calibri" w:cs="Calibri"/>
                  <w:color w:val="000000"/>
                </w:rPr>
                <w:delText>16</w:delText>
              </w:r>
              <w:bookmarkStart w:id="1216" w:name="_Toc140489903"/>
              <w:bookmarkEnd w:id="1216"/>
            </w:del>
          </w:p>
        </w:tc>
        <w:tc>
          <w:tcPr>
            <w:tcW w:w="5940" w:type="dxa"/>
            <w:vAlign w:val="center"/>
          </w:tcPr>
          <w:p w14:paraId="18DF1EF2" w14:textId="57EECE6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17" w:author="Molly McEvilley" w:date="2023-05-09T14:53:00Z"/>
              </w:rPr>
            </w:pPr>
            <w:del w:id="1218" w:author="Molly McEvilley" w:date="2023-05-09T14:53:00Z">
              <w:r w:rsidDel="00EE2BD3">
                <w:rPr>
                  <w:rFonts w:ascii="Calibri" w:hAnsi="Calibri" w:cs="Calibri"/>
                  <w:color w:val="000000"/>
                </w:rPr>
                <w:delText xml:space="preserve">Place not meant for habitation </w:delText>
              </w:r>
              <w:bookmarkStart w:id="1219" w:name="_Toc140489904"/>
              <w:bookmarkEnd w:id="1219"/>
            </w:del>
          </w:p>
        </w:tc>
        <w:tc>
          <w:tcPr>
            <w:tcW w:w="1572" w:type="dxa"/>
            <w:vAlign w:val="center"/>
          </w:tcPr>
          <w:p w14:paraId="42B2F48B" w14:textId="0A11E21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20" w:author="Molly McEvilley" w:date="2023-05-09T14:53:00Z"/>
              </w:rPr>
            </w:pPr>
            <w:del w:id="1221" w:author="Molly McEvilley" w:date="2023-05-09T14:53:00Z">
              <w:r w:rsidDel="00EE2BD3">
                <w:rPr>
                  <w:rFonts w:ascii="Calibri" w:hAnsi="Calibri" w:cs="Calibri"/>
                  <w:color w:val="000000"/>
                </w:rPr>
                <w:delText>12</w:delText>
              </w:r>
              <w:bookmarkStart w:id="1222" w:name="_Toc140489905"/>
              <w:bookmarkEnd w:id="1222"/>
            </w:del>
          </w:p>
        </w:tc>
        <w:bookmarkStart w:id="1223" w:name="_Toc140489906"/>
        <w:bookmarkEnd w:id="1223"/>
      </w:tr>
      <w:tr w:rsidR="00902DA0" w:rsidRPr="00445256" w:rsidDel="00EE2BD3" w14:paraId="38F1FC8B" w14:textId="701C2EAA" w:rsidTr="00EB0196">
        <w:trPr>
          <w:cnfStyle w:val="000000010000" w:firstRow="0" w:lastRow="0" w:firstColumn="0" w:lastColumn="0" w:oddVBand="0" w:evenVBand="0" w:oddHBand="0" w:evenHBand="1" w:firstRowFirstColumn="0" w:firstRowLastColumn="0" w:lastRowFirstColumn="0" w:lastRowLastColumn="0"/>
          <w:cantSplit/>
          <w:trHeight w:val="216"/>
          <w:del w:id="122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42892B55" w:rsidR="00902DA0" w:rsidRPr="00445256" w:rsidDel="00EE2BD3" w:rsidRDefault="00902DA0" w:rsidP="00F009DD">
            <w:pPr>
              <w:spacing w:before="0" w:after="0"/>
              <w:rPr>
                <w:del w:id="1225" w:author="Molly McEvilley" w:date="2023-05-09T14:53:00Z"/>
              </w:rPr>
            </w:pPr>
            <w:del w:id="1226" w:author="Molly McEvilley" w:date="2023-05-09T14:53:00Z">
              <w:r w:rsidDel="00EE2BD3">
                <w:rPr>
                  <w:rFonts w:ascii="Calibri" w:hAnsi="Calibri" w:cs="Calibri"/>
                  <w:color w:val="000000"/>
                </w:rPr>
                <w:delText>12</w:delText>
              </w:r>
              <w:bookmarkStart w:id="1227" w:name="_Toc140489907"/>
              <w:bookmarkEnd w:id="1227"/>
            </w:del>
          </w:p>
        </w:tc>
        <w:tc>
          <w:tcPr>
            <w:tcW w:w="5940" w:type="dxa"/>
            <w:vAlign w:val="center"/>
          </w:tcPr>
          <w:p w14:paraId="052A7D36" w14:textId="597F8A9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28" w:author="Molly McEvilley" w:date="2023-05-09T14:53:00Z"/>
              </w:rPr>
            </w:pPr>
            <w:del w:id="1229" w:author="Molly McEvilley" w:date="2023-05-09T14:53:00Z">
              <w:r w:rsidDel="00EE2BD3">
                <w:rPr>
                  <w:rFonts w:ascii="Calibri" w:hAnsi="Calibri" w:cs="Calibri"/>
                  <w:color w:val="000000"/>
                </w:rPr>
                <w:delText xml:space="preserve">Staying or living with family, temporary tenure </w:delText>
              </w:r>
              <w:bookmarkStart w:id="1230" w:name="_Toc140489908"/>
              <w:bookmarkEnd w:id="1230"/>
            </w:del>
          </w:p>
        </w:tc>
        <w:tc>
          <w:tcPr>
            <w:tcW w:w="1572" w:type="dxa"/>
            <w:vAlign w:val="center"/>
          </w:tcPr>
          <w:p w14:paraId="4A123E6F" w14:textId="455F325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31" w:author="Molly McEvilley" w:date="2023-05-09T14:53:00Z"/>
              </w:rPr>
            </w:pPr>
            <w:del w:id="1232" w:author="Molly McEvilley" w:date="2023-05-09T14:53:00Z">
              <w:r w:rsidDel="00EE2BD3">
                <w:rPr>
                  <w:rFonts w:ascii="Calibri" w:hAnsi="Calibri" w:cs="Calibri"/>
                  <w:color w:val="000000"/>
                </w:rPr>
                <w:delText>13</w:delText>
              </w:r>
              <w:bookmarkStart w:id="1233" w:name="_Toc140489909"/>
              <w:bookmarkEnd w:id="1233"/>
            </w:del>
          </w:p>
        </w:tc>
        <w:bookmarkStart w:id="1234" w:name="_Toc140489910"/>
        <w:bookmarkEnd w:id="1234"/>
      </w:tr>
      <w:tr w:rsidR="00902DA0" w:rsidRPr="00445256" w:rsidDel="00EE2BD3" w14:paraId="55E7E050" w14:textId="397656C0" w:rsidTr="00EB0196">
        <w:trPr>
          <w:cnfStyle w:val="000000100000" w:firstRow="0" w:lastRow="0" w:firstColumn="0" w:lastColumn="0" w:oddVBand="0" w:evenVBand="0" w:oddHBand="1" w:evenHBand="0" w:firstRowFirstColumn="0" w:firstRowLastColumn="0" w:lastRowFirstColumn="0" w:lastRowLastColumn="0"/>
          <w:cantSplit/>
          <w:trHeight w:val="216"/>
          <w:del w:id="123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53C1E77E" w:rsidR="00902DA0" w:rsidRPr="00445256" w:rsidDel="00EE2BD3" w:rsidRDefault="00902DA0" w:rsidP="00F009DD">
            <w:pPr>
              <w:spacing w:before="0" w:after="0"/>
              <w:rPr>
                <w:del w:id="1236" w:author="Molly McEvilley" w:date="2023-05-09T14:53:00Z"/>
              </w:rPr>
            </w:pPr>
            <w:del w:id="1237" w:author="Molly McEvilley" w:date="2023-05-09T14:53:00Z">
              <w:r w:rsidDel="00EE2BD3">
                <w:rPr>
                  <w:rFonts w:ascii="Calibri" w:hAnsi="Calibri" w:cs="Calibri"/>
                  <w:color w:val="000000"/>
                </w:rPr>
                <w:delText>13</w:delText>
              </w:r>
              <w:bookmarkStart w:id="1238" w:name="_Toc140489911"/>
              <w:bookmarkEnd w:id="1238"/>
            </w:del>
          </w:p>
        </w:tc>
        <w:tc>
          <w:tcPr>
            <w:tcW w:w="5940" w:type="dxa"/>
            <w:vAlign w:val="center"/>
          </w:tcPr>
          <w:p w14:paraId="58263C0D" w14:textId="6DCF56D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39" w:author="Molly McEvilley" w:date="2023-05-09T14:53:00Z"/>
              </w:rPr>
            </w:pPr>
            <w:del w:id="1240" w:author="Molly McEvilley" w:date="2023-05-09T14:53:00Z">
              <w:r w:rsidDel="00EE2BD3">
                <w:rPr>
                  <w:rFonts w:ascii="Calibri" w:hAnsi="Calibri" w:cs="Calibri"/>
                  <w:color w:val="000000"/>
                </w:rPr>
                <w:delText xml:space="preserve">Staying or living with friends, temporary tenure </w:delText>
              </w:r>
              <w:bookmarkStart w:id="1241" w:name="_Toc140489912"/>
              <w:bookmarkEnd w:id="1241"/>
            </w:del>
          </w:p>
        </w:tc>
        <w:tc>
          <w:tcPr>
            <w:tcW w:w="1572" w:type="dxa"/>
            <w:vAlign w:val="center"/>
          </w:tcPr>
          <w:p w14:paraId="4DDA9736" w14:textId="4FC0FB5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42" w:author="Molly McEvilley" w:date="2023-05-09T14:53:00Z"/>
              </w:rPr>
            </w:pPr>
            <w:del w:id="1243" w:author="Molly McEvilley" w:date="2023-05-09T14:53:00Z">
              <w:r w:rsidDel="00EE2BD3">
                <w:rPr>
                  <w:rFonts w:ascii="Calibri" w:hAnsi="Calibri" w:cs="Calibri"/>
                  <w:color w:val="000000"/>
                </w:rPr>
                <w:delText>14</w:delText>
              </w:r>
              <w:bookmarkStart w:id="1244" w:name="_Toc140489913"/>
              <w:bookmarkEnd w:id="1244"/>
            </w:del>
          </w:p>
        </w:tc>
        <w:bookmarkStart w:id="1245" w:name="_Toc140489914"/>
        <w:bookmarkEnd w:id="1245"/>
      </w:tr>
      <w:tr w:rsidR="00902DA0" w:rsidRPr="00445256" w:rsidDel="00EE2BD3" w14:paraId="23743E01" w14:textId="4E02CA62" w:rsidTr="00EB0196">
        <w:trPr>
          <w:cnfStyle w:val="000000010000" w:firstRow="0" w:lastRow="0" w:firstColumn="0" w:lastColumn="0" w:oddVBand="0" w:evenVBand="0" w:oddHBand="0" w:evenHBand="1" w:firstRowFirstColumn="0" w:firstRowLastColumn="0" w:lastRowFirstColumn="0" w:lastRowLastColumn="0"/>
          <w:cantSplit/>
          <w:trHeight w:val="216"/>
          <w:del w:id="124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4AFC0A45" w:rsidR="00902DA0" w:rsidRPr="00445256" w:rsidDel="00EE2BD3" w:rsidRDefault="00902DA0" w:rsidP="00F009DD">
            <w:pPr>
              <w:spacing w:before="0" w:after="0"/>
              <w:rPr>
                <w:del w:id="1247" w:author="Molly McEvilley" w:date="2023-05-09T14:53:00Z"/>
              </w:rPr>
            </w:pPr>
            <w:del w:id="1248" w:author="Molly McEvilley" w:date="2023-05-09T14:53:00Z">
              <w:r w:rsidDel="00EE2BD3">
                <w:rPr>
                  <w:rFonts w:ascii="Calibri" w:hAnsi="Calibri" w:cs="Calibri"/>
                  <w:color w:val="000000"/>
                </w:rPr>
                <w:delText>24</w:delText>
              </w:r>
              <w:bookmarkStart w:id="1249" w:name="_Toc140489915"/>
              <w:bookmarkEnd w:id="1249"/>
            </w:del>
          </w:p>
        </w:tc>
        <w:tc>
          <w:tcPr>
            <w:tcW w:w="5940" w:type="dxa"/>
            <w:vAlign w:val="center"/>
          </w:tcPr>
          <w:p w14:paraId="65F512C3" w14:textId="4E5AD06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50" w:author="Molly McEvilley" w:date="2023-05-09T14:53:00Z"/>
              </w:rPr>
            </w:pPr>
            <w:del w:id="1251" w:author="Molly McEvilley" w:date="2023-05-09T14:53:00Z">
              <w:r w:rsidDel="00EE2BD3">
                <w:rPr>
                  <w:rFonts w:ascii="Calibri" w:hAnsi="Calibri" w:cs="Calibri"/>
                  <w:color w:val="000000"/>
                </w:rPr>
                <w:delText>Deceased</w:delText>
              </w:r>
              <w:bookmarkStart w:id="1252" w:name="_Toc140489916"/>
              <w:bookmarkEnd w:id="1252"/>
            </w:del>
          </w:p>
        </w:tc>
        <w:tc>
          <w:tcPr>
            <w:tcW w:w="1572" w:type="dxa"/>
            <w:vAlign w:val="center"/>
          </w:tcPr>
          <w:p w14:paraId="05DDA79F" w14:textId="169E327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53" w:author="Molly McEvilley" w:date="2023-05-09T14:53:00Z"/>
              </w:rPr>
            </w:pPr>
            <w:del w:id="1254" w:author="Molly McEvilley" w:date="2023-05-09T14:53:00Z">
              <w:r w:rsidDel="00EE2BD3">
                <w:rPr>
                  <w:rFonts w:ascii="Calibri" w:hAnsi="Calibri" w:cs="Calibri"/>
                  <w:color w:val="000000"/>
                </w:rPr>
                <w:delText>15</w:delText>
              </w:r>
              <w:bookmarkStart w:id="1255" w:name="_Toc140489917"/>
              <w:bookmarkEnd w:id="1255"/>
            </w:del>
          </w:p>
        </w:tc>
        <w:bookmarkStart w:id="1256" w:name="_Toc140489918"/>
        <w:bookmarkEnd w:id="1256"/>
      </w:tr>
      <w:tr w:rsidR="00902DA0" w:rsidRPr="00445256" w:rsidDel="00EE2BD3" w14:paraId="012BF26F" w14:textId="142824F5" w:rsidTr="00EB0196">
        <w:trPr>
          <w:cnfStyle w:val="000000100000" w:firstRow="0" w:lastRow="0" w:firstColumn="0" w:lastColumn="0" w:oddVBand="0" w:evenVBand="0" w:oddHBand="1" w:evenHBand="0" w:firstRowFirstColumn="0" w:firstRowLastColumn="0" w:lastRowFirstColumn="0" w:lastRowLastColumn="0"/>
          <w:cantSplit/>
          <w:trHeight w:val="216"/>
          <w:del w:id="125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10D83371" w:rsidR="00902DA0" w:rsidRPr="00445256" w:rsidDel="00EE2BD3" w:rsidRDefault="00902DA0" w:rsidP="00F009DD">
            <w:pPr>
              <w:spacing w:before="0" w:after="0"/>
              <w:rPr>
                <w:del w:id="1258" w:author="Molly McEvilley" w:date="2023-05-09T14:53:00Z"/>
                <w:rFonts w:ascii="Open Sans" w:hAnsi="Open Sans" w:cs="Open Sans"/>
              </w:rPr>
            </w:pPr>
            <w:del w:id="1259" w:author="Molly McEvilley" w:date="2023-05-09T14:53:00Z">
              <w:r w:rsidDel="00EE2BD3">
                <w:rPr>
                  <w:rFonts w:ascii="Open Sans" w:hAnsi="Open Sans" w:cs="Open Sans"/>
                  <w:color w:val="000000"/>
                </w:rPr>
                <w:delText> </w:delText>
              </w:r>
              <w:bookmarkStart w:id="1260" w:name="_Toc140489919"/>
              <w:bookmarkEnd w:id="1260"/>
            </w:del>
          </w:p>
        </w:tc>
        <w:tc>
          <w:tcPr>
            <w:tcW w:w="5940" w:type="dxa"/>
            <w:vAlign w:val="center"/>
          </w:tcPr>
          <w:p w14:paraId="42D8F89A" w14:textId="3E18E01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61" w:author="Molly McEvilley" w:date="2023-05-09T14:53:00Z"/>
              </w:rPr>
            </w:pPr>
            <w:del w:id="1262" w:author="Molly McEvilley" w:date="2023-05-09T14:53:00Z">
              <w:r w:rsidDel="00EE2BD3">
                <w:rPr>
                  <w:rFonts w:ascii="Calibri" w:hAnsi="Calibri" w:cs="Calibri"/>
                  <w:color w:val="000000"/>
                </w:rPr>
                <w:delText>(any other)</w:delText>
              </w:r>
              <w:bookmarkStart w:id="1263" w:name="_Toc140489920"/>
              <w:bookmarkEnd w:id="1263"/>
            </w:del>
          </w:p>
        </w:tc>
        <w:tc>
          <w:tcPr>
            <w:tcW w:w="1572" w:type="dxa"/>
            <w:vAlign w:val="center"/>
          </w:tcPr>
          <w:p w14:paraId="18C60EA1" w14:textId="7CEFBCBA"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64" w:author="Molly McEvilley" w:date="2023-05-09T14:53:00Z"/>
              </w:rPr>
            </w:pPr>
            <w:del w:id="1265" w:author="Molly McEvilley" w:date="2023-05-09T14:53:00Z">
              <w:r w:rsidDel="00EE2BD3">
                <w:rPr>
                  <w:rFonts w:ascii="Calibri" w:hAnsi="Calibri" w:cs="Calibri"/>
                  <w:color w:val="000000"/>
                </w:rPr>
                <w:delText>99</w:delText>
              </w:r>
              <w:bookmarkStart w:id="1266" w:name="_Toc140489921"/>
              <w:bookmarkEnd w:id="1266"/>
            </w:del>
          </w:p>
        </w:tc>
        <w:bookmarkStart w:id="1267" w:name="_Toc140489922"/>
        <w:bookmarkEnd w:id="1267"/>
      </w:tr>
    </w:tbl>
    <w:p w14:paraId="6056E1A7" w14:textId="7B11BA8D" w:rsidR="00C3527B" w:rsidRDefault="00C3527B" w:rsidP="0007170F">
      <w:pPr>
        <w:pStyle w:val="Heading2"/>
      </w:pPr>
      <w:bookmarkStart w:id="1268" w:name="_HMIS_Data_Requirements"/>
      <w:bookmarkStart w:id="1269" w:name="_Toc37849749"/>
      <w:bookmarkStart w:id="1270" w:name="_Toc140489923"/>
      <w:bookmarkEnd w:id="1268"/>
      <w:r>
        <w:t>HMIS Client Enrollments</w:t>
      </w:r>
      <w:r w:rsidR="00B054F4">
        <w:t xml:space="preserve"> (</w:t>
      </w:r>
      <w:proofErr w:type="spellStart"/>
      <w:r w:rsidR="00B054F4">
        <w:t>tlsa_Enrollment</w:t>
      </w:r>
      <w:proofErr w:type="spellEnd"/>
      <w:r w:rsidR="00B054F4">
        <w:t>)</w:t>
      </w:r>
      <w:bookmarkEnd w:id="1269"/>
      <w:bookmarkEnd w:id="1270"/>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proofErr w:type="spellStart"/>
            <w:r>
              <w:t>ExitDate</w:t>
            </w:r>
            <w:proofErr w:type="spellEnd"/>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proofErr w:type="spellStart"/>
            <w:r w:rsidRPr="00C032F4">
              <w:t>EnrollmentID</w:t>
            </w:r>
            <w:proofErr w:type="spellEnd"/>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proofErr w:type="spellStart"/>
            <w:r w:rsidRPr="00C032F4">
              <w:lastRenderedPageBreak/>
              <w:t>ProjectID</w:t>
            </w:r>
            <w:proofErr w:type="spellEnd"/>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10B9F996">
        <w:trPr>
          <w:cantSplit/>
          <w:trHeight w:val="216"/>
        </w:trPr>
        <w:tc>
          <w:tcPr>
            <w:tcW w:w="9355" w:type="dxa"/>
          </w:tcPr>
          <w:p w14:paraId="575C29D4" w14:textId="7E5FE0E4" w:rsidR="00C3527B" w:rsidRDefault="00C3527B" w:rsidP="0084349D">
            <w:pPr>
              <w:pStyle w:val="NoSpacing"/>
            </w:pPr>
            <w:proofErr w:type="spellStart"/>
            <w:r>
              <w:t>DomesticViolence</w:t>
            </w:r>
            <w:del w:id="1271" w:author="Genelle Denzin" w:date="2023-07-08T13:40:00Z">
              <w:r w:rsidDel="00C3527B">
                <w:delText>Victim</w:delText>
              </w:r>
            </w:del>
            <w:ins w:id="1272" w:author="Genelle Denzin" w:date="2023-07-08T13:40:00Z">
              <w:r w:rsidR="6B4DC14C">
                <w:t>Survivor</w:t>
              </w:r>
            </w:ins>
            <w:proofErr w:type="spellEnd"/>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proofErr w:type="spellStart"/>
            <w:r w:rsidRPr="00C032F4">
              <w:rPr>
                <w:b/>
                <w:bCs/>
              </w:rPr>
              <w:t>hmis_Services</w:t>
            </w:r>
            <w:proofErr w:type="spellEnd"/>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proofErr w:type="spellStart"/>
            <w:r w:rsidRPr="00C032F4">
              <w:t>EnrollmentID</w:t>
            </w:r>
            <w:proofErr w:type="spellEnd"/>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3A869E86"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r w:rsidR="005A6BF7">
              <w:rPr>
                <w:rFonts w:cstheme="minorHAnsi"/>
                <w:u w:val="single"/>
              </w:rPr>
              <w:t>LookbackDate</w:t>
            </w:r>
            <w:proofErr w:type="spellEnd"/>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proofErr w:type="spellStart"/>
            <w:r w:rsidRPr="10B9F996">
              <w:rPr>
                <w:b/>
                <w:bCs/>
              </w:rPr>
              <w:t>LastBedNight</w:t>
            </w:r>
            <w:proofErr w:type="spellEnd"/>
          </w:p>
        </w:tc>
        <w:tc>
          <w:tcPr>
            <w:tcW w:w="7020" w:type="dxa"/>
          </w:tcPr>
          <w:p w14:paraId="63064C34" w14:textId="4D6F0682"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proofErr w:type="spellStart"/>
      <w:r w:rsidRPr="49FCFE86">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t>Enrollment.</w:t>
      </w:r>
      <w:r w:rsidRPr="49FCFE86">
        <w:rPr>
          <w:i/>
          <w:iCs/>
        </w:rPr>
        <w:t>RelationshipToHoH</w:t>
      </w:r>
      <w:proofErr w:type="spellEnd"/>
      <w:r w:rsidRPr="49FCFE86">
        <w:rPr>
          <w:i/>
          <w:iCs/>
        </w:rPr>
        <w:t xml:space="preserve"> </w:t>
      </w:r>
      <w:r>
        <w:t>in (1,2,3,4,5)</w:t>
      </w:r>
    </w:p>
    <w:p w14:paraId="19D90D34" w14:textId="7AB88EFC" w:rsidR="00C3527B" w:rsidRDefault="00C3527B" w:rsidP="0030608E">
      <w:pPr>
        <w:pStyle w:val="ListParagraph"/>
        <w:numPr>
          <w:ilvl w:val="0"/>
          <w:numId w:val="32"/>
        </w:numPr>
      </w:pPr>
      <w:proofErr w:type="spellStart"/>
      <w:r>
        <w:t>Enrollment.</w:t>
      </w:r>
      <w:r w:rsidRPr="49FCFE86">
        <w:rPr>
          <w:i/>
          <w:iCs/>
        </w:rPr>
        <w:t>EntryDate</w:t>
      </w:r>
      <w:proofErr w:type="spellEnd"/>
      <w:r>
        <w:t xml:space="preserve"> </w:t>
      </w:r>
      <w:r w:rsidR="00CD6954">
        <w:t>&lt;</w:t>
      </w:r>
      <w:r w:rsidR="002A3D6C">
        <w:t>=</w:t>
      </w:r>
      <w:r w:rsidR="00CD6954">
        <w:t xml:space="preserve"> </w:t>
      </w:r>
      <w:proofErr w:type="spellStart"/>
      <w:r w:rsidRPr="49FCFE86">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49FCFE86">
        <w:rPr>
          <w:i/>
          <w:iCs/>
        </w:rPr>
        <w:t>ExitDate</w:t>
      </w:r>
      <w:proofErr w:type="spellEnd"/>
      <w:r>
        <w:t xml:space="preserve"> is </w:t>
      </w:r>
      <w:r w:rsidR="00143E83">
        <w:t>NULL</w:t>
      </w:r>
      <w:r>
        <w:t xml:space="preserve"> or </w:t>
      </w:r>
    </w:p>
    <w:p w14:paraId="3D5B33BF" w14:textId="119DE5AC"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w:t>
      </w:r>
      <w:proofErr w:type="spellStart"/>
      <w:r w:rsidR="005A6BF7">
        <w:rPr>
          <w:u w:val="single"/>
        </w:rPr>
        <w:t>LookbackDate</w:t>
      </w:r>
      <w:proofErr w:type="spellEnd"/>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21D320F0" w:rsidR="00C3527B" w:rsidRPr="00785FFB" w:rsidRDefault="00CD6954" w:rsidP="0030608E">
      <w:pPr>
        <w:pStyle w:val="ListParagraph"/>
        <w:numPr>
          <w:ilvl w:val="1"/>
          <w:numId w:val="32"/>
        </w:numPr>
        <w:rPr>
          <w:u w:val="single"/>
        </w:rPr>
      </w:pPr>
      <w:proofErr w:type="spellStart"/>
      <w:r>
        <w:t>Exit.</w:t>
      </w:r>
      <w:r w:rsidRPr="10B9F996">
        <w:rPr>
          <w:i/>
          <w:iCs/>
        </w:rPr>
        <w:t>ExitDate</w:t>
      </w:r>
      <w:proofErr w:type="spellEnd"/>
      <w:r w:rsidRPr="10B9F996">
        <w:rPr>
          <w:i/>
          <w:iCs/>
        </w:rPr>
        <w:t xml:space="preserve"> </w:t>
      </w:r>
      <w:r>
        <w:t xml:space="preserve">&gt; </w:t>
      </w:r>
      <w:proofErr w:type="spellStart"/>
      <w:ins w:id="1273" w:author="Genelle Denzin" w:date="2023-07-08T13:48:00Z">
        <w:r w:rsidR="6BC3643D">
          <w:t>tlsa_</w:t>
        </w:r>
      </w:ins>
      <w:r>
        <w:t>HHID.</w:t>
      </w:r>
      <w:r w:rsidRPr="10B9F996">
        <w:rPr>
          <w:i/>
          <w:iCs/>
        </w:rPr>
        <w:t>EntryDate</w:t>
      </w:r>
      <w:proofErr w:type="spellEnd"/>
      <w:r w:rsidR="004873DC">
        <w:t xml:space="preserve">. </w:t>
      </w:r>
    </w:p>
    <w:p w14:paraId="077CEF0F" w14:textId="06E3AA55" w:rsidR="002A3D6C" w:rsidRDefault="002A3D6C" w:rsidP="002A3D6C">
      <w:pPr>
        <w:pStyle w:val="ListParagraph"/>
        <w:numPr>
          <w:ilvl w:val="0"/>
          <w:numId w:val="32"/>
        </w:numPr>
      </w:pPr>
      <w:r>
        <w:t xml:space="preserve">If </w:t>
      </w:r>
      <w:proofErr w:type="spellStart"/>
      <w:r>
        <w:t>tlsa_HHID.</w:t>
      </w:r>
      <w:r w:rsidR="00EB6127" w:rsidRPr="49FCFE86">
        <w:rPr>
          <w:b/>
          <w:bCs/>
        </w:rPr>
        <w:t>LSAProjectType</w:t>
      </w:r>
      <w:proofErr w:type="spellEnd"/>
      <w:r w:rsidR="00EB6127">
        <w:t xml:space="preserve"> </w:t>
      </w:r>
      <w:r>
        <w:t xml:space="preserve">= 1, there is at least one </w:t>
      </w:r>
      <w:proofErr w:type="spellStart"/>
      <w:r w:rsidRPr="49FCFE86">
        <w:rPr>
          <w:i/>
          <w:iCs/>
        </w:rPr>
        <w:t>BedNightDate</w:t>
      </w:r>
      <w:proofErr w:type="spellEnd"/>
      <w:r>
        <w:t xml:space="preserve"> </w:t>
      </w:r>
      <w:proofErr w:type="spellStart"/>
      <w:r>
        <w:t>Services.</w:t>
      </w:r>
      <w:r w:rsidRPr="49FCFE86">
        <w:rPr>
          <w:i/>
          <w:iCs/>
        </w:rPr>
        <w:t>RecordType</w:t>
      </w:r>
      <w:proofErr w:type="spellEnd"/>
      <w:r>
        <w:t xml:space="preserve"> = 200) record for the enrollment where </w:t>
      </w:r>
      <w:proofErr w:type="spellStart"/>
      <w:r w:rsidRPr="49FCFE86">
        <w:rPr>
          <w:i/>
          <w:iCs/>
        </w:rPr>
        <w:t>DateProvided</w:t>
      </w:r>
      <w:proofErr w:type="spellEnd"/>
      <w:r w:rsidRPr="49FCFE86">
        <w:rPr>
          <w:i/>
          <w:iCs/>
        </w:rPr>
        <w:t xml:space="preserve"> </w:t>
      </w:r>
      <w:r>
        <w:t>is:</w:t>
      </w:r>
    </w:p>
    <w:p w14:paraId="5EEBCF11" w14:textId="7180B9B8" w:rsidR="002A3D6C" w:rsidRDefault="00161F0B" w:rsidP="002A3D6C">
      <w:pPr>
        <w:pStyle w:val="ListParagraph"/>
        <w:numPr>
          <w:ilvl w:val="1"/>
          <w:numId w:val="32"/>
        </w:numPr>
      </w:pPr>
      <w:r>
        <w:t>Between</w:t>
      </w:r>
      <w:r w:rsidR="002A3D6C" w:rsidRPr="00A6067F">
        <w:t xml:space="preserve"> </w:t>
      </w:r>
      <w:proofErr w:type="spellStart"/>
      <w:r w:rsidR="005A6BF7">
        <w:rPr>
          <w:u w:val="single"/>
        </w:rPr>
        <w:t>LookbackDate</w:t>
      </w:r>
      <w:proofErr w:type="spellEnd"/>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2A4448AE"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lastRenderedPageBreak/>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6C0C5EC2" w:rsidR="00C3527B" w:rsidRDefault="00C3527B" w:rsidP="00C3527B">
      <w:pPr>
        <w:pStyle w:val="NoSpacing"/>
      </w:pPr>
      <w:proofErr w:type="gramStart"/>
      <w:r>
        <w:t>All of</w:t>
      </w:r>
      <w:proofErr w:type="gramEnd"/>
      <w:r>
        <w:t xml:space="preserve"> the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30608E">
      <w:pPr>
        <w:pStyle w:val="ListParagraph"/>
        <w:numPr>
          <w:ilvl w:val="0"/>
          <w:numId w:val="36"/>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30608E">
      <w:pPr>
        <w:pStyle w:val="ListParagraph"/>
        <w:numPr>
          <w:ilvl w:val="0"/>
          <w:numId w:val="36"/>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proofErr w:type="spellStart"/>
      <w:r w:rsidR="00BB219F">
        <w:t>tlsa_HHID.</w:t>
      </w:r>
      <w:r w:rsidR="00BB219F" w:rsidRPr="10B9F996">
        <w:rPr>
          <w:b/>
          <w:bCs/>
        </w:rPr>
        <w:t>LSAProjectType</w:t>
      </w:r>
      <w:proofErr w:type="spellEnd"/>
      <w:r w:rsidR="00BB219F">
        <w:t xml:space="preserve"> = 1</w:t>
      </w:r>
      <w:r>
        <w:t xml:space="preserve">, </w:t>
      </w:r>
      <w:proofErr w:type="spellStart"/>
      <w:r w:rsidR="2705E6F0" w:rsidRPr="10B9F996">
        <w:rPr>
          <w:b/>
          <w:bCs/>
        </w:rPr>
        <w:t>LastBedNight</w:t>
      </w:r>
      <w:proofErr w:type="spellEnd"/>
      <w:r>
        <w:t xml:space="preserve"> refers to the most recent record (</w:t>
      </w:r>
      <w:proofErr w:type="spellStart"/>
      <w:r>
        <w:t>hmis_Services.</w:t>
      </w:r>
      <w:r w:rsidRPr="10B9F996">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59D9DD1" w:rsidR="00770CD2" w:rsidRDefault="00C3527B" w:rsidP="00C3527B">
      <w:pPr>
        <w:pStyle w:val="NoSpacing"/>
      </w:pPr>
      <w:proofErr w:type="gramStart"/>
      <w:r>
        <w:t>All of</w:t>
      </w:r>
      <w:proofErr w:type="gramEnd"/>
      <w:r>
        <w:t xml:space="preserve"> the requirements for </w:t>
      </w:r>
      <w:proofErr w:type="spellStart"/>
      <w:r>
        <w:rPr>
          <w:i/>
          <w:iCs/>
        </w:rPr>
        <w:t>ExitDate</w:t>
      </w:r>
      <w:proofErr w:type="spellEnd"/>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proofErr w:type="spellStart"/>
            <w:r w:rsidRPr="10B9F996">
              <w:rPr>
                <w:i/>
                <w:iCs/>
              </w:rPr>
              <w:t>ExitDate</w:t>
            </w:r>
            <w:proofErr w:type="spellEnd"/>
            <w:r>
              <w:t xml:space="preserve"> &gt; </w:t>
            </w:r>
            <w:proofErr w:type="spellStart"/>
            <w:ins w:id="1274" w:author="Genelle Denzin" w:date="2023-07-08T13:50:00Z">
              <w:r w:rsidR="5FFC7CDF">
                <w:t>tlsa_</w:t>
              </w:r>
            </w:ins>
            <w:r>
              <w:t>HHID.</w:t>
            </w:r>
            <w:r w:rsidRPr="10B9F996">
              <w:rPr>
                <w:b/>
              </w:rPr>
              <w:t>ExitDate</w:t>
            </w:r>
            <w:proofErr w:type="spellEnd"/>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ins w:id="1275" w:author="Genelle Denzin" w:date="2023-07-08T13:50:00Z">
              <w:r>
                <w:t>tlsa_</w:t>
              </w:r>
            </w:ins>
            <w:r w:rsidR="00C3527B">
              <w:t>HHID.</w:t>
            </w:r>
            <w:r w:rsidR="00C3527B" w:rsidRPr="10B9F996">
              <w:rPr>
                <w:b/>
                <w:bCs/>
              </w:rPr>
              <w:t>ExitDate</w:t>
            </w:r>
            <w:proofErr w:type="spellEnd"/>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proofErr w:type="spellStart"/>
            <w:r w:rsidRPr="10B9F996">
              <w:rPr>
                <w:i/>
                <w:iCs/>
              </w:rPr>
              <w:t>ExitDate</w:t>
            </w:r>
            <w:proofErr w:type="spellEnd"/>
            <w:r>
              <w:t xml:space="preserve"> is </w:t>
            </w:r>
            <w:r w:rsidR="00143E83">
              <w:t>NULL</w:t>
            </w:r>
            <w:r>
              <w:t xml:space="preserve"> and </w:t>
            </w:r>
            <w:proofErr w:type="spellStart"/>
            <w:ins w:id="1276" w:author="Genelle Denzin" w:date="2023-07-08T13:50:00Z">
              <w:r w:rsidR="36C8A0D6">
                <w:t>tlsa_</w:t>
              </w:r>
            </w:ins>
            <w:r>
              <w:t>HHID.</w:t>
            </w:r>
            <w:r w:rsidRPr="10B9F996">
              <w:rPr>
                <w:b/>
              </w:rPr>
              <w:t>ExitDate</w:t>
            </w:r>
            <w:proofErr w:type="spellEnd"/>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ins w:id="1277" w:author="Genelle Denzin" w:date="2023-07-08T13:50:00Z">
              <w:r>
                <w:t>tlsa_</w:t>
              </w:r>
            </w:ins>
            <w:r w:rsidR="00C3527B">
              <w:t>HHID.</w:t>
            </w:r>
            <w:r w:rsidR="00C3527B" w:rsidRPr="10B9F996">
              <w:rPr>
                <w:b/>
                <w:bCs/>
              </w:rPr>
              <w:t>ExitDate</w:t>
            </w:r>
            <w:proofErr w:type="spellEnd"/>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23D6B640" w:rsidR="00D3743B" w:rsidRDefault="00D3743B" w:rsidP="00D3743B">
      <w:r>
        <w:t xml:space="preserve">For </w:t>
      </w:r>
      <w:proofErr w:type="gramStart"/>
      <w:r>
        <w:t>night by night</w:t>
      </w:r>
      <w:proofErr w:type="gramEnd"/>
      <w:r>
        <w:t xml:space="preserve"> ES enrollments </w:t>
      </w:r>
      <w:r w:rsidR="00BB219F">
        <w:t>(</w:t>
      </w:r>
      <w:proofErr w:type="spellStart"/>
      <w:r w:rsidR="00BB219F">
        <w:t>tlsa_HHID.</w:t>
      </w:r>
      <w:r w:rsidR="00BB219F" w:rsidRPr="0748C06F">
        <w:rPr>
          <w:b/>
          <w:bCs/>
        </w:rPr>
        <w:t>LSAProjectType</w:t>
      </w:r>
      <w:proofErr w:type="spellEnd"/>
      <w:r w:rsidR="00BB219F">
        <w:t xml:space="preserve"> = </w:t>
      </w:r>
      <w:r w:rsidR="0F3E6061">
        <w:t>1)</w:t>
      </w:r>
      <w:r>
        <w:t xml:space="preserve">, </w:t>
      </w:r>
      <w:proofErr w:type="spellStart"/>
      <w:r w:rsidRPr="0748C06F">
        <w:rPr>
          <w:b/>
          <w:bCs/>
        </w:rPr>
        <w:t>ExitDate</w:t>
      </w:r>
      <w:proofErr w:type="spellEnd"/>
      <w:r>
        <w:t xml:space="preserve"> is set to NULL if:</w:t>
      </w:r>
    </w:p>
    <w:p w14:paraId="60CFDF3E" w14:textId="5EC02F93" w:rsidR="00D3743B" w:rsidRDefault="00D3743B" w:rsidP="00D3743B">
      <w:pPr>
        <w:pStyle w:val="ListParagraph"/>
        <w:numPr>
          <w:ilvl w:val="0"/>
          <w:numId w:val="102"/>
        </w:numPr>
      </w:pPr>
      <w:proofErr w:type="spellStart"/>
      <w:r>
        <w:t>hmis_Enrollment.</w:t>
      </w:r>
      <w:r w:rsidRPr="009F5967">
        <w:rPr>
          <w:i/>
          <w:iCs/>
        </w:rPr>
        <w:t>ExitDate</w:t>
      </w:r>
      <w:proofErr w:type="spellEnd"/>
      <w:r>
        <w:t xml:space="preserve"> is NULL; and</w:t>
      </w:r>
    </w:p>
    <w:p w14:paraId="21B43048" w14:textId="77777777" w:rsidR="00D3743B" w:rsidRDefault="00D3743B" w:rsidP="00D3743B">
      <w:pPr>
        <w:pStyle w:val="ListParagraph"/>
        <w:numPr>
          <w:ilvl w:val="0"/>
          <w:numId w:val="102"/>
        </w:numPr>
      </w:pPr>
      <w:proofErr w:type="spellStart"/>
      <w:r>
        <w:t>tlsa_HHID.</w:t>
      </w:r>
      <w:r w:rsidRPr="009F5967">
        <w:rPr>
          <w:b/>
          <w:bCs/>
        </w:rPr>
        <w:t>ExitDate</w:t>
      </w:r>
      <w:proofErr w:type="spellEnd"/>
      <w:r>
        <w:t xml:space="preserve"> is NULL; and</w:t>
      </w:r>
    </w:p>
    <w:p w14:paraId="18ACFD12" w14:textId="7FB06922" w:rsidR="00D3743B" w:rsidRDefault="00D3743B" w:rsidP="00D3743B">
      <w:pPr>
        <w:pStyle w:val="ListParagraph"/>
        <w:numPr>
          <w:ilvl w:val="0"/>
          <w:numId w:val="102"/>
        </w:numPr>
      </w:pPr>
      <w:r w:rsidRPr="10B9F996">
        <w:rPr>
          <w:b/>
          <w:bCs/>
        </w:rPr>
        <w:t>[</w:t>
      </w:r>
      <w:proofErr w:type="spellStart"/>
      <w:r w:rsidR="2705E6F0" w:rsidRPr="10B9F996">
        <w:rPr>
          <w:b/>
          <w:bCs/>
        </w:rPr>
        <w:t>LastBedNight</w:t>
      </w:r>
      <w:proofErr w:type="spellEnd"/>
      <w:r>
        <w:t xml:space="preserve"> + 90 days] &gt; </w:t>
      </w:r>
      <w:proofErr w:type="spellStart"/>
      <w:r w:rsidRPr="10B9F996">
        <w:rPr>
          <w:u w:val="single"/>
        </w:rPr>
        <w:t>ReportEnd</w:t>
      </w:r>
      <w:proofErr w:type="spellEnd"/>
      <w:r>
        <w:t>.</w:t>
      </w:r>
    </w:p>
    <w:p w14:paraId="3F7556E2" w14:textId="614778B8" w:rsidR="00D3743B" w:rsidRDefault="00D3743B" w:rsidP="00D3743B">
      <w:r>
        <w:t xml:space="preserve">Otherwise, </w:t>
      </w:r>
      <w:proofErr w:type="spellStart"/>
      <w:r w:rsidRPr="10B9F996">
        <w:rPr>
          <w:b/>
          <w:bCs/>
        </w:rPr>
        <w:t>ExitDate</w:t>
      </w:r>
      <w:proofErr w:type="spellEnd"/>
      <w:r>
        <w:t xml:space="preserve"> = [</w:t>
      </w:r>
      <w:proofErr w:type="spellStart"/>
      <w:r w:rsidR="1BF6A15C" w:rsidRPr="10B9F996">
        <w:rPr>
          <w:b/>
          <w:bCs/>
        </w:rPr>
        <w:t>LastBedNight</w:t>
      </w:r>
      <w:proofErr w:type="spellEnd"/>
      <w:r w:rsidRPr="10B9F996">
        <w:rPr>
          <w:i/>
          <w:iCs/>
        </w:rPr>
        <w:t xml:space="preserve"> </w:t>
      </w:r>
      <w:r>
        <w:t>+ 1 day].</w:t>
      </w:r>
    </w:p>
    <w:p w14:paraId="0C68FD51" w14:textId="5E3C6C5A" w:rsidR="00C3527B" w:rsidDel="00B745B9" w:rsidRDefault="00C3527B" w:rsidP="00C3527B">
      <w:pPr>
        <w:pStyle w:val="Heading4"/>
        <w:rPr>
          <w:del w:id="1278" w:author="Molly McEvilley" w:date="2023-07-01T10:17:00Z"/>
        </w:rPr>
      </w:pPr>
      <w:del w:id="1279" w:author="Molly McEvilley" w:date="2023-07-01T10:17:00Z">
        <w:r w:rsidDel="00B745B9">
          <w:lastRenderedPageBreak/>
          <w:delText>DisabilityStatus</w:delText>
        </w:r>
      </w:del>
    </w:p>
    <w:p w14:paraId="32CACFB6" w14:textId="54417DAC" w:rsidR="00C3527B" w:rsidDel="00B745B9" w:rsidRDefault="00C3527B" w:rsidP="00C3527B">
      <w:pPr>
        <w:rPr>
          <w:del w:id="1280" w:author="Molly McEvilley" w:date="2023-07-01T10:17:00Z"/>
        </w:rPr>
      </w:pPr>
      <w:del w:id="1281" w:author="Molly McEvilley" w:date="2023-07-01T10:17:00Z">
        <w:r w:rsidDel="00B745B9">
          <w:delText>Because it is relevant and used repeatedly in subsequent steps</w:delText>
        </w:r>
        <w:r w:rsidR="00E815DD" w:rsidDel="00B745B9">
          <w:delText xml:space="preserve"> both for demographic reporting and for identification of people and households who are part of specific populations of interest (e.g, Households with a Disabled Adult or Head of Household) </w:delText>
        </w:r>
        <w:r w:rsidDel="00B745B9">
          <w:delText>, a preliminary enrollment-level value is included in tlsa_Enrollment</w:delText>
        </w:r>
        <w:r w:rsidR="004873DC" w:rsidDel="00B745B9">
          <w:delText xml:space="preserve">. </w:delText>
        </w:r>
      </w:del>
    </w:p>
    <w:tbl>
      <w:tblPr>
        <w:tblStyle w:val="Style11"/>
        <w:tblW w:w="9445" w:type="dxa"/>
        <w:tblLook w:val="04A0" w:firstRow="1" w:lastRow="0" w:firstColumn="1" w:lastColumn="0" w:noHBand="0" w:noVBand="1"/>
      </w:tblPr>
      <w:tblGrid>
        <w:gridCol w:w="6930"/>
        <w:gridCol w:w="2515"/>
      </w:tblGrid>
      <w:tr w:rsidR="00C3527B" w:rsidDel="00B745B9" w14:paraId="715A8DE5" w14:textId="56FD550C" w:rsidTr="0084349D">
        <w:trPr>
          <w:cnfStyle w:val="100000000000" w:firstRow="1" w:lastRow="0" w:firstColumn="0" w:lastColumn="0" w:oddVBand="0" w:evenVBand="0" w:oddHBand="0" w:evenHBand="0" w:firstRowFirstColumn="0" w:firstRowLastColumn="0" w:lastRowFirstColumn="0" w:lastRowLastColumn="0"/>
          <w:del w:id="1282" w:author="Molly McEvilley" w:date="2023-07-01T10:17:00Z"/>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Del="00B745B9" w:rsidRDefault="00C3527B" w:rsidP="0084349D">
            <w:pPr>
              <w:pStyle w:val="NoSpacing"/>
              <w:rPr>
                <w:del w:id="1283" w:author="Molly McEvilley" w:date="2023-07-01T10:17:00Z"/>
              </w:rPr>
            </w:pPr>
            <w:del w:id="1284" w:author="Molly McEvilley" w:date="2023-07-01T10:17:00Z">
              <w:r w:rsidDel="00B745B9">
                <w:delText>Enrollment DisablingCondition Value</w:delText>
              </w:r>
            </w:del>
          </w:p>
        </w:tc>
        <w:tc>
          <w:tcPr>
            <w:tcW w:w="2515" w:type="dxa"/>
          </w:tcPr>
          <w:p w14:paraId="7B150B2C" w14:textId="11B7E5F3" w:rsidR="00C3527B" w:rsidRPr="002F0D32" w:rsidDel="00B745B9" w:rsidRDefault="00C3527B" w:rsidP="0084349D">
            <w:pPr>
              <w:pStyle w:val="NoSpacing"/>
              <w:cnfStyle w:val="100000000000" w:firstRow="1" w:lastRow="0" w:firstColumn="0" w:lastColumn="0" w:oddVBand="0" w:evenVBand="0" w:oddHBand="0" w:evenHBand="0" w:firstRowFirstColumn="0" w:firstRowLastColumn="0" w:lastRowFirstColumn="0" w:lastRowLastColumn="0"/>
              <w:rPr>
                <w:del w:id="1285" w:author="Molly McEvilley" w:date="2023-07-01T10:17:00Z"/>
              </w:rPr>
            </w:pPr>
            <w:del w:id="1286" w:author="Molly McEvilley" w:date="2023-07-01T10:17:00Z">
              <w:r w:rsidDel="00B745B9">
                <w:delText>DisabilityStatus</w:delText>
              </w:r>
            </w:del>
          </w:p>
        </w:tc>
      </w:tr>
      <w:tr w:rsidR="00C3527B" w:rsidDel="00B745B9" w14:paraId="04F22029" w14:textId="356F8DE6" w:rsidTr="0084349D">
        <w:trPr>
          <w:cnfStyle w:val="000000100000" w:firstRow="0" w:lastRow="0" w:firstColumn="0" w:lastColumn="0" w:oddVBand="0" w:evenVBand="0" w:oddHBand="1" w:evenHBand="0" w:firstRowFirstColumn="0" w:firstRowLastColumn="0" w:lastRowFirstColumn="0" w:lastRowLastColumn="0"/>
          <w:del w:id="1287" w:author="Molly McEvilley" w:date="2023-07-01T10:17:00Z"/>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Del="00B745B9" w:rsidRDefault="00C3527B" w:rsidP="0084349D">
            <w:pPr>
              <w:pStyle w:val="NoSpacing"/>
              <w:rPr>
                <w:del w:id="1288" w:author="Molly McEvilley" w:date="2023-07-01T10:17:00Z"/>
              </w:rPr>
            </w:pPr>
            <w:del w:id="1289" w:author="Molly McEvilley" w:date="2023-07-01T10:17:00Z">
              <w:r w:rsidDel="00B745B9">
                <w:delText xml:space="preserve">0 </w:delText>
              </w:r>
            </w:del>
          </w:p>
        </w:tc>
        <w:tc>
          <w:tcPr>
            <w:tcW w:w="2515" w:type="dxa"/>
          </w:tcPr>
          <w:p w14:paraId="0A4B4711" w14:textId="0D37EC43" w:rsidR="00C3527B" w:rsidRPr="008705FF" w:rsidDel="00B745B9" w:rsidRDefault="00C3527B" w:rsidP="0084349D">
            <w:pPr>
              <w:pStyle w:val="NoSpacing"/>
              <w:cnfStyle w:val="000000100000" w:firstRow="0" w:lastRow="0" w:firstColumn="0" w:lastColumn="0" w:oddVBand="0" w:evenVBand="0" w:oddHBand="1" w:evenHBand="0" w:firstRowFirstColumn="0" w:firstRowLastColumn="0" w:lastRowFirstColumn="0" w:lastRowLastColumn="0"/>
              <w:rPr>
                <w:del w:id="1290" w:author="Molly McEvilley" w:date="2023-07-01T10:17:00Z"/>
              </w:rPr>
            </w:pPr>
            <w:del w:id="1291" w:author="Molly McEvilley" w:date="2023-07-01T10:17:00Z">
              <w:r w:rsidDel="00B745B9">
                <w:delText>0</w:delText>
              </w:r>
            </w:del>
          </w:p>
        </w:tc>
      </w:tr>
      <w:tr w:rsidR="00C3527B" w:rsidDel="00B745B9" w14:paraId="556CD30E" w14:textId="5B214DEB" w:rsidTr="0084349D">
        <w:trPr>
          <w:cnfStyle w:val="000000010000" w:firstRow="0" w:lastRow="0" w:firstColumn="0" w:lastColumn="0" w:oddVBand="0" w:evenVBand="0" w:oddHBand="0" w:evenHBand="1" w:firstRowFirstColumn="0" w:firstRowLastColumn="0" w:lastRowFirstColumn="0" w:lastRowLastColumn="0"/>
          <w:del w:id="1292" w:author="Molly McEvilley" w:date="2023-07-01T10:17:00Z"/>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Del="00B745B9" w:rsidRDefault="00C3527B" w:rsidP="0084349D">
            <w:pPr>
              <w:pStyle w:val="NoSpacing"/>
              <w:rPr>
                <w:del w:id="1293" w:author="Molly McEvilley" w:date="2023-07-01T10:17:00Z"/>
              </w:rPr>
            </w:pPr>
            <w:del w:id="1294" w:author="Molly McEvilley" w:date="2023-07-01T10:17:00Z">
              <w:r w:rsidDel="00B745B9">
                <w:delText>1</w:delText>
              </w:r>
            </w:del>
          </w:p>
        </w:tc>
        <w:tc>
          <w:tcPr>
            <w:tcW w:w="2515" w:type="dxa"/>
          </w:tcPr>
          <w:p w14:paraId="4045EB9E" w14:textId="455B5038" w:rsidR="00C3527B" w:rsidDel="00B745B9" w:rsidRDefault="00C3527B" w:rsidP="0084349D">
            <w:pPr>
              <w:pStyle w:val="NoSpacing"/>
              <w:cnfStyle w:val="000000010000" w:firstRow="0" w:lastRow="0" w:firstColumn="0" w:lastColumn="0" w:oddVBand="0" w:evenVBand="0" w:oddHBand="0" w:evenHBand="1" w:firstRowFirstColumn="0" w:firstRowLastColumn="0" w:lastRowFirstColumn="0" w:lastRowLastColumn="0"/>
              <w:rPr>
                <w:del w:id="1295" w:author="Molly McEvilley" w:date="2023-07-01T10:17:00Z"/>
              </w:rPr>
            </w:pPr>
            <w:del w:id="1296" w:author="Molly McEvilley" w:date="2023-07-01T10:17:00Z">
              <w:r w:rsidDel="00B745B9">
                <w:delText>1</w:delText>
              </w:r>
            </w:del>
          </w:p>
        </w:tc>
      </w:tr>
      <w:tr w:rsidR="00C3527B" w:rsidDel="00B745B9" w14:paraId="69242EE2" w14:textId="42D784A9" w:rsidTr="0084349D">
        <w:trPr>
          <w:cnfStyle w:val="000000100000" w:firstRow="0" w:lastRow="0" w:firstColumn="0" w:lastColumn="0" w:oddVBand="0" w:evenVBand="0" w:oddHBand="1" w:evenHBand="0" w:firstRowFirstColumn="0" w:firstRowLastColumn="0" w:lastRowFirstColumn="0" w:lastRowLastColumn="0"/>
          <w:del w:id="1297" w:author="Molly McEvilley" w:date="2023-07-01T10:17:00Z"/>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Del="00B745B9" w:rsidRDefault="00C3527B" w:rsidP="0084349D">
            <w:pPr>
              <w:pStyle w:val="NoSpacing"/>
              <w:rPr>
                <w:del w:id="1298" w:author="Molly McEvilley" w:date="2023-07-01T10:17:00Z"/>
              </w:rPr>
            </w:pPr>
            <w:del w:id="1299" w:author="Molly McEvilley" w:date="2023-07-01T10:17:00Z">
              <w:r w:rsidDel="00B745B9">
                <w:delText>(any other)</w:delText>
              </w:r>
            </w:del>
          </w:p>
        </w:tc>
        <w:tc>
          <w:tcPr>
            <w:tcW w:w="2515" w:type="dxa"/>
          </w:tcPr>
          <w:p w14:paraId="006977C3" w14:textId="5980F22D" w:rsidR="00C3527B" w:rsidDel="00B745B9" w:rsidRDefault="00143E83" w:rsidP="0084349D">
            <w:pPr>
              <w:pStyle w:val="NoSpacing"/>
              <w:cnfStyle w:val="000000100000" w:firstRow="0" w:lastRow="0" w:firstColumn="0" w:lastColumn="0" w:oddVBand="0" w:evenVBand="0" w:oddHBand="1" w:evenHBand="0" w:firstRowFirstColumn="0" w:firstRowLastColumn="0" w:lastRowFirstColumn="0" w:lastRowLastColumn="0"/>
              <w:rPr>
                <w:del w:id="1300" w:author="Molly McEvilley" w:date="2023-07-01T10:17:00Z"/>
              </w:rPr>
            </w:pPr>
            <w:del w:id="1301" w:author="Molly McEvilley" w:date="2023-07-01T10:17:00Z">
              <w:r w:rsidDel="00B745B9">
                <w:delText>NULL</w:delText>
              </w:r>
            </w:del>
          </w:p>
        </w:tc>
      </w:tr>
    </w:tbl>
    <w:p w14:paraId="2C27730A" w14:textId="77777777" w:rsidR="00C3527B" w:rsidRPr="006A3016" w:rsidRDefault="00C3527B" w:rsidP="00C3527B">
      <w:pPr>
        <w:pStyle w:val="Heading4"/>
      </w:pPr>
      <w:proofErr w:type="spellStart"/>
      <w:r>
        <w:t>DVStatus</w:t>
      </w:r>
      <w:proofErr w:type="spellEnd"/>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ins w:id="1302" w:author="Genelle Denzin" w:date="2023-07-07T19:46:00Z">
        <w:r w:rsidR="53C5A9D4">
          <w:t>),</w:t>
        </w:r>
      </w:ins>
      <w:r>
        <w:t xml:space="preserve"> a preliminary enrollment-level value is included in </w:t>
      </w:r>
      <w:proofErr w:type="spellStart"/>
      <w:r>
        <w:t>tlsa_Enrollment</w:t>
      </w:r>
      <w:proofErr w:type="spellEnd"/>
      <w:r w:rsidR="004873DC">
        <w:t xml:space="preserve">. </w:t>
      </w:r>
    </w:p>
    <w:p w14:paraId="2F19AF66" w14:textId="0E37A4F9" w:rsidR="0009759C" w:rsidRDefault="00C3527B" w:rsidP="00C3527B">
      <w:r>
        <w:t xml:space="preserve">It is the minimum </w:t>
      </w:r>
      <w:proofErr w:type="spellStart"/>
      <w:r>
        <w:t>DVStatus</w:t>
      </w:r>
      <w:proofErr w:type="spellEnd"/>
      <w:r>
        <w:t xml:space="preserve"> value in the table below based on </w:t>
      </w:r>
      <w:proofErr w:type="spellStart"/>
      <w:r w:rsidRPr="10B9F996">
        <w:rPr>
          <w:i/>
          <w:iCs/>
        </w:rPr>
        <w:t>DomesticViolence</w:t>
      </w:r>
      <w:del w:id="1303" w:author="Genelle Denzin" w:date="2023-07-08T13:41:00Z">
        <w:r w:rsidRPr="10B9F996" w:rsidDel="00C3527B">
          <w:rPr>
            <w:i/>
            <w:iCs/>
          </w:rPr>
          <w:delText>Victim</w:delText>
        </w:r>
      </w:del>
      <w:ins w:id="1304" w:author="Genelle Denzin" w:date="2023-07-08T13:41:00Z">
        <w:r w:rsidR="0C7F80D6" w:rsidRPr="10B9F996">
          <w:rPr>
            <w:i/>
            <w:iCs/>
          </w:rPr>
          <w:t>Survivor</w:t>
        </w:r>
      </w:ins>
      <w:proofErr w:type="spellEnd"/>
      <w:r>
        <w:t xml:space="preserve"> and </w:t>
      </w:r>
      <w:proofErr w:type="spellStart"/>
      <w:r w:rsidRPr="10B9F996">
        <w:rPr>
          <w:i/>
          <w:iCs/>
        </w:rPr>
        <w:t>CurrentlyFleeing</w:t>
      </w:r>
      <w:proofErr w:type="spellEnd"/>
      <w:r>
        <w:t xml:space="preserve"> values for any record associated with the enrollment and dated</w:t>
      </w:r>
      <w:r w:rsidR="004A3DAA">
        <w:t>:</w:t>
      </w:r>
    </w:p>
    <w:p w14:paraId="00750DD2" w14:textId="7261B78F" w:rsidR="00C3527B" w:rsidRDefault="0009759C" w:rsidP="0030608E">
      <w:pPr>
        <w:pStyle w:val="ListParagraph"/>
        <w:numPr>
          <w:ilvl w:val="0"/>
          <w:numId w:val="55"/>
        </w:numPr>
      </w:pPr>
      <w:r>
        <w:t xml:space="preserve">On or before </w:t>
      </w:r>
      <w:proofErr w:type="spellStart"/>
      <w:r w:rsidR="00C3527B" w:rsidRPr="000743E4">
        <w:rPr>
          <w:u w:val="single"/>
        </w:rPr>
        <w:t>ReportEnd</w:t>
      </w:r>
      <w:proofErr w:type="spellEnd"/>
      <w:r w:rsidR="002B1B8B">
        <w:t>;</w:t>
      </w:r>
      <w:r>
        <w:t xml:space="preserve"> and</w:t>
      </w:r>
    </w:p>
    <w:p w14:paraId="3611A1A0" w14:textId="2D6C7C80" w:rsidR="00B7732E" w:rsidRDefault="00B7732E" w:rsidP="0030608E">
      <w:pPr>
        <w:pStyle w:val="ListParagraph"/>
        <w:numPr>
          <w:ilvl w:val="0"/>
          <w:numId w:val="55"/>
        </w:numPr>
      </w:pPr>
      <w:r>
        <w:t xml:space="preserve">On or after </w:t>
      </w:r>
      <w:proofErr w:type="spellStart"/>
      <w:r w:rsidR="00183840">
        <w:t>tlsa</w:t>
      </w:r>
      <w:r w:rsidR="008168FF">
        <w:t>_Enrollment.</w:t>
      </w:r>
      <w:r w:rsidR="008168FF" w:rsidRPr="00190224">
        <w:rPr>
          <w:b/>
          <w:bCs/>
        </w:rPr>
        <w:t>EntryDate</w:t>
      </w:r>
      <w:proofErr w:type="spellEnd"/>
      <w:r w:rsidR="008168FF">
        <w:rPr>
          <w:i/>
          <w:iCs/>
        </w:rPr>
        <w:t xml:space="preserve">; </w:t>
      </w:r>
      <w:r w:rsidR="008168FF">
        <w:t>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926"/>
        <w:gridCol w:w="2328"/>
        <w:gridCol w:w="2206"/>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684E2367" w:rsidR="00C3527B" w:rsidRDefault="00C3527B" w:rsidP="0084349D">
            <w:pPr>
              <w:pStyle w:val="NoSpacing"/>
            </w:pPr>
            <w:proofErr w:type="spellStart"/>
            <w:r>
              <w:t>DomesticViolence</w:t>
            </w:r>
            <w:del w:id="1305" w:author="Genelle Denzin" w:date="2023-07-08T13:41:00Z">
              <w:r w:rsidDel="00C3527B">
                <w:delText>Victim</w:delText>
              </w:r>
            </w:del>
            <w:ins w:id="1306" w:author="Genelle Denzin" w:date="2023-07-08T13:41:00Z">
              <w:r w:rsidR="61DD28F4" w:rsidRPr="10B9F996">
                <w:rPr>
                  <w:i/>
                  <w:iCs/>
                </w:rPr>
                <w:t>Survivor</w:t>
              </w:r>
            </w:ins>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307" w:name="_Toc31197113"/>
      <w:bookmarkStart w:id="1308" w:name="_Toc31197114"/>
      <w:bookmarkStart w:id="1309" w:name="_Toc31197115"/>
      <w:bookmarkStart w:id="1310" w:name="_Toc31197116"/>
      <w:bookmarkStart w:id="1311" w:name="_Toc31197117"/>
      <w:bookmarkStart w:id="1312" w:name="_Toc31197118"/>
      <w:bookmarkStart w:id="1313" w:name="_Toc29188000"/>
      <w:bookmarkStart w:id="1314" w:name="_Toc31197119"/>
      <w:bookmarkStart w:id="1315" w:name="_Enrollment_Ages_(tlsa_Enrollment)"/>
      <w:bookmarkStart w:id="1316" w:name="_Toc37849750"/>
      <w:bookmarkStart w:id="1317" w:name="_Toc140489924"/>
      <w:bookmarkStart w:id="1318" w:name="_Toc499543982"/>
      <w:bookmarkEnd w:id="1307"/>
      <w:bookmarkEnd w:id="1308"/>
      <w:bookmarkEnd w:id="1309"/>
      <w:bookmarkEnd w:id="1310"/>
      <w:bookmarkEnd w:id="1311"/>
      <w:bookmarkEnd w:id="1312"/>
      <w:bookmarkEnd w:id="1313"/>
      <w:bookmarkEnd w:id="1314"/>
      <w:bookmarkEnd w:id="1315"/>
      <w:r>
        <w:t>Enrollment Ages</w:t>
      </w:r>
      <w:r w:rsidR="00E14928">
        <w:t xml:space="preserve"> (</w:t>
      </w:r>
      <w:proofErr w:type="spellStart"/>
      <w:r w:rsidR="00E14928">
        <w:t>tlsa_Enrollment</w:t>
      </w:r>
      <w:proofErr w:type="spellEnd"/>
      <w:r w:rsidR="00E14928">
        <w:t>)</w:t>
      </w:r>
      <w:bookmarkEnd w:id="1316"/>
      <w:bookmarkEnd w:id="1317"/>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49FCFE86">
        <w:rPr>
          <w:i/>
          <w:iCs/>
        </w:rPr>
        <w:t>DOBDataQuality</w:t>
      </w:r>
      <w:proofErr w:type="spellEnd"/>
      <w:r>
        <w:t xml:space="preserve"> is anything other than ‘Full DOB reported’ (1) or ‘Approximate or partial DOB reported’ (2</w:t>
      </w:r>
      <w:proofErr w:type="gramStart"/>
      <w:r>
        <w:t>);</w:t>
      </w:r>
      <w:proofErr w:type="gramEnd"/>
    </w:p>
    <w:p w14:paraId="0208E658" w14:textId="77777777" w:rsidR="00E14928" w:rsidRPr="00A6067F" w:rsidRDefault="00E14928" w:rsidP="00E14928">
      <w:pPr>
        <w:pStyle w:val="ListParagraph"/>
      </w:pPr>
      <w:r w:rsidRPr="49FCFE86">
        <w:rPr>
          <w:i/>
          <w:iCs/>
        </w:rPr>
        <w:t>DOB</w:t>
      </w:r>
      <w:r>
        <w:t xml:space="preserve"> is missing or set to a system </w:t>
      </w:r>
      <w:proofErr w:type="gramStart"/>
      <w:r>
        <w:t>default;</w:t>
      </w:r>
      <w:proofErr w:type="gramEnd"/>
      <w:r>
        <w:t xml:space="preserve"> </w:t>
      </w:r>
    </w:p>
    <w:p w14:paraId="2A797A70" w14:textId="77777777" w:rsidR="00E14928" w:rsidRPr="00A6067F" w:rsidRDefault="00E14928" w:rsidP="00E14928">
      <w:pPr>
        <w:pStyle w:val="ListParagraph"/>
      </w:pPr>
      <w:r>
        <w:t xml:space="preserve">The calculation would result in an age over 105 years </w:t>
      </w:r>
      <w:proofErr w:type="gramStart"/>
      <w:r>
        <w:t>old;</w:t>
      </w:r>
      <w:proofErr w:type="gramEnd"/>
      <w:r>
        <w:t xml:space="preserve"> </w:t>
      </w:r>
    </w:p>
    <w:p w14:paraId="115AE493" w14:textId="77777777" w:rsidR="00E14928" w:rsidRPr="00A6067F" w:rsidRDefault="00E14928" w:rsidP="00E14928">
      <w:pPr>
        <w:pStyle w:val="ListParagraph"/>
      </w:pPr>
      <w:r w:rsidRPr="49FCFE86">
        <w:rPr>
          <w:i/>
          <w:iCs/>
        </w:rPr>
        <w:t>DOB</w:t>
      </w:r>
      <w:r>
        <w:t xml:space="preserve"> is later than </w:t>
      </w:r>
      <w:proofErr w:type="spellStart"/>
      <w:r w:rsidRPr="49FCFE86">
        <w:rPr>
          <w:i/>
          <w:iCs/>
        </w:rPr>
        <w:t>EntryDate</w:t>
      </w:r>
      <w:proofErr w:type="spellEnd"/>
      <w:r w:rsidRPr="49FCFE86">
        <w:rPr>
          <w:i/>
          <w:iCs/>
        </w:rPr>
        <w:t xml:space="preserve"> </w:t>
      </w:r>
      <w:r>
        <w:t>for the enrollment; or</w:t>
      </w:r>
    </w:p>
    <w:p w14:paraId="66FF8343" w14:textId="77777777" w:rsidR="00E14928" w:rsidRPr="006F51AA" w:rsidRDefault="00E14928" w:rsidP="00E14928">
      <w:pPr>
        <w:pStyle w:val="ListParagraph"/>
      </w:pPr>
      <w:proofErr w:type="spellStart"/>
      <w:r w:rsidRPr="49FCFE86">
        <w:rPr>
          <w:i/>
          <w:iCs/>
        </w:rPr>
        <w:t>RelationshipToHoH</w:t>
      </w:r>
      <w:proofErr w:type="spellEnd"/>
      <w:r w:rsidRPr="49FCFE86">
        <w:rPr>
          <w:i/>
          <w:iCs/>
        </w:rPr>
        <w:t xml:space="preserve"> </w:t>
      </w:r>
      <w:r>
        <w:t xml:space="preserve">= 1 and </w:t>
      </w:r>
      <w:r w:rsidRPr="49FCFE86">
        <w:rPr>
          <w:i/>
          <w:iCs/>
        </w:rPr>
        <w:t>DOB</w:t>
      </w:r>
      <w:r>
        <w:t xml:space="preserve"> = </w:t>
      </w:r>
      <w:proofErr w:type="spellStart"/>
      <w:r w:rsidRPr="49FCFE86">
        <w:rPr>
          <w:i/>
          <w:iCs/>
        </w:rPr>
        <w:t>EntryDate</w:t>
      </w:r>
      <w:proofErr w:type="spellEnd"/>
      <w:r w:rsidRPr="49FCFE86">
        <w:rPr>
          <w:i/>
          <w:iCs/>
        </w:rPr>
        <w:t xml:space="preserv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655744B5" w:rsidR="00E14928" w:rsidRPr="006472A5" w:rsidRDefault="00E14928" w:rsidP="0084349D">
            <w:pPr>
              <w:pStyle w:val="NoSpacing"/>
            </w:pPr>
            <w:del w:id="1319" w:author="Molly McEvilley" w:date="2023-06-20T13:39:00Z">
              <w:r w:rsidRPr="006472A5" w:rsidDel="00F940B6">
                <w:delText>Client doesn't know/refused</w:delText>
              </w:r>
            </w:del>
            <w:ins w:id="1320" w:author="Molly McEvilley" w:date="2023-06-20T13:39:00Z">
              <w:r w:rsidR="00F940B6">
                <w:t>Data not provided</w:t>
              </w:r>
            </w:ins>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lastRenderedPageBreak/>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lastRenderedPageBreak/>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321" w:name="_Household_Types_(tlsa_HHID)"/>
      <w:bookmarkStart w:id="1322" w:name="_Toc37849751"/>
      <w:bookmarkStart w:id="1323" w:name="_Toc140489925"/>
      <w:bookmarkEnd w:id="1321"/>
      <w:r>
        <w:t>Household Types</w:t>
      </w:r>
      <w:r w:rsidR="00E14928">
        <w:t xml:space="preserve"> (</w:t>
      </w:r>
      <w:proofErr w:type="spellStart"/>
      <w:r w:rsidR="00E14928">
        <w:t>tlsa_HHID</w:t>
      </w:r>
      <w:proofErr w:type="spellEnd"/>
      <w:r w:rsidR="00E14928">
        <w:t>)</w:t>
      </w:r>
      <w:bookmarkEnd w:id="1322"/>
      <w:bookmarkEnd w:id="132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 xml:space="preserve">If </w:t>
      </w:r>
      <w:proofErr w:type="spellStart"/>
      <w:r>
        <w:t>tlsa_HHID.</w:t>
      </w:r>
      <w:r w:rsidRPr="10B9F996">
        <w:rPr>
          <w:b/>
          <w:bCs/>
        </w:rPr>
        <w:t>EntryDate</w:t>
      </w:r>
      <w:proofErr w:type="spellEnd"/>
      <w:r>
        <w:t xml:space="preserve"> is &gt;= </w:t>
      </w:r>
      <w:proofErr w:type="spellStart"/>
      <w:r w:rsidR="00870694" w:rsidRPr="10B9F996">
        <w:rPr>
          <w:b/>
          <w:bCs/>
        </w:rPr>
        <w:t>CohortStart</w:t>
      </w:r>
      <w:proofErr w:type="spellEnd"/>
      <w:r>
        <w:t xml:space="preserve"> or </w:t>
      </w:r>
      <w:commentRangeStart w:id="1324"/>
      <w:commentRangeStart w:id="1325"/>
      <w:proofErr w:type="spellStart"/>
      <w:r>
        <w:t>tlsa_HHID.</w:t>
      </w:r>
      <w:r w:rsidRPr="10B9F996">
        <w:rPr>
          <w:b/>
          <w:bCs/>
        </w:rPr>
        <w:t>ExitDate</w:t>
      </w:r>
      <w:proofErr w:type="spellEnd"/>
      <w:r>
        <w:t xml:space="preserve"> &lt; </w:t>
      </w:r>
      <w:proofErr w:type="spellStart"/>
      <w:r w:rsidR="00400E4D" w:rsidRPr="10B9F996">
        <w:rPr>
          <w:b/>
          <w:bCs/>
        </w:rPr>
        <w:t>CohortStart</w:t>
      </w:r>
      <w:commentRangeEnd w:id="1324"/>
      <w:proofErr w:type="spellEnd"/>
      <w:r>
        <w:rPr>
          <w:rStyle w:val="CommentReference"/>
        </w:rPr>
        <w:commentReference w:id="1324"/>
      </w:r>
      <w:commentRangeEnd w:id="1325"/>
      <w:r w:rsidR="00C0793A">
        <w:rPr>
          <w:rStyle w:val="CommentReference"/>
        </w:rPr>
        <w:commentReference w:id="1325"/>
      </w:r>
      <w:r>
        <w:t xml:space="preserve">, </w:t>
      </w:r>
      <w:proofErr w:type="gramStart"/>
      <w:r w:rsidR="00400E4D" w:rsidRPr="10B9F996">
        <w:rPr>
          <w:b/>
          <w:bCs/>
        </w:rPr>
        <w:t>Exit(</w:t>
      </w:r>
      <w:proofErr w:type="gramEnd"/>
      <w:r w:rsidR="00400E4D" w:rsidRPr="10B9F996">
        <w:rPr>
          <w:b/>
          <w:bCs/>
        </w:rPr>
        <w:t>1 or 2)</w:t>
      </w:r>
      <w:proofErr w:type="spellStart"/>
      <w:r w:rsidRPr="10B9F996">
        <w:rPr>
          <w:b/>
          <w:bCs/>
        </w:rPr>
        <w:t>HHType</w:t>
      </w:r>
      <w:proofErr w:type="spellEnd"/>
      <w:r>
        <w:t xml:space="preserve"> = </w:t>
      </w:r>
      <w:proofErr w:type="spellStart"/>
      <w:r w:rsidRPr="10B9F996">
        <w:rPr>
          <w:b/>
          <w:bCs/>
        </w:rPr>
        <w:t>EntryHHType</w:t>
      </w:r>
      <w:proofErr w:type="spellEnd"/>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326" w:name="_Toc37849752"/>
      <w:bookmarkStart w:id="1327" w:name="_Toc140489926"/>
      <w:r>
        <w:lastRenderedPageBreak/>
        <w:t xml:space="preserve">HMIS Business Logic: </w:t>
      </w:r>
      <w:bookmarkStart w:id="1328" w:name="_HDX_2.0_HMIS"/>
      <w:bookmarkStart w:id="1329" w:name="_LSAReport.csv"/>
      <w:bookmarkStart w:id="1330" w:name="_LSAPerson.csv"/>
      <w:bookmarkStart w:id="1331" w:name="_LSAExit.csv"/>
      <w:bookmarkStart w:id="1332" w:name="_HMIS_Business_Logic"/>
      <w:bookmarkEnd w:id="1318"/>
      <w:bookmarkEnd w:id="1328"/>
      <w:bookmarkEnd w:id="1329"/>
      <w:bookmarkEnd w:id="1330"/>
      <w:bookmarkEnd w:id="1331"/>
      <w:bookmarkEnd w:id="1332"/>
      <w:r w:rsidR="000365D7">
        <w:t>Project Descriptor Data for Export</w:t>
      </w:r>
      <w:bookmarkEnd w:id="1326"/>
      <w:bookmarkEnd w:id="1327"/>
    </w:p>
    <w:p w14:paraId="4C881045" w14:textId="11FF6F60" w:rsidR="004A469A" w:rsidRDefault="004A469A" w:rsidP="0088191A">
      <w:pPr>
        <w:pStyle w:val="Heading2"/>
      </w:pPr>
      <w:bookmarkStart w:id="1333" w:name="_Report_Metadata_for"/>
      <w:bookmarkStart w:id="1334" w:name="_Get_Relevant_Project"/>
      <w:bookmarkStart w:id="1335" w:name="_Get_Relevant_Project_1"/>
      <w:bookmarkStart w:id="1336" w:name="_Get_Project.csv_Records"/>
      <w:bookmarkStart w:id="1337" w:name="_Toc510893840"/>
      <w:bookmarkStart w:id="1338" w:name="_Toc37849753"/>
      <w:bookmarkStart w:id="1339" w:name="_Toc140489927"/>
      <w:bookmarkEnd w:id="1333"/>
      <w:bookmarkEnd w:id="1334"/>
      <w:bookmarkEnd w:id="1335"/>
      <w:bookmarkEnd w:id="1336"/>
      <w:r w:rsidRPr="006C26B8">
        <w:t>Get Project</w:t>
      </w:r>
      <w:r w:rsidR="00487413">
        <w:t>.csv</w:t>
      </w:r>
      <w:r w:rsidRPr="006C26B8">
        <w:t xml:space="preserve"> Records / </w:t>
      </w:r>
      <w:proofErr w:type="spellStart"/>
      <w:r w:rsidRPr="006C26B8">
        <w:t>lsa_</w:t>
      </w:r>
      <w:proofErr w:type="gramStart"/>
      <w:r w:rsidRPr="006C26B8">
        <w:t>Project</w:t>
      </w:r>
      <w:bookmarkEnd w:id="1337"/>
      <w:bookmarkEnd w:id="1338"/>
      <w:bookmarkEnd w:id="1339"/>
      <w:proofErr w:type="spellEnd"/>
      <w:proofErr w:type="gram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proofErr w:type="spellStart"/>
            <w:r>
              <w:t>ProjectID</w:t>
            </w:r>
            <w:proofErr w:type="spellEnd"/>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proofErr w:type="spellStart"/>
            <w:r>
              <w:t>OrganizationID</w:t>
            </w:r>
            <w:proofErr w:type="spellEnd"/>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proofErr w:type="spellStart"/>
            <w:r>
              <w:t>ProjectName</w:t>
            </w:r>
            <w:proofErr w:type="spellEnd"/>
          </w:p>
        </w:tc>
        <w:tc>
          <w:tcPr>
            <w:tcW w:w="6460" w:type="dxa"/>
            <w:shd w:val="clear" w:color="auto" w:fill="auto"/>
          </w:tcPr>
          <w:p w14:paraId="6E9D2773" w14:textId="6C8836F5"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del w:id="1340" w:author="Molly McEvilley" w:date="2023-06-27T08:32:00Z">
              <w:r w:rsidR="00D81F80" w:rsidDel="00705FCB">
                <w:delText>100</w:delText>
              </w:r>
              <w:r w:rsidR="00D81F80" w:rsidRPr="006F51AA" w:rsidDel="00705FCB">
                <w:delText xml:space="preserve"> </w:delText>
              </w:r>
            </w:del>
            <w:ins w:id="1341" w:author="Molly McEvilley" w:date="2023-06-27T08:32:00Z">
              <w:r w:rsidR="00705FCB">
                <w:t>200</w:t>
              </w:r>
              <w:r w:rsidR="00705FCB" w:rsidRPr="006F51AA">
                <w:t xml:space="preserve"> </w:t>
              </w:r>
            </w:ins>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proofErr w:type="spellStart"/>
            <w:r>
              <w:t>ProjectCommonName</w:t>
            </w:r>
            <w:proofErr w:type="spellEnd"/>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proofErr w:type="spellStart"/>
            <w:r>
              <w:t>OperatingStartDate</w:t>
            </w:r>
            <w:proofErr w:type="spellEnd"/>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proofErr w:type="spellStart"/>
            <w:r>
              <w:t>OperatingEndDate</w:t>
            </w:r>
            <w:proofErr w:type="spellEnd"/>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r w:rsidR="005A6BF7">
              <w:rPr>
                <w:rFonts w:cstheme="minorHAnsi"/>
                <w:u w:val="single"/>
              </w:rPr>
              <w:t>LookbackDate</w:t>
            </w:r>
            <w:proofErr w:type="spellEnd"/>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proofErr w:type="spellStart"/>
            <w:r>
              <w:t>ContinuumProject</w:t>
            </w:r>
            <w:proofErr w:type="spellEnd"/>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proofErr w:type="spellStart"/>
            <w:r>
              <w:t>ProjectType</w:t>
            </w:r>
            <w:proofErr w:type="spellEnd"/>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ins w:id="1342" w:author="Genelle Denzin" w:date="2023-07-08T14:56:00Z">
              <w:r w:rsidR="7ED22C97">
                <w:t>0,</w:t>
              </w:r>
            </w:ins>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460" w:type="dxa"/>
            <w:shd w:val="clear" w:color="auto" w:fill="auto"/>
          </w:tcPr>
          <w:p w14:paraId="2E19FBE6" w14:textId="1C993C28"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ins w:id="1343" w:author="Molly McEvilley" w:date="2023-06-27T08:31:00Z"/>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rPr>
                <w:ins w:id="1344" w:author="Molly McEvilley" w:date="2023-06-27T08:31:00Z"/>
              </w:rPr>
            </w:pPr>
            <w:proofErr w:type="spellStart"/>
            <w:ins w:id="1345" w:author="Molly McEvilley" w:date="2023-06-27T08:31:00Z">
              <w:r>
                <w:t>RRHSubType</w:t>
              </w:r>
              <w:proofErr w:type="spellEnd"/>
            </w:ins>
          </w:p>
        </w:tc>
        <w:tc>
          <w:tcPr>
            <w:tcW w:w="6460" w:type="dxa"/>
          </w:tcPr>
          <w:p w14:paraId="604C59F5" w14:textId="7532661F"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rPr>
                <w:ins w:id="1346" w:author="Molly McEvilley" w:date="2023-06-27T08:31:00Z"/>
              </w:rPr>
            </w:pPr>
            <w:ins w:id="1347" w:author="Molly McEvilley" w:date="2023-06-27T13:30:00Z">
              <w:r>
                <w:t xml:space="preserve">Must be NULL unless </w:t>
              </w:r>
              <w:proofErr w:type="spellStart"/>
              <w:r>
                <w:t>ProjectType</w:t>
              </w:r>
              <w:proofErr w:type="spellEnd"/>
              <w:r>
                <w:t xml:space="preserve"> = 13; if not NULL, must be in (1,2)</w:t>
              </w:r>
            </w:ins>
          </w:p>
        </w:tc>
      </w:tr>
      <w:tr w:rsidR="006042B0" w14:paraId="4C401B2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460" w:type="dxa"/>
          </w:tcPr>
          <w:p w14:paraId="3458C310" w14:textId="031261AA"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ins w:id="1348" w:author="Molly McEvilley" w:date="2023-06-27T13:30:00Z">
              <w:r w:rsidR="00D20702">
                <w:t xml:space="preserve"> unless </w:t>
              </w:r>
              <w:proofErr w:type="spellStart"/>
              <w:r w:rsidR="00D20702">
                <w:t>RRHSubType</w:t>
              </w:r>
              <w:proofErr w:type="spellEnd"/>
              <w:r w:rsidR="00D20702">
                <w:t xml:space="preserve"> = 1</w:t>
              </w:r>
            </w:ins>
            <w:ins w:id="1349" w:author="Molly McEvilley" w:date="2023-06-27T13:31:00Z">
              <w:r w:rsidR="004A53E7">
                <w:t xml:space="preserve">; if not NULL, </w:t>
              </w:r>
            </w:ins>
            <w:ins w:id="1350" w:author="Genelle Denzin" w:date="2023-07-07T19:33:00Z">
              <w:r w:rsidR="0085D324">
                <w:t>must</w:t>
              </w:r>
            </w:ins>
            <w:ins w:id="1351" w:author="Molly McEvilley" w:date="2023-06-27T13:31:00Z">
              <w:r w:rsidR="004A53E7">
                <w:t xml:space="preserve"> be in (0,1)</w:t>
              </w:r>
            </w:ins>
          </w:p>
        </w:tc>
      </w:tr>
      <w:tr w:rsidR="00707BD2" w:rsidRPr="009C3437" w:rsidDel="00B11B9C" w14:paraId="0C5C197F" w14:textId="3D0C8BCB" w:rsidTr="00F009DD">
        <w:trPr>
          <w:cnfStyle w:val="000000010000" w:firstRow="0" w:lastRow="0" w:firstColumn="0" w:lastColumn="0" w:oddVBand="0" w:evenVBand="0" w:oddHBand="0" w:evenHBand="1" w:firstRowFirstColumn="0" w:firstRowLastColumn="0" w:lastRowFirstColumn="0" w:lastRowLastColumn="0"/>
          <w:trHeight w:val="300"/>
          <w:del w:id="1352" w:author="Molly McEvilley" w:date="2023-05-09T14:59:00Z"/>
        </w:trPr>
        <w:tc>
          <w:tcPr>
            <w:cnfStyle w:val="001000000000" w:firstRow="0" w:lastRow="0" w:firstColumn="1" w:lastColumn="0" w:oddVBand="0" w:evenVBand="0" w:oddHBand="0" w:evenHBand="0" w:firstRowFirstColumn="0" w:firstRowLastColumn="0" w:lastRowFirstColumn="0" w:lastRowLastColumn="0"/>
            <w:tcW w:w="2805" w:type="dxa"/>
          </w:tcPr>
          <w:p w14:paraId="06F97270" w14:textId="5DACCA29" w:rsidR="00707BD2" w:rsidDel="00B11B9C" w:rsidRDefault="00707BD2" w:rsidP="00707BD2">
            <w:pPr>
              <w:pStyle w:val="NoSpacing"/>
              <w:rPr>
                <w:del w:id="1353" w:author="Molly McEvilley" w:date="2023-05-09T14:59:00Z"/>
              </w:rPr>
            </w:pPr>
            <w:del w:id="1354" w:author="Molly McEvilley" w:date="2023-05-09T14:59:00Z">
              <w:r w:rsidDel="00B11B9C">
                <w:delText>TrackingMethod</w:delText>
              </w:r>
            </w:del>
          </w:p>
        </w:tc>
        <w:tc>
          <w:tcPr>
            <w:tcW w:w="6460" w:type="dxa"/>
          </w:tcPr>
          <w:p w14:paraId="677051CE" w14:textId="77F8F25E" w:rsidR="00707BD2" w:rsidRPr="00445256"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55" w:author="Molly McEvilley" w:date="2023-05-09T14:59:00Z"/>
              </w:rPr>
            </w:pPr>
            <w:del w:id="1356" w:author="Molly McEvilley" w:date="2023-05-09T14:59:00Z">
              <w:r w:rsidRPr="00445256" w:rsidDel="00B11B9C">
                <w:delText xml:space="preserve">If </w:delText>
              </w:r>
              <w:r w:rsidRPr="00445256" w:rsidDel="00B11B9C">
                <w:rPr>
                  <w:b/>
                  <w:bCs/>
                </w:rPr>
                <w:delText>ProjectType</w:delText>
              </w:r>
              <w:r w:rsidRPr="00445256" w:rsidDel="00B11B9C">
                <w:delText xml:space="preserve"> = 1, value must be 0 or 3;</w:delText>
              </w:r>
            </w:del>
          </w:p>
          <w:p w14:paraId="621CF7D2" w14:textId="5154CB6A" w:rsidR="00707BD2" w:rsidRPr="009C3437"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57" w:author="Molly McEvilley" w:date="2023-05-09T14:59:00Z"/>
              </w:rPr>
            </w:pPr>
            <w:del w:id="1358" w:author="Molly McEvilley" w:date="2023-05-09T14:59:00Z">
              <w:r w:rsidRPr="00445256" w:rsidDel="00B11B9C">
                <w:delText xml:space="preserve">If </w:delText>
              </w:r>
              <w:r w:rsidRPr="00445256" w:rsidDel="00B11B9C">
                <w:rPr>
                  <w:b/>
                  <w:bCs/>
                </w:rPr>
                <w:delText>ProjectType</w:delText>
              </w:r>
              <w:r w:rsidRPr="00445256" w:rsidDel="00B11B9C">
                <w:delText xml:space="preserve"> &lt;&gt; 1, must be </w:delText>
              </w:r>
              <w:r w:rsidR="00143E83" w:rsidDel="00B11B9C">
                <w:delText>NULL</w:delText>
              </w:r>
            </w:del>
          </w:p>
        </w:tc>
      </w:tr>
      <w:tr w:rsidR="00707BD2" w:rsidDel="00705FCB" w14:paraId="0024E46E" w14:textId="118997BD" w:rsidTr="00F009DD">
        <w:trPr>
          <w:cnfStyle w:val="000000100000" w:firstRow="0" w:lastRow="0" w:firstColumn="0" w:lastColumn="0" w:oddVBand="0" w:evenVBand="0" w:oddHBand="1" w:evenHBand="0" w:firstRowFirstColumn="0" w:firstRowLastColumn="0" w:lastRowFirstColumn="0" w:lastRowLastColumn="0"/>
          <w:trHeight w:val="300"/>
          <w:del w:id="1359" w:author="Molly McEvilley" w:date="2023-06-27T08:32:00Z"/>
        </w:trPr>
        <w:tc>
          <w:tcPr>
            <w:cnfStyle w:val="001000000000" w:firstRow="0" w:lastRow="0" w:firstColumn="1" w:lastColumn="0" w:oddVBand="0" w:evenVBand="0" w:oddHBand="0" w:evenHBand="0" w:firstRowFirstColumn="0" w:firstRowLastColumn="0" w:lastRowFirstColumn="0" w:lastRowLastColumn="0"/>
            <w:tcW w:w="2805" w:type="dxa"/>
          </w:tcPr>
          <w:p w14:paraId="03CD78BF" w14:textId="7AF380E4" w:rsidR="00707BD2" w:rsidDel="00705FCB" w:rsidRDefault="00707BD2" w:rsidP="00707BD2">
            <w:pPr>
              <w:pStyle w:val="NoSpacing"/>
              <w:rPr>
                <w:del w:id="1360" w:author="Molly McEvilley" w:date="2023-06-27T08:32:00Z"/>
              </w:rPr>
            </w:pPr>
            <w:del w:id="1361" w:author="Molly McEvilley" w:date="2023-06-27T08:32:00Z">
              <w:r w:rsidDel="00705FCB">
                <w:delText>HMISParticipatingProject</w:delText>
              </w:r>
            </w:del>
          </w:p>
        </w:tc>
        <w:tc>
          <w:tcPr>
            <w:tcW w:w="6460" w:type="dxa"/>
          </w:tcPr>
          <w:p w14:paraId="1DFFF9F5" w14:textId="4B1F799F" w:rsidR="00707BD2" w:rsidRPr="004D559D" w:rsidDel="00705FCB" w:rsidRDefault="00996DA4" w:rsidP="00707BD2">
            <w:pPr>
              <w:pStyle w:val="NoSpacing"/>
              <w:cnfStyle w:val="000000100000" w:firstRow="0" w:lastRow="0" w:firstColumn="0" w:lastColumn="0" w:oddVBand="0" w:evenVBand="0" w:oddHBand="1" w:evenHBand="0" w:firstRowFirstColumn="0" w:firstRowLastColumn="0" w:lastRowFirstColumn="0" w:lastRowLastColumn="0"/>
              <w:rPr>
                <w:del w:id="1362" w:author="Molly McEvilley" w:date="2023-06-27T08:32:00Z"/>
              </w:rPr>
            </w:pPr>
            <w:del w:id="1363" w:author="Molly McEvilley" w:date="2023-06-27T08:32:00Z">
              <w:r w:rsidRPr="004D559D" w:rsidDel="00705FCB">
                <w:delText>(See HMIS CSV documentation)</w:delText>
              </w:r>
            </w:del>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proofErr w:type="spellStart"/>
            <w:r w:rsidRPr="00837AD8">
              <w:t>TargetPopulation</w:t>
            </w:r>
            <w:proofErr w:type="spellEnd"/>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364" w:name="_Toc499543985"/>
      </w:tr>
      <w:tr w:rsidR="00D81F80" w14:paraId="0D71F98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460" w:type="dxa"/>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proofErr w:type="spellStart"/>
            <w:r w:rsidRPr="003F2FD5">
              <w:t>PITCount</w:t>
            </w:r>
            <w:proofErr w:type="spellEnd"/>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DE2DCAF" w14:textId="77777777" w:rsidR="00707BD2" w:rsidRDefault="00707BD2" w:rsidP="00707BD2">
            <w:pPr>
              <w:pStyle w:val="NoSpacing"/>
            </w:pPr>
            <w:proofErr w:type="spellStart"/>
            <w:r>
              <w:t>DateCreated</w:t>
            </w:r>
            <w:proofErr w:type="spellEnd"/>
          </w:p>
        </w:tc>
        <w:tc>
          <w:tcPr>
            <w:tcW w:w="6460" w:type="dxa"/>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proofErr w:type="spellStart"/>
            <w:r>
              <w:lastRenderedPageBreak/>
              <w:t>DateUpdated</w:t>
            </w:r>
            <w:proofErr w:type="spellEnd"/>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1B9444C" w14:textId="77777777" w:rsidR="006C7A47" w:rsidRDefault="006C7A47" w:rsidP="0030339F">
            <w:pPr>
              <w:pStyle w:val="NoSpacing"/>
            </w:pPr>
            <w:proofErr w:type="spellStart"/>
            <w:r>
              <w:t>UserID</w:t>
            </w:r>
            <w:proofErr w:type="spellEnd"/>
          </w:p>
        </w:tc>
        <w:tc>
          <w:tcPr>
            <w:tcW w:w="6460" w:type="dxa"/>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proofErr w:type="spellStart"/>
            <w:r w:rsidRPr="004A469A">
              <w:t>DateDeleted</w:t>
            </w:r>
            <w:proofErr w:type="spellEnd"/>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63077245" w14:textId="77777777" w:rsidR="00707BD2" w:rsidRDefault="00707BD2" w:rsidP="00707BD2">
            <w:pPr>
              <w:pStyle w:val="NoSpacing"/>
            </w:pPr>
            <w:proofErr w:type="spellStart"/>
            <w:r>
              <w:t>ExportID</w:t>
            </w:r>
            <w:proofErr w:type="spellEnd"/>
          </w:p>
        </w:tc>
        <w:tc>
          <w:tcPr>
            <w:tcW w:w="6460"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0DBF5A4C"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r w:rsidR="005A6BF7">
        <w:rPr>
          <w:u w:val="single"/>
        </w:rPr>
        <w:t>LookbackDate</w:t>
      </w:r>
      <w:proofErr w:type="spellEnd"/>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1ABD3C0B" w14:textId="70197373" w:rsidR="00B02C0D" w:rsidRDefault="00226539" w:rsidP="00B02C0D">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w:t>
      </w:r>
      <w:ins w:id="1365" w:author="Molly McEvilley" w:date="2023-06-27T13:23:00Z">
        <w:r w:rsidR="00DE32C3">
          <w:t xml:space="preserve">0 or </w:t>
        </w:r>
      </w:ins>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3E9DEFB8" w:rsidR="0098513A" w:rsidRDefault="0098513A" w:rsidP="0098513A">
      <w:pPr>
        <w:spacing w:after="0"/>
      </w:pPr>
      <w:r>
        <w:t>All project records that meet the criteria above should be included</w:t>
      </w:r>
      <w:del w:id="1366" w:author="Molly McEvilley" w:date="2023-06-27T13:23:00Z">
        <w:r w:rsidDel="00DE32C3">
          <w:delText>, including projects that do not participate in HMIS</w:delText>
        </w:r>
      </w:del>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00F7E0FE"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r w:rsidR="005A6BF7">
        <w:rPr>
          <w:u w:val="single"/>
        </w:rPr>
        <w:t>LookbackDate</w:t>
      </w:r>
      <w:proofErr w:type="spellEnd"/>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w:t>
      </w:r>
      <w:ins w:id="1367" w:author="Molly McEvilley" w:date="2023-06-27T13:23:00Z">
        <w:r w:rsidR="00CF5282">
          <w:t xml:space="preserve">0 or </w:t>
        </w:r>
      </w:ins>
      <w:r w:rsidRPr="00F36BA3">
        <w:t xml:space="preserve">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368" w:name="_Toc29188011"/>
      <w:bookmarkStart w:id="1369" w:name="_Toc29188013"/>
      <w:bookmarkStart w:id="1370" w:name="_Get_Organization.csv_Records"/>
      <w:bookmarkStart w:id="1371" w:name="_Toc37849754"/>
      <w:bookmarkStart w:id="1372" w:name="_Toc140489928"/>
      <w:bookmarkEnd w:id="1368"/>
      <w:bookmarkEnd w:id="1369"/>
      <w:bookmarkEnd w:id="1370"/>
      <w:r>
        <w:t xml:space="preserve">Get </w:t>
      </w:r>
      <w:r w:rsidR="004A469A">
        <w:t xml:space="preserve">Organization.csv Records / </w:t>
      </w:r>
      <w:proofErr w:type="spellStart"/>
      <w:r w:rsidR="004A469A">
        <w:t>lsa_</w:t>
      </w:r>
      <w:proofErr w:type="gramStart"/>
      <w:r w:rsidR="004A469A">
        <w:t>Organization</w:t>
      </w:r>
      <w:bookmarkEnd w:id="1371"/>
      <w:bookmarkEnd w:id="1372"/>
      <w:proofErr w:type="spellEnd"/>
      <w:proofErr w:type="gram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1632137D"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del w:id="1373" w:author="Genelle Denzin" w:date="2023-07-09T11:27:00Z">
              <w:r w:rsidDel="00487413">
                <w:delText>50</w:delText>
              </w:r>
            </w:del>
            <w:ins w:id="1374" w:author="Genelle Denzin" w:date="2023-07-09T11:27:00Z">
              <w:r w:rsidR="64D7ABA6">
                <w:t>200</w:t>
              </w:r>
            </w:ins>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375" w:name="_Get_Funder.csv_Records"/>
      <w:bookmarkStart w:id="1376" w:name="_Toc510893841"/>
      <w:bookmarkStart w:id="1377" w:name="_Toc37849755"/>
      <w:bookmarkStart w:id="1378" w:name="_Toc140489929"/>
      <w:bookmarkEnd w:id="1375"/>
      <w:r w:rsidRPr="006C26B8">
        <w:t xml:space="preserve">Get Funder.csv Records / </w:t>
      </w:r>
      <w:proofErr w:type="spellStart"/>
      <w:r w:rsidRPr="006C26B8">
        <w:t>lsa_</w:t>
      </w:r>
      <w:proofErr w:type="gramStart"/>
      <w:r w:rsidRPr="006C26B8">
        <w:t>Funder</w:t>
      </w:r>
      <w:bookmarkEnd w:id="1376"/>
      <w:bookmarkEnd w:id="1377"/>
      <w:bookmarkEnd w:id="1378"/>
      <w:proofErr w:type="spellEnd"/>
      <w:proofErr w:type="gram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1379" w:name="_Hlk78889503"/>
      <w:r>
        <w:t xml:space="preserve">There must be at least one </w:t>
      </w:r>
      <w:r w:rsidR="00DB07B5">
        <w:t xml:space="preserve">Funder record for </w:t>
      </w:r>
      <w:r w:rsidR="00A00B52">
        <w:t xml:space="preserve">every </w:t>
      </w:r>
      <w:proofErr w:type="spellStart"/>
      <w:r w:rsidR="00A00B52" w:rsidRPr="0060237C">
        <w:rPr>
          <w:b/>
        </w:rPr>
        <w:t>ProjectID</w:t>
      </w:r>
      <w:proofErr w:type="spellEnd"/>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proofErr w:type="spellStart"/>
      <w:r w:rsidR="00EE55AC" w:rsidRPr="00793A81">
        <w:rPr>
          <w:u w:val="single"/>
        </w:rPr>
        <w:t>ReportStart</w:t>
      </w:r>
      <w:proofErr w:type="spellEnd"/>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49FCFE86">
        <w:rPr>
          <w:i/>
          <w:iCs/>
        </w:rPr>
        <w:t>EndDate</w:t>
      </w:r>
      <w:proofErr w:type="spellEnd"/>
      <w:r>
        <w:t xml:space="preserve"> is </w:t>
      </w:r>
      <w:r w:rsidR="00143E83">
        <w:t>NULL</w:t>
      </w:r>
      <w:r>
        <w:t xml:space="preserve"> or </w:t>
      </w:r>
      <w:r w:rsidR="002D2109">
        <w:t>(</w:t>
      </w:r>
      <w:proofErr w:type="spellStart"/>
      <w:r w:rsidR="00381E03" w:rsidRPr="49FCFE86">
        <w:rPr>
          <w:i/>
          <w:iCs/>
        </w:rPr>
        <w:t>EndDate</w:t>
      </w:r>
      <w:proofErr w:type="spellEnd"/>
      <w:r w:rsidR="00381E03">
        <w:t xml:space="preserve"> </w:t>
      </w:r>
      <w:r>
        <w:t xml:space="preserve">&gt;= </w:t>
      </w:r>
      <w:proofErr w:type="spellStart"/>
      <w:r w:rsidRPr="49FCFE86">
        <w:rPr>
          <w:u w:val="single"/>
        </w:rPr>
        <w:t>ReportStart</w:t>
      </w:r>
      <w:proofErr w:type="spellEnd"/>
      <w:r>
        <w:t xml:space="preserve"> </w:t>
      </w:r>
      <w:r w:rsidR="0052427C">
        <w:t xml:space="preserve">and </w:t>
      </w:r>
      <w:proofErr w:type="spellStart"/>
      <w:r w:rsidR="0052427C" w:rsidRPr="49FCFE86">
        <w:rPr>
          <w:i/>
          <w:iCs/>
        </w:rPr>
        <w:t>EndDate</w:t>
      </w:r>
      <w:proofErr w:type="spellEnd"/>
      <w:r w:rsidR="0052427C">
        <w:t xml:space="preserve"> &gt; </w:t>
      </w:r>
      <w:r w:rsidR="0052427C" w:rsidRPr="49FCFE86">
        <w:rPr>
          <w:i/>
          <w:iCs/>
        </w:rPr>
        <w:t>StartDate</w:t>
      </w:r>
      <w:r w:rsidR="0052427C">
        <w:t>)</w:t>
      </w:r>
    </w:p>
    <w:bookmarkEnd w:id="1379"/>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380" w:name="_Toc510893842"/>
    </w:p>
    <w:p w14:paraId="629DE690" w14:textId="0044626A" w:rsidR="007945B2" w:rsidRDefault="007945B2" w:rsidP="0088191A">
      <w:pPr>
        <w:pStyle w:val="Heading2"/>
      </w:pPr>
      <w:bookmarkStart w:id="1381" w:name="_Get_Inventory.csv_Records"/>
      <w:bookmarkStart w:id="1382" w:name="_Get_ProjectCoC_.csv"/>
      <w:bookmarkStart w:id="1383" w:name="_Toc37849756"/>
      <w:bookmarkStart w:id="1384" w:name="_Toc140489930"/>
      <w:bookmarkEnd w:id="1381"/>
      <w:bookmarkEnd w:id="1382"/>
      <w:r>
        <w:t xml:space="preserve">Get ProjectCoC.csv Records / </w:t>
      </w:r>
      <w:proofErr w:type="spellStart"/>
      <w:r>
        <w:t>lsa_</w:t>
      </w:r>
      <w:proofErr w:type="gramStart"/>
      <w:r>
        <w:t>ProjectCoC</w:t>
      </w:r>
      <w:bookmarkEnd w:id="1383"/>
      <w:bookmarkEnd w:id="1384"/>
      <w:proofErr w:type="spellEnd"/>
      <w:proofErr w:type="gram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46D9CEC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del w:id="1385" w:author="Genelle Denzin" w:date="2023-07-09T11:45:00Z">
              <w:r w:rsidDel="1C9861EE">
                <w:delText>-</w:delText>
              </w:r>
            </w:del>
            <w:ins w:id="1386" w:author="Genelle Denzin" w:date="2023-07-09T11:45:00Z">
              <w:r w:rsidR="5D27A295">
                <w:t xml:space="preserve"> </w:t>
              </w:r>
            </w:ins>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3E80AF8D"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del w:id="1387" w:author="Genelle Denzin" w:date="2023-07-09T11:45:00Z">
              <w:r w:rsidDel="1C9861EE">
                <w:delText>-</w:delText>
              </w:r>
            </w:del>
            <w:ins w:id="1388" w:author="Genelle Denzin" w:date="2023-07-09T11:45:00Z">
              <w:r w:rsidR="423AD29B">
                <w:t xml:space="preserve"> </w:t>
              </w:r>
            </w:ins>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389" w:name="_Get_Inventory.csv_Records_1"/>
      <w:bookmarkStart w:id="1390" w:name="_Toc37849757"/>
      <w:bookmarkStart w:id="1391" w:name="_Toc140489931"/>
      <w:bookmarkEnd w:id="1389"/>
      <w:r w:rsidRPr="006C26B8">
        <w:t xml:space="preserve">Get Inventory.csv Records / </w:t>
      </w:r>
      <w:proofErr w:type="spellStart"/>
      <w:r w:rsidRPr="006C26B8">
        <w:t>lsa_</w:t>
      </w:r>
      <w:proofErr w:type="gramStart"/>
      <w:r w:rsidRPr="006C26B8">
        <w:t>Inventory</w:t>
      </w:r>
      <w:bookmarkEnd w:id="1380"/>
      <w:bookmarkEnd w:id="1390"/>
      <w:bookmarkEnd w:id="1391"/>
      <w:proofErr w:type="spellEnd"/>
      <w:proofErr w:type="gram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E8572C3"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del w:id="1392" w:author="Genelle Denzin" w:date="2023-07-09T11:48:00Z">
              <w:r w:rsidDel="32865CCE">
                <w:delText>=</w:delText>
              </w:r>
            </w:del>
            <w:ins w:id="1393" w:author="Genelle Denzin" w:date="2023-07-09T11:48:00Z">
              <w:r w:rsidR="5044A14B">
                <w:t>in</w:t>
              </w:r>
            </w:ins>
            <w:r w:rsidR="32865CCE">
              <w:t xml:space="preserve"> </w:t>
            </w:r>
            <w:ins w:id="1394" w:author="Genelle Denzin" w:date="2023-07-09T11:48:00Z">
              <w:r w:rsidR="5538A0EB">
                <w:t>(0,</w:t>
              </w:r>
            </w:ins>
            <w:r w:rsidR="32865CCE">
              <w:t>1</w:t>
            </w:r>
            <w:ins w:id="1395" w:author="Genelle Denzin" w:date="2023-07-09T11:48:00Z">
              <w:r w:rsidR="673C030A">
                <w:t>)</w:t>
              </w:r>
            </w:ins>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1047202D"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del w:id="1396" w:author="Genelle Denzin" w:date="2023-07-09T11:49:00Z">
              <w:r w:rsidDel="32865CCE">
                <w:delText>= 1</w:delText>
              </w:r>
            </w:del>
            <w:ins w:id="1397" w:author="Genelle Denzin" w:date="2023-07-09T11:49:00Z">
              <w:r w:rsidR="1829FC53">
                <w:t>in (0,1)</w:t>
              </w:r>
            </w:ins>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1F74F76" w14:textId="77777777" w:rsidR="00AE3224" w:rsidRDefault="00D1733A" w:rsidP="00800C8C">
      <w:pPr>
        <w:rPr>
          <w:ins w:id="1398" w:author="Molly McEvilley" w:date="2023-06-27T10:11:00Z"/>
        </w:rPr>
      </w:pPr>
      <w:r>
        <w:t xml:space="preserve">There must be at least one </w:t>
      </w:r>
      <w:r w:rsidR="00E922D2">
        <w:t xml:space="preserve">Inventory record for </w:t>
      </w:r>
      <w:r w:rsidR="00800C8C">
        <w:t xml:space="preserve">every </w:t>
      </w:r>
      <w:proofErr w:type="spellStart"/>
      <w:r w:rsidR="00800C8C">
        <w:rPr>
          <w:i/>
        </w:rPr>
        <w:t>ProjectID</w:t>
      </w:r>
      <w:proofErr w:type="spellEnd"/>
      <w:r w:rsidR="00800C8C">
        <w:t xml:space="preserve"> included in Project.csv</w:t>
      </w:r>
      <w:r w:rsidR="00793A81" w:rsidRPr="00793A81">
        <w:t xml:space="preserve"> </w:t>
      </w:r>
      <w:r w:rsidR="00793A81">
        <w:t>where</w:t>
      </w:r>
      <w:ins w:id="1399" w:author="Molly McEvilley" w:date="2023-06-27T10:11:00Z">
        <w:r w:rsidR="00AE3224">
          <w:t>:</w:t>
        </w:r>
      </w:ins>
    </w:p>
    <w:p w14:paraId="6E63543D" w14:textId="77777777" w:rsidR="00AE3224" w:rsidRDefault="00793A81" w:rsidP="00AE3224">
      <w:pPr>
        <w:pStyle w:val="ListParagraph"/>
        <w:numPr>
          <w:ilvl w:val="0"/>
          <w:numId w:val="129"/>
        </w:numPr>
        <w:rPr>
          <w:ins w:id="1400" w:author="Molly McEvilley" w:date="2023-06-27T10:11:00Z"/>
        </w:rPr>
      </w:pPr>
      <w:del w:id="1401" w:author="Molly McEvilley" w:date="2023-06-27T10:11:00Z">
        <w:r w:rsidDel="00AE3224">
          <w:delText xml:space="preserve"> </w:delText>
        </w:r>
      </w:del>
      <w:proofErr w:type="spellStart"/>
      <w:r>
        <w:t>Project.</w:t>
      </w:r>
      <w:r w:rsidRPr="00AE3224">
        <w:rPr>
          <w:b/>
          <w:bCs/>
        </w:rPr>
        <w:t>OperatingEndDate</w:t>
      </w:r>
      <w:proofErr w:type="spellEnd"/>
      <w:r>
        <w:t xml:space="preserve"> &gt;= </w:t>
      </w:r>
      <w:proofErr w:type="spellStart"/>
      <w:r w:rsidRPr="00AE3224">
        <w:rPr>
          <w:u w:val="single"/>
        </w:rPr>
        <w:t>ReportStart</w:t>
      </w:r>
      <w:proofErr w:type="spellEnd"/>
      <w:r>
        <w:t xml:space="preserve"> or </w:t>
      </w:r>
      <w:proofErr w:type="spellStart"/>
      <w:r>
        <w:t>Project.</w:t>
      </w:r>
      <w:r w:rsidRPr="00AE3224">
        <w:rPr>
          <w:b/>
          <w:bCs/>
        </w:rPr>
        <w:t>OperatingEndDate</w:t>
      </w:r>
      <w:proofErr w:type="spellEnd"/>
      <w:r>
        <w:t xml:space="preserve"> is </w:t>
      </w:r>
      <w:proofErr w:type="gramStart"/>
      <w:r>
        <w:t>NULL</w:t>
      </w:r>
      <w:ins w:id="1402" w:author="Molly McEvilley" w:date="2023-06-27T10:11:00Z">
        <w:r w:rsidR="00AE3224">
          <w:t>;</w:t>
        </w:r>
        <w:proofErr w:type="gramEnd"/>
        <w:r w:rsidR="00AE3224">
          <w:t xml:space="preserve"> </w:t>
        </w:r>
      </w:ins>
    </w:p>
    <w:p w14:paraId="484619D5" w14:textId="556D1A37" w:rsidR="00941F75" w:rsidRDefault="00AE3224" w:rsidP="00AE3224">
      <w:pPr>
        <w:pStyle w:val="ListParagraph"/>
        <w:numPr>
          <w:ilvl w:val="0"/>
          <w:numId w:val="129"/>
        </w:numPr>
        <w:rPr>
          <w:ins w:id="1403" w:author="Molly McEvilley" w:date="2023-06-27T10:12:00Z"/>
        </w:rPr>
      </w:pPr>
      <w:proofErr w:type="spellStart"/>
      <w:ins w:id="1404" w:author="Molly McEvilley" w:date="2023-06-27T10:12:00Z">
        <w:r>
          <w:t>Project.</w:t>
        </w:r>
        <w:r w:rsidRPr="00277F30">
          <w:rPr>
            <w:b/>
            <w:bCs/>
          </w:rPr>
          <w:t>ProjectType</w:t>
        </w:r>
        <w:proofErr w:type="spellEnd"/>
        <w:r>
          <w:t xml:space="preserve"> &lt;&gt; 13 or </w:t>
        </w:r>
        <w:proofErr w:type="spellStart"/>
        <w:r>
          <w:t>Project.</w:t>
        </w:r>
        <w:r w:rsidRPr="00277F30">
          <w:rPr>
            <w:b/>
            <w:bCs/>
          </w:rPr>
          <w:t>RRHSubtype</w:t>
        </w:r>
        <w:proofErr w:type="spellEnd"/>
        <w:r>
          <w:t xml:space="preserve"> </w:t>
        </w:r>
        <w:r w:rsidR="00941F75">
          <w:t xml:space="preserve">= </w:t>
        </w:r>
        <w:proofErr w:type="gramStart"/>
        <w:r w:rsidR="00941F75">
          <w:t>2</w:t>
        </w:r>
      </w:ins>
      <w:ins w:id="1405" w:author="Molly McEvilley" w:date="2023-06-27T10:13:00Z">
        <w:r w:rsidR="00941F75">
          <w:t>;</w:t>
        </w:r>
      </w:ins>
      <w:proofErr w:type="gramEnd"/>
    </w:p>
    <w:p w14:paraId="03BA17B5" w14:textId="527FF640" w:rsidR="00800C8C" w:rsidDel="00941F75" w:rsidRDefault="00941F75" w:rsidP="00F009DD">
      <w:pPr>
        <w:pStyle w:val="ListParagraph"/>
        <w:numPr>
          <w:ilvl w:val="0"/>
          <w:numId w:val="129"/>
        </w:numPr>
        <w:rPr>
          <w:del w:id="1406" w:author="Molly McEvilley" w:date="2023-06-27T10:12:00Z"/>
        </w:rPr>
      </w:pPr>
      <w:proofErr w:type="spellStart"/>
      <w:ins w:id="1407" w:author="Molly McEvilley" w:date="2023-06-27T10:13:00Z">
        <w:r>
          <w:t>Inventory.</w:t>
        </w:r>
      </w:ins>
      <w:del w:id="1408" w:author="Molly McEvilley" w:date="2023-06-27T10:12:00Z">
        <w:r w:rsidDel="00941F75">
          <w:delText>. Export all records where:</w:delText>
        </w:r>
      </w:del>
    </w:p>
    <w:p w14:paraId="152C404A" w14:textId="49B58E70" w:rsidR="00BB096C" w:rsidRDefault="00BB096C" w:rsidP="00672757">
      <w:pPr>
        <w:pStyle w:val="ListParagraph"/>
        <w:numPr>
          <w:ilvl w:val="0"/>
          <w:numId w:val="4"/>
        </w:numPr>
        <w:spacing w:before="0" w:after="0" w:line="240" w:lineRule="auto"/>
      </w:pPr>
      <w:r>
        <w:rPr>
          <w:i/>
        </w:rPr>
        <w:t>CoCCode</w:t>
      </w:r>
      <w:proofErr w:type="spellEnd"/>
      <w:r>
        <w:rPr>
          <w:i/>
        </w:rPr>
        <w:t xml:space="preserve"> = </w:t>
      </w:r>
      <w:proofErr w:type="spellStart"/>
      <w:r w:rsidRPr="00A6584A">
        <w:rPr>
          <w:u w:val="single"/>
        </w:rPr>
        <w:t>ReportCoC</w:t>
      </w:r>
      <w:proofErr w:type="spellEnd"/>
      <w:ins w:id="1409" w:author="Molly McEvilley" w:date="2023-06-27T10:13:00Z">
        <w:r w:rsidR="00941F75">
          <w:t>; and</w:t>
        </w:r>
      </w:ins>
      <w:del w:id="1410" w:author="Molly McEvilley" w:date="2023-06-27T10:13:00Z">
        <w:r w:rsidDel="00941F75">
          <w:delText xml:space="preserve"> </w:delText>
        </w:r>
      </w:del>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rPr>
          <w:ins w:id="1411" w:author="Molly McEvilley" w:date="2023-06-27T08:18:00Z"/>
        </w:rPr>
      </w:pPr>
      <w:bookmarkStart w:id="1412" w:name="_Toc29188023"/>
      <w:bookmarkStart w:id="1413" w:name="_Toc29188024"/>
      <w:bookmarkStart w:id="1414" w:name="_Toc29188025"/>
      <w:bookmarkStart w:id="1415" w:name="_Toc29188082"/>
      <w:bookmarkStart w:id="1416" w:name="_Toc29188083"/>
      <w:bookmarkStart w:id="1417" w:name="_Toc29188084"/>
      <w:bookmarkStart w:id="1418" w:name="_Toc29188085"/>
      <w:bookmarkStart w:id="1419" w:name="_Toc29188086"/>
      <w:bookmarkStart w:id="1420" w:name="_Get_Active_HouseholdIDs"/>
      <w:bookmarkStart w:id="1421" w:name="_Get_HMISParticipation.csv_Records"/>
      <w:bookmarkStart w:id="1422" w:name="_Toc140489932"/>
      <w:bookmarkEnd w:id="1364"/>
      <w:bookmarkEnd w:id="1412"/>
      <w:bookmarkEnd w:id="1413"/>
      <w:bookmarkEnd w:id="1414"/>
      <w:bookmarkEnd w:id="1415"/>
      <w:bookmarkEnd w:id="1416"/>
      <w:bookmarkEnd w:id="1417"/>
      <w:bookmarkEnd w:id="1418"/>
      <w:bookmarkEnd w:id="1419"/>
      <w:bookmarkEnd w:id="1420"/>
      <w:bookmarkEnd w:id="1421"/>
      <w:ins w:id="1423" w:author="Molly McEvilley" w:date="2023-06-27T08:18:00Z">
        <w:r w:rsidRPr="006C26B8">
          <w:t xml:space="preserve">Get </w:t>
        </w:r>
      </w:ins>
      <w:ins w:id="1424" w:author="Molly McEvilley" w:date="2023-06-27T08:24:00Z">
        <w:r w:rsidR="000C48FC">
          <w:t>HMISParticipation</w:t>
        </w:r>
      </w:ins>
      <w:ins w:id="1425" w:author="Molly McEvilley" w:date="2023-06-27T08:18:00Z">
        <w:r w:rsidRPr="006C26B8">
          <w:t xml:space="preserve">.csv Records / </w:t>
        </w:r>
        <w:proofErr w:type="spellStart"/>
        <w:r w:rsidRPr="006C26B8">
          <w:t>lsa_</w:t>
        </w:r>
      </w:ins>
      <w:proofErr w:type="gramStart"/>
      <w:ins w:id="1426" w:author="Molly McEvilley" w:date="2023-06-27T08:24:00Z">
        <w:r w:rsidR="000C48FC">
          <w:t>HMISParticipation</w:t>
        </w:r>
      </w:ins>
      <w:bookmarkEnd w:id="1422"/>
      <w:proofErr w:type="spellEnd"/>
      <w:proofErr w:type="gramEnd"/>
    </w:p>
    <w:p w14:paraId="3380D295" w14:textId="77777777" w:rsidR="00783E45" w:rsidRPr="00EC33D7" w:rsidRDefault="00783E45" w:rsidP="00783E45">
      <w:pPr>
        <w:jc w:val="center"/>
        <w:rPr>
          <w:ins w:id="1427" w:author="Molly McEvilley" w:date="2023-06-27T08:18:00Z"/>
        </w:rPr>
      </w:pPr>
      <w:ins w:id="1428" w:author="Molly McEvilley" w:date="2023-06-27T08:18:00Z">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proofErr w:type="spellStart"/>
                                <w:r>
                                  <w:t>lsa_</w:t>
                                </w:r>
                                <w:r w:rsidR="00941321">
                                  <w:t>HMISParticipation</w:t>
                                </w:r>
                                <w:proofErr w:type="spellEnd"/>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proofErr w:type="spellStart"/>
                                <w:r>
                                  <w:t>hmis_</w:t>
                                </w:r>
                                <w:r w:rsidR="00941321">
                                  <w:t>HMISParticipation</w:t>
                                </w:r>
                                <w:proofErr w:type="spellEnd"/>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ins>
    </w:p>
    <w:p w14:paraId="701B6229" w14:textId="09D5B4A0" w:rsidR="00783E45" w:rsidRDefault="00783E45" w:rsidP="00783E45">
      <w:pPr>
        <w:rPr>
          <w:ins w:id="1429" w:author="Molly McEvilley" w:date="2023-06-27T08:18:00Z"/>
        </w:rPr>
      </w:pPr>
      <w:ins w:id="1430" w:author="Molly McEvilley" w:date="2023-06-27T08:18:00Z">
        <w:r>
          <w:t>Records exported to</w:t>
        </w:r>
        <w:r w:rsidRPr="000E32D5">
          <w:t xml:space="preserve"> </w:t>
        </w:r>
      </w:ins>
      <w:ins w:id="1431" w:author="Molly McEvilley" w:date="2023-06-27T08:24:00Z">
        <w:r w:rsidR="000C48FC">
          <w:t>HMISParticipation</w:t>
        </w:r>
      </w:ins>
      <w:ins w:id="1432" w:author="Molly McEvilley" w:date="2023-06-27T08:18:00Z">
        <w:r>
          <w:t xml:space="preserve">.csv are included in the LSA output and uploaded to HDX 2.0. </w:t>
        </w:r>
      </w:ins>
    </w:p>
    <w:p w14:paraId="6591BC66" w14:textId="1A879776" w:rsidR="00783E45" w:rsidRPr="000E32D5" w:rsidRDefault="00783E45" w:rsidP="00783E45">
      <w:pPr>
        <w:rPr>
          <w:ins w:id="1433" w:author="Molly McEvilley" w:date="2023-06-27T08:18:00Z"/>
        </w:rPr>
      </w:pPr>
      <w:ins w:id="1434" w:author="Molly McEvilley" w:date="2023-06-27T08:18:00Z">
        <w:r>
          <w:t xml:space="preserve">LSA </w:t>
        </w:r>
      </w:ins>
      <w:ins w:id="1435" w:author="Molly McEvilley" w:date="2023-06-27T08:25:00Z">
        <w:r w:rsidR="00694008">
          <w:t>project-level data quality reporting</w:t>
        </w:r>
      </w:ins>
      <w:ins w:id="1436" w:author="Molly McEvilley" w:date="2023-06-27T15:12:00Z">
        <w:r w:rsidR="004D3EA5">
          <w:t xml:space="preserve"> </w:t>
        </w:r>
      </w:ins>
      <w:ins w:id="1437" w:author="Molly McEvilley" w:date="2023-06-27T08:25:00Z">
        <w:r w:rsidR="00694008">
          <w:t xml:space="preserve">includes </w:t>
        </w:r>
      </w:ins>
      <w:ins w:id="1438" w:author="Molly McEvilley" w:date="2023-06-27T08:26:00Z">
        <w:r w:rsidR="00694008">
          <w:t>counts of enrollments that overlap periods of time in which a project is not participating in HMIS</w:t>
        </w:r>
      </w:ins>
      <w:ins w:id="1439" w:author="Molly McEvilley" w:date="2023-06-27T15:12:00Z">
        <w:r w:rsidR="004D3EA5">
          <w:t>; the data is otherwise not relevant to</w:t>
        </w:r>
      </w:ins>
      <w:ins w:id="1440" w:author="Molly McEvilley" w:date="2023-06-27T15:13:00Z">
        <w:r w:rsidR="004D3EA5">
          <w:t xml:space="preserve"> LSA logic.</w:t>
        </w:r>
      </w:ins>
    </w:p>
    <w:p w14:paraId="22F5787D" w14:textId="77777777" w:rsidR="00783E45" w:rsidRDefault="00783E45" w:rsidP="00783E45">
      <w:pPr>
        <w:pStyle w:val="Heading3"/>
        <w:rPr>
          <w:ins w:id="1441" w:author="Molly McEvilley" w:date="2023-06-27T08:18:00Z"/>
        </w:rPr>
      </w:pPr>
      <w:ins w:id="1442" w:author="Molly McEvilley" w:date="2023-06-27T08:18:00Z">
        <w:r w:rsidRPr="006C26B8">
          <w:t>Relevant Data</w:t>
        </w:r>
      </w:ins>
    </w:p>
    <w:p w14:paraId="3E1C084F" w14:textId="77777777" w:rsidR="00783E45" w:rsidRPr="00C41BC1" w:rsidRDefault="00783E45" w:rsidP="00783E45">
      <w:pPr>
        <w:pStyle w:val="Heading4"/>
        <w:rPr>
          <w:ins w:id="1443" w:author="Molly McEvilley" w:date="2023-06-27T08:18:00Z"/>
        </w:rPr>
      </w:pPr>
      <w:ins w:id="1444"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0C826808" w14:textId="77777777" w:rsidTr="00DA4971">
        <w:trPr>
          <w:ins w:id="1445" w:author="Molly McEvilley" w:date="2023-06-27T08:18:00Z"/>
        </w:trPr>
        <w:tc>
          <w:tcPr>
            <w:tcW w:w="9355" w:type="dxa"/>
            <w:shd w:val="clear" w:color="auto" w:fill="FDE9D9" w:themeFill="accent6" w:themeFillTint="33"/>
          </w:tcPr>
          <w:p w14:paraId="5477A1AE" w14:textId="77777777" w:rsidR="00783E45" w:rsidRPr="006B4F91" w:rsidRDefault="00783E45" w:rsidP="00DA4971">
            <w:pPr>
              <w:pStyle w:val="NoSpacing"/>
              <w:rPr>
                <w:ins w:id="1446" w:author="Molly McEvilley" w:date="2023-06-27T08:18:00Z"/>
                <w:b/>
                <w:bCs/>
              </w:rPr>
            </w:pPr>
            <w:proofErr w:type="spellStart"/>
            <w:ins w:id="1447" w:author="Molly McEvilley" w:date="2023-06-27T08:18:00Z">
              <w:r w:rsidRPr="006B4F91">
                <w:rPr>
                  <w:b/>
                  <w:bCs/>
                </w:rPr>
                <w:t>lsa_</w:t>
              </w:r>
              <w:r>
                <w:rPr>
                  <w:b/>
                  <w:bCs/>
                </w:rPr>
                <w:t>Report</w:t>
              </w:r>
              <w:proofErr w:type="spellEnd"/>
            </w:ins>
          </w:p>
        </w:tc>
      </w:tr>
      <w:tr w:rsidR="00783E45" w:rsidRPr="00DE4A2E" w14:paraId="2FCB3F09" w14:textId="77777777" w:rsidTr="00DA4971">
        <w:trPr>
          <w:ins w:id="1448" w:author="Molly McEvilley" w:date="2023-06-27T08:18:00Z"/>
        </w:trPr>
        <w:tc>
          <w:tcPr>
            <w:tcW w:w="9355" w:type="dxa"/>
          </w:tcPr>
          <w:p w14:paraId="01DDA9E4" w14:textId="77777777" w:rsidR="00783E45" w:rsidRPr="00DE4A2E" w:rsidRDefault="00783E45" w:rsidP="00DA4971">
            <w:pPr>
              <w:pStyle w:val="NoSpacing"/>
              <w:rPr>
                <w:ins w:id="1449" w:author="Molly McEvilley" w:date="2023-06-27T08:18:00Z"/>
              </w:rPr>
            </w:pPr>
            <w:proofErr w:type="spellStart"/>
            <w:ins w:id="1450" w:author="Molly McEvilley" w:date="2023-06-27T08:18:00Z">
              <w:r w:rsidRPr="00DE4A2E">
                <w:t>ReportStart</w:t>
              </w:r>
              <w:proofErr w:type="spellEnd"/>
            </w:ins>
          </w:p>
        </w:tc>
      </w:tr>
      <w:tr w:rsidR="00783E45" w:rsidRPr="00DE4A2E" w14:paraId="1CA17E5B" w14:textId="77777777" w:rsidTr="00DA4971">
        <w:trPr>
          <w:ins w:id="1451" w:author="Molly McEvilley" w:date="2023-06-27T08:18:00Z"/>
        </w:trPr>
        <w:tc>
          <w:tcPr>
            <w:tcW w:w="9355" w:type="dxa"/>
          </w:tcPr>
          <w:p w14:paraId="233E0062" w14:textId="77777777" w:rsidR="00783E45" w:rsidRPr="00DE4A2E" w:rsidRDefault="00783E45" w:rsidP="00DA4971">
            <w:pPr>
              <w:pStyle w:val="NoSpacing"/>
              <w:rPr>
                <w:ins w:id="1452" w:author="Molly McEvilley" w:date="2023-06-27T08:18:00Z"/>
              </w:rPr>
            </w:pPr>
            <w:proofErr w:type="spellStart"/>
            <w:ins w:id="1453" w:author="Molly McEvilley" w:date="2023-06-27T08:18:00Z">
              <w:r w:rsidRPr="00DE4A2E">
                <w:rPr>
                  <w:rFonts w:cstheme="minorHAnsi"/>
                </w:rPr>
                <w:t>ReportEnd</w:t>
              </w:r>
              <w:proofErr w:type="spellEnd"/>
            </w:ins>
          </w:p>
        </w:tc>
      </w:tr>
      <w:tr w:rsidR="00783E45" w:rsidRPr="00DE4A2E" w14:paraId="12BBABC8" w14:textId="77777777" w:rsidTr="00DA4971">
        <w:trPr>
          <w:ins w:id="1454" w:author="Molly McEvilley" w:date="2023-06-27T08:18:00Z"/>
        </w:trPr>
        <w:tc>
          <w:tcPr>
            <w:tcW w:w="9355" w:type="dxa"/>
          </w:tcPr>
          <w:p w14:paraId="7A7918DC" w14:textId="77777777" w:rsidR="00783E45" w:rsidRPr="00DE4A2E" w:rsidRDefault="00783E45" w:rsidP="00DA4971">
            <w:pPr>
              <w:pStyle w:val="NoSpacing"/>
              <w:rPr>
                <w:ins w:id="1455" w:author="Molly McEvilley" w:date="2023-06-27T08:18:00Z"/>
              </w:rPr>
            </w:pPr>
            <w:proofErr w:type="spellStart"/>
            <w:ins w:id="1456" w:author="Molly McEvilley" w:date="2023-06-27T08:18:00Z">
              <w:r w:rsidRPr="00DE4A2E">
                <w:t>ReportCoC</w:t>
              </w:r>
              <w:proofErr w:type="spellEnd"/>
            </w:ins>
          </w:p>
        </w:tc>
      </w:tr>
      <w:tr w:rsidR="00783E45" w:rsidRPr="006B4F91" w14:paraId="28285836" w14:textId="77777777" w:rsidTr="00DA4971">
        <w:trPr>
          <w:ins w:id="1457" w:author="Molly McEvilley" w:date="2023-06-27T08:18:00Z"/>
        </w:trPr>
        <w:tc>
          <w:tcPr>
            <w:tcW w:w="9355" w:type="dxa"/>
            <w:shd w:val="clear" w:color="auto" w:fill="FDE9D9" w:themeFill="accent6" w:themeFillTint="33"/>
          </w:tcPr>
          <w:p w14:paraId="44B9D4DF" w14:textId="77777777" w:rsidR="00783E45" w:rsidRPr="006B4F91" w:rsidRDefault="00783E45" w:rsidP="00DA4971">
            <w:pPr>
              <w:pStyle w:val="NoSpacing"/>
              <w:rPr>
                <w:ins w:id="1458" w:author="Molly McEvilley" w:date="2023-06-27T08:18:00Z"/>
                <w:b/>
                <w:bCs/>
              </w:rPr>
            </w:pPr>
            <w:proofErr w:type="spellStart"/>
            <w:ins w:id="1459" w:author="Molly McEvilley" w:date="2023-06-27T08:18:00Z">
              <w:r w:rsidRPr="006B4F91">
                <w:rPr>
                  <w:b/>
                  <w:bCs/>
                </w:rPr>
                <w:t>lsa_Project</w:t>
              </w:r>
              <w:proofErr w:type="spellEnd"/>
            </w:ins>
          </w:p>
        </w:tc>
      </w:tr>
      <w:tr w:rsidR="00783E45" w:rsidRPr="00DE4A2E" w14:paraId="06477DA1" w14:textId="77777777" w:rsidTr="00DA4971">
        <w:trPr>
          <w:ins w:id="1460" w:author="Molly McEvilley" w:date="2023-06-27T08:18:00Z"/>
        </w:trPr>
        <w:tc>
          <w:tcPr>
            <w:tcW w:w="9355" w:type="dxa"/>
          </w:tcPr>
          <w:p w14:paraId="2ECCEA5B" w14:textId="77777777" w:rsidR="00783E45" w:rsidRPr="00DE4A2E" w:rsidRDefault="00783E45" w:rsidP="00DA4971">
            <w:pPr>
              <w:pStyle w:val="NoSpacing"/>
              <w:rPr>
                <w:ins w:id="1461" w:author="Molly McEvilley" w:date="2023-06-27T08:18:00Z"/>
              </w:rPr>
            </w:pPr>
            <w:proofErr w:type="spellStart"/>
            <w:ins w:id="1462" w:author="Molly McEvilley" w:date="2023-06-27T08:18:00Z">
              <w:r w:rsidRPr="00DE4A2E">
                <w:t>ProjectID</w:t>
              </w:r>
              <w:proofErr w:type="spellEnd"/>
            </w:ins>
          </w:p>
        </w:tc>
      </w:tr>
      <w:tr w:rsidR="00783E45" w:rsidRPr="00DE4A2E" w14:paraId="6593F551" w14:textId="77777777" w:rsidTr="00DA4971">
        <w:trPr>
          <w:ins w:id="1463" w:author="Molly McEvilley" w:date="2023-06-27T08:18:00Z"/>
        </w:trPr>
        <w:tc>
          <w:tcPr>
            <w:tcW w:w="9355" w:type="dxa"/>
          </w:tcPr>
          <w:p w14:paraId="7FAB316C" w14:textId="77777777" w:rsidR="00783E45" w:rsidRPr="00DE4A2E" w:rsidRDefault="00783E45" w:rsidP="00DA4971">
            <w:pPr>
              <w:pStyle w:val="NoSpacing"/>
              <w:rPr>
                <w:ins w:id="1464" w:author="Molly McEvilley" w:date="2023-06-27T08:18:00Z"/>
              </w:rPr>
            </w:pPr>
            <w:proofErr w:type="spellStart"/>
            <w:ins w:id="1465" w:author="Molly McEvilley" w:date="2023-06-27T08:18:00Z">
              <w:r>
                <w:t>ProjectType</w:t>
              </w:r>
              <w:proofErr w:type="spellEnd"/>
            </w:ins>
          </w:p>
        </w:tc>
      </w:tr>
      <w:tr w:rsidR="00783E45" w:rsidRPr="006B4F91" w14:paraId="73D32532" w14:textId="77777777" w:rsidTr="00DA4971">
        <w:trPr>
          <w:ins w:id="1466" w:author="Molly McEvilley" w:date="2023-06-27T08:18:00Z"/>
        </w:trPr>
        <w:tc>
          <w:tcPr>
            <w:tcW w:w="9355" w:type="dxa"/>
            <w:shd w:val="clear" w:color="auto" w:fill="EEECE1" w:themeFill="background2"/>
          </w:tcPr>
          <w:p w14:paraId="783712A4" w14:textId="0040E39E" w:rsidR="00783E45" w:rsidRPr="006B4F91" w:rsidRDefault="00783E45" w:rsidP="00DA4971">
            <w:pPr>
              <w:pStyle w:val="NoSpacing"/>
              <w:rPr>
                <w:ins w:id="1467" w:author="Molly McEvilley" w:date="2023-06-27T08:18:00Z"/>
                <w:b/>
                <w:bCs/>
              </w:rPr>
            </w:pPr>
            <w:proofErr w:type="spellStart"/>
            <w:ins w:id="1468" w:author="Molly McEvilley" w:date="2023-06-27T08:18:00Z">
              <w:r w:rsidRPr="006B4F91">
                <w:rPr>
                  <w:b/>
                  <w:bCs/>
                </w:rPr>
                <w:t>hmis_</w:t>
              </w:r>
            </w:ins>
            <w:ins w:id="1469" w:author="Molly McEvilley" w:date="2023-06-27T11:34:00Z">
              <w:r w:rsidR="00A9503A">
                <w:rPr>
                  <w:b/>
                  <w:bCs/>
                </w:rPr>
                <w:t>HMISParticipation</w:t>
              </w:r>
            </w:ins>
            <w:proofErr w:type="spellEnd"/>
          </w:p>
        </w:tc>
      </w:tr>
      <w:tr w:rsidR="00783E45" w:rsidRPr="004416C8" w14:paraId="690C49E5" w14:textId="77777777" w:rsidTr="00DA4971">
        <w:trPr>
          <w:ins w:id="1470" w:author="Molly McEvilley" w:date="2023-06-27T08:18:00Z"/>
        </w:trPr>
        <w:tc>
          <w:tcPr>
            <w:tcW w:w="9355" w:type="dxa"/>
          </w:tcPr>
          <w:p w14:paraId="0646E6AE" w14:textId="77777777" w:rsidR="00783E45" w:rsidRPr="00C03C03" w:rsidRDefault="00783E45" w:rsidP="00DA4971">
            <w:pPr>
              <w:pStyle w:val="NoSpacing"/>
              <w:rPr>
                <w:ins w:id="1471" w:author="Molly McEvilley" w:date="2023-06-27T08:18:00Z"/>
              </w:rPr>
            </w:pPr>
            <w:ins w:id="1472" w:author="Molly McEvilley" w:date="2023-06-27T08:18:00Z">
              <w:r w:rsidRPr="00C03C03">
                <w:t>(</w:t>
              </w:r>
              <w:proofErr w:type="gramStart"/>
              <w:r w:rsidRPr="00C03C03">
                <w:t>all</w:t>
              </w:r>
              <w:proofErr w:type="gramEnd"/>
              <w:r w:rsidRPr="00C03C03">
                <w:t xml:space="preserve"> columns – see below)</w:t>
              </w:r>
            </w:ins>
          </w:p>
        </w:tc>
      </w:tr>
    </w:tbl>
    <w:p w14:paraId="177BC83C" w14:textId="77777777" w:rsidR="00783E45" w:rsidRDefault="00783E45" w:rsidP="00783E45">
      <w:pPr>
        <w:pStyle w:val="Heading4"/>
        <w:rPr>
          <w:ins w:id="1473" w:author="Molly McEvilley" w:date="2023-06-27T08:18:00Z"/>
        </w:rPr>
      </w:pPr>
      <w:ins w:id="1474" w:author="Molly McEvilley" w:date="2023-06-27T08:18:00Z">
        <w:r w:rsidRPr="006A3016">
          <w:t>Target</w:t>
        </w:r>
      </w:ins>
    </w:p>
    <w:p w14:paraId="02BD6ACF" w14:textId="241C8F80" w:rsidR="00783E45" w:rsidRPr="00493BDF" w:rsidRDefault="00783E45" w:rsidP="00783E45">
      <w:pPr>
        <w:rPr>
          <w:ins w:id="1475" w:author="Molly McEvilley" w:date="2023-06-27T08:18:00Z"/>
        </w:rPr>
      </w:pPr>
      <w:ins w:id="1476" w:author="Molly McEvilley" w:date="2023-06-27T08:18:00Z">
        <w:r>
          <w:t xml:space="preserve">HDX 2.0 validation of </w:t>
        </w:r>
      </w:ins>
      <w:ins w:id="1477" w:author="Molly McEvilley" w:date="2023-06-27T08:21:00Z">
        <w:r w:rsidR="000D06E1">
          <w:t>HMISParticipation</w:t>
        </w:r>
      </w:ins>
      <w:ins w:id="1478" w:author="Molly McEvilley" w:date="2023-06-27T08:18:00Z">
        <w:r>
          <w:t xml:space="preserve">.csv is </w:t>
        </w:r>
      </w:ins>
      <w:ins w:id="1479" w:author="Molly McEvilley" w:date="2023-06-27T08:21:00Z">
        <w:r w:rsidR="000D06E1">
          <w:t xml:space="preserve">generally </w:t>
        </w:r>
      </w:ins>
      <w:ins w:id="1480" w:author="Molly McEvilley" w:date="2023-06-27T08:18:00Z">
        <w:r>
          <w:t>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ins w:id="1481"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ins w:id="1482" w:author="Molly McEvilley" w:date="2023-06-27T08:18:00Z"/>
                <w:color w:val="FFFFFF" w:themeColor="background1"/>
              </w:rPr>
            </w:pPr>
            <w:proofErr w:type="spellStart"/>
            <w:ins w:id="1483" w:author="Molly McEvilley" w:date="2023-06-27T08:18:00Z">
              <w:r w:rsidRPr="006B4F91">
                <w:rPr>
                  <w:color w:val="FFFFFF" w:themeColor="background1"/>
                </w:rPr>
                <w:t>lsa_</w:t>
              </w:r>
            </w:ins>
            <w:ins w:id="1484" w:author="Molly McEvilley" w:date="2023-06-27T08:20:00Z">
              <w:r w:rsidR="000D06E1">
                <w:rPr>
                  <w:color w:val="FFFFFF" w:themeColor="background1"/>
                </w:rPr>
                <w:t>HMISParticipation</w:t>
              </w:r>
            </w:ins>
            <w:proofErr w:type="spellEnd"/>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485" w:author="Molly McEvilley" w:date="2023-06-27T08:18:00Z"/>
                <w:color w:val="FFFFFF" w:themeColor="background1"/>
              </w:rPr>
            </w:pPr>
            <w:ins w:id="1486" w:author="Molly McEvilley" w:date="2023-06-27T08:18:00Z">
              <w:r>
                <w:rPr>
                  <w:color w:val="FFFFFF" w:themeColor="background1"/>
                </w:rPr>
                <w:t>Column Description</w:t>
              </w:r>
            </w:ins>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ins w:id="148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rPr>
                <w:ins w:id="1488" w:author="Molly McEvilley" w:date="2023-06-27T08:18:00Z"/>
              </w:rPr>
            </w:pPr>
            <w:proofErr w:type="spellStart"/>
            <w:ins w:id="1489" w:author="Molly McEvilley" w:date="2023-06-27T08:19:00Z">
              <w:r>
                <w:t>ParticipationID</w:t>
              </w:r>
            </w:ins>
            <w:proofErr w:type="spellEnd"/>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490" w:author="Molly McEvilley" w:date="2023-06-27T08:18:00Z"/>
              </w:rPr>
            </w:pPr>
            <w:ins w:id="1491" w:author="Molly McEvilley" w:date="2023-06-27T08:18:00Z">
              <w:r>
                <w:t>(See HMIS CSV documentation)</w:t>
              </w:r>
            </w:ins>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ins w:id="149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rPr>
                <w:ins w:id="1493" w:author="Molly McEvilley" w:date="2023-06-27T08:18:00Z"/>
              </w:rPr>
            </w:pPr>
            <w:proofErr w:type="spellStart"/>
            <w:ins w:id="1494" w:author="Molly McEvilley" w:date="2023-06-27T08:19:00Z">
              <w:r>
                <w:t>ProjectID</w:t>
              </w:r>
            </w:ins>
            <w:proofErr w:type="spellEnd"/>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495" w:author="Molly McEvilley" w:date="2023-06-27T08:18:00Z"/>
              </w:rPr>
            </w:pPr>
            <w:ins w:id="1496" w:author="Molly McEvilley" w:date="2023-06-27T08:18:00Z">
              <w:r w:rsidRPr="006E7579">
                <w:t>(See HMIS CSV documentation)</w:t>
              </w:r>
            </w:ins>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ins w:id="149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rPr>
                <w:ins w:id="1498" w:author="Molly McEvilley" w:date="2023-06-27T08:18:00Z"/>
              </w:rPr>
            </w:pPr>
            <w:proofErr w:type="spellStart"/>
            <w:ins w:id="1499" w:author="Molly McEvilley" w:date="2023-06-27T08:19:00Z">
              <w:r>
                <w:t>HMISParticipationType</w:t>
              </w:r>
            </w:ins>
            <w:proofErr w:type="spellEnd"/>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00" w:author="Molly McEvilley" w:date="2023-06-27T08:18:00Z"/>
              </w:rPr>
            </w:pPr>
            <w:ins w:id="1501" w:author="Molly McEvilley" w:date="2023-06-27T08:18:00Z">
              <w:r w:rsidRPr="006E7579">
                <w:t>(See HMIS CSV documentation)</w:t>
              </w:r>
            </w:ins>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ins w:id="150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rPr>
                <w:ins w:id="1503" w:author="Molly McEvilley" w:date="2023-06-27T08:18:00Z"/>
              </w:rPr>
            </w:pPr>
            <w:proofErr w:type="spellStart"/>
            <w:ins w:id="1504" w:author="Molly McEvilley" w:date="2023-06-27T08:19:00Z">
              <w:r>
                <w:lastRenderedPageBreak/>
                <w:t>HMISParticipationStatusStartDate</w:t>
              </w:r>
            </w:ins>
            <w:proofErr w:type="spellEnd"/>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05" w:author="Molly McEvilley" w:date="2023-06-27T08:18:00Z"/>
              </w:rPr>
            </w:pPr>
            <w:ins w:id="1506" w:author="Molly McEvilley" w:date="2023-06-27T08:20:00Z">
              <w:r w:rsidRPr="00901A0B">
                <w:t>(See HMIS CSV documentation)</w:t>
              </w:r>
            </w:ins>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ins w:id="150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rPr>
                <w:ins w:id="1508" w:author="Molly McEvilley" w:date="2023-06-27T08:18:00Z"/>
              </w:rPr>
            </w:pPr>
            <w:proofErr w:type="spellStart"/>
            <w:ins w:id="1509" w:author="Molly McEvilley" w:date="2023-06-27T08:19:00Z">
              <w:r>
                <w:t>HMISParticipationStatusEndDate</w:t>
              </w:r>
            </w:ins>
            <w:proofErr w:type="spellEnd"/>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10" w:author="Molly McEvilley" w:date="2023-06-27T08:18:00Z"/>
              </w:rPr>
            </w:pPr>
            <w:ins w:id="1511" w:author="Molly McEvilley" w:date="2023-06-27T08:18:00Z">
              <w:r w:rsidRPr="00BA6578">
                <w:t>(See HMIS CSV documentation)</w:t>
              </w:r>
            </w:ins>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ins w:id="151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rPr>
                <w:ins w:id="1513" w:author="Molly McEvilley" w:date="2023-06-27T08:18:00Z"/>
              </w:rPr>
            </w:pPr>
            <w:proofErr w:type="spellStart"/>
            <w:ins w:id="1514" w:author="Molly McEvilley" w:date="2023-06-27T08:18:00Z">
              <w:r w:rsidRPr="004A469A">
                <w:t>DateCreated</w:t>
              </w:r>
              <w:proofErr w:type="spellEnd"/>
            </w:ins>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15" w:author="Molly McEvilley" w:date="2023-06-27T08:18:00Z"/>
              </w:rPr>
            </w:pPr>
            <w:ins w:id="1516" w:author="Molly McEvilley" w:date="2023-06-27T08:18:00Z">
              <w:r w:rsidRPr="00901A0B">
                <w:t>(See HMIS CSV documentation)</w:t>
              </w:r>
            </w:ins>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ins w:id="151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rPr>
                <w:ins w:id="1518" w:author="Molly McEvilley" w:date="2023-06-27T08:18:00Z"/>
              </w:rPr>
            </w:pPr>
            <w:proofErr w:type="spellStart"/>
            <w:ins w:id="1519" w:author="Molly McEvilley" w:date="2023-06-27T08:18:00Z">
              <w:r w:rsidRPr="004A469A">
                <w:t>DateUpdated</w:t>
              </w:r>
              <w:proofErr w:type="spellEnd"/>
            </w:ins>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20" w:author="Molly McEvilley" w:date="2023-06-27T08:18:00Z"/>
              </w:rPr>
            </w:pPr>
            <w:ins w:id="1521" w:author="Molly McEvilley" w:date="2023-06-27T08:18:00Z">
              <w:r w:rsidRPr="00901A0B">
                <w:t>(See HMIS CSV documentation)</w:t>
              </w:r>
            </w:ins>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ins w:id="152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rPr>
                <w:ins w:id="1523" w:author="Molly McEvilley" w:date="2023-06-27T08:18:00Z"/>
              </w:rPr>
            </w:pPr>
            <w:proofErr w:type="spellStart"/>
            <w:ins w:id="1524" w:author="Molly McEvilley" w:date="2023-06-27T08:18:00Z">
              <w:r w:rsidRPr="002D2B2B">
                <w:t>UserID</w:t>
              </w:r>
              <w:proofErr w:type="spellEnd"/>
            </w:ins>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25" w:author="Molly McEvilley" w:date="2023-06-27T08:18:00Z"/>
              </w:rPr>
            </w:pPr>
            <w:ins w:id="1526" w:author="Molly McEvilley" w:date="2023-06-27T08:18:00Z">
              <w:r w:rsidRPr="002D2B2B">
                <w:t>n/a - will not be imported</w:t>
              </w:r>
            </w:ins>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ins w:id="152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rPr>
                <w:ins w:id="1528" w:author="Molly McEvilley" w:date="2023-06-27T08:18:00Z"/>
              </w:rPr>
            </w:pPr>
            <w:proofErr w:type="spellStart"/>
            <w:ins w:id="1529" w:author="Molly McEvilley" w:date="2023-06-27T08:18:00Z">
              <w:r w:rsidRPr="004A469A">
                <w:t>DateDeleted</w:t>
              </w:r>
              <w:proofErr w:type="spellEnd"/>
            </w:ins>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30" w:author="Molly McEvilley" w:date="2023-06-27T08:18:00Z"/>
              </w:rPr>
            </w:pPr>
            <w:ins w:id="1531" w:author="Molly McEvilley" w:date="2023-06-27T08:18:00Z">
              <w:r>
                <w:t>NULL</w:t>
              </w:r>
            </w:ins>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ins w:id="153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rPr>
                <w:ins w:id="1533" w:author="Molly McEvilley" w:date="2023-06-27T08:18:00Z"/>
              </w:rPr>
            </w:pPr>
            <w:proofErr w:type="spellStart"/>
            <w:ins w:id="1534" w:author="Molly McEvilley" w:date="2023-06-27T08:18:00Z">
              <w:r w:rsidRPr="004A469A">
                <w:t>ExportID</w:t>
              </w:r>
              <w:proofErr w:type="spellEnd"/>
            </w:ins>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35" w:author="Molly McEvilley" w:date="2023-06-27T08:18:00Z"/>
              </w:rPr>
            </w:pPr>
            <w:ins w:id="1536" w:author="Molly McEvilley" w:date="2023-06-27T08:18:00Z">
              <w:r w:rsidRPr="006F51AA">
                <w:t xml:space="preserve">Must match </w:t>
              </w:r>
              <w:proofErr w:type="spellStart"/>
              <w:r w:rsidRPr="006F51AA">
                <w:t>LSAReport.</w:t>
              </w:r>
              <w:r w:rsidRPr="006B4F91">
                <w:rPr>
                  <w:b/>
                  <w:bCs/>
                </w:rPr>
                <w:t>ReportID</w:t>
              </w:r>
              <w:proofErr w:type="spellEnd"/>
            </w:ins>
          </w:p>
        </w:tc>
      </w:tr>
    </w:tbl>
    <w:p w14:paraId="616A344E" w14:textId="77777777" w:rsidR="00783E45" w:rsidRDefault="00783E45" w:rsidP="00783E45">
      <w:pPr>
        <w:pStyle w:val="Heading3"/>
        <w:rPr>
          <w:ins w:id="1537" w:author="Molly McEvilley" w:date="2023-06-27T08:18:00Z"/>
        </w:rPr>
      </w:pPr>
      <w:ins w:id="1538" w:author="Molly McEvilley" w:date="2023-06-27T08:18:00Z">
        <w:r w:rsidRPr="006C26B8">
          <w:t>Logic</w:t>
        </w:r>
      </w:ins>
    </w:p>
    <w:p w14:paraId="37E573B3" w14:textId="17F4D9D9" w:rsidR="000D06E1" w:rsidRDefault="00783E45" w:rsidP="00783E45">
      <w:pPr>
        <w:rPr>
          <w:ins w:id="1539" w:author="Molly McEvilley" w:date="2023-06-27T08:21:00Z"/>
        </w:rPr>
      </w:pPr>
      <w:ins w:id="1540" w:author="Molly McEvilley" w:date="2023-06-27T08:18:00Z">
        <w:r>
          <w:t xml:space="preserve">There must be at least one </w:t>
        </w:r>
      </w:ins>
      <w:proofErr w:type="spellStart"/>
      <w:ins w:id="1541" w:author="Molly McEvilley" w:date="2023-06-27T08:22:00Z">
        <w:r w:rsidR="004A201A">
          <w:t>HMISParticipation</w:t>
        </w:r>
      </w:ins>
      <w:proofErr w:type="spellEnd"/>
      <w:ins w:id="1542" w:author="Molly McEvilley" w:date="2023-06-27T08:18:00Z">
        <w:r>
          <w:t xml:space="preserve"> record for every </w:t>
        </w:r>
        <w:proofErr w:type="spellStart"/>
        <w:r>
          <w:rPr>
            <w:i/>
          </w:rPr>
          <w:t>ProjectID</w:t>
        </w:r>
        <w:proofErr w:type="spellEnd"/>
        <w:r>
          <w:t xml:space="preserve"> included in Project.csv</w:t>
        </w:r>
        <w:r w:rsidRPr="00793A81">
          <w:t xml:space="preserve"> </w:t>
        </w:r>
        <w:r>
          <w:t>where</w:t>
        </w:r>
      </w:ins>
      <w:ins w:id="1543" w:author="Molly McEvilley" w:date="2023-06-27T08:21:00Z">
        <w:r w:rsidR="000D06E1">
          <w:t>:</w:t>
        </w:r>
      </w:ins>
    </w:p>
    <w:p w14:paraId="42114DFB" w14:textId="77777777" w:rsidR="000D06E1" w:rsidRDefault="00783E45" w:rsidP="000D06E1">
      <w:pPr>
        <w:pStyle w:val="ListParagraph"/>
        <w:numPr>
          <w:ilvl w:val="0"/>
          <w:numId w:val="126"/>
        </w:numPr>
        <w:rPr>
          <w:ins w:id="1544" w:author="Molly McEvilley" w:date="2023-06-27T08:22:00Z"/>
        </w:rPr>
      </w:pPr>
      <w:proofErr w:type="spellStart"/>
      <w:ins w:id="1545" w:author="Molly McEvilley" w:date="2023-06-27T08:18:00Z">
        <w:r>
          <w:t>Project.</w:t>
        </w:r>
        <w:r w:rsidRPr="000D06E1">
          <w:rPr>
            <w:b/>
            <w:bCs/>
          </w:rPr>
          <w:t>OperatingEndDate</w:t>
        </w:r>
        <w:proofErr w:type="spellEnd"/>
        <w:r>
          <w:t xml:space="preserve"> &gt;= </w:t>
        </w:r>
        <w:proofErr w:type="spellStart"/>
        <w:r w:rsidRPr="000D06E1">
          <w:rPr>
            <w:u w:val="single"/>
          </w:rPr>
          <w:t>ReportStart</w:t>
        </w:r>
        <w:proofErr w:type="spellEnd"/>
        <w:r>
          <w:t xml:space="preserve"> or </w:t>
        </w:r>
        <w:proofErr w:type="spellStart"/>
        <w:r>
          <w:t>Project.</w:t>
        </w:r>
        <w:r w:rsidRPr="000D06E1">
          <w:rPr>
            <w:b/>
            <w:bCs/>
          </w:rPr>
          <w:t>OperatingEndDate</w:t>
        </w:r>
        <w:proofErr w:type="spellEnd"/>
        <w:r>
          <w:t xml:space="preserve"> is NULL. </w:t>
        </w:r>
      </w:ins>
    </w:p>
    <w:p w14:paraId="46383DB4" w14:textId="042D3E2A" w:rsidR="000C48FC" w:rsidRDefault="000C48FC" w:rsidP="00783E45">
      <w:pPr>
        <w:rPr>
          <w:ins w:id="1546" w:author="Molly McEvilley" w:date="2023-06-27T08:23:00Z"/>
        </w:rPr>
      </w:pPr>
      <w:ins w:id="1547" w:author="Molly McEvilley" w:date="2023-06-27T08:23:00Z">
        <w:r>
          <w:t>Export all HMIS Participation records</w:t>
        </w:r>
      </w:ins>
      <w:ins w:id="1548" w:author="Jules Brown" w:date="2023-07-11T15:06:00Z">
        <w:r w:rsidR="003C7F7C">
          <w:t xml:space="preserve"> for those projects</w:t>
        </w:r>
      </w:ins>
      <w:ins w:id="1549" w:author="Molly McEvilley" w:date="2023-06-27T08:23:00Z">
        <w:r>
          <w:t>, regardless of date.</w:t>
        </w:r>
      </w:ins>
    </w:p>
    <w:p w14:paraId="21A64600" w14:textId="77777777" w:rsidR="00783E45" w:rsidRDefault="00783E45" w:rsidP="00783E45">
      <w:pPr>
        <w:rPr>
          <w:ins w:id="1550" w:author="Molly McEvilley" w:date="2023-06-27T08:18:00Z"/>
        </w:rPr>
      </w:pPr>
      <w:proofErr w:type="spellStart"/>
      <w:ins w:id="1551" w:author="Molly McEvilley" w:date="2023-06-27T08:18:00Z">
        <w:r>
          <w:rPr>
            <w:i/>
          </w:rPr>
          <w:t>UserID</w:t>
        </w:r>
        <w:proofErr w:type="spellEnd"/>
        <w:r>
          <w:rPr>
            <w:i/>
          </w:rPr>
          <w:t xml:space="preserve"> </w:t>
        </w:r>
        <w:r>
          <w:t>may be exported as NULL; regardless of its value, it will not be imported into the HDX 2.0.</w:t>
        </w:r>
      </w:ins>
    </w:p>
    <w:p w14:paraId="536EC659" w14:textId="751D3E2D" w:rsidR="00783E45" w:rsidRDefault="00783E45" w:rsidP="00783E45">
      <w:pPr>
        <w:pStyle w:val="Heading2"/>
        <w:rPr>
          <w:ins w:id="1552" w:author="Molly McEvilley" w:date="2023-06-27T08:18:00Z"/>
        </w:rPr>
      </w:pPr>
      <w:bookmarkStart w:id="1553" w:name="_Get_Affiliation.csv_Records"/>
      <w:bookmarkStart w:id="1554" w:name="_Toc140489933"/>
      <w:bookmarkEnd w:id="1553"/>
      <w:ins w:id="1555" w:author="Molly McEvilley" w:date="2023-06-27T08:18:00Z">
        <w:r w:rsidRPr="006C26B8">
          <w:t xml:space="preserve">Get </w:t>
        </w:r>
      </w:ins>
      <w:ins w:id="1556" w:author="Molly McEvilley" w:date="2023-06-27T08:24:00Z">
        <w:r w:rsidR="000C48FC">
          <w:t>Affiliation</w:t>
        </w:r>
      </w:ins>
      <w:ins w:id="1557" w:author="Molly McEvilley" w:date="2023-06-27T08:18:00Z">
        <w:r w:rsidRPr="006C26B8">
          <w:t xml:space="preserve">.csv Records / </w:t>
        </w:r>
        <w:proofErr w:type="spellStart"/>
        <w:r w:rsidRPr="006C26B8">
          <w:t>lsa_</w:t>
        </w:r>
      </w:ins>
      <w:proofErr w:type="gramStart"/>
      <w:ins w:id="1558" w:author="Molly McEvilley" w:date="2023-06-27T08:24:00Z">
        <w:r w:rsidR="000C48FC">
          <w:t>Affiliation</w:t>
        </w:r>
      </w:ins>
      <w:bookmarkEnd w:id="1554"/>
      <w:proofErr w:type="spellEnd"/>
      <w:proofErr w:type="gramEnd"/>
    </w:p>
    <w:p w14:paraId="5BBC18C6" w14:textId="77777777" w:rsidR="00783E45" w:rsidRPr="00EC33D7" w:rsidRDefault="00783E45" w:rsidP="00783E45">
      <w:pPr>
        <w:jc w:val="center"/>
        <w:rPr>
          <w:ins w:id="1559" w:author="Molly McEvilley" w:date="2023-06-27T08:18:00Z"/>
        </w:rPr>
      </w:pPr>
      <w:ins w:id="1560" w:author="Molly McEvilley" w:date="2023-06-27T08:18:00Z">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proofErr w:type="spellStart"/>
                                <w:r>
                                  <w:t>lsa_</w:t>
                                </w:r>
                                <w:r w:rsidR="00941321">
                                  <w:t>Affiliation</w:t>
                                </w:r>
                                <w:proofErr w:type="spellEnd"/>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proofErr w:type="spellStart"/>
                                <w:r>
                                  <w:t>hmis_</w:t>
                                </w:r>
                                <w:r w:rsidR="00941321">
                                  <w:t>Affiliation</w:t>
                                </w:r>
                                <w:proofErr w:type="spellEnd"/>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ins>
    </w:p>
    <w:p w14:paraId="5A0F58F7" w14:textId="77777777" w:rsidR="00783E45" w:rsidRDefault="00783E45" w:rsidP="00783E45">
      <w:pPr>
        <w:rPr>
          <w:ins w:id="1561" w:author="Molly McEvilley" w:date="2023-06-27T08:18:00Z"/>
        </w:rPr>
      </w:pPr>
      <w:ins w:id="1562" w:author="Molly McEvilley" w:date="2023-06-27T08:18:00Z">
        <w:r>
          <w:t>Records exported to</w:t>
        </w:r>
        <w:r w:rsidRPr="000E32D5">
          <w:t xml:space="preserve"> Inventory</w:t>
        </w:r>
        <w:r>
          <w:t xml:space="preserve">.csv are included in the LSA output and uploaded to HDX 2.0. </w:t>
        </w:r>
      </w:ins>
    </w:p>
    <w:p w14:paraId="19D4F14C" w14:textId="77777777" w:rsidR="00783E45" w:rsidRPr="000E32D5" w:rsidRDefault="00783E45" w:rsidP="00783E45">
      <w:pPr>
        <w:rPr>
          <w:ins w:id="1563" w:author="Molly McEvilley" w:date="2023-06-27T08:18:00Z"/>
        </w:rPr>
      </w:pPr>
      <w:ins w:id="1564" w:author="Molly McEvilley" w:date="2023-06-27T08:18:00Z">
        <w:r>
          <w:t xml:space="preserve">LSA business logic does not utilize </w:t>
        </w:r>
        <w:r w:rsidRPr="000E32D5">
          <w:t>Inventory</w:t>
        </w:r>
        <w:r>
          <w:t xml:space="preserve"> data beyond the export of records.</w:t>
        </w:r>
      </w:ins>
    </w:p>
    <w:p w14:paraId="1939A3DD" w14:textId="77777777" w:rsidR="00783E45" w:rsidRDefault="00783E45" w:rsidP="00783E45">
      <w:pPr>
        <w:pStyle w:val="Heading3"/>
        <w:rPr>
          <w:ins w:id="1565" w:author="Molly McEvilley" w:date="2023-06-27T08:18:00Z"/>
        </w:rPr>
      </w:pPr>
      <w:ins w:id="1566" w:author="Molly McEvilley" w:date="2023-06-27T08:18:00Z">
        <w:r w:rsidRPr="006C26B8">
          <w:t>Relevant Data</w:t>
        </w:r>
      </w:ins>
    </w:p>
    <w:p w14:paraId="5350120D" w14:textId="77777777" w:rsidR="00783E45" w:rsidRPr="00C41BC1" w:rsidRDefault="00783E45" w:rsidP="00783E45">
      <w:pPr>
        <w:pStyle w:val="Heading4"/>
        <w:rPr>
          <w:ins w:id="1567" w:author="Molly McEvilley" w:date="2023-06-27T08:18:00Z"/>
        </w:rPr>
      </w:pPr>
      <w:ins w:id="1568"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18BBAF6D" w14:textId="77777777" w:rsidTr="00DA4971">
        <w:trPr>
          <w:ins w:id="1569" w:author="Molly McEvilley" w:date="2023-06-27T08:18:00Z"/>
        </w:trPr>
        <w:tc>
          <w:tcPr>
            <w:tcW w:w="9355" w:type="dxa"/>
            <w:shd w:val="clear" w:color="auto" w:fill="FDE9D9" w:themeFill="accent6" w:themeFillTint="33"/>
          </w:tcPr>
          <w:p w14:paraId="41D1627A" w14:textId="77777777" w:rsidR="00783E45" w:rsidRPr="006B4F91" w:rsidRDefault="00783E45" w:rsidP="00DA4971">
            <w:pPr>
              <w:pStyle w:val="NoSpacing"/>
              <w:rPr>
                <w:ins w:id="1570" w:author="Molly McEvilley" w:date="2023-06-27T08:18:00Z"/>
                <w:b/>
                <w:bCs/>
              </w:rPr>
            </w:pPr>
            <w:proofErr w:type="spellStart"/>
            <w:ins w:id="1571" w:author="Molly McEvilley" w:date="2023-06-27T08:18:00Z">
              <w:r w:rsidRPr="006B4F91">
                <w:rPr>
                  <w:b/>
                  <w:bCs/>
                </w:rPr>
                <w:t>lsa_</w:t>
              </w:r>
              <w:r>
                <w:rPr>
                  <w:b/>
                  <w:bCs/>
                </w:rPr>
                <w:t>Report</w:t>
              </w:r>
              <w:proofErr w:type="spellEnd"/>
            </w:ins>
          </w:p>
        </w:tc>
      </w:tr>
      <w:tr w:rsidR="00783E45" w:rsidRPr="00DE4A2E" w14:paraId="4FFA3CA7" w14:textId="77777777" w:rsidTr="00DA4971">
        <w:trPr>
          <w:ins w:id="1572" w:author="Molly McEvilley" w:date="2023-06-27T08:18:00Z"/>
        </w:trPr>
        <w:tc>
          <w:tcPr>
            <w:tcW w:w="9355" w:type="dxa"/>
          </w:tcPr>
          <w:p w14:paraId="7345988D" w14:textId="77777777" w:rsidR="00783E45" w:rsidRPr="00DE4A2E" w:rsidRDefault="00783E45" w:rsidP="00DA4971">
            <w:pPr>
              <w:pStyle w:val="NoSpacing"/>
              <w:rPr>
                <w:ins w:id="1573" w:author="Molly McEvilley" w:date="2023-06-27T08:18:00Z"/>
              </w:rPr>
            </w:pPr>
            <w:proofErr w:type="spellStart"/>
            <w:ins w:id="1574" w:author="Molly McEvilley" w:date="2023-06-27T08:18:00Z">
              <w:r w:rsidRPr="00DE4A2E">
                <w:t>ReportStart</w:t>
              </w:r>
              <w:proofErr w:type="spellEnd"/>
            </w:ins>
          </w:p>
        </w:tc>
      </w:tr>
      <w:tr w:rsidR="00783E45" w:rsidRPr="00DE4A2E" w14:paraId="6521464F" w14:textId="77777777" w:rsidTr="00DA4971">
        <w:trPr>
          <w:ins w:id="1575" w:author="Molly McEvilley" w:date="2023-06-27T08:18:00Z"/>
        </w:trPr>
        <w:tc>
          <w:tcPr>
            <w:tcW w:w="9355" w:type="dxa"/>
          </w:tcPr>
          <w:p w14:paraId="4DF5AE01" w14:textId="77777777" w:rsidR="00783E45" w:rsidRPr="00DE4A2E" w:rsidRDefault="00783E45" w:rsidP="00DA4971">
            <w:pPr>
              <w:pStyle w:val="NoSpacing"/>
              <w:rPr>
                <w:ins w:id="1576" w:author="Molly McEvilley" w:date="2023-06-27T08:18:00Z"/>
              </w:rPr>
            </w:pPr>
            <w:proofErr w:type="spellStart"/>
            <w:ins w:id="1577" w:author="Molly McEvilley" w:date="2023-06-27T08:18:00Z">
              <w:r w:rsidRPr="00DE4A2E">
                <w:rPr>
                  <w:rFonts w:cstheme="minorHAnsi"/>
                </w:rPr>
                <w:t>ReportEnd</w:t>
              </w:r>
              <w:proofErr w:type="spellEnd"/>
            </w:ins>
          </w:p>
        </w:tc>
      </w:tr>
      <w:tr w:rsidR="00783E45" w:rsidRPr="00DE4A2E" w14:paraId="53DB6E32" w14:textId="77777777" w:rsidTr="00DA4971">
        <w:trPr>
          <w:ins w:id="1578" w:author="Molly McEvilley" w:date="2023-06-27T08:18:00Z"/>
        </w:trPr>
        <w:tc>
          <w:tcPr>
            <w:tcW w:w="9355" w:type="dxa"/>
          </w:tcPr>
          <w:p w14:paraId="48933EC2" w14:textId="77777777" w:rsidR="00783E45" w:rsidRPr="00DE4A2E" w:rsidRDefault="00783E45" w:rsidP="00DA4971">
            <w:pPr>
              <w:pStyle w:val="NoSpacing"/>
              <w:rPr>
                <w:ins w:id="1579" w:author="Molly McEvilley" w:date="2023-06-27T08:18:00Z"/>
              </w:rPr>
            </w:pPr>
            <w:proofErr w:type="spellStart"/>
            <w:ins w:id="1580" w:author="Molly McEvilley" w:date="2023-06-27T08:18:00Z">
              <w:r w:rsidRPr="00DE4A2E">
                <w:t>ReportCoC</w:t>
              </w:r>
              <w:proofErr w:type="spellEnd"/>
            </w:ins>
          </w:p>
        </w:tc>
      </w:tr>
      <w:tr w:rsidR="00783E45" w:rsidRPr="006B4F91" w14:paraId="5ED55B7C" w14:textId="77777777" w:rsidTr="00DA4971">
        <w:trPr>
          <w:ins w:id="1581" w:author="Molly McEvilley" w:date="2023-06-27T08:18:00Z"/>
        </w:trPr>
        <w:tc>
          <w:tcPr>
            <w:tcW w:w="9355" w:type="dxa"/>
            <w:shd w:val="clear" w:color="auto" w:fill="FDE9D9" w:themeFill="accent6" w:themeFillTint="33"/>
          </w:tcPr>
          <w:p w14:paraId="241F4636" w14:textId="77777777" w:rsidR="00783E45" w:rsidRPr="006B4F91" w:rsidRDefault="00783E45" w:rsidP="00DA4971">
            <w:pPr>
              <w:pStyle w:val="NoSpacing"/>
              <w:rPr>
                <w:ins w:id="1582" w:author="Molly McEvilley" w:date="2023-06-27T08:18:00Z"/>
                <w:b/>
                <w:bCs/>
              </w:rPr>
            </w:pPr>
            <w:proofErr w:type="spellStart"/>
            <w:ins w:id="1583" w:author="Molly McEvilley" w:date="2023-06-27T08:18:00Z">
              <w:r w:rsidRPr="006B4F91">
                <w:rPr>
                  <w:b/>
                  <w:bCs/>
                </w:rPr>
                <w:t>lsa_Project</w:t>
              </w:r>
              <w:proofErr w:type="spellEnd"/>
            </w:ins>
          </w:p>
        </w:tc>
      </w:tr>
      <w:tr w:rsidR="00783E45" w:rsidRPr="00DE4A2E" w14:paraId="7F8CF487" w14:textId="77777777" w:rsidTr="00DA4971">
        <w:trPr>
          <w:ins w:id="1584" w:author="Molly McEvilley" w:date="2023-06-27T08:18:00Z"/>
        </w:trPr>
        <w:tc>
          <w:tcPr>
            <w:tcW w:w="9355" w:type="dxa"/>
          </w:tcPr>
          <w:p w14:paraId="3A238408" w14:textId="77777777" w:rsidR="00783E45" w:rsidRPr="00DE4A2E" w:rsidRDefault="00783E45" w:rsidP="00DA4971">
            <w:pPr>
              <w:pStyle w:val="NoSpacing"/>
              <w:rPr>
                <w:ins w:id="1585" w:author="Molly McEvilley" w:date="2023-06-27T08:18:00Z"/>
              </w:rPr>
            </w:pPr>
            <w:proofErr w:type="spellStart"/>
            <w:ins w:id="1586" w:author="Molly McEvilley" w:date="2023-06-27T08:18:00Z">
              <w:r w:rsidRPr="00DE4A2E">
                <w:t>ProjectID</w:t>
              </w:r>
              <w:proofErr w:type="spellEnd"/>
            </w:ins>
          </w:p>
        </w:tc>
      </w:tr>
      <w:tr w:rsidR="00783E45" w:rsidRPr="00DE4A2E" w14:paraId="27C2B9BD" w14:textId="77777777" w:rsidTr="00DA4971">
        <w:trPr>
          <w:ins w:id="1587" w:author="Molly McEvilley" w:date="2023-06-27T08:18:00Z"/>
        </w:trPr>
        <w:tc>
          <w:tcPr>
            <w:tcW w:w="9355" w:type="dxa"/>
          </w:tcPr>
          <w:p w14:paraId="5D8DE623" w14:textId="77777777" w:rsidR="00783E45" w:rsidRPr="00DE4A2E" w:rsidRDefault="00783E45" w:rsidP="00DA4971">
            <w:pPr>
              <w:pStyle w:val="NoSpacing"/>
              <w:rPr>
                <w:ins w:id="1588" w:author="Molly McEvilley" w:date="2023-06-27T08:18:00Z"/>
              </w:rPr>
            </w:pPr>
            <w:proofErr w:type="spellStart"/>
            <w:ins w:id="1589" w:author="Molly McEvilley" w:date="2023-06-27T08:18:00Z">
              <w:r>
                <w:t>ProjectType</w:t>
              </w:r>
              <w:proofErr w:type="spellEnd"/>
            </w:ins>
          </w:p>
        </w:tc>
      </w:tr>
      <w:tr w:rsidR="00783E45" w:rsidRPr="006B4F91" w14:paraId="12FC0C61" w14:textId="77777777" w:rsidTr="00DA4971">
        <w:trPr>
          <w:ins w:id="1590" w:author="Molly McEvilley" w:date="2023-06-27T08:18:00Z"/>
        </w:trPr>
        <w:tc>
          <w:tcPr>
            <w:tcW w:w="9355" w:type="dxa"/>
            <w:shd w:val="clear" w:color="auto" w:fill="EEECE1" w:themeFill="background2"/>
          </w:tcPr>
          <w:p w14:paraId="745C4626" w14:textId="7D94A313" w:rsidR="00783E45" w:rsidRPr="006B4F91" w:rsidRDefault="00783E45" w:rsidP="00DA4971">
            <w:pPr>
              <w:pStyle w:val="NoSpacing"/>
              <w:rPr>
                <w:ins w:id="1591" w:author="Molly McEvilley" w:date="2023-06-27T08:18:00Z"/>
                <w:b/>
                <w:bCs/>
              </w:rPr>
            </w:pPr>
            <w:proofErr w:type="spellStart"/>
            <w:ins w:id="1592" w:author="Molly McEvilley" w:date="2023-06-27T08:18:00Z">
              <w:r w:rsidRPr="006B4F91">
                <w:rPr>
                  <w:b/>
                  <w:bCs/>
                </w:rPr>
                <w:t>hmis_</w:t>
              </w:r>
            </w:ins>
            <w:ins w:id="1593" w:author="Molly McEvilley" w:date="2023-06-27T11:35:00Z">
              <w:r w:rsidR="00DC5C0F">
                <w:rPr>
                  <w:b/>
                  <w:bCs/>
                </w:rPr>
                <w:t>Affiliation</w:t>
              </w:r>
            </w:ins>
            <w:proofErr w:type="spellEnd"/>
          </w:p>
        </w:tc>
      </w:tr>
      <w:tr w:rsidR="00783E45" w:rsidRPr="004416C8" w14:paraId="70DBA8F5" w14:textId="77777777" w:rsidTr="00DA4971">
        <w:trPr>
          <w:ins w:id="1594" w:author="Molly McEvilley" w:date="2023-06-27T08:18:00Z"/>
        </w:trPr>
        <w:tc>
          <w:tcPr>
            <w:tcW w:w="9355" w:type="dxa"/>
          </w:tcPr>
          <w:p w14:paraId="6A73A05B" w14:textId="77777777" w:rsidR="00783E45" w:rsidRPr="00C03C03" w:rsidRDefault="00783E45" w:rsidP="00DA4971">
            <w:pPr>
              <w:pStyle w:val="NoSpacing"/>
              <w:rPr>
                <w:ins w:id="1595" w:author="Molly McEvilley" w:date="2023-06-27T08:18:00Z"/>
              </w:rPr>
            </w:pPr>
            <w:ins w:id="1596" w:author="Molly McEvilley" w:date="2023-06-27T08:18:00Z">
              <w:r w:rsidRPr="00C03C03">
                <w:t>(</w:t>
              </w:r>
              <w:proofErr w:type="gramStart"/>
              <w:r w:rsidRPr="00C03C03">
                <w:t>all</w:t>
              </w:r>
              <w:proofErr w:type="gramEnd"/>
              <w:r w:rsidRPr="00C03C03">
                <w:t xml:space="preserve"> columns – see below)</w:t>
              </w:r>
            </w:ins>
          </w:p>
        </w:tc>
      </w:tr>
    </w:tbl>
    <w:p w14:paraId="35EDC068" w14:textId="77777777" w:rsidR="00783E45" w:rsidRDefault="00783E45" w:rsidP="00783E45">
      <w:pPr>
        <w:pStyle w:val="Heading4"/>
        <w:rPr>
          <w:ins w:id="1597" w:author="Molly McEvilley" w:date="2023-06-27T08:18:00Z"/>
        </w:rPr>
      </w:pPr>
      <w:ins w:id="1598" w:author="Molly McEvilley" w:date="2023-06-27T08:18:00Z">
        <w:r w:rsidRPr="006A3016">
          <w:t>Target</w:t>
        </w:r>
      </w:ins>
    </w:p>
    <w:p w14:paraId="7CFB23EE" w14:textId="3C3A226E" w:rsidR="00783E45" w:rsidRPr="00493BDF" w:rsidRDefault="00783E45" w:rsidP="00783E45">
      <w:pPr>
        <w:rPr>
          <w:ins w:id="1599" w:author="Molly McEvilley" w:date="2023-06-27T08:18:00Z"/>
        </w:rPr>
      </w:pPr>
      <w:ins w:id="1600" w:author="Molly McEvilley" w:date="2023-06-27T08:18:00Z">
        <w:r>
          <w:t xml:space="preserve">HDX 2.0 validation of </w:t>
        </w:r>
      </w:ins>
      <w:ins w:id="1601" w:author="Molly McEvilley" w:date="2023-06-27T08:33:00Z">
        <w:r w:rsidR="00705FCB">
          <w:t>Affiliation</w:t>
        </w:r>
      </w:ins>
      <w:ins w:id="1602" w:author="Molly McEvilley" w:date="2023-06-27T08:18: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ins w:id="1603"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ins w:id="1604" w:author="Molly McEvilley" w:date="2023-06-27T08:18:00Z"/>
                <w:color w:val="FFFFFF" w:themeColor="background1"/>
              </w:rPr>
            </w:pPr>
            <w:proofErr w:type="spellStart"/>
            <w:ins w:id="1605" w:author="Molly McEvilley" w:date="2023-06-27T08:18:00Z">
              <w:r w:rsidRPr="006B4F91">
                <w:rPr>
                  <w:color w:val="FFFFFF" w:themeColor="background1"/>
                </w:rPr>
                <w:t>lsa_</w:t>
              </w:r>
            </w:ins>
            <w:ins w:id="1606" w:author="Molly McEvilley" w:date="2023-06-27T08:33:00Z">
              <w:r w:rsidR="00705FCB">
                <w:rPr>
                  <w:color w:val="FFFFFF" w:themeColor="background1"/>
                </w:rPr>
                <w:t>Affiliation</w:t>
              </w:r>
            </w:ins>
            <w:proofErr w:type="spellEnd"/>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607" w:author="Molly McEvilley" w:date="2023-06-27T08:18:00Z"/>
                <w:color w:val="FFFFFF" w:themeColor="background1"/>
              </w:rPr>
            </w:pPr>
            <w:ins w:id="1608" w:author="Molly McEvilley" w:date="2023-06-27T08:18:00Z">
              <w:r>
                <w:rPr>
                  <w:color w:val="FFFFFF" w:themeColor="background1"/>
                </w:rPr>
                <w:t>Column Description</w:t>
              </w:r>
            </w:ins>
          </w:p>
        </w:tc>
      </w:tr>
      <w:tr w:rsidR="007372E2" w:rsidRPr="009C3437" w14:paraId="7543756A" w14:textId="77777777" w:rsidTr="49FCFE86">
        <w:trPr>
          <w:cnfStyle w:val="000000100000" w:firstRow="0" w:lastRow="0" w:firstColumn="0" w:lastColumn="0" w:oddVBand="0" w:evenVBand="0" w:oddHBand="1" w:evenHBand="0" w:firstRowFirstColumn="0" w:firstRowLastColumn="0" w:lastRowFirstColumn="0" w:lastRowLastColumn="0"/>
          <w:ins w:id="1609"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78BEBA" w14:textId="51F427FA" w:rsidR="007372E2" w:rsidRPr="009C3437" w:rsidRDefault="007372E2" w:rsidP="007372E2">
            <w:pPr>
              <w:pStyle w:val="NoSpacing"/>
              <w:rPr>
                <w:ins w:id="1610" w:author="Molly McEvilley" w:date="2023-06-27T08:18:00Z"/>
              </w:rPr>
            </w:pPr>
            <w:proofErr w:type="spellStart"/>
            <w:ins w:id="1611" w:author="Molly McEvilley" w:date="2023-06-27T08:34:00Z">
              <w:r>
                <w:t>AffiliationID</w:t>
              </w:r>
            </w:ins>
            <w:proofErr w:type="spellEnd"/>
          </w:p>
        </w:tc>
        <w:tc>
          <w:tcPr>
            <w:tcW w:w="6696" w:type="dxa"/>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rPr>
                <w:ins w:id="1612" w:author="Molly McEvilley" w:date="2023-06-27T08:18:00Z"/>
              </w:rPr>
            </w:pPr>
            <w:ins w:id="1613" w:author="Molly McEvilley" w:date="2023-06-27T08:18:00Z">
              <w:r>
                <w:t>(See HMIS CSV documentation)</w:t>
              </w:r>
            </w:ins>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ins w:id="161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rPr>
                <w:ins w:id="1615" w:author="Molly McEvilley" w:date="2023-06-27T08:18:00Z"/>
              </w:rPr>
            </w:pPr>
            <w:proofErr w:type="spellStart"/>
            <w:ins w:id="1616" w:author="Molly McEvilley" w:date="2023-06-27T08:34:00Z">
              <w:r>
                <w:t>ProjectID</w:t>
              </w:r>
            </w:ins>
            <w:proofErr w:type="spellEnd"/>
          </w:p>
        </w:tc>
        <w:tc>
          <w:tcPr>
            <w:tcW w:w="6696" w:type="dxa"/>
          </w:tcPr>
          <w:p w14:paraId="6506576A" w14:textId="12558650" w:rsidR="007372E2" w:rsidRPr="009C3437" w:rsidRDefault="005B0431" w:rsidP="007372E2">
            <w:pPr>
              <w:pStyle w:val="NoSpacing"/>
              <w:cnfStyle w:val="000000010000" w:firstRow="0" w:lastRow="0" w:firstColumn="0" w:lastColumn="0" w:oddVBand="0" w:evenVBand="0" w:oddHBand="0" w:evenHBand="1" w:firstRowFirstColumn="0" w:firstRowLastColumn="0" w:lastRowFirstColumn="0" w:lastRowLastColumn="0"/>
              <w:rPr>
                <w:ins w:id="1617" w:author="Molly McEvilley" w:date="2023-06-27T08:18:00Z"/>
              </w:rPr>
            </w:pPr>
            <w:ins w:id="1618" w:author="Molly McEvilley" w:date="2023-07-01T11:41:00Z">
              <w:r>
                <w:t xml:space="preserve">Must </w:t>
              </w:r>
              <w:r w:rsidR="006F166C">
                <w:t xml:space="preserve">match a </w:t>
              </w:r>
              <w:proofErr w:type="spellStart"/>
              <w:r w:rsidR="006F166C" w:rsidRPr="00277F30">
                <w:rPr>
                  <w:i/>
                  <w:iCs/>
                </w:rPr>
                <w:t>ProjectID</w:t>
              </w:r>
              <w:proofErr w:type="spellEnd"/>
              <w:r w:rsidR="006F166C">
                <w:t xml:space="preserve"> in Project.csv where </w:t>
              </w:r>
              <w:proofErr w:type="spellStart"/>
              <w:r w:rsidR="006F166C" w:rsidRPr="00277F30">
                <w:rPr>
                  <w:i/>
                  <w:iCs/>
                </w:rPr>
                <w:t>ProjectType</w:t>
              </w:r>
              <w:proofErr w:type="spellEnd"/>
              <w:r w:rsidR="006F166C">
                <w:t xml:space="preserve"> = 13 and </w:t>
              </w:r>
              <w:proofErr w:type="spellStart"/>
              <w:r w:rsidR="006F166C" w:rsidRPr="00277F30">
                <w:rPr>
                  <w:i/>
                  <w:iCs/>
                </w:rPr>
                <w:t>RRHSubType</w:t>
              </w:r>
              <w:proofErr w:type="spellEnd"/>
              <w:r w:rsidR="006F166C">
                <w:t xml:space="preserve"> </w:t>
              </w:r>
            </w:ins>
            <w:ins w:id="1619" w:author="Molly McEvilley" w:date="2023-07-01T11:42:00Z">
              <w:r w:rsidR="006F166C">
                <w:t>= 1</w:t>
              </w:r>
            </w:ins>
          </w:p>
        </w:tc>
      </w:tr>
      <w:tr w:rsidR="007372E2" w:rsidRPr="009C3437" w14:paraId="0F2BCD86" w14:textId="77777777" w:rsidTr="49FCFE86">
        <w:trPr>
          <w:cnfStyle w:val="000000100000" w:firstRow="0" w:lastRow="0" w:firstColumn="0" w:lastColumn="0" w:oddVBand="0" w:evenVBand="0" w:oddHBand="1" w:evenHBand="0" w:firstRowFirstColumn="0" w:firstRowLastColumn="0" w:lastRowFirstColumn="0" w:lastRowLastColumn="0"/>
          <w:ins w:id="1620"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27422279" w14:textId="28FA3EEB" w:rsidR="007372E2" w:rsidRDefault="007372E2" w:rsidP="007372E2">
            <w:pPr>
              <w:pStyle w:val="NoSpacing"/>
              <w:rPr>
                <w:ins w:id="1621" w:author="Molly McEvilley" w:date="2023-06-27T08:18:00Z"/>
              </w:rPr>
            </w:pPr>
            <w:proofErr w:type="spellStart"/>
            <w:ins w:id="1622" w:author="Molly McEvilley" w:date="2023-06-27T08:34:00Z">
              <w:r>
                <w:t>ResProjectID</w:t>
              </w:r>
            </w:ins>
            <w:proofErr w:type="spellEnd"/>
          </w:p>
        </w:tc>
        <w:tc>
          <w:tcPr>
            <w:tcW w:w="6696" w:type="dxa"/>
          </w:tcPr>
          <w:p w14:paraId="0F386552" w14:textId="77777777" w:rsidR="0075775A" w:rsidRDefault="006F166C" w:rsidP="007372E2">
            <w:pPr>
              <w:pStyle w:val="NoSpacing"/>
              <w:cnfStyle w:val="000000100000" w:firstRow="0" w:lastRow="0" w:firstColumn="0" w:lastColumn="0" w:oddVBand="0" w:evenVBand="0" w:oddHBand="1" w:evenHBand="0" w:firstRowFirstColumn="0" w:firstRowLastColumn="0" w:lastRowFirstColumn="0" w:lastRowLastColumn="0"/>
              <w:rPr>
                <w:ins w:id="1623" w:author="Molly McEvilley" w:date="2023-07-01T11:43:00Z"/>
              </w:rPr>
            </w:pPr>
            <w:ins w:id="1624" w:author="Molly McEvilley" w:date="2023-07-01T11:42:00Z">
              <w:r>
                <w:t xml:space="preserve">Must match a </w:t>
              </w:r>
              <w:proofErr w:type="spellStart"/>
              <w:r w:rsidRPr="00277F30">
                <w:rPr>
                  <w:i/>
                  <w:iCs/>
                </w:rPr>
                <w:t>ProjectID</w:t>
              </w:r>
              <w:proofErr w:type="spellEnd"/>
              <w:r>
                <w:t xml:space="preserve"> in Project.csv where</w:t>
              </w:r>
            </w:ins>
            <w:ins w:id="1625" w:author="Molly McEvilley" w:date="2023-07-01T11:43:00Z">
              <w:r w:rsidR="0075775A">
                <w:t>:</w:t>
              </w:r>
            </w:ins>
          </w:p>
          <w:p w14:paraId="7FF2596D" w14:textId="6CC9852A" w:rsidR="007372E2" w:rsidRDefault="0C89541A" w:rsidP="00277F30">
            <w:pPr>
              <w:pStyle w:val="NoSpacing"/>
              <w:numPr>
                <w:ilvl w:val="0"/>
                <w:numId w:val="126"/>
              </w:numPr>
              <w:cnfStyle w:val="000000100000" w:firstRow="0" w:lastRow="0" w:firstColumn="0" w:lastColumn="0" w:oddVBand="0" w:evenVBand="0" w:oddHBand="1" w:evenHBand="0" w:firstRowFirstColumn="0" w:firstRowLastColumn="0" w:lastRowFirstColumn="0" w:lastRowLastColumn="0"/>
              <w:rPr>
                <w:ins w:id="1626" w:author="Molly McEvilley" w:date="2023-07-01T11:43:00Z"/>
              </w:rPr>
            </w:pPr>
            <w:proofErr w:type="spellStart"/>
            <w:ins w:id="1627" w:author="Molly McEvilley" w:date="2023-07-01T11:42:00Z">
              <w:r w:rsidRPr="49FCFE86">
                <w:rPr>
                  <w:i/>
                  <w:iCs/>
                </w:rPr>
                <w:t>ProjectType</w:t>
              </w:r>
              <w:proofErr w:type="spellEnd"/>
              <w:r>
                <w:t xml:space="preserve"> in (</w:t>
              </w:r>
            </w:ins>
            <w:ins w:id="1628" w:author="Genelle Denzin" w:date="2023-07-09T11:55:00Z">
              <w:r w:rsidR="7EB072DB">
                <w:t>0,</w:t>
              </w:r>
            </w:ins>
            <w:ins w:id="1629" w:author="Molly McEvilley" w:date="2023-07-01T11:42:00Z">
              <w:r w:rsidR="77096C8C">
                <w:t>1,2,3,8,10</w:t>
              </w:r>
            </w:ins>
            <w:ins w:id="1630" w:author="Molly McEvilley" w:date="2023-07-01T11:43:00Z">
              <w:r w:rsidR="77096C8C">
                <w:t>); or</w:t>
              </w:r>
            </w:ins>
          </w:p>
          <w:p w14:paraId="2F313E32" w14:textId="1713F269" w:rsidR="0075775A" w:rsidRPr="009C3437" w:rsidRDefault="0075775A" w:rsidP="00277F30">
            <w:pPr>
              <w:pStyle w:val="NoSpacing"/>
              <w:numPr>
                <w:ilvl w:val="0"/>
                <w:numId w:val="126"/>
              </w:numPr>
              <w:cnfStyle w:val="000000100000" w:firstRow="0" w:lastRow="0" w:firstColumn="0" w:lastColumn="0" w:oddVBand="0" w:evenVBand="0" w:oddHBand="1" w:evenHBand="0" w:firstRowFirstColumn="0" w:firstRowLastColumn="0" w:lastRowFirstColumn="0" w:lastRowLastColumn="0"/>
              <w:rPr>
                <w:ins w:id="1631" w:author="Molly McEvilley" w:date="2023-06-27T08:18:00Z"/>
              </w:rPr>
            </w:pPr>
            <w:ins w:id="1632" w:author="Molly McEvilley" w:date="2023-07-01T11:43:00Z">
              <w:r>
                <w:t xml:space="preserve">- </w:t>
              </w:r>
              <w:proofErr w:type="spellStart"/>
              <w:r w:rsidRPr="00277F30">
                <w:rPr>
                  <w:i/>
                  <w:iCs/>
                </w:rPr>
                <w:t>ProjectType</w:t>
              </w:r>
              <w:proofErr w:type="spellEnd"/>
              <w:r>
                <w:t xml:space="preserve"> = 13 and </w:t>
              </w:r>
              <w:proofErr w:type="spellStart"/>
              <w:r w:rsidRPr="00277F30">
                <w:rPr>
                  <w:i/>
                  <w:iCs/>
                </w:rPr>
                <w:t>RRHSubType</w:t>
              </w:r>
              <w:proofErr w:type="spellEnd"/>
              <w:r>
                <w:t xml:space="preserve"> = 2</w:t>
              </w:r>
            </w:ins>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ins w:id="1633"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rPr>
                <w:ins w:id="1634" w:author="Molly McEvilley" w:date="2023-06-27T08:18:00Z"/>
              </w:rPr>
            </w:pPr>
            <w:proofErr w:type="spellStart"/>
            <w:ins w:id="1635" w:author="Molly McEvilley" w:date="2023-06-27T08:18:00Z">
              <w:r w:rsidRPr="004A469A">
                <w:lastRenderedPageBreak/>
                <w:t>DateCreated</w:t>
              </w:r>
              <w:proofErr w:type="spellEnd"/>
            </w:ins>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36" w:author="Molly McEvilley" w:date="2023-06-27T08:18:00Z"/>
              </w:rPr>
            </w:pPr>
            <w:ins w:id="1637" w:author="Molly McEvilley" w:date="2023-06-27T08:18:00Z">
              <w:r w:rsidRPr="00901A0B">
                <w:t>(See HMIS CSV documentation)</w:t>
              </w:r>
            </w:ins>
          </w:p>
        </w:tc>
      </w:tr>
      <w:tr w:rsidR="00783E45" w:rsidRPr="009C3437" w14:paraId="10F70654" w14:textId="77777777" w:rsidTr="49FCFE86">
        <w:trPr>
          <w:cnfStyle w:val="000000100000" w:firstRow="0" w:lastRow="0" w:firstColumn="0" w:lastColumn="0" w:oddVBand="0" w:evenVBand="0" w:oddHBand="1" w:evenHBand="0" w:firstRowFirstColumn="0" w:firstRowLastColumn="0" w:lastRowFirstColumn="0" w:lastRowLastColumn="0"/>
          <w:ins w:id="1638"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160B4080" w14:textId="77777777" w:rsidR="00783E45" w:rsidRPr="004A469A" w:rsidRDefault="00783E45" w:rsidP="00DA4971">
            <w:pPr>
              <w:pStyle w:val="NoSpacing"/>
              <w:rPr>
                <w:ins w:id="1639" w:author="Molly McEvilley" w:date="2023-06-27T08:18:00Z"/>
              </w:rPr>
            </w:pPr>
            <w:proofErr w:type="spellStart"/>
            <w:ins w:id="1640" w:author="Molly McEvilley" w:date="2023-06-27T08:18:00Z">
              <w:r w:rsidRPr="004A469A">
                <w:t>DateUpdated</w:t>
              </w:r>
              <w:proofErr w:type="spellEnd"/>
            </w:ins>
          </w:p>
        </w:tc>
        <w:tc>
          <w:tcPr>
            <w:tcW w:w="6696" w:type="dxa"/>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641" w:author="Molly McEvilley" w:date="2023-06-27T08:18:00Z"/>
              </w:rPr>
            </w:pPr>
            <w:ins w:id="1642" w:author="Molly McEvilley" w:date="2023-06-27T08:18:00Z">
              <w:r w:rsidRPr="00901A0B">
                <w:t>(See HMIS CSV documentation)</w:t>
              </w:r>
            </w:ins>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ins w:id="1643"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rPr>
                <w:ins w:id="1644" w:author="Molly McEvilley" w:date="2023-06-27T08:18:00Z"/>
              </w:rPr>
            </w:pPr>
            <w:proofErr w:type="spellStart"/>
            <w:ins w:id="1645" w:author="Molly McEvilley" w:date="2023-06-27T08:18:00Z">
              <w:r w:rsidRPr="002D2B2B">
                <w:t>UserID</w:t>
              </w:r>
              <w:proofErr w:type="spellEnd"/>
            </w:ins>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46" w:author="Molly McEvilley" w:date="2023-06-27T08:18:00Z"/>
              </w:rPr>
            </w:pPr>
            <w:ins w:id="1647" w:author="Molly McEvilley" w:date="2023-06-27T08:18:00Z">
              <w:r w:rsidRPr="002D2B2B">
                <w:t>n/a - will not be imported</w:t>
              </w:r>
            </w:ins>
          </w:p>
        </w:tc>
      </w:tr>
      <w:tr w:rsidR="00783E45" w:rsidRPr="009C3437" w14:paraId="396B3796" w14:textId="77777777" w:rsidTr="49FCFE86">
        <w:trPr>
          <w:cnfStyle w:val="000000100000" w:firstRow="0" w:lastRow="0" w:firstColumn="0" w:lastColumn="0" w:oddVBand="0" w:evenVBand="0" w:oddHBand="1" w:evenHBand="0" w:firstRowFirstColumn="0" w:firstRowLastColumn="0" w:lastRowFirstColumn="0" w:lastRowLastColumn="0"/>
          <w:ins w:id="1648"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2920DDC6" w14:textId="77777777" w:rsidR="00783E45" w:rsidRPr="004A469A" w:rsidRDefault="00783E45" w:rsidP="00DA4971">
            <w:pPr>
              <w:pStyle w:val="NoSpacing"/>
              <w:rPr>
                <w:ins w:id="1649" w:author="Molly McEvilley" w:date="2023-06-27T08:18:00Z"/>
              </w:rPr>
            </w:pPr>
            <w:proofErr w:type="spellStart"/>
            <w:ins w:id="1650" w:author="Molly McEvilley" w:date="2023-06-27T08:18:00Z">
              <w:r w:rsidRPr="004A469A">
                <w:t>DateDeleted</w:t>
              </w:r>
              <w:proofErr w:type="spellEnd"/>
            </w:ins>
          </w:p>
        </w:tc>
        <w:tc>
          <w:tcPr>
            <w:tcW w:w="6696" w:type="dxa"/>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651" w:author="Molly McEvilley" w:date="2023-06-27T08:18:00Z"/>
              </w:rPr>
            </w:pPr>
            <w:ins w:id="1652" w:author="Molly McEvilley" w:date="2023-06-27T08:18:00Z">
              <w:r>
                <w:t>NULL</w:t>
              </w:r>
            </w:ins>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ins w:id="1653"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rPr>
                <w:ins w:id="1654" w:author="Molly McEvilley" w:date="2023-06-27T08:18:00Z"/>
              </w:rPr>
            </w:pPr>
            <w:proofErr w:type="spellStart"/>
            <w:ins w:id="1655" w:author="Molly McEvilley" w:date="2023-06-27T08:18:00Z">
              <w:r w:rsidRPr="004A469A">
                <w:t>ExportID</w:t>
              </w:r>
              <w:proofErr w:type="spellEnd"/>
            </w:ins>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56" w:author="Molly McEvilley" w:date="2023-06-27T08:18:00Z"/>
              </w:rPr>
            </w:pPr>
            <w:ins w:id="1657" w:author="Molly McEvilley" w:date="2023-06-27T08:18:00Z">
              <w:r w:rsidRPr="006F51AA">
                <w:t xml:space="preserve">Must match </w:t>
              </w:r>
              <w:proofErr w:type="spellStart"/>
              <w:r w:rsidRPr="006F51AA">
                <w:t>LSAReport.</w:t>
              </w:r>
              <w:r w:rsidRPr="006B4F91">
                <w:rPr>
                  <w:b/>
                  <w:bCs/>
                </w:rPr>
                <w:t>ReportID</w:t>
              </w:r>
              <w:proofErr w:type="spellEnd"/>
            </w:ins>
          </w:p>
        </w:tc>
      </w:tr>
    </w:tbl>
    <w:p w14:paraId="1E45C55A" w14:textId="77777777" w:rsidR="00783E45" w:rsidRDefault="00783E45" w:rsidP="00783E45">
      <w:pPr>
        <w:pStyle w:val="Heading3"/>
        <w:rPr>
          <w:ins w:id="1658" w:author="Molly McEvilley" w:date="2023-06-27T08:18:00Z"/>
        </w:rPr>
      </w:pPr>
      <w:ins w:id="1659" w:author="Molly McEvilley" w:date="2023-06-27T08:18:00Z">
        <w:r w:rsidRPr="006C26B8">
          <w:t>Logic</w:t>
        </w:r>
      </w:ins>
    </w:p>
    <w:p w14:paraId="37533166" w14:textId="01DAD8B7" w:rsidR="007372E2" w:rsidRDefault="00780501" w:rsidP="00783E45">
      <w:pPr>
        <w:rPr>
          <w:ins w:id="1660" w:author="Molly McEvilley" w:date="2023-06-27T08:34:00Z"/>
        </w:rPr>
      </w:pPr>
      <w:ins w:id="1661" w:author="Molly McEvilley" w:date="2023-07-01T12:28:00Z">
        <w:r>
          <w:t xml:space="preserve">There must be at least one </w:t>
        </w:r>
      </w:ins>
      <w:ins w:id="1662" w:author="Molly McEvilley" w:date="2023-06-27T08:37:00Z">
        <w:r w:rsidR="00E104F8">
          <w:t>Affiliation record</w:t>
        </w:r>
      </w:ins>
      <w:ins w:id="1663" w:author="Molly McEvilley" w:date="2023-06-27T08:18:00Z">
        <w:r w:rsidR="00783E45">
          <w:t xml:space="preserve"> for every </w:t>
        </w:r>
        <w:proofErr w:type="spellStart"/>
        <w:r w:rsidR="00783E45">
          <w:rPr>
            <w:i/>
          </w:rPr>
          <w:t>ProjectID</w:t>
        </w:r>
        <w:proofErr w:type="spellEnd"/>
        <w:r w:rsidR="00783E45">
          <w:t xml:space="preserve"> included in Project.csv</w:t>
        </w:r>
        <w:r w:rsidR="00783E45" w:rsidRPr="00793A81">
          <w:t xml:space="preserve"> </w:t>
        </w:r>
        <w:r w:rsidR="00783E45">
          <w:t>where</w:t>
        </w:r>
      </w:ins>
      <w:ins w:id="1664" w:author="Molly McEvilley" w:date="2023-06-27T08:34:00Z">
        <w:r w:rsidR="007372E2">
          <w:t>:</w:t>
        </w:r>
      </w:ins>
    </w:p>
    <w:p w14:paraId="0CCB621F" w14:textId="748BA8DE" w:rsidR="007372E2" w:rsidRDefault="00BF3F05" w:rsidP="007372E2">
      <w:pPr>
        <w:pStyle w:val="ListParagraph"/>
        <w:numPr>
          <w:ilvl w:val="0"/>
          <w:numId w:val="126"/>
        </w:numPr>
        <w:rPr>
          <w:ins w:id="1665" w:author="Molly McEvilley" w:date="2023-06-27T08:36:00Z"/>
        </w:rPr>
      </w:pPr>
      <w:proofErr w:type="spellStart"/>
      <w:ins w:id="1666" w:author="Molly McEvilley" w:date="2023-06-27T08:35:00Z">
        <w:r>
          <w:t>Project.</w:t>
        </w:r>
        <w:r>
          <w:rPr>
            <w:b/>
            <w:bCs/>
          </w:rPr>
          <w:t>RRHSubType</w:t>
        </w:r>
        <w:proofErr w:type="spellEnd"/>
        <w:r>
          <w:rPr>
            <w:b/>
            <w:bCs/>
          </w:rPr>
          <w:t xml:space="preserve"> </w:t>
        </w:r>
        <w:r w:rsidRPr="004E50C5">
          <w:t xml:space="preserve">= </w:t>
        </w:r>
        <w:r w:rsidR="004E50C5" w:rsidRPr="004E50C5">
          <w:t>1</w:t>
        </w:r>
      </w:ins>
      <w:ins w:id="1667" w:author="Molly McEvilley" w:date="2023-06-27T08:37:00Z">
        <w:r w:rsidR="009507E5">
          <w:t>; and</w:t>
        </w:r>
      </w:ins>
    </w:p>
    <w:p w14:paraId="1C909793" w14:textId="4D763E21" w:rsidR="004E50C5" w:rsidRDefault="004E50C5">
      <w:pPr>
        <w:pStyle w:val="ListParagraph"/>
        <w:numPr>
          <w:ilvl w:val="0"/>
          <w:numId w:val="126"/>
        </w:numPr>
        <w:rPr>
          <w:ins w:id="1668" w:author="Molly McEvilley" w:date="2023-07-01T12:28:00Z"/>
        </w:rPr>
      </w:pPr>
      <w:proofErr w:type="spellStart"/>
      <w:ins w:id="1669" w:author="Molly McEvilley" w:date="2023-06-27T08:36:00Z">
        <w:r>
          <w:t>Project.</w:t>
        </w:r>
        <w:r w:rsidR="009507E5" w:rsidRPr="00277F30">
          <w:rPr>
            <w:b/>
            <w:bCs/>
          </w:rPr>
          <w:t>ResidentialAffiliation</w:t>
        </w:r>
        <w:proofErr w:type="spellEnd"/>
        <w:r w:rsidR="009507E5">
          <w:t xml:space="preserve"> = 1</w:t>
        </w:r>
      </w:ins>
      <w:ins w:id="1670" w:author="Molly McEvilley" w:date="2023-07-01T12:28:00Z">
        <w:r w:rsidR="0046289C">
          <w:t>; and</w:t>
        </w:r>
      </w:ins>
    </w:p>
    <w:p w14:paraId="27F038CB" w14:textId="5DD98D5E" w:rsidR="0046289C" w:rsidRDefault="0046289C" w:rsidP="00277F30">
      <w:pPr>
        <w:pStyle w:val="ListParagraph"/>
        <w:numPr>
          <w:ilvl w:val="0"/>
          <w:numId w:val="126"/>
        </w:numPr>
        <w:rPr>
          <w:ins w:id="1671" w:author="Molly McEvilley" w:date="2023-06-27T08:34:00Z"/>
        </w:rPr>
      </w:pPr>
      <w:proofErr w:type="spellStart"/>
      <w:ins w:id="1672" w:author="Molly McEvilley" w:date="2023-07-01T12:28:00Z">
        <w:r>
          <w:t>Project.</w:t>
        </w:r>
      </w:ins>
      <w:ins w:id="1673" w:author="Molly McEvilley" w:date="2023-07-01T12:29:00Z">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ins>
      <w:proofErr w:type="spellEnd"/>
    </w:p>
    <w:p w14:paraId="60812678" w14:textId="77777777" w:rsidR="00783E45" w:rsidRPr="00A6584A" w:rsidRDefault="00783E45" w:rsidP="00783E45">
      <w:pPr>
        <w:rPr>
          <w:ins w:id="1674" w:author="Molly McEvilley" w:date="2023-06-27T08:18:00Z"/>
        </w:rPr>
      </w:pPr>
      <w:ins w:id="1675" w:author="Molly McEvilley" w:date="2023-06-27T08:18:00Z">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ins>
    </w:p>
    <w:p w14:paraId="55ADBB8F" w14:textId="77777777" w:rsidR="00783E45" w:rsidRDefault="00783E45" w:rsidP="00783E45">
      <w:pPr>
        <w:rPr>
          <w:ins w:id="1676" w:author="Molly McEvilley" w:date="2023-06-27T08:18:00Z"/>
        </w:rPr>
      </w:pPr>
      <w:proofErr w:type="spellStart"/>
      <w:ins w:id="1677" w:author="Molly McEvilley" w:date="2023-06-27T08:18:00Z">
        <w:r>
          <w:rPr>
            <w:i/>
          </w:rPr>
          <w:t>UserID</w:t>
        </w:r>
        <w:proofErr w:type="spellEnd"/>
        <w:r>
          <w:rPr>
            <w:i/>
          </w:rPr>
          <w:t xml:space="preserve"> </w:t>
        </w:r>
        <w:r>
          <w:t>may be exported as NULL; regardless of its value, it will not be imported into the HDX 2.0.</w:t>
        </w:r>
      </w:ins>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678" w:name="_HMIS_Business_Logic:_1"/>
      <w:bookmarkStart w:id="1679" w:name="_Toc37849758"/>
      <w:bookmarkStart w:id="1680" w:name="_Toc140489934"/>
      <w:bookmarkEnd w:id="1678"/>
      <w:r>
        <w:lastRenderedPageBreak/>
        <w:t>HMIS Business Logic:</w:t>
      </w:r>
      <w:r w:rsidR="005A642F">
        <w:t xml:space="preserve"> </w:t>
      </w:r>
      <w:proofErr w:type="spellStart"/>
      <w:r w:rsidR="00E158FC">
        <w:t>LSAPerson</w:t>
      </w:r>
      <w:bookmarkEnd w:id="1679"/>
      <w:bookmarkEnd w:id="1680"/>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commentRangeStart w:id="1681"/>
            <w:r w:rsidRPr="00A6616E">
              <w:t>Notes</w:t>
            </w:r>
            <w:commentRangeEnd w:id="1681"/>
            <w:r w:rsidR="00974180">
              <w:rPr>
                <w:rStyle w:val="CommentReference"/>
                <w:rFonts w:eastAsiaTheme="minorHAnsi"/>
                <w:b w:val="0"/>
                <w:bCs w:val="0"/>
              </w:rPr>
              <w:commentReference w:id="1681"/>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Race</w:t>
            </w:r>
            <w:ins w:id="1682" w:author="Molly McEvilley" w:date="2023-06-13T11:05:00Z">
              <w:r w:rsidR="00C653C6">
                <w:rPr>
                  <w:b/>
                  <w:bCs/>
                </w:rPr>
                <w:t>Ethnicity</w:t>
              </w:r>
            </w:ins>
            <w:proofErr w:type="spellEnd"/>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rsidDel="00C653C6" w14:paraId="14B1B9AC" w14:textId="69D69742" w:rsidTr="00DC3219">
        <w:trPr>
          <w:cnfStyle w:val="000000010000" w:firstRow="0" w:lastRow="0" w:firstColumn="0" w:lastColumn="0" w:oddVBand="0" w:evenVBand="0" w:oddHBand="0" w:evenHBand="1" w:firstRowFirstColumn="0" w:firstRowLastColumn="0" w:lastRowFirstColumn="0" w:lastRowLastColumn="0"/>
          <w:cantSplit/>
          <w:trHeight w:val="216"/>
          <w:del w:id="1683" w:author="Molly McEvilley" w:date="2023-06-13T11:05: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88694E2" w:rsidR="000F1498" w:rsidRPr="00291CD4" w:rsidDel="00C653C6" w:rsidRDefault="000F1498" w:rsidP="000F1498">
            <w:pPr>
              <w:pStyle w:val="NoSpacing"/>
              <w:rPr>
                <w:del w:id="1684" w:author="Molly McEvilley" w:date="2023-06-13T11:05:00Z"/>
              </w:rPr>
            </w:pPr>
            <w:del w:id="1685" w:author="Molly McEvilley" w:date="2023-06-13T11:05:00Z">
              <w:r w:rsidRPr="00192F86" w:rsidDel="00C653C6">
                <w:delText>4</w:delText>
              </w:r>
            </w:del>
          </w:p>
        </w:tc>
        <w:tc>
          <w:tcPr>
            <w:tcW w:w="1980" w:type="dxa"/>
            <w:noWrap/>
            <w:hideMark/>
          </w:tcPr>
          <w:p w14:paraId="75C88558" w14:textId="5660BA58" w:rsidR="000F1498" w:rsidRPr="000D5A2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686" w:author="Molly McEvilley" w:date="2023-06-13T11:05:00Z"/>
                <w:b/>
                <w:bCs/>
              </w:rPr>
            </w:pPr>
            <w:del w:id="1687" w:author="Molly McEvilley" w:date="2023-06-13T11:05:00Z">
              <w:r w:rsidRPr="000D5A2E" w:rsidDel="00C653C6">
                <w:rPr>
                  <w:b/>
                  <w:bCs/>
                </w:rPr>
                <w:delText>Ethnicity</w:delText>
              </w:r>
            </w:del>
          </w:p>
        </w:tc>
        <w:tc>
          <w:tcPr>
            <w:tcW w:w="6750" w:type="dxa"/>
          </w:tcPr>
          <w:p w14:paraId="28B07629" w14:textId="764C57F0" w:rsidR="000F1498" w:rsidRPr="00A6616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688" w:author="Molly McEvilley" w:date="2023-06-13T11:05:00Z"/>
              </w:rPr>
            </w:pPr>
            <w:del w:id="1689" w:author="Molly McEvilley" w:date="2023-06-13T11:05:00Z">
              <w:r w:rsidDel="00C653C6">
                <w:delText xml:space="preserve">See </w:delText>
              </w:r>
              <w:r w:rsidR="0030339F" w:rsidDel="00C653C6">
                <w:fldChar w:fldCharType="begin"/>
              </w:r>
              <w:r w:rsidR="0030339F" w:rsidDel="00C653C6">
                <w:delInstrText>HYPERLINK \l "_LSAPerson_Demographics"</w:delInstrText>
              </w:r>
              <w:r w:rsidR="0030339F" w:rsidDel="00C653C6">
                <w:fldChar w:fldCharType="separate"/>
              </w:r>
              <w:r w:rsidDel="00C653C6">
                <w:rPr>
                  <w:rStyle w:val="Hyperlink"/>
                </w:rPr>
                <w:delText xml:space="preserve">5.4 </w:delText>
              </w:r>
              <w:r w:rsidRPr="006F72D8" w:rsidDel="00C653C6">
                <w:rPr>
                  <w:rStyle w:val="Hyperlink"/>
                </w:rPr>
                <w:delText>LSAPerson Demographics</w:delText>
              </w:r>
              <w:r w:rsidR="0030339F" w:rsidDel="00C653C6">
                <w:rPr>
                  <w:rStyle w:val="Hyperlink"/>
                </w:rPr>
                <w:fldChar w:fldCharType="end"/>
              </w:r>
            </w:del>
          </w:p>
        </w:tc>
      </w:tr>
      <w:tr w:rsidR="0002252C" w:rsidRPr="00D23CF2" w14:paraId="0CCF7AF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0B1C5A5" w:rsidR="0002252C" w:rsidRPr="00291CD4" w:rsidRDefault="0002252C" w:rsidP="0002252C">
            <w:pPr>
              <w:pStyle w:val="NoSpacing"/>
            </w:pPr>
            <w:ins w:id="1690" w:author="Molly McEvilley" w:date="2023-07-01T13:11:00Z">
              <w:r w:rsidRPr="0055258B">
                <w:t>4</w:t>
              </w:r>
            </w:ins>
            <w:del w:id="1691" w:author="Molly McEvilley" w:date="2023-07-01T13:04:00Z">
              <w:r w:rsidRPr="00192F86" w:rsidDel="00833DBB">
                <w:delText>5</w:delText>
              </w:r>
            </w:del>
          </w:p>
        </w:tc>
        <w:tc>
          <w:tcPr>
            <w:tcW w:w="0" w:type="dxa"/>
            <w:noWrap/>
            <w:hideMark/>
          </w:tcPr>
          <w:p w14:paraId="28FC13A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0" w:type="dxa"/>
          </w:tcPr>
          <w:p w14:paraId="698ACC60" w14:textId="2F74B49B"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36C4688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7CEAA964" w:rsidR="0002252C" w:rsidRPr="00291CD4" w:rsidRDefault="0002252C" w:rsidP="0002252C">
            <w:pPr>
              <w:pStyle w:val="NoSpacing"/>
            </w:pPr>
            <w:ins w:id="1692" w:author="Molly McEvilley" w:date="2023-07-01T13:11:00Z">
              <w:r w:rsidRPr="0055258B">
                <w:t>5</w:t>
              </w:r>
            </w:ins>
            <w:del w:id="1693" w:author="Molly McEvilley" w:date="2023-07-01T13:04:00Z">
              <w:r w:rsidRPr="00192F86" w:rsidDel="00833DBB">
                <w:delText>6</w:delText>
              </w:r>
            </w:del>
          </w:p>
        </w:tc>
        <w:tc>
          <w:tcPr>
            <w:tcW w:w="0" w:type="dxa"/>
            <w:noWrap/>
            <w:hideMark/>
          </w:tcPr>
          <w:p w14:paraId="4F80FC7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0" w:type="dxa"/>
          </w:tcPr>
          <w:p w14:paraId="226278E3" w14:textId="476CD94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5A2AC6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0455DFFD" w:rsidR="0002252C" w:rsidRPr="00291CD4" w:rsidRDefault="0002252C" w:rsidP="0002252C">
            <w:pPr>
              <w:pStyle w:val="NoSpacing"/>
            </w:pPr>
            <w:ins w:id="1694" w:author="Molly McEvilley" w:date="2023-07-01T13:11:00Z">
              <w:r w:rsidRPr="0055258B">
                <w:t>6</w:t>
              </w:r>
            </w:ins>
            <w:del w:id="1695" w:author="Molly McEvilley" w:date="2023-07-01T13:04:00Z">
              <w:r w:rsidRPr="00192F86" w:rsidDel="00833DBB">
                <w:delText>7</w:delText>
              </w:r>
            </w:del>
          </w:p>
        </w:tc>
        <w:tc>
          <w:tcPr>
            <w:tcW w:w="0" w:type="dxa"/>
            <w:noWrap/>
            <w:hideMark/>
          </w:tcPr>
          <w:p w14:paraId="6902EA3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0" w:type="dxa"/>
          </w:tcPr>
          <w:p w14:paraId="2FE0D5D1" w14:textId="143553AC"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22EBE1B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2F03DA51" w:rsidR="0002252C" w:rsidRPr="00291CD4" w:rsidRDefault="0002252C" w:rsidP="0002252C">
            <w:pPr>
              <w:pStyle w:val="NoSpacing"/>
            </w:pPr>
            <w:ins w:id="1696" w:author="Molly McEvilley" w:date="2023-07-01T13:11:00Z">
              <w:r w:rsidRPr="0055258B">
                <w:t>7</w:t>
              </w:r>
            </w:ins>
            <w:del w:id="1697" w:author="Molly McEvilley" w:date="2023-07-01T13:04:00Z">
              <w:r w:rsidRPr="00192F86" w:rsidDel="00833DBB">
                <w:delText>8</w:delText>
              </w:r>
            </w:del>
          </w:p>
        </w:tc>
        <w:tc>
          <w:tcPr>
            <w:tcW w:w="0" w:type="dxa"/>
            <w:noWrap/>
            <w:hideMark/>
          </w:tcPr>
          <w:p w14:paraId="2A4BA9F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0" w:type="dxa"/>
          </w:tcPr>
          <w:p w14:paraId="10E5D8A5" w14:textId="77777777"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56058DE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1043DA4B" w:rsidR="0002252C" w:rsidRPr="00291CD4" w:rsidRDefault="0002252C" w:rsidP="0002252C">
            <w:pPr>
              <w:pStyle w:val="NoSpacing"/>
            </w:pPr>
            <w:ins w:id="1698" w:author="Molly McEvilley" w:date="2023-07-01T13:11:00Z">
              <w:r w:rsidRPr="0055258B">
                <w:t>8</w:t>
              </w:r>
            </w:ins>
            <w:del w:id="1699" w:author="Molly McEvilley" w:date="2023-07-01T13:04:00Z">
              <w:r w:rsidRPr="00192F86" w:rsidDel="00833DBB">
                <w:delText>9</w:delText>
              </w:r>
            </w:del>
          </w:p>
        </w:tc>
        <w:tc>
          <w:tcPr>
            <w:tcW w:w="0" w:type="dxa"/>
            <w:noWrap/>
            <w:hideMark/>
          </w:tcPr>
          <w:p w14:paraId="4A9B84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0" w:type="dxa"/>
          </w:tcPr>
          <w:p w14:paraId="4B45F645" w14:textId="6E3D0C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5232624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41A603A" w:rsidR="0002252C" w:rsidRPr="00291CD4" w:rsidRDefault="0002252C" w:rsidP="0002252C">
            <w:pPr>
              <w:pStyle w:val="NoSpacing"/>
            </w:pPr>
            <w:ins w:id="1700" w:author="Molly McEvilley" w:date="2023-07-01T13:11:00Z">
              <w:r w:rsidRPr="0055258B">
                <w:t>9</w:t>
              </w:r>
            </w:ins>
            <w:del w:id="1701" w:author="Molly McEvilley" w:date="2023-07-01T13:04:00Z">
              <w:r w:rsidRPr="00192F86" w:rsidDel="00833DBB">
                <w:delText>10</w:delText>
              </w:r>
            </w:del>
          </w:p>
        </w:tc>
        <w:tc>
          <w:tcPr>
            <w:tcW w:w="0" w:type="dxa"/>
            <w:noWrap/>
            <w:hideMark/>
          </w:tcPr>
          <w:p w14:paraId="0837A87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0" w:type="dxa"/>
          </w:tcPr>
          <w:p w14:paraId="5A46337F" w14:textId="01E026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r>
              <w:fldChar w:fldCharType="begin"/>
            </w:r>
            <w:r>
              <w:instrText>HYPERLINK  \l "_EST/RRH/PSHAgeMin_and_EST/RRH/PSHAg"</w:instrText>
            </w:r>
            <w:r>
              <w:fldChar w:fldCharType="separate"/>
            </w:r>
            <w:del w:id="1702" w:author="Molly McEvilley" w:date="2023-07-01T12:43:00Z">
              <w:r w:rsidDel="000F5C06">
                <w:rPr>
                  <w:rStyle w:val="Hyperlink"/>
                </w:rPr>
                <w:delText>5.11</w:delText>
              </w:r>
              <w:r w:rsidRPr="00BC5AA1" w:rsidDel="000F5C06">
                <w:rPr>
                  <w:rStyle w:val="Hyperlink"/>
                </w:rPr>
                <w:delText xml:space="preserve"> EST/RRH/PSHAgeMin and EST/RRH/PSHAgeMax</w:delText>
              </w:r>
            </w:del>
            <w:ins w:id="1703" w:author="Molly McEvilley" w:date="2023-07-01T12:43:00Z">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ins>
            <w:proofErr w:type="spellEnd"/>
            <w:r>
              <w:rPr>
                <w:rStyle w:val="Hyperlink"/>
              </w:rPr>
              <w:fldChar w:fldCharType="end"/>
            </w:r>
          </w:p>
        </w:tc>
      </w:tr>
      <w:tr w:rsidR="0002252C" w:rsidRPr="00D23CF2" w14:paraId="420DB90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7106B883" w:rsidR="0002252C" w:rsidRPr="00291CD4" w:rsidRDefault="0002252C" w:rsidP="0002252C">
            <w:pPr>
              <w:pStyle w:val="NoSpacing"/>
            </w:pPr>
            <w:ins w:id="1704" w:author="Molly McEvilley" w:date="2023-07-01T13:11:00Z">
              <w:r w:rsidRPr="0055258B">
                <w:t>10</w:t>
              </w:r>
            </w:ins>
            <w:del w:id="1705" w:author="Molly McEvilley" w:date="2023-07-01T13:04:00Z">
              <w:r w:rsidRPr="00192F86" w:rsidDel="00833DBB">
                <w:delText>11</w:delText>
              </w:r>
            </w:del>
          </w:p>
        </w:tc>
        <w:tc>
          <w:tcPr>
            <w:tcW w:w="0" w:type="dxa"/>
            <w:noWrap/>
            <w:hideMark/>
          </w:tcPr>
          <w:p w14:paraId="74F4BA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0" w:type="dxa"/>
          </w:tcPr>
          <w:p w14:paraId="6BB2B66F" w14:textId="3798D76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706" w:author="Molly McEvilley" w:date="2023-07-01T12:44:00Z">
              <w:r>
                <w:t xml:space="preserve">See </w:t>
              </w:r>
              <w:r>
                <w:fldChar w:fldCharType="begin"/>
              </w:r>
              <w:r>
                <w:instrText>HYPERLINK  \l "_EST/RRH/PSHAgeMin_and_EST/RRH/PSHAg"</w:instrText>
              </w:r>
              <w:r>
                <w:fldChar w:fldCharType="separate"/>
              </w:r>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r>
                <w:rPr>
                  <w:rStyle w:val="Hyperlink"/>
                </w:rPr>
                <w:fldChar w:fldCharType="end"/>
              </w:r>
            </w:ins>
            <w:del w:id="1707" w:author="Molly McEvilley" w:date="2023-07-01T12:44:00Z">
              <w:r w:rsidDel="00F37A2D">
                <w:delText xml:space="preserve">See </w:delText>
              </w:r>
              <w:r w:rsidDel="00F37A2D">
                <w:fldChar w:fldCharType="begin"/>
              </w:r>
              <w:r w:rsidDel="00F37A2D">
                <w:delInstrText>HYPERLINK \l "_EST/RRH/PSHAgeMin_and_EST/RRH/PSHAg"</w:delInstrText>
              </w:r>
              <w:r w:rsidDel="00F37A2D">
                <w:fldChar w:fldCharType="separate"/>
              </w:r>
              <w:r w:rsidDel="00F37A2D">
                <w:rPr>
                  <w:rStyle w:val="Hyperlink"/>
                </w:rPr>
                <w:delText>5.11</w:delText>
              </w:r>
              <w:r w:rsidRPr="00BC5AA1" w:rsidDel="00F37A2D">
                <w:rPr>
                  <w:rStyle w:val="Hyperlink"/>
                </w:rPr>
                <w:delText xml:space="preserve"> EST/RRH/PSHAgeMin and EST/RRH/PSHAgeMax</w:delText>
              </w:r>
              <w:r w:rsidDel="00F37A2D">
                <w:rPr>
                  <w:rStyle w:val="Hyperlink"/>
                </w:rPr>
                <w:fldChar w:fldCharType="end"/>
              </w:r>
            </w:del>
          </w:p>
        </w:tc>
      </w:tr>
      <w:tr w:rsidR="00791A02" w:rsidRPr="00D23CF2" w14:paraId="7EDCFD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62D75E9" w:rsidR="00791A02" w:rsidRPr="00291CD4" w:rsidRDefault="00791A02" w:rsidP="00791A02">
            <w:pPr>
              <w:pStyle w:val="NoSpacing"/>
            </w:pPr>
            <w:ins w:id="1708" w:author="Molly McEvilley" w:date="2023-07-01T13:11:00Z">
              <w:r w:rsidRPr="0055258B">
                <w:t>11</w:t>
              </w:r>
            </w:ins>
            <w:del w:id="1709" w:author="Molly McEvilley" w:date="2023-07-01T13:04:00Z">
              <w:r w:rsidRPr="00192F86" w:rsidDel="00833DBB">
                <w:delText>12</w:delText>
              </w:r>
            </w:del>
          </w:p>
        </w:tc>
        <w:tc>
          <w:tcPr>
            <w:tcW w:w="0" w:type="dxa"/>
            <w:noWrap/>
            <w:hideMark/>
          </w:tcPr>
          <w:p w14:paraId="0DFEE4AD"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0" w:type="dxa"/>
          </w:tcPr>
          <w:p w14:paraId="06978BDB" w14:textId="42AD2220"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710"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11" w:author="Molly McEvilley" w:date="2023-07-01T13:21:00Z">
              <w:r w:rsidDel="005F4D63">
                <w:delText xml:space="preserve">See </w:delText>
              </w:r>
              <w:r w:rsidDel="005F4D63">
                <w:fldChar w:fldCharType="begin"/>
              </w:r>
            </w:del>
            <w:del w:id="1712" w:author="Molly McEvilley" w:date="2023-07-01T12:40:00Z">
              <w:r w:rsidDel="0093046B">
                <w:delInstrText>HYPERLINK \l "_HHTypeEST/RRH/PSH_-_LSAPerson"</w:delInstrText>
              </w:r>
            </w:del>
            <w:del w:id="1713" w:author="Molly McEvilley" w:date="2023-07-01T13:21:00Z">
              <w:r w:rsidDel="005F4D63">
                <w:fldChar w:fldCharType="separate"/>
              </w:r>
            </w:del>
            <w:del w:id="1714" w:author="Molly McEvilley" w:date="2023-07-01T12:40:00Z">
              <w:r w:rsidDel="0093046B">
                <w:rPr>
                  <w:rStyle w:val="Hyperlink"/>
                </w:rPr>
                <w:delText>5.12</w:delText>
              </w:r>
              <w:r w:rsidRPr="00A6616E" w:rsidDel="0093046B">
                <w:rPr>
                  <w:rStyle w:val="Hyperlink"/>
                </w:rPr>
                <w:delText xml:space="preserve"> HHTypeEST/RRH/PSH</w:delText>
              </w:r>
            </w:del>
            <w:del w:id="1715" w:author="Molly McEvilley" w:date="2023-07-01T13:21:00Z">
              <w:r w:rsidDel="005F4D63">
                <w:rPr>
                  <w:rStyle w:val="Hyperlink"/>
                </w:rPr>
                <w:fldChar w:fldCharType="end"/>
              </w:r>
            </w:del>
          </w:p>
        </w:tc>
      </w:tr>
      <w:tr w:rsidR="00791A02" w:rsidRPr="00D23CF2" w14:paraId="1020F43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04F16B40" w:rsidR="00791A02" w:rsidRPr="00291CD4" w:rsidRDefault="00791A02" w:rsidP="00791A02">
            <w:pPr>
              <w:pStyle w:val="NoSpacing"/>
            </w:pPr>
            <w:ins w:id="1716" w:author="Molly McEvilley" w:date="2023-07-01T13:11:00Z">
              <w:r w:rsidRPr="0055258B">
                <w:t>12</w:t>
              </w:r>
            </w:ins>
            <w:del w:id="1717" w:author="Molly McEvilley" w:date="2023-07-01T13:04:00Z">
              <w:r w:rsidRPr="00192F86" w:rsidDel="00833DBB">
                <w:delText>13</w:delText>
              </w:r>
            </w:del>
          </w:p>
        </w:tc>
        <w:tc>
          <w:tcPr>
            <w:tcW w:w="0" w:type="dxa"/>
            <w:noWrap/>
            <w:hideMark/>
          </w:tcPr>
          <w:p w14:paraId="1A06B8F8"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0" w:type="dxa"/>
          </w:tcPr>
          <w:p w14:paraId="0EF2B546" w14:textId="70E50153"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ins w:id="1718"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19" w:author="Molly McEvilley" w:date="2023-07-01T13:21:00Z">
              <w:r w:rsidDel="005F4D63">
                <w:delText xml:space="preserve">See </w:delText>
              </w:r>
              <w:r w:rsidDel="005F4D63">
                <w:fldChar w:fldCharType="begin"/>
              </w:r>
              <w:r w:rsidDel="005F4D63">
                <w:delInstrText>HYPERLINK \l "_HoHEST/RRH/PSH"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3</w:delText>
              </w:r>
              <w:r w:rsidRPr="00B750EC" w:rsidDel="005F4D63">
                <w:rPr>
                  <w:rStyle w:val="Hyperlink"/>
                </w:rPr>
                <w:delText xml:space="preserve"> </w:delText>
              </w:r>
              <w:r w:rsidRPr="00A6616E" w:rsidDel="005F4D63">
                <w:rPr>
                  <w:rStyle w:val="Hyperlink"/>
                </w:rPr>
                <w:delText>HoHEST/RRH/PSH</w:delText>
              </w:r>
              <w:r w:rsidDel="005F4D63">
                <w:rPr>
                  <w:rStyle w:val="Hyperlink"/>
                </w:rPr>
                <w:fldChar w:fldCharType="end"/>
              </w:r>
            </w:del>
          </w:p>
        </w:tc>
      </w:tr>
      <w:tr w:rsidR="00791A02" w:rsidRPr="00D23CF2" w14:paraId="4B08398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34FD2868" w:rsidR="00791A02" w:rsidRPr="00291CD4" w:rsidRDefault="00791A02" w:rsidP="00791A02">
            <w:pPr>
              <w:pStyle w:val="NoSpacing"/>
            </w:pPr>
            <w:ins w:id="1720" w:author="Molly McEvilley" w:date="2023-07-01T13:11:00Z">
              <w:r w:rsidRPr="0055258B">
                <w:t>13</w:t>
              </w:r>
            </w:ins>
            <w:del w:id="1721" w:author="Molly McEvilley" w:date="2023-07-01T13:04:00Z">
              <w:r w:rsidRPr="00192F86" w:rsidDel="00833DBB">
                <w:delText>14</w:delText>
              </w:r>
            </w:del>
          </w:p>
        </w:tc>
        <w:tc>
          <w:tcPr>
            <w:tcW w:w="0" w:type="dxa"/>
            <w:noWrap/>
            <w:hideMark/>
          </w:tcPr>
          <w:p w14:paraId="30E996A4"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0" w:type="dxa"/>
          </w:tcPr>
          <w:p w14:paraId="0C44EB6C" w14:textId="77653FD3"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722"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23" w:author="Molly McEvilley" w:date="2023-07-01T13:21:00Z">
              <w:r w:rsidDel="005F4D63">
                <w:delText xml:space="preserve">See </w:delText>
              </w:r>
              <w:r w:rsidDel="005F4D63">
                <w:fldChar w:fldCharType="begin"/>
              </w:r>
              <w:r w:rsidDel="005F4D63">
                <w:delInstrText>HYPERLINK \l "_AHARHoHEST/RRH/PSH"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5</w:delText>
              </w:r>
              <w:r w:rsidRPr="00B750EC" w:rsidDel="005F4D63">
                <w:rPr>
                  <w:rStyle w:val="Hyperlink"/>
                </w:rPr>
                <w:delText xml:space="preserve"> AdultEST/RRH/PSH</w:delText>
              </w:r>
              <w:r w:rsidDel="005F4D63">
                <w:rPr>
                  <w:rStyle w:val="Hyperlink"/>
                </w:rPr>
                <w:fldChar w:fldCharType="end"/>
              </w:r>
            </w:del>
          </w:p>
        </w:tc>
      </w:tr>
      <w:tr w:rsidR="0002252C" w:rsidRPr="00D23CF2" w14:paraId="1F1A24E4" w14:textId="77777777" w:rsidTr="00BA18CE">
        <w:trPr>
          <w:cnfStyle w:val="000000100000" w:firstRow="0" w:lastRow="0" w:firstColumn="0" w:lastColumn="0" w:oddVBand="0" w:evenVBand="0" w:oddHBand="1" w:evenHBand="0" w:firstRowFirstColumn="0" w:firstRowLastColumn="0" w:lastRowFirstColumn="0" w:lastRowLastColumn="0"/>
          <w:cantSplit/>
          <w:trHeight w:val="216"/>
          <w:ins w:id="1724" w:author="Molly McEvilley" w:date="2023-07-01T13:07:00Z"/>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rPr>
                <w:ins w:id="1725" w:author="Molly McEvilley" w:date="2023-07-01T13:07:00Z"/>
              </w:rPr>
            </w:pPr>
            <w:ins w:id="1726" w:author="Molly McEvilley" w:date="2023-07-01T13:11:00Z">
              <w:r w:rsidRPr="0055258B">
                <w:t>14</w:t>
              </w:r>
            </w:ins>
          </w:p>
        </w:tc>
        <w:tc>
          <w:tcPr>
            <w:tcW w:w="1980" w:type="dxa"/>
            <w:noWrap/>
          </w:tcPr>
          <w:p w14:paraId="35D4E4A6" w14:textId="4CDE1BFD"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ins w:id="1727" w:author="Molly McEvilley" w:date="2023-07-01T13:07:00Z"/>
                <w:b/>
                <w:bCs/>
              </w:rPr>
            </w:pPr>
            <w:proofErr w:type="spellStart"/>
            <w:ins w:id="1728" w:author="Molly McEvilley" w:date="2023-07-01T13:07:00Z">
              <w:r>
                <w:rPr>
                  <w:b/>
                  <w:bCs/>
                </w:rPr>
                <w:t>AHARAdultEST</w:t>
              </w:r>
              <w:proofErr w:type="spellEnd"/>
            </w:ins>
          </w:p>
        </w:tc>
        <w:tc>
          <w:tcPr>
            <w:tcW w:w="6750" w:type="dxa"/>
          </w:tcPr>
          <w:p w14:paraId="43549663" w14:textId="4619576D" w:rsidR="0002252C" w:rsidRDefault="00884191" w:rsidP="0002252C">
            <w:pPr>
              <w:pStyle w:val="NoSpacing"/>
              <w:cnfStyle w:val="000000100000" w:firstRow="0" w:lastRow="0" w:firstColumn="0" w:lastColumn="0" w:oddVBand="0" w:evenVBand="0" w:oddHBand="1" w:evenHBand="0" w:firstRowFirstColumn="0" w:firstRowLastColumn="0" w:lastRowFirstColumn="0" w:lastRowLastColumn="0"/>
              <w:rPr>
                <w:ins w:id="1729" w:author="Molly McEvilley" w:date="2023-07-01T13:07:00Z"/>
              </w:rPr>
            </w:pPr>
            <w:ins w:id="1730" w:author="Molly McEvilley" w:date="2023-07-01T13:20:00Z">
              <w:r>
                <w:t xml:space="preserve">See </w:t>
              </w:r>
              <w:r w:rsidR="00126960">
                <w:fldChar w:fldCharType="begin"/>
              </w:r>
            </w:ins>
            <w:ins w:id="1731" w:author="Molly McEvilley" w:date="2023-07-01T13:21:00Z">
              <w:r>
                <w:instrText>HYPERLINK  \l "_Set_Population_Identifiers_4"</w:instrText>
              </w:r>
            </w:ins>
            <w:ins w:id="1732" w:author="Molly McEvilley" w:date="2023-07-01T13:20:00Z">
              <w:r w:rsidR="00126960">
                <w:fldChar w:fldCharType="separate"/>
              </w:r>
            </w:ins>
            <w:ins w:id="1733" w:author="Molly McEvilley" w:date="2023-07-01T13:21:00Z">
              <w:r>
                <w:rPr>
                  <w:rStyle w:val="Hyperlink"/>
                </w:rPr>
                <w:t>5.13 Project Group and Population Household Types</w:t>
              </w:r>
            </w:ins>
            <w:ins w:id="1734" w:author="Molly McEvilley" w:date="2023-07-01T13:20:00Z">
              <w:r w:rsidR="00126960">
                <w:fldChar w:fldCharType="end"/>
              </w:r>
            </w:ins>
          </w:p>
        </w:tc>
      </w:tr>
      <w:tr w:rsidR="00EE2F61" w:rsidRPr="00D23CF2" w14:paraId="082DB69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7263A1C" w:rsidR="00437DD6" w:rsidRPr="00291CD4" w:rsidRDefault="00437DD6" w:rsidP="00437DD6">
            <w:pPr>
              <w:pStyle w:val="NoSpacing"/>
            </w:pPr>
            <w:ins w:id="1735" w:author="Molly McEvilley" w:date="2023-07-01T13:11:00Z">
              <w:r w:rsidRPr="0055258B">
                <w:t>15</w:t>
              </w:r>
            </w:ins>
            <w:del w:id="1736" w:author="Molly McEvilley" w:date="2023-07-01T13:04:00Z">
              <w:r w:rsidRPr="00192F86" w:rsidDel="00833DBB">
                <w:delText>15</w:delText>
              </w:r>
            </w:del>
          </w:p>
        </w:tc>
        <w:tc>
          <w:tcPr>
            <w:tcW w:w="0" w:type="dxa"/>
            <w:noWrap/>
            <w:hideMark/>
          </w:tcPr>
          <w:p w14:paraId="78A26CB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HHChronicEST</w:t>
            </w:r>
            <w:proofErr w:type="spellEnd"/>
          </w:p>
        </w:tc>
        <w:tc>
          <w:tcPr>
            <w:tcW w:w="0" w:type="dxa"/>
          </w:tcPr>
          <w:p w14:paraId="4073A086" w14:textId="50FF0370"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737" w:author="Molly McEvilley" w:date="2023-07-01T13:27:00Z"/>
              </w:rPr>
            </w:pPr>
            <w:ins w:id="1738"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39"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03C67B24" w14:textId="456F117F"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740"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64FA2B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401EF5D4" w:rsidR="00437DD6" w:rsidRPr="00291CD4" w:rsidRDefault="00437DD6" w:rsidP="00437DD6">
            <w:pPr>
              <w:pStyle w:val="NoSpacing"/>
            </w:pPr>
            <w:ins w:id="1741" w:author="Molly McEvilley" w:date="2023-07-01T13:11:00Z">
              <w:r w:rsidRPr="0055258B">
                <w:t>16</w:t>
              </w:r>
            </w:ins>
            <w:del w:id="1742" w:author="Molly McEvilley" w:date="2023-07-01T13:04:00Z">
              <w:r w:rsidRPr="00192F86" w:rsidDel="00833DBB">
                <w:delText>16</w:delText>
              </w:r>
            </w:del>
          </w:p>
        </w:tc>
        <w:tc>
          <w:tcPr>
            <w:tcW w:w="0" w:type="dxa"/>
            <w:noWrap/>
            <w:hideMark/>
          </w:tcPr>
          <w:p w14:paraId="1C846AF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HHVetEST</w:t>
            </w:r>
            <w:proofErr w:type="spellEnd"/>
          </w:p>
        </w:tc>
        <w:tc>
          <w:tcPr>
            <w:tcW w:w="0" w:type="dxa"/>
          </w:tcPr>
          <w:p w14:paraId="1F09872A" w14:textId="3D906B19"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743" w:author="Molly McEvilley" w:date="2023-07-01T13:27:00Z"/>
              </w:rPr>
            </w:pPr>
            <w:ins w:id="1744"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45"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4B931785" w14:textId="455DE113"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746"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5AADD8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16A4D624" w:rsidR="00437DD6" w:rsidRPr="00291CD4" w:rsidRDefault="00437DD6" w:rsidP="00437DD6">
            <w:pPr>
              <w:pStyle w:val="NoSpacing"/>
            </w:pPr>
            <w:ins w:id="1747" w:author="Molly McEvilley" w:date="2023-07-01T13:11:00Z">
              <w:r w:rsidRPr="0055258B">
                <w:t>17</w:t>
              </w:r>
            </w:ins>
            <w:del w:id="1748" w:author="Molly McEvilley" w:date="2023-07-01T13:04:00Z">
              <w:r w:rsidRPr="00192F86" w:rsidDel="00833DBB">
                <w:delText>17</w:delText>
              </w:r>
            </w:del>
          </w:p>
        </w:tc>
        <w:tc>
          <w:tcPr>
            <w:tcW w:w="0" w:type="dxa"/>
            <w:noWrap/>
            <w:hideMark/>
          </w:tcPr>
          <w:p w14:paraId="6474F194"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HHDisabilityEST</w:t>
            </w:r>
            <w:proofErr w:type="spellEnd"/>
          </w:p>
        </w:tc>
        <w:tc>
          <w:tcPr>
            <w:tcW w:w="0" w:type="dxa"/>
          </w:tcPr>
          <w:p w14:paraId="416D5791" w14:textId="6130D02B"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749" w:author="Molly McEvilley" w:date="2023-07-01T13:27:00Z"/>
              </w:rPr>
            </w:pPr>
            <w:ins w:id="1750"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51"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32EA1ED6" w14:textId="5EF1114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752"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219D67B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44D9C9CF" w:rsidR="00437DD6" w:rsidRPr="00291CD4" w:rsidRDefault="00437DD6" w:rsidP="00437DD6">
            <w:pPr>
              <w:pStyle w:val="NoSpacing"/>
            </w:pPr>
            <w:ins w:id="1753" w:author="Molly McEvilley" w:date="2023-07-01T13:11:00Z">
              <w:r w:rsidRPr="0055258B">
                <w:t>18</w:t>
              </w:r>
            </w:ins>
            <w:del w:id="1754" w:author="Molly McEvilley" w:date="2023-07-01T13:04:00Z">
              <w:r w:rsidRPr="00192F86" w:rsidDel="00833DBB">
                <w:delText>18</w:delText>
              </w:r>
            </w:del>
          </w:p>
        </w:tc>
        <w:tc>
          <w:tcPr>
            <w:tcW w:w="0" w:type="dxa"/>
            <w:noWrap/>
            <w:hideMark/>
          </w:tcPr>
          <w:p w14:paraId="0B68823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HHFleeingDVEST</w:t>
            </w:r>
            <w:proofErr w:type="spellEnd"/>
          </w:p>
        </w:tc>
        <w:tc>
          <w:tcPr>
            <w:tcW w:w="0" w:type="dxa"/>
          </w:tcPr>
          <w:p w14:paraId="7C0B18CF" w14:textId="7BC1F8C6"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755" w:author="Molly McEvilley" w:date="2023-07-01T13:27:00Z"/>
              </w:rPr>
            </w:pPr>
            <w:ins w:id="1756"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57"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53F964D0" w14:textId="7292909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758"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02252C" w:rsidRPr="00D23CF2" w14:paraId="78FD487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4B6DF176" w:rsidR="0002252C" w:rsidRPr="00291CD4" w:rsidRDefault="0002252C" w:rsidP="0002252C">
            <w:pPr>
              <w:pStyle w:val="NoSpacing"/>
            </w:pPr>
            <w:ins w:id="1759" w:author="Molly McEvilley" w:date="2023-07-01T13:11:00Z">
              <w:r w:rsidRPr="0055258B">
                <w:t>19</w:t>
              </w:r>
            </w:ins>
            <w:del w:id="1760" w:author="Molly McEvilley" w:date="2023-07-01T13:04:00Z">
              <w:r w:rsidRPr="00192F86" w:rsidDel="00833DBB">
                <w:delText>19</w:delText>
              </w:r>
            </w:del>
          </w:p>
        </w:tc>
        <w:tc>
          <w:tcPr>
            <w:tcW w:w="0" w:type="dxa"/>
            <w:noWrap/>
            <w:hideMark/>
          </w:tcPr>
          <w:p w14:paraId="62C2CADC"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HHAdultAgeAOEST</w:t>
            </w:r>
            <w:proofErr w:type="spellEnd"/>
          </w:p>
        </w:tc>
        <w:tc>
          <w:tcPr>
            <w:tcW w:w="0" w:type="dxa"/>
          </w:tcPr>
          <w:p w14:paraId="6DB5FF0E" w14:textId="411D390F" w:rsidR="0002252C" w:rsidDel="00BF1B5F" w:rsidRDefault="00BF1B5F" w:rsidP="0002252C">
            <w:pPr>
              <w:pStyle w:val="NoSpacing"/>
              <w:cnfStyle w:val="000000010000" w:firstRow="0" w:lastRow="0" w:firstColumn="0" w:lastColumn="0" w:oddVBand="0" w:evenVBand="0" w:oddHBand="0" w:evenHBand="1" w:firstRowFirstColumn="0" w:firstRowLastColumn="0" w:lastRowFirstColumn="0" w:lastRowLastColumn="0"/>
              <w:rPr>
                <w:del w:id="1761" w:author="Molly McEvilley" w:date="2023-07-01T13:24:00Z"/>
              </w:rPr>
            </w:pPr>
            <w:ins w:id="1762" w:author="Molly McEvilley" w:date="2023-07-01T13:24: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763" w:author="Molly McEvilley" w:date="2023-07-01T13:24: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5B236C44" w14:textId="2F64246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del w:id="1764" w:author="Molly McEvilley" w:date="2023-07-01T13:24: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02252C" w:rsidRPr="00D23CF2" w14:paraId="7781234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312D0CBD" w:rsidR="0002252C" w:rsidRPr="00291CD4" w:rsidRDefault="0002252C" w:rsidP="0002252C">
            <w:pPr>
              <w:pStyle w:val="NoSpacing"/>
            </w:pPr>
            <w:ins w:id="1765" w:author="Molly McEvilley" w:date="2023-07-01T13:11:00Z">
              <w:r w:rsidRPr="0055258B">
                <w:t>20</w:t>
              </w:r>
            </w:ins>
            <w:del w:id="1766" w:author="Molly McEvilley" w:date="2023-07-01T13:04:00Z">
              <w:r w:rsidRPr="00192F86" w:rsidDel="00833DBB">
                <w:delText>20</w:delText>
              </w:r>
            </w:del>
          </w:p>
        </w:tc>
        <w:tc>
          <w:tcPr>
            <w:tcW w:w="0" w:type="dxa"/>
            <w:noWrap/>
            <w:hideMark/>
          </w:tcPr>
          <w:p w14:paraId="5DA1502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HHAdultAgeACEST</w:t>
            </w:r>
            <w:proofErr w:type="spellEnd"/>
          </w:p>
        </w:tc>
        <w:tc>
          <w:tcPr>
            <w:tcW w:w="0" w:type="dxa"/>
          </w:tcPr>
          <w:p w14:paraId="45020325" w14:textId="7ACF5F74" w:rsidR="0002252C" w:rsidDel="00BF1B5F" w:rsidRDefault="00BF1B5F" w:rsidP="0002252C">
            <w:pPr>
              <w:pStyle w:val="NoSpacing"/>
              <w:cnfStyle w:val="000000100000" w:firstRow="0" w:lastRow="0" w:firstColumn="0" w:lastColumn="0" w:oddVBand="0" w:evenVBand="0" w:oddHBand="1" w:evenHBand="0" w:firstRowFirstColumn="0" w:firstRowLastColumn="0" w:lastRowFirstColumn="0" w:lastRowLastColumn="0"/>
              <w:rPr>
                <w:del w:id="1767" w:author="Molly McEvilley" w:date="2023-07-01T13:25:00Z"/>
              </w:rPr>
            </w:pPr>
            <w:ins w:id="1768" w:author="Molly McEvilley" w:date="2023-07-01T13:25: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769" w:author="Molly McEvilley" w:date="2023-07-01T13:25: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19B2B2C6" w14:textId="775108E6"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del w:id="1770" w:author="Molly McEvilley" w:date="2023-07-01T13:25: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437DD6" w:rsidRPr="00D23CF2" w14:paraId="248685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6398D90E" w:rsidR="00437DD6" w:rsidRPr="00291CD4" w:rsidRDefault="00437DD6" w:rsidP="00437DD6">
            <w:pPr>
              <w:pStyle w:val="NoSpacing"/>
            </w:pPr>
            <w:ins w:id="1771" w:author="Molly McEvilley" w:date="2023-07-01T13:11:00Z">
              <w:r w:rsidRPr="0055258B">
                <w:t>21</w:t>
              </w:r>
            </w:ins>
            <w:del w:id="1772" w:author="Molly McEvilley" w:date="2023-07-01T13:04:00Z">
              <w:r w:rsidRPr="00192F86" w:rsidDel="00833DBB">
                <w:delText>21</w:delText>
              </w:r>
            </w:del>
          </w:p>
        </w:tc>
        <w:tc>
          <w:tcPr>
            <w:tcW w:w="0" w:type="dxa"/>
            <w:noWrap/>
            <w:hideMark/>
          </w:tcPr>
          <w:p w14:paraId="17936BE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HHParentEST</w:t>
            </w:r>
            <w:proofErr w:type="spellEnd"/>
          </w:p>
        </w:tc>
        <w:tc>
          <w:tcPr>
            <w:tcW w:w="0" w:type="dxa"/>
          </w:tcPr>
          <w:p w14:paraId="3A470978" w14:textId="16E3DBBD" w:rsidR="00437DD6" w:rsidDel="00F100B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773" w:author="Molly McEvilley" w:date="2023-07-01T13:27:00Z"/>
              </w:rPr>
            </w:pPr>
            <w:ins w:id="1774"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75"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197E7CCD" w14:textId="5EEBCB51"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776"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36CDB76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1D2B7975" w:rsidR="00437DD6" w:rsidRPr="00291CD4" w:rsidRDefault="00437DD6" w:rsidP="00437DD6">
            <w:pPr>
              <w:pStyle w:val="NoSpacing"/>
            </w:pPr>
            <w:ins w:id="1777" w:author="Molly McEvilley" w:date="2023-07-01T13:11:00Z">
              <w:r w:rsidRPr="0055258B">
                <w:t>22</w:t>
              </w:r>
            </w:ins>
            <w:del w:id="1778" w:author="Molly McEvilley" w:date="2023-07-01T13:04:00Z">
              <w:r w:rsidRPr="00192F86" w:rsidDel="00833DBB">
                <w:delText>22</w:delText>
              </w:r>
            </w:del>
          </w:p>
        </w:tc>
        <w:tc>
          <w:tcPr>
            <w:tcW w:w="0" w:type="dxa"/>
            <w:noWrap/>
            <w:hideMark/>
          </w:tcPr>
          <w:p w14:paraId="45F3585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AC3PlusEST</w:t>
            </w:r>
          </w:p>
        </w:tc>
        <w:tc>
          <w:tcPr>
            <w:tcW w:w="0" w:type="dxa"/>
          </w:tcPr>
          <w:p w14:paraId="0E9B93B9" w14:textId="68198C44" w:rsidR="00437DD6" w:rsidDel="00F100B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779" w:author="Molly McEvilley" w:date="2023-07-01T13:27:00Z"/>
              </w:rPr>
            </w:pPr>
            <w:ins w:id="1780"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81"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6173E965" w14:textId="5F9812E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782"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5EA88E7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3A55489D" w:rsidR="00437DD6" w:rsidRPr="00291CD4" w:rsidRDefault="00437DD6" w:rsidP="00437DD6">
            <w:pPr>
              <w:pStyle w:val="NoSpacing"/>
            </w:pPr>
            <w:ins w:id="1783" w:author="Molly McEvilley" w:date="2023-07-01T13:11:00Z">
              <w:r w:rsidRPr="0055258B">
                <w:t>23</w:t>
              </w:r>
            </w:ins>
            <w:del w:id="1784" w:author="Molly McEvilley" w:date="2023-07-01T13:04:00Z">
              <w:r w:rsidRPr="00192F86" w:rsidDel="00833DBB">
                <w:delText>23</w:delText>
              </w:r>
            </w:del>
          </w:p>
        </w:tc>
        <w:tc>
          <w:tcPr>
            <w:tcW w:w="0" w:type="dxa"/>
            <w:noWrap/>
            <w:hideMark/>
          </w:tcPr>
          <w:p w14:paraId="225290BB"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AHAREST</w:t>
            </w:r>
          </w:p>
        </w:tc>
        <w:tc>
          <w:tcPr>
            <w:tcW w:w="0" w:type="dxa"/>
          </w:tcPr>
          <w:p w14:paraId="54871E77" w14:textId="1F5607C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785"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86" w:author="Molly McEvilley" w:date="2023-07-01T13:27:00Z">
              <w:r w:rsidDel="00F100B2">
                <w:delText xml:space="preserve">See </w:delText>
              </w:r>
              <w:r w:rsidDel="00F100B2">
                <w:fldChar w:fldCharType="begin"/>
              </w:r>
              <w:r w:rsidDel="00F100B2">
                <w:delInstrText>HYPERLINK \l "_AHAREST/RRH/PSH__–"</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4</w:delText>
              </w:r>
              <w:r w:rsidRPr="008C419F" w:rsidDel="00F100B2">
                <w:rPr>
                  <w:rStyle w:val="Hyperlink"/>
                </w:rPr>
                <w:delText xml:space="preserve"> AHAREST/RRH/PSH</w:delText>
              </w:r>
              <w:r w:rsidDel="00F100B2">
                <w:rPr>
                  <w:rStyle w:val="Hyperlink"/>
                </w:rPr>
                <w:fldChar w:fldCharType="end"/>
              </w:r>
            </w:del>
          </w:p>
        </w:tc>
      </w:tr>
      <w:tr w:rsidR="00437DD6" w:rsidRPr="00D23CF2" w14:paraId="4FE637E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55F42B61" w:rsidR="00437DD6" w:rsidRPr="00291CD4" w:rsidRDefault="00437DD6" w:rsidP="00437DD6">
            <w:pPr>
              <w:pStyle w:val="NoSpacing"/>
            </w:pPr>
            <w:ins w:id="1787" w:author="Molly McEvilley" w:date="2023-07-01T13:11:00Z">
              <w:r w:rsidRPr="0055258B">
                <w:t>24</w:t>
              </w:r>
            </w:ins>
            <w:del w:id="1788" w:author="Molly McEvilley" w:date="2023-07-01T13:04:00Z">
              <w:r w:rsidRPr="00192F86" w:rsidDel="00833DBB">
                <w:delText>24</w:delText>
              </w:r>
            </w:del>
          </w:p>
        </w:tc>
        <w:tc>
          <w:tcPr>
            <w:tcW w:w="0" w:type="dxa"/>
            <w:noWrap/>
            <w:hideMark/>
          </w:tcPr>
          <w:p w14:paraId="48797BA1" w14:textId="681B9EE9"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AHARHoHEST</w:t>
            </w:r>
            <w:proofErr w:type="spellEnd"/>
          </w:p>
        </w:tc>
        <w:tc>
          <w:tcPr>
            <w:tcW w:w="0" w:type="dxa"/>
          </w:tcPr>
          <w:p w14:paraId="7788A31B" w14:textId="6502D4E9"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789"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90" w:author="Molly McEvilley" w:date="2023-07-01T13:27:00Z">
              <w:r w:rsidDel="00F100B2">
                <w:delText xml:space="preserve">See </w:delText>
              </w:r>
              <w:r w:rsidDel="00F100B2">
                <w:fldChar w:fldCharType="begin"/>
              </w:r>
              <w:r w:rsidDel="00F100B2">
                <w:delInstrText>HYPERLINK \l "_AHARHoHEST/RRH/PSH_1"</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6</w:delText>
              </w:r>
              <w:r w:rsidRPr="008C419F" w:rsidDel="00F100B2">
                <w:rPr>
                  <w:rStyle w:val="Hyperlink"/>
                </w:rPr>
                <w:delText xml:space="preserve"> AHARHoHEST/RRH/PSH</w:delText>
              </w:r>
              <w:r w:rsidDel="00F100B2">
                <w:rPr>
                  <w:rStyle w:val="Hyperlink"/>
                </w:rPr>
                <w:fldChar w:fldCharType="end"/>
              </w:r>
            </w:del>
          </w:p>
        </w:tc>
      </w:tr>
      <w:tr w:rsidR="0002252C" w:rsidRPr="00D23CF2" w14:paraId="587706B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59439548" w:rsidR="0002252C" w:rsidRPr="00291CD4" w:rsidRDefault="0002252C" w:rsidP="0002252C">
            <w:pPr>
              <w:pStyle w:val="NoSpacing"/>
            </w:pPr>
            <w:ins w:id="1791" w:author="Molly McEvilley" w:date="2023-07-01T13:11:00Z">
              <w:r w:rsidRPr="0055258B">
                <w:t>25</w:t>
              </w:r>
            </w:ins>
            <w:del w:id="1792" w:author="Molly McEvilley" w:date="2023-07-01T13:04:00Z">
              <w:r w:rsidRPr="00192F86" w:rsidDel="00833DBB">
                <w:delText>25</w:delText>
              </w:r>
            </w:del>
          </w:p>
        </w:tc>
        <w:tc>
          <w:tcPr>
            <w:tcW w:w="1980" w:type="dxa"/>
            <w:noWrap/>
          </w:tcPr>
          <w:p w14:paraId="5EA3094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34C44500"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793" w:author="Molly McEvilley" w:date="2023-07-01T12:44:00Z">
              <w:r>
                <w:t xml:space="preserve">See </w:t>
              </w:r>
              <w:r>
                <w:fldChar w:fldCharType="begin"/>
              </w:r>
              <w:r>
                <w:instrText>HYPERLINK  \l "_EST/RRH/PSHAgeMin_and_EST/RRH/PSHAg"</w:instrText>
              </w:r>
              <w:r>
                <w:fldChar w:fldCharType="separate"/>
              </w:r>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r>
                <w:rPr>
                  <w:rStyle w:val="Hyperlink"/>
                </w:rPr>
                <w:fldChar w:fldCharType="end"/>
              </w:r>
            </w:ins>
            <w:del w:id="1794"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54CB442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1E64D5C6" w:rsidR="0002252C" w:rsidRPr="00291CD4" w:rsidRDefault="0002252C" w:rsidP="0002252C">
            <w:pPr>
              <w:pStyle w:val="NoSpacing"/>
            </w:pPr>
            <w:ins w:id="1795" w:author="Molly McEvilley" w:date="2023-07-01T13:11:00Z">
              <w:r w:rsidRPr="0055258B">
                <w:t>26</w:t>
              </w:r>
            </w:ins>
            <w:del w:id="1796" w:author="Molly McEvilley" w:date="2023-07-01T13:04:00Z">
              <w:r w:rsidRPr="00192F86" w:rsidDel="00833DBB">
                <w:delText>26</w:delText>
              </w:r>
            </w:del>
          </w:p>
        </w:tc>
        <w:tc>
          <w:tcPr>
            <w:tcW w:w="1980" w:type="dxa"/>
            <w:noWrap/>
          </w:tcPr>
          <w:p w14:paraId="64B82F9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6DC44579"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797" w:author="Molly McEvilley" w:date="2023-07-01T12:44:00Z">
              <w:r>
                <w:t xml:space="preserve">See </w:t>
              </w:r>
              <w:r>
                <w:fldChar w:fldCharType="begin"/>
              </w:r>
              <w:r>
                <w:instrText>HYPERLINK  \l "_EST/RRH/PSHAgeMin_and_EST/RRH/PSHAg"</w:instrText>
              </w:r>
              <w:r>
                <w:fldChar w:fldCharType="separate"/>
              </w:r>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r>
                <w:rPr>
                  <w:rStyle w:val="Hyperlink"/>
                </w:rPr>
                <w:fldChar w:fldCharType="end"/>
              </w:r>
            </w:ins>
            <w:del w:id="1798"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0C309C5F"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CE4A900" w:rsidR="0002252C" w:rsidRPr="00291CD4" w:rsidRDefault="0002252C" w:rsidP="0002252C">
            <w:pPr>
              <w:pStyle w:val="NoSpacing"/>
            </w:pPr>
            <w:ins w:id="1799" w:author="Molly McEvilley" w:date="2023-07-01T13:11:00Z">
              <w:r w:rsidRPr="0055258B">
                <w:t>27</w:t>
              </w:r>
            </w:ins>
            <w:del w:id="1800" w:author="Molly McEvilley" w:date="2023-07-01T13:04:00Z">
              <w:r w:rsidRPr="00192F86" w:rsidDel="00833DBB">
                <w:delText>27</w:delText>
              </w:r>
            </w:del>
          </w:p>
        </w:tc>
        <w:tc>
          <w:tcPr>
            <w:tcW w:w="1980" w:type="dxa"/>
            <w:noWrap/>
          </w:tcPr>
          <w:p w14:paraId="1CA4F7A3"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ACC0C9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801" w:author="Molly McEvilley" w:date="2023-07-01T12:41:00Z">
              <w:r>
                <w:t xml:space="preserve">See </w:t>
              </w:r>
              <w:r>
                <w:fldChar w:fldCharType="begin"/>
              </w:r>
              <w:r>
                <w:instrText>HYPERLINK  \l "_HHTypeEST/RRH/PSH_-_LSAPerson"</w:instrText>
              </w:r>
              <w:r>
                <w:fldChar w:fldCharType="separate"/>
              </w:r>
              <w:r>
                <w:rPr>
                  <w:rStyle w:val="Hyperlink"/>
                </w:rPr>
                <w:t xml:space="preserve">5.12 </w:t>
              </w:r>
              <w:proofErr w:type="spellStart"/>
              <w:r>
                <w:rPr>
                  <w:rStyle w:val="Hyperlink"/>
                </w:rPr>
                <w:t>HHTypeEST</w:t>
              </w:r>
              <w:proofErr w:type="spellEnd"/>
              <w:r>
                <w:rPr>
                  <w:rStyle w:val="Hyperlink"/>
                </w:rPr>
                <w:t>/RRH/PSH/ES/SH/TH</w:t>
              </w:r>
              <w:r>
                <w:rPr>
                  <w:rStyle w:val="Hyperlink"/>
                </w:rPr>
                <w:fldChar w:fldCharType="end"/>
              </w:r>
            </w:ins>
            <w:del w:id="1802" w:author="Molly McEvilley" w:date="2023-07-01T12:41:00Z">
              <w:r w:rsidDel="0007292E">
                <w:delText xml:space="preserve">See </w:delText>
              </w:r>
              <w:r w:rsidDel="0007292E">
                <w:fldChar w:fldCharType="begin"/>
              </w:r>
              <w:r w:rsidDel="0007292E">
                <w:delInstrText>HYPERLINK \l "_HHTypeEST/RRH/PSH_-_LSAPerson"</w:delInstrText>
              </w:r>
              <w:r w:rsidDel="0007292E">
                <w:fldChar w:fldCharType="separate"/>
              </w:r>
              <w:r w:rsidDel="0007292E">
                <w:rPr>
                  <w:rStyle w:val="Hyperlink"/>
                </w:rPr>
                <w:delText>5.12</w:delText>
              </w:r>
              <w:r w:rsidRPr="00A6616E" w:rsidDel="0007292E">
                <w:rPr>
                  <w:rStyle w:val="Hyperlink"/>
                </w:rPr>
                <w:delText xml:space="preserve"> HHTypeEST/RRH/PSH</w:delText>
              </w:r>
              <w:r w:rsidDel="0007292E">
                <w:rPr>
                  <w:rStyle w:val="Hyperlink"/>
                </w:rPr>
                <w:fldChar w:fldCharType="end"/>
              </w:r>
            </w:del>
          </w:p>
        </w:tc>
      </w:tr>
      <w:tr w:rsidR="00437DD6" w:rsidRPr="00D23CF2" w14:paraId="4498C23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55B37B46" w:rsidR="00437DD6" w:rsidRPr="00291CD4" w:rsidRDefault="00437DD6" w:rsidP="00437DD6">
            <w:pPr>
              <w:pStyle w:val="NoSpacing"/>
            </w:pPr>
            <w:ins w:id="1803" w:author="Molly McEvilley" w:date="2023-07-01T13:11:00Z">
              <w:r w:rsidRPr="0055258B">
                <w:t>28</w:t>
              </w:r>
            </w:ins>
            <w:del w:id="1804" w:author="Molly McEvilley" w:date="2023-07-01T13:04:00Z">
              <w:r w:rsidRPr="00192F86" w:rsidDel="00833DBB">
                <w:delText>28</w:delText>
              </w:r>
            </w:del>
          </w:p>
        </w:tc>
        <w:tc>
          <w:tcPr>
            <w:tcW w:w="1980" w:type="dxa"/>
            <w:noWrap/>
          </w:tcPr>
          <w:p w14:paraId="4DD47EA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53966C7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805"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06" w:author="Molly McEvilley" w:date="2023-07-01T13:27:00Z">
              <w:r w:rsidDel="008A5AD2">
                <w:delText xml:space="preserve">See </w:delText>
              </w:r>
              <w:r w:rsidDel="008A5AD2">
                <w:fldChar w:fldCharType="begin"/>
              </w:r>
              <w:r w:rsidDel="008A5AD2">
                <w:delInstrText>HYPERLINK \l "_HoHEST/RRH/PSH"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3</w:delText>
              </w:r>
              <w:r w:rsidRPr="00B750EC" w:rsidDel="008A5AD2">
                <w:rPr>
                  <w:rStyle w:val="Hyperlink"/>
                </w:rPr>
                <w:delText xml:space="preserve"> </w:delText>
              </w:r>
              <w:r w:rsidRPr="00A6616E" w:rsidDel="008A5AD2">
                <w:rPr>
                  <w:rStyle w:val="Hyperlink"/>
                </w:rPr>
                <w:delText>HoHEST/RRH/PSH</w:delText>
              </w:r>
              <w:r w:rsidDel="008A5AD2">
                <w:rPr>
                  <w:rStyle w:val="Hyperlink"/>
                </w:rPr>
                <w:fldChar w:fldCharType="end"/>
              </w:r>
            </w:del>
          </w:p>
        </w:tc>
      </w:tr>
      <w:tr w:rsidR="00437DD6" w:rsidRPr="00D23CF2" w14:paraId="4A89311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9BD9C2B" w:rsidR="00437DD6" w:rsidRPr="00291CD4" w:rsidRDefault="00437DD6" w:rsidP="00437DD6">
            <w:pPr>
              <w:pStyle w:val="NoSpacing"/>
            </w:pPr>
            <w:ins w:id="1807" w:author="Molly McEvilley" w:date="2023-07-01T13:11:00Z">
              <w:r w:rsidRPr="0055258B">
                <w:t>29</w:t>
              </w:r>
            </w:ins>
            <w:del w:id="1808" w:author="Molly McEvilley" w:date="2023-07-01T13:04:00Z">
              <w:r w:rsidRPr="00192F86" w:rsidDel="00833DBB">
                <w:delText>29</w:delText>
              </w:r>
            </w:del>
          </w:p>
        </w:tc>
        <w:tc>
          <w:tcPr>
            <w:tcW w:w="1980" w:type="dxa"/>
            <w:noWrap/>
          </w:tcPr>
          <w:p w14:paraId="58BF359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74BEB57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809"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10" w:author="Molly McEvilley" w:date="2023-07-01T13:27:00Z">
              <w:r w:rsidDel="008A5AD2">
                <w:delText xml:space="preserve">See </w:delText>
              </w:r>
              <w:r w:rsidDel="008A5AD2">
                <w:fldChar w:fldCharType="begin"/>
              </w:r>
              <w:r w:rsidDel="008A5AD2">
                <w:delInstrText>HYPERLINK \l "_AHARHoHEST/RRH/PSH"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5</w:delText>
              </w:r>
              <w:r w:rsidRPr="00B750EC" w:rsidDel="008A5AD2">
                <w:rPr>
                  <w:rStyle w:val="Hyperlink"/>
                </w:rPr>
                <w:delText xml:space="preserve"> AdultEST/RRH/PSH</w:delText>
              </w:r>
              <w:r w:rsidDel="008A5AD2">
                <w:rPr>
                  <w:rStyle w:val="Hyperlink"/>
                </w:rPr>
                <w:fldChar w:fldCharType="end"/>
              </w:r>
            </w:del>
          </w:p>
        </w:tc>
      </w:tr>
      <w:tr w:rsidR="00437DD6" w:rsidRPr="00D23CF2" w14:paraId="5DA31A9A"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811" w:author="Molly McEvilley" w:date="2023-07-01T13:08:00Z"/>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rPr>
                <w:ins w:id="1812" w:author="Molly McEvilley" w:date="2023-07-01T13:08:00Z"/>
              </w:rPr>
            </w:pPr>
            <w:ins w:id="1813" w:author="Molly McEvilley" w:date="2023-07-01T13:15:00Z">
              <w:r w:rsidRPr="00CA3B8E">
                <w:t>30</w:t>
              </w:r>
            </w:ins>
          </w:p>
        </w:tc>
        <w:tc>
          <w:tcPr>
            <w:tcW w:w="1980" w:type="dxa"/>
            <w:noWrap/>
          </w:tcPr>
          <w:p w14:paraId="68643A92" w14:textId="6623D062" w:rsidR="00437DD6" w:rsidRPr="00BF497D"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814" w:author="Molly McEvilley" w:date="2023-07-01T13:08:00Z"/>
                <w:b/>
                <w:bCs/>
              </w:rPr>
            </w:pPr>
            <w:proofErr w:type="spellStart"/>
            <w:ins w:id="1815" w:author="Molly McEvilley" w:date="2023-07-01T13:09:00Z">
              <w:r w:rsidRPr="00277F30">
                <w:rPr>
                  <w:b/>
                  <w:bCs/>
                </w:rPr>
                <w:t>AHARAdultRRH</w:t>
              </w:r>
            </w:ins>
            <w:proofErr w:type="spellEnd"/>
          </w:p>
        </w:tc>
        <w:tc>
          <w:tcPr>
            <w:tcW w:w="6750" w:type="dxa"/>
          </w:tcPr>
          <w:p w14:paraId="6827E5AD" w14:textId="5344BF6B" w:rsidR="00437DD6"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816" w:author="Molly McEvilley" w:date="2023-07-01T13:08:00Z"/>
              </w:rPr>
            </w:pPr>
            <w:ins w:id="1817"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p>
        </w:tc>
      </w:tr>
      <w:tr w:rsidR="00552640" w:rsidRPr="00D23CF2" w14:paraId="4E1DD64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29944FF5" w:rsidR="00437DD6" w:rsidRPr="00291CD4" w:rsidRDefault="00437DD6" w:rsidP="00437DD6">
            <w:pPr>
              <w:pStyle w:val="NoSpacing"/>
            </w:pPr>
            <w:ins w:id="1818" w:author="Molly McEvilley" w:date="2023-07-01T13:15:00Z">
              <w:r w:rsidRPr="00CA3B8E">
                <w:t>31</w:t>
              </w:r>
            </w:ins>
            <w:del w:id="1819" w:author="Molly McEvilley" w:date="2023-07-01T13:04:00Z">
              <w:r w:rsidRPr="00192F86" w:rsidDel="00833DBB">
                <w:delText>30</w:delText>
              </w:r>
            </w:del>
          </w:p>
        </w:tc>
        <w:tc>
          <w:tcPr>
            <w:tcW w:w="1980" w:type="dxa"/>
            <w:noWrap/>
          </w:tcPr>
          <w:p w14:paraId="326432F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3AADAA40"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20" w:author="Molly McEvilley" w:date="2023-07-01T13:27:00Z"/>
              </w:rPr>
            </w:pPr>
            <w:ins w:id="1821"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22"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22E68F1C" w14:textId="7CF0BDC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23"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67404198" w:rsidR="00437DD6" w:rsidRPr="00291CD4" w:rsidRDefault="00437DD6" w:rsidP="00437DD6">
            <w:pPr>
              <w:pStyle w:val="NoSpacing"/>
            </w:pPr>
            <w:ins w:id="1824" w:author="Molly McEvilley" w:date="2023-07-01T13:15:00Z">
              <w:r w:rsidRPr="00CA3B8E">
                <w:t>32</w:t>
              </w:r>
            </w:ins>
            <w:del w:id="1825" w:author="Molly McEvilley" w:date="2023-07-01T13:04:00Z">
              <w:r w:rsidRPr="00192F86" w:rsidDel="00833DBB">
                <w:delText>31</w:delText>
              </w:r>
            </w:del>
          </w:p>
        </w:tc>
        <w:tc>
          <w:tcPr>
            <w:tcW w:w="1980" w:type="dxa"/>
            <w:noWrap/>
          </w:tcPr>
          <w:p w14:paraId="0AB7C0D8"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6EA97042"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26" w:author="Molly McEvilley" w:date="2023-07-01T13:27:00Z"/>
              </w:rPr>
            </w:pPr>
            <w:ins w:id="1827"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28"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7C501746" w14:textId="30B36EAB"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29"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4475B32B" w:rsidR="00437DD6" w:rsidRPr="00291CD4" w:rsidRDefault="00437DD6" w:rsidP="00437DD6">
            <w:pPr>
              <w:pStyle w:val="NoSpacing"/>
            </w:pPr>
            <w:ins w:id="1830" w:author="Molly McEvilley" w:date="2023-07-01T13:15:00Z">
              <w:r w:rsidRPr="00CA3B8E">
                <w:t>33</w:t>
              </w:r>
            </w:ins>
            <w:del w:id="1831" w:author="Molly McEvilley" w:date="2023-07-01T13:04:00Z">
              <w:r w:rsidRPr="00192F86" w:rsidDel="00833DBB">
                <w:delText>32</w:delText>
              </w:r>
            </w:del>
          </w:p>
        </w:tc>
        <w:tc>
          <w:tcPr>
            <w:tcW w:w="1980" w:type="dxa"/>
            <w:noWrap/>
          </w:tcPr>
          <w:p w14:paraId="1231581A"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D2B2C94"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32" w:author="Molly McEvilley" w:date="2023-07-01T13:27:00Z"/>
              </w:rPr>
            </w:pPr>
            <w:ins w:id="1833"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34"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482F605E" w14:textId="65D0251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35"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018B4244" w:rsidR="00437DD6" w:rsidRPr="00291CD4" w:rsidRDefault="00437DD6" w:rsidP="00437DD6">
            <w:pPr>
              <w:pStyle w:val="NoSpacing"/>
            </w:pPr>
            <w:ins w:id="1836" w:author="Molly McEvilley" w:date="2023-07-01T13:15:00Z">
              <w:r w:rsidRPr="00CA3B8E">
                <w:t>34</w:t>
              </w:r>
            </w:ins>
            <w:del w:id="1837" w:author="Molly McEvilley" w:date="2023-07-01T13:04:00Z">
              <w:r w:rsidRPr="00192F86" w:rsidDel="00833DBB">
                <w:delText>33</w:delText>
              </w:r>
            </w:del>
          </w:p>
        </w:tc>
        <w:tc>
          <w:tcPr>
            <w:tcW w:w="1980" w:type="dxa"/>
            <w:noWrap/>
          </w:tcPr>
          <w:p w14:paraId="35007BE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F18C26B"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38" w:author="Molly McEvilley" w:date="2023-07-01T13:27:00Z"/>
              </w:rPr>
            </w:pPr>
            <w:ins w:id="1839"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40"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6AF6145C" w14:textId="4ACEEAF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41"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BF1B5F"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CF9D4A0" w:rsidR="00BF1B5F" w:rsidRPr="00291CD4" w:rsidRDefault="00BF1B5F" w:rsidP="00BF1B5F">
            <w:pPr>
              <w:pStyle w:val="NoSpacing"/>
            </w:pPr>
            <w:ins w:id="1842" w:author="Molly McEvilley" w:date="2023-07-01T13:15:00Z">
              <w:r w:rsidRPr="00CA3B8E">
                <w:t>35</w:t>
              </w:r>
            </w:ins>
            <w:del w:id="1843" w:author="Molly McEvilley" w:date="2023-07-01T13:04:00Z">
              <w:r w:rsidRPr="00192F86" w:rsidDel="00833DBB">
                <w:delText>34</w:delText>
              </w:r>
            </w:del>
          </w:p>
        </w:tc>
        <w:tc>
          <w:tcPr>
            <w:tcW w:w="1980" w:type="dxa"/>
            <w:noWrap/>
          </w:tcPr>
          <w:p w14:paraId="284733D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BFA669" w:rsidR="00BF1B5F" w:rsidDel="002801B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844" w:author="Molly McEvilley" w:date="2023-07-01T13:25:00Z"/>
              </w:rPr>
            </w:pPr>
            <w:ins w:id="1845"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846"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702764DA" w14:textId="6D29CD8E"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847"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BF1B5F"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4BA71AE1" w:rsidR="00BF1B5F" w:rsidRPr="00291CD4" w:rsidRDefault="00BF1B5F" w:rsidP="00BF1B5F">
            <w:pPr>
              <w:pStyle w:val="NoSpacing"/>
            </w:pPr>
            <w:ins w:id="1848" w:author="Molly McEvilley" w:date="2023-07-01T13:15:00Z">
              <w:r w:rsidRPr="00CA3B8E">
                <w:t>36</w:t>
              </w:r>
            </w:ins>
            <w:del w:id="1849" w:author="Molly McEvilley" w:date="2023-07-01T13:04:00Z">
              <w:r w:rsidRPr="00192F86" w:rsidDel="00833DBB">
                <w:delText>35</w:delText>
              </w:r>
            </w:del>
          </w:p>
        </w:tc>
        <w:tc>
          <w:tcPr>
            <w:tcW w:w="1980" w:type="dxa"/>
            <w:noWrap/>
          </w:tcPr>
          <w:p w14:paraId="4828C12D"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5D093CC9" w:rsidR="00BF1B5F" w:rsidDel="002801B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850" w:author="Molly McEvilley" w:date="2023-07-01T13:25:00Z"/>
              </w:rPr>
            </w:pPr>
            <w:ins w:id="1851"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852"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18753625" w14:textId="67D121C4"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853"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46372E"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0D300B01" w:rsidR="0046372E" w:rsidRPr="00291CD4" w:rsidRDefault="0046372E" w:rsidP="0046372E">
            <w:pPr>
              <w:pStyle w:val="NoSpacing"/>
            </w:pPr>
            <w:ins w:id="1854" w:author="Molly McEvilley" w:date="2023-07-01T13:15:00Z">
              <w:r w:rsidRPr="00CA3B8E">
                <w:t>37</w:t>
              </w:r>
            </w:ins>
            <w:del w:id="1855" w:author="Molly McEvilley" w:date="2023-07-01T13:04:00Z">
              <w:r w:rsidRPr="00192F86" w:rsidDel="00833DBB">
                <w:delText>36</w:delText>
              </w:r>
            </w:del>
          </w:p>
        </w:tc>
        <w:tc>
          <w:tcPr>
            <w:tcW w:w="1980" w:type="dxa"/>
            <w:noWrap/>
          </w:tcPr>
          <w:p w14:paraId="70E066BC"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DDCEDF4" w:rsidR="0046372E" w:rsidDel="00A8580D"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856" w:author="Molly McEvilley" w:date="2023-07-01T13:27:00Z"/>
              </w:rPr>
            </w:pPr>
            <w:ins w:id="1857"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58"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78FBCAC3" w14:textId="7D7EA06A"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859"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5F4A1D40" w:rsidR="0046372E" w:rsidRPr="00291CD4" w:rsidRDefault="0046372E" w:rsidP="0046372E">
            <w:pPr>
              <w:pStyle w:val="NoSpacing"/>
            </w:pPr>
            <w:ins w:id="1860" w:author="Molly McEvilley" w:date="2023-07-01T13:15:00Z">
              <w:r w:rsidRPr="00CA3B8E">
                <w:t>38</w:t>
              </w:r>
            </w:ins>
            <w:del w:id="1861" w:author="Molly McEvilley" w:date="2023-07-01T13:04:00Z">
              <w:r w:rsidRPr="00192F86" w:rsidDel="00833DBB">
                <w:delText>37</w:delText>
              </w:r>
            </w:del>
          </w:p>
        </w:tc>
        <w:tc>
          <w:tcPr>
            <w:tcW w:w="1980" w:type="dxa"/>
            <w:noWrap/>
          </w:tcPr>
          <w:p w14:paraId="5CA27AB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6E7D1E24" w:rsidR="0046372E" w:rsidDel="00A8580D"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862" w:author="Molly McEvilley" w:date="2023-07-01T13:27:00Z"/>
              </w:rPr>
            </w:pPr>
            <w:ins w:id="1863"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64"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1210F8D5" w14:textId="69C610BD"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865"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3E766E5" w:rsidR="0046372E" w:rsidRPr="00291CD4" w:rsidRDefault="0046372E" w:rsidP="0046372E">
            <w:pPr>
              <w:pStyle w:val="NoSpacing"/>
            </w:pPr>
            <w:ins w:id="1866" w:author="Molly McEvilley" w:date="2023-07-01T13:15:00Z">
              <w:r w:rsidRPr="00CA3B8E">
                <w:t>39</w:t>
              </w:r>
            </w:ins>
            <w:del w:id="1867" w:author="Molly McEvilley" w:date="2023-07-01T13:04:00Z">
              <w:r w:rsidRPr="00192F86" w:rsidDel="00833DBB">
                <w:delText>38</w:delText>
              </w:r>
            </w:del>
          </w:p>
        </w:tc>
        <w:tc>
          <w:tcPr>
            <w:tcW w:w="1980" w:type="dxa"/>
            <w:noWrap/>
          </w:tcPr>
          <w:p w14:paraId="4FFF6AE7"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03F87DC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868"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69" w:author="Molly McEvilley" w:date="2023-07-01T13:27:00Z">
              <w:r w:rsidDel="00A8580D">
                <w:delText xml:space="preserve">See </w:delText>
              </w:r>
              <w:r w:rsidDel="00A8580D">
                <w:fldChar w:fldCharType="begin"/>
              </w:r>
              <w:r w:rsidDel="00A8580D">
                <w:delInstrText>HYPERLINK \l "_AHAREST/RRH/PSH__–"</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4</w:delText>
              </w:r>
              <w:r w:rsidRPr="008C419F" w:rsidDel="00A8580D">
                <w:rPr>
                  <w:rStyle w:val="Hyperlink"/>
                </w:rPr>
                <w:delText xml:space="preserve"> AHAREST/RRH/PSH</w:delText>
              </w:r>
              <w:r w:rsidDel="00A8580D">
                <w:rPr>
                  <w:rStyle w:val="Hyperlink"/>
                </w:rPr>
                <w:fldChar w:fldCharType="end"/>
              </w:r>
            </w:del>
          </w:p>
        </w:tc>
      </w:tr>
      <w:tr w:rsidR="0046372E"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6EF9BDEC" w:rsidR="0046372E" w:rsidRPr="00291CD4" w:rsidRDefault="0046372E" w:rsidP="0046372E">
            <w:pPr>
              <w:pStyle w:val="NoSpacing"/>
            </w:pPr>
            <w:ins w:id="1870" w:author="Molly McEvilley" w:date="2023-07-01T13:15:00Z">
              <w:r w:rsidRPr="00CA3B8E">
                <w:t>40</w:t>
              </w:r>
            </w:ins>
            <w:del w:id="1871" w:author="Molly McEvilley" w:date="2023-07-01T13:04:00Z">
              <w:r w:rsidRPr="00192F86" w:rsidDel="00833DBB">
                <w:delText>39</w:delText>
              </w:r>
            </w:del>
          </w:p>
        </w:tc>
        <w:tc>
          <w:tcPr>
            <w:tcW w:w="1980" w:type="dxa"/>
            <w:noWrap/>
          </w:tcPr>
          <w:p w14:paraId="7A999AA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7011739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872"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73" w:author="Molly McEvilley" w:date="2023-07-01T13:27:00Z">
              <w:r w:rsidDel="00A8580D">
                <w:delText xml:space="preserve">See </w:delText>
              </w:r>
              <w:r w:rsidDel="00A8580D">
                <w:fldChar w:fldCharType="begin"/>
              </w:r>
              <w:r w:rsidDel="00A8580D">
                <w:delInstrText>HYPERLINK \l "_AHARHoHEST/RRH/PSH_1"</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6</w:delText>
              </w:r>
              <w:r w:rsidRPr="008C419F" w:rsidDel="00A8580D">
                <w:rPr>
                  <w:rStyle w:val="Hyperlink"/>
                </w:rPr>
                <w:delText xml:space="preserve"> AHARHoHEST/RRH/PSH</w:delText>
              </w:r>
              <w:r w:rsidDel="00A8580D">
                <w:rPr>
                  <w:rStyle w:val="Hyperlink"/>
                </w:rPr>
                <w:fldChar w:fldCharType="end"/>
              </w:r>
            </w:del>
          </w:p>
        </w:tc>
      </w:tr>
      <w:tr w:rsidR="00D12D4E"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2AE7C849" w:rsidR="00D12D4E" w:rsidRPr="00291CD4" w:rsidRDefault="00D12D4E" w:rsidP="00D12D4E">
            <w:pPr>
              <w:pStyle w:val="NoSpacing"/>
            </w:pPr>
            <w:ins w:id="1874" w:author="Molly McEvilley" w:date="2023-07-01T13:15:00Z">
              <w:r w:rsidRPr="00CA3B8E">
                <w:lastRenderedPageBreak/>
                <w:t>41</w:t>
              </w:r>
            </w:ins>
            <w:del w:id="1875" w:author="Molly McEvilley" w:date="2023-07-01T13:04:00Z">
              <w:r w:rsidRPr="00192F86" w:rsidDel="00833DBB">
                <w:delText>40</w:delText>
              </w:r>
            </w:del>
          </w:p>
        </w:tc>
        <w:tc>
          <w:tcPr>
            <w:tcW w:w="1980" w:type="dxa"/>
            <w:noWrap/>
          </w:tcPr>
          <w:p w14:paraId="575B4245"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702D3D9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ins w:id="1876" w:author="Molly McEvilley" w:date="2023-07-01T12:44:00Z">
              <w:r>
                <w:t xml:space="preserve">See </w:t>
              </w:r>
              <w:r>
                <w:fldChar w:fldCharType="begin"/>
              </w:r>
              <w:r>
                <w:instrText>HYPERLINK  \l "_EST/RRH/PSHAgeMin_and_EST/RRH/PSHAg"</w:instrText>
              </w:r>
              <w:r>
                <w:fldChar w:fldCharType="separate"/>
              </w:r>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r>
                <w:rPr>
                  <w:rStyle w:val="Hyperlink"/>
                </w:rPr>
                <w:fldChar w:fldCharType="end"/>
              </w:r>
            </w:ins>
            <w:del w:id="1877"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D12D4E"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D3D34AF" w:rsidR="00D12D4E" w:rsidRPr="00291CD4" w:rsidRDefault="00D12D4E" w:rsidP="00D12D4E">
            <w:pPr>
              <w:pStyle w:val="NoSpacing"/>
            </w:pPr>
            <w:ins w:id="1878" w:author="Molly McEvilley" w:date="2023-07-01T13:15:00Z">
              <w:r w:rsidRPr="00CA3B8E">
                <w:t>42</w:t>
              </w:r>
            </w:ins>
            <w:del w:id="1879" w:author="Molly McEvilley" w:date="2023-07-01T13:04:00Z">
              <w:r w:rsidRPr="00192F86" w:rsidDel="00833DBB">
                <w:delText>41</w:delText>
              </w:r>
            </w:del>
          </w:p>
        </w:tc>
        <w:tc>
          <w:tcPr>
            <w:tcW w:w="1980" w:type="dxa"/>
            <w:noWrap/>
          </w:tcPr>
          <w:p w14:paraId="1CF18462"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56E8D21F"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ins w:id="1880" w:author="Molly McEvilley" w:date="2023-07-01T12:44:00Z">
              <w:r>
                <w:t xml:space="preserve">See </w:t>
              </w:r>
              <w:r>
                <w:fldChar w:fldCharType="begin"/>
              </w:r>
              <w:r>
                <w:instrText>HYPERLINK  \l "_EST/RRH/PSHAgeMin_and_EST/RRH/PSHAg"</w:instrText>
              </w:r>
              <w:r>
                <w:fldChar w:fldCharType="separate"/>
              </w:r>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r>
                <w:rPr>
                  <w:rStyle w:val="Hyperlink"/>
                </w:rPr>
                <w:fldChar w:fldCharType="end"/>
              </w:r>
            </w:ins>
            <w:del w:id="1881"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46372E"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188F0CDB" w:rsidR="0046372E" w:rsidRPr="00291CD4" w:rsidRDefault="0046372E" w:rsidP="0046372E">
            <w:pPr>
              <w:pStyle w:val="NoSpacing"/>
            </w:pPr>
            <w:ins w:id="1882" w:author="Molly McEvilley" w:date="2023-07-01T13:15:00Z">
              <w:r w:rsidRPr="00CA3B8E">
                <w:t>43</w:t>
              </w:r>
            </w:ins>
            <w:del w:id="1883" w:author="Molly McEvilley" w:date="2023-07-01T13:04:00Z">
              <w:r w:rsidRPr="00192F86" w:rsidDel="00833DBB">
                <w:delText>42</w:delText>
              </w:r>
            </w:del>
          </w:p>
        </w:tc>
        <w:tc>
          <w:tcPr>
            <w:tcW w:w="1980" w:type="dxa"/>
            <w:noWrap/>
          </w:tcPr>
          <w:p w14:paraId="1C861585"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2537A4F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884"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885" w:author="Molly McEvilley" w:date="2023-07-01T12:41:00Z">
              <w:r w:rsidDel="009C3FB6">
                <w:delText xml:space="preserve">See </w:delText>
              </w:r>
              <w:r w:rsidDel="009C3FB6">
                <w:fldChar w:fldCharType="begin"/>
              </w:r>
              <w:r w:rsidDel="009C3FB6">
                <w:delInstrText>HYPERLINK \l "_HHTypeEST/RRH/PSH_-_LSAPerson"</w:delInstrText>
              </w:r>
              <w:r w:rsidDel="009C3FB6">
                <w:fldChar w:fldCharType="separate"/>
              </w:r>
              <w:r w:rsidDel="009C3FB6">
                <w:rPr>
                  <w:rStyle w:val="Hyperlink"/>
                </w:rPr>
                <w:delText>5.12</w:delText>
              </w:r>
              <w:r w:rsidRPr="00A6616E" w:rsidDel="009C3FB6">
                <w:rPr>
                  <w:rStyle w:val="Hyperlink"/>
                </w:rPr>
                <w:delText xml:space="preserve"> HHTypeEST/RRH/PSH</w:delText>
              </w:r>
              <w:r w:rsidDel="009C3FB6">
                <w:rPr>
                  <w:rStyle w:val="Hyperlink"/>
                </w:rPr>
                <w:fldChar w:fldCharType="end"/>
              </w:r>
            </w:del>
          </w:p>
        </w:tc>
      </w:tr>
      <w:tr w:rsidR="0046372E"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17EEA080" w:rsidR="0046372E" w:rsidRPr="00291CD4" w:rsidRDefault="0046372E" w:rsidP="0046372E">
            <w:pPr>
              <w:pStyle w:val="NoSpacing"/>
            </w:pPr>
            <w:ins w:id="1886" w:author="Molly McEvilley" w:date="2023-07-01T13:15:00Z">
              <w:r w:rsidRPr="00CA3B8E">
                <w:t>44</w:t>
              </w:r>
            </w:ins>
            <w:del w:id="1887" w:author="Molly McEvilley" w:date="2023-07-01T13:04:00Z">
              <w:r w:rsidRPr="00192F86" w:rsidDel="00833DBB">
                <w:delText>43</w:delText>
              </w:r>
            </w:del>
          </w:p>
        </w:tc>
        <w:tc>
          <w:tcPr>
            <w:tcW w:w="1980" w:type="dxa"/>
            <w:noWrap/>
          </w:tcPr>
          <w:p w14:paraId="59A8D56F"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4642D5F9"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888"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889" w:author="Molly McEvilley" w:date="2023-07-01T13:28:00Z">
              <w:r w:rsidDel="005F5E93">
                <w:delText xml:space="preserve">See </w:delText>
              </w:r>
              <w:r w:rsidDel="005F5E93">
                <w:fldChar w:fldCharType="begin"/>
              </w:r>
              <w:r w:rsidDel="005F5E93">
                <w:delInstrText>HYPERLINK \l "_HoHEST/RRH/PSH"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3</w:delText>
              </w:r>
              <w:r w:rsidRPr="00B750EC" w:rsidDel="005F5E93">
                <w:rPr>
                  <w:rStyle w:val="Hyperlink"/>
                </w:rPr>
                <w:delText xml:space="preserve"> </w:delText>
              </w:r>
              <w:r w:rsidRPr="00A6616E" w:rsidDel="005F5E93">
                <w:rPr>
                  <w:rStyle w:val="Hyperlink"/>
                </w:rPr>
                <w:delText>HoHEST/RRH/PSH</w:delText>
              </w:r>
              <w:r w:rsidDel="005F5E93">
                <w:rPr>
                  <w:rStyle w:val="Hyperlink"/>
                </w:rPr>
                <w:fldChar w:fldCharType="end"/>
              </w:r>
            </w:del>
          </w:p>
        </w:tc>
      </w:tr>
      <w:tr w:rsidR="0046372E"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08F336A0" w:rsidR="0046372E" w:rsidRPr="00291CD4" w:rsidRDefault="0046372E" w:rsidP="0046372E">
            <w:pPr>
              <w:pStyle w:val="NoSpacing"/>
            </w:pPr>
            <w:ins w:id="1890" w:author="Molly McEvilley" w:date="2023-07-01T13:15:00Z">
              <w:r w:rsidRPr="00CA3B8E">
                <w:t>45</w:t>
              </w:r>
            </w:ins>
            <w:del w:id="1891" w:author="Molly McEvilley" w:date="2023-07-01T13:04:00Z">
              <w:r w:rsidRPr="00192F86" w:rsidDel="00833DBB">
                <w:delText>44</w:delText>
              </w:r>
            </w:del>
          </w:p>
        </w:tc>
        <w:tc>
          <w:tcPr>
            <w:tcW w:w="1980" w:type="dxa"/>
            <w:noWrap/>
          </w:tcPr>
          <w:p w14:paraId="29167F8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6915CCD2"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892"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893" w:author="Molly McEvilley" w:date="2023-07-01T13:28:00Z">
              <w:r w:rsidDel="005F5E93">
                <w:delText xml:space="preserve">See </w:delText>
              </w:r>
              <w:r w:rsidDel="005F5E93">
                <w:fldChar w:fldCharType="begin"/>
              </w:r>
              <w:r w:rsidDel="005F5E93">
                <w:delInstrText>HYPERLINK \l "_AHARHoHEST/RRH/PSH"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5</w:delText>
              </w:r>
              <w:r w:rsidRPr="00B750EC" w:rsidDel="005F5E93">
                <w:rPr>
                  <w:rStyle w:val="Hyperlink"/>
                </w:rPr>
                <w:delText xml:space="preserve"> AdultEST/RRH/PSH</w:delText>
              </w:r>
              <w:r w:rsidDel="005F5E93">
                <w:rPr>
                  <w:rStyle w:val="Hyperlink"/>
                </w:rPr>
                <w:fldChar w:fldCharType="end"/>
              </w:r>
            </w:del>
          </w:p>
        </w:tc>
      </w:tr>
      <w:tr w:rsidR="0046372E" w:rsidRPr="00D23CF2" w14:paraId="4F55F9F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1894" w:author="Molly McEvilley" w:date="2023-07-01T13:10:00Z"/>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rPr>
                <w:ins w:id="1895" w:author="Molly McEvilley" w:date="2023-07-01T13:10:00Z"/>
              </w:rPr>
            </w:pPr>
            <w:ins w:id="1896" w:author="Molly McEvilley" w:date="2023-07-01T13:15:00Z">
              <w:r w:rsidRPr="00CA3B8E">
                <w:t>46</w:t>
              </w:r>
            </w:ins>
          </w:p>
        </w:tc>
        <w:tc>
          <w:tcPr>
            <w:tcW w:w="0" w:type="dxa"/>
            <w:noWrap/>
            <w:vAlign w:val="bottom"/>
          </w:tcPr>
          <w:p w14:paraId="30180EDF" w14:textId="7EA821F4" w:rsidR="0046372E" w:rsidRPr="000D5A2E" w:rsidRDefault="0046372E" w:rsidP="00996078">
            <w:pPr>
              <w:pStyle w:val="NoSpacing"/>
              <w:cnfStyle w:val="000000100000" w:firstRow="0" w:lastRow="0" w:firstColumn="0" w:lastColumn="0" w:oddVBand="0" w:evenVBand="0" w:oddHBand="1" w:evenHBand="0" w:firstRowFirstColumn="0" w:firstRowLastColumn="0" w:lastRowFirstColumn="0" w:lastRowLastColumn="0"/>
              <w:rPr>
                <w:ins w:id="1897" w:author="Molly McEvilley" w:date="2023-07-01T13:10:00Z"/>
                <w:b/>
                <w:bCs/>
              </w:rPr>
            </w:pPr>
            <w:proofErr w:type="spellStart"/>
            <w:ins w:id="1898" w:author="Molly McEvilley" w:date="2023-07-01T13:10:00Z">
              <w:r>
                <w:rPr>
                  <w:b/>
                  <w:bCs/>
                </w:rPr>
                <w:t>AHAR</w:t>
              </w:r>
              <w:r w:rsidRPr="000D5A2E">
                <w:rPr>
                  <w:b/>
                  <w:bCs/>
                </w:rPr>
                <w:t>AdultPSH</w:t>
              </w:r>
              <w:proofErr w:type="spellEnd"/>
            </w:ins>
          </w:p>
        </w:tc>
        <w:tc>
          <w:tcPr>
            <w:tcW w:w="0" w:type="dxa"/>
          </w:tcPr>
          <w:p w14:paraId="25FF5469" w14:textId="045F79E5"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899" w:author="Molly McEvilley" w:date="2023-07-01T13:10:00Z"/>
              </w:rPr>
            </w:pPr>
            <w:ins w:id="1900"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p>
        </w:tc>
      </w:tr>
      <w:tr w:rsidR="00257EC2" w:rsidRPr="00D23CF2" w14:paraId="541E62F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54004F8F" w:rsidR="0046372E" w:rsidRPr="00291CD4" w:rsidRDefault="0046372E" w:rsidP="0046372E">
            <w:pPr>
              <w:pStyle w:val="NoSpacing"/>
            </w:pPr>
            <w:ins w:id="1901" w:author="Molly McEvilley" w:date="2023-07-01T13:15:00Z">
              <w:r w:rsidRPr="00CA3B8E">
                <w:t>47</w:t>
              </w:r>
            </w:ins>
            <w:del w:id="1902" w:author="Molly McEvilley" w:date="2023-07-01T13:04:00Z">
              <w:r w:rsidRPr="00192F86" w:rsidDel="00833DBB">
                <w:delText>45</w:delText>
              </w:r>
            </w:del>
          </w:p>
        </w:tc>
        <w:tc>
          <w:tcPr>
            <w:tcW w:w="1980" w:type="dxa"/>
            <w:noWrap/>
          </w:tcPr>
          <w:p w14:paraId="7C211D4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6013B8F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03" w:author="Molly McEvilley" w:date="2023-07-01T13:28:00Z"/>
              </w:rPr>
            </w:pPr>
            <w:ins w:id="1904"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05"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65F294DE" w14:textId="181E5E4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06"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4A13CD6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0B37B46" w:rsidR="0046372E" w:rsidRPr="00291CD4" w:rsidRDefault="0046372E" w:rsidP="0046372E">
            <w:pPr>
              <w:pStyle w:val="NoSpacing"/>
            </w:pPr>
            <w:ins w:id="1907" w:author="Molly McEvilley" w:date="2023-07-01T13:15:00Z">
              <w:r w:rsidRPr="00CA3B8E">
                <w:t>48</w:t>
              </w:r>
            </w:ins>
            <w:del w:id="1908" w:author="Molly McEvilley" w:date="2023-07-01T13:04:00Z">
              <w:r w:rsidRPr="00192F86" w:rsidDel="00833DBB">
                <w:delText>46</w:delText>
              </w:r>
            </w:del>
          </w:p>
        </w:tc>
        <w:tc>
          <w:tcPr>
            <w:tcW w:w="1980" w:type="dxa"/>
            <w:noWrap/>
          </w:tcPr>
          <w:p w14:paraId="215369E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1E72659D"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09" w:author="Molly McEvilley" w:date="2023-07-01T13:28:00Z"/>
              </w:rPr>
            </w:pPr>
            <w:ins w:id="1910"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11"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14A2F168" w14:textId="4C31681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12"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5143AF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6CFCD953" w:rsidR="0046372E" w:rsidRPr="00291CD4" w:rsidRDefault="0046372E" w:rsidP="0046372E">
            <w:pPr>
              <w:pStyle w:val="NoSpacing"/>
            </w:pPr>
            <w:ins w:id="1913" w:author="Molly McEvilley" w:date="2023-07-01T13:15:00Z">
              <w:r w:rsidRPr="00CA3B8E">
                <w:t>49</w:t>
              </w:r>
            </w:ins>
            <w:del w:id="1914" w:author="Molly McEvilley" w:date="2023-07-01T13:04:00Z">
              <w:r w:rsidRPr="00192F86" w:rsidDel="00833DBB">
                <w:delText>47</w:delText>
              </w:r>
            </w:del>
          </w:p>
        </w:tc>
        <w:tc>
          <w:tcPr>
            <w:tcW w:w="1980" w:type="dxa"/>
            <w:noWrap/>
          </w:tcPr>
          <w:p w14:paraId="755FB19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0EB1607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15" w:author="Molly McEvilley" w:date="2023-07-01T13:28:00Z"/>
              </w:rPr>
            </w:pPr>
            <w:ins w:id="1916"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17"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20DA62FD" w14:textId="0172083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18"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BCF1B9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AC2BEB5" w:rsidR="0046372E" w:rsidRPr="00291CD4" w:rsidRDefault="0046372E" w:rsidP="0046372E">
            <w:pPr>
              <w:pStyle w:val="NoSpacing"/>
            </w:pPr>
            <w:ins w:id="1919" w:author="Molly McEvilley" w:date="2023-07-01T13:15:00Z">
              <w:r w:rsidRPr="00CA3B8E">
                <w:t>50</w:t>
              </w:r>
            </w:ins>
            <w:del w:id="1920" w:author="Molly McEvilley" w:date="2023-07-01T13:04:00Z">
              <w:r w:rsidRPr="00192F86" w:rsidDel="00833DBB">
                <w:delText>48</w:delText>
              </w:r>
            </w:del>
          </w:p>
        </w:tc>
        <w:tc>
          <w:tcPr>
            <w:tcW w:w="1980" w:type="dxa"/>
            <w:noWrap/>
          </w:tcPr>
          <w:p w14:paraId="1EA8FB8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0010C3A5"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21" w:author="Molly McEvilley" w:date="2023-07-01T13:28:00Z"/>
              </w:rPr>
            </w:pPr>
            <w:ins w:id="1922"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23"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58B39104" w14:textId="331D249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24"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BF1B5F" w:rsidRPr="00D23CF2" w14:paraId="47EFC78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354D3F0D" w:rsidR="00BF1B5F" w:rsidRPr="00291CD4" w:rsidRDefault="00BF1B5F" w:rsidP="00BF1B5F">
            <w:pPr>
              <w:pStyle w:val="NoSpacing"/>
            </w:pPr>
            <w:ins w:id="1925" w:author="Molly McEvilley" w:date="2023-07-01T13:15:00Z">
              <w:r w:rsidRPr="00CA3B8E">
                <w:t>51</w:t>
              </w:r>
            </w:ins>
            <w:del w:id="1926" w:author="Molly McEvilley" w:date="2023-07-01T13:04:00Z">
              <w:r w:rsidRPr="00192F86" w:rsidDel="00833DBB">
                <w:delText>49</w:delText>
              </w:r>
            </w:del>
          </w:p>
        </w:tc>
        <w:tc>
          <w:tcPr>
            <w:tcW w:w="1980" w:type="dxa"/>
            <w:noWrap/>
          </w:tcPr>
          <w:p w14:paraId="61ED37B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1DB2A336" w:rsidR="00BF1B5F" w:rsidDel="004768E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927" w:author="Molly McEvilley" w:date="2023-07-01T13:25:00Z"/>
              </w:rPr>
            </w:pPr>
            <w:ins w:id="1928"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1929"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0DFD4293" w14:textId="6A0A06C5"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930"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BF1B5F" w:rsidRPr="00D23CF2" w14:paraId="7C80B90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0427B6A9" w:rsidR="00BF1B5F" w:rsidRPr="00291CD4" w:rsidRDefault="00BF1B5F" w:rsidP="00BF1B5F">
            <w:pPr>
              <w:pStyle w:val="NoSpacing"/>
            </w:pPr>
            <w:ins w:id="1931" w:author="Molly McEvilley" w:date="2023-07-01T13:15:00Z">
              <w:r w:rsidRPr="00CA3B8E">
                <w:t>52</w:t>
              </w:r>
            </w:ins>
            <w:del w:id="1932" w:author="Molly McEvilley" w:date="2023-07-01T13:04:00Z">
              <w:r w:rsidRPr="00192F86" w:rsidDel="00833DBB">
                <w:delText>50</w:delText>
              </w:r>
            </w:del>
          </w:p>
        </w:tc>
        <w:tc>
          <w:tcPr>
            <w:tcW w:w="1980" w:type="dxa"/>
            <w:noWrap/>
          </w:tcPr>
          <w:p w14:paraId="64EFAD4F"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12EEF14F" w:rsidR="00BF1B5F" w:rsidDel="004768E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933" w:author="Molly McEvilley" w:date="2023-07-01T13:25:00Z"/>
              </w:rPr>
            </w:pPr>
            <w:ins w:id="1934"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1935"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63DEFC44" w14:textId="57E54E05"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936"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46372E" w:rsidRPr="00D23CF2" w14:paraId="390EAAF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BBECD0F" w:rsidR="0046372E" w:rsidRPr="00291CD4" w:rsidRDefault="0046372E" w:rsidP="0046372E">
            <w:pPr>
              <w:pStyle w:val="NoSpacing"/>
            </w:pPr>
            <w:ins w:id="1937" w:author="Molly McEvilley" w:date="2023-07-01T13:15:00Z">
              <w:r w:rsidRPr="00CA3B8E">
                <w:t>53</w:t>
              </w:r>
            </w:ins>
            <w:del w:id="1938" w:author="Molly McEvilley" w:date="2023-07-01T13:04:00Z">
              <w:r w:rsidRPr="00192F86" w:rsidDel="00833DBB">
                <w:delText>51</w:delText>
              </w:r>
            </w:del>
          </w:p>
        </w:tc>
        <w:tc>
          <w:tcPr>
            <w:tcW w:w="1980" w:type="dxa"/>
            <w:noWrap/>
          </w:tcPr>
          <w:p w14:paraId="352AA4D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A7DFB77" w:rsidR="0046372E" w:rsidDel="00567637"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39" w:author="Molly McEvilley" w:date="2023-07-01T13:28:00Z"/>
              </w:rPr>
            </w:pPr>
            <w:ins w:id="1940"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41"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6653D491" w14:textId="38C50C8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42"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2B4EDA7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2C1508A3" w:rsidR="0046372E" w:rsidRPr="00291CD4" w:rsidRDefault="0046372E" w:rsidP="0046372E">
            <w:pPr>
              <w:pStyle w:val="NoSpacing"/>
            </w:pPr>
            <w:ins w:id="1943" w:author="Molly McEvilley" w:date="2023-07-01T13:15:00Z">
              <w:r w:rsidRPr="00CA3B8E">
                <w:t>54</w:t>
              </w:r>
            </w:ins>
            <w:del w:id="1944" w:author="Molly McEvilley" w:date="2023-07-01T13:04:00Z">
              <w:r w:rsidRPr="00192F86" w:rsidDel="00833DBB">
                <w:delText>52</w:delText>
              </w:r>
            </w:del>
          </w:p>
        </w:tc>
        <w:tc>
          <w:tcPr>
            <w:tcW w:w="1980" w:type="dxa"/>
            <w:noWrap/>
          </w:tcPr>
          <w:p w14:paraId="3F09819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AC3PlusPSH</w:t>
            </w:r>
          </w:p>
        </w:tc>
        <w:tc>
          <w:tcPr>
            <w:tcW w:w="6750" w:type="dxa"/>
          </w:tcPr>
          <w:p w14:paraId="57EFF272" w14:textId="174751DB" w:rsidR="0046372E" w:rsidDel="00567637"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45" w:author="Molly McEvilley" w:date="2023-07-01T13:28:00Z"/>
              </w:rPr>
            </w:pPr>
            <w:ins w:id="1946"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47"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25AAFA3E" w14:textId="2CAD8155"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48"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5151E65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1A8F2945" w:rsidR="0046372E" w:rsidRPr="00291CD4" w:rsidRDefault="0046372E" w:rsidP="0046372E">
            <w:pPr>
              <w:pStyle w:val="NoSpacing"/>
            </w:pPr>
            <w:ins w:id="1949" w:author="Molly McEvilley" w:date="2023-07-01T13:15:00Z">
              <w:r w:rsidRPr="00CA3B8E">
                <w:t>55</w:t>
              </w:r>
            </w:ins>
            <w:del w:id="1950" w:author="Molly McEvilley" w:date="2023-07-01T13:04:00Z">
              <w:r w:rsidRPr="00192F86" w:rsidDel="00833DBB">
                <w:delText>53</w:delText>
              </w:r>
            </w:del>
          </w:p>
        </w:tc>
        <w:tc>
          <w:tcPr>
            <w:tcW w:w="1980" w:type="dxa"/>
            <w:noWrap/>
          </w:tcPr>
          <w:p w14:paraId="04C7C59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AHARPSH</w:t>
            </w:r>
          </w:p>
        </w:tc>
        <w:tc>
          <w:tcPr>
            <w:tcW w:w="6750" w:type="dxa"/>
          </w:tcPr>
          <w:p w14:paraId="7EF327FC" w14:textId="0478DE6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51"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52" w:author="Molly McEvilley" w:date="2023-07-01T13:28:00Z">
              <w:r w:rsidDel="00567637">
                <w:delText xml:space="preserve">See </w:delText>
              </w:r>
              <w:r w:rsidDel="00567637">
                <w:fldChar w:fldCharType="begin"/>
              </w:r>
              <w:r w:rsidDel="00567637">
                <w:delInstrText>HYPERLINK \l "_AHAREST/RRH/PSH__–"</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4</w:delText>
              </w:r>
              <w:r w:rsidRPr="008C419F" w:rsidDel="00567637">
                <w:rPr>
                  <w:rStyle w:val="Hyperlink"/>
                </w:rPr>
                <w:delText xml:space="preserve"> AHAREST/RRH/PSH</w:delText>
              </w:r>
              <w:r w:rsidDel="00567637">
                <w:rPr>
                  <w:rStyle w:val="Hyperlink"/>
                </w:rPr>
                <w:fldChar w:fldCharType="end"/>
              </w:r>
            </w:del>
          </w:p>
        </w:tc>
      </w:tr>
      <w:tr w:rsidR="0046372E" w:rsidRPr="00D23CF2" w14:paraId="5035905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03D034D5" w:rsidR="0046372E" w:rsidRPr="00291CD4" w:rsidRDefault="0046372E" w:rsidP="0046372E">
            <w:pPr>
              <w:pStyle w:val="NoSpacing"/>
            </w:pPr>
            <w:ins w:id="1953" w:author="Molly McEvilley" w:date="2023-07-01T13:15:00Z">
              <w:r w:rsidRPr="00CA3B8E">
                <w:t>56</w:t>
              </w:r>
            </w:ins>
            <w:del w:id="1954" w:author="Molly McEvilley" w:date="2023-07-01T13:04:00Z">
              <w:r w:rsidRPr="00192F86" w:rsidDel="00833DBB">
                <w:delText>54</w:delText>
              </w:r>
            </w:del>
          </w:p>
        </w:tc>
        <w:tc>
          <w:tcPr>
            <w:tcW w:w="1980" w:type="dxa"/>
            <w:noWrap/>
          </w:tcPr>
          <w:p w14:paraId="4EE14DBD"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6F25CB33"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955"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56" w:author="Molly McEvilley" w:date="2023-07-01T13:28:00Z">
              <w:r w:rsidDel="00567637">
                <w:delText xml:space="preserve">See </w:delText>
              </w:r>
              <w:r w:rsidDel="00567637">
                <w:fldChar w:fldCharType="begin"/>
              </w:r>
              <w:r w:rsidDel="00567637">
                <w:delInstrText>HYPERLINK \l "_AHARHoHEST/RRH/PSH_1"</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6</w:delText>
              </w:r>
              <w:r w:rsidRPr="008C419F" w:rsidDel="00567637">
                <w:rPr>
                  <w:rStyle w:val="Hyperlink"/>
                </w:rPr>
                <w:delText xml:space="preserve"> AHARHoHEST/RRH/PSH</w:delText>
              </w:r>
              <w:r w:rsidDel="00567637">
                <w:rPr>
                  <w:rStyle w:val="Hyperlink"/>
                </w:rPr>
                <w:fldChar w:fldCharType="end"/>
              </w:r>
            </w:del>
          </w:p>
        </w:tc>
      </w:tr>
      <w:tr w:rsidR="00D12D4E" w:rsidRPr="00D23CF2" w14:paraId="5AAFF29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1957"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rPr>
                <w:ins w:id="1958" w:author="Molly McEvilley" w:date="2023-07-01T12:36:00Z"/>
              </w:rPr>
            </w:pPr>
            <w:ins w:id="1959" w:author="Molly McEvilley" w:date="2023-07-01T13:15:00Z">
              <w:r w:rsidRPr="00CA3B8E">
                <w:t>57</w:t>
              </w:r>
            </w:ins>
          </w:p>
        </w:tc>
        <w:tc>
          <w:tcPr>
            <w:tcW w:w="1980" w:type="dxa"/>
            <w:noWrap/>
          </w:tcPr>
          <w:p w14:paraId="72586869" w14:textId="3A0BB26A"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1960" w:author="Molly McEvilley" w:date="2023-07-01T12:36:00Z"/>
                <w:b/>
                <w:bCs/>
              </w:rPr>
            </w:pPr>
            <w:proofErr w:type="spellStart"/>
            <w:ins w:id="1961" w:author="Molly McEvilley" w:date="2023-07-01T12:38:00Z">
              <w:r>
                <w:rPr>
                  <w:b/>
                  <w:bCs/>
                </w:rPr>
                <w:t>RRHSOAge</w:t>
              </w:r>
            </w:ins>
            <w:ins w:id="1962" w:author="Molly McEvilley" w:date="2023-07-01T12:45:00Z">
              <w:r>
                <w:rPr>
                  <w:b/>
                  <w:bCs/>
                </w:rPr>
                <w:t>Min</w:t>
              </w:r>
            </w:ins>
            <w:proofErr w:type="spellEnd"/>
          </w:p>
        </w:tc>
        <w:tc>
          <w:tcPr>
            <w:tcW w:w="6750" w:type="dxa"/>
          </w:tcPr>
          <w:p w14:paraId="44AA774F" w14:textId="5CE43CC4"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1963" w:author="Molly McEvilley" w:date="2023-07-01T12:36:00Z"/>
              </w:rPr>
            </w:pPr>
            <w:ins w:id="1964" w:author="Molly McEvilley" w:date="2023-07-01T12:44:00Z">
              <w:r>
                <w:t xml:space="preserve">See </w:t>
              </w:r>
              <w:r>
                <w:fldChar w:fldCharType="begin"/>
              </w:r>
              <w:r>
                <w:instrText>HYPERLINK  \l "_EST/RRH/PSHAgeMin_and_EST/RRH/PSHAg"</w:instrText>
              </w:r>
              <w:r>
                <w:fldChar w:fldCharType="separate"/>
              </w:r>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r>
                <w:rPr>
                  <w:rStyle w:val="Hyperlink"/>
                </w:rPr>
                <w:fldChar w:fldCharType="end"/>
              </w:r>
            </w:ins>
          </w:p>
        </w:tc>
      </w:tr>
      <w:tr w:rsidR="00D12D4E" w:rsidRPr="00D23CF2" w14:paraId="1D1D9D93"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965"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rPr>
                <w:ins w:id="1966" w:author="Molly McEvilley" w:date="2023-07-01T12:36:00Z"/>
              </w:rPr>
            </w:pPr>
            <w:ins w:id="1967" w:author="Molly McEvilley" w:date="2023-07-01T13:15:00Z">
              <w:r w:rsidRPr="00CA3B8E">
                <w:t>58</w:t>
              </w:r>
            </w:ins>
          </w:p>
        </w:tc>
        <w:tc>
          <w:tcPr>
            <w:tcW w:w="1980" w:type="dxa"/>
            <w:noWrap/>
          </w:tcPr>
          <w:p w14:paraId="2055121E" w14:textId="7CD3568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1968" w:author="Molly McEvilley" w:date="2023-07-01T12:36:00Z"/>
                <w:b/>
                <w:bCs/>
              </w:rPr>
            </w:pPr>
            <w:proofErr w:type="spellStart"/>
            <w:ins w:id="1969" w:author="Molly McEvilley" w:date="2023-07-01T12:38:00Z">
              <w:r>
                <w:rPr>
                  <w:b/>
                  <w:bCs/>
                </w:rPr>
                <w:t>RRHSOAge</w:t>
              </w:r>
            </w:ins>
            <w:ins w:id="1970" w:author="Molly McEvilley" w:date="2023-07-01T12:45:00Z">
              <w:r>
                <w:rPr>
                  <w:b/>
                  <w:bCs/>
                </w:rPr>
                <w:t>Max</w:t>
              </w:r>
            </w:ins>
            <w:proofErr w:type="spellEnd"/>
          </w:p>
        </w:tc>
        <w:tc>
          <w:tcPr>
            <w:tcW w:w="6750" w:type="dxa"/>
          </w:tcPr>
          <w:p w14:paraId="7AA4BE18" w14:textId="3AFC14C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1971" w:author="Molly McEvilley" w:date="2023-07-01T12:36:00Z"/>
              </w:rPr>
            </w:pPr>
            <w:ins w:id="1972" w:author="Molly McEvilley" w:date="2023-07-01T12:44:00Z">
              <w:r>
                <w:t xml:space="preserve">See </w:t>
              </w:r>
              <w:r>
                <w:fldChar w:fldCharType="begin"/>
              </w:r>
              <w:r>
                <w:instrText>HYPERLINK  \l "_EST/RRH/PSHAgeMin_and_EST/RRH/PSHAg"</w:instrText>
              </w:r>
              <w:r>
                <w:fldChar w:fldCharType="separate"/>
              </w:r>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r>
                <w:rPr>
                  <w:rStyle w:val="Hyperlink"/>
                </w:rPr>
                <w:fldChar w:fldCharType="end"/>
              </w:r>
            </w:ins>
          </w:p>
        </w:tc>
      </w:tr>
      <w:tr w:rsidR="0046372E" w:rsidRPr="00D23CF2" w14:paraId="5C6DB2F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1973"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rPr>
                <w:ins w:id="1974" w:author="Molly McEvilley" w:date="2023-07-01T12:36:00Z"/>
              </w:rPr>
            </w:pPr>
            <w:ins w:id="1975" w:author="Molly McEvilley" w:date="2023-07-01T13:15:00Z">
              <w:r w:rsidRPr="00CA3B8E">
                <w:t>59</w:t>
              </w:r>
            </w:ins>
          </w:p>
        </w:tc>
        <w:tc>
          <w:tcPr>
            <w:tcW w:w="1980" w:type="dxa"/>
            <w:noWrap/>
          </w:tcPr>
          <w:p w14:paraId="092CE97F" w14:textId="23F24B44"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1976" w:author="Molly McEvilley" w:date="2023-07-01T12:36:00Z"/>
                <w:b/>
                <w:bCs/>
              </w:rPr>
            </w:pPr>
            <w:proofErr w:type="spellStart"/>
            <w:ins w:id="1977" w:author="Molly McEvilley" w:date="2023-07-01T12:38:00Z">
              <w:r>
                <w:rPr>
                  <w:b/>
                  <w:bCs/>
                </w:rPr>
                <w:t>RRHSONoMoveIn</w:t>
              </w:r>
            </w:ins>
            <w:proofErr w:type="spellEnd"/>
          </w:p>
        </w:tc>
        <w:tc>
          <w:tcPr>
            <w:tcW w:w="6750" w:type="dxa"/>
          </w:tcPr>
          <w:p w14:paraId="1B065168" w14:textId="6D29306D"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1978" w:author="Molly McEvilley" w:date="2023-07-01T12:36:00Z"/>
              </w:rPr>
            </w:pPr>
            <w:ins w:id="1979"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5E4379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980"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rPr>
                <w:ins w:id="1981" w:author="Molly McEvilley" w:date="2023-07-01T12:36:00Z"/>
              </w:rPr>
            </w:pPr>
            <w:ins w:id="1982" w:author="Molly McEvilley" w:date="2023-07-01T13:15:00Z">
              <w:r w:rsidRPr="00CA3B8E">
                <w:t>60</w:t>
              </w:r>
            </w:ins>
          </w:p>
        </w:tc>
        <w:tc>
          <w:tcPr>
            <w:tcW w:w="1980" w:type="dxa"/>
            <w:noWrap/>
          </w:tcPr>
          <w:p w14:paraId="31063E57" w14:textId="51B82958"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983" w:author="Molly McEvilley" w:date="2023-07-01T12:36:00Z"/>
                <w:b/>
                <w:bCs/>
              </w:rPr>
            </w:pPr>
            <w:proofErr w:type="spellStart"/>
            <w:ins w:id="1984" w:author="Molly McEvilley" w:date="2023-07-01T12:38:00Z">
              <w:r>
                <w:rPr>
                  <w:b/>
                  <w:bCs/>
                </w:rPr>
                <w:t>RRHSOWithMoveIn</w:t>
              </w:r>
            </w:ins>
            <w:proofErr w:type="spellEnd"/>
          </w:p>
        </w:tc>
        <w:tc>
          <w:tcPr>
            <w:tcW w:w="6750" w:type="dxa"/>
          </w:tcPr>
          <w:p w14:paraId="579262C6" w14:textId="6033C3D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985" w:author="Molly McEvilley" w:date="2023-07-01T12:36:00Z"/>
              </w:rPr>
            </w:pPr>
            <w:ins w:id="1986"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BF8EAB4"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1987"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rPr>
                <w:ins w:id="1988" w:author="Molly McEvilley" w:date="2023-07-01T12:36:00Z"/>
              </w:rPr>
            </w:pPr>
            <w:ins w:id="1989" w:author="Molly McEvilley" w:date="2023-07-01T13:15:00Z">
              <w:r w:rsidRPr="00CA3B8E">
                <w:t>61</w:t>
              </w:r>
            </w:ins>
          </w:p>
        </w:tc>
        <w:tc>
          <w:tcPr>
            <w:tcW w:w="1980" w:type="dxa"/>
            <w:noWrap/>
          </w:tcPr>
          <w:p w14:paraId="547ECF98" w14:textId="0FE5979B"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1990" w:author="Molly McEvilley" w:date="2023-07-01T12:36:00Z"/>
                <w:b/>
                <w:bCs/>
              </w:rPr>
            </w:pPr>
            <w:proofErr w:type="spellStart"/>
            <w:ins w:id="1991" w:author="Molly McEvilley" w:date="2023-07-01T12:39:00Z">
              <w:r>
                <w:rPr>
                  <w:b/>
                  <w:bCs/>
                </w:rPr>
                <w:t>HHTypeES</w:t>
              </w:r>
            </w:ins>
            <w:proofErr w:type="spellEnd"/>
          </w:p>
        </w:tc>
        <w:tc>
          <w:tcPr>
            <w:tcW w:w="6750" w:type="dxa"/>
          </w:tcPr>
          <w:p w14:paraId="1FEEECA3" w14:textId="3BB2E8C1"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1992" w:author="Molly McEvilley" w:date="2023-07-01T12:36:00Z"/>
              </w:rPr>
            </w:pPr>
            <w:ins w:id="1993"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51433D1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994"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rPr>
                <w:ins w:id="1995" w:author="Molly McEvilley" w:date="2023-07-01T12:36:00Z"/>
              </w:rPr>
            </w:pPr>
            <w:ins w:id="1996" w:author="Molly McEvilley" w:date="2023-07-01T13:15:00Z">
              <w:r w:rsidRPr="00CA3B8E">
                <w:t>62</w:t>
              </w:r>
            </w:ins>
          </w:p>
        </w:tc>
        <w:tc>
          <w:tcPr>
            <w:tcW w:w="1980" w:type="dxa"/>
            <w:noWrap/>
          </w:tcPr>
          <w:p w14:paraId="4AAB07D8" w14:textId="6A9C2210"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997" w:author="Molly McEvilley" w:date="2023-07-01T12:36:00Z"/>
                <w:b/>
                <w:bCs/>
              </w:rPr>
            </w:pPr>
            <w:proofErr w:type="spellStart"/>
            <w:ins w:id="1998" w:author="Molly McEvilley" w:date="2023-07-01T12:39:00Z">
              <w:r>
                <w:rPr>
                  <w:b/>
                  <w:bCs/>
                </w:rPr>
                <w:t>HHTypeSH</w:t>
              </w:r>
            </w:ins>
            <w:proofErr w:type="spellEnd"/>
          </w:p>
        </w:tc>
        <w:tc>
          <w:tcPr>
            <w:tcW w:w="6750" w:type="dxa"/>
          </w:tcPr>
          <w:p w14:paraId="1E58D72B" w14:textId="12274D12"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999" w:author="Molly McEvilley" w:date="2023-07-01T12:36:00Z"/>
              </w:rPr>
            </w:pPr>
            <w:ins w:id="2000"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7CCF7A46"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01"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rPr>
                <w:ins w:id="2002" w:author="Molly McEvilley" w:date="2023-07-01T12:36:00Z"/>
              </w:rPr>
            </w:pPr>
            <w:ins w:id="2003" w:author="Molly McEvilley" w:date="2023-07-01T13:15:00Z">
              <w:r w:rsidRPr="00CA3B8E">
                <w:t>63</w:t>
              </w:r>
            </w:ins>
          </w:p>
        </w:tc>
        <w:tc>
          <w:tcPr>
            <w:tcW w:w="1980" w:type="dxa"/>
            <w:noWrap/>
          </w:tcPr>
          <w:p w14:paraId="02FA415D" w14:textId="299FC422"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04" w:author="Molly McEvilley" w:date="2023-07-01T12:36:00Z"/>
                <w:b/>
                <w:bCs/>
              </w:rPr>
            </w:pPr>
            <w:proofErr w:type="spellStart"/>
            <w:ins w:id="2005" w:author="Molly McEvilley" w:date="2023-07-01T12:39:00Z">
              <w:r>
                <w:rPr>
                  <w:b/>
                  <w:bCs/>
                </w:rPr>
                <w:t>HHTypeTH</w:t>
              </w:r>
            </w:ins>
            <w:proofErr w:type="spellEnd"/>
          </w:p>
        </w:tc>
        <w:tc>
          <w:tcPr>
            <w:tcW w:w="6750" w:type="dxa"/>
          </w:tcPr>
          <w:p w14:paraId="55AA2EBA" w14:textId="52EF9C1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06" w:author="Molly McEvilley" w:date="2023-07-01T12:36:00Z"/>
              </w:rPr>
            </w:pPr>
            <w:ins w:id="2007"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D12D4E" w:rsidRPr="00D23CF2" w14:paraId="78E8C776"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08"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rPr>
                <w:ins w:id="2009" w:author="Molly McEvilley" w:date="2023-07-01T12:36:00Z"/>
              </w:rPr>
            </w:pPr>
            <w:ins w:id="2010" w:author="Molly McEvilley" w:date="2023-07-01T13:15:00Z">
              <w:r w:rsidRPr="00CA3B8E">
                <w:t>64</w:t>
              </w:r>
            </w:ins>
          </w:p>
        </w:tc>
        <w:tc>
          <w:tcPr>
            <w:tcW w:w="1980" w:type="dxa"/>
            <w:noWrap/>
          </w:tcPr>
          <w:p w14:paraId="798578CE" w14:textId="43C55AD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11" w:author="Molly McEvilley" w:date="2023-07-01T12:36:00Z"/>
                <w:b/>
                <w:bCs/>
              </w:rPr>
            </w:pPr>
            <w:ins w:id="2012" w:author="Molly McEvilley" w:date="2023-07-01T12:39:00Z">
              <w:r>
                <w:rPr>
                  <w:b/>
                  <w:bCs/>
                </w:rPr>
                <w:t>HIV</w:t>
              </w:r>
            </w:ins>
          </w:p>
        </w:tc>
        <w:tc>
          <w:tcPr>
            <w:tcW w:w="6750" w:type="dxa"/>
          </w:tcPr>
          <w:p w14:paraId="107879E4" w14:textId="45C34C7B"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13" w:author="Molly McEvilley" w:date="2023-07-01T12:36:00Z"/>
              </w:rPr>
            </w:pPr>
            <w:ins w:id="2014" w:author="Molly McEvilley" w:date="2023-07-01T13:05:00Z">
              <w:r>
                <w:t xml:space="preserve">See </w:t>
              </w:r>
              <w:r>
                <w:fldChar w:fldCharType="begin"/>
              </w:r>
              <w:r>
                <w:instrText>HYPERLINK \l "_LSAPerson_Demographics"</w:instrText>
              </w:r>
              <w:r>
                <w:fldChar w:fldCharType="separate"/>
              </w:r>
              <w:r>
                <w:rPr>
                  <w:rStyle w:val="Hyperlink"/>
                </w:rPr>
                <w:t xml:space="preserve">5.4 </w:t>
              </w:r>
              <w:proofErr w:type="spellStart"/>
              <w:r w:rsidRPr="006F72D8">
                <w:rPr>
                  <w:rStyle w:val="Hyperlink"/>
                </w:rPr>
                <w:t>LSAPerson</w:t>
              </w:r>
              <w:proofErr w:type="spellEnd"/>
              <w:r w:rsidRPr="006F72D8">
                <w:rPr>
                  <w:rStyle w:val="Hyperlink"/>
                </w:rPr>
                <w:t xml:space="preserve"> Demographics</w:t>
              </w:r>
              <w:r>
                <w:rPr>
                  <w:rStyle w:val="Hyperlink"/>
                </w:rPr>
                <w:fldChar w:fldCharType="end"/>
              </w:r>
            </w:ins>
          </w:p>
        </w:tc>
      </w:tr>
      <w:tr w:rsidR="00D12D4E" w:rsidRPr="00D23CF2" w14:paraId="6D0FC4EF"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15"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rPr>
                <w:ins w:id="2016" w:author="Molly McEvilley" w:date="2023-07-01T12:36:00Z"/>
              </w:rPr>
            </w:pPr>
            <w:ins w:id="2017" w:author="Molly McEvilley" w:date="2023-07-01T13:15:00Z">
              <w:r w:rsidRPr="00CA3B8E">
                <w:t>65</w:t>
              </w:r>
            </w:ins>
          </w:p>
        </w:tc>
        <w:tc>
          <w:tcPr>
            <w:tcW w:w="1980" w:type="dxa"/>
            <w:noWrap/>
          </w:tcPr>
          <w:p w14:paraId="3F13E35A" w14:textId="5E0DCC72"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18" w:author="Molly McEvilley" w:date="2023-07-01T12:36:00Z"/>
                <w:b/>
                <w:bCs/>
              </w:rPr>
            </w:pPr>
            <w:ins w:id="2019" w:author="Molly McEvilley" w:date="2023-07-01T12:39:00Z">
              <w:r>
                <w:rPr>
                  <w:b/>
                  <w:bCs/>
                </w:rPr>
                <w:t>SMI</w:t>
              </w:r>
            </w:ins>
          </w:p>
        </w:tc>
        <w:tc>
          <w:tcPr>
            <w:tcW w:w="6750" w:type="dxa"/>
          </w:tcPr>
          <w:p w14:paraId="7905C2D1" w14:textId="42BFE57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20" w:author="Molly McEvilley" w:date="2023-07-01T12:36:00Z"/>
              </w:rPr>
            </w:pPr>
            <w:ins w:id="2021" w:author="Molly McEvilley" w:date="2023-07-01T13:05:00Z">
              <w:r>
                <w:t xml:space="preserve">See </w:t>
              </w:r>
              <w:r>
                <w:fldChar w:fldCharType="begin"/>
              </w:r>
              <w:r>
                <w:instrText>HYPERLINK \l "_LSAPerson_Demographics"</w:instrText>
              </w:r>
              <w:r>
                <w:fldChar w:fldCharType="separate"/>
              </w:r>
              <w:r>
                <w:rPr>
                  <w:rStyle w:val="Hyperlink"/>
                </w:rPr>
                <w:t xml:space="preserve">5.4 </w:t>
              </w:r>
              <w:proofErr w:type="spellStart"/>
              <w:r w:rsidRPr="006F72D8">
                <w:rPr>
                  <w:rStyle w:val="Hyperlink"/>
                </w:rPr>
                <w:t>LSAPerson</w:t>
              </w:r>
              <w:proofErr w:type="spellEnd"/>
              <w:r w:rsidRPr="006F72D8">
                <w:rPr>
                  <w:rStyle w:val="Hyperlink"/>
                </w:rPr>
                <w:t xml:space="preserve"> Demographics</w:t>
              </w:r>
              <w:r>
                <w:rPr>
                  <w:rStyle w:val="Hyperlink"/>
                </w:rPr>
                <w:fldChar w:fldCharType="end"/>
              </w:r>
            </w:ins>
          </w:p>
        </w:tc>
      </w:tr>
      <w:tr w:rsidR="00D12D4E" w:rsidRPr="00D23CF2" w14:paraId="73245A1E"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22" w:author="Molly McEvilley" w:date="2023-07-01T12:39:00Z"/>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rPr>
                <w:ins w:id="2023" w:author="Molly McEvilley" w:date="2023-07-01T12:39:00Z"/>
              </w:rPr>
            </w:pPr>
            <w:ins w:id="2024" w:author="Molly McEvilley" w:date="2023-07-01T13:15:00Z">
              <w:r w:rsidRPr="00CA3B8E">
                <w:t>66</w:t>
              </w:r>
            </w:ins>
          </w:p>
        </w:tc>
        <w:tc>
          <w:tcPr>
            <w:tcW w:w="1980" w:type="dxa"/>
            <w:noWrap/>
          </w:tcPr>
          <w:p w14:paraId="70F0B7E6" w14:textId="2DDAF02C"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25" w:author="Molly McEvilley" w:date="2023-07-01T12:39:00Z"/>
                <w:b/>
                <w:bCs/>
              </w:rPr>
            </w:pPr>
            <w:ins w:id="2026" w:author="Molly McEvilley" w:date="2023-07-01T12:39:00Z">
              <w:r>
                <w:rPr>
                  <w:b/>
                  <w:bCs/>
                </w:rPr>
                <w:t>SUD</w:t>
              </w:r>
            </w:ins>
          </w:p>
        </w:tc>
        <w:tc>
          <w:tcPr>
            <w:tcW w:w="6750" w:type="dxa"/>
          </w:tcPr>
          <w:p w14:paraId="5DCBEBDD" w14:textId="46C8120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27" w:author="Molly McEvilley" w:date="2023-07-01T12:39:00Z"/>
              </w:rPr>
            </w:pPr>
            <w:ins w:id="2028" w:author="Molly McEvilley" w:date="2023-07-01T13:05:00Z">
              <w:r>
                <w:t xml:space="preserve">See </w:t>
              </w:r>
              <w:r>
                <w:fldChar w:fldCharType="begin"/>
              </w:r>
              <w:r>
                <w:instrText>HYPERLINK \l "_LSAPerson_Demographics"</w:instrText>
              </w:r>
              <w:r>
                <w:fldChar w:fldCharType="separate"/>
              </w:r>
              <w:r>
                <w:rPr>
                  <w:rStyle w:val="Hyperlink"/>
                </w:rPr>
                <w:t xml:space="preserve">5.4 </w:t>
              </w:r>
              <w:proofErr w:type="spellStart"/>
              <w:r w:rsidRPr="006F72D8">
                <w:rPr>
                  <w:rStyle w:val="Hyperlink"/>
                </w:rPr>
                <w:t>LSAPerson</w:t>
              </w:r>
              <w:proofErr w:type="spellEnd"/>
              <w:r w:rsidRPr="006F72D8">
                <w:rPr>
                  <w:rStyle w:val="Hyperlink"/>
                </w:rPr>
                <w:t xml:space="preserve"> Demographics</w:t>
              </w:r>
              <w:r>
                <w:rPr>
                  <w:rStyle w:val="Hyperlink"/>
                </w:rPr>
                <w:fldChar w:fldCharType="end"/>
              </w:r>
            </w:ins>
          </w:p>
        </w:tc>
      </w:tr>
      <w:tr w:rsidR="00EE2F61" w:rsidRPr="00D23CF2" w14:paraId="7F9C382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D695BBD" w:rsidR="00D12D4E" w:rsidRPr="00291CD4" w:rsidRDefault="00D12D4E" w:rsidP="00D12D4E">
            <w:pPr>
              <w:pStyle w:val="NoSpacing"/>
            </w:pPr>
            <w:ins w:id="2029" w:author="Molly McEvilley" w:date="2023-07-01T13:15:00Z">
              <w:r w:rsidRPr="00CA3B8E">
                <w:t>67</w:t>
              </w:r>
            </w:ins>
            <w:del w:id="2030" w:author="Molly McEvilley" w:date="2023-07-01T13:04:00Z">
              <w:r w:rsidRPr="00192F86" w:rsidDel="00833DBB">
                <w:delText>55</w:delText>
              </w:r>
            </w:del>
          </w:p>
        </w:tc>
        <w:tc>
          <w:tcPr>
            <w:tcW w:w="1980" w:type="dxa"/>
            <w:noWrap/>
          </w:tcPr>
          <w:p w14:paraId="27E18A9B"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2031" w:name="_Get_Active_HouseholdIDs_1"/>
      <w:bookmarkStart w:id="2032" w:name="_Identify_Active_and"/>
      <w:bookmarkStart w:id="2033" w:name="_Toc37849759"/>
      <w:bookmarkStart w:id="2034" w:name="_Toc140489935"/>
      <w:bookmarkEnd w:id="2031"/>
      <w:bookmarkEnd w:id="2032"/>
      <w:r>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2033"/>
      <w:bookmarkEnd w:id="2034"/>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404645E0"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del w:id="2035" w:author="Molly McEvilley" w:date="2023-06-30T12:25:00Z">
        <w:r w:rsidR="006B145D" w:rsidDel="005B17B9">
          <w:delText xml:space="preserve"> and</w:delText>
        </w:r>
        <w:r w:rsidR="00152843" w:rsidRPr="00E2612D" w:rsidDel="005B17B9">
          <w:delText xml:space="preserve"> hmis_EnrollmentCoC</w:delText>
        </w:r>
      </w:del>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lastRenderedPageBreak/>
              <w:t>ReportStart</w:t>
            </w:r>
            <w:proofErr w:type="spellEnd"/>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proofErr w:type="spellStart"/>
            <w:r w:rsidRPr="00D17E3C">
              <w:rPr>
                <w:rFonts w:cstheme="minorHAnsi"/>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r w:rsidR="00C032F4" w:rsidRPr="005F4836" w:rsidDel="0077577D" w14:paraId="2BE136AE" w14:textId="1FD95FE0" w:rsidTr="00C032F4">
        <w:trPr>
          <w:cantSplit/>
          <w:trHeight w:val="197"/>
          <w:del w:id="2036" w:author="Molly McEvilley" w:date="2023-07-17T04:14:00Z"/>
        </w:trPr>
        <w:tc>
          <w:tcPr>
            <w:tcW w:w="9355" w:type="dxa"/>
            <w:shd w:val="clear" w:color="auto" w:fill="EEECE1" w:themeFill="background2"/>
          </w:tcPr>
          <w:p w14:paraId="6BE5D0EA" w14:textId="09370C23" w:rsidR="00C032F4" w:rsidRPr="00C032F4" w:rsidDel="0077577D" w:rsidRDefault="00C032F4" w:rsidP="009446A1">
            <w:pPr>
              <w:pStyle w:val="NoSpacing"/>
              <w:rPr>
                <w:del w:id="2037" w:author="Molly McEvilley" w:date="2023-07-17T04:14:00Z"/>
                <w:b/>
                <w:bCs/>
              </w:rPr>
            </w:pPr>
            <w:del w:id="2038" w:author="Molly McEvilley" w:date="2023-06-01T12:05:00Z">
              <w:r w:rsidRPr="00C032F4" w:rsidDel="00EA4C7A">
                <w:rPr>
                  <w:b/>
                  <w:bCs/>
                </w:rPr>
                <w:delText>hmis_EnrollmentCoC</w:delText>
              </w:r>
            </w:del>
          </w:p>
        </w:tc>
      </w:tr>
      <w:tr w:rsidR="00C032F4" w:rsidDel="0077577D" w14:paraId="61FF79A1" w14:textId="3AA5BC8B" w:rsidTr="00C032F4">
        <w:trPr>
          <w:cantSplit/>
          <w:trHeight w:val="216"/>
          <w:del w:id="2039" w:author="Molly McEvilley" w:date="2023-07-17T04:14:00Z"/>
        </w:trPr>
        <w:tc>
          <w:tcPr>
            <w:tcW w:w="9355" w:type="dxa"/>
          </w:tcPr>
          <w:p w14:paraId="79FB74CB" w14:textId="713FE0F3" w:rsidR="00C032F4" w:rsidRPr="00C032F4" w:rsidDel="0077577D" w:rsidRDefault="00C032F4" w:rsidP="009446A1">
            <w:pPr>
              <w:pStyle w:val="NoSpacing"/>
              <w:rPr>
                <w:del w:id="2040" w:author="Molly McEvilley" w:date="2023-07-17T04:14:00Z"/>
              </w:rPr>
            </w:pPr>
            <w:del w:id="2041" w:author="Molly McEvilley" w:date="2023-06-01T12:05:00Z">
              <w:r w:rsidRPr="00C032F4" w:rsidDel="00EA4C7A">
                <w:delText>EnrollmentID</w:delText>
              </w:r>
            </w:del>
          </w:p>
        </w:tc>
      </w:tr>
      <w:tr w:rsidR="00C032F4" w:rsidDel="0077577D" w14:paraId="59D7ED07" w14:textId="221C46A8" w:rsidTr="00C032F4">
        <w:trPr>
          <w:cantSplit/>
          <w:trHeight w:val="216"/>
          <w:del w:id="2042" w:author="Molly McEvilley" w:date="2023-07-17T04:14:00Z"/>
        </w:trPr>
        <w:tc>
          <w:tcPr>
            <w:tcW w:w="9355" w:type="dxa"/>
          </w:tcPr>
          <w:p w14:paraId="20E9EE81" w14:textId="033EFA7D" w:rsidR="00C032F4" w:rsidRPr="00C032F4" w:rsidDel="0077577D" w:rsidRDefault="00C032F4" w:rsidP="009446A1">
            <w:pPr>
              <w:pStyle w:val="NoSpacing"/>
              <w:rPr>
                <w:del w:id="2043" w:author="Molly McEvilley" w:date="2023-07-17T04:14:00Z"/>
              </w:rPr>
            </w:pPr>
            <w:del w:id="2044" w:author="Molly McEvilley" w:date="2023-06-01T12:05:00Z">
              <w:r w:rsidRPr="00C032F4" w:rsidDel="00EA4C7A">
                <w:delText>InformationDate</w:delText>
              </w:r>
            </w:del>
          </w:p>
        </w:tc>
      </w:tr>
      <w:tr w:rsidR="00C032F4" w:rsidDel="0077577D" w14:paraId="046355CE" w14:textId="7D7606AF" w:rsidTr="00C032F4">
        <w:trPr>
          <w:cantSplit/>
          <w:trHeight w:val="216"/>
          <w:del w:id="2045" w:author="Molly McEvilley" w:date="2023-07-17T04:14:00Z"/>
        </w:trPr>
        <w:tc>
          <w:tcPr>
            <w:tcW w:w="9355" w:type="dxa"/>
          </w:tcPr>
          <w:p w14:paraId="4BAD1603" w14:textId="31CF6C2F" w:rsidR="00C032F4" w:rsidRPr="00C032F4" w:rsidDel="0077577D" w:rsidRDefault="00C032F4" w:rsidP="009446A1">
            <w:pPr>
              <w:pStyle w:val="NoSpacing"/>
              <w:rPr>
                <w:del w:id="2046" w:author="Molly McEvilley" w:date="2023-07-17T04:14:00Z"/>
              </w:rPr>
            </w:pPr>
            <w:del w:id="2047" w:author="Molly McEvilley" w:date="2023-06-01T12:05:00Z">
              <w:r w:rsidRPr="00C032F4" w:rsidDel="00EA4C7A">
                <w:delText>CoCCode</w:delText>
              </w:r>
            </w:del>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w:t>
            </w:r>
            <w:proofErr w:type="spellStart"/>
            <w:r w:rsidRPr="0748C06F">
              <w:t>HouseholdIDs</w:t>
            </w:r>
            <w:proofErr w:type="spellEnd"/>
            <w:r w:rsidRPr="0748C06F">
              <w:t xml:space="preserve"> in the active cohort where the head of household’s enrollment includes at least one </w:t>
            </w:r>
            <w:ins w:id="2048" w:author="Genelle Denzin" w:date="2023-07-07T19:44:00Z">
              <w:r w:rsidR="77538E21" w:rsidRPr="0748C06F">
                <w:t>bed night</w:t>
              </w:r>
            </w:ins>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proofErr w:type="spellStart"/>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s</w:t>
      </w:r>
      <w:proofErr w:type="spellEnd"/>
      <w:r w:rsidR="00BB6796" w:rsidRPr="0748C06F">
        <w:rPr>
          <w:rFonts w:eastAsia="Times New Roman"/>
        </w:rPr>
        <w:t xml:space="preserve"> </w:t>
      </w:r>
      <w:ins w:id="2049" w:author="Genelle Denzin" w:date="2023-07-07T19:47:00Z">
        <w:r w:rsidR="4C9871F0" w:rsidRPr="0748C06F">
          <w:rPr>
            <w:rFonts w:eastAsia="Times New Roman"/>
          </w:rPr>
          <w:t>where:</w:t>
        </w:r>
      </w:ins>
    </w:p>
    <w:p w14:paraId="3B7FDBB0" w14:textId="4EEEC857" w:rsidR="00CA5114" w:rsidRPr="002F0D32" w:rsidRDefault="008F6BF3" w:rsidP="0030608E">
      <w:pPr>
        <w:pStyle w:val="ListParagraph"/>
        <w:numPr>
          <w:ilvl w:val="0"/>
          <w:numId w:val="32"/>
        </w:numPr>
      </w:pPr>
      <w:r>
        <w:t xml:space="preserve">There is a record for the </w:t>
      </w:r>
      <w:proofErr w:type="spellStart"/>
      <w:r w:rsidRPr="49FCFE86">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30608E">
      <w:pPr>
        <w:pStyle w:val="ListParagraph"/>
        <w:numPr>
          <w:ilvl w:val="0"/>
          <w:numId w:val="32"/>
        </w:numPr>
      </w:pPr>
      <w:proofErr w:type="spellStart"/>
      <w:r w:rsidRPr="49FCFE86">
        <w:rPr>
          <w:b/>
          <w:bCs/>
        </w:rPr>
        <w:t>EntryDate</w:t>
      </w:r>
      <w:proofErr w:type="spellEnd"/>
      <w:r w:rsidR="00CA5114">
        <w:t xml:space="preserve"> &lt;= </w:t>
      </w:r>
      <w:proofErr w:type="spellStart"/>
      <w:r w:rsidR="008F6BF3" w:rsidRPr="49FCFE86">
        <w:rPr>
          <w:u w:val="single"/>
        </w:rPr>
        <w:t>ReportEnd</w:t>
      </w:r>
      <w:proofErr w:type="spellEnd"/>
      <w:r w:rsidR="008F6BF3" w:rsidRPr="49FCFE86">
        <w:rPr>
          <w:u w:val="single"/>
        </w:rPr>
        <w:t>; and</w:t>
      </w:r>
    </w:p>
    <w:p w14:paraId="2C72BD17" w14:textId="0B8A165A" w:rsidR="00363F6A" w:rsidRPr="007B5290" w:rsidDel="00EA4C7A" w:rsidRDefault="00CA5114" w:rsidP="00EA4C7A">
      <w:pPr>
        <w:pStyle w:val="ListParagraph"/>
        <w:numPr>
          <w:ilvl w:val="0"/>
          <w:numId w:val="32"/>
        </w:numPr>
        <w:rPr>
          <w:del w:id="2050" w:author="Molly McEvilley" w:date="2023-06-01T12:05:00Z"/>
          <w:u w:val="single"/>
        </w:rPr>
      </w:pPr>
      <w:proofErr w:type="spellStart"/>
      <w:r w:rsidRPr="49FCFE86">
        <w:rPr>
          <w:b/>
          <w:bCs/>
        </w:rPr>
        <w:t>ExitDate</w:t>
      </w:r>
      <w:proofErr w:type="spellEnd"/>
      <w:r>
        <w:t xml:space="preserve"> is </w:t>
      </w:r>
      <w:r w:rsidR="00143E83">
        <w:t>NULL</w:t>
      </w:r>
      <w:r>
        <w:t xml:space="preserve"> or</w:t>
      </w:r>
      <w:r w:rsidR="00740041" w:rsidRPr="49FCFE86">
        <w:rPr>
          <w:i/>
          <w:iCs/>
        </w:rPr>
        <w:t xml:space="preserve"> </w:t>
      </w:r>
      <w:proofErr w:type="spellStart"/>
      <w:r w:rsidRPr="49FCFE86">
        <w:rPr>
          <w:b/>
          <w:bCs/>
        </w:rPr>
        <w:t>ExitDate</w:t>
      </w:r>
      <w:proofErr w:type="spellEnd"/>
      <w:r>
        <w:t xml:space="preserve"> &gt;= </w:t>
      </w:r>
      <w:proofErr w:type="spellStart"/>
      <w:r w:rsidRPr="49FCFE86">
        <w:rPr>
          <w:u w:val="single"/>
        </w:rPr>
        <w:t>ReportStart</w:t>
      </w:r>
      <w:del w:id="2051" w:author="Molly McEvilley" w:date="2023-06-01T12:05:00Z">
        <w:r w:rsidDel="00CA5114">
          <w:delText>; and</w:delText>
        </w:r>
      </w:del>
    </w:p>
    <w:p w14:paraId="76E0FB08" w14:textId="507D6D4B" w:rsidR="00CA5114" w:rsidRPr="00DE4A2E" w:rsidDel="00EA4C7A" w:rsidRDefault="008F6BF3" w:rsidP="00EA4C7A">
      <w:pPr>
        <w:pStyle w:val="ListParagraph"/>
        <w:numPr>
          <w:ilvl w:val="0"/>
          <w:numId w:val="32"/>
        </w:numPr>
        <w:rPr>
          <w:del w:id="2052" w:author="Molly McEvilley" w:date="2023-06-01T12:05:00Z"/>
          <w:u w:val="single"/>
        </w:rPr>
      </w:pPr>
      <w:del w:id="2053" w:author="Molly McEvilley" w:date="2023-06-01T12:05:00Z">
        <w:r w:rsidDel="008F6BF3">
          <w:delText>hmis_EnrollmentCoC.</w:delText>
        </w:r>
        <w:r w:rsidRPr="49FCFE86" w:rsidDel="008F6BF3">
          <w:rPr>
            <w:i/>
            <w:iCs/>
          </w:rPr>
          <w:delText>CoCCode</w:delText>
        </w:r>
        <w:r w:rsidDel="008F6BF3">
          <w:delText xml:space="preserve"> = </w:delText>
        </w:r>
        <w:r w:rsidRPr="49FCFE86" w:rsidDel="008F6BF3">
          <w:rPr>
            <w:u w:val="single"/>
          </w:rPr>
          <w:delText xml:space="preserve">ReportCoC for </w:delText>
        </w:r>
        <w:r w:rsidDel="008F6BF3">
          <w:delText xml:space="preserve">the most recent EnrollmentCoC record where </w:delText>
        </w:r>
        <w:r w:rsidRPr="49FCFE86" w:rsidDel="008F6BF3">
          <w:rPr>
            <w:i/>
            <w:iCs/>
          </w:rPr>
          <w:delText>InformationDate</w:delText>
        </w:r>
        <w:r w:rsidDel="008F6BF3">
          <w:delText xml:space="preserve"> &lt;= </w:delText>
        </w:r>
        <w:r w:rsidRPr="49FCFE86" w:rsidDel="008F6BF3">
          <w:rPr>
            <w:u w:val="single"/>
          </w:rPr>
          <w:delText>ReportEnd</w:delText>
        </w:r>
        <w:r w:rsidDel="008F6BF3">
          <w:delText xml:space="preserve"> </w:delText>
        </w:r>
      </w:del>
    </w:p>
    <w:p w14:paraId="37309FC3" w14:textId="31BCB493" w:rsidR="00740041" w:rsidRPr="004523C0" w:rsidDel="00EA4C7A" w:rsidRDefault="00073AE1" w:rsidP="00F009DD">
      <w:pPr>
        <w:pStyle w:val="ListParagraph"/>
        <w:numPr>
          <w:ilvl w:val="0"/>
          <w:numId w:val="32"/>
        </w:numPr>
        <w:rPr>
          <w:del w:id="2054" w:author="Molly McEvilley" w:date="2023-06-01T12:05:00Z"/>
          <w:u w:val="single"/>
        </w:rPr>
      </w:pPr>
      <w:del w:id="2055" w:author="Molly McEvilley" w:date="2023-06-01T12:05:00Z">
        <w:r w:rsidDel="00EA4C7A">
          <w:delText>This is necessary because the</w:delText>
        </w:r>
        <w:r w:rsidRPr="00DE4A2E" w:rsidDel="00EA4C7A">
          <w:delText xml:space="preserve"> </w:delText>
        </w:r>
        <w:r w:rsidDel="00EA4C7A">
          <w:delText>initial</w:delText>
        </w:r>
        <w:r w:rsidRPr="00DE4A2E" w:rsidDel="00EA4C7A">
          <w:delText xml:space="preserve"> </w:delText>
        </w:r>
        <w:r w:rsidR="00740041" w:rsidRPr="00DE4A2E" w:rsidDel="00EA4C7A">
          <w:delText xml:space="preserve">selection criteria for </w:delText>
        </w:r>
        <w:r w:rsidR="00BB33B1" w:rsidDel="00EA4C7A">
          <w:delText>tlsa_HHID</w:delText>
        </w:r>
        <w:r w:rsidR="00740041" w:rsidRPr="00DE4A2E" w:rsidDel="00EA4C7A">
          <w:delText xml:space="preserve"> requires only that there is at least one </w:delText>
        </w:r>
        <w:r w:rsidR="00740041" w:rsidRPr="004523C0" w:rsidDel="00EA4C7A">
          <w:rPr>
            <w:i/>
            <w:iCs/>
          </w:rPr>
          <w:delText>EnrollmentCoC</w:delText>
        </w:r>
        <w:r w:rsidR="00740041" w:rsidRPr="00DE4A2E" w:rsidDel="00EA4C7A">
          <w:delText xml:space="preserve"> record</w:delText>
        </w:r>
        <w:r w:rsidR="00740041" w:rsidDel="00EA4C7A">
          <w:delText xml:space="preserve"> for </w:delText>
        </w:r>
        <w:r w:rsidR="00740041" w:rsidRPr="00DE4A2E" w:rsidDel="00EA4C7A">
          <w:rPr>
            <w:u w:val="single"/>
          </w:rPr>
          <w:delText>ReportCoC</w:delText>
        </w:r>
        <w:r w:rsidR="00740041" w:rsidRPr="00DE4A2E" w:rsidDel="00EA4C7A">
          <w:delText xml:space="preserve"> and not that it be the most recent.</w:delText>
        </w:r>
      </w:del>
    </w:p>
    <w:p w14:paraId="3F30B508" w14:textId="77777777" w:rsidR="00073AE1" w:rsidRDefault="00073AE1" w:rsidP="00073AE1">
      <w:pPr>
        <w:pStyle w:val="Heading4"/>
      </w:pPr>
      <w:r>
        <w:t>AHAR</w:t>
      </w:r>
      <w:proofErr w:type="spellEnd"/>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49FCFE86">
        <w:rPr>
          <w:b/>
          <w:bCs/>
        </w:rPr>
        <w:t>Active</w:t>
      </w:r>
      <w:r>
        <w:t xml:space="preserve"> = 1; and:</w:t>
      </w:r>
    </w:p>
    <w:p w14:paraId="5C48DBFF" w14:textId="77777777" w:rsidR="00073AE1" w:rsidRPr="00150833" w:rsidRDefault="00073AE1" w:rsidP="00073AE1">
      <w:pPr>
        <w:pStyle w:val="ListParagraph"/>
        <w:numPr>
          <w:ilvl w:val="0"/>
          <w:numId w:val="32"/>
        </w:numPr>
      </w:pPr>
      <w:proofErr w:type="spellStart"/>
      <w:r w:rsidRPr="49FCFE86">
        <w:rPr>
          <w:b/>
          <w:bCs/>
        </w:rPr>
        <w:t>ExitDate</w:t>
      </w:r>
      <w:proofErr w:type="spellEnd"/>
      <w:r w:rsidRPr="49FCFE86">
        <w:rPr>
          <w:b/>
          <w:bCs/>
        </w:rPr>
        <w:t xml:space="preserve"> </w:t>
      </w:r>
      <w:r>
        <w:t xml:space="preserve">&gt; </w:t>
      </w:r>
      <w:proofErr w:type="spellStart"/>
      <w:r w:rsidRPr="49FCFE86">
        <w:rPr>
          <w:u w:val="single"/>
        </w:rPr>
        <w:t>ReportStart</w:t>
      </w:r>
      <w:proofErr w:type="spellEnd"/>
      <w:r>
        <w:t xml:space="preserve"> or </w:t>
      </w:r>
      <w:proofErr w:type="spellStart"/>
      <w:r w:rsidRPr="49FCFE86">
        <w:rPr>
          <w:b/>
          <w:bCs/>
        </w:rPr>
        <w:t>ExitDate</w:t>
      </w:r>
      <w:proofErr w:type="spellEnd"/>
      <w:r>
        <w:t xml:space="preserve"> is NULL; and</w:t>
      </w:r>
    </w:p>
    <w:p w14:paraId="722C9D9A" w14:textId="527FC959" w:rsidR="00073AE1" w:rsidRDefault="00795C20" w:rsidP="00073AE1">
      <w:pPr>
        <w:pStyle w:val="ListParagraph"/>
        <w:numPr>
          <w:ilvl w:val="1"/>
          <w:numId w:val="32"/>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00CDAED2" w:rsidR="00073AE1" w:rsidRDefault="00795C20">
      <w:pPr>
        <w:pStyle w:val="ListParagraph"/>
        <w:numPr>
          <w:ilvl w:val="1"/>
          <w:numId w:val="32"/>
        </w:numPr>
      </w:pPr>
      <w:proofErr w:type="spellStart"/>
      <w:r w:rsidRPr="49FCFE86">
        <w:rPr>
          <w:b/>
          <w:bCs/>
        </w:rPr>
        <w:t>LSAProjectType</w:t>
      </w:r>
      <w:proofErr w:type="spellEnd"/>
      <w:r w:rsidRPr="49FCFE86">
        <w:rPr>
          <w:b/>
          <w:bCs/>
        </w:rPr>
        <w:t xml:space="preserve"> </w:t>
      </w:r>
      <w:r w:rsidR="00073AE1">
        <w:t>in (3,13) and</w:t>
      </w:r>
      <w:r w:rsidR="00073AE1" w:rsidRPr="49FCFE86">
        <w:rPr>
          <w:b/>
          <w:bCs/>
        </w:rPr>
        <w:t xml:space="preserve"> </w:t>
      </w:r>
      <w:proofErr w:type="spellStart"/>
      <w:r w:rsidR="00073AE1" w:rsidRPr="49FCFE86">
        <w:rPr>
          <w:b/>
          <w:bCs/>
        </w:rPr>
        <w:t>MoveInDate</w:t>
      </w:r>
      <w:proofErr w:type="spellEnd"/>
      <w:r w:rsidR="00073AE1" w:rsidRPr="49FCFE86">
        <w:rPr>
          <w:b/>
          <w:bCs/>
        </w:rPr>
        <w:t xml:space="preserve"> </w:t>
      </w:r>
      <w:r w:rsidR="00073AE1">
        <w:t xml:space="preserve">is not </w:t>
      </w:r>
      <w:proofErr w:type="gramStart"/>
      <w:r w:rsidR="00073AE1">
        <w:t>NULL</w:t>
      </w:r>
      <w:proofErr w:type="gramEnd"/>
    </w:p>
    <w:p w14:paraId="508DED65" w14:textId="4953B514" w:rsidR="00920D91" w:rsidRDefault="009E0AAB" w:rsidP="00920D91">
      <w:pPr>
        <w:rPr>
          <w:ins w:id="2056" w:author="Molly McEvilley" w:date="2023-06-27T16:52:00Z"/>
        </w:rPr>
      </w:pPr>
      <w:ins w:id="2057" w:author="Molly McEvilley" w:date="2023-06-27T16:52:00Z">
        <w:r>
          <w:t xml:space="preserve">(Note:  </w:t>
        </w:r>
      </w:ins>
      <w:ins w:id="2058" w:author="Molly McEvilley" w:date="2023-06-27T16:56:00Z">
        <w:r w:rsidR="00E74FE8">
          <w:t xml:space="preserve">RRH-SO projects are considered </w:t>
        </w:r>
        <w:proofErr w:type="gramStart"/>
        <w:r w:rsidR="00E74FE8">
          <w:t>non-residential</w:t>
        </w:r>
        <w:proofErr w:type="gramEnd"/>
        <w:r w:rsidR="00E74FE8">
          <w:t xml:space="preserve"> and enrollments are excluded from the AHAR</w:t>
        </w:r>
      </w:ins>
      <w:ins w:id="2059" w:author="Molly McEvilley" w:date="2023-06-27T16:52:00Z">
        <w:r>
          <w:t>.)</w:t>
        </w:r>
      </w:ins>
    </w:p>
    <w:p w14:paraId="1E1A5677" w14:textId="31874A46" w:rsidR="001437DE" w:rsidRDefault="00073AE1" w:rsidP="0088191A">
      <w:pPr>
        <w:pStyle w:val="Heading2"/>
      </w:pPr>
      <w:bookmarkStart w:id="2060" w:name="_Toc29163943"/>
      <w:bookmarkStart w:id="2061" w:name="_Toc29188088"/>
      <w:bookmarkStart w:id="2062" w:name="_Toc29188093"/>
      <w:bookmarkStart w:id="2063" w:name="_Toc29188094"/>
      <w:bookmarkStart w:id="2064" w:name="_Resolve_Data_Conflicts"/>
      <w:bookmarkStart w:id="2065" w:name="_Toc140489936"/>
      <w:bookmarkStart w:id="2066" w:name="_Toc37849760"/>
      <w:bookmarkEnd w:id="2060"/>
      <w:bookmarkEnd w:id="2061"/>
      <w:bookmarkEnd w:id="2062"/>
      <w:bookmarkEnd w:id="2063"/>
      <w:bookmarkEnd w:id="2064"/>
      <w:r>
        <w:t xml:space="preserve">Identify </w:t>
      </w:r>
      <w:r w:rsidR="008670BD">
        <w:t>Activ</w:t>
      </w:r>
      <w:r w:rsidR="001437DE" w:rsidRPr="00C52062">
        <w:t xml:space="preserve">e </w:t>
      </w:r>
      <w:r>
        <w:t xml:space="preserve">and AHAR </w:t>
      </w:r>
      <w:r w:rsidR="001437DE" w:rsidRPr="00C52062">
        <w:t>Enrollments</w:t>
      </w:r>
      <w:bookmarkEnd w:id="2065"/>
      <w:r w:rsidR="001437DE">
        <w:t xml:space="preserve"> </w:t>
      </w:r>
      <w:bookmarkEnd w:id="2066"/>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lastRenderedPageBreak/>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067"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067"/>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49FCFE86">
        <w:rPr>
          <w:b/>
          <w:bCs/>
        </w:rPr>
        <w:t>Active</w:t>
      </w:r>
      <w:r>
        <w:t xml:space="preserve"> = 1</w:t>
      </w:r>
    </w:p>
    <w:p w14:paraId="3820A144" w14:textId="3A223F6C" w:rsidR="00482327" w:rsidRDefault="00482327" w:rsidP="0030608E">
      <w:pPr>
        <w:pStyle w:val="ListParagraph"/>
        <w:numPr>
          <w:ilvl w:val="0"/>
          <w:numId w:val="32"/>
        </w:numPr>
        <w:rPr>
          <w:u w:val="single"/>
        </w:rPr>
      </w:pPr>
      <w:proofErr w:type="spellStart"/>
      <w:r w:rsidRPr="49FCFE86">
        <w:rPr>
          <w:b/>
          <w:bCs/>
        </w:rPr>
        <w:t>ExitDate</w:t>
      </w:r>
      <w:proofErr w:type="spellEnd"/>
      <w:r>
        <w:t xml:space="preserve"> is </w:t>
      </w:r>
      <w:r w:rsidR="00143E83">
        <w:t>NULL</w:t>
      </w:r>
      <w:r>
        <w:t xml:space="preserve"> or </w:t>
      </w:r>
      <w:proofErr w:type="spellStart"/>
      <w:r w:rsidR="00DA481E" w:rsidRPr="49FCFE86">
        <w:rPr>
          <w:b/>
          <w:bCs/>
        </w:rPr>
        <w:t>ExitDate</w:t>
      </w:r>
      <w:proofErr w:type="spellEnd"/>
      <w:r w:rsidR="00DA481E">
        <w:t xml:space="preserve"> </w:t>
      </w:r>
      <w:r>
        <w:t xml:space="preserve">&gt;= </w:t>
      </w:r>
      <w:proofErr w:type="spellStart"/>
      <w:r w:rsidRPr="49FCFE86">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tlsa_HHID</w:t>
      </w:r>
      <w:proofErr w:type="spellEnd"/>
      <w:r>
        <w:t xml:space="preserve"> where </w:t>
      </w:r>
      <w:r w:rsidRPr="49FCFE86">
        <w:rPr>
          <w:b/>
          <w:bCs/>
        </w:rPr>
        <w:t>AHAR</w:t>
      </w:r>
      <w:r>
        <w:t xml:space="preserve"> = 1</w:t>
      </w:r>
    </w:p>
    <w:p w14:paraId="7AB0A425" w14:textId="77777777" w:rsidR="00D6011B" w:rsidRDefault="00D6011B" w:rsidP="00D6011B">
      <w:pPr>
        <w:pStyle w:val="ListParagraph"/>
        <w:numPr>
          <w:ilvl w:val="0"/>
          <w:numId w:val="32"/>
        </w:numPr>
      </w:pPr>
      <w:proofErr w:type="spellStart"/>
      <w:r w:rsidRPr="49FCFE86">
        <w:rPr>
          <w:b/>
          <w:bCs/>
        </w:rPr>
        <w:t>EntryDate</w:t>
      </w:r>
      <w:proofErr w:type="spellEnd"/>
      <w:r>
        <w:t xml:space="preserve"> &lt;= </w:t>
      </w:r>
      <w:proofErr w:type="spellStart"/>
      <w:r w:rsidRPr="49FCFE86">
        <w:rPr>
          <w:u w:val="single"/>
        </w:rPr>
        <w:t>ReportEnd</w:t>
      </w:r>
      <w:proofErr w:type="spellEnd"/>
    </w:p>
    <w:p w14:paraId="65962915" w14:textId="77777777" w:rsidR="00D6011B" w:rsidRDefault="00D6011B" w:rsidP="00D6011B">
      <w:pPr>
        <w:pStyle w:val="ListParagraph"/>
        <w:numPr>
          <w:ilvl w:val="0"/>
          <w:numId w:val="32"/>
        </w:numPr>
        <w:rPr>
          <w:u w:val="single"/>
        </w:rPr>
      </w:pPr>
      <w:proofErr w:type="spellStart"/>
      <w:r w:rsidRPr="49FCFE86">
        <w:rPr>
          <w:b/>
          <w:bCs/>
        </w:rPr>
        <w:t>ExitDate</w:t>
      </w:r>
      <w:proofErr w:type="spellEnd"/>
      <w:r>
        <w:t xml:space="preserve"> is NULL or </w:t>
      </w:r>
      <w:proofErr w:type="spellStart"/>
      <w:r w:rsidRPr="49FCFE86">
        <w:rPr>
          <w:b/>
          <w:bCs/>
        </w:rPr>
        <w:t>ExitDate</w:t>
      </w:r>
      <w:proofErr w:type="spellEnd"/>
      <w:r>
        <w:t xml:space="preserve"> &gt; </w:t>
      </w:r>
      <w:proofErr w:type="spellStart"/>
      <w:proofErr w:type="gramStart"/>
      <w:r w:rsidRPr="49FCFE86">
        <w:rPr>
          <w:u w:val="single"/>
        </w:rPr>
        <w:t>ReportStart</w:t>
      </w:r>
      <w:proofErr w:type="spellEnd"/>
      <w:proofErr w:type="gramEnd"/>
    </w:p>
    <w:p w14:paraId="129818C4" w14:textId="59E261D5" w:rsidR="006B026B" w:rsidRDefault="00D6011B" w:rsidP="006B026B">
      <w:pPr>
        <w:pStyle w:val="ListParagraph"/>
        <w:numPr>
          <w:ilvl w:val="0"/>
          <w:numId w:val="32"/>
        </w:numPr>
      </w:pPr>
      <w:r>
        <w:t xml:space="preserve">If </w:t>
      </w:r>
      <w:proofErr w:type="spellStart"/>
      <w:r w:rsidR="000B7DCA" w:rsidRPr="49FCFE86">
        <w:rPr>
          <w:b/>
          <w:bCs/>
        </w:rPr>
        <w:t>LSAProjectType</w:t>
      </w:r>
      <w:proofErr w:type="spellEnd"/>
      <w:r>
        <w:t xml:space="preserve"> in (3,13), </w:t>
      </w:r>
      <w:proofErr w:type="spellStart"/>
      <w:r w:rsidRPr="49FCFE86">
        <w:rPr>
          <w:b/>
          <w:bCs/>
        </w:rPr>
        <w:t>MoveInDate</w:t>
      </w:r>
      <w:proofErr w:type="spellEnd"/>
      <w:r>
        <w:t xml:space="preserve"> &lt;= </w:t>
      </w:r>
      <w:proofErr w:type="spellStart"/>
      <w:r w:rsidRPr="49FCFE86">
        <w:rPr>
          <w:u w:val="single"/>
        </w:rPr>
        <w:t>ReportEnd</w:t>
      </w:r>
      <w:proofErr w:type="spellEnd"/>
      <w:r>
        <w:t xml:space="preserve"> (do not count people not in housing)</w:t>
      </w:r>
    </w:p>
    <w:p w14:paraId="21EDFFE0" w14:textId="4C8EA6CE" w:rsidR="006B026B" w:rsidRDefault="005C3FEA" w:rsidP="005C3FEA">
      <w:ins w:id="2068" w:author="Molly McEvilley" w:date="2023-06-27T16:55:00Z">
        <w:r>
          <w:t xml:space="preserve">(Note:  RRH-SO projects are considered </w:t>
        </w:r>
        <w:proofErr w:type="gramStart"/>
        <w:r>
          <w:t>non-residential</w:t>
        </w:r>
        <w:proofErr w:type="gramEnd"/>
        <w:r>
          <w:t xml:space="preserve"> and enrollments are excluded from the AHAR.)</w:t>
        </w:r>
      </w:ins>
    </w:p>
    <w:p w14:paraId="61171B20" w14:textId="69918C71" w:rsidR="008E455B" w:rsidRDefault="0098647E" w:rsidP="0088191A">
      <w:pPr>
        <w:pStyle w:val="Heading2"/>
      </w:pPr>
      <w:bookmarkStart w:id="2069" w:name="_Toc29188096"/>
      <w:bookmarkStart w:id="2070" w:name="_Toc31197136"/>
      <w:bookmarkStart w:id="2071" w:name="_Toc29188097"/>
      <w:bookmarkStart w:id="2072" w:name="_Toc31197137"/>
      <w:bookmarkStart w:id="2073" w:name="_Toc29188098"/>
      <w:bookmarkStart w:id="2074" w:name="_Toc31197138"/>
      <w:bookmarkStart w:id="2075" w:name="_Toc29188099"/>
      <w:bookmarkStart w:id="2076" w:name="_Toc31197139"/>
      <w:bookmarkStart w:id="2077" w:name="_Toc29188100"/>
      <w:bookmarkStart w:id="2078" w:name="_Toc31197140"/>
      <w:bookmarkStart w:id="2079" w:name="_Toc29188101"/>
      <w:bookmarkStart w:id="2080" w:name="_Toc31197141"/>
      <w:bookmarkStart w:id="2081" w:name="_Toc29188102"/>
      <w:bookmarkStart w:id="2082" w:name="_Toc31197142"/>
      <w:bookmarkStart w:id="2083" w:name="_Set_Age_Group"/>
      <w:bookmarkStart w:id="2084" w:name="_Toc29188104"/>
      <w:bookmarkStart w:id="2085" w:name="_Toc31197144"/>
      <w:bookmarkStart w:id="2086" w:name="_Set_Household_Type"/>
      <w:bookmarkStart w:id="2087" w:name="_Get_Active_Clients"/>
      <w:bookmarkStart w:id="2088" w:name="_Toc499543989"/>
      <w:bookmarkStart w:id="2089" w:name="_Toc37849761"/>
      <w:bookmarkStart w:id="2090" w:name="_Toc140489937"/>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r w:rsidRPr="00C52062">
        <w:t xml:space="preserve">Get Active Clients </w:t>
      </w:r>
      <w:bookmarkEnd w:id="2088"/>
      <w:r w:rsidR="00801317">
        <w:t xml:space="preserve">for </w:t>
      </w:r>
      <w:proofErr w:type="spellStart"/>
      <w:r w:rsidR="00801317">
        <w:t>LSAPerson</w:t>
      </w:r>
      <w:bookmarkEnd w:id="2089"/>
      <w:bookmarkEnd w:id="2090"/>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CE1F51A"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Pr="00A6067F">
        <w:lastRenderedPageBreak/>
        <w:t>–</w:t>
      </w:r>
      <w:r w:rsidR="00C91919">
        <w:t xml:space="preserve"> </w:t>
      </w:r>
      <w:r w:rsidRPr="0060237C">
        <w:rPr>
          <w:b/>
        </w:rPr>
        <w:t>Gender</w:t>
      </w:r>
      <w:r w:rsidRPr="00A6067F">
        <w:t xml:space="preserve">, </w:t>
      </w:r>
      <w:del w:id="2091" w:author="Molly McEvilley" w:date="2023-06-27T16:57:00Z">
        <w:r w:rsidRPr="0060237C" w:rsidDel="00E74FE8">
          <w:rPr>
            <w:b/>
          </w:rPr>
          <w:delText>Race</w:delText>
        </w:r>
      </w:del>
      <w:proofErr w:type="spellStart"/>
      <w:ins w:id="2092" w:author="Molly McEvilley" w:date="2023-06-27T16:57:00Z">
        <w:r w:rsidR="00E74FE8">
          <w:rPr>
            <w:b/>
          </w:rPr>
          <w:t>RaceEthnicity</w:t>
        </w:r>
      </w:ins>
      <w:proofErr w:type="spellEnd"/>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143360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del w:id="2093" w:author="Molly McEvilley" w:date="2023-07-01T13:40:00Z">
              <w:r w:rsidRPr="00734287" w:rsidDel="00A3039C">
                <w:delText xml:space="preserve">for adults and heads of household; </w:delText>
              </w:r>
              <w:r w:rsidDel="00A3039C">
                <w:delText>n</w:delText>
              </w:r>
              <w:r w:rsidRPr="00734287" w:rsidDel="00A3039C">
                <w:delText xml:space="preserve">ot applicable (value = -1) for non-HoH </w:delText>
              </w:r>
              <w:r w:rsidRPr="003C176F" w:rsidDel="00A3039C">
                <w:delText>children</w:delText>
              </w:r>
            </w:del>
            <w:ins w:id="2094" w:author="Molly McEvilley" w:date="2023-07-01T13:40:00Z">
              <w:r w:rsidR="00A3039C">
                <w:t>for all persons</w:t>
              </w:r>
            </w:ins>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proofErr w:type="spellStart"/>
            <w:r w:rsidRPr="00C9484F">
              <w:rPr>
                <w:b w:val="0"/>
                <w:bCs w:val="0"/>
              </w:rPr>
              <w:t>Race</w:t>
            </w:r>
            <w:ins w:id="2095" w:author="Molly McEvilley" w:date="2023-07-01T13:36:00Z">
              <w:r w:rsidR="003800A7">
                <w:rPr>
                  <w:b w:val="0"/>
                  <w:bCs w:val="0"/>
                </w:rPr>
                <w:t>Ethnicity</w:t>
              </w:r>
            </w:ins>
            <w:proofErr w:type="spellEnd"/>
          </w:p>
        </w:tc>
        <w:tc>
          <w:tcPr>
            <w:tcW w:w="7045" w:type="dxa"/>
          </w:tcPr>
          <w:p w14:paraId="7F68A755" w14:textId="3F7D41CC"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ins w:id="2096" w:author="Molly McEvilley" w:date="2023-07-01T13:39:00Z">
              <w:r w:rsidR="00DA5378">
                <w:t xml:space="preserve">and Ethnicity </w:t>
              </w:r>
              <w:r w:rsidR="00A3039C">
                <w:t>all persons</w:t>
              </w:r>
            </w:ins>
            <w:del w:id="2097" w:author="Molly McEvilley" w:date="2023-07-01T13:40:00Z">
              <w:r w:rsidRPr="00734287" w:rsidDel="00A3039C">
                <w:delText>for adults and heads of household; not applicable (value = -1) for non-HoH children</w:delText>
              </w:r>
            </w:del>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rsidDel="003800A7" w14:paraId="63A6F8E7" w14:textId="5B5423D3"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2098" w:author="Molly McEvilley" w:date="2023-07-01T13:36:00Z"/>
        </w:trPr>
        <w:tc>
          <w:tcPr>
            <w:cnfStyle w:val="001000000000" w:firstRow="0" w:lastRow="0" w:firstColumn="1" w:lastColumn="0" w:oddVBand="0" w:evenVBand="0" w:oddHBand="0" w:evenHBand="0" w:firstRowFirstColumn="0" w:firstRowLastColumn="0" w:lastRowFirstColumn="0" w:lastRowLastColumn="0"/>
            <w:tcW w:w="2243" w:type="dxa"/>
          </w:tcPr>
          <w:p w14:paraId="334182B9" w14:textId="0D5414FC" w:rsidR="00AD2181" w:rsidRPr="00C9484F" w:rsidDel="003800A7" w:rsidRDefault="00AD2181" w:rsidP="00A97C36">
            <w:pPr>
              <w:pStyle w:val="NoSpacing"/>
              <w:rPr>
                <w:del w:id="2099" w:author="Molly McEvilley" w:date="2023-07-01T13:36:00Z"/>
                <w:b w:val="0"/>
                <w:bCs w:val="0"/>
              </w:rPr>
            </w:pPr>
            <w:del w:id="2100" w:author="Molly McEvilley" w:date="2023-07-01T13:36:00Z">
              <w:r w:rsidRPr="00C9484F" w:rsidDel="003800A7">
                <w:rPr>
                  <w:b w:val="0"/>
                  <w:bCs w:val="0"/>
                </w:rPr>
                <w:delText>Ethnicity</w:delText>
              </w:r>
            </w:del>
          </w:p>
        </w:tc>
        <w:tc>
          <w:tcPr>
            <w:tcW w:w="7045" w:type="dxa"/>
          </w:tcPr>
          <w:p w14:paraId="7340B4B1" w14:textId="43B0F85C" w:rsidR="00AD2181" w:rsidRPr="003C176F"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101" w:author="Molly McEvilley" w:date="2023-07-01T13:36:00Z"/>
              </w:rPr>
            </w:pPr>
            <w:del w:id="2102" w:author="Molly McEvilley" w:date="2023-07-01T13:36:00Z">
              <w:r w:rsidRPr="00734287" w:rsidDel="003800A7">
                <w:delText>Ethnicity for adults and heads of household; not applicable (value = -1) for non-HoH children</w:delText>
              </w:r>
              <w:r w:rsidRPr="003C176F" w:rsidDel="003800A7">
                <w:delText xml:space="preserve"> </w:delText>
              </w:r>
            </w:del>
          </w:p>
          <w:p w14:paraId="1460E111" w14:textId="10FD2A80" w:rsidR="00AD2181" w:rsidRPr="00107D01"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103" w:author="Molly McEvilley" w:date="2023-07-01T13:36:00Z"/>
                <w:rFonts w:ascii="Open Sans" w:hAnsi="Open Sans" w:cs="Open Sans"/>
              </w:rPr>
            </w:pPr>
            <w:del w:id="2104" w:author="Molly McEvilley" w:date="2023-07-01T13:36:00Z">
              <w:r w:rsidRPr="003C176F" w:rsidDel="003800A7">
                <w:rPr>
                  <w:rFonts w:cs="Open Sans"/>
                </w:rPr>
                <w:delText xml:space="preserve">See </w:delText>
              </w:r>
              <w:r w:rsidR="007D579B" w:rsidDel="003800A7">
                <w:rPr>
                  <w:rFonts w:cs="Open Sans"/>
                </w:rPr>
                <w:delText xml:space="preserve">section </w:delText>
              </w:r>
              <w:r w:rsidR="00CC3438" w:rsidRPr="00CC3438" w:rsidDel="003800A7">
                <w:rPr>
                  <w:rStyle w:val="Hyperlink"/>
                  <w:rFonts w:cs="Open Sans"/>
                </w:rPr>
                <w:delText>5.</w:delText>
              </w:r>
              <w:r w:rsidR="0086751D" w:rsidDel="003800A7">
                <w:rPr>
                  <w:rStyle w:val="Hyperlink"/>
                  <w:rFonts w:cs="Open Sans"/>
                </w:rPr>
                <w:delText>4</w:delText>
              </w:r>
              <w:r w:rsidR="00CC3438" w:rsidRPr="00CC3438" w:rsidDel="003800A7">
                <w:rPr>
                  <w:rStyle w:val="Hyperlink"/>
                  <w:rFonts w:cs="Open Sans"/>
                </w:rPr>
                <w:delText xml:space="preserve"> LSAPerson Demographics</w:delText>
              </w:r>
            </w:del>
          </w:p>
        </w:tc>
      </w:tr>
      <w:tr w:rsidR="00AD2181" w:rsidRPr="00107D01" w14:paraId="7045B39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w:t>
            </w:r>
            <w:proofErr w:type="spellStart"/>
            <w:r w:rsidRPr="00FE2511">
              <w:t>EntryDate</w:t>
            </w:r>
            <w:proofErr w:type="spellEnd"/>
            <w:r w:rsidRPr="00FE2511">
              <w:t xml:space="preserv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277F30">
              <w:rPr>
                <w:i/>
                <w:iCs/>
              </w:rPr>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24ED3F84" w:rsidR="00F46EE4" w:rsidRDefault="3143FA95"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ES/SH/TH </w:t>
            </w:r>
            <w:ins w:id="2105" w:author="Genelle Denzin" w:date="2023-07-07T19:44:00Z">
              <w:r w:rsidR="21DB359F">
                <w:t>bed night</w:t>
              </w:r>
            </w:ins>
            <w:r>
              <w:t xml:space="preserve"> in the report period.</w:t>
            </w:r>
          </w:p>
        </w:tc>
      </w:tr>
      <w:tr w:rsidR="00AD2181" w:rsidRPr="00107D01" w14:paraId="513AF13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 xml:space="preserve">active in the report period other than an exit on </w:t>
            </w:r>
            <w:proofErr w:type="spellStart"/>
            <w:r w:rsidRPr="00DB4FDE">
              <w:rPr>
                <w:rFonts w:cstheme="minorHAnsi"/>
              </w:rPr>
              <w:t>ReportStart</w:t>
            </w:r>
            <w:proofErr w:type="spellEnd"/>
            <w:r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 xml:space="preserve">n exit on </w:t>
            </w:r>
            <w:proofErr w:type="spellStart"/>
            <w:r w:rsidRPr="000C6C12">
              <w:rPr>
                <w:rFonts w:cstheme="minorHAnsi"/>
              </w:rPr>
              <w:t>ReportStart</w:t>
            </w:r>
            <w:proofErr w:type="spellEnd"/>
            <w:r w:rsidRPr="000C6C12">
              <w:rPr>
                <w:rFonts w:cstheme="minorHAnsi"/>
              </w:rPr>
              <w:t>) as head of household.</w:t>
            </w:r>
          </w:p>
        </w:tc>
      </w:tr>
      <w:tr w:rsidR="00AD2181" w:rsidRPr="00107D01" w14:paraId="1F34A40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01AE74BE"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RRH </w:t>
            </w:r>
            <w:ins w:id="2106" w:author="Genelle Denzin" w:date="2023-07-07T19:44:00Z">
              <w:r w:rsidR="0F88BADB">
                <w:t>bed night</w:t>
              </w:r>
            </w:ins>
            <w:r>
              <w:t xml:space="preserve"> in the report period.</w:t>
            </w:r>
          </w:p>
        </w:tc>
      </w:tr>
      <w:tr w:rsidR="00AD2181" w:rsidRPr="00107D01" w14:paraId="277EEBC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PSHAgeMin</w:t>
            </w:r>
            <w:proofErr w:type="spellEnd"/>
          </w:p>
        </w:tc>
        <w:tc>
          <w:tcPr>
            <w:tcW w:w="7045" w:type="dxa"/>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76E7451F"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PSH </w:t>
            </w:r>
            <w:ins w:id="2107" w:author="Genelle Denzin" w:date="2023-07-07T19:44:00Z">
              <w:r w:rsidR="2B4F2282">
                <w:t>bed night</w:t>
              </w:r>
            </w:ins>
            <w:r>
              <w:t xml:space="preserve"> in the report period.</w:t>
            </w:r>
          </w:p>
        </w:tc>
      </w:tr>
      <w:tr w:rsidR="00AD2181" w:rsidRPr="00107D01" w14:paraId="26EBA0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08"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ins w:id="2109" w:author="Molly McEvilley" w:date="2023-07-01T13:38:00Z"/>
                <w:rFonts w:cstheme="minorHAnsi"/>
              </w:rPr>
            </w:pPr>
            <w:proofErr w:type="spellStart"/>
            <w:ins w:id="2110" w:author="Molly McEvilley" w:date="2023-07-01T13:38:00Z">
              <w:r>
                <w:rPr>
                  <w:b w:val="0"/>
                  <w:bCs w:val="0"/>
                </w:rPr>
                <w:t>RRHSOAgeMin</w:t>
              </w:r>
              <w:proofErr w:type="spellEnd"/>
            </w:ins>
          </w:p>
        </w:tc>
        <w:tc>
          <w:tcPr>
            <w:tcW w:w="7045" w:type="dxa"/>
          </w:tcPr>
          <w:p w14:paraId="3D42ED8C" w14:textId="63A643D4"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11" w:author="Molly McEvilley" w:date="2023-07-01T13:38:00Z"/>
                <w:rFonts w:cstheme="minorHAnsi"/>
              </w:rPr>
            </w:pPr>
            <w:ins w:id="2112" w:author="Molly McEvilley" w:date="2023-07-01T13:38:00Z">
              <w:r w:rsidRPr="00B243D4">
                <w:t xml:space="preserve">The minimum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ins>
          </w:p>
        </w:tc>
      </w:tr>
      <w:tr w:rsidR="00DA5378" w:rsidRPr="00107D01" w14:paraId="3A5DA64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13"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ins w:id="2114" w:author="Molly McEvilley" w:date="2023-07-01T13:38:00Z"/>
                <w:rFonts w:cstheme="minorHAnsi"/>
              </w:rPr>
            </w:pPr>
            <w:proofErr w:type="spellStart"/>
            <w:ins w:id="2115" w:author="Molly McEvilley" w:date="2023-07-01T13:38:00Z">
              <w:r>
                <w:rPr>
                  <w:b w:val="0"/>
                  <w:bCs w:val="0"/>
                </w:rPr>
                <w:t>RRHSOAgeMax</w:t>
              </w:r>
              <w:proofErr w:type="spellEnd"/>
            </w:ins>
          </w:p>
        </w:tc>
        <w:tc>
          <w:tcPr>
            <w:tcW w:w="7045" w:type="dxa"/>
          </w:tcPr>
          <w:p w14:paraId="1B5581B4" w14:textId="1625165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16" w:author="Molly McEvilley" w:date="2023-07-01T13:38:00Z"/>
                <w:rFonts w:cstheme="minorHAnsi"/>
              </w:rPr>
            </w:pPr>
            <w:ins w:id="2117" w:author="Molly McEvilley" w:date="2023-07-01T13:38:00Z">
              <w:r w:rsidRPr="00B243D4">
                <w:t xml:space="preserve">The maximum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ins>
          </w:p>
        </w:tc>
      </w:tr>
      <w:tr w:rsidR="00DA5378" w:rsidRPr="00107D01" w14:paraId="107B6A7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18"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AF842C4" w14:textId="16D211BB" w:rsidR="00DA5378" w:rsidRPr="004C54E1" w:rsidRDefault="00DA5378" w:rsidP="00DA5378">
            <w:pPr>
              <w:pStyle w:val="NoSpacing"/>
              <w:rPr>
                <w:ins w:id="2119" w:author="Molly McEvilley" w:date="2023-07-01T13:38:00Z"/>
                <w:rFonts w:cstheme="minorHAnsi"/>
              </w:rPr>
            </w:pPr>
            <w:proofErr w:type="spellStart"/>
            <w:ins w:id="2120" w:author="Molly McEvilley" w:date="2023-07-01T13:38:00Z">
              <w:r>
                <w:rPr>
                  <w:b w:val="0"/>
                  <w:bCs w:val="0"/>
                </w:rPr>
                <w:t>RRHSONoMoveIn</w:t>
              </w:r>
              <w:proofErr w:type="spellEnd"/>
            </w:ins>
          </w:p>
        </w:tc>
        <w:tc>
          <w:tcPr>
            <w:tcW w:w="7045" w:type="dxa"/>
          </w:tcPr>
          <w:p w14:paraId="61262C39" w14:textId="354C32F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21" w:author="Molly McEvilley" w:date="2023-07-01T13:38:00Z"/>
                <w:rFonts w:cstheme="minorHAnsi"/>
              </w:rPr>
            </w:pPr>
            <w:ins w:id="2122" w:author="Molly McEvilley" w:date="2023-07-01T13:38:00Z">
              <w:r w:rsidRPr="00B243D4">
                <w:t>The combination of household types in which clients were served in RRH-SO projects with no move-in date</w:t>
              </w:r>
            </w:ins>
          </w:p>
        </w:tc>
      </w:tr>
      <w:tr w:rsidR="00DA5378" w:rsidRPr="00107D01" w14:paraId="48F55A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23"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5DF0BDAF" w14:textId="342503F7" w:rsidR="00DA5378" w:rsidRPr="004C54E1" w:rsidRDefault="00DA5378" w:rsidP="00DA5378">
            <w:pPr>
              <w:pStyle w:val="NoSpacing"/>
              <w:rPr>
                <w:ins w:id="2124" w:author="Molly McEvilley" w:date="2023-07-01T13:38:00Z"/>
                <w:rFonts w:cstheme="minorHAnsi"/>
              </w:rPr>
            </w:pPr>
            <w:proofErr w:type="spellStart"/>
            <w:ins w:id="2125" w:author="Molly McEvilley" w:date="2023-07-01T13:38:00Z">
              <w:r>
                <w:rPr>
                  <w:b w:val="0"/>
                  <w:bCs w:val="0"/>
                </w:rPr>
                <w:t>RRHSOWithMoveIn</w:t>
              </w:r>
              <w:proofErr w:type="spellEnd"/>
            </w:ins>
          </w:p>
        </w:tc>
        <w:tc>
          <w:tcPr>
            <w:tcW w:w="7045" w:type="dxa"/>
          </w:tcPr>
          <w:p w14:paraId="77A9D24A" w14:textId="070202DC"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26" w:author="Molly McEvilley" w:date="2023-07-01T13:38:00Z"/>
                <w:rFonts w:cstheme="minorHAnsi"/>
              </w:rPr>
            </w:pPr>
            <w:ins w:id="2127" w:author="Molly McEvilley" w:date="2023-07-01T13:38:00Z">
              <w:r w:rsidRPr="00B243D4">
                <w:t>The combination of household types in which clients were served in RRH-SO projects with a move-in date</w:t>
              </w:r>
            </w:ins>
          </w:p>
        </w:tc>
      </w:tr>
      <w:tr w:rsidR="00DA5378" w:rsidRPr="00107D01" w14:paraId="1B0BC66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28"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ins w:id="2129" w:author="Molly McEvilley" w:date="2023-07-01T13:38:00Z"/>
                <w:rFonts w:cstheme="minorHAnsi"/>
              </w:rPr>
            </w:pPr>
            <w:proofErr w:type="spellStart"/>
            <w:ins w:id="2130" w:author="Molly McEvilley" w:date="2023-07-01T13:38:00Z">
              <w:r>
                <w:rPr>
                  <w:b w:val="0"/>
                  <w:bCs w:val="0"/>
                </w:rPr>
                <w:t>HHTypeES</w:t>
              </w:r>
              <w:proofErr w:type="spellEnd"/>
            </w:ins>
          </w:p>
        </w:tc>
        <w:tc>
          <w:tcPr>
            <w:tcW w:w="7045" w:type="dxa"/>
          </w:tcPr>
          <w:p w14:paraId="51F40FB7" w14:textId="1BE876DE"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31" w:author="Molly McEvilley" w:date="2023-07-01T13:38:00Z"/>
                <w:rFonts w:cstheme="minorHAnsi"/>
              </w:rPr>
            </w:pPr>
            <w:ins w:id="2132" w:author="Molly McEvilley" w:date="2023-07-01T13:38:00Z">
              <w:r w:rsidRPr="00B243D4">
                <w:t>The combination of household types in which clients were served in ES projects.</w:t>
              </w:r>
            </w:ins>
          </w:p>
        </w:tc>
      </w:tr>
      <w:tr w:rsidR="00DA5378" w:rsidRPr="00107D01" w14:paraId="697A69F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33"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ins w:id="2134" w:author="Molly McEvilley" w:date="2023-07-01T13:38:00Z"/>
                <w:rFonts w:cstheme="minorHAnsi"/>
              </w:rPr>
            </w:pPr>
            <w:proofErr w:type="spellStart"/>
            <w:ins w:id="2135" w:author="Molly McEvilley" w:date="2023-07-01T13:38:00Z">
              <w:r>
                <w:rPr>
                  <w:b w:val="0"/>
                  <w:bCs w:val="0"/>
                </w:rPr>
                <w:t>HHTypeSH</w:t>
              </w:r>
              <w:proofErr w:type="spellEnd"/>
            </w:ins>
          </w:p>
        </w:tc>
        <w:tc>
          <w:tcPr>
            <w:tcW w:w="7045" w:type="dxa"/>
          </w:tcPr>
          <w:p w14:paraId="39B4D5CA" w14:textId="078AA0E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36" w:author="Molly McEvilley" w:date="2023-07-01T13:38:00Z"/>
                <w:rFonts w:cstheme="minorHAnsi"/>
              </w:rPr>
            </w:pPr>
            <w:ins w:id="2137" w:author="Molly McEvilley" w:date="2023-07-01T13:38:00Z">
              <w:r w:rsidRPr="00B243D4">
                <w:t>The combination of household types in which clients were served in SH projects.</w:t>
              </w:r>
            </w:ins>
          </w:p>
        </w:tc>
      </w:tr>
      <w:tr w:rsidR="00DA5378" w:rsidRPr="00107D01" w14:paraId="771A77B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38"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ins w:id="2139" w:author="Molly McEvilley" w:date="2023-07-01T13:38:00Z"/>
                <w:rFonts w:cstheme="minorHAnsi"/>
              </w:rPr>
            </w:pPr>
            <w:proofErr w:type="spellStart"/>
            <w:ins w:id="2140" w:author="Molly McEvilley" w:date="2023-07-01T13:38:00Z">
              <w:r>
                <w:rPr>
                  <w:b w:val="0"/>
                  <w:bCs w:val="0"/>
                </w:rPr>
                <w:t>HHTypeTH</w:t>
              </w:r>
              <w:proofErr w:type="spellEnd"/>
            </w:ins>
          </w:p>
        </w:tc>
        <w:tc>
          <w:tcPr>
            <w:tcW w:w="7045" w:type="dxa"/>
          </w:tcPr>
          <w:p w14:paraId="3387AD92" w14:textId="6F9D6203"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41" w:author="Molly McEvilley" w:date="2023-07-01T13:38:00Z"/>
                <w:rFonts w:cstheme="minorHAnsi"/>
              </w:rPr>
            </w:pPr>
            <w:ins w:id="2142" w:author="Molly McEvilley" w:date="2023-07-01T13:38:00Z">
              <w:r w:rsidRPr="00B243D4">
                <w:t>The combination of household types in which clients were served in TH projects.</w:t>
              </w:r>
            </w:ins>
          </w:p>
        </w:tc>
      </w:tr>
      <w:tr w:rsidR="00DA5378" w:rsidRPr="00107D01" w14:paraId="5D326D6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43"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ins w:id="2144" w:author="Molly McEvilley" w:date="2023-07-01T13:38:00Z"/>
                <w:rFonts w:cstheme="minorHAnsi"/>
              </w:rPr>
            </w:pPr>
            <w:ins w:id="2145" w:author="Molly McEvilley" w:date="2023-07-01T13:38:00Z">
              <w:r>
                <w:rPr>
                  <w:b w:val="0"/>
                  <w:bCs w:val="0"/>
                </w:rPr>
                <w:t>HIV</w:t>
              </w:r>
            </w:ins>
          </w:p>
        </w:tc>
        <w:tc>
          <w:tcPr>
            <w:tcW w:w="7045" w:type="dxa"/>
          </w:tcPr>
          <w:p w14:paraId="25A8F101" w14:textId="6D51747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46" w:author="Molly McEvilley" w:date="2023-07-01T13:38:00Z"/>
                <w:rFonts w:cstheme="minorHAnsi"/>
              </w:rPr>
            </w:pPr>
            <w:ins w:id="2147" w:author="Molly McEvilley" w:date="2023-07-01T13:38:00Z">
              <w:r w:rsidRPr="00B243D4">
                <w:t>Population identifier for adults with HIV or AIDS and active in residence during the report period</w:t>
              </w:r>
            </w:ins>
          </w:p>
        </w:tc>
      </w:tr>
      <w:tr w:rsidR="00DA5378" w:rsidRPr="00107D01" w14:paraId="4818655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48"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ins w:id="2149" w:author="Molly McEvilley" w:date="2023-07-01T13:38:00Z"/>
                <w:rFonts w:cstheme="minorHAnsi"/>
              </w:rPr>
            </w:pPr>
            <w:ins w:id="2150" w:author="Molly McEvilley" w:date="2023-07-01T13:38:00Z">
              <w:r>
                <w:rPr>
                  <w:b w:val="0"/>
                  <w:bCs w:val="0"/>
                </w:rPr>
                <w:lastRenderedPageBreak/>
                <w:t>SMI</w:t>
              </w:r>
            </w:ins>
          </w:p>
        </w:tc>
        <w:tc>
          <w:tcPr>
            <w:tcW w:w="7045" w:type="dxa"/>
          </w:tcPr>
          <w:p w14:paraId="084B340C" w14:textId="74D1725A"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51" w:author="Molly McEvilley" w:date="2023-07-01T13:38:00Z"/>
                <w:rFonts w:cstheme="minorHAnsi"/>
              </w:rPr>
            </w:pPr>
            <w:ins w:id="2152" w:author="Molly McEvilley" w:date="2023-07-01T13:38:00Z">
              <w:r w:rsidRPr="00B243D4">
                <w:t>Population identifier for adults with Serious Mental Illness and active in residence during the report period</w:t>
              </w:r>
            </w:ins>
          </w:p>
        </w:tc>
      </w:tr>
      <w:tr w:rsidR="00DA5378" w:rsidRPr="00107D01" w14:paraId="08911B9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53"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ins w:id="2154" w:author="Molly McEvilley" w:date="2023-07-01T13:38:00Z"/>
                <w:rFonts w:cstheme="minorHAnsi"/>
              </w:rPr>
            </w:pPr>
            <w:ins w:id="2155" w:author="Molly McEvilley" w:date="2023-07-01T13:38:00Z">
              <w:r>
                <w:rPr>
                  <w:b w:val="0"/>
                  <w:bCs w:val="0"/>
                </w:rPr>
                <w:t>SUD</w:t>
              </w:r>
            </w:ins>
          </w:p>
        </w:tc>
        <w:tc>
          <w:tcPr>
            <w:tcW w:w="7045" w:type="dxa"/>
          </w:tcPr>
          <w:p w14:paraId="50347C4B" w14:textId="1EE807A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56" w:author="Molly McEvilley" w:date="2023-07-01T13:38:00Z"/>
                <w:rFonts w:cstheme="minorHAnsi"/>
              </w:rPr>
            </w:pPr>
            <w:ins w:id="2157" w:author="Molly McEvilley" w:date="2023-07-01T13:38:00Z">
              <w:r w:rsidRPr="00B243D4">
                <w:t xml:space="preserve">Population identifier for adults with a </w:t>
              </w:r>
              <w:proofErr w:type="gramStart"/>
              <w:r w:rsidRPr="00B243D4">
                <w:t>Substance Use Disorder</w:t>
              </w:r>
              <w:proofErr w:type="gramEnd"/>
              <w:r w:rsidRPr="00B243D4">
                <w:t xml:space="preserve"> and active in residence during the report period</w:t>
              </w:r>
            </w:ins>
          </w:p>
        </w:tc>
      </w:tr>
      <w:tr w:rsidR="002E3329" w:rsidRPr="00107D01" w14:paraId="19FCA6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proofErr w:type="spellStart"/>
            <w:r w:rsidRPr="008C6215">
              <w:rPr>
                <w:rFonts w:cstheme="minorHAnsi"/>
              </w:rPr>
              <w:t>SSNValid</w:t>
            </w:r>
            <w:proofErr w:type="spellEnd"/>
          </w:p>
        </w:tc>
        <w:tc>
          <w:tcPr>
            <w:tcW w:w="7045" w:type="dxa"/>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Used for data quality reporting in </w:t>
            </w:r>
            <w:proofErr w:type="spellStart"/>
            <w:r>
              <w:rPr>
                <w:rFonts w:cstheme="minorHAnsi"/>
              </w:rPr>
              <w:t>LSAReport</w:t>
            </w:r>
            <w:proofErr w:type="spellEnd"/>
            <w:r>
              <w:rPr>
                <w:rFonts w:cstheme="minorHAnsi"/>
              </w:rPr>
              <w:t xml:space="preserve">;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2158" w:name="_Toc506721197"/>
      <w:bookmarkStart w:id="2159" w:name="_Toc499543990"/>
      <w:bookmarkStart w:id="2160" w:name="_Hlk510689117"/>
    </w:p>
    <w:bookmarkStart w:id="2161" w:name="_LSAPerson_Demographics"/>
    <w:bookmarkStart w:id="2162" w:name="_Toc37849762"/>
    <w:bookmarkStart w:id="2163" w:name="_Toc140489938"/>
    <w:bookmarkEnd w:id="2161"/>
    <w:p w14:paraId="7C089F01" w14:textId="3A3F2200" w:rsidR="00EC52CD" w:rsidRDefault="0077577D" w:rsidP="0088191A">
      <w:pPr>
        <w:pStyle w:val="Heading2"/>
      </w:pPr>
      <w:ins w:id="2164" w:author="Molly McEvilley" w:date="2023-07-17T04:18:00Z">
        <w:r>
          <w:rPr>
            <w:noProof/>
          </w:rPr>
          <mc:AlternateContent>
            <mc:Choice Requires="wps">
              <w:drawing>
                <wp:anchor distT="0" distB="0" distL="114300" distR="114300" simplePos="0" relativeHeight="25166133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1"/>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9AC06" id="Connector: Curved 1" o:spid="_x0000_s1026" type="#_x0000_t38" style="position:absolute;margin-left:115.15pt;margin-top:66.4pt;width:52.85pt;height:15.95pt;flip:y;z-index:251661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ins>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proofErr w:type="spellStart"/>
                                <w:r>
                                  <w:t>tlsa_Enrollment</w:t>
                                </w:r>
                                <w:proofErr w:type="spellEnd"/>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proofErr w:type="spellStart"/>
                              <w:r>
                                <w:t>tlsa_Person</w:t>
                              </w:r>
                              <w:proofErr w:type="spellEnd"/>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proofErr w:type="spellStart"/>
                                  <w:r>
                                    <w:t>hmis_Client</w:t>
                                  </w:r>
                                  <w:proofErr w:type="spellEnd"/>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77777777" w:rsidR="00C65A32" w:rsidRDefault="00C65A32" w:rsidP="00C65A32">
                                  <w:pPr>
                                    <w:pStyle w:val="Style3"/>
                                  </w:pPr>
                                  <w:proofErr w:type="spellStart"/>
                                  <w:r>
                                    <w:t>hmis_</w:t>
                                  </w:r>
                                  <w:del w:id="2165" w:author="Molly McEvilley" w:date="2023-07-01T13:46:00Z">
                                    <w:r w:rsidDel="00FC4396">
                                      <w:delText>Client</w:delText>
                                    </w:r>
                                  </w:del>
                                  <w:ins w:id="2166" w:author="Molly McEvilley" w:date="2023-07-01T13:46:00Z">
                                    <w:r>
                                      <w:t>Disabilities</w:t>
                                    </w:r>
                                  </w:ins>
                                  <w:proofErr w:type="spellEnd"/>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77777777" w:rsidR="00C65A32" w:rsidRDefault="00C65A32" w:rsidP="00C65A32">
                            <w:pPr>
                              <w:pStyle w:val="Style3"/>
                            </w:pPr>
                            <w:proofErr w:type="spellStart"/>
                            <w:r>
                              <w:t>hmis_</w:t>
                            </w:r>
                            <w:del w:id="2167" w:author="Molly McEvilley" w:date="2023-07-01T13:46:00Z">
                              <w:r w:rsidDel="00FC4396">
                                <w:delText>Client</w:delText>
                              </w:r>
                            </w:del>
                            <w:ins w:id="2168" w:author="Molly McEvilley" w:date="2023-07-01T13:46:00Z">
                              <w:r>
                                <w:t>Disabilities</w:t>
                              </w:r>
                            </w:ins>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proofErr w:type="spellStart"/>
      <w:r w:rsidR="003C176F">
        <w:t>LSAPerson</w:t>
      </w:r>
      <w:proofErr w:type="spellEnd"/>
      <w:r w:rsidR="003C176F">
        <w:t xml:space="preserve"> </w:t>
      </w:r>
      <w:r w:rsidR="00876AFA">
        <w:t>Demographics</w:t>
      </w:r>
      <w:bookmarkEnd w:id="2158"/>
      <w:bookmarkEnd w:id="2159"/>
      <w:bookmarkEnd w:id="2162"/>
      <w:bookmarkEnd w:id="2163"/>
    </w:p>
    <w:p w14:paraId="3B69BF0C" w14:textId="7C12498D" w:rsidR="00685B11" w:rsidRDefault="00C95D08" w:rsidP="00685B11">
      <w:pPr>
        <w:jc w:val="center"/>
      </w:pPr>
      <w:del w:id="2169" w:author="Molly McEvilley" w:date="2023-07-01T13:50:00Z">
        <w:r w:rsidDel="00C65A32">
          <w:rPr>
            <w:rFonts w:ascii="Times New Roman" w:hAnsi="Times New Roman"/>
            <w:noProof/>
            <w:sz w:val="24"/>
            <w:szCs w:val="24"/>
          </w:rPr>
          <mc:AlternateContent>
            <mc:Choice Requires="wpg">
              <w:drawing>
                <wp:inline distT="0" distB="0" distL="0" distR="0" wp14:anchorId="51194343" wp14:editId="75945A28">
                  <wp:extent cx="5158105" cy="883942"/>
                  <wp:effectExtent l="0" t="0" r="23495" b="1143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83942"/>
                            <a:chOff x="1115982" y="1103808"/>
                            <a:chExt cx="51582" cy="8839"/>
                          </a:xfrm>
                        </wpg:grpSpPr>
                        <wps:wsp>
                          <wps:cNvPr id="74485825" name="AutoShape 473"/>
                          <wps:cNvSpPr>
                            <a:spLocks noChangeArrowheads="1"/>
                          </wps:cNvSpPr>
                          <wps:spPr bwMode="auto">
                            <a:xfrm>
                              <a:off x="1135088" y="110898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5CD9B401" w:rsidR="00004824" w:rsidRDefault="00004824" w:rsidP="00C877A2">
                                <w:pPr>
                                  <w:pStyle w:val="Style3"/>
                                </w:pPr>
                                <w:proofErr w:type="spellStart"/>
                                <w:r>
                                  <w:t>hmis_</w:t>
                                </w:r>
                                <w:del w:id="2170" w:author="Molly McEvilley" w:date="2023-07-01T13:46:00Z">
                                  <w:r w:rsidDel="00FC4396">
                                    <w:delText>Client</w:delText>
                                  </w:r>
                                </w:del>
                                <w:ins w:id="2171" w:author="Molly McEvilley" w:date="2023-07-01T13:46:00Z">
                                  <w:r w:rsidR="00FC4396">
                                    <w:t>Disabilities</w:t>
                                  </w:r>
                                </w:ins>
                                <w:proofErr w:type="spellEnd"/>
                              </w:p>
                            </w:txbxContent>
                          </wps:txbx>
                          <wps:bodyPr rot="0" vert="horz" wrap="square" lIns="0" tIns="0" rIns="0" bIns="0" anchor="t" anchorCtr="0" upright="1">
                            <a:noAutofit/>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proofErr w:type="spellStart"/>
                                <w:r>
                                  <w:t>tlsa_Person</w:t>
                                </w:r>
                                <w:proofErr w:type="spellEnd"/>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59" style="width:406.15pt;height:69.6pt;mso-position-horizontal-relative:char;mso-position-vertical-relative:line" coordorigin="11159,11038" coordsize="5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">
                  <v:shape id="AutoShape 473" o:spid="_x0000_s1260" type="#_x0000_t132" style="position:absolute;left:11350;top:1108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5CD9B401" w:rsidR="00004824" w:rsidRDefault="00004824" w:rsidP="00C877A2">
                          <w:pPr>
                            <w:pStyle w:val="Style3"/>
                          </w:pPr>
                          <w:proofErr w:type="spellStart"/>
                          <w:r>
                            <w:t>hmis_</w:t>
                          </w:r>
                          <w:del w:id="2172" w:author="Molly McEvilley" w:date="2023-07-01T13:46:00Z">
                            <w:r w:rsidDel="00FC4396">
                              <w:delText>Client</w:delText>
                            </w:r>
                          </w:del>
                          <w:ins w:id="2173" w:author="Molly McEvilley" w:date="2023-07-01T13:46:00Z">
                            <w:r w:rsidR="00FC4396">
                              <w:t>Disabilities</w:t>
                            </w:r>
                          </w:ins>
                          <w:proofErr w:type="spellEnd"/>
                        </w:p>
                      </w:txbxContent>
                    </v:textbox>
                  </v:shape>
                  <v:shape id="AutoShape 480" o:spid="_x0000_s1261"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proofErr w:type="spellStart"/>
                          <w:r>
                            <w:t>tlsa_Person</w:t>
                          </w:r>
                          <w:proofErr w:type="spellEnd"/>
                        </w:p>
                      </w:txbxContent>
                    </v:textbox>
                  </v:shape>
                  <v:group id="Group 481" o:spid="_x0000_s1262"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63"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proofErr w:type="spellStart"/>
                            <w:r>
                              <w:t>lsa_Report</w:t>
                            </w:r>
                            <w:proofErr w:type="spellEnd"/>
                          </w:p>
                        </w:txbxContent>
                      </v:textbox>
                    </v:shape>
                    <v:shape id="AutoShape 483" o:spid="_x0000_s1264"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del>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1944D36B"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941F01" w:rsidRPr="00C9484F" w14:paraId="338E8243" w14:textId="77777777" w:rsidTr="00277F30">
        <w:trPr>
          <w:cantSplit/>
          <w:trHeight w:val="216"/>
          <w:ins w:id="217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rPr>
                <w:ins w:id="2175" w:author="Molly McEvilley" w:date="2023-05-04T11:29:00Z"/>
              </w:rPr>
            </w:pPr>
            <w:proofErr w:type="spellStart"/>
            <w:ins w:id="2176" w:author="Molly McEvilley" w:date="2023-05-04T11:29:00Z">
              <w:r>
                <w:t>AmIndAKNative</w:t>
              </w:r>
              <w:proofErr w:type="spellEnd"/>
            </w:ins>
          </w:p>
        </w:tc>
      </w:tr>
      <w:tr w:rsidR="00941F01" w:rsidRPr="00C9484F" w14:paraId="1BDED726" w14:textId="77777777" w:rsidTr="00277F30">
        <w:trPr>
          <w:cantSplit/>
          <w:trHeight w:val="216"/>
          <w:ins w:id="2177"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rPr>
                <w:ins w:id="2178" w:author="Molly McEvilley" w:date="2023-05-04T11:29:00Z"/>
              </w:rPr>
            </w:pPr>
            <w:ins w:id="2179" w:author="Molly McEvilley" w:date="2023-05-04T11:29:00Z">
              <w:r>
                <w:t>Asian</w:t>
              </w:r>
            </w:ins>
          </w:p>
        </w:tc>
      </w:tr>
      <w:tr w:rsidR="00941F01" w:rsidRPr="00C9484F" w14:paraId="527D1D2D" w14:textId="77777777" w:rsidTr="00277F30">
        <w:trPr>
          <w:cantSplit/>
          <w:trHeight w:val="216"/>
          <w:ins w:id="2180"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rPr>
                <w:ins w:id="2181" w:author="Molly McEvilley" w:date="2023-05-04T11:29:00Z"/>
              </w:rPr>
            </w:pPr>
            <w:proofErr w:type="spellStart"/>
            <w:ins w:id="2182" w:author="Molly McEvilley" w:date="2023-05-04T11:29:00Z">
              <w:r>
                <w:t>BlackAfAmerican</w:t>
              </w:r>
              <w:proofErr w:type="spellEnd"/>
            </w:ins>
          </w:p>
        </w:tc>
      </w:tr>
      <w:tr w:rsidR="00941F01" w:rsidRPr="00C9484F" w14:paraId="092C1CD1" w14:textId="77777777" w:rsidTr="00277F30">
        <w:trPr>
          <w:cantSplit/>
          <w:trHeight w:val="216"/>
          <w:ins w:id="2183"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rPr>
                <w:ins w:id="2184" w:author="Molly McEvilley" w:date="2023-05-04T11:29:00Z"/>
              </w:rPr>
            </w:pPr>
            <w:proofErr w:type="spellStart"/>
            <w:ins w:id="2185" w:author="Molly McEvilley" w:date="2023-05-04T11:29:00Z">
              <w:r>
                <w:t>HispanicLatinaeo</w:t>
              </w:r>
              <w:proofErr w:type="spellEnd"/>
            </w:ins>
          </w:p>
        </w:tc>
      </w:tr>
      <w:tr w:rsidR="00941F01" w:rsidRPr="00C9484F" w14:paraId="5FF492B4" w14:textId="77777777" w:rsidTr="00277F30">
        <w:trPr>
          <w:cantSplit/>
          <w:trHeight w:val="216"/>
          <w:ins w:id="2186"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rPr>
                <w:ins w:id="2187" w:author="Molly McEvilley" w:date="2023-05-04T11:29:00Z"/>
              </w:rPr>
            </w:pPr>
            <w:proofErr w:type="spellStart"/>
            <w:ins w:id="2188" w:author="Molly McEvilley" w:date="2023-05-04T11:29:00Z">
              <w:r>
                <w:t>MidEastNAfrican</w:t>
              </w:r>
              <w:proofErr w:type="spellEnd"/>
            </w:ins>
          </w:p>
        </w:tc>
      </w:tr>
      <w:tr w:rsidR="00941F01" w:rsidRPr="00C9484F" w14:paraId="1826E8A6" w14:textId="77777777" w:rsidTr="00277F30">
        <w:trPr>
          <w:cantSplit/>
          <w:trHeight w:val="216"/>
          <w:ins w:id="2189"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rPr>
                <w:ins w:id="2190" w:author="Molly McEvilley" w:date="2023-05-04T11:29:00Z"/>
              </w:rPr>
            </w:pPr>
            <w:proofErr w:type="spellStart"/>
            <w:ins w:id="2191" w:author="Molly McEvilley" w:date="2023-05-04T11:29:00Z">
              <w:r>
                <w:t>NativeHIPacific</w:t>
              </w:r>
              <w:proofErr w:type="spellEnd"/>
            </w:ins>
          </w:p>
        </w:tc>
      </w:tr>
      <w:tr w:rsidR="00941F01" w:rsidRPr="00C9484F" w14:paraId="5169BF53" w14:textId="77777777" w:rsidTr="00277F30">
        <w:trPr>
          <w:cantSplit/>
          <w:trHeight w:val="216"/>
          <w:ins w:id="2192"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rPr>
                <w:ins w:id="2193" w:author="Molly McEvilley" w:date="2023-05-04T11:29:00Z"/>
              </w:rPr>
            </w:pPr>
            <w:ins w:id="2194" w:author="Molly McEvilley" w:date="2023-05-04T11:29:00Z">
              <w:r>
                <w:lastRenderedPageBreak/>
                <w:t>White</w:t>
              </w:r>
            </w:ins>
          </w:p>
        </w:tc>
      </w:tr>
      <w:tr w:rsidR="00941F01" w:rsidRPr="00C9484F" w14:paraId="6746B13A" w14:textId="77777777" w:rsidTr="00277F30">
        <w:trPr>
          <w:cantSplit/>
          <w:trHeight w:val="216"/>
          <w:ins w:id="219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rPr>
                <w:ins w:id="2196" w:author="Molly McEvilley" w:date="2023-05-04T11:29:00Z"/>
              </w:rPr>
            </w:pPr>
            <w:proofErr w:type="spellStart"/>
            <w:ins w:id="2197" w:author="Molly McEvilley" w:date="2023-05-04T11:29:00Z">
              <w:r>
                <w:t>RaceNone</w:t>
              </w:r>
              <w:proofErr w:type="spellEnd"/>
            </w:ins>
          </w:p>
        </w:tc>
      </w:tr>
      <w:tr w:rsidR="00941F01" w:rsidRPr="00C9484F" w14:paraId="1831C2F5" w14:textId="77777777" w:rsidTr="00277F30">
        <w:trPr>
          <w:cantSplit/>
          <w:trHeight w:val="216"/>
          <w:ins w:id="219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rPr>
                <w:ins w:id="2199" w:author="Molly McEvilley" w:date="2023-05-04T11:29:00Z"/>
              </w:rPr>
            </w:pPr>
            <w:ins w:id="2200" w:author="Molly McEvilley" w:date="2023-05-04T11:29:00Z">
              <w:r>
                <w:t>Woman</w:t>
              </w:r>
            </w:ins>
          </w:p>
        </w:tc>
      </w:tr>
      <w:tr w:rsidR="00941F01" w:rsidRPr="00C9484F" w14:paraId="53526B0D" w14:textId="77777777" w:rsidTr="00277F30">
        <w:trPr>
          <w:cantSplit/>
          <w:trHeight w:val="216"/>
          <w:ins w:id="220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rPr>
                <w:ins w:id="2202" w:author="Molly McEvilley" w:date="2023-05-04T11:29:00Z"/>
              </w:rPr>
            </w:pPr>
            <w:ins w:id="2203" w:author="Molly McEvilley" w:date="2023-05-04T11:29:00Z">
              <w:r>
                <w:t>Man</w:t>
              </w:r>
            </w:ins>
          </w:p>
        </w:tc>
      </w:tr>
      <w:tr w:rsidR="00941F01" w:rsidRPr="00C9484F" w14:paraId="5AB20473" w14:textId="77777777" w:rsidTr="00277F30">
        <w:trPr>
          <w:cantSplit/>
          <w:trHeight w:val="216"/>
          <w:ins w:id="220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rPr>
                <w:ins w:id="2205" w:author="Molly McEvilley" w:date="2023-05-04T11:29:00Z"/>
              </w:rPr>
            </w:pPr>
            <w:proofErr w:type="spellStart"/>
            <w:ins w:id="2206" w:author="Molly McEvilley" w:date="2023-05-04T11:29:00Z">
              <w:r>
                <w:t>NonBinary</w:t>
              </w:r>
              <w:proofErr w:type="spellEnd"/>
            </w:ins>
          </w:p>
        </w:tc>
      </w:tr>
      <w:tr w:rsidR="00941F01" w:rsidRPr="00C9484F" w14:paraId="063197EA" w14:textId="77777777" w:rsidTr="00277F30">
        <w:trPr>
          <w:cantSplit/>
          <w:trHeight w:val="216"/>
          <w:ins w:id="2207"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rPr>
                <w:ins w:id="2208" w:author="Molly McEvilley" w:date="2023-05-04T11:29:00Z"/>
              </w:rPr>
            </w:pPr>
            <w:proofErr w:type="spellStart"/>
            <w:ins w:id="2209" w:author="Molly McEvilley" w:date="2023-05-04T11:29:00Z">
              <w:r w:rsidRPr="0011544D">
                <w:t>CulturallySpecific</w:t>
              </w:r>
              <w:proofErr w:type="spellEnd"/>
            </w:ins>
          </w:p>
        </w:tc>
      </w:tr>
      <w:tr w:rsidR="00941F01" w:rsidRPr="00C9484F" w14:paraId="23C6F246" w14:textId="77777777" w:rsidTr="00277F30">
        <w:trPr>
          <w:cantSplit/>
          <w:trHeight w:val="216"/>
          <w:ins w:id="2210"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rPr>
                <w:ins w:id="2211" w:author="Molly McEvilley" w:date="2023-05-04T11:29:00Z"/>
              </w:rPr>
            </w:pPr>
            <w:ins w:id="2212" w:author="Molly McEvilley" w:date="2023-05-04T11:29:00Z">
              <w:r>
                <w:t>Transgender</w:t>
              </w:r>
            </w:ins>
          </w:p>
        </w:tc>
      </w:tr>
      <w:tr w:rsidR="00941F01" w:rsidRPr="00C9484F" w14:paraId="7116545D" w14:textId="77777777" w:rsidTr="00277F30">
        <w:trPr>
          <w:cantSplit/>
          <w:trHeight w:val="216"/>
          <w:ins w:id="2213"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rPr>
                <w:ins w:id="2214" w:author="Molly McEvilley" w:date="2023-05-04T11:29:00Z"/>
              </w:rPr>
            </w:pPr>
            <w:ins w:id="2215" w:author="Molly McEvilley" w:date="2023-05-04T11:29:00Z">
              <w:r>
                <w:t>Questioning</w:t>
              </w:r>
            </w:ins>
          </w:p>
        </w:tc>
      </w:tr>
      <w:tr w:rsidR="009375CB" w:rsidRPr="00C9484F" w14:paraId="7F9C4A25" w14:textId="77777777" w:rsidTr="00277F30">
        <w:trPr>
          <w:cantSplit/>
          <w:trHeight w:val="216"/>
          <w:ins w:id="2216"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rPr>
                <w:ins w:id="2217" w:author="Molly McEvilley" w:date="2023-05-04T11:30:00Z"/>
              </w:rPr>
            </w:pPr>
            <w:proofErr w:type="spellStart"/>
            <w:ins w:id="2218" w:author="Molly McEvilley" w:date="2023-05-04T11:30:00Z">
              <w:r w:rsidRPr="0011544D">
                <w:t>DifferentIdentity</w:t>
              </w:r>
              <w:proofErr w:type="spellEnd"/>
            </w:ins>
          </w:p>
        </w:tc>
      </w:tr>
      <w:tr w:rsidR="009375CB" w:rsidRPr="00C9484F" w14:paraId="7A569EC5" w14:textId="77777777" w:rsidTr="00277F30">
        <w:trPr>
          <w:cantSplit/>
          <w:trHeight w:val="216"/>
          <w:ins w:id="2219"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rPr>
                <w:ins w:id="2220" w:author="Molly McEvilley" w:date="2023-05-04T11:30:00Z"/>
              </w:rPr>
            </w:pPr>
            <w:proofErr w:type="spellStart"/>
            <w:ins w:id="2221" w:author="Molly McEvilley" w:date="2023-05-04T11:30:00Z">
              <w:r>
                <w:t>GenderNone</w:t>
              </w:r>
              <w:proofErr w:type="spellEnd"/>
            </w:ins>
          </w:p>
        </w:tc>
      </w:tr>
      <w:tr w:rsidR="00D6011B" w:rsidRPr="006B4F91" w:rsidDel="009375CB" w14:paraId="51F476D7" w14:textId="35044BC8" w:rsidTr="00277F30">
        <w:trPr>
          <w:cantSplit/>
          <w:trHeight w:val="216"/>
          <w:del w:id="2222"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46DAC641" w14:textId="6EB87242" w:rsidR="00D6011B" w:rsidRPr="00FD1AE1" w:rsidDel="009375CB" w:rsidRDefault="00D6011B" w:rsidP="0030339F">
            <w:pPr>
              <w:pStyle w:val="NoSpacing"/>
              <w:rPr>
                <w:del w:id="2223" w:author="Molly McEvilley" w:date="2023-05-04T11:30:00Z"/>
              </w:rPr>
            </w:pPr>
            <w:bookmarkStart w:id="2224" w:name="_Hlk36667540"/>
            <w:del w:id="2225" w:author="Molly McEvilley" w:date="2023-05-04T11:30:00Z">
              <w:r w:rsidDel="009375CB">
                <w:delText>Female</w:delText>
              </w:r>
            </w:del>
          </w:p>
        </w:tc>
      </w:tr>
      <w:tr w:rsidR="00D6011B" w:rsidRPr="006B4F91" w:rsidDel="009375CB" w14:paraId="0B415047" w14:textId="58FD15E7" w:rsidTr="00277F30">
        <w:trPr>
          <w:cantSplit/>
          <w:trHeight w:val="216"/>
          <w:del w:id="2226"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A7FFE08" w14:textId="1575885D" w:rsidR="00D6011B" w:rsidRPr="00FD1AE1" w:rsidDel="009375CB" w:rsidRDefault="00D6011B" w:rsidP="0030339F">
            <w:pPr>
              <w:pStyle w:val="NoSpacing"/>
              <w:rPr>
                <w:del w:id="2227" w:author="Molly McEvilley" w:date="2023-05-04T11:30:00Z"/>
              </w:rPr>
            </w:pPr>
            <w:del w:id="2228" w:author="Molly McEvilley" w:date="2023-05-04T11:30:00Z">
              <w:r w:rsidDel="009375CB">
                <w:delText>Male</w:delText>
              </w:r>
            </w:del>
          </w:p>
        </w:tc>
      </w:tr>
      <w:tr w:rsidR="00D6011B" w:rsidRPr="006B4F91" w:rsidDel="009375CB" w14:paraId="26A2E173" w14:textId="23AF56FD" w:rsidTr="00277F30">
        <w:trPr>
          <w:cantSplit/>
          <w:trHeight w:val="216"/>
          <w:del w:id="2229"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3B15F53" w14:textId="6897D410" w:rsidR="00D6011B" w:rsidRPr="00FD1AE1" w:rsidDel="009375CB" w:rsidRDefault="00871FFC" w:rsidP="0030339F">
            <w:pPr>
              <w:pStyle w:val="NoSpacing"/>
              <w:rPr>
                <w:del w:id="2230" w:author="Molly McEvilley" w:date="2023-05-04T11:30:00Z"/>
              </w:rPr>
            </w:pPr>
            <w:del w:id="2231" w:author="Molly McEvilley" w:date="2023-05-04T11:30:00Z">
              <w:r w:rsidDel="009375CB">
                <w:delText>NoSingleGender</w:delText>
              </w:r>
            </w:del>
          </w:p>
        </w:tc>
      </w:tr>
      <w:tr w:rsidR="00D6011B" w:rsidRPr="006B4F91" w:rsidDel="009375CB" w14:paraId="5D97F274" w14:textId="13D14530" w:rsidTr="00277F30">
        <w:trPr>
          <w:cantSplit/>
          <w:trHeight w:val="216"/>
          <w:del w:id="2232"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1AFBAA3" w14:textId="211A94F5" w:rsidR="00D6011B" w:rsidRPr="00FD1AE1" w:rsidDel="009375CB" w:rsidRDefault="00D6011B" w:rsidP="0030339F">
            <w:pPr>
              <w:pStyle w:val="NoSpacing"/>
              <w:rPr>
                <w:del w:id="2233" w:author="Molly McEvilley" w:date="2023-05-04T11:30:00Z"/>
              </w:rPr>
            </w:pPr>
            <w:del w:id="2234" w:author="Molly McEvilley" w:date="2023-05-04T11:30:00Z">
              <w:r w:rsidDel="009375CB">
                <w:delText>Transgender</w:delText>
              </w:r>
            </w:del>
          </w:p>
        </w:tc>
      </w:tr>
      <w:tr w:rsidR="00D6011B" w:rsidRPr="006B4F91" w:rsidDel="009375CB" w14:paraId="2BFD87CD" w14:textId="20472971" w:rsidTr="00277F30">
        <w:trPr>
          <w:cantSplit/>
          <w:trHeight w:val="216"/>
          <w:del w:id="2235"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3D33EB" w14:textId="6E7F2F51" w:rsidR="00D6011B" w:rsidRPr="00FD1AE1" w:rsidDel="009375CB" w:rsidRDefault="00D6011B" w:rsidP="0030339F">
            <w:pPr>
              <w:pStyle w:val="NoSpacing"/>
              <w:rPr>
                <w:del w:id="2236" w:author="Molly McEvilley" w:date="2023-05-04T11:30:00Z"/>
              </w:rPr>
            </w:pPr>
            <w:del w:id="2237" w:author="Molly McEvilley" w:date="2023-05-04T11:30:00Z">
              <w:r w:rsidDel="009375CB">
                <w:delText>Questioning</w:delText>
              </w:r>
            </w:del>
          </w:p>
        </w:tc>
      </w:tr>
      <w:tr w:rsidR="00D6011B" w:rsidRPr="006B4F91" w:rsidDel="009375CB" w14:paraId="615E5737" w14:textId="56C15AF3" w:rsidTr="00277F30">
        <w:trPr>
          <w:cantSplit/>
          <w:trHeight w:val="216"/>
          <w:del w:id="2238"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84F9D9D" w14:textId="57CC6166" w:rsidR="00D6011B" w:rsidRPr="00FD1AE1" w:rsidDel="009375CB" w:rsidRDefault="00D6011B" w:rsidP="0030339F">
            <w:pPr>
              <w:pStyle w:val="NoSpacing"/>
              <w:rPr>
                <w:del w:id="2239" w:author="Molly McEvilley" w:date="2023-05-04T11:30:00Z"/>
              </w:rPr>
            </w:pPr>
            <w:del w:id="2240" w:author="Molly McEvilley" w:date="2023-05-04T11:30:00Z">
              <w:r w:rsidDel="009375CB">
                <w:delText>GenderNone</w:delText>
              </w:r>
            </w:del>
          </w:p>
        </w:tc>
      </w:tr>
      <w:tr w:rsidR="00FD1AE1" w:rsidRPr="006B4F91" w:rsidDel="009375CB" w14:paraId="52E890EE" w14:textId="06F155B2" w:rsidTr="00277F30">
        <w:trPr>
          <w:cantSplit/>
          <w:trHeight w:val="216"/>
          <w:del w:id="2241"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F665866" w14:textId="4E289BE4" w:rsidR="00455AC1" w:rsidRPr="00FD1AE1" w:rsidDel="009375CB" w:rsidRDefault="00455AC1" w:rsidP="00621D1D">
            <w:pPr>
              <w:pStyle w:val="NoSpacing"/>
              <w:rPr>
                <w:del w:id="2242" w:author="Molly McEvilley" w:date="2023-05-04T11:30:00Z"/>
              </w:rPr>
            </w:pPr>
            <w:del w:id="2243" w:author="Molly McEvilley" w:date="2023-05-04T11:30:00Z">
              <w:r w:rsidDel="009375CB">
                <w:delText>AmIndAKNative</w:delText>
              </w:r>
            </w:del>
          </w:p>
        </w:tc>
      </w:tr>
      <w:tr w:rsidR="00455AC1" w:rsidRPr="006B4F91" w:rsidDel="009375CB" w14:paraId="68459CC6" w14:textId="553EEB6A" w:rsidTr="00277F30">
        <w:trPr>
          <w:cantSplit/>
          <w:trHeight w:val="216"/>
          <w:del w:id="2244"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0F87D010" w14:textId="5916A82F" w:rsidR="00455AC1" w:rsidRPr="00FD1AE1" w:rsidDel="009375CB" w:rsidRDefault="00455AC1" w:rsidP="00621D1D">
            <w:pPr>
              <w:pStyle w:val="NoSpacing"/>
              <w:rPr>
                <w:del w:id="2245" w:author="Molly McEvilley" w:date="2023-05-04T11:30:00Z"/>
              </w:rPr>
            </w:pPr>
            <w:del w:id="2246" w:author="Molly McEvilley" w:date="2023-05-04T11:30:00Z">
              <w:r w:rsidDel="009375CB">
                <w:delText>Asian</w:delText>
              </w:r>
            </w:del>
          </w:p>
        </w:tc>
      </w:tr>
      <w:tr w:rsidR="00455AC1" w:rsidRPr="006B4F91" w:rsidDel="009375CB" w14:paraId="3EC573AC" w14:textId="2466681E" w:rsidTr="00277F30">
        <w:trPr>
          <w:cantSplit/>
          <w:trHeight w:val="216"/>
          <w:del w:id="224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9702843" w14:textId="703B0CC9" w:rsidR="00455AC1" w:rsidRPr="00FD1AE1" w:rsidDel="009375CB" w:rsidRDefault="00455AC1" w:rsidP="00621D1D">
            <w:pPr>
              <w:pStyle w:val="NoSpacing"/>
              <w:rPr>
                <w:del w:id="2248" w:author="Molly McEvilley" w:date="2023-05-04T11:30:00Z"/>
              </w:rPr>
            </w:pPr>
            <w:del w:id="2249" w:author="Molly McEvilley" w:date="2023-05-04T11:30:00Z">
              <w:r w:rsidDel="009375CB">
                <w:delText>BlackAfAmerican</w:delText>
              </w:r>
            </w:del>
          </w:p>
        </w:tc>
      </w:tr>
      <w:tr w:rsidR="00455AC1" w:rsidRPr="006B4F91" w:rsidDel="009375CB" w14:paraId="17A0111C" w14:textId="0F694803" w:rsidTr="00277F30">
        <w:trPr>
          <w:cantSplit/>
          <w:trHeight w:val="216"/>
          <w:del w:id="225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AA8C525" w14:textId="47A7E782" w:rsidR="00455AC1" w:rsidRPr="00FD1AE1" w:rsidDel="009375CB" w:rsidRDefault="00455AC1" w:rsidP="00621D1D">
            <w:pPr>
              <w:pStyle w:val="NoSpacing"/>
              <w:rPr>
                <w:del w:id="2251" w:author="Molly McEvilley" w:date="2023-05-04T11:30:00Z"/>
              </w:rPr>
            </w:pPr>
            <w:del w:id="2252" w:author="Molly McEvilley" w:date="2023-05-04T11:30:00Z">
              <w:r w:rsidDel="009375CB">
                <w:delText>NativeHIOtherPacific</w:delText>
              </w:r>
            </w:del>
          </w:p>
        </w:tc>
      </w:tr>
      <w:tr w:rsidR="00455AC1" w:rsidRPr="006B4F91" w:rsidDel="009375CB" w14:paraId="25AEAE8D" w14:textId="54E4F96D" w:rsidTr="00277F30">
        <w:trPr>
          <w:cantSplit/>
          <w:trHeight w:val="216"/>
          <w:del w:id="225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7F3EC23E" w14:textId="6E9B3FA1" w:rsidR="00455AC1" w:rsidRPr="00FD1AE1" w:rsidDel="009375CB" w:rsidRDefault="00455AC1" w:rsidP="00621D1D">
            <w:pPr>
              <w:pStyle w:val="NoSpacing"/>
              <w:rPr>
                <w:del w:id="2254" w:author="Molly McEvilley" w:date="2023-05-04T11:30:00Z"/>
              </w:rPr>
            </w:pPr>
            <w:del w:id="2255" w:author="Molly McEvilley" w:date="2023-05-04T11:30:00Z">
              <w:r w:rsidDel="009375CB">
                <w:delText>White</w:delText>
              </w:r>
            </w:del>
          </w:p>
        </w:tc>
      </w:tr>
      <w:tr w:rsidR="00455AC1" w:rsidRPr="006B4F91" w:rsidDel="009375CB" w14:paraId="5237E3C7" w14:textId="74F3A7CB" w:rsidTr="00277F30">
        <w:trPr>
          <w:cantSplit/>
          <w:trHeight w:val="216"/>
          <w:del w:id="2256"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8E469E" w14:textId="59217E35" w:rsidR="00455AC1" w:rsidRPr="00FD1AE1" w:rsidDel="009375CB" w:rsidRDefault="00455AC1" w:rsidP="00621D1D">
            <w:pPr>
              <w:pStyle w:val="NoSpacing"/>
              <w:rPr>
                <w:del w:id="2257" w:author="Molly McEvilley" w:date="2023-05-04T11:30:00Z"/>
              </w:rPr>
            </w:pPr>
            <w:del w:id="2258" w:author="Molly McEvilley" w:date="2023-05-04T11:30:00Z">
              <w:r w:rsidDel="009375CB">
                <w:delText>RaceNon</w:delText>
              </w:r>
              <w:r w:rsidR="00D47604" w:rsidDel="009375CB">
                <w:delText>e</w:delText>
              </w:r>
            </w:del>
          </w:p>
        </w:tc>
      </w:tr>
      <w:tr w:rsidR="00FD1AE1" w:rsidRPr="006B4F91" w:rsidDel="009375CB" w14:paraId="35B9BF03" w14:textId="06679E62" w:rsidTr="00277F30">
        <w:trPr>
          <w:cantSplit/>
          <w:trHeight w:val="216"/>
          <w:del w:id="2259"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F0CE2E9" w14:textId="396F85AA" w:rsidR="00FD1AE1" w:rsidRPr="00FD1AE1" w:rsidDel="009375CB" w:rsidRDefault="00FD1AE1" w:rsidP="00621D1D">
            <w:pPr>
              <w:pStyle w:val="NoSpacing"/>
              <w:rPr>
                <w:del w:id="2260" w:author="Molly McEvilley" w:date="2023-05-04T11:30:00Z"/>
              </w:rPr>
            </w:pPr>
            <w:del w:id="2261" w:author="Molly McEvilley" w:date="2023-05-04T11:30:00Z">
              <w:r w:rsidRPr="00FD1AE1" w:rsidDel="009375CB">
                <w:delText>Ethnicity</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proofErr w:type="spellStart"/>
            <w:r w:rsidRPr="00FD1AE1">
              <w:t>VeteranStatus</w:t>
            </w:r>
            <w:proofErr w:type="spellEnd"/>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proofErr w:type="spellStart"/>
            <w:r w:rsidRPr="00277F30">
              <w:rPr>
                <w:b/>
                <w:bCs/>
              </w:rPr>
              <w:t>hmis_Disabilities</w:t>
            </w:r>
            <w:proofErr w:type="spellEnd"/>
          </w:p>
        </w:tc>
      </w:tr>
      <w:tr w:rsidR="00FC4396" w:rsidRPr="006B4F91" w14:paraId="253AEBC2" w14:textId="77777777" w:rsidTr="006805B0">
        <w:trPr>
          <w:cantSplit/>
          <w:trHeight w:val="216"/>
          <w:ins w:id="2262"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rPr>
                <w:ins w:id="2263" w:author="Molly McEvilley" w:date="2023-07-01T10:20:00Z"/>
              </w:rPr>
            </w:pPr>
            <w:proofErr w:type="spellStart"/>
            <w:ins w:id="2264" w:author="Molly McEvilley" w:date="2023-07-01T13:43:00Z">
              <w:r w:rsidRPr="000C125C">
                <w:t>EnrollmentID</w:t>
              </w:r>
            </w:ins>
            <w:proofErr w:type="spellEnd"/>
          </w:p>
        </w:tc>
      </w:tr>
      <w:tr w:rsidR="00FC4396" w:rsidRPr="006B4F91" w14:paraId="1AFCC6F8" w14:textId="77777777" w:rsidTr="006805B0">
        <w:trPr>
          <w:cantSplit/>
          <w:trHeight w:val="216"/>
          <w:ins w:id="2265"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rPr>
                <w:ins w:id="2266" w:author="Molly McEvilley" w:date="2023-07-01T10:20:00Z"/>
              </w:rPr>
            </w:pPr>
            <w:proofErr w:type="spellStart"/>
            <w:ins w:id="2267" w:author="Molly McEvilley" w:date="2023-07-01T13:43:00Z">
              <w:r w:rsidRPr="000C125C">
                <w:t>InformationDate</w:t>
              </w:r>
            </w:ins>
            <w:proofErr w:type="spellEnd"/>
          </w:p>
        </w:tc>
      </w:tr>
      <w:tr w:rsidR="00FC4396" w:rsidRPr="006B4F91" w14:paraId="6F1D140C" w14:textId="77777777" w:rsidTr="006805B0">
        <w:trPr>
          <w:cantSplit/>
          <w:trHeight w:val="216"/>
          <w:ins w:id="2268"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rPr>
                <w:ins w:id="2269" w:author="Molly McEvilley" w:date="2023-07-01T10:20:00Z"/>
              </w:rPr>
            </w:pPr>
            <w:proofErr w:type="spellStart"/>
            <w:ins w:id="2270" w:author="Molly McEvilley" w:date="2023-07-01T13:43:00Z">
              <w:r w:rsidRPr="000C125C">
                <w:t>DisabilityType</w:t>
              </w:r>
            </w:ins>
            <w:proofErr w:type="spellEnd"/>
          </w:p>
        </w:tc>
      </w:tr>
      <w:tr w:rsidR="00FC4396" w:rsidRPr="006B4F91" w14:paraId="1FDAAABA" w14:textId="77777777" w:rsidTr="006805B0">
        <w:trPr>
          <w:cantSplit/>
          <w:trHeight w:val="216"/>
          <w:ins w:id="2271"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rPr>
                <w:ins w:id="2272" w:author="Molly McEvilley" w:date="2023-07-01T13:43:00Z"/>
              </w:rPr>
            </w:pPr>
            <w:proofErr w:type="spellStart"/>
            <w:ins w:id="2273" w:author="Molly McEvilley" w:date="2023-07-01T13:43:00Z">
              <w:r w:rsidRPr="000C125C">
                <w:t>DisabilityResponse</w:t>
              </w:r>
              <w:proofErr w:type="spellEnd"/>
            </w:ins>
          </w:p>
        </w:tc>
      </w:tr>
      <w:tr w:rsidR="00FC4396" w:rsidRPr="006B4F91" w14:paraId="704C0C0D" w14:textId="77777777" w:rsidTr="006805B0">
        <w:trPr>
          <w:cantSplit/>
          <w:trHeight w:val="216"/>
          <w:ins w:id="2274"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rPr>
                <w:ins w:id="2275" w:author="Molly McEvilley" w:date="2023-07-01T13:43:00Z"/>
              </w:rPr>
            </w:pPr>
            <w:proofErr w:type="spellStart"/>
            <w:ins w:id="2276" w:author="Molly McEvilley" w:date="2023-07-01T13:43:00Z">
              <w:r w:rsidRPr="000C125C">
                <w:t>IndefiniteAndImpairs</w:t>
              </w:r>
              <w:proofErr w:type="spellEnd"/>
            </w:ins>
          </w:p>
        </w:tc>
      </w:tr>
    </w:tbl>
    <w:bookmarkEnd w:id="2224"/>
    <w:p w14:paraId="14233EF6" w14:textId="60FF77C1" w:rsidR="00675CA5" w:rsidRPr="006A3016" w:rsidRDefault="00675CA5" w:rsidP="006A3016">
      <w:pPr>
        <w:pStyle w:val="Heading4"/>
      </w:pPr>
      <w:r w:rsidRPr="0088191A">
        <w:t>Target</w:t>
      </w:r>
    </w:p>
    <w:p w14:paraId="43A2146F" w14:textId="5F187C32" w:rsidR="00973BA1" w:rsidRDefault="00973BA1" w:rsidP="00973BA1">
      <w:pPr>
        <w:rPr>
          <w:ins w:id="2277" w:author="Molly McEvilley" w:date="2023-05-04T11:39:00Z"/>
        </w:rPr>
      </w:pPr>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proofErr w:type="spellStart"/>
            <w:r w:rsidRPr="008671FA">
              <w:t>HoHAdult</w:t>
            </w:r>
            <w:proofErr w:type="spellEnd"/>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proofErr w:type="spellStart"/>
            <w:r w:rsidRPr="00CC3CBF">
              <w:t>Race</w:t>
            </w:r>
            <w:ins w:id="2278" w:author="Molly McEvilley" w:date="2023-06-20T12:56:00Z">
              <w:r w:rsidR="00846B73">
                <w:t>Ethnicity</w:t>
              </w:r>
            </w:ins>
            <w:proofErr w:type="spellEnd"/>
          </w:p>
        </w:tc>
      </w:tr>
      <w:tr w:rsidR="0073635D" w:rsidRPr="00CC3CBF" w:rsidDel="00846B73" w14:paraId="3706C582" w14:textId="1B08F079"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2279" w:author="Molly McEvilley" w:date="2023-06-20T12:56:00Z"/>
        </w:trPr>
        <w:tc>
          <w:tcPr>
            <w:cnfStyle w:val="001000000000" w:firstRow="0" w:lastRow="0" w:firstColumn="1" w:lastColumn="0" w:oddVBand="0" w:evenVBand="0" w:oddHBand="0" w:evenHBand="0" w:firstRowFirstColumn="0" w:firstRowLastColumn="0" w:lastRowFirstColumn="0" w:lastRowLastColumn="0"/>
            <w:tcW w:w="9355" w:type="dxa"/>
          </w:tcPr>
          <w:p w14:paraId="60C9137A" w14:textId="47441C92" w:rsidR="0073635D" w:rsidRPr="00CC3CBF" w:rsidDel="00846B73" w:rsidRDefault="0073635D" w:rsidP="00621D1D">
            <w:pPr>
              <w:pStyle w:val="NoSpacing"/>
              <w:rPr>
                <w:del w:id="2280" w:author="Molly McEvilley" w:date="2023-06-20T12:56:00Z"/>
              </w:rPr>
            </w:pPr>
            <w:del w:id="2281" w:author="Molly McEvilley" w:date="2023-06-20T12:56:00Z">
              <w:r w:rsidRPr="00CC3CBF" w:rsidDel="00846B73">
                <w:delText>Ethnicity</w:delText>
              </w:r>
            </w:del>
          </w:p>
        </w:tc>
      </w:tr>
      <w:tr w:rsidR="0073635D" w:rsidRPr="00CC3CBF" w14:paraId="7DD7F068" w14:textId="7042CD5F"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proofErr w:type="spellStart"/>
            <w:r w:rsidRPr="00CC3CBF">
              <w:rPr>
                <w:rFonts w:cstheme="minorHAnsi"/>
              </w:rPr>
              <w:t>VetStatus</w:t>
            </w:r>
            <w:proofErr w:type="spellEnd"/>
          </w:p>
        </w:tc>
      </w:tr>
      <w:tr w:rsidR="0073635D" w:rsidRPr="00107D01" w14:paraId="73E73863" w14:textId="6E3E6C4C"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proofErr w:type="spellStart"/>
            <w:r w:rsidRPr="008671FA">
              <w:t>DisabilityStatus</w:t>
            </w:r>
            <w:proofErr w:type="spellEnd"/>
          </w:p>
        </w:tc>
      </w:tr>
      <w:tr w:rsidR="0073635D" w:rsidRPr="00107D01" w14:paraId="0057465F" w14:textId="1982797A"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proofErr w:type="spellStart"/>
            <w:r w:rsidRPr="008671FA">
              <w:t>DVStatus</w:t>
            </w:r>
            <w:proofErr w:type="spellEnd"/>
          </w:p>
        </w:tc>
      </w:tr>
      <w:tr w:rsidR="00FC4396" w:rsidRPr="00107D01" w14:paraId="402211CE"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82"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rPr>
                <w:ins w:id="2283" w:author="Molly McEvilley" w:date="2023-07-01T13:44:00Z"/>
              </w:rPr>
            </w:pPr>
            <w:ins w:id="2284" w:author="Molly McEvilley" w:date="2023-07-01T13:44:00Z">
              <w:r>
                <w:t>HIV</w:t>
              </w:r>
            </w:ins>
          </w:p>
        </w:tc>
      </w:tr>
      <w:tr w:rsidR="00FC4396" w:rsidRPr="00107D01" w14:paraId="35E65EC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85"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rPr>
                <w:ins w:id="2286" w:author="Molly McEvilley" w:date="2023-07-01T13:44:00Z"/>
              </w:rPr>
            </w:pPr>
            <w:ins w:id="2287" w:author="Molly McEvilley" w:date="2023-07-01T13:44:00Z">
              <w:r>
                <w:t>SMI</w:t>
              </w:r>
            </w:ins>
          </w:p>
        </w:tc>
      </w:tr>
      <w:tr w:rsidR="00FC4396" w:rsidRPr="00107D01" w14:paraId="3AF45DAF"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88"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rPr>
                <w:ins w:id="2289" w:author="Molly McEvilley" w:date="2023-07-01T13:44:00Z"/>
              </w:rPr>
            </w:pPr>
            <w:ins w:id="2290" w:author="Molly McEvilley" w:date="2023-07-01T13:44:00Z">
              <w:r>
                <w:t>SUD</w:t>
              </w:r>
            </w:ins>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796CDDA6" w14:textId="4AFA25FD" w:rsidR="00231C2D" w:rsidRDefault="00EC52CD" w:rsidP="00231C2D">
      <w:pPr>
        <w:pStyle w:val="Heading4"/>
        <w:rPr>
          <w:ins w:id="2291" w:author="Molly McEvilley" w:date="2023-06-27T08:04:00Z"/>
        </w:rPr>
      </w:pPr>
      <w:del w:id="2292" w:author="Molly McEvilley" w:date="2023-06-27T08:09:00Z">
        <w:r w:rsidRPr="0088191A" w:rsidDel="00231C2D">
          <w:delText>Gender</w:delText>
        </w:r>
      </w:del>
      <w:ins w:id="2293" w:author="Molly McEvilley" w:date="2023-06-27T08:05:00Z">
        <w:r w:rsidR="00231C2D">
          <w:t>Gender</w:t>
        </w:r>
      </w:ins>
    </w:p>
    <w:p w14:paraId="60801EF1" w14:textId="3D0C5C58" w:rsidR="00231C2D" w:rsidRDefault="00231C2D" w:rsidP="00231C2D">
      <w:pPr>
        <w:pStyle w:val="ListParagraph"/>
        <w:numPr>
          <w:ilvl w:val="0"/>
          <w:numId w:val="122"/>
        </w:numPr>
        <w:rPr>
          <w:ins w:id="2294" w:author="Molly McEvilley" w:date="2023-06-27T08:04:00Z"/>
        </w:rPr>
      </w:pPr>
      <w:ins w:id="2295" w:author="Molly McEvilley" w:date="2023-06-27T08:04:00Z">
        <w:r>
          <w:t xml:space="preserve">If </w:t>
        </w:r>
      </w:ins>
      <w:proofErr w:type="spellStart"/>
      <w:ins w:id="2296" w:author="Molly McEvilley" w:date="2023-06-27T08:06:00Z">
        <w:r>
          <w:rPr>
            <w:i/>
            <w:iCs/>
          </w:rPr>
          <w:t>GenderNone</w:t>
        </w:r>
      </w:ins>
      <w:proofErr w:type="spellEnd"/>
      <w:ins w:id="2297" w:author="Molly McEvilley" w:date="2023-06-27T08:04:00Z">
        <w:r>
          <w:t xml:space="preserve"> is equal to 8 or 9, regardless of any other data, set </w:t>
        </w:r>
      </w:ins>
      <w:ins w:id="2298" w:author="Molly McEvilley" w:date="2023-06-27T08:05:00Z">
        <w:r w:rsidRPr="00231C2D">
          <w:rPr>
            <w:b/>
            <w:bCs/>
          </w:rPr>
          <w:t>Gender</w:t>
        </w:r>
        <w:r>
          <w:t xml:space="preserve"> </w:t>
        </w:r>
      </w:ins>
      <w:ins w:id="2299" w:author="Molly McEvilley" w:date="2023-06-27T08:04:00Z">
        <w:r>
          <w:t>= 98.</w:t>
        </w:r>
      </w:ins>
    </w:p>
    <w:p w14:paraId="2E2FE449" w14:textId="0E39D7B3" w:rsidR="00231C2D" w:rsidRDefault="00231C2D" w:rsidP="00231C2D">
      <w:pPr>
        <w:pStyle w:val="ListParagraph"/>
        <w:numPr>
          <w:ilvl w:val="0"/>
          <w:numId w:val="122"/>
        </w:numPr>
        <w:rPr>
          <w:ins w:id="2300" w:author="Molly McEvilley" w:date="2023-06-27T08:04:00Z"/>
        </w:rPr>
      </w:pPr>
      <w:ins w:id="2301" w:author="Molly McEvilley" w:date="2023-06-27T08:04:00Z">
        <w:r>
          <w:lastRenderedPageBreak/>
          <w:t xml:space="preserve">If </w:t>
        </w:r>
      </w:ins>
      <w:proofErr w:type="spellStart"/>
      <w:ins w:id="2302" w:author="Molly McEvilley" w:date="2023-06-27T08:06:00Z">
        <w:r>
          <w:rPr>
            <w:i/>
            <w:iCs/>
          </w:rPr>
          <w:t>GenderNone</w:t>
        </w:r>
        <w:proofErr w:type="spellEnd"/>
        <w:r>
          <w:t xml:space="preserve"> </w:t>
        </w:r>
      </w:ins>
      <w:ins w:id="2303" w:author="Molly McEvilley" w:date="2023-06-27T08:04:00Z">
        <w:r>
          <w:t xml:space="preserve">is equal to 99, regardless of any other data, set </w:t>
        </w:r>
      </w:ins>
      <w:ins w:id="2304" w:author="Molly McEvilley" w:date="2023-06-27T08:05:00Z">
        <w:r w:rsidRPr="00231C2D">
          <w:rPr>
            <w:b/>
            <w:bCs/>
          </w:rPr>
          <w:t>Gender</w:t>
        </w:r>
        <w:r>
          <w:t xml:space="preserve"> </w:t>
        </w:r>
      </w:ins>
      <w:ins w:id="2305" w:author="Molly McEvilley" w:date="2023-06-27T08:04:00Z">
        <w:r>
          <w:t>= 99.</w:t>
        </w:r>
      </w:ins>
    </w:p>
    <w:p w14:paraId="7E558B19" w14:textId="2F792C87" w:rsidR="00231C2D" w:rsidRDefault="00231C2D" w:rsidP="00231C2D">
      <w:pPr>
        <w:pStyle w:val="ListParagraph"/>
        <w:numPr>
          <w:ilvl w:val="0"/>
          <w:numId w:val="122"/>
        </w:numPr>
        <w:rPr>
          <w:ins w:id="2306" w:author="Molly McEvilley" w:date="2023-06-27T08:04:00Z"/>
        </w:rPr>
      </w:pPr>
      <w:ins w:id="2307" w:author="Molly McEvilley" w:date="2023-06-27T08:04:00Z">
        <w:r>
          <w:t xml:space="preserve">If any of the columns listed below have a value of 1, set </w:t>
        </w:r>
      </w:ins>
      <w:ins w:id="2308" w:author="Molly McEvilley" w:date="2023-06-27T08:05:00Z">
        <w:r w:rsidRPr="00231C2D">
          <w:rPr>
            <w:b/>
            <w:bCs/>
          </w:rPr>
          <w:t>Gender</w:t>
        </w:r>
        <w:r>
          <w:t xml:space="preserve"> </w:t>
        </w:r>
      </w:ins>
      <w:ins w:id="2309" w:author="Molly McEvilley" w:date="2023-06-27T08:04:00Z">
        <w:r>
          <w:t>to the unique combination of associated LSA values in</w:t>
        </w:r>
      </w:ins>
      <w:ins w:id="2310" w:author="Molly McEvilley" w:date="2023-07-01T10:30:00Z">
        <w:r w:rsidR="007A157D">
          <w:t xml:space="preserve"> the or</w:t>
        </w:r>
      </w:ins>
      <w:ins w:id="2311" w:author="Molly McEvilley" w:date="2023-07-01T10:31:00Z">
        <w:r w:rsidR="007A157D">
          <w:t>der listed below</w:t>
        </w:r>
      </w:ins>
      <w:ins w:id="2312" w:author="Molly McEvilley" w:date="2023-06-27T08:04:00Z">
        <w:r>
          <w:t xml:space="preserve">.  For example, if </w:t>
        </w:r>
      </w:ins>
      <w:ins w:id="2313" w:author="Molly McEvilley" w:date="2023-06-27T08:05:00Z">
        <w:r>
          <w:rPr>
            <w:i/>
            <w:iCs/>
          </w:rPr>
          <w:t>Woman</w:t>
        </w:r>
      </w:ins>
      <w:ins w:id="2314" w:author="Molly McEvilley" w:date="2023-06-27T08:04:00Z">
        <w:r>
          <w:t xml:space="preserve"> = 1 and </w:t>
        </w:r>
      </w:ins>
      <w:ins w:id="2315" w:author="Molly McEvilley" w:date="2023-06-27T08:06:00Z">
        <w:r>
          <w:rPr>
            <w:i/>
            <w:iCs/>
          </w:rPr>
          <w:t>Transgender</w:t>
        </w:r>
      </w:ins>
      <w:ins w:id="2316" w:author="Molly McEvilley" w:date="2023-06-27T08:04:00Z">
        <w:r>
          <w:t xml:space="preserve"> = 1, set </w:t>
        </w:r>
      </w:ins>
      <w:ins w:id="2317" w:author="Molly McEvilley" w:date="2023-06-27T08:05:00Z">
        <w:r w:rsidRPr="00231C2D">
          <w:rPr>
            <w:b/>
            <w:bCs/>
          </w:rPr>
          <w:t>Gender</w:t>
        </w:r>
        <w:r>
          <w:t xml:space="preserve"> </w:t>
        </w:r>
      </w:ins>
      <w:ins w:id="2318" w:author="Molly McEvilley" w:date="2023-06-27T08:04:00Z">
        <w:r>
          <w:t xml:space="preserve">to </w:t>
        </w:r>
      </w:ins>
      <w:ins w:id="2319" w:author="Molly McEvilley" w:date="2023-06-27T08:05:00Z">
        <w:r>
          <w:t>50</w:t>
        </w:r>
      </w:ins>
      <w:ins w:id="2320" w:author="Molly McEvilley" w:date="2023-06-27T08:04:00Z">
        <w:r>
          <w:t>.</w:t>
        </w:r>
      </w:ins>
      <w:ins w:id="2321" w:author="Molly McEvilley" w:date="2023-07-01T10:32:00Z">
        <w:r w:rsidR="00235393">
          <w:t xml:space="preserve"> </w:t>
        </w:r>
      </w:ins>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ins w:id="2322"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ins w:id="2323" w:author="Molly McEvilley" w:date="2023-06-27T08:04:00Z"/>
                <w:rFonts w:cstheme="minorHAnsi"/>
              </w:rPr>
            </w:pPr>
            <w:ins w:id="2324" w:author="Molly McEvilley" w:date="2023-06-27T08:04:00Z">
              <w:r w:rsidRPr="00C65A32">
                <w:rPr>
                  <w:rFonts w:cstheme="minorHAnsi"/>
                </w:rPr>
                <w:t>HMIS CSV Column</w:t>
              </w:r>
            </w:ins>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ins w:id="2325" w:author="Molly McEvilley" w:date="2023-06-27T08:04:00Z"/>
                <w:rFonts w:cstheme="minorHAnsi"/>
              </w:rPr>
            </w:pPr>
            <w:ins w:id="2326" w:author="Molly McEvilley" w:date="2023-06-27T08:04:00Z">
              <w:r w:rsidRPr="00C65A32">
                <w:rPr>
                  <w:rFonts w:cstheme="minorHAnsi"/>
                </w:rPr>
                <w:t>LSA Value</w:t>
              </w:r>
            </w:ins>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ins w:id="2327"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ins w:id="2328" w:author="Molly McEvilley" w:date="2023-06-27T08:04:00Z"/>
                <w:rFonts w:cstheme="minorHAnsi"/>
              </w:rPr>
            </w:pPr>
            <w:ins w:id="2329" w:author="Molly McEvilley" w:date="2023-06-27T08:06:00Z">
              <w:r>
                <w:rPr>
                  <w:rFonts w:cstheme="minorHAnsi"/>
                </w:rPr>
                <w:t>Man</w:t>
              </w:r>
            </w:ins>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30" w:author="Molly McEvilley" w:date="2023-06-27T08:04:00Z"/>
                <w:rFonts w:cstheme="minorHAnsi"/>
              </w:rPr>
            </w:pPr>
            <w:ins w:id="2331" w:author="Molly McEvilley" w:date="2023-06-27T08:07:00Z">
              <w:r>
                <w:rPr>
                  <w:rFonts w:cstheme="minorHAnsi"/>
                </w:rPr>
                <w:t>1</w:t>
              </w:r>
            </w:ins>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ins w:id="2332"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ins w:id="2333" w:author="Molly McEvilley" w:date="2023-06-27T08:04:00Z"/>
                <w:rFonts w:cstheme="minorHAnsi"/>
              </w:rPr>
            </w:pPr>
            <w:proofErr w:type="spellStart"/>
            <w:ins w:id="2334" w:author="Molly McEvilley" w:date="2023-06-27T08:07:00Z">
              <w:r>
                <w:rPr>
                  <w:rFonts w:cstheme="minorHAnsi"/>
                </w:rPr>
                <w:t>CulturallySpecific</w:t>
              </w:r>
            </w:ins>
            <w:proofErr w:type="spellEnd"/>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35" w:author="Molly McEvilley" w:date="2023-06-27T08:04:00Z"/>
                <w:rFonts w:cstheme="minorHAnsi"/>
              </w:rPr>
            </w:pPr>
            <w:ins w:id="2336" w:author="Molly McEvilley" w:date="2023-06-27T08:07:00Z">
              <w:r>
                <w:rPr>
                  <w:rFonts w:cstheme="minorHAnsi"/>
                </w:rPr>
                <w:t>2</w:t>
              </w:r>
            </w:ins>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ins w:id="2337"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ins w:id="2338" w:author="Molly McEvilley" w:date="2023-06-27T08:04:00Z"/>
                <w:rFonts w:cstheme="minorHAnsi"/>
              </w:rPr>
            </w:pPr>
            <w:proofErr w:type="spellStart"/>
            <w:ins w:id="2339" w:author="Molly McEvilley" w:date="2023-06-27T08:08:00Z">
              <w:r>
                <w:rPr>
                  <w:rFonts w:cstheme="minorHAnsi"/>
                </w:rPr>
                <w:t>DifferentIdentity</w:t>
              </w:r>
            </w:ins>
            <w:proofErr w:type="spellEnd"/>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40" w:author="Molly McEvilley" w:date="2023-06-27T08:04:00Z"/>
                <w:rFonts w:cstheme="minorHAnsi"/>
              </w:rPr>
            </w:pPr>
            <w:ins w:id="2341" w:author="Molly McEvilley" w:date="2023-06-27T08:07:00Z">
              <w:r>
                <w:rPr>
                  <w:rFonts w:cstheme="minorHAnsi"/>
                </w:rPr>
                <w:t>3</w:t>
              </w:r>
            </w:ins>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ins w:id="2342"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ins w:id="2343" w:author="Molly McEvilley" w:date="2023-06-27T08:04:00Z"/>
                <w:rFonts w:cstheme="minorHAnsi"/>
              </w:rPr>
            </w:pPr>
            <w:proofErr w:type="spellStart"/>
            <w:ins w:id="2344" w:author="Molly McEvilley" w:date="2023-06-27T08:08:00Z">
              <w:r>
                <w:rPr>
                  <w:rFonts w:cstheme="minorHAnsi"/>
                </w:rPr>
                <w:t>NonBinary</w:t>
              </w:r>
            </w:ins>
            <w:proofErr w:type="spellEnd"/>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45" w:author="Molly McEvilley" w:date="2023-06-27T08:04:00Z"/>
                <w:rFonts w:cstheme="minorHAnsi"/>
              </w:rPr>
            </w:pPr>
            <w:ins w:id="2346" w:author="Molly McEvilley" w:date="2023-06-27T08:08:00Z">
              <w:r>
                <w:rPr>
                  <w:rFonts w:cstheme="minorHAnsi"/>
                </w:rPr>
                <w:t>4</w:t>
              </w:r>
            </w:ins>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ins w:id="2347"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ins w:id="2348" w:author="Molly McEvilley" w:date="2023-06-27T08:04:00Z"/>
                <w:rFonts w:cstheme="minorHAnsi"/>
              </w:rPr>
            </w:pPr>
            <w:ins w:id="2349" w:author="Molly McEvilley" w:date="2023-06-27T08:08:00Z">
              <w:r>
                <w:rPr>
                  <w:rFonts w:cstheme="minorHAnsi"/>
                </w:rPr>
                <w:t>Transgender</w:t>
              </w:r>
            </w:ins>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50" w:author="Molly McEvilley" w:date="2023-06-27T08:04:00Z"/>
                <w:rFonts w:cstheme="minorHAnsi"/>
              </w:rPr>
            </w:pPr>
            <w:ins w:id="2351" w:author="Molly McEvilley" w:date="2023-06-27T08:08:00Z">
              <w:r>
                <w:rPr>
                  <w:rFonts w:cstheme="minorHAnsi"/>
                </w:rPr>
                <w:t>5</w:t>
              </w:r>
            </w:ins>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ins w:id="2352"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ins w:id="2353" w:author="Molly McEvilley" w:date="2023-06-27T08:04:00Z"/>
                <w:rFonts w:cstheme="minorHAnsi"/>
              </w:rPr>
            </w:pPr>
            <w:ins w:id="2354" w:author="Molly McEvilley" w:date="2023-06-27T08:08:00Z">
              <w:r>
                <w:rPr>
                  <w:rFonts w:cstheme="minorHAnsi"/>
                </w:rPr>
                <w:t>Questioning</w:t>
              </w:r>
            </w:ins>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55" w:author="Molly McEvilley" w:date="2023-06-27T08:04:00Z"/>
                <w:rFonts w:cstheme="minorHAnsi"/>
              </w:rPr>
            </w:pPr>
            <w:ins w:id="2356" w:author="Molly McEvilley" w:date="2023-06-27T08:08:00Z">
              <w:r>
                <w:rPr>
                  <w:rFonts w:cstheme="minorHAnsi"/>
                </w:rPr>
                <w:t>6</w:t>
              </w:r>
            </w:ins>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ins w:id="2357" w:author="Molly McEvilley" w:date="2023-07-01T10:3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ins w:id="2358" w:author="Molly McEvilley" w:date="2023-07-01T10:31:00Z"/>
                <w:rFonts w:cstheme="minorHAnsi"/>
              </w:rPr>
            </w:pPr>
            <w:ins w:id="2359" w:author="Molly McEvilley" w:date="2023-07-01T10:31:00Z">
              <w:r w:rsidRPr="007A157D">
                <w:rPr>
                  <w:rFonts w:cstheme="minorHAnsi"/>
                </w:rPr>
                <w:t>Woman</w:t>
              </w:r>
            </w:ins>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ins w:id="2360" w:author="Molly McEvilley" w:date="2023-07-01T10:31:00Z"/>
                <w:rFonts w:cstheme="minorHAnsi"/>
              </w:rPr>
            </w:pPr>
            <w:ins w:id="2361" w:author="Molly McEvilley" w:date="2023-07-01T10:31:00Z">
              <w:r>
                <w:rPr>
                  <w:rFonts w:cstheme="minorHAnsi"/>
                </w:rPr>
                <w:t>0</w:t>
              </w:r>
            </w:ins>
          </w:p>
        </w:tc>
      </w:tr>
    </w:tbl>
    <w:p w14:paraId="2F8AEBCE" w14:textId="62617E56" w:rsidR="00231C2D" w:rsidRPr="00A6067F" w:rsidRDefault="00231C2D" w:rsidP="00231C2D">
      <w:pPr>
        <w:pStyle w:val="ListParagraph"/>
        <w:numPr>
          <w:ilvl w:val="0"/>
          <w:numId w:val="123"/>
        </w:numPr>
        <w:rPr>
          <w:ins w:id="2362" w:author="Molly McEvilley" w:date="2023-06-27T08:04:00Z"/>
        </w:rPr>
      </w:pPr>
      <w:ins w:id="2363" w:author="Molly McEvilley" w:date="2023-06-27T08:04:00Z">
        <w:r>
          <w:t xml:space="preserve">If none of the above apply (i.e., if none of the columns listed are set to 1), set </w:t>
        </w:r>
      </w:ins>
      <w:ins w:id="2364" w:author="Molly McEvilley" w:date="2023-06-27T08:09:00Z">
        <w:r w:rsidRPr="00231C2D">
          <w:rPr>
            <w:b/>
            <w:bCs/>
          </w:rPr>
          <w:t>Gender</w:t>
        </w:r>
        <w:r>
          <w:t xml:space="preserve"> </w:t>
        </w:r>
      </w:ins>
      <w:ins w:id="2365" w:author="Molly McEvilley" w:date="2023-06-27T08:04:00Z">
        <w:r>
          <w:t>= 99.</w:t>
        </w:r>
      </w:ins>
    </w:p>
    <w:p w14:paraId="5A545496" w14:textId="69F8A163" w:rsidR="00357DD5" w:rsidRDefault="00357DD5" w:rsidP="00357DD5">
      <w:pPr>
        <w:pStyle w:val="Heading4"/>
        <w:rPr>
          <w:ins w:id="2366" w:author="Molly McEvilley" w:date="2023-06-27T07:50:00Z"/>
        </w:rPr>
      </w:pPr>
      <w:proofErr w:type="spellStart"/>
      <w:ins w:id="2367" w:author="Molly McEvilley" w:date="2023-06-27T07:50:00Z">
        <w:r>
          <w:t>RaceEthnicity</w:t>
        </w:r>
        <w:proofErr w:type="spellEnd"/>
      </w:ins>
    </w:p>
    <w:p w14:paraId="703DDD0D" w14:textId="5EDD1404" w:rsidR="00357DD5" w:rsidRDefault="00357DD5" w:rsidP="00277F30">
      <w:pPr>
        <w:pStyle w:val="ListParagraph"/>
        <w:numPr>
          <w:ilvl w:val="0"/>
          <w:numId w:val="122"/>
        </w:numPr>
        <w:rPr>
          <w:ins w:id="2368" w:author="Molly McEvilley" w:date="2023-06-27T07:50:00Z"/>
        </w:rPr>
      </w:pPr>
      <w:ins w:id="2369" w:author="Molly McEvilley" w:date="2023-06-27T07:50:00Z">
        <w:r>
          <w:t xml:space="preserve">If </w:t>
        </w:r>
        <w:proofErr w:type="spellStart"/>
        <w:r w:rsidRPr="00357DD5">
          <w:rPr>
            <w:i/>
            <w:iCs/>
          </w:rPr>
          <w:t>RaceNone</w:t>
        </w:r>
        <w:proofErr w:type="spellEnd"/>
        <w:r>
          <w:t xml:space="preserve"> is equal to 8 or 9, regardless of any other data, set </w:t>
        </w:r>
        <w:proofErr w:type="spellStart"/>
        <w:r w:rsidRPr="00357DD5">
          <w:rPr>
            <w:b/>
            <w:bCs/>
          </w:rPr>
          <w:t>RaceEthnicity</w:t>
        </w:r>
        <w:proofErr w:type="spellEnd"/>
        <w:r>
          <w:t xml:space="preserve"> = 98.</w:t>
        </w:r>
      </w:ins>
    </w:p>
    <w:p w14:paraId="10561E68" w14:textId="61048099" w:rsidR="00357DD5" w:rsidRDefault="00357DD5" w:rsidP="00277F30">
      <w:pPr>
        <w:pStyle w:val="ListParagraph"/>
        <w:numPr>
          <w:ilvl w:val="0"/>
          <w:numId w:val="122"/>
        </w:numPr>
        <w:rPr>
          <w:ins w:id="2370" w:author="Molly McEvilley" w:date="2023-06-27T07:50:00Z"/>
        </w:rPr>
      </w:pPr>
      <w:ins w:id="2371" w:author="Molly McEvilley" w:date="2023-06-27T07:50:00Z">
        <w:r>
          <w:t xml:space="preserve">If </w:t>
        </w:r>
        <w:proofErr w:type="spellStart"/>
        <w:r w:rsidRPr="00357DD5">
          <w:rPr>
            <w:i/>
            <w:iCs/>
          </w:rPr>
          <w:t>RaceNone</w:t>
        </w:r>
        <w:proofErr w:type="spellEnd"/>
        <w:r>
          <w:t xml:space="preserve"> is equal to 99, regardless of any other data, set </w:t>
        </w:r>
        <w:proofErr w:type="spellStart"/>
        <w:r w:rsidRPr="00357DD5">
          <w:rPr>
            <w:b/>
            <w:bCs/>
          </w:rPr>
          <w:t>RaceEthnicity</w:t>
        </w:r>
        <w:proofErr w:type="spellEnd"/>
        <w:r>
          <w:t xml:space="preserve"> = 99.</w:t>
        </w:r>
      </w:ins>
    </w:p>
    <w:p w14:paraId="52D937CC" w14:textId="6D16B9B3" w:rsidR="00357DD5" w:rsidRDefault="00357DD5" w:rsidP="00277F30">
      <w:pPr>
        <w:pStyle w:val="ListParagraph"/>
        <w:numPr>
          <w:ilvl w:val="0"/>
          <w:numId w:val="122"/>
        </w:numPr>
        <w:rPr>
          <w:ins w:id="2372" w:author="Molly McEvilley" w:date="2023-06-27T07:50:00Z"/>
        </w:rPr>
      </w:pPr>
      <w:ins w:id="2373" w:author="Molly McEvilley" w:date="2023-06-27T07:50:00Z">
        <w:r>
          <w:t xml:space="preserve">If any of the columns listed below have a value of 1, set </w:t>
        </w:r>
      </w:ins>
      <w:proofErr w:type="spellStart"/>
      <w:ins w:id="2374" w:author="Molly McEvilley" w:date="2023-06-27T07:51:00Z">
        <w:r w:rsidRPr="00357DD5">
          <w:rPr>
            <w:b/>
            <w:bCs/>
          </w:rPr>
          <w:t>RaceEthnicity</w:t>
        </w:r>
        <w:proofErr w:type="spellEnd"/>
        <w:r>
          <w:t xml:space="preserve"> </w:t>
        </w:r>
      </w:ins>
      <w:ins w:id="2375" w:author="Molly McEvilley" w:date="2023-06-27T07:50:00Z">
        <w:r>
          <w:t xml:space="preserve">to the unique combination of associated LSA values in numeric order.  For example, if </w:t>
        </w:r>
        <w:r w:rsidRPr="00357DD5">
          <w:rPr>
            <w:i/>
            <w:iCs/>
          </w:rPr>
          <w:t>Asian</w:t>
        </w:r>
        <w:r>
          <w:t xml:space="preserve"> = 1 and </w:t>
        </w:r>
        <w:r w:rsidRPr="00357DD5">
          <w:rPr>
            <w:i/>
            <w:iCs/>
          </w:rPr>
          <w:t>White</w:t>
        </w:r>
        <w:r>
          <w:t xml:space="preserve"> = 1, set </w:t>
        </w:r>
      </w:ins>
      <w:proofErr w:type="spellStart"/>
      <w:ins w:id="2376" w:author="Molly McEvilley" w:date="2023-06-27T07:51:00Z">
        <w:r w:rsidRPr="00357DD5">
          <w:rPr>
            <w:b/>
            <w:bCs/>
          </w:rPr>
          <w:t>RaceEthnicity</w:t>
        </w:r>
        <w:proofErr w:type="spellEnd"/>
        <w:r>
          <w:t xml:space="preserve"> </w:t>
        </w:r>
      </w:ins>
      <w:ins w:id="2377" w:author="Molly McEvilley" w:date="2023-06-27T07:50:00Z">
        <w:r>
          <w:t>to 25.</w:t>
        </w:r>
      </w:ins>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ins w:id="237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rPr>
                <w:ins w:id="2379" w:author="Molly McEvilley" w:date="2023-06-27T07:50:00Z"/>
              </w:rPr>
            </w:pPr>
            <w:ins w:id="2380" w:author="Molly McEvilley" w:date="2023-06-27T07:50:00Z">
              <w:r w:rsidRPr="00DA4971">
                <w:t>HMIS CSV Column</w:t>
              </w:r>
            </w:ins>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rPr>
                <w:ins w:id="2381" w:author="Molly McEvilley" w:date="2023-06-27T07:50:00Z"/>
              </w:rPr>
            </w:pPr>
            <w:ins w:id="2382" w:author="Molly McEvilley" w:date="2023-06-27T07:50:00Z">
              <w:r w:rsidRPr="00DA4971">
                <w:t>LSA Value</w:t>
              </w:r>
            </w:ins>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ins w:id="238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rPr>
                <w:ins w:id="2384" w:author="Molly McEvilley" w:date="2023-06-27T07:50:00Z"/>
              </w:rPr>
            </w:pPr>
            <w:proofErr w:type="spellStart"/>
            <w:ins w:id="2385" w:author="Molly McEvilley" w:date="2023-06-27T07:50:00Z">
              <w:r>
                <w:t>AmIndAKNative</w:t>
              </w:r>
              <w:proofErr w:type="spellEnd"/>
            </w:ins>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386" w:author="Molly McEvilley" w:date="2023-06-27T07:50:00Z"/>
              </w:rPr>
            </w:pPr>
            <w:ins w:id="2387" w:author="Molly McEvilley" w:date="2023-06-27T07:50:00Z">
              <w:r>
                <w:t>1</w:t>
              </w:r>
            </w:ins>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ins w:id="238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rPr>
                <w:ins w:id="2389" w:author="Molly McEvilley" w:date="2023-06-27T07:50:00Z"/>
              </w:rPr>
            </w:pPr>
            <w:ins w:id="2390" w:author="Molly McEvilley" w:date="2023-06-27T07:50:00Z">
              <w:r>
                <w:t>Asian</w:t>
              </w:r>
            </w:ins>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391" w:author="Molly McEvilley" w:date="2023-06-27T07:50:00Z"/>
              </w:rPr>
            </w:pPr>
            <w:ins w:id="2392" w:author="Molly McEvilley" w:date="2023-06-27T07:50:00Z">
              <w:r w:rsidRPr="00994022">
                <w:t>2</w:t>
              </w:r>
            </w:ins>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ins w:id="239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rPr>
                <w:ins w:id="2394" w:author="Molly McEvilley" w:date="2023-06-27T07:50:00Z"/>
              </w:rPr>
            </w:pPr>
            <w:proofErr w:type="spellStart"/>
            <w:ins w:id="2395" w:author="Molly McEvilley" w:date="2023-06-27T07:50:00Z">
              <w:r>
                <w:t>BlackAfAmerican</w:t>
              </w:r>
              <w:proofErr w:type="spellEnd"/>
            </w:ins>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396" w:author="Molly McEvilley" w:date="2023-06-27T07:50:00Z"/>
              </w:rPr>
            </w:pPr>
            <w:ins w:id="2397" w:author="Molly McEvilley" w:date="2023-06-27T07:50:00Z">
              <w:r w:rsidRPr="00994022">
                <w:t>3</w:t>
              </w:r>
            </w:ins>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ins w:id="239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rPr>
                <w:ins w:id="2399" w:author="Molly McEvilley" w:date="2023-06-27T07:50:00Z"/>
              </w:rPr>
            </w:pPr>
            <w:proofErr w:type="spellStart"/>
            <w:ins w:id="2400" w:author="Molly McEvilley" w:date="2023-06-27T07:50:00Z">
              <w:r>
                <w:t>HispanicLatinaeo</w:t>
              </w:r>
              <w:proofErr w:type="spellEnd"/>
            </w:ins>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01" w:author="Molly McEvilley" w:date="2023-06-27T07:50:00Z"/>
              </w:rPr>
            </w:pPr>
            <w:ins w:id="2402" w:author="Molly McEvilley" w:date="2023-06-27T07:50:00Z">
              <w:r w:rsidRPr="00994022">
                <w:t>4</w:t>
              </w:r>
            </w:ins>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ins w:id="240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rPr>
                <w:ins w:id="2404" w:author="Molly McEvilley" w:date="2023-06-27T07:50:00Z"/>
              </w:rPr>
            </w:pPr>
            <w:proofErr w:type="spellStart"/>
            <w:ins w:id="2405" w:author="Molly McEvilley" w:date="2023-06-27T07:50:00Z">
              <w:r>
                <w:t>MidEastNAfrican</w:t>
              </w:r>
              <w:proofErr w:type="spellEnd"/>
            </w:ins>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06" w:author="Molly McEvilley" w:date="2023-06-27T07:50:00Z"/>
              </w:rPr>
            </w:pPr>
            <w:ins w:id="2407" w:author="Molly McEvilley" w:date="2023-06-27T07:50:00Z">
              <w:r w:rsidRPr="00994022">
                <w:t>5</w:t>
              </w:r>
            </w:ins>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ins w:id="2408"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rPr>
                <w:ins w:id="2409" w:author="Molly McEvilley" w:date="2023-06-27T07:50:00Z"/>
              </w:rPr>
            </w:pPr>
            <w:proofErr w:type="spellStart"/>
            <w:ins w:id="2410" w:author="Molly McEvilley" w:date="2023-06-27T07:50:00Z">
              <w:r>
                <w:t>NativeHIPacific</w:t>
              </w:r>
              <w:proofErr w:type="spellEnd"/>
            </w:ins>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11" w:author="Molly McEvilley" w:date="2023-06-27T07:50:00Z"/>
              </w:rPr>
            </w:pPr>
            <w:ins w:id="2412" w:author="Molly McEvilley" w:date="2023-06-27T07:50:00Z">
              <w:r w:rsidRPr="00994022">
                <w:t>6</w:t>
              </w:r>
            </w:ins>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ins w:id="2413"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rPr>
                <w:ins w:id="2414" w:author="Molly McEvilley" w:date="2023-06-27T07:50:00Z"/>
              </w:rPr>
            </w:pPr>
            <w:ins w:id="2415" w:author="Molly McEvilley" w:date="2023-06-27T07:50:00Z">
              <w:r>
                <w:t>White</w:t>
              </w:r>
            </w:ins>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16" w:author="Molly McEvilley" w:date="2023-06-27T07:50:00Z"/>
              </w:rPr>
            </w:pPr>
            <w:ins w:id="2417" w:author="Molly McEvilley" w:date="2023-06-27T07:50:00Z">
              <w:r w:rsidRPr="00994022">
                <w:t>7</w:t>
              </w:r>
            </w:ins>
          </w:p>
        </w:tc>
      </w:tr>
    </w:tbl>
    <w:p w14:paraId="29571523" w14:textId="6EA76A4E" w:rsidR="00357DD5" w:rsidRPr="00A6067F" w:rsidRDefault="00357DD5" w:rsidP="00277F30">
      <w:pPr>
        <w:pStyle w:val="ListParagraph"/>
        <w:numPr>
          <w:ilvl w:val="0"/>
          <w:numId w:val="123"/>
        </w:numPr>
        <w:rPr>
          <w:ins w:id="2418" w:author="Molly McEvilley" w:date="2023-06-27T07:50:00Z"/>
        </w:rPr>
      </w:pPr>
      <w:ins w:id="2419" w:author="Molly McEvilley" w:date="2023-06-27T07:50:00Z">
        <w:r>
          <w:t xml:space="preserve">If none of the above apply (i.e., if none of the columns listed are set to 1), set </w:t>
        </w:r>
      </w:ins>
      <w:proofErr w:type="spellStart"/>
      <w:ins w:id="2420" w:author="Molly McEvilley" w:date="2023-06-27T07:51:00Z">
        <w:r w:rsidRPr="00357DD5">
          <w:rPr>
            <w:b/>
            <w:bCs/>
          </w:rPr>
          <w:t>RaceEthnicity</w:t>
        </w:r>
        <w:proofErr w:type="spellEnd"/>
        <w:r>
          <w:t xml:space="preserve"> </w:t>
        </w:r>
      </w:ins>
      <w:ins w:id="2421" w:author="Molly McEvilley" w:date="2023-06-27T07:50:00Z">
        <w:r>
          <w:t>= 99.</w:t>
        </w:r>
      </w:ins>
    </w:p>
    <w:p w14:paraId="5BEC5B2C" w14:textId="73E035D1" w:rsidR="00357DD5" w:rsidRPr="00357DD5" w:rsidDel="00357DD5" w:rsidRDefault="00357DD5" w:rsidP="00726043">
      <w:pPr>
        <w:rPr>
          <w:del w:id="2422" w:author="Molly McEvilley" w:date="2023-06-27T07:48:00Z"/>
        </w:rPr>
      </w:pPr>
    </w:p>
    <w:p w14:paraId="7579C8AE" w14:textId="71DC9BF5" w:rsidR="00EC52CD" w:rsidRPr="00A6067F" w:rsidDel="00E969C2" w:rsidRDefault="00EC52CD" w:rsidP="00910CAF">
      <w:pPr>
        <w:rPr>
          <w:del w:id="2423" w:author="Molly McEvilley" w:date="2023-06-25T16:58:00Z"/>
        </w:rPr>
      </w:pPr>
      <w:del w:id="2424" w:author="Molly McEvilley" w:date="2023-06-25T16:58:00Z">
        <w:r w:rsidRPr="00A6067F" w:rsidDel="00E969C2">
          <w:delText>Assign a value of -1 for all non-heads of household under 18 or of unknown age</w:delText>
        </w:r>
        <w:r w:rsidR="006F51AA" w:rsidRPr="00A6067F" w:rsidDel="00E969C2">
          <w:delText xml:space="preserve"> </w:delText>
        </w:r>
        <w:r w:rsidR="006F51AA" w:rsidRPr="00577A54" w:rsidDel="00E969C2">
          <w:delText>(</w:delText>
        </w:r>
        <w:r w:rsidR="00CF23C7" w:rsidRPr="00CF23C7" w:rsidDel="00E969C2">
          <w:rPr>
            <w:b/>
          </w:rPr>
          <w:delText>HoHAdult</w:delText>
        </w:r>
        <w:r w:rsidR="006F51AA" w:rsidRPr="00137259" w:rsidDel="00E969C2">
          <w:rPr>
            <w:b/>
          </w:rPr>
          <w:delText xml:space="preserve"> </w:delText>
        </w:r>
        <w:r w:rsidR="006F51AA" w:rsidRPr="00577A54" w:rsidDel="00E969C2">
          <w:delText>= 0)</w:delText>
        </w:r>
        <w:r w:rsidRPr="00A6067F" w:rsidDel="00E969C2">
          <w:delText>.</w:delText>
        </w:r>
      </w:del>
    </w:p>
    <w:p w14:paraId="17A9D46D" w14:textId="147FC33F" w:rsidR="00E969C2" w:rsidRPr="00A6067F" w:rsidDel="00357DD5" w:rsidRDefault="00EC52CD" w:rsidP="00910CAF">
      <w:pPr>
        <w:rPr>
          <w:del w:id="2425" w:author="Molly McEvilley" w:date="2023-06-27T07:46:00Z"/>
        </w:rPr>
      </w:pPr>
      <w:del w:id="2426" w:author="Molly McEvilley" w:date="2023-06-25T17:01:00Z">
        <w:r w:rsidRPr="00A6067F" w:rsidDel="00E969C2">
          <w:delText xml:space="preserve">Crosswalk HMIS </w:delText>
        </w:r>
        <w:r w:rsidRPr="00655B0F" w:rsidDel="00E969C2">
          <w:rPr>
            <w:i/>
          </w:rPr>
          <w:delText>Gender</w:delText>
        </w:r>
        <w:r w:rsidRPr="00A6067F" w:rsidDel="00E969C2">
          <w:delText xml:space="preserve"> values for adults and heads of household as follows:</w:delText>
        </w:r>
      </w:del>
    </w:p>
    <w:tbl>
      <w:tblPr>
        <w:tblStyle w:val="Style11"/>
        <w:tblW w:w="9535" w:type="dxa"/>
        <w:tblLook w:val="04A0" w:firstRow="1" w:lastRow="0" w:firstColumn="1" w:lastColumn="0" w:noHBand="0" w:noVBand="1"/>
      </w:tblPr>
      <w:tblGrid>
        <w:gridCol w:w="1458"/>
        <w:gridCol w:w="3757"/>
        <w:gridCol w:w="1373"/>
        <w:gridCol w:w="2947"/>
      </w:tblGrid>
      <w:tr w:rsidR="00EC52CD" w:rsidRPr="00107D01" w:rsidDel="00357DD5" w14:paraId="2F405403" w14:textId="7247FE4D" w:rsidTr="00D6011B">
        <w:trPr>
          <w:cnfStyle w:val="100000000000" w:firstRow="1" w:lastRow="0" w:firstColumn="0" w:lastColumn="0" w:oddVBand="0" w:evenVBand="0" w:oddHBand="0" w:evenHBand="0" w:firstRowFirstColumn="0" w:firstRowLastColumn="0" w:lastRowFirstColumn="0" w:lastRowLastColumn="0"/>
          <w:cantSplit/>
          <w:trHeight w:val="216"/>
          <w:tblHeader/>
          <w:del w:id="2427"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294A130" w14:textId="19F29CA4" w:rsidR="00EC52CD" w:rsidRPr="008743AE" w:rsidDel="00357DD5" w:rsidRDefault="003803D4" w:rsidP="004C2D38">
            <w:pPr>
              <w:pStyle w:val="NoSpacing"/>
              <w:rPr>
                <w:del w:id="2428" w:author="Molly McEvilley" w:date="2023-06-27T07:48:00Z"/>
              </w:rPr>
            </w:pPr>
            <w:del w:id="2429" w:author="Molly McEvilley" w:date="2023-06-27T07:48:00Z">
              <w:r w:rsidDel="00357DD5">
                <w:delText>Priority</w:delText>
              </w:r>
            </w:del>
          </w:p>
        </w:tc>
        <w:tc>
          <w:tcPr>
            <w:tcW w:w="3757" w:type="dxa"/>
          </w:tcPr>
          <w:p w14:paraId="3AF87339" w14:textId="605936EE"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30" w:author="Molly McEvilley" w:date="2023-06-27T07:48:00Z"/>
              </w:rPr>
            </w:pPr>
            <w:del w:id="2431" w:author="Molly McEvilley" w:date="2023-06-27T07:48:00Z">
              <w:r w:rsidRPr="008743AE" w:rsidDel="00357DD5">
                <w:delText>HMIS Category</w:delText>
              </w:r>
            </w:del>
          </w:p>
        </w:tc>
        <w:tc>
          <w:tcPr>
            <w:tcW w:w="1373" w:type="dxa"/>
          </w:tcPr>
          <w:p w14:paraId="686921CE" w14:textId="7DDD62C2"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32" w:author="Molly McEvilley" w:date="2023-06-27T07:48:00Z"/>
              </w:rPr>
            </w:pPr>
            <w:del w:id="2433" w:author="Molly McEvilley" w:date="2023-06-27T07:48:00Z">
              <w:r w:rsidRPr="008743AE" w:rsidDel="00357DD5">
                <w:delText>LSA Value</w:delText>
              </w:r>
            </w:del>
          </w:p>
        </w:tc>
        <w:tc>
          <w:tcPr>
            <w:tcW w:w="2947" w:type="dxa"/>
          </w:tcPr>
          <w:p w14:paraId="2442BC58" w14:textId="1C07CCC9"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34" w:author="Molly McEvilley" w:date="2023-06-27T07:48:00Z"/>
              </w:rPr>
            </w:pPr>
            <w:del w:id="2435" w:author="Molly McEvilley" w:date="2023-06-27T07:48:00Z">
              <w:r w:rsidRPr="008743AE" w:rsidDel="00357DD5">
                <w:delText xml:space="preserve">LSA Category </w:delText>
              </w:r>
            </w:del>
          </w:p>
        </w:tc>
      </w:tr>
      <w:tr w:rsidR="00D6011B" w:rsidRPr="00107D01" w:rsidDel="00357DD5" w14:paraId="14E19CB6" w14:textId="72A16730" w:rsidTr="00E969C2">
        <w:trPr>
          <w:cnfStyle w:val="000000100000" w:firstRow="0" w:lastRow="0" w:firstColumn="0" w:lastColumn="0" w:oddVBand="0" w:evenVBand="0" w:oddHBand="1" w:evenHBand="0" w:firstRowFirstColumn="0" w:firstRowLastColumn="0" w:lastRowFirstColumn="0" w:lastRowLastColumn="0"/>
          <w:trHeight w:val="216"/>
          <w:del w:id="2436"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B2CD897" w:rsidR="00D6011B" w:rsidRPr="00577A54" w:rsidDel="00357DD5" w:rsidRDefault="00D6011B" w:rsidP="0030339F">
            <w:pPr>
              <w:pStyle w:val="NoSpacing"/>
              <w:rPr>
                <w:del w:id="2437" w:author="Molly McEvilley" w:date="2023-06-27T07:48:00Z"/>
              </w:rPr>
            </w:pPr>
            <w:del w:id="2438" w:author="Molly McEvilley" w:date="2023-06-27T07:48:00Z">
              <w:r w:rsidRPr="00577A54" w:rsidDel="00357DD5">
                <w:delText>1</w:delText>
              </w:r>
            </w:del>
          </w:p>
        </w:tc>
        <w:tc>
          <w:tcPr>
            <w:tcW w:w="3757" w:type="dxa"/>
          </w:tcPr>
          <w:p w14:paraId="4E851AE9" w14:textId="17C10E3A" w:rsidR="00D6011B" w:rsidRPr="001A0862"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39" w:author="Molly McEvilley" w:date="2023-06-27T07:48:00Z"/>
              </w:rPr>
            </w:pPr>
            <w:del w:id="2440" w:author="Molly McEvilley" w:date="2023-06-27T07:48:00Z">
              <w:r w:rsidRPr="00577A54" w:rsidDel="00357DD5">
                <w:delText>Regardless of any other data</w:delText>
              </w:r>
              <w:r w:rsidDel="00357DD5">
                <w:delText xml:space="preserve">, </w:delText>
              </w:r>
              <w:r w:rsidRPr="001A0862" w:rsidDel="00357DD5">
                <w:rPr>
                  <w:i/>
                  <w:iCs/>
                </w:rPr>
                <w:delText>GenderNone</w:delText>
              </w:r>
              <w:r w:rsidDel="00357DD5">
                <w:delText xml:space="preserve"> in (8,9)</w:delText>
              </w:r>
            </w:del>
          </w:p>
        </w:tc>
        <w:tc>
          <w:tcPr>
            <w:tcW w:w="1373" w:type="dxa"/>
          </w:tcPr>
          <w:p w14:paraId="6366411F" w14:textId="4280324D"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41" w:author="Molly McEvilley" w:date="2023-06-27T07:48:00Z"/>
              </w:rPr>
            </w:pPr>
            <w:del w:id="2442" w:author="Molly McEvilley" w:date="2023-06-27T07:48:00Z">
              <w:r w:rsidRPr="00577A54" w:rsidDel="00357DD5">
                <w:delText>98</w:delText>
              </w:r>
            </w:del>
          </w:p>
        </w:tc>
        <w:tc>
          <w:tcPr>
            <w:tcW w:w="2947" w:type="dxa"/>
          </w:tcPr>
          <w:p w14:paraId="64DD325A" w14:textId="3CBB25A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43" w:author="Molly McEvilley" w:date="2023-06-27T07:48:00Z"/>
              </w:rPr>
            </w:pPr>
            <w:del w:id="2444" w:author="Molly McEvilley" w:date="2023-06-20T12:58:00Z">
              <w:r w:rsidRPr="00577A54" w:rsidDel="0066460F">
                <w:delText>Client doesn't know/refused</w:delText>
              </w:r>
            </w:del>
          </w:p>
        </w:tc>
      </w:tr>
      <w:tr w:rsidR="00D6011B" w:rsidRPr="00107D01" w:rsidDel="00357DD5" w14:paraId="48D4D4A8" w14:textId="2478F3C2" w:rsidTr="00E969C2">
        <w:trPr>
          <w:cnfStyle w:val="000000010000" w:firstRow="0" w:lastRow="0" w:firstColumn="0" w:lastColumn="0" w:oddVBand="0" w:evenVBand="0" w:oddHBand="0" w:evenHBand="1" w:firstRowFirstColumn="0" w:firstRowLastColumn="0" w:lastRowFirstColumn="0" w:lastRowLastColumn="0"/>
          <w:trHeight w:val="216"/>
          <w:del w:id="2445"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667DAD3" w:rsidR="00D6011B" w:rsidRPr="00577A54" w:rsidDel="00357DD5" w:rsidRDefault="00D6011B" w:rsidP="0030339F">
            <w:pPr>
              <w:pStyle w:val="NoSpacing"/>
              <w:rPr>
                <w:del w:id="2446" w:author="Molly McEvilley" w:date="2023-06-27T07:48:00Z"/>
              </w:rPr>
            </w:pPr>
            <w:del w:id="2447" w:author="Molly McEvilley" w:date="2023-06-27T07:48:00Z">
              <w:r w:rsidRPr="00577A54" w:rsidDel="00357DD5">
                <w:delText>2</w:delText>
              </w:r>
            </w:del>
          </w:p>
        </w:tc>
        <w:tc>
          <w:tcPr>
            <w:tcW w:w="3757" w:type="dxa"/>
          </w:tcPr>
          <w:p w14:paraId="416A2454" w14:textId="2F5A6537" w:rsidR="00D6011B" w:rsidRPr="00107D01"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48" w:author="Molly McEvilley" w:date="2023-06-27T07:48:00Z"/>
                <w:rFonts w:ascii="Open Sans" w:hAnsi="Open Sans" w:cs="Open Sans"/>
              </w:rPr>
            </w:pPr>
            <w:del w:id="2449" w:author="Molly McEvilley" w:date="2023-06-27T07:48:00Z">
              <w:r w:rsidRPr="001A0862" w:rsidDel="00357DD5">
                <w:rPr>
                  <w:i/>
                  <w:iCs/>
                </w:rPr>
                <w:delText>Questioning</w:delText>
              </w:r>
              <w:r w:rsidDel="00357DD5">
                <w:delText xml:space="preserve"> = 1</w:delText>
              </w:r>
            </w:del>
          </w:p>
        </w:tc>
        <w:tc>
          <w:tcPr>
            <w:tcW w:w="1373" w:type="dxa"/>
          </w:tcPr>
          <w:p w14:paraId="20009285" w14:textId="554EDA0D"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50" w:author="Molly McEvilley" w:date="2023-06-27T07:48:00Z"/>
              </w:rPr>
            </w:pPr>
            <w:del w:id="2451" w:author="Molly McEvilley" w:date="2023-06-27T07:48:00Z">
              <w:r w:rsidDel="00357DD5">
                <w:delText>5</w:delText>
              </w:r>
            </w:del>
          </w:p>
        </w:tc>
        <w:tc>
          <w:tcPr>
            <w:tcW w:w="2947" w:type="dxa"/>
          </w:tcPr>
          <w:p w14:paraId="5101B04A" w14:textId="7B4F18D7"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52" w:author="Molly McEvilley" w:date="2023-06-27T07:48:00Z"/>
              </w:rPr>
            </w:pPr>
            <w:del w:id="2453" w:author="Molly McEvilley" w:date="2023-06-27T07:48:00Z">
              <w:r w:rsidDel="00357DD5">
                <w:delText>Questioning</w:delText>
              </w:r>
            </w:del>
          </w:p>
        </w:tc>
      </w:tr>
      <w:tr w:rsidR="00D6011B" w:rsidRPr="00107D01" w:rsidDel="00357DD5" w14:paraId="4DE5C856" w14:textId="7444C54C" w:rsidTr="00E969C2">
        <w:trPr>
          <w:cnfStyle w:val="000000100000" w:firstRow="0" w:lastRow="0" w:firstColumn="0" w:lastColumn="0" w:oddVBand="0" w:evenVBand="0" w:oddHBand="1" w:evenHBand="0" w:firstRowFirstColumn="0" w:firstRowLastColumn="0" w:lastRowFirstColumn="0" w:lastRowLastColumn="0"/>
          <w:trHeight w:val="216"/>
          <w:del w:id="2454"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7EF1FB4" w14:textId="68CE74BD" w:rsidR="00D6011B" w:rsidRPr="00577A54" w:rsidDel="00357DD5" w:rsidRDefault="00D6011B" w:rsidP="0030339F">
            <w:pPr>
              <w:pStyle w:val="NoSpacing"/>
              <w:rPr>
                <w:del w:id="2455" w:author="Molly McEvilley" w:date="2023-06-27T07:48:00Z"/>
              </w:rPr>
            </w:pPr>
            <w:del w:id="2456" w:author="Molly McEvilley" w:date="2023-06-27T07:48:00Z">
              <w:r w:rsidRPr="00577A54" w:rsidDel="00357DD5">
                <w:delText>3</w:delText>
              </w:r>
            </w:del>
          </w:p>
        </w:tc>
        <w:tc>
          <w:tcPr>
            <w:tcW w:w="3757" w:type="dxa"/>
          </w:tcPr>
          <w:p w14:paraId="1B9FFABC" w14:textId="320E79F9"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57" w:author="Molly McEvilley" w:date="2023-06-27T07:48:00Z"/>
                <w:rFonts w:ascii="Open Sans" w:hAnsi="Open Sans" w:cs="Open Sans"/>
              </w:rPr>
            </w:pPr>
            <w:del w:id="2458" w:author="Molly McEvilley" w:date="2023-06-27T07:48:00Z">
              <w:r w:rsidRPr="001A0862" w:rsidDel="00357DD5">
                <w:rPr>
                  <w:i/>
                  <w:iCs/>
                </w:rPr>
                <w:delText>No</w:delText>
              </w:r>
              <w:r w:rsidR="00871FFC" w:rsidDel="00357DD5">
                <w:rPr>
                  <w:i/>
                  <w:iCs/>
                </w:rPr>
                <w:delText>SingleGender</w:delText>
              </w:r>
              <w:r w:rsidDel="00357DD5">
                <w:delText xml:space="preserve"> = 1</w:delText>
              </w:r>
            </w:del>
          </w:p>
        </w:tc>
        <w:tc>
          <w:tcPr>
            <w:tcW w:w="1373" w:type="dxa"/>
          </w:tcPr>
          <w:p w14:paraId="6362B691" w14:textId="311485BB"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59" w:author="Molly McEvilley" w:date="2023-06-27T07:48:00Z"/>
              </w:rPr>
            </w:pPr>
            <w:del w:id="2460" w:author="Molly McEvilley" w:date="2023-06-27T07:48:00Z">
              <w:r w:rsidDel="00357DD5">
                <w:delText>4</w:delText>
              </w:r>
            </w:del>
          </w:p>
        </w:tc>
        <w:tc>
          <w:tcPr>
            <w:tcW w:w="2947" w:type="dxa"/>
          </w:tcPr>
          <w:p w14:paraId="5D02C253" w14:textId="755C62BC"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61" w:author="Molly McEvilley" w:date="2023-06-27T07:48:00Z"/>
              </w:rPr>
            </w:pPr>
            <w:del w:id="2462" w:author="Molly McEvilley" w:date="2023-06-27T07:48:00Z">
              <w:r w:rsidDel="00357DD5">
                <w:delText>Non-Singular</w:delText>
              </w:r>
            </w:del>
          </w:p>
        </w:tc>
      </w:tr>
      <w:tr w:rsidR="00D6011B" w:rsidRPr="00107D01" w:rsidDel="00357DD5" w14:paraId="56429006" w14:textId="2D15D2C6" w:rsidTr="00E969C2">
        <w:trPr>
          <w:cnfStyle w:val="000000010000" w:firstRow="0" w:lastRow="0" w:firstColumn="0" w:lastColumn="0" w:oddVBand="0" w:evenVBand="0" w:oddHBand="0" w:evenHBand="1" w:firstRowFirstColumn="0" w:firstRowLastColumn="0" w:lastRowFirstColumn="0" w:lastRowLastColumn="0"/>
          <w:trHeight w:val="216"/>
          <w:del w:id="2463"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3437173" w14:textId="1B7D2912" w:rsidR="00D6011B" w:rsidRPr="00577A54" w:rsidDel="00357DD5" w:rsidRDefault="00D6011B" w:rsidP="0030339F">
            <w:pPr>
              <w:pStyle w:val="NoSpacing"/>
              <w:rPr>
                <w:del w:id="2464" w:author="Molly McEvilley" w:date="2023-06-27T07:48:00Z"/>
              </w:rPr>
            </w:pPr>
            <w:del w:id="2465" w:author="Molly McEvilley" w:date="2023-06-27T07:48:00Z">
              <w:r w:rsidRPr="00577A54" w:rsidDel="00357DD5">
                <w:delText>4</w:delText>
              </w:r>
            </w:del>
          </w:p>
        </w:tc>
        <w:tc>
          <w:tcPr>
            <w:tcW w:w="3757" w:type="dxa"/>
          </w:tcPr>
          <w:p w14:paraId="4D63F2F6" w14:textId="6F562A45" w:rsidR="00D6011B" w:rsidRPr="00541CB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66" w:author="Molly McEvilley" w:date="2023-06-27T07:48:00Z"/>
                <w:rFonts w:ascii="Open Sans" w:hAnsi="Open Sans" w:cs="Open Sans"/>
                <w:iCs/>
              </w:rPr>
            </w:pPr>
            <w:del w:id="2467" w:author="Molly McEvilley" w:date="2023-06-27T07:48:00Z">
              <w:r w:rsidDel="00357DD5">
                <w:rPr>
                  <w:i/>
                </w:rPr>
                <w:delText xml:space="preserve">Male </w:delText>
              </w:r>
              <w:r w:rsidDel="00357DD5">
                <w:rPr>
                  <w:iCs/>
                </w:rPr>
                <w:delText xml:space="preserve">= 1 and </w:delText>
              </w:r>
              <w:r w:rsidDel="00357DD5">
                <w:rPr>
                  <w:i/>
                </w:rPr>
                <w:delText xml:space="preserve">Female </w:delText>
              </w:r>
              <w:r w:rsidDel="00357DD5">
                <w:rPr>
                  <w:iCs/>
                </w:rPr>
                <w:delText>= 1</w:delText>
              </w:r>
            </w:del>
          </w:p>
        </w:tc>
        <w:tc>
          <w:tcPr>
            <w:tcW w:w="1373" w:type="dxa"/>
          </w:tcPr>
          <w:p w14:paraId="0E6CAB54" w14:textId="45057655"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68" w:author="Molly McEvilley" w:date="2023-06-27T07:48:00Z"/>
              </w:rPr>
            </w:pPr>
            <w:del w:id="2469" w:author="Molly McEvilley" w:date="2023-06-27T07:48:00Z">
              <w:r w:rsidDel="00357DD5">
                <w:delText>4</w:delText>
              </w:r>
            </w:del>
          </w:p>
        </w:tc>
        <w:tc>
          <w:tcPr>
            <w:tcW w:w="2947" w:type="dxa"/>
          </w:tcPr>
          <w:p w14:paraId="79F56577" w14:textId="0122BF6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70" w:author="Molly McEvilley" w:date="2023-06-27T07:48:00Z"/>
              </w:rPr>
            </w:pPr>
            <w:del w:id="2471" w:author="Molly McEvilley" w:date="2023-06-27T07:48:00Z">
              <w:r w:rsidDel="00357DD5">
                <w:delText>Non-Singular</w:delText>
              </w:r>
            </w:del>
          </w:p>
        </w:tc>
      </w:tr>
      <w:tr w:rsidR="00D6011B" w:rsidRPr="00107D01" w:rsidDel="00357DD5" w14:paraId="5BE03929" w14:textId="7885F051" w:rsidTr="00E969C2">
        <w:trPr>
          <w:cnfStyle w:val="000000100000" w:firstRow="0" w:lastRow="0" w:firstColumn="0" w:lastColumn="0" w:oddVBand="0" w:evenVBand="0" w:oddHBand="1" w:evenHBand="0" w:firstRowFirstColumn="0" w:firstRowLastColumn="0" w:lastRowFirstColumn="0" w:lastRowLastColumn="0"/>
          <w:trHeight w:val="216"/>
          <w:del w:id="2472"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4A42DFE" w:rsidR="00D6011B" w:rsidRPr="00577A54" w:rsidDel="00357DD5" w:rsidRDefault="00D6011B" w:rsidP="0030339F">
            <w:pPr>
              <w:pStyle w:val="NoSpacing"/>
              <w:rPr>
                <w:del w:id="2473" w:author="Molly McEvilley" w:date="2023-06-27T07:48:00Z"/>
              </w:rPr>
            </w:pPr>
            <w:del w:id="2474" w:author="Molly McEvilley" w:date="2023-06-27T07:48:00Z">
              <w:r w:rsidDel="00357DD5">
                <w:delText>5</w:delText>
              </w:r>
            </w:del>
          </w:p>
        </w:tc>
        <w:tc>
          <w:tcPr>
            <w:tcW w:w="3757" w:type="dxa"/>
          </w:tcPr>
          <w:p w14:paraId="4858DEE7" w14:textId="2A8647D4" w:rsidR="00D6011B" w:rsidRPr="00541CB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75" w:author="Molly McEvilley" w:date="2023-06-27T07:48:00Z"/>
                <w:rFonts w:ascii="Open Sans" w:hAnsi="Open Sans" w:cs="Open Sans"/>
                <w:iCs/>
              </w:rPr>
            </w:pPr>
            <w:del w:id="2476" w:author="Molly McEvilley" w:date="2023-06-27T07:48:00Z">
              <w:r w:rsidDel="00357DD5">
                <w:rPr>
                  <w:i/>
                </w:rPr>
                <w:delText xml:space="preserve">Transgender </w:delText>
              </w:r>
              <w:r w:rsidDel="00357DD5">
                <w:rPr>
                  <w:iCs/>
                </w:rPr>
                <w:delText>= 1</w:delText>
              </w:r>
            </w:del>
          </w:p>
        </w:tc>
        <w:tc>
          <w:tcPr>
            <w:tcW w:w="1373" w:type="dxa"/>
          </w:tcPr>
          <w:p w14:paraId="146C179E" w14:textId="1898C94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77" w:author="Molly McEvilley" w:date="2023-06-27T07:48:00Z"/>
              </w:rPr>
            </w:pPr>
            <w:del w:id="2478" w:author="Molly McEvilley" w:date="2023-06-27T07:48:00Z">
              <w:r w:rsidDel="00357DD5">
                <w:delText>3</w:delText>
              </w:r>
            </w:del>
          </w:p>
        </w:tc>
        <w:tc>
          <w:tcPr>
            <w:tcW w:w="2947" w:type="dxa"/>
          </w:tcPr>
          <w:p w14:paraId="11D2B7C2" w14:textId="707CA2F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79" w:author="Molly McEvilley" w:date="2023-06-27T07:48:00Z"/>
              </w:rPr>
            </w:pPr>
            <w:del w:id="2480" w:author="Molly McEvilley" w:date="2023-06-27T07:48:00Z">
              <w:r w:rsidDel="00357DD5">
                <w:delText>Transgender</w:delText>
              </w:r>
            </w:del>
          </w:p>
        </w:tc>
      </w:tr>
      <w:tr w:rsidR="00D6011B" w:rsidRPr="00107D01" w:rsidDel="00357DD5" w14:paraId="4BF818B3" w14:textId="0572F581" w:rsidTr="00E969C2">
        <w:trPr>
          <w:cnfStyle w:val="000000010000" w:firstRow="0" w:lastRow="0" w:firstColumn="0" w:lastColumn="0" w:oddVBand="0" w:evenVBand="0" w:oddHBand="0" w:evenHBand="1" w:firstRowFirstColumn="0" w:firstRowLastColumn="0" w:lastRowFirstColumn="0" w:lastRowLastColumn="0"/>
          <w:trHeight w:val="216"/>
          <w:del w:id="2481"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43FDAFC3" w14:textId="4192DC15" w:rsidR="00D6011B" w:rsidRPr="00577A54" w:rsidDel="00357DD5" w:rsidRDefault="00D6011B" w:rsidP="0030339F">
            <w:pPr>
              <w:pStyle w:val="NoSpacing"/>
              <w:rPr>
                <w:del w:id="2482" w:author="Molly McEvilley" w:date="2023-06-27T07:48:00Z"/>
              </w:rPr>
            </w:pPr>
            <w:del w:id="2483" w:author="Molly McEvilley" w:date="2023-06-27T07:48:00Z">
              <w:r w:rsidDel="00357DD5">
                <w:delText>6</w:delText>
              </w:r>
            </w:del>
          </w:p>
        </w:tc>
        <w:tc>
          <w:tcPr>
            <w:tcW w:w="3757" w:type="dxa"/>
          </w:tcPr>
          <w:p w14:paraId="764CABD2" w14:textId="3B892A3A"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84" w:author="Molly McEvilley" w:date="2023-06-27T07:48:00Z"/>
                <w:rFonts w:ascii="Open Sans" w:hAnsi="Open Sans" w:cs="Open Sans"/>
                <w:iCs/>
              </w:rPr>
            </w:pPr>
            <w:del w:id="2485" w:author="Molly McEvilley" w:date="2023-06-27T07:48:00Z">
              <w:r w:rsidDel="00357DD5">
                <w:rPr>
                  <w:i/>
                </w:rPr>
                <w:delText xml:space="preserve">Female </w:delText>
              </w:r>
              <w:r w:rsidDel="00357DD5">
                <w:rPr>
                  <w:iCs/>
                </w:rPr>
                <w:delText>= 1</w:delText>
              </w:r>
            </w:del>
          </w:p>
        </w:tc>
        <w:tc>
          <w:tcPr>
            <w:tcW w:w="1373" w:type="dxa"/>
          </w:tcPr>
          <w:p w14:paraId="76688B46" w14:textId="7989C27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86" w:author="Molly McEvilley" w:date="2023-06-27T07:48:00Z"/>
              </w:rPr>
            </w:pPr>
            <w:del w:id="2487" w:author="Molly McEvilley" w:date="2023-06-27T07:48:00Z">
              <w:r w:rsidDel="00357DD5">
                <w:delText>1</w:delText>
              </w:r>
            </w:del>
          </w:p>
        </w:tc>
        <w:tc>
          <w:tcPr>
            <w:tcW w:w="2947" w:type="dxa"/>
          </w:tcPr>
          <w:p w14:paraId="23B40387" w14:textId="73DD221F"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88" w:author="Molly McEvilley" w:date="2023-06-27T07:48:00Z"/>
              </w:rPr>
            </w:pPr>
            <w:del w:id="2489" w:author="Molly McEvilley" w:date="2023-06-27T07:48:00Z">
              <w:r w:rsidDel="00357DD5">
                <w:delText>Female</w:delText>
              </w:r>
            </w:del>
          </w:p>
        </w:tc>
      </w:tr>
      <w:tr w:rsidR="00D6011B" w:rsidRPr="00107D01" w:rsidDel="00357DD5" w14:paraId="41AFA52F" w14:textId="6AFE62C7" w:rsidTr="00E969C2">
        <w:trPr>
          <w:cnfStyle w:val="000000100000" w:firstRow="0" w:lastRow="0" w:firstColumn="0" w:lastColumn="0" w:oddVBand="0" w:evenVBand="0" w:oddHBand="1" w:evenHBand="0" w:firstRowFirstColumn="0" w:firstRowLastColumn="0" w:lastRowFirstColumn="0" w:lastRowLastColumn="0"/>
          <w:trHeight w:val="216"/>
          <w:del w:id="2490"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7D86FE2" w14:textId="25F3B898" w:rsidR="00D6011B" w:rsidRPr="00577A54" w:rsidDel="00357DD5" w:rsidRDefault="00D6011B" w:rsidP="0030339F">
            <w:pPr>
              <w:pStyle w:val="NoSpacing"/>
              <w:rPr>
                <w:del w:id="2491" w:author="Molly McEvilley" w:date="2023-06-27T07:48:00Z"/>
              </w:rPr>
            </w:pPr>
            <w:del w:id="2492" w:author="Molly McEvilley" w:date="2023-06-27T07:48:00Z">
              <w:r w:rsidDel="00357DD5">
                <w:delText>6</w:delText>
              </w:r>
            </w:del>
          </w:p>
        </w:tc>
        <w:tc>
          <w:tcPr>
            <w:tcW w:w="3757" w:type="dxa"/>
          </w:tcPr>
          <w:p w14:paraId="1548F750" w14:textId="2670C65B"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3" w:author="Molly McEvilley" w:date="2023-06-27T07:48:00Z"/>
                <w:rFonts w:ascii="Open Sans" w:hAnsi="Open Sans" w:cs="Open Sans"/>
              </w:rPr>
            </w:pPr>
            <w:del w:id="2494" w:author="Molly McEvilley" w:date="2023-06-27T07:48:00Z">
              <w:r w:rsidDel="00357DD5">
                <w:rPr>
                  <w:i/>
                </w:rPr>
                <w:delText xml:space="preserve">Male </w:delText>
              </w:r>
              <w:r w:rsidDel="00357DD5">
                <w:rPr>
                  <w:iCs/>
                </w:rPr>
                <w:delText>= 1</w:delText>
              </w:r>
            </w:del>
          </w:p>
        </w:tc>
        <w:tc>
          <w:tcPr>
            <w:tcW w:w="1373" w:type="dxa"/>
          </w:tcPr>
          <w:p w14:paraId="2B44731C" w14:textId="0AB984B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5" w:author="Molly McEvilley" w:date="2023-06-27T07:48:00Z"/>
              </w:rPr>
            </w:pPr>
            <w:del w:id="2496" w:author="Molly McEvilley" w:date="2023-06-27T07:48:00Z">
              <w:r w:rsidDel="00357DD5">
                <w:delText>2</w:delText>
              </w:r>
            </w:del>
          </w:p>
        </w:tc>
        <w:tc>
          <w:tcPr>
            <w:tcW w:w="2947" w:type="dxa"/>
          </w:tcPr>
          <w:p w14:paraId="7C00B1BD" w14:textId="40D94A26"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7" w:author="Molly McEvilley" w:date="2023-06-27T07:48:00Z"/>
              </w:rPr>
            </w:pPr>
            <w:del w:id="2498" w:author="Molly McEvilley" w:date="2023-06-27T07:48:00Z">
              <w:r w:rsidDel="00357DD5">
                <w:delText>Male</w:delText>
              </w:r>
            </w:del>
          </w:p>
        </w:tc>
      </w:tr>
      <w:tr w:rsidR="00D6011B" w:rsidRPr="00107D01" w:rsidDel="00357DD5" w14:paraId="0D2D7DB3" w14:textId="2E7C899A" w:rsidTr="00E969C2">
        <w:trPr>
          <w:cnfStyle w:val="000000010000" w:firstRow="0" w:lastRow="0" w:firstColumn="0" w:lastColumn="0" w:oddVBand="0" w:evenVBand="0" w:oddHBand="0" w:evenHBand="1" w:firstRowFirstColumn="0" w:firstRowLastColumn="0" w:lastRowFirstColumn="0" w:lastRowLastColumn="0"/>
          <w:trHeight w:val="216"/>
          <w:del w:id="2499"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A60C9EE" w14:textId="3FC47A5B" w:rsidR="00D6011B" w:rsidDel="00357DD5" w:rsidRDefault="00D6011B" w:rsidP="0030339F">
            <w:pPr>
              <w:pStyle w:val="NoSpacing"/>
              <w:rPr>
                <w:del w:id="2500" w:author="Molly McEvilley" w:date="2023-06-27T07:48:00Z"/>
              </w:rPr>
            </w:pPr>
            <w:del w:id="2501" w:author="Molly McEvilley" w:date="2023-06-27T07:48:00Z">
              <w:r w:rsidDel="00357DD5">
                <w:delText>7</w:delText>
              </w:r>
            </w:del>
          </w:p>
        </w:tc>
        <w:tc>
          <w:tcPr>
            <w:tcW w:w="3757" w:type="dxa"/>
          </w:tcPr>
          <w:p w14:paraId="3E2F585F" w14:textId="0475A2CC"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02" w:author="Molly McEvilley" w:date="2023-06-27T07:48:00Z"/>
                <w:iCs/>
              </w:rPr>
            </w:pPr>
            <w:del w:id="2503" w:author="Molly McEvilley" w:date="2023-06-27T07:48:00Z">
              <w:r w:rsidDel="00357DD5">
                <w:rPr>
                  <w:iCs/>
                </w:rPr>
                <w:delText>(any other)</w:delText>
              </w:r>
            </w:del>
          </w:p>
        </w:tc>
        <w:tc>
          <w:tcPr>
            <w:tcW w:w="1373" w:type="dxa"/>
          </w:tcPr>
          <w:p w14:paraId="395E1518" w14:textId="1A5DAE34"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04" w:author="Molly McEvilley" w:date="2023-06-27T07:48:00Z"/>
              </w:rPr>
            </w:pPr>
            <w:del w:id="2505" w:author="Molly McEvilley" w:date="2023-06-27T07:48:00Z">
              <w:r w:rsidDel="00357DD5">
                <w:delText>99</w:delText>
              </w:r>
            </w:del>
          </w:p>
        </w:tc>
        <w:tc>
          <w:tcPr>
            <w:tcW w:w="2947" w:type="dxa"/>
          </w:tcPr>
          <w:p w14:paraId="695C18BA" w14:textId="2FB0D8DE"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06" w:author="Molly McEvilley" w:date="2023-06-27T07:48:00Z"/>
              </w:rPr>
            </w:pPr>
            <w:del w:id="2507" w:author="Molly McEvilley" w:date="2023-06-25T16:58:00Z">
              <w:r w:rsidDel="00E969C2">
                <w:delText>Missing / invalid</w:delText>
              </w:r>
            </w:del>
          </w:p>
        </w:tc>
      </w:tr>
    </w:tbl>
    <w:p w14:paraId="5A943C06" w14:textId="635D0E98" w:rsidR="00F6733C" w:rsidRPr="006A3016" w:rsidDel="00357DD5" w:rsidRDefault="00F6733C" w:rsidP="006A3016">
      <w:pPr>
        <w:pStyle w:val="Heading4"/>
        <w:rPr>
          <w:del w:id="2508" w:author="Molly McEvilley" w:date="2023-06-27T07:50:00Z"/>
        </w:rPr>
      </w:pPr>
      <w:del w:id="2509" w:author="Molly McEvilley" w:date="2023-06-27T07:50:00Z">
        <w:r w:rsidRPr="0088191A" w:rsidDel="00357DD5">
          <w:delText>Race</w:delText>
        </w:r>
      </w:del>
    </w:p>
    <w:p w14:paraId="03CF90D1" w14:textId="13A9B4D9" w:rsidR="00F6733C" w:rsidRPr="00A6067F" w:rsidDel="00357DD5" w:rsidRDefault="00F6733C" w:rsidP="00F6733C">
      <w:pPr>
        <w:rPr>
          <w:del w:id="2510" w:author="Molly McEvilley" w:date="2023-06-27T07:50:00Z"/>
        </w:rPr>
      </w:pPr>
      <w:del w:id="2511" w:author="Molly McEvilley" w:date="2023-06-27T07:50:00Z">
        <w:r w:rsidRPr="00A6067F" w:rsidDel="00357DD5">
          <w:delText xml:space="preserve">Assign a value of -1 for all non-heads of household under 18 or of unknown age </w:delText>
        </w:r>
        <w:r w:rsidRPr="00577A54" w:rsidDel="00357DD5">
          <w:delText>(</w:delText>
        </w:r>
        <w:r w:rsidRPr="00CF23C7" w:rsidDel="00357DD5">
          <w:rPr>
            <w:b/>
          </w:rPr>
          <w:delText>HoHAdult</w:delText>
        </w:r>
        <w:r w:rsidRPr="00137259" w:rsidDel="00357DD5">
          <w:rPr>
            <w:b/>
          </w:rPr>
          <w:delText xml:space="preserve"> </w:delText>
        </w:r>
        <w:r w:rsidRPr="00577A54" w:rsidDel="00357DD5">
          <w:delText>= 0)</w:delText>
        </w:r>
        <w:r w:rsidRPr="00A6067F" w:rsidDel="00357DD5">
          <w:delText>.</w:delText>
        </w:r>
      </w:del>
    </w:p>
    <w:p w14:paraId="4CF36536" w14:textId="7C93FE73" w:rsidR="00F6733C" w:rsidDel="00357DD5" w:rsidRDefault="00F6733C" w:rsidP="00F6733C">
      <w:pPr>
        <w:rPr>
          <w:del w:id="2512" w:author="Molly McEvilley" w:date="2023-06-27T07:50:00Z"/>
        </w:rPr>
      </w:pPr>
      <w:del w:id="2513" w:author="Molly McEvilley" w:date="2023-06-27T07:50:00Z">
        <w:r w:rsidRPr="00A6067F" w:rsidDel="00357DD5">
          <w:delText xml:space="preserve">Crosswalk HMIS </w:delText>
        </w:r>
        <w:r w:rsidRPr="00655B0F" w:rsidDel="00357DD5">
          <w:rPr>
            <w:i/>
          </w:rPr>
          <w:delText>Race</w:delText>
        </w:r>
        <w:r w:rsidRPr="00A6067F" w:rsidDel="00357DD5">
          <w:delText xml:space="preserve"> values for adults and heads of household in the following priority order:</w:delText>
        </w:r>
      </w:del>
    </w:p>
    <w:tbl>
      <w:tblPr>
        <w:tblStyle w:val="Style11"/>
        <w:tblW w:w="5099" w:type="pct"/>
        <w:tblLook w:val="0420" w:firstRow="1" w:lastRow="0" w:firstColumn="0" w:lastColumn="0" w:noHBand="0" w:noVBand="1"/>
      </w:tblPr>
      <w:tblGrid>
        <w:gridCol w:w="835"/>
        <w:gridCol w:w="4411"/>
        <w:gridCol w:w="837"/>
        <w:gridCol w:w="3452"/>
      </w:tblGrid>
      <w:tr w:rsidR="00FE0174" w:rsidRPr="00107D01" w:rsidDel="00357DD5" w14:paraId="073D9A5A" w14:textId="108EB0DD" w:rsidTr="0030339F">
        <w:trPr>
          <w:cnfStyle w:val="100000000000" w:firstRow="1" w:lastRow="0" w:firstColumn="0" w:lastColumn="0" w:oddVBand="0" w:evenVBand="0" w:oddHBand="0" w:evenHBand="0" w:firstRowFirstColumn="0" w:firstRowLastColumn="0" w:lastRowFirstColumn="0" w:lastRowLastColumn="0"/>
          <w:cantSplit/>
          <w:trHeight w:val="216"/>
          <w:tblHeader/>
          <w:del w:id="2514" w:author="Molly McEvilley" w:date="2023-06-27T07:50:00Z"/>
        </w:trPr>
        <w:tc>
          <w:tcPr>
            <w:tcW w:w="438" w:type="pct"/>
          </w:tcPr>
          <w:p w14:paraId="5C1008E3" w14:textId="03E52BC0" w:rsidR="00FE0174" w:rsidRPr="008743AE" w:rsidDel="00357DD5" w:rsidRDefault="00FE0174" w:rsidP="0030339F">
            <w:pPr>
              <w:pStyle w:val="NoSpacing"/>
              <w:rPr>
                <w:del w:id="2515" w:author="Molly McEvilley" w:date="2023-06-27T07:50:00Z"/>
              </w:rPr>
            </w:pPr>
            <w:del w:id="2516" w:author="Molly McEvilley" w:date="2023-06-27T07:50:00Z">
              <w:r w:rsidRPr="008743AE" w:rsidDel="00357DD5">
                <w:delText>Priority</w:delText>
              </w:r>
            </w:del>
          </w:p>
        </w:tc>
        <w:tc>
          <w:tcPr>
            <w:tcW w:w="2313" w:type="pct"/>
          </w:tcPr>
          <w:p w14:paraId="6E31E3AC" w14:textId="73773583" w:rsidR="00FE0174" w:rsidRPr="008743AE" w:rsidDel="00357DD5" w:rsidRDefault="00FE0174" w:rsidP="0030339F">
            <w:pPr>
              <w:pStyle w:val="NoSpacing"/>
              <w:rPr>
                <w:del w:id="2517" w:author="Molly McEvilley" w:date="2023-06-27T07:50:00Z"/>
              </w:rPr>
            </w:pPr>
            <w:del w:id="2518" w:author="Molly McEvilley" w:date="2023-06-27T07:50:00Z">
              <w:r w:rsidRPr="008743AE" w:rsidDel="00357DD5">
                <w:delText xml:space="preserve">HMIS Race Values </w:delText>
              </w:r>
            </w:del>
          </w:p>
        </w:tc>
        <w:tc>
          <w:tcPr>
            <w:tcW w:w="439" w:type="pct"/>
          </w:tcPr>
          <w:p w14:paraId="0AF83D51" w14:textId="5461B4FF" w:rsidR="00FE0174" w:rsidRPr="00107D01" w:rsidDel="00357DD5" w:rsidRDefault="00FE0174" w:rsidP="0030339F">
            <w:pPr>
              <w:pStyle w:val="NoSpacing"/>
              <w:rPr>
                <w:del w:id="2519" w:author="Molly McEvilley" w:date="2023-06-27T07:50:00Z"/>
                <w:rFonts w:ascii="Open Sans" w:hAnsi="Open Sans" w:cs="Open Sans"/>
                <w:b w:val="0"/>
                <w:bCs w:val="0"/>
              </w:rPr>
            </w:pPr>
            <w:del w:id="2520" w:author="Molly McEvilley" w:date="2023-06-27T07:50:00Z">
              <w:r w:rsidRPr="00655B0F" w:rsidDel="00357DD5">
                <w:delText>LSA</w:delText>
              </w:r>
              <w:r w:rsidRPr="00A6067F" w:rsidDel="00357DD5">
                <w:rPr>
                  <w:b w:val="0"/>
                  <w:bCs w:val="0"/>
                </w:rPr>
                <w:delText xml:space="preserve"> </w:delText>
              </w:r>
              <w:r w:rsidRPr="00655B0F" w:rsidDel="00357DD5">
                <w:delText>Value</w:delText>
              </w:r>
            </w:del>
          </w:p>
        </w:tc>
        <w:tc>
          <w:tcPr>
            <w:tcW w:w="1810" w:type="pct"/>
          </w:tcPr>
          <w:p w14:paraId="7054FB67" w14:textId="424C9F79" w:rsidR="00FE0174" w:rsidRPr="008743AE" w:rsidDel="00357DD5" w:rsidRDefault="00FE0174" w:rsidP="0030339F">
            <w:pPr>
              <w:pStyle w:val="NoSpacing"/>
              <w:rPr>
                <w:del w:id="2521" w:author="Molly McEvilley" w:date="2023-06-27T07:50:00Z"/>
              </w:rPr>
            </w:pPr>
            <w:del w:id="2522" w:author="Molly McEvilley" w:date="2023-06-27T07:50:00Z">
              <w:r w:rsidRPr="008743AE" w:rsidDel="00357DD5">
                <w:delText>LSA Category</w:delText>
              </w:r>
            </w:del>
          </w:p>
        </w:tc>
      </w:tr>
      <w:tr w:rsidR="00FE0174" w:rsidRPr="00107D01" w:rsidDel="00357DD5" w14:paraId="378172DC" w14:textId="0A187A73" w:rsidTr="0030339F">
        <w:trPr>
          <w:cnfStyle w:val="000000100000" w:firstRow="0" w:lastRow="0" w:firstColumn="0" w:lastColumn="0" w:oddVBand="0" w:evenVBand="0" w:oddHBand="1" w:evenHBand="0" w:firstRowFirstColumn="0" w:firstRowLastColumn="0" w:lastRowFirstColumn="0" w:lastRowLastColumn="0"/>
          <w:cantSplit/>
          <w:trHeight w:val="216"/>
          <w:del w:id="2523" w:author="Molly McEvilley" w:date="2023-06-27T07:50:00Z"/>
        </w:trPr>
        <w:tc>
          <w:tcPr>
            <w:tcW w:w="438" w:type="pct"/>
          </w:tcPr>
          <w:p w14:paraId="615732F4" w14:textId="6FD00761" w:rsidR="00FE0174" w:rsidRPr="00577A54" w:rsidDel="00357DD5" w:rsidRDefault="00FE0174" w:rsidP="0030339F">
            <w:pPr>
              <w:pStyle w:val="NoSpacing"/>
              <w:rPr>
                <w:del w:id="2524" w:author="Molly McEvilley" w:date="2023-06-27T07:50:00Z"/>
              </w:rPr>
            </w:pPr>
            <w:del w:id="2525" w:author="Molly McEvilley" w:date="2023-06-27T07:50:00Z">
              <w:r w:rsidRPr="00577A54" w:rsidDel="00357DD5">
                <w:delText>1</w:delText>
              </w:r>
            </w:del>
          </w:p>
        </w:tc>
        <w:tc>
          <w:tcPr>
            <w:tcW w:w="2313" w:type="pct"/>
          </w:tcPr>
          <w:p w14:paraId="6FE984ED" w14:textId="51BBC4D9" w:rsidR="00FE0174" w:rsidRPr="00107D01" w:rsidDel="00357DD5" w:rsidRDefault="00FE0174">
            <w:pPr>
              <w:pStyle w:val="NoSpacing"/>
              <w:rPr>
                <w:del w:id="2526" w:author="Molly McEvilley" w:date="2023-06-27T07:50:00Z"/>
                <w:rFonts w:ascii="Open Sans" w:hAnsi="Open Sans" w:cs="Open Sans"/>
              </w:rPr>
            </w:pPr>
            <w:del w:id="2527" w:author="Molly McEvilley" w:date="2023-06-27T07:50:00Z">
              <w:r w:rsidRPr="00577A54" w:rsidDel="00357DD5">
                <w:delText>Regardless of any other data</w:delText>
              </w:r>
              <w:r w:rsidDel="00357DD5">
                <w:delText xml:space="preserve">, </w:delText>
              </w:r>
              <w:r w:rsidDel="00357DD5">
                <w:rPr>
                  <w:i/>
                  <w:iCs/>
                </w:rPr>
                <w:delText xml:space="preserve">RaceNone </w:delText>
              </w:r>
              <w:r w:rsidDel="00357DD5">
                <w:delText>in (8,9)</w:delText>
              </w:r>
            </w:del>
          </w:p>
        </w:tc>
        <w:tc>
          <w:tcPr>
            <w:tcW w:w="439" w:type="pct"/>
          </w:tcPr>
          <w:p w14:paraId="6C9D73E0" w14:textId="3FF893AC" w:rsidR="00FE0174" w:rsidRPr="00577A54" w:rsidDel="00357DD5" w:rsidRDefault="00FE0174" w:rsidP="0030339F">
            <w:pPr>
              <w:pStyle w:val="NoSpacing"/>
              <w:rPr>
                <w:del w:id="2528" w:author="Molly McEvilley" w:date="2023-06-27T07:50:00Z"/>
              </w:rPr>
            </w:pPr>
            <w:del w:id="2529" w:author="Molly McEvilley" w:date="2023-06-27T07:50:00Z">
              <w:r w:rsidRPr="00577A54" w:rsidDel="00357DD5">
                <w:delText>98</w:delText>
              </w:r>
            </w:del>
          </w:p>
        </w:tc>
        <w:tc>
          <w:tcPr>
            <w:tcW w:w="1810" w:type="pct"/>
          </w:tcPr>
          <w:p w14:paraId="6F735B46" w14:textId="1F548FAC" w:rsidR="00FE0174" w:rsidRPr="00577A54" w:rsidDel="00357DD5" w:rsidRDefault="00FE0174" w:rsidP="0030339F">
            <w:pPr>
              <w:pStyle w:val="NoSpacing"/>
              <w:rPr>
                <w:del w:id="2530" w:author="Molly McEvilley" w:date="2023-06-27T07:50:00Z"/>
              </w:rPr>
            </w:pPr>
            <w:del w:id="2531" w:author="Molly McEvilley" w:date="2023-06-20T13:39:00Z">
              <w:r w:rsidRPr="00577A54" w:rsidDel="00F940B6">
                <w:delText>Client doesn't know/refused</w:delText>
              </w:r>
            </w:del>
          </w:p>
        </w:tc>
      </w:tr>
      <w:tr w:rsidR="00FE0174" w:rsidRPr="00107D01" w:rsidDel="00357DD5" w14:paraId="5B4A7C22" w14:textId="4597487F" w:rsidTr="0030339F">
        <w:trPr>
          <w:cnfStyle w:val="000000010000" w:firstRow="0" w:lastRow="0" w:firstColumn="0" w:lastColumn="0" w:oddVBand="0" w:evenVBand="0" w:oddHBand="0" w:evenHBand="1" w:firstRowFirstColumn="0" w:firstRowLastColumn="0" w:lastRowFirstColumn="0" w:lastRowLastColumn="0"/>
          <w:cantSplit/>
          <w:trHeight w:val="216"/>
          <w:del w:id="2532" w:author="Molly McEvilley" w:date="2023-06-27T07:50:00Z"/>
        </w:trPr>
        <w:tc>
          <w:tcPr>
            <w:tcW w:w="438" w:type="pct"/>
          </w:tcPr>
          <w:p w14:paraId="7C202115" w14:textId="6E802C57" w:rsidR="00FE0174" w:rsidRPr="00577A54" w:rsidDel="00357DD5" w:rsidRDefault="00FE0174" w:rsidP="0030339F">
            <w:pPr>
              <w:pStyle w:val="NoSpacing"/>
              <w:rPr>
                <w:del w:id="2533" w:author="Molly McEvilley" w:date="2023-06-27T07:50:00Z"/>
              </w:rPr>
            </w:pPr>
            <w:del w:id="2534" w:author="Molly McEvilley" w:date="2023-06-27T07:50:00Z">
              <w:r w:rsidRPr="00577A54" w:rsidDel="00357DD5">
                <w:delText>2</w:delText>
              </w:r>
            </w:del>
          </w:p>
        </w:tc>
        <w:tc>
          <w:tcPr>
            <w:tcW w:w="2313" w:type="pct"/>
          </w:tcPr>
          <w:p w14:paraId="22D42F0E" w14:textId="5F969DBE" w:rsidR="00FE0174" w:rsidRPr="00107D01" w:rsidDel="00357DD5" w:rsidRDefault="00FE0174">
            <w:pPr>
              <w:pStyle w:val="NoSpacing"/>
              <w:rPr>
                <w:del w:id="2535" w:author="Molly McEvilley" w:date="2023-06-27T07:50:00Z"/>
                <w:rFonts w:ascii="Open Sans" w:hAnsi="Open Sans" w:cs="Open Sans"/>
              </w:rPr>
            </w:pPr>
            <w:del w:id="2536" w:author="Molly McEvilley" w:date="2023-06-27T07:50:00Z">
              <w:r w:rsidRPr="00577A54" w:rsidDel="00357DD5">
                <w:delText>Regardless of any other race data</w:delText>
              </w:r>
              <w:r w:rsidDel="00357DD5">
                <w:delText xml:space="preserve">, </w:delText>
              </w:r>
              <w:r w:rsidRPr="00B0703E" w:rsidDel="00357DD5">
                <w:rPr>
                  <w:i/>
                  <w:iCs/>
                </w:rPr>
                <w:delText>RaceNone</w:delText>
              </w:r>
              <w:r w:rsidDel="00357DD5">
                <w:delText xml:space="preserve"> = 99</w:delText>
              </w:r>
            </w:del>
          </w:p>
        </w:tc>
        <w:tc>
          <w:tcPr>
            <w:tcW w:w="439" w:type="pct"/>
          </w:tcPr>
          <w:p w14:paraId="411DF60A" w14:textId="005B5E5F" w:rsidR="00FE0174" w:rsidRPr="00577A54" w:rsidDel="00357DD5" w:rsidRDefault="00FE0174" w:rsidP="0030339F">
            <w:pPr>
              <w:pStyle w:val="NoSpacing"/>
              <w:rPr>
                <w:del w:id="2537" w:author="Molly McEvilley" w:date="2023-06-27T07:50:00Z"/>
              </w:rPr>
            </w:pPr>
            <w:del w:id="2538" w:author="Molly McEvilley" w:date="2023-06-27T07:50:00Z">
              <w:r w:rsidRPr="00577A54" w:rsidDel="00357DD5">
                <w:delText>99</w:delText>
              </w:r>
            </w:del>
          </w:p>
        </w:tc>
        <w:tc>
          <w:tcPr>
            <w:tcW w:w="1810" w:type="pct"/>
          </w:tcPr>
          <w:p w14:paraId="3574C230" w14:textId="511FA204" w:rsidR="00FE0174" w:rsidRPr="00577A54" w:rsidDel="00357DD5" w:rsidRDefault="00FE0174" w:rsidP="0030339F">
            <w:pPr>
              <w:pStyle w:val="NoSpacing"/>
              <w:rPr>
                <w:del w:id="2539" w:author="Molly McEvilley" w:date="2023-06-27T07:50:00Z"/>
              </w:rPr>
            </w:pPr>
            <w:del w:id="2540" w:author="Molly McEvilley" w:date="2023-06-27T07:50:00Z">
              <w:r w:rsidRPr="00577A54" w:rsidDel="00357DD5">
                <w:delText>Missing/invalid</w:delText>
              </w:r>
            </w:del>
          </w:p>
        </w:tc>
      </w:tr>
      <w:tr w:rsidR="00FE0174" w:rsidRPr="00107D01" w:rsidDel="00357DD5" w14:paraId="37BF993A" w14:textId="7E7E0137" w:rsidTr="0030339F">
        <w:trPr>
          <w:cnfStyle w:val="000000100000" w:firstRow="0" w:lastRow="0" w:firstColumn="0" w:lastColumn="0" w:oddVBand="0" w:evenVBand="0" w:oddHBand="1" w:evenHBand="0" w:firstRowFirstColumn="0" w:firstRowLastColumn="0" w:lastRowFirstColumn="0" w:lastRowLastColumn="0"/>
          <w:cantSplit/>
          <w:trHeight w:val="216"/>
          <w:del w:id="2541" w:author="Molly McEvilley" w:date="2023-06-27T07:50:00Z"/>
        </w:trPr>
        <w:tc>
          <w:tcPr>
            <w:tcW w:w="438" w:type="pct"/>
          </w:tcPr>
          <w:p w14:paraId="5389163E" w14:textId="3E0B22C2" w:rsidR="00FE0174" w:rsidRPr="00577A54" w:rsidDel="00357DD5" w:rsidRDefault="00FE0174" w:rsidP="0030339F">
            <w:pPr>
              <w:pStyle w:val="NoSpacing"/>
              <w:rPr>
                <w:del w:id="2542" w:author="Molly McEvilley" w:date="2023-06-27T07:50:00Z"/>
              </w:rPr>
            </w:pPr>
            <w:del w:id="2543" w:author="Molly McEvilley" w:date="2023-06-27T07:50:00Z">
              <w:r w:rsidRPr="00577A54" w:rsidDel="00357DD5">
                <w:delText>3</w:delText>
              </w:r>
            </w:del>
          </w:p>
        </w:tc>
        <w:tc>
          <w:tcPr>
            <w:tcW w:w="2313" w:type="pct"/>
          </w:tcPr>
          <w:p w14:paraId="4D2725F5" w14:textId="2D679907" w:rsidR="00FE0174" w:rsidRPr="00107D01" w:rsidDel="00357DD5" w:rsidRDefault="00FE0174" w:rsidP="0030339F">
            <w:pPr>
              <w:pStyle w:val="NoSpacing"/>
              <w:rPr>
                <w:del w:id="2544" w:author="Molly McEvilley" w:date="2023-06-27T07:50:00Z"/>
                <w:rFonts w:ascii="Open Sans" w:hAnsi="Open Sans" w:cs="Open Sans"/>
              </w:rPr>
            </w:pPr>
            <w:del w:id="2545" w:author="Molly McEvilley" w:date="2023-06-27T07:50:00Z">
              <w:r w:rsidDel="00357DD5">
                <w:delText xml:space="preserve">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w:delText>
              </w:r>
            </w:del>
            <w:del w:id="2546" w:author="Molly McEvilley" w:date="2023-06-20T13:00:00Z">
              <w:r w:rsidRPr="00FA4E13" w:rsidDel="00BE3628">
                <w:rPr>
                  <w:i/>
                </w:rPr>
                <w:delText>Other</w:delText>
              </w:r>
            </w:del>
            <w:del w:id="2547" w:author="Molly McEvilley" w:date="2023-06-27T07:50:00Z">
              <w:r w:rsidRPr="00FA4E13" w:rsidDel="00357DD5">
                <w:rPr>
                  <w:i/>
                </w:rPr>
                <w:delText>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w:delText>
              </w:r>
            </w:del>
          </w:p>
        </w:tc>
        <w:tc>
          <w:tcPr>
            <w:tcW w:w="439" w:type="pct"/>
          </w:tcPr>
          <w:p w14:paraId="71E8153F" w14:textId="455C5585" w:rsidR="00FE0174" w:rsidRPr="00577A54" w:rsidDel="00357DD5" w:rsidRDefault="00FE0174" w:rsidP="0030339F">
            <w:pPr>
              <w:pStyle w:val="NoSpacing"/>
              <w:rPr>
                <w:del w:id="2548" w:author="Molly McEvilley" w:date="2023-06-27T07:50:00Z"/>
              </w:rPr>
            </w:pPr>
            <w:del w:id="2549" w:author="Molly McEvilley" w:date="2023-06-27T07:50:00Z">
              <w:r w:rsidDel="00357DD5">
                <w:delText>(see below)</w:delText>
              </w:r>
            </w:del>
          </w:p>
        </w:tc>
        <w:tc>
          <w:tcPr>
            <w:tcW w:w="1810" w:type="pct"/>
          </w:tcPr>
          <w:p w14:paraId="6F840BA5" w14:textId="5E83B9DB" w:rsidR="00FE0174" w:rsidRPr="00577A54" w:rsidDel="00357DD5" w:rsidRDefault="00FE0174" w:rsidP="0030339F">
            <w:pPr>
              <w:pStyle w:val="NoSpacing"/>
              <w:rPr>
                <w:del w:id="2550" w:author="Molly McEvilley" w:date="2023-06-27T07:50:00Z"/>
              </w:rPr>
            </w:pPr>
            <w:del w:id="2551" w:author="Molly McEvilley" w:date="2023-06-27T07:50:00Z">
              <w:r w:rsidDel="00357DD5">
                <w:delText xml:space="preserve">(see below) </w:delText>
              </w:r>
            </w:del>
          </w:p>
        </w:tc>
      </w:tr>
      <w:tr w:rsidR="00FE0174" w:rsidRPr="00107D01" w:rsidDel="00357DD5" w14:paraId="0E6D1507" w14:textId="323A8F91" w:rsidTr="0030339F">
        <w:trPr>
          <w:cnfStyle w:val="000000010000" w:firstRow="0" w:lastRow="0" w:firstColumn="0" w:lastColumn="0" w:oddVBand="0" w:evenVBand="0" w:oddHBand="0" w:evenHBand="1" w:firstRowFirstColumn="0" w:firstRowLastColumn="0" w:lastRowFirstColumn="0" w:lastRowLastColumn="0"/>
          <w:cantSplit/>
          <w:trHeight w:val="216"/>
          <w:del w:id="2552" w:author="Molly McEvilley" w:date="2023-06-27T07:50:00Z"/>
        </w:trPr>
        <w:tc>
          <w:tcPr>
            <w:tcW w:w="438" w:type="pct"/>
          </w:tcPr>
          <w:p w14:paraId="4C660948" w14:textId="2F5AAF72" w:rsidR="00FE0174" w:rsidRPr="00577A54" w:rsidDel="00357DD5" w:rsidRDefault="00FE0174" w:rsidP="0030339F">
            <w:pPr>
              <w:pStyle w:val="NoSpacing"/>
              <w:rPr>
                <w:del w:id="2553" w:author="Molly McEvilley" w:date="2023-06-27T07:50:00Z"/>
              </w:rPr>
            </w:pPr>
            <w:del w:id="2554" w:author="Molly McEvilley" w:date="2023-06-27T07:50:00Z">
              <w:r w:rsidDel="00357DD5">
                <w:delText>5</w:delText>
              </w:r>
            </w:del>
          </w:p>
        </w:tc>
        <w:tc>
          <w:tcPr>
            <w:tcW w:w="2313" w:type="pct"/>
          </w:tcPr>
          <w:p w14:paraId="017EE660" w14:textId="141C9FBC" w:rsidR="00FE0174" w:rsidRPr="00B0703E" w:rsidDel="00357DD5" w:rsidRDefault="00FE0174" w:rsidP="0030339F">
            <w:pPr>
              <w:pStyle w:val="NoSpacing"/>
              <w:rPr>
                <w:del w:id="2555" w:author="Molly McEvilley" w:date="2023-06-27T07:50:00Z"/>
                <w:iCs/>
              </w:rPr>
            </w:pPr>
            <w:del w:id="2556" w:author="Molly McEvilley" w:date="2023-06-27T07:50:00Z">
              <w:r w:rsidRPr="00B0703E" w:rsidDel="00357DD5">
                <w:rPr>
                  <w:iCs/>
                </w:rPr>
                <w:delText>(any other)</w:delText>
              </w:r>
            </w:del>
          </w:p>
        </w:tc>
        <w:tc>
          <w:tcPr>
            <w:tcW w:w="439" w:type="pct"/>
          </w:tcPr>
          <w:p w14:paraId="7C58B4D5" w14:textId="1832A982" w:rsidR="00FE0174" w:rsidRPr="00577A54" w:rsidDel="00357DD5" w:rsidRDefault="00FE0174" w:rsidP="0030339F">
            <w:pPr>
              <w:pStyle w:val="NoSpacing"/>
              <w:rPr>
                <w:del w:id="2557" w:author="Molly McEvilley" w:date="2023-06-27T07:50:00Z"/>
              </w:rPr>
            </w:pPr>
            <w:del w:id="2558" w:author="Molly McEvilley" w:date="2023-06-27T07:50:00Z">
              <w:r w:rsidDel="00357DD5">
                <w:delText>99</w:delText>
              </w:r>
            </w:del>
          </w:p>
        </w:tc>
        <w:tc>
          <w:tcPr>
            <w:tcW w:w="1810" w:type="pct"/>
          </w:tcPr>
          <w:p w14:paraId="721E45EA" w14:textId="3BD33F92" w:rsidR="00FE0174" w:rsidRPr="00577A54" w:rsidDel="00357DD5" w:rsidRDefault="00FE0174" w:rsidP="0030339F">
            <w:pPr>
              <w:pStyle w:val="NoSpacing"/>
              <w:rPr>
                <w:del w:id="2559" w:author="Molly McEvilley" w:date="2023-06-27T07:50:00Z"/>
              </w:rPr>
            </w:pPr>
            <w:del w:id="2560" w:author="Molly McEvilley" w:date="2023-06-27T07:50:00Z">
              <w:r w:rsidDel="00357DD5">
                <w:delText>Missing/invalid</w:delText>
              </w:r>
            </w:del>
          </w:p>
        </w:tc>
      </w:tr>
    </w:tbl>
    <w:p w14:paraId="09CC5A21" w14:textId="70BDD328" w:rsidR="00FE0174" w:rsidDel="00357DD5" w:rsidRDefault="00FE0174" w:rsidP="00FE0174">
      <w:pPr>
        <w:rPr>
          <w:del w:id="2561" w:author="Molly McEvilley" w:date="2023-06-27T07:50:00Z"/>
          <w:b/>
          <w:bCs/>
        </w:rPr>
      </w:pPr>
      <w:del w:id="2562" w:author="Molly McEvilley" w:date="2023-06-27T07:50:00Z">
        <w:r w:rsidDel="00357DD5">
          <w:delText xml:space="preserve">When 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NativeHIOtherPacific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 the LSA value for the </w:delText>
        </w:r>
        <w:r w:rsidRPr="00845520" w:rsidDel="00357DD5">
          <w:rPr>
            <w:b/>
            <w:bCs/>
          </w:rPr>
          <w:delText>Race</w:delText>
        </w:r>
        <w:r w:rsidDel="00357DD5">
          <w:delText xml:space="preserve"> column identifies each of the selected races.</w:delText>
        </w:r>
      </w:del>
    </w:p>
    <w:tbl>
      <w:tblPr>
        <w:tblStyle w:val="Style11"/>
        <w:tblW w:w="9360" w:type="dxa"/>
        <w:tblLook w:val="04A0" w:firstRow="1" w:lastRow="0" w:firstColumn="1" w:lastColumn="0" w:noHBand="0" w:noVBand="1"/>
      </w:tblPr>
      <w:tblGrid>
        <w:gridCol w:w="1167"/>
        <w:gridCol w:w="8193"/>
      </w:tblGrid>
      <w:tr w:rsidR="00FE0174" w:rsidRPr="00FE0174" w:rsidDel="00357DD5" w14:paraId="36A9361E" w14:textId="3D9B3FF3" w:rsidTr="0030339F">
        <w:trPr>
          <w:cnfStyle w:val="100000000000" w:firstRow="1" w:lastRow="0" w:firstColumn="0" w:lastColumn="0" w:oddVBand="0" w:evenVBand="0" w:oddHBand="0" w:evenHBand="0" w:firstRowFirstColumn="0" w:firstRowLastColumn="0" w:lastRowFirstColumn="0" w:lastRowLastColumn="0"/>
          <w:trHeight w:val="290"/>
          <w:del w:id="256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560B77B5" w:rsidR="00FE0174" w:rsidRPr="003803D4" w:rsidDel="00357DD5" w:rsidRDefault="00FE0174" w:rsidP="0030339F">
            <w:pPr>
              <w:rPr>
                <w:del w:id="2564" w:author="Molly McEvilley" w:date="2023-06-27T07:50:00Z"/>
                <w:rFonts w:ascii="Calibri" w:hAnsi="Calibri" w:cs="Calibri"/>
                <w:color w:val="000000"/>
              </w:rPr>
            </w:pPr>
            <w:del w:id="2565" w:author="Molly McEvilley" w:date="2023-06-27T07:50:00Z">
              <w:r w:rsidRPr="003803D4" w:rsidDel="00357DD5">
                <w:rPr>
                  <w:rFonts w:ascii="Calibri" w:hAnsi="Calibri" w:cs="Calibri"/>
                  <w:color w:val="000000"/>
                </w:rPr>
                <w:delText>LSA Value</w:delText>
              </w:r>
            </w:del>
          </w:p>
        </w:tc>
        <w:tc>
          <w:tcPr>
            <w:tcW w:w="8193" w:type="dxa"/>
            <w:noWrap/>
            <w:vAlign w:val="center"/>
            <w:hideMark/>
          </w:tcPr>
          <w:p w14:paraId="455A5CDC" w14:textId="357AA867" w:rsidR="00FE0174" w:rsidRPr="003803D4" w:rsidDel="00357DD5" w:rsidRDefault="00FE0174"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2566" w:author="Molly McEvilley" w:date="2023-06-27T07:50:00Z"/>
                <w:rFonts w:ascii="Calibri" w:hAnsi="Calibri" w:cs="Calibri"/>
                <w:bCs w:val="0"/>
                <w:color w:val="000000"/>
              </w:rPr>
            </w:pPr>
            <w:del w:id="2567" w:author="Molly McEvilley" w:date="2023-06-27T07:50:00Z">
              <w:r w:rsidRPr="003803D4" w:rsidDel="00357DD5">
                <w:rPr>
                  <w:rFonts w:ascii="Calibri" w:hAnsi="Calibri" w:cs="Calibri"/>
                  <w:color w:val="000000"/>
                </w:rPr>
                <w:delText>LSA Category</w:delText>
              </w:r>
            </w:del>
          </w:p>
        </w:tc>
      </w:tr>
      <w:tr w:rsidR="00FE0174" w:rsidRPr="00FE0174" w:rsidDel="00357DD5" w14:paraId="5B0CD3BA" w14:textId="21943403" w:rsidTr="0030339F">
        <w:trPr>
          <w:cnfStyle w:val="000000100000" w:firstRow="0" w:lastRow="0" w:firstColumn="0" w:lastColumn="0" w:oddVBand="0" w:evenVBand="0" w:oddHBand="1" w:evenHBand="0" w:firstRowFirstColumn="0" w:firstRowLastColumn="0" w:lastRowFirstColumn="0" w:lastRowLastColumn="0"/>
          <w:trHeight w:val="290"/>
          <w:del w:id="256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487986F3" w:rsidR="00FE0174" w:rsidRPr="003803D4" w:rsidDel="00357DD5" w:rsidRDefault="00FE0174" w:rsidP="0030339F">
            <w:pPr>
              <w:spacing w:before="0" w:after="0" w:line="240" w:lineRule="auto"/>
              <w:jc w:val="right"/>
              <w:rPr>
                <w:del w:id="2569" w:author="Molly McEvilley" w:date="2023-06-27T07:50:00Z"/>
                <w:rFonts w:ascii="Calibri" w:hAnsi="Calibri" w:cs="Calibri"/>
                <w:color w:val="000000"/>
              </w:rPr>
            </w:pPr>
            <w:del w:id="2570" w:author="Molly McEvilley" w:date="2023-06-27T07:50:00Z">
              <w:r w:rsidRPr="003803D4" w:rsidDel="00357DD5">
                <w:rPr>
                  <w:rFonts w:ascii="Calibri" w:hAnsi="Calibri" w:cs="Calibri"/>
                  <w:color w:val="000000"/>
                </w:rPr>
                <w:delText>1</w:delText>
              </w:r>
            </w:del>
          </w:p>
        </w:tc>
        <w:tc>
          <w:tcPr>
            <w:tcW w:w="8193" w:type="dxa"/>
            <w:noWrap/>
          </w:tcPr>
          <w:p w14:paraId="26BDD122" w14:textId="1E6847B9"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571" w:author="Molly McEvilley" w:date="2023-06-27T07:50:00Z"/>
                <w:rFonts w:ascii="Calibri" w:hAnsi="Calibri" w:cs="Calibri"/>
                <w:color w:val="000000"/>
              </w:rPr>
            </w:pPr>
            <w:del w:id="2572" w:author="Molly McEvilley" w:date="2023-06-27T07:50:00Z">
              <w:r w:rsidRPr="003803D4" w:rsidDel="00357DD5">
                <w:rPr>
                  <w:rFonts w:ascii="Calibri" w:hAnsi="Calibri" w:cs="Calibri"/>
                  <w:color w:val="000000"/>
                </w:rPr>
                <w:delText>American Indian, Alaska Native, or Indigenous</w:delText>
              </w:r>
            </w:del>
          </w:p>
        </w:tc>
      </w:tr>
      <w:tr w:rsidR="00FE0174" w:rsidRPr="00FE0174" w:rsidDel="00357DD5" w14:paraId="7492F088" w14:textId="38DA1779" w:rsidTr="0030339F">
        <w:trPr>
          <w:cnfStyle w:val="000000010000" w:firstRow="0" w:lastRow="0" w:firstColumn="0" w:lastColumn="0" w:oddVBand="0" w:evenVBand="0" w:oddHBand="0" w:evenHBand="1" w:firstRowFirstColumn="0" w:firstRowLastColumn="0" w:lastRowFirstColumn="0" w:lastRowLastColumn="0"/>
          <w:trHeight w:val="290"/>
          <w:del w:id="257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B6733A1" w:rsidR="00FE0174" w:rsidRPr="003803D4" w:rsidDel="00357DD5" w:rsidRDefault="00FE0174" w:rsidP="0030339F">
            <w:pPr>
              <w:spacing w:before="0" w:after="0" w:line="240" w:lineRule="auto"/>
              <w:jc w:val="right"/>
              <w:rPr>
                <w:del w:id="2574" w:author="Molly McEvilley" w:date="2023-06-27T07:50:00Z"/>
                <w:rFonts w:ascii="Calibri" w:hAnsi="Calibri" w:cs="Calibri"/>
                <w:color w:val="000000"/>
              </w:rPr>
            </w:pPr>
            <w:del w:id="2575" w:author="Molly McEvilley" w:date="2023-06-27T07:50:00Z">
              <w:r w:rsidRPr="003803D4" w:rsidDel="00357DD5">
                <w:rPr>
                  <w:rFonts w:ascii="Calibri" w:hAnsi="Calibri" w:cs="Calibri"/>
                  <w:color w:val="000000"/>
                </w:rPr>
                <w:delText>2</w:delText>
              </w:r>
            </w:del>
          </w:p>
        </w:tc>
        <w:tc>
          <w:tcPr>
            <w:tcW w:w="8193" w:type="dxa"/>
            <w:noWrap/>
            <w:hideMark/>
          </w:tcPr>
          <w:p w14:paraId="6630AE13" w14:textId="1D53F491" w:rsidR="00FE0174" w:rsidRPr="003803D4"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576" w:author="Molly McEvilley" w:date="2023-06-27T07:50:00Z"/>
                <w:rFonts w:ascii="Calibri" w:hAnsi="Calibri" w:cs="Calibri"/>
                <w:color w:val="000000"/>
              </w:rPr>
            </w:pPr>
            <w:del w:id="2577" w:author="Molly McEvilley" w:date="2023-06-27T07:50:00Z">
              <w:r w:rsidRPr="003803D4" w:rsidDel="00357DD5">
                <w:rPr>
                  <w:rFonts w:ascii="Calibri" w:hAnsi="Calibri" w:cs="Calibri"/>
                  <w:color w:val="000000"/>
                </w:rPr>
                <w:delText>Asian or Asian American</w:delText>
              </w:r>
            </w:del>
          </w:p>
        </w:tc>
      </w:tr>
      <w:tr w:rsidR="00FE0174" w:rsidRPr="00FE0174" w:rsidDel="00357DD5" w14:paraId="76808C23" w14:textId="7671F577" w:rsidTr="0030339F">
        <w:trPr>
          <w:cnfStyle w:val="000000100000" w:firstRow="0" w:lastRow="0" w:firstColumn="0" w:lastColumn="0" w:oddVBand="0" w:evenVBand="0" w:oddHBand="1" w:evenHBand="0" w:firstRowFirstColumn="0" w:firstRowLastColumn="0" w:lastRowFirstColumn="0" w:lastRowLastColumn="0"/>
          <w:trHeight w:val="290"/>
          <w:del w:id="257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5C13F6BB" w:rsidR="00FE0174" w:rsidRPr="003803D4" w:rsidDel="00357DD5" w:rsidRDefault="00FE0174" w:rsidP="0030339F">
            <w:pPr>
              <w:spacing w:before="0" w:after="0" w:line="240" w:lineRule="auto"/>
              <w:jc w:val="right"/>
              <w:rPr>
                <w:del w:id="2579" w:author="Molly McEvilley" w:date="2023-06-27T07:50:00Z"/>
                <w:rFonts w:ascii="Calibri" w:hAnsi="Calibri" w:cs="Calibri"/>
                <w:color w:val="000000"/>
              </w:rPr>
            </w:pPr>
            <w:del w:id="2580" w:author="Molly McEvilley" w:date="2023-06-27T07:50:00Z">
              <w:r w:rsidRPr="003803D4" w:rsidDel="00357DD5">
                <w:rPr>
                  <w:rFonts w:ascii="Calibri" w:hAnsi="Calibri" w:cs="Calibri"/>
                  <w:color w:val="000000"/>
                </w:rPr>
                <w:delText>3</w:delText>
              </w:r>
            </w:del>
          </w:p>
        </w:tc>
        <w:tc>
          <w:tcPr>
            <w:tcW w:w="8193" w:type="dxa"/>
            <w:noWrap/>
            <w:hideMark/>
          </w:tcPr>
          <w:p w14:paraId="7B5E94D4" w14:textId="1EA68CBD"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581" w:author="Molly McEvilley" w:date="2023-06-27T07:50:00Z"/>
                <w:rFonts w:ascii="Calibri" w:hAnsi="Calibri" w:cs="Calibri"/>
                <w:color w:val="000000"/>
              </w:rPr>
            </w:pPr>
            <w:del w:id="2582" w:author="Molly McEvilley" w:date="2023-06-27T07:50:00Z">
              <w:r w:rsidRPr="003803D4" w:rsidDel="00357DD5">
                <w:rPr>
                  <w:rFonts w:ascii="Calibri" w:hAnsi="Calibri" w:cs="Calibri"/>
                  <w:color w:val="000000"/>
                </w:rPr>
                <w:delText>Black, African American, or African</w:delText>
              </w:r>
            </w:del>
          </w:p>
        </w:tc>
      </w:tr>
      <w:tr w:rsidR="00FE0174" w:rsidRPr="00FE0174" w:rsidDel="00357DD5" w14:paraId="283B9541" w14:textId="34BB3116" w:rsidTr="0030339F">
        <w:trPr>
          <w:cnfStyle w:val="000000010000" w:firstRow="0" w:lastRow="0" w:firstColumn="0" w:lastColumn="0" w:oddVBand="0" w:evenVBand="0" w:oddHBand="0" w:evenHBand="1" w:firstRowFirstColumn="0" w:firstRowLastColumn="0" w:lastRowFirstColumn="0" w:lastRowLastColumn="0"/>
          <w:trHeight w:val="290"/>
          <w:del w:id="258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346A925" w:rsidR="00FE0174" w:rsidRPr="00D95273" w:rsidDel="00357DD5" w:rsidRDefault="00FE0174" w:rsidP="0030339F">
            <w:pPr>
              <w:spacing w:before="0" w:after="0" w:line="240" w:lineRule="auto"/>
              <w:jc w:val="right"/>
              <w:rPr>
                <w:del w:id="2584" w:author="Molly McEvilley" w:date="2023-06-27T07:50:00Z"/>
                <w:rFonts w:ascii="Calibri" w:hAnsi="Calibri" w:cs="Calibri"/>
                <w:color w:val="000000"/>
              </w:rPr>
            </w:pPr>
            <w:del w:id="2585" w:author="Molly McEvilley" w:date="2023-06-27T07:50:00Z">
              <w:r w:rsidRPr="00D95273" w:rsidDel="00357DD5">
                <w:rPr>
                  <w:rFonts w:ascii="Calibri" w:hAnsi="Calibri" w:cs="Calibri"/>
                  <w:color w:val="000000"/>
                </w:rPr>
                <w:delText>4</w:delText>
              </w:r>
            </w:del>
          </w:p>
        </w:tc>
        <w:tc>
          <w:tcPr>
            <w:tcW w:w="8193" w:type="dxa"/>
            <w:noWrap/>
            <w:hideMark/>
          </w:tcPr>
          <w:p w14:paraId="0B968366" w14:textId="71430F9F"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586" w:author="Molly McEvilley" w:date="2023-06-27T07:50:00Z"/>
                <w:rFonts w:ascii="Calibri" w:hAnsi="Calibri" w:cs="Calibri"/>
                <w:color w:val="000000"/>
              </w:rPr>
            </w:pPr>
            <w:del w:id="2587" w:author="Molly McEvilley" w:date="2023-06-27T07:50:00Z">
              <w:r w:rsidRPr="00D95273" w:rsidDel="00357DD5">
                <w:rPr>
                  <w:rFonts w:ascii="Calibri" w:hAnsi="Calibri" w:cs="Calibri"/>
                  <w:color w:val="000000"/>
                </w:rPr>
                <w:delText>Native Hawaiian or Pacific Islander</w:delText>
              </w:r>
            </w:del>
          </w:p>
        </w:tc>
      </w:tr>
      <w:tr w:rsidR="00FE0174" w:rsidRPr="00FE0174" w:rsidDel="00357DD5" w14:paraId="6F8C91EB" w14:textId="1BBB723C" w:rsidTr="0030339F">
        <w:trPr>
          <w:cnfStyle w:val="000000100000" w:firstRow="0" w:lastRow="0" w:firstColumn="0" w:lastColumn="0" w:oddVBand="0" w:evenVBand="0" w:oddHBand="1" w:evenHBand="0" w:firstRowFirstColumn="0" w:firstRowLastColumn="0" w:lastRowFirstColumn="0" w:lastRowLastColumn="0"/>
          <w:trHeight w:val="290"/>
          <w:del w:id="258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D3EB79A" w:rsidR="00FE0174" w:rsidRPr="00D95273" w:rsidDel="00357DD5" w:rsidRDefault="00FE0174" w:rsidP="0030339F">
            <w:pPr>
              <w:spacing w:before="0" w:after="0" w:line="240" w:lineRule="auto"/>
              <w:jc w:val="right"/>
              <w:rPr>
                <w:del w:id="2589" w:author="Molly McEvilley" w:date="2023-06-27T07:50:00Z"/>
                <w:rFonts w:ascii="Calibri" w:hAnsi="Calibri" w:cs="Calibri"/>
                <w:color w:val="000000"/>
              </w:rPr>
            </w:pPr>
            <w:del w:id="2590" w:author="Molly McEvilley" w:date="2023-06-27T07:50:00Z">
              <w:r w:rsidRPr="00D95273" w:rsidDel="00357DD5">
                <w:rPr>
                  <w:rFonts w:ascii="Calibri" w:hAnsi="Calibri" w:cs="Calibri"/>
                  <w:color w:val="000000"/>
                </w:rPr>
                <w:delText>5</w:delText>
              </w:r>
            </w:del>
          </w:p>
        </w:tc>
        <w:tc>
          <w:tcPr>
            <w:tcW w:w="8193" w:type="dxa"/>
            <w:noWrap/>
            <w:hideMark/>
          </w:tcPr>
          <w:p w14:paraId="0B524E25" w14:textId="7CFD47E1"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591" w:author="Molly McEvilley" w:date="2023-06-27T07:50:00Z"/>
                <w:rFonts w:ascii="Calibri" w:hAnsi="Calibri" w:cs="Calibri"/>
                <w:color w:val="000000"/>
              </w:rPr>
            </w:pPr>
            <w:del w:id="2592" w:author="Molly McEvilley" w:date="2023-06-27T07:50:00Z">
              <w:r w:rsidRPr="00D95273" w:rsidDel="00357DD5">
                <w:rPr>
                  <w:rFonts w:ascii="Calibri" w:hAnsi="Calibri" w:cs="Calibri"/>
                  <w:color w:val="000000"/>
                </w:rPr>
                <w:delText>White</w:delText>
              </w:r>
            </w:del>
          </w:p>
        </w:tc>
      </w:tr>
      <w:tr w:rsidR="00FE0174" w:rsidRPr="00FE0174" w:rsidDel="00357DD5" w14:paraId="160DF3E6" w14:textId="75F1F3D9" w:rsidTr="0030339F">
        <w:trPr>
          <w:cnfStyle w:val="000000010000" w:firstRow="0" w:lastRow="0" w:firstColumn="0" w:lastColumn="0" w:oddVBand="0" w:evenVBand="0" w:oddHBand="0" w:evenHBand="1" w:firstRowFirstColumn="0" w:firstRowLastColumn="0" w:lastRowFirstColumn="0" w:lastRowLastColumn="0"/>
          <w:trHeight w:val="290"/>
          <w:del w:id="259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57966132" w:rsidR="00FE0174" w:rsidRPr="00D95273" w:rsidDel="00357DD5" w:rsidRDefault="00FE0174" w:rsidP="0030339F">
            <w:pPr>
              <w:spacing w:before="0" w:after="0" w:line="240" w:lineRule="auto"/>
              <w:jc w:val="right"/>
              <w:rPr>
                <w:del w:id="2594" w:author="Molly McEvilley" w:date="2023-06-27T07:50:00Z"/>
                <w:rFonts w:ascii="Calibri" w:hAnsi="Calibri" w:cs="Calibri"/>
                <w:color w:val="000000"/>
              </w:rPr>
            </w:pPr>
            <w:del w:id="2595" w:author="Molly McEvilley" w:date="2023-06-27T07:50:00Z">
              <w:r w:rsidRPr="00D95273" w:rsidDel="00357DD5">
                <w:rPr>
                  <w:rFonts w:ascii="Calibri" w:hAnsi="Calibri" w:cs="Calibri"/>
                  <w:color w:val="000000"/>
                </w:rPr>
                <w:delText>12</w:delText>
              </w:r>
            </w:del>
          </w:p>
        </w:tc>
        <w:tc>
          <w:tcPr>
            <w:tcW w:w="8193" w:type="dxa"/>
            <w:noWrap/>
            <w:hideMark/>
          </w:tcPr>
          <w:p w14:paraId="2C7B6CE9" w14:textId="21668B1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596" w:author="Molly McEvilley" w:date="2023-06-27T07:50:00Z"/>
                <w:rFonts w:ascii="Calibri" w:hAnsi="Calibri" w:cs="Calibri"/>
                <w:color w:val="000000"/>
              </w:rPr>
            </w:pPr>
            <w:del w:id="2597" w:author="Molly McEvilley" w:date="2023-06-27T07:50:00Z">
              <w:r w:rsidRPr="00D95273" w:rsidDel="00357DD5">
                <w:rPr>
                  <w:rFonts w:ascii="Calibri" w:hAnsi="Calibri" w:cs="Calibri"/>
                  <w:color w:val="000000"/>
                </w:rPr>
                <w:delText>American Indian, Alaska Native, or Indigenous / Asian or Asian American</w:delText>
              </w:r>
            </w:del>
          </w:p>
        </w:tc>
      </w:tr>
      <w:tr w:rsidR="00FE0174" w:rsidRPr="00FE0174" w:rsidDel="00357DD5" w14:paraId="40F37BF5" w14:textId="17A64439" w:rsidTr="0030339F">
        <w:trPr>
          <w:cnfStyle w:val="000000100000" w:firstRow="0" w:lastRow="0" w:firstColumn="0" w:lastColumn="0" w:oddVBand="0" w:evenVBand="0" w:oddHBand="1" w:evenHBand="0" w:firstRowFirstColumn="0" w:firstRowLastColumn="0" w:lastRowFirstColumn="0" w:lastRowLastColumn="0"/>
          <w:trHeight w:val="290"/>
          <w:del w:id="259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4347375E" w:rsidR="00FE0174" w:rsidRPr="00D95273" w:rsidDel="00357DD5" w:rsidRDefault="00FE0174" w:rsidP="0030339F">
            <w:pPr>
              <w:spacing w:before="0" w:after="0" w:line="240" w:lineRule="auto"/>
              <w:jc w:val="right"/>
              <w:rPr>
                <w:del w:id="2599" w:author="Molly McEvilley" w:date="2023-06-27T07:50:00Z"/>
                <w:rFonts w:ascii="Calibri" w:hAnsi="Calibri" w:cs="Calibri"/>
                <w:color w:val="000000"/>
              </w:rPr>
            </w:pPr>
            <w:del w:id="2600" w:author="Molly McEvilley" w:date="2023-06-27T07:50:00Z">
              <w:r w:rsidRPr="00D95273" w:rsidDel="00357DD5">
                <w:rPr>
                  <w:rFonts w:ascii="Calibri" w:hAnsi="Calibri" w:cs="Calibri"/>
                  <w:color w:val="000000"/>
                </w:rPr>
                <w:delText>13</w:delText>
              </w:r>
            </w:del>
          </w:p>
        </w:tc>
        <w:tc>
          <w:tcPr>
            <w:tcW w:w="8193" w:type="dxa"/>
            <w:noWrap/>
            <w:hideMark/>
          </w:tcPr>
          <w:p w14:paraId="677CFC9A" w14:textId="5E4BA92E"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01" w:author="Molly McEvilley" w:date="2023-06-27T07:50:00Z"/>
                <w:rFonts w:ascii="Calibri" w:hAnsi="Calibri" w:cs="Calibri"/>
                <w:color w:val="000000"/>
              </w:rPr>
            </w:pPr>
            <w:del w:id="2602" w:author="Molly McEvilley" w:date="2023-06-27T07:50:00Z">
              <w:r w:rsidRPr="00D95273" w:rsidDel="00357DD5">
                <w:rPr>
                  <w:rFonts w:ascii="Calibri" w:hAnsi="Calibri" w:cs="Calibri"/>
                  <w:color w:val="000000"/>
                </w:rPr>
                <w:delText>American Indian, Alaska Native, or Indigenous / Black, African American, or African</w:delText>
              </w:r>
            </w:del>
          </w:p>
        </w:tc>
      </w:tr>
      <w:tr w:rsidR="00FE0174" w:rsidRPr="00FE0174" w:rsidDel="00357DD5" w14:paraId="7E63BA67" w14:textId="09465DC0" w:rsidTr="0030339F">
        <w:trPr>
          <w:cnfStyle w:val="000000010000" w:firstRow="0" w:lastRow="0" w:firstColumn="0" w:lastColumn="0" w:oddVBand="0" w:evenVBand="0" w:oddHBand="0" w:evenHBand="1" w:firstRowFirstColumn="0" w:firstRowLastColumn="0" w:lastRowFirstColumn="0" w:lastRowLastColumn="0"/>
          <w:trHeight w:val="290"/>
          <w:del w:id="260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26A4E7E9" w:rsidR="00FE0174" w:rsidRPr="00D95273" w:rsidDel="00357DD5" w:rsidRDefault="00FE0174" w:rsidP="0030339F">
            <w:pPr>
              <w:spacing w:before="0" w:after="0" w:line="240" w:lineRule="auto"/>
              <w:jc w:val="right"/>
              <w:rPr>
                <w:del w:id="2604" w:author="Molly McEvilley" w:date="2023-06-27T07:50:00Z"/>
                <w:rFonts w:ascii="Calibri" w:hAnsi="Calibri" w:cs="Calibri"/>
                <w:color w:val="000000"/>
              </w:rPr>
            </w:pPr>
            <w:del w:id="2605" w:author="Molly McEvilley" w:date="2023-06-27T07:50:00Z">
              <w:r w:rsidRPr="00D95273" w:rsidDel="00357DD5">
                <w:rPr>
                  <w:rFonts w:ascii="Calibri" w:hAnsi="Calibri" w:cs="Calibri"/>
                  <w:color w:val="000000"/>
                </w:rPr>
                <w:delText>14</w:delText>
              </w:r>
            </w:del>
          </w:p>
        </w:tc>
        <w:tc>
          <w:tcPr>
            <w:tcW w:w="8193" w:type="dxa"/>
            <w:noWrap/>
            <w:hideMark/>
          </w:tcPr>
          <w:p w14:paraId="5DD98F85" w14:textId="0153DCB3"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06" w:author="Molly McEvilley" w:date="2023-06-27T07:50:00Z"/>
                <w:rFonts w:ascii="Calibri" w:hAnsi="Calibri" w:cs="Calibri"/>
                <w:color w:val="000000"/>
              </w:rPr>
            </w:pPr>
            <w:del w:id="2607" w:author="Molly McEvilley" w:date="2023-06-27T07:50:00Z">
              <w:r w:rsidRPr="00D95273" w:rsidDel="00357DD5">
                <w:rPr>
                  <w:rFonts w:ascii="Calibri" w:hAnsi="Calibri" w:cs="Calibri"/>
                  <w:color w:val="000000"/>
                </w:rPr>
                <w:delText>American Indian, Alaska Native, or Indigenous / Native Hawaiian or Pacific Islander</w:delText>
              </w:r>
            </w:del>
          </w:p>
        </w:tc>
      </w:tr>
      <w:tr w:rsidR="00FE0174" w:rsidRPr="00FE0174" w:rsidDel="00357DD5" w14:paraId="3954015B" w14:textId="5F17996A" w:rsidTr="0030339F">
        <w:trPr>
          <w:cnfStyle w:val="000000100000" w:firstRow="0" w:lastRow="0" w:firstColumn="0" w:lastColumn="0" w:oddVBand="0" w:evenVBand="0" w:oddHBand="1" w:evenHBand="0" w:firstRowFirstColumn="0" w:firstRowLastColumn="0" w:lastRowFirstColumn="0" w:lastRowLastColumn="0"/>
          <w:trHeight w:val="290"/>
          <w:del w:id="260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41BC28F2" w:rsidR="00FE0174" w:rsidRPr="00D95273" w:rsidDel="00357DD5" w:rsidRDefault="00FE0174" w:rsidP="0030339F">
            <w:pPr>
              <w:spacing w:before="0" w:after="0" w:line="240" w:lineRule="auto"/>
              <w:jc w:val="right"/>
              <w:rPr>
                <w:del w:id="2609" w:author="Molly McEvilley" w:date="2023-06-27T07:50:00Z"/>
                <w:rFonts w:ascii="Calibri" w:hAnsi="Calibri" w:cs="Calibri"/>
                <w:color w:val="000000"/>
              </w:rPr>
            </w:pPr>
            <w:del w:id="2610" w:author="Molly McEvilley" w:date="2023-06-27T07:50:00Z">
              <w:r w:rsidRPr="00D95273" w:rsidDel="00357DD5">
                <w:rPr>
                  <w:rFonts w:ascii="Calibri" w:hAnsi="Calibri" w:cs="Calibri"/>
                  <w:color w:val="000000"/>
                </w:rPr>
                <w:delText>15</w:delText>
              </w:r>
            </w:del>
          </w:p>
        </w:tc>
        <w:tc>
          <w:tcPr>
            <w:tcW w:w="8193" w:type="dxa"/>
            <w:noWrap/>
            <w:hideMark/>
          </w:tcPr>
          <w:p w14:paraId="4F66E45F" w14:textId="26BA95F5"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11" w:author="Molly McEvilley" w:date="2023-06-27T07:50:00Z"/>
                <w:rFonts w:ascii="Calibri" w:hAnsi="Calibri" w:cs="Calibri"/>
                <w:color w:val="000000"/>
              </w:rPr>
            </w:pPr>
            <w:del w:id="2612" w:author="Molly McEvilley" w:date="2023-06-27T07:50:00Z">
              <w:r w:rsidRPr="00D95273" w:rsidDel="00357DD5">
                <w:rPr>
                  <w:rFonts w:ascii="Calibri" w:hAnsi="Calibri" w:cs="Calibri"/>
                  <w:color w:val="000000"/>
                </w:rPr>
                <w:delText>American Indian, Alaska Native, or Indigenous / White</w:delText>
              </w:r>
            </w:del>
          </w:p>
        </w:tc>
      </w:tr>
      <w:tr w:rsidR="00FE0174" w:rsidRPr="00FE0174" w:rsidDel="00357DD5" w14:paraId="58994D9B" w14:textId="5AFB07C4" w:rsidTr="0030339F">
        <w:trPr>
          <w:cnfStyle w:val="000000010000" w:firstRow="0" w:lastRow="0" w:firstColumn="0" w:lastColumn="0" w:oddVBand="0" w:evenVBand="0" w:oddHBand="0" w:evenHBand="1" w:firstRowFirstColumn="0" w:firstRowLastColumn="0" w:lastRowFirstColumn="0" w:lastRowLastColumn="0"/>
          <w:trHeight w:val="290"/>
          <w:del w:id="261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838CF1C" w:rsidR="00FE0174" w:rsidRPr="00D95273" w:rsidDel="00357DD5" w:rsidRDefault="00FE0174" w:rsidP="0030339F">
            <w:pPr>
              <w:spacing w:before="0" w:after="0" w:line="240" w:lineRule="auto"/>
              <w:jc w:val="right"/>
              <w:rPr>
                <w:del w:id="2614" w:author="Molly McEvilley" w:date="2023-06-27T07:50:00Z"/>
                <w:rFonts w:ascii="Calibri" w:hAnsi="Calibri" w:cs="Calibri"/>
                <w:color w:val="000000"/>
              </w:rPr>
            </w:pPr>
            <w:del w:id="2615" w:author="Molly McEvilley" w:date="2023-06-27T07:50:00Z">
              <w:r w:rsidRPr="00D95273" w:rsidDel="00357DD5">
                <w:rPr>
                  <w:rFonts w:ascii="Calibri" w:hAnsi="Calibri" w:cs="Calibri"/>
                  <w:color w:val="000000"/>
                </w:rPr>
                <w:delText>23</w:delText>
              </w:r>
            </w:del>
          </w:p>
        </w:tc>
        <w:tc>
          <w:tcPr>
            <w:tcW w:w="8193" w:type="dxa"/>
            <w:noWrap/>
            <w:hideMark/>
          </w:tcPr>
          <w:p w14:paraId="2652FBF9" w14:textId="5382C637"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16" w:author="Molly McEvilley" w:date="2023-06-27T07:50:00Z"/>
                <w:rFonts w:ascii="Calibri" w:hAnsi="Calibri" w:cs="Calibri"/>
                <w:color w:val="000000"/>
              </w:rPr>
            </w:pPr>
            <w:del w:id="2617" w:author="Molly McEvilley" w:date="2023-06-27T07:50:00Z">
              <w:r w:rsidRPr="00D95273" w:rsidDel="00357DD5">
                <w:rPr>
                  <w:rFonts w:ascii="Calibri" w:hAnsi="Calibri" w:cs="Calibri"/>
                  <w:color w:val="000000"/>
                </w:rPr>
                <w:delText>Asian or Asian American / Black, African American, or African</w:delText>
              </w:r>
            </w:del>
          </w:p>
        </w:tc>
      </w:tr>
      <w:tr w:rsidR="00FE0174" w:rsidRPr="00FE0174" w:rsidDel="00357DD5" w14:paraId="06127A75" w14:textId="7F6BC5E0" w:rsidTr="0030339F">
        <w:trPr>
          <w:cnfStyle w:val="000000100000" w:firstRow="0" w:lastRow="0" w:firstColumn="0" w:lastColumn="0" w:oddVBand="0" w:evenVBand="0" w:oddHBand="1" w:evenHBand="0" w:firstRowFirstColumn="0" w:firstRowLastColumn="0" w:lastRowFirstColumn="0" w:lastRowLastColumn="0"/>
          <w:trHeight w:val="290"/>
          <w:del w:id="261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3D0CE9EA" w:rsidR="00FE0174" w:rsidRPr="00D95273" w:rsidDel="00357DD5" w:rsidRDefault="00FE0174" w:rsidP="0030339F">
            <w:pPr>
              <w:spacing w:before="0" w:after="0" w:line="240" w:lineRule="auto"/>
              <w:jc w:val="right"/>
              <w:rPr>
                <w:del w:id="2619" w:author="Molly McEvilley" w:date="2023-06-27T07:50:00Z"/>
                <w:rFonts w:ascii="Calibri" w:hAnsi="Calibri" w:cs="Calibri"/>
                <w:color w:val="000000"/>
              </w:rPr>
            </w:pPr>
            <w:del w:id="2620" w:author="Molly McEvilley" w:date="2023-06-27T07:50:00Z">
              <w:r w:rsidRPr="00D95273" w:rsidDel="00357DD5">
                <w:rPr>
                  <w:rFonts w:ascii="Calibri" w:hAnsi="Calibri" w:cs="Calibri"/>
                  <w:color w:val="000000"/>
                </w:rPr>
                <w:delText>24</w:delText>
              </w:r>
            </w:del>
          </w:p>
        </w:tc>
        <w:tc>
          <w:tcPr>
            <w:tcW w:w="8193" w:type="dxa"/>
            <w:noWrap/>
            <w:hideMark/>
          </w:tcPr>
          <w:p w14:paraId="05F43E9B" w14:textId="66344C9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21" w:author="Molly McEvilley" w:date="2023-06-27T07:50:00Z"/>
                <w:rFonts w:ascii="Calibri" w:hAnsi="Calibri" w:cs="Calibri"/>
                <w:color w:val="000000"/>
              </w:rPr>
            </w:pPr>
            <w:del w:id="2622" w:author="Molly McEvilley" w:date="2023-06-27T07:50:00Z">
              <w:r w:rsidRPr="00D95273" w:rsidDel="00357DD5">
                <w:rPr>
                  <w:rFonts w:ascii="Calibri" w:hAnsi="Calibri" w:cs="Calibri"/>
                  <w:color w:val="000000"/>
                </w:rPr>
                <w:delText>Asian or Asian American / Native Hawaiian or Pacific Islander</w:delText>
              </w:r>
            </w:del>
          </w:p>
        </w:tc>
      </w:tr>
      <w:tr w:rsidR="00FE0174" w:rsidRPr="00FE0174" w:rsidDel="00357DD5" w14:paraId="5F316892" w14:textId="4D1B7ACB" w:rsidTr="0030339F">
        <w:trPr>
          <w:cnfStyle w:val="000000010000" w:firstRow="0" w:lastRow="0" w:firstColumn="0" w:lastColumn="0" w:oddVBand="0" w:evenVBand="0" w:oddHBand="0" w:evenHBand="1" w:firstRowFirstColumn="0" w:firstRowLastColumn="0" w:lastRowFirstColumn="0" w:lastRowLastColumn="0"/>
          <w:trHeight w:val="290"/>
          <w:del w:id="262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88BDD00" w:rsidR="00FE0174" w:rsidRPr="00D95273" w:rsidDel="00357DD5" w:rsidRDefault="00FE0174" w:rsidP="0030339F">
            <w:pPr>
              <w:spacing w:before="0" w:after="0" w:line="240" w:lineRule="auto"/>
              <w:jc w:val="right"/>
              <w:rPr>
                <w:del w:id="2624" w:author="Molly McEvilley" w:date="2023-06-27T07:50:00Z"/>
                <w:rFonts w:ascii="Calibri" w:hAnsi="Calibri" w:cs="Calibri"/>
                <w:color w:val="000000"/>
              </w:rPr>
            </w:pPr>
            <w:del w:id="2625" w:author="Molly McEvilley" w:date="2023-06-27T07:50:00Z">
              <w:r w:rsidRPr="00D95273" w:rsidDel="00357DD5">
                <w:rPr>
                  <w:rFonts w:ascii="Calibri" w:hAnsi="Calibri" w:cs="Calibri"/>
                  <w:color w:val="000000"/>
                </w:rPr>
                <w:delText>25</w:delText>
              </w:r>
            </w:del>
          </w:p>
        </w:tc>
        <w:tc>
          <w:tcPr>
            <w:tcW w:w="8193" w:type="dxa"/>
            <w:noWrap/>
            <w:hideMark/>
          </w:tcPr>
          <w:p w14:paraId="603EAAF5" w14:textId="251260E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26" w:author="Molly McEvilley" w:date="2023-06-27T07:50:00Z"/>
                <w:rFonts w:ascii="Calibri" w:hAnsi="Calibri" w:cs="Calibri"/>
                <w:color w:val="000000"/>
              </w:rPr>
            </w:pPr>
            <w:del w:id="2627" w:author="Molly McEvilley" w:date="2023-06-27T07:50:00Z">
              <w:r w:rsidRPr="00D95273" w:rsidDel="00357DD5">
                <w:rPr>
                  <w:rFonts w:ascii="Calibri" w:hAnsi="Calibri" w:cs="Calibri"/>
                  <w:color w:val="000000"/>
                </w:rPr>
                <w:delText>Asian or Asian American / White</w:delText>
              </w:r>
            </w:del>
          </w:p>
        </w:tc>
      </w:tr>
      <w:tr w:rsidR="00FE0174" w:rsidRPr="00FE0174" w:rsidDel="00357DD5" w14:paraId="5F57749F" w14:textId="76E6F0A9" w:rsidTr="0030339F">
        <w:trPr>
          <w:cnfStyle w:val="000000100000" w:firstRow="0" w:lastRow="0" w:firstColumn="0" w:lastColumn="0" w:oddVBand="0" w:evenVBand="0" w:oddHBand="1" w:evenHBand="0" w:firstRowFirstColumn="0" w:firstRowLastColumn="0" w:lastRowFirstColumn="0" w:lastRowLastColumn="0"/>
          <w:trHeight w:val="290"/>
          <w:del w:id="262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407BDEA1" w:rsidR="00FE0174" w:rsidRPr="00D95273" w:rsidDel="00357DD5" w:rsidRDefault="00FE0174" w:rsidP="0030339F">
            <w:pPr>
              <w:spacing w:before="0" w:after="0" w:line="240" w:lineRule="auto"/>
              <w:jc w:val="right"/>
              <w:rPr>
                <w:del w:id="2629" w:author="Molly McEvilley" w:date="2023-06-27T07:50:00Z"/>
                <w:rFonts w:ascii="Calibri" w:hAnsi="Calibri" w:cs="Calibri"/>
                <w:color w:val="000000"/>
              </w:rPr>
            </w:pPr>
            <w:del w:id="2630" w:author="Molly McEvilley" w:date="2023-06-27T07:50:00Z">
              <w:r w:rsidRPr="00D95273" w:rsidDel="00357DD5">
                <w:rPr>
                  <w:rFonts w:ascii="Calibri" w:hAnsi="Calibri" w:cs="Calibri"/>
                  <w:color w:val="000000"/>
                </w:rPr>
                <w:delText>34</w:delText>
              </w:r>
            </w:del>
          </w:p>
        </w:tc>
        <w:tc>
          <w:tcPr>
            <w:tcW w:w="8193" w:type="dxa"/>
            <w:noWrap/>
            <w:hideMark/>
          </w:tcPr>
          <w:p w14:paraId="70A404C2" w14:textId="2A360EEA"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31" w:author="Molly McEvilley" w:date="2023-06-27T07:50:00Z"/>
                <w:rFonts w:ascii="Calibri" w:hAnsi="Calibri" w:cs="Calibri"/>
                <w:color w:val="000000"/>
              </w:rPr>
            </w:pPr>
            <w:del w:id="2632" w:author="Molly McEvilley" w:date="2023-06-27T07:50:00Z">
              <w:r w:rsidRPr="00D95273" w:rsidDel="00357DD5">
                <w:rPr>
                  <w:rFonts w:ascii="Calibri" w:hAnsi="Calibri" w:cs="Calibri"/>
                  <w:color w:val="000000"/>
                </w:rPr>
                <w:delText>Black, African American, or African / Native Hawaiian or Pacific Islander</w:delText>
              </w:r>
            </w:del>
          </w:p>
        </w:tc>
      </w:tr>
      <w:tr w:rsidR="00FE0174" w:rsidRPr="00FE0174" w:rsidDel="00357DD5" w14:paraId="7F3A1FE9" w14:textId="32A54684" w:rsidTr="0030339F">
        <w:trPr>
          <w:cnfStyle w:val="000000010000" w:firstRow="0" w:lastRow="0" w:firstColumn="0" w:lastColumn="0" w:oddVBand="0" w:evenVBand="0" w:oddHBand="0" w:evenHBand="1" w:firstRowFirstColumn="0" w:firstRowLastColumn="0" w:lastRowFirstColumn="0" w:lastRowLastColumn="0"/>
          <w:trHeight w:val="290"/>
          <w:del w:id="263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10521406" w:rsidR="00FE0174" w:rsidRPr="00D95273" w:rsidDel="00357DD5" w:rsidRDefault="00FE0174" w:rsidP="0030339F">
            <w:pPr>
              <w:spacing w:before="0" w:after="0" w:line="240" w:lineRule="auto"/>
              <w:jc w:val="right"/>
              <w:rPr>
                <w:del w:id="2634" w:author="Molly McEvilley" w:date="2023-06-27T07:50:00Z"/>
                <w:rFonts w:ascii="Calibri" w:hAnsi="Calibri" w:cs="Calibri"/>
                <w:color w:val="000000"/>
              </w:rPr>
            </w:pPr>
            <w:del w:id="2635" w:author="Molly McEvilley" w:date="2023-06-27T07:50:00Z">
              <w:r w:rsidRPr="00D95273" w:rsidDel="00357DD5">
                <w:rPr>
                  <w:rFonts w:ascii="Calibri" w:hAnsi="Calibri" w:cs="Calibri"/>
                  <w:color w:val="000000"/>
                </w:rPr>
                <w:delText>35</w:delText>
              </w:r>
            </w:del>
          </w:p>
        </w:tc>
        <w:tc>
          <w:tcPr>
            <w:tcW w:w="8193" w:type="dxa"/>
            <w:noWrap/>
            <w:hideMark/>
          </w:tcPr>
          <w:p w14:paraId="6189D195" w14:textId="48BA6AF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36" w:author="Molly McEvilley" w:date="2023-06-27T07:50:00Z"/>
                <w:rFonts w:ascii="Calibri" w:hAnsi="Calibri" w:cs="Calibri"/>
                <w:color w:val="000000"/>
              </w:rPr>
            </w:pPr>
            <w:del w:id="2637" w:author="Molly McEvilley" w:date="2023-06-27T07:50:00Z">
              <w:r w:rsidRPr="00D95273" w:rsidDel="00357DD5">
                <w:rPr>
                  <w:rFonts w:ascii="Calibri" w:hAnsi="Calibri" w:cs="Calibri"/>
                  <w:color w:val="000000"/>
                </w:rPr>
                <w:delText>Black, African American, or African / White</w:delText>
              </w:r>
            </w:del>
          </w:p>
        </w:tc>
      </w:tr>
      <w:tr w:rsidR="00FE0174" w:rsidRPr="00FE0174" w:rsidDel="00357DD5" w14:paraId="6B762FE6" w14:textId="246F511D" w:rsidTr="0030339F">
        <w:trPr>
          <w:cnfStyle w:val="000000100000" w:firstRow="0" w:lastRow="0" w:firstColumn="0" w:lastColumn="0" w:oddVBand="0" w:evenVBand="0" w:oddHBand="1" w:evenHBand="0" w:firstRowFirstColumn="0" w:firstRowLastColumn="0" w:lastRowFirstColumn="0" w:lastRowLastColumn="0"/>
          <w:trHeight w:val="290"/>
          <w:del w:id="263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4D38D4A1" w:rsidR="00FE0174" w:rsidRPr="00D95273" w:rsidDel="00357DD5" w:rsidRDefault="00FE0174" w:rsidP="0030339F">
            <w:pPr>
              <w:spacing w:before="0" w:after="0" w:line="240" w:lineRule="auto"/>
              <w:jc w:val="right"/>
              <w:rPr>
                <w:del w:id="2639" w:author="Molly McEvilley" w:date="2023-06-27T07:50:00Z"/>
                <w:rFonts w:ascii="Calibri" w:hAnsi="Calibri" w:cs="Calibri"/>
                <w:color w:val="000000"/>
              </w:rPr>
            </w:pPr>
            <w:del w:id="2640" w:author="Molly McEvilley" w:date="2023-06-27T07:50:00Z">
              <w:r w:rsidRPr="00D95273" w:rsidDel="00357DD5">
                <w:rPr>
                  <w:rFonts w:ascii="Calibri" w:hAnsi="Calibri" w:cs="Calibri"/>
                  <w:color w:val="000000"/>
                </w:rPr>
                <w:delText>45</w:delText>
              </w:r>
            </w:del>
          </w:p>
        </w:tc>
        <w:tc>
          <w:tcPr>
            <w:tcW w:w="8193" w:type="dxa"/>
            <w:noWrap/>
            <w:hideMark/>
          </w:tcPr>
          <w:p w14:paraId="058C1E61" w14:textId="372869C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41" w:author="Molly McEvilley" w:date="2023-06-27T07:50:00Z"/>
                <w:rFonts w:ascii="Calibri" w:hAnsi="Calibri" w:cs="Calibri"/>
                <w:color w:val="000000"/>
              </w:rPr>
            </w:pPr>
            <w:del w:id="2642" w:author="Molly McEvilley" w:date="2023-06-27T07:50:00Z">
              <w:r w:rsidRPr="00D95273" w:rsidDel="00357DD5">
                <w:rPr>
                  <w:rFonts w:ascii="Calibri" w:hAnsi="Calibri" w:cs="Calibri"/>
                  <w:color w:val="000000"/>
                </w:rPr>
                <w:delText>Native Hawaiian or Pacific Islander / White</w:delText>
              </w:r>
            </w:del>
          </w:p>
        </w:tc>
      </w:tr>
      <w:tr w:rsidR="00FE0174" w:rsidRPr="00FE0174" w:rsidDel="00357DD5" w14:paraId="2FECC49B" w14:textId="4AEAEDAE" w:rsidTr="0030339F">
        <w:trPr>
          <w:cnfStyle w:val="000000010000" w:firstRow="0" w:lastRow="0" w:firstColumn="0" w:lastColumn="0" w:oddVBand="0" w:evenVBand="0" w:oddHBand="0" w:evenHBand="1" w:firstRowFirstColumn="0" w:firstRowLastColumn="0" w:lastRowFirstColumn="0" w:lastRowLastColumn="0"/>
          <w:trHeight w:val="290"/>
          <w:del w:id="264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316557D3" w:rsidR="00FE0174" w:rsidRPr="00D95273" w:rsidDel="00357DD5" w:rsidRDefault="00FE0174" w:rsidP="0030339F">
            <w:pPr>
              <w:spacing w:before="0" w:after="0" w:line="240" w:lineRule="auto"/>
              <w:jc w:val="right"/>
              <w:rPr>
                <w:del w:id="2644" w:author="Molly McEvilley" w:date="2023-06-27T07:50:00Z"/>
                <w:rFonts w:ascii="Calibri" w:hAnsi="Calibri" w:cs="Calibri"/>
                <w:color w:val="000000"/>
              </w:rPr>
            </w:pPr>
            <w:del w:id="2645" w:author="Molly McEvilley" w:date="2023-06-27T07:50:00Z">
              <w:r w:rsidRPr="00D95273" w:rsidDel="00357DD5">
                <w:rPr>
                  <w:rFonts w:ascii="Calibri" w:hAnsi="Calibri" w:cs="Calibri"/>
                  <w:color w:val="000000"/>
                </w:rPr>
                <w:delText>123</w:delText>
              </w:r>
            </w:del>
          </w:p>
        </w:tc>
        <w:tc>
          <w:tcPr>
            <w:tcW w:w="8193" w:type="dxa"/>
            <w:noWrap/>
            <w:hideMark/>
          </w:tcPr>
          <w:p w14:paraId="3728B677" w14:textId="134EA3B4"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46" w:author="Molly McEvilley" w:date="2023-06-27T07:50:00Z"/>
                <w:rFonts w:ascii="Calibri" w:hAnsi="Calibri" w:cs="Calibri"/>
                <w:color w:val="000000"/>
              </w:rPr>
            </w:pPr>
            <w:del w:id="2647" w:author="Molly McEvilley" w:date="2023-06-27T07:50:00Z">
              <w:r w:rsidRPr="00D95273" w:rsidDel="00357DD5">
                <w:rPr>
                  <w:rFonts w:ascii="Calibri" w:hAnsi="Calibri" w:cs="Calibri"/>
                  <w:color w:val="000000"/>
                </w:rPr>
                <w:delText>American Indian, Alaska Native, or Indigenous / Asian or Asian American / Black, African American, or African</w:delText>
              </w:r>
            </w:del>
          </w:p>
        </w:tc>
      </w:tr>
      <w:tr w:rsidR="00FE0174" w:rsidRPr="00FE0174" w:rsidDel="00357DD5" w14:paraId="2F29E60A" w14:textId="1BDBFD3D" w:rsidTr="0030339F">
        <w:trPr>
          <w:cnfStyle w:val="000000100000" w:firstRow="0" w:lastRow="0" w:firstColumn="0" w:lastColumn="0" w:oddVBand="0" w:evenVBand="0" w:oddHBand="1" w:evenHBand="0" w:firstRowFirstColumn="0" w:firstRowLastColumn="0" w:lastRowFirstColumn="0" w:lastRowLastColumn="0"/>
          <w:trHeight w:val="290"/>
          <w:del w:id="264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59268BDB" w:rsidR="00FE0174" w:rsidRPr="00D95273" w:rsidDel="00357DD5" w:rsidRDefault="00FE0174" w:rsidP="0030339F">
            <w:pPr>
              <w:spacing w:before="0" w:after="0" w:line="240" w:lineRule="auto"/>
              <w:jc w:val="right"/>
              <w:rPr>
                <w:del w:id="2649" w:author="Molly McEvilley" w:date="2023-06-27T07:50:00Z"/>
                <w:rFonts w:ascii="Calibri" w:hAnsi="Calibri" w:cs="Calibri"/>
                <w:color w:val="000000"/>
              </w:rPr>
            </w:pPr>
            <w:del w:id="2650" w:author="Molly McEvilley" w:date="2023-06-27T07:50:00Z">
              <w:r w:rsidRPr="00D95273" w:rsidDel="00357DD5">
                <w:rPr>
                  <w:rFonts w:ascii="Calibri" w:hAnsi="Calibri" w:cs="Calibri"/>
                  <w:color w:val="000000"/>
                </w:rPr>
                <w:delText>124</w:delText>
              </w:r>
            </w:del>
          </w:p>
        </w:tc>
        <w:tc>
          <w:tcPr>
            <w:tcW w:w="8193" w:type="dxa"/>
            <w:noWrap/>
            <w:hideMark/>
          </w:tcPr>
          <w:p w14:paraId="77811C5C" w14:textId="03602E4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51" w:author="Molly McEvilley" w:date="2023-06-27T07:50:00Z"/>
                <w:rFonts w:ascii="Calibri" w:hAnsi="Calibri" w:cs="Calibri"/>
                <w:color w:val="000000"/>
              </w:rPr>
            </w:pPr>
            <w:del w:id="2652" w:author="Molly McEvilley" w:date="2023-06-27T07:50:00Z">
              <w:r w:rsidRPr="00D95273" w:rsidDel="00357DD5">
                <w:rPr>
                  <w:rFonts w:ascii="Calibri" w:hAnsi="Calibri" w:cs="Calibri"/>
                  <w:color w:val="000000"/>
                </w:rPr>
                <w:delText>American Indian, Alaska Native, or Indigenous / Asian or Asian American / Native Hawaiian or Pacific Islander</w:delText>
              </w:r>
            </w:del>
          </w:p>
        </w:tc>
      </w:tr>
      <w:tr w:rsidR="00FE0174" w:rsidRPr="00FE0174" w:rsidDel="00357DD5" w14:paraId="3D094797" w14:textId="463CFBE8" w:rsidTr="0030339F">
        <w:trPr>
          <w:cnfStyle w:val="000000010000" w:firstRow="0" w:lastRow="0" w:firstColumn="0" w:lastColumn="0" w:oddVBand="0" w:evenVBand="0" w:oddHBand="0" w:evenHBand="1" w:firstRowFirstColumn="0" w:firstRowLastColumn="0" w:lastRowFirstColumn="0" w:lastRowLastColumn="0"/>
          <w:trHeight w:val="290"/>
          <w:del w:id="265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3C056473" w:rsidR="00FE0174" w:rsidRPr="00D95273" w:rsidDel="00357DD5" w:rsidRDefault="00FE0174" w:rsidP="0030339F">
            <w:pPr>
              <w:spacing w:before="0" w:after="0" w:line="240" w:lineRule="auto"/>
              <w:jc w:val="right"/>
              <w:rPr>
                <w:del w:id="2654" w:author="Molly McEvilley" w:date="2023-06-27T07:50:00Z"/>
                <w:rFonts w:ascii="Calibri" w:hAnsi="Calibri" w:cs="Calibri"/>
                <w:color w:val="000000"/>
              </w:rPr>
            </w:pPr>
            <w:del w:id="2655" w:author="Molly McEvilley" w:date="2023-06-27T07:50:00Z">
              <w:r w:rsidRPr="00D95273" w:rsidDel="00357DD5">
                <w:rPr>
                  <w:rFonts w:ascii="Calibri" w:hAnsi="Calibri" w:cs="Calibri"/>
                  <w:color w:val="000000"/>
                </w:rPr>
                <w:delText>125</w:delText>
              </w:r>
            </w:del>
          </w:p>
        </w:tc>
        <w:tc>
          <w:tcPr>
            <w:tcW w:w="8193" w:type="dxa"/>
            <w:noWrap/>
            <w:hideMark/>
          </w:tcPr>
          <w:p w14:paraId="214A5E1D" w14:textId="20FDDE11"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56" w:author="Molly McEvilley" w:date="2023-06-27T07:50:00Z"/>
                <w:rFonts w:ascii="Calibri" w:hAnsi="Calibri" w:cs="Calibri"/>
                <w:color w:val="000000"/>
              </w:rPr>
            </w:pPr>
            <w:del w:id="2657" w:author="Molly McEvilley" w:date="2023-06-27T07:50:00Z">
              <w:r w:rsidRPr="00D95273" w:rsidDel="00357DD5">
                <w:rPr>
                  <w:rFonts w:ascii="Calibri" w:hAnsi="Calibri" w:cs="Calibri"/>
                  <w:color w:val="000000"/>
                </w:rPr>
                <w:delText>American Indian, Alaska Native, or Indigenous / Asian or Asian American / White</w:delText>
              </w:r>
            </w:del>
          </w:p>
        </w:tc>
      </w:tr>
      <w:tr w:rsidR="00FE0174" w:rsidRPr="00FE0174" w:rsidDel="00357DD5" w14:paraId="48C0C80E" w14:textId="198BB3B2" w:rsidTr="0030339F">
        <w:trPr>
          <w:cnfStyle w:val="000000100000" w:firstRow="0" w:lastRow="0" w:firstColumn="0" w:lastColumn="0" w:oddVBand="0" w:evenVBand="0" w:oddHBand="1" w:evenHBand="0" w:firstRowFirstColumn="0" w:firstRowLastColumn="0" w:lastRowFirstColumn="0" w:lastRowLastColumn="0"/>
          <w:trHeight w:val="290"/>
          <w:del w:id="265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B7B0185" w:rsidR="00FE0174" w:rsidRPr="00D95273" w:rsidDel="00357DD5" w:rsidRDefault="00FE0174" w:rsidP="0030339F">
            <w:pPr>
              <w:spacing w:before="0" w:after="0" w:line="240" w:lineRule="auto"/>
              <w:jc w:val="right"/>
              <w:rPr>
                <w:del w:id="2659" w:author="Molly McEvilley" w:date="2023-06-27T07:50:00Z"/>
                <w:rFonts w:ascii="Calibri" w:hAnsi="Calibri" w:cs="Calibri"/>
                <w:color w:val="000000"/>
              </w:rPr>
            </w:pPr>
            <w:del w:id="2660" w:author="Molly McEvilley" w:date="2023-06-27T07:50:00Z">
              <w:r w:rsidRPr="00D95273" w:rsidDel="00357DD5">
                <w:rPr>
                  <w:rFonts w:ascii="Calibri" w:hAnsi="Calibri" w:cs="Calibri"/>
                  <w:color w:val="000000"/>
                </w:rPr>
                <w:delText>134</w:delText>
              </w:r>
            </w:del>
          </w:p>
        </w:tc>
        <w:tc>
          <w:tcPr>
            <w:tcW w:w="8193" w:type="dxa"/>
            <w:noWrap/>
            <w:hideMark/>
          </w:tcPr>
          <w:p w14:paraId="7A6D28BD" w14:textId="596BD9B4"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61" w:author="Molly McEvilley" w:date="2023-06-27T07:50:00Z"/>
                <w:rFonts w:ascii="Calibri" w:hAnsi="Calibri" w:cs="Calibri"/>
                <w:color w:val="000000"/>
              </w:rPr>
            </w:pPr>
            <w:del w:id="2662" w:author="Molly McEvilley" w:date="2023-06-27T07:50:00Z">
              <w:r w:rsidRPr="00D95273" w:rsidDel="00357DD5">
                <w:rPr>
                  <w:rFonts w:ascii="Calibri" w:hAnsi="Calibri" w:cs="Calibri"/>
                  <w:color w:val="000000"/>
                </w:rPr>
                <w:delText>American Indian, Alaska Native, or Indigenous / Black, African American, or African / Native Hawaiian or Pacific Islander</w:delText>
              </w:r>
            </w:del>
          </w:p>
        </w:tc>
      </w:tr>
      <w:tr w:rsidR="00FE0174" w:rsidRPr="00FE0174" w:rsidDel="00357DD5" w14:paraId="71428705" w14:textId="1D343DA4" w:rsidTr="0030339F">
        <w:trPr>
          <w:cnfStyle w:val="000000010000" w:firstRow="0" w:lastRow="0" w:firstColumn="0" w:lastColumn="0" w:oddVBand="0" w:evenVBand="0" w:oddHBand="0" w:evenHBand="1" w:firstRowFirstColumn="0" w:firstRowLastColumn="0" w:lastRowFirstColumn="0" w:lastRowLastColumn="0"/>
          <w:trHeight w:val="290"/>
          <w:del w:id="266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12C97B79" w:rsidR="00FE0174" w:rsidRPr="00D95273" w:rsidDel="00357DD5" w:rsidRDefault="00FE0174" w:rsidP="0030339F">
            <w:pPr>
              <w:spacing w:before="0" w:after="0" w:line="240" w:lineRule="auto"/>
              <w:jc w:val="right"/>
              <w:rPr>
                <w:del w:id="2664" w:author="Molly McEvilley" w:date="2023-06-27T07:50:00Z"/>
                <w:rFonts w:ascii="Calibri" w:hAnsi="Calibri" w:cs="Calibri"/>
                <w:color w:val="000000"/>
              </w:rPr>
            </w:pPr>
            <w:del w:id="2665" w:author="Molly McEvilley" w:date="2023-06-27T07:50:00Z">
              <w:r w:rsidRPr="00D95273" w:rsidDel="00357DD5">
                <w:rPr>
                  <w:rFonts w:ascii="Calibri" w:hAnsi="Calibri" w:cs="Calibri"/>
                  <w:color w:val="000000"/>
                </w:rPr>
                <w:delText>135</w:delText>
              </w:r>
            </w:del>
          </w:p>
        </w:tc>
        <w:tc>
          <w:tcPr>
            <w:tcW w:w="8193" w:type="dxa"/>
            <w:noWrap/>
            <w:hideMark/>
          </w:tcPr>
          <w:p w14:paraId="53AEBAD6" w14:textId="2B6A045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66" w:author="Molly McEvilley" w:date="2023-06-27T07:50:00Z"/>
                <w:rFonts w:ascii="Calibri" w:hAnsi="Calibri" w:cs="Calibri"/>
                <w:color w:val="000000"/>
              </w:rPr>
            </w:pPr>
            <w:del w:id="2667" w:author="Molly McEvilley" w:date="2023-06-27T07:50:00Z">
              <w:r w:rsidRPr="00D95273" w:rsidDel="00357DD5">
                <w:rPr>
                  <w:rFonts w:ascii="Calibri" w:hAnsi="Calibri" w:cs="Calibri"/>
                  <w:color w:val="000000"/>
                </w:rPr>
                <w:delText>American Indian, Alaska Native, or Indigenous / Black, African American, or African / White</w:delText>
              </w:r>
            </w:del>
          </w:p>
        </w:tc>
      </w:tr>
      <w:tr w:rsidR="00FE0174" w:rsidRPr="00FE0174" w:rsidDel="00357DD5" w14:paraId="1BF49110" w14:textId="4F14AE6B" w:rsidTr="0030339F">
        <w:trPr>
          <w:cnfStyle w:val="000000100000" w:firstRow="0" w:lastRow="0" w:firstColumn="0" w:lastColumn="0" w:oddVBand="0" w:evenVBand="0" w:oddHBand="1" w:evenHBand="0" w:firstRowFirstColumn="0" w:firstRowLastColumn="0" w:lastRowFirstColumn="0" w:lastRowLastColumn="0"/>
          <w:trHeight w:val="290"/>
          <w:del w:id="266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05D9B09A" w:rsidR="00FE0174" w:rsidRPr="00D95273" w:rsidDel="00357DD5" w:rsidRDefault="00FE0174" w:rsidP="0030339F">
            <w:pPr>
              <w:spacing w:before="0" w:after="0" w:line="240" w:lineRule="auto"/>
              <w:jc w:val="right"/>
              <w:rPr>
                <w:del w:id="2669" w:author="Molly McEvilley" w:date="2023-06-27T07:50:00Z"/>
                <w:rFonts w:ascii="Calibri" w:hAnsi="Calibri" w:cs="Calibri"/>
                <w:color w:val="000000"/>
              </w:rPr>
            </w:pPr>
            <w:del w:id="2670" w:author="Molly McEvilley" w:date="2023-06-27T07:50:00Z">
              <w:r w:rsidRPr="00D95273" w:rsidDel="00357DD5">
                <w:rPr>
                  <w:rFonts w:ascii="Calibri" w:hAnsi="Calibri" w:cs="Calibri"/>
                  <w:color w:val="000000"/>
                </w:rPr>
                <w:delText>145</w:delText>
              </w:r>
            </w:del>
          </w:p>
        </w:tc>
        <w:tc>
          <w:tcPr>
            <w:tcW w:w="8193" w:type="dxa"/>
            <w:noWrap/>
            <w:hideMark/>
          </w:tcPr>
          <w:p w14:paraId="3B934616" w14:textId="65537DF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71" w:author="Molly McEvilley" w:date="2023-06-27T07:50:00Z"/>
                <w:rFonts w:ascii="Calibri" w:hAnsi="Calibri" w:cs="Calibri"/>
                <w:color w:val="000000"/>
              </w:rPr>
            </w:pPr>
            <w:del w:id="2672" w:author="Molly McEvilley" w:date="2023-06-27T07:50:00Z">
              <w:r w:rsidRPr="00D95273" w:rsidDel="00357DD5">
                <w:rPr>
                  <w:rFonts w:ascii="Calibri" w:hAnsi="Calibri" w:cs="Calibri"/>
                  <w:color w:val="000000"/>
                </w:rPr>
                <w:delText>American Indian, Alaska Native, or Indigenous / Native Hawaiian or Pacific Islander / White</w:delText>
              </w:r>
            </w:del>
          </w:p>
        </w:tc>
      </w:tr>
      <w:tr w:rsidR="00FE0174" w:rsidRPr="00FE0174" w:rsidDel="00357DD5" w14:paraId="4FF9EF42" w14:textId="1AE3B65D" w:rsidTr="0030339F">
        <w:trPr>
          <w:cnfStyle w:val="000000010000" w:firstRow="0" w:lastRow="0" w:firstColumn="0" w:lastColumn="0" w:oddVBand="0" w:evenVBand="0" w:oddHBand="0" w:evenHBand="1" w:firstRowFirstColumn="0" w:firstRowLastColumn="0" w:lastRowFirstColumn="0" w:lastRowLastColumn="0"/>
          <w:trHeight w:val="290"/>
          <w:del w:id="267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6F010BF7" w:rsidR="00FE0174" w:rsidRPr="00D95273" w:rsidDel="00357DD5" w:rsidRDefault="00FE0174" w:rsidP="0030339F">
            <w:pPr>
              <w:spacing w:before="0" w:after="0" w:line="240" w:lineRule="auto"/>
              <w:jc w:val="right"/>
              <w:rPr>
                <w:del w:id="2674" w:author="Molly McEvilley" w:date="2023-06-27T07:50:00Z"/>
                <w:rFonts w:ascii="Calibri" w:hAnsi="Calibri" w:cs="Calibri"/>
                <w:color w:val="000000"/>
              </w:rPr>
            </w:pPr>
            <w:del w:id="2675" w:author="Molly McEvilley" w:date="2023-06-27T07:50:00Z">
              <w:r w:rsidRPr="00D95273" w:rsidDel="00357DD5">
                <w:rPr>
                  <w:rFonts w:ascii="Calibri" w:hAnsi="Calibri" w:cs="Calibri"/>
                  <w:color w:val="000000"/>
                </w:rPr>
                <w:delText>234</w:delText>
              </w:r>
            </w:del>
          </w:p>
        </w:tc>
        <w:tc>
          <w:tcPr>
            <w:tcW w:w="8193" w:type="dxa"/>
            <w:noWrap/>
            <w:hideMark/>
          </w:tcPr>
          <w:p w14:paraId="5EBE9228" w14:textId="79DC7E3C"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76" w:author="Molly McEvilley" w:date="2023-06-27T07:50:00Z"/>
                <w:rFonts w:ascii="Calibri" w:hAnsi="Calibri" w:cs="Calibri"/>
                <w:color w:val="000000"/>
              </w:rPr>
            </w:pPr>
            <w:del w:id="2677" w:author="Molly McEvilley" w:date="2023-06-27T07:50:00Z">
              <w:r w:rsidRPr="00D95273" w:rsidDel="00357DD5">
                <w:rPr>
                  <w:rFonts w:ascii="Calibri" w:hAnsi="Calibri" w:cs="Calibri"/>
                  <w:color w:val="000000"/>
                </w:rPr>
                <w:delText>Asian or Asian American / Black, African American, or African / Native Hawaiian or Pacific Islander</w:delText>
              </w:r>
            </w:del>
          </w:p>
        </w:tc>
      </w:tr>
      <w:tr w:rsidR="00FE0174" w:rsidRPr="00FE0174" w:rsidDel="00357DD5" w14:paraId="5E7BC254" w14:textId="4C188F59" w:rsidTr="0030339F">
        <w:trPr>
          <w:cnfStyle w:val="000000100000" w:firstRow="0" w:lastRow="0" w:firstColumn="0" w:lastColumn="0" w:oddVBand="0" w:evenVBand="0" w:oddHBand="1" w:evenHBand="0" w:firstRowFirstColumn="0" w:firstRowLastColumn="0" w:lastRowFirstColumn="0" w:lastRowLastColumn="0"/>
          <w:trHeight w:val="290"/>
          <w:del w:id="267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05108A4" w:rsidR="00FE0174" w:rsidRPr="00D95273" w:rsidDel="00357DD5" w:rsidRDefault="00FE0174" w:rsidP="0030339F">
            <w:pPr>
              <w:spacing w:before="0" w:after="0" w:line="240" w:lineRule="auto"/>
              <w:jc w:val="right"/>
              <w:rPr>
                <w:del w:id="2679" w:author="Molly McEvilley" w:date="2023-06-27T07:50:00Z"/>
                <w:rFonts w:ascii="Calibri" w:hAnsi="Calibri" w:cs="Calibri"/>
                <w:color w:val="000000"/>
              </w:rPr>
            </w:pPr>
            <w:del w:id="2680" w:author="Molly McEvilley" w:date="2023-06-27T07:50:00Z">
              <w:r w:rsidRPr="00D95273" w:rsidDel="00357DD5">
                <w:rPr>
                  <w:rFonts w:ascii="Calibri" w:hAnsi="Calibri" w:cs="Calibri"/>
                  <w:color w:val="000000"/>
                </w:rPr>
                <w:delText>235</w:delText>
              </w:r>
            </w:del>
          </w:p>
        </w:tc>
        <w:tc>
          <w:tcPr>
            <w:tcW w:w="8193" w:type="dxa"/>
            <w:noWrap/>
            <w:hideMark/>
          </w:tcPr>
          <w:p w14:paraId="745791A8" w14:textId="051685D2"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81" w:author="Molly McEvilley" w:date="2023-06-27T07:50:00Z"/>
                <w:rFonts w:ascii="Calibri" w:hAnsi="Calibri" w:cs="Calibri"/>
                <w:color w:val="000000"/>
              </w:rPr>
            </w:pPr>
            <w:del w:id="2682" w:author="Molly McEvilley" w:date="2023-06-27T07:50:00Z">
              <w:r w:rsidRPr="00D95273" w:rsidDel="00357DD5">
                <w:rPr>
                  <w:rFonts w:ascii="Calibri" w:hAnsi="Calibri" w:cs="Calibri"/>
                  <w:color w:val="000000"/>
                </w:rPr>
                <w:delText>Asian or Asian American / Black, African American, or African / White</w:delText>
              </w:r>
            </w:del>
          </w:p>
        </w:tc>
      </w:tr>
      <w:tr w:rsidR="00FE0174" w:rsidRPr="00FE0174" w:rsidDel="00357DD5" w14:paraId="04736E18" w14:textId="7FF03740" w:rsidTr="0030339F">
        <w:trPr>
          <w:cnfStyle w:val="000000010000" w:firstRow="0" w:lastRow="0" w:firstColumn="0" w:lastColumn="0" w:oddVBand="0" w:evenVBand="0" w:oddHBand="0" w:evenHBand="1" w:firstRowFirstColumn="0" w:firstRowLastColumn="0" w:lastRowFirstColumn="0" w:lastRowLastColumn="0"/>
          <w:trHeight w:val="290"/>
          <w:del w:id="268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679DCBA6" w:rsidR="00FE0174" w:rsidRPr="00D95273" w:rsidDel="00357DD5" w:rsidRDefault="00FE0174" w:rsidP="0030339F">
            <w:pPr>
              <w:spacing w:before="0" w:after="0" w:line="240" w:lineRule="auto"/>
              <w:jc w:val="right"/>
              <w:rPr>
                <w:del w:id="2684" w:author="Molly McEvilley" w:date="2023-06-27T07:50:00Z"/>
                <w:rFonts w:ascii="Calibri" w:hAnsi="Calibri" w:cs="Calibri"/>
                <w:color w:val="000000"/>
              </w:rPr>
            </w:pPr>
            <w:del w:id="2685" w:author="Molly McEvilley" w:date="2023-06-27T07:50:00Z">
              <w:r w:rsidRPr="00D95273" w:rsidDel="00357DD5">
                <w:rPr>
                  <w:rFonts w:ascii="Calibri" w:hAnsi="Calibri" w:cs="Calibri"/>
                  <w:color w:val="000000"/>
                </w:rPr>
                <w:delText>245</w:delText>
              </w:r>
            </w:del>
          </w:p>
        </w:tc>
        <w:tc>
          <w:tcPr>
            <w:tcW w:w="8193" w:type="dxa"/>
            <w:noWrap/>
            <w:hideMark/>
          </w:tcPr>
          <w:p w14:paraId="0A373EDE" w14:textId="60D5AA39"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86" w:author="Molly McEvilley" w:date="2023-06-27T07:50:00Z"/>
                <w:rFonts w:ascii="Calibri" w:hAnsi="Calibri" w:cs="Calibri"/>
                <w:color w:val="000000"/>
              </w:rPr>
            </w:pPr>
            <w:del w:id="2687" w:author="Molly McEvilley" w:date="2023-06-27T07:50:00Z">
              <w:r w:rsidRPr="00D95273" w:rsidDel="00357DD5">
                <w:rPr>
                  <w:rFonts w:ascii="Calibri" w:hAnsi="Calibri" w:cs="Calibri"/>
                  <w:color w:val="000000"/>
                </w:rPr>
                <w:delText>Asian or Asian American / Native Hawaiian or Pacific Islander / White</w:delText>
              </w:r>
            </w:del>
          </w:p>
        </w:tc>
      </w:tr>
      <w:tr w:rsidR="00FE0174" w:rsidRPr="00FE0174" w:rsidDel="00357DD5" w14:paraId="598CA6D5" w14:textId="1E08C5BC" w:rsidTr="0030339F">
        <w:trPr>
          <w:cnfStyle w:val="000000100000" w:firstRow="0" w:lastRow="0" w:firstColumn="0" w:lastColumn="0" w:oddVBand="0" w:evenVBand="0" w:oddHBand="1" w:evenHBand="0" w:firstRowFirstColumn="0" w:firstRowLastColumn="0" w:lastRowFirstColumn="0" w:lastRowLastColumn="0"/>
          <w:trHeight w:val="290"/>
          <w:del w:id="268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23A26A7E" w:rsidR="00FE0174" w:rsidRPr="00D95273" w:rsidDel="00357DD5" w:rsidRDefault="00FE0174" w:rsidP="0030339F">
            <w:pPr>
              <w:spacing w:before="0" w:after="0" w:line="240" w:lineRule="auto"/>
              <w:jc w:val="right"/>
              <w:rPr>
                <w:del w:id="2689" w:author="Molly McEvilley" w:date="2023-06-27T07:50:00Z"/>
                <w:rFonts w:ascii="Calibri" w:hAnsi="Calibri" w:cs="Calibri"/>
                <w:color w:val="000000"/>
              </w:rPr>
            </w:pPr>
            <w:del w:id="2690" w:author="Molly McEvilley" w:date="2023-06-27T07:50:00Z">
              <w:r w:rsidRPr="00D95273" w:rsidDel="00357DD5">
                <w:rPr>
                  <w:rFonts w:ascii="Calibri" w:hAnsi="Calibri" w:cs="Calibri"/>
                  <w:color w:val="000000"/>
                </w:rPr>
                <w:delText>345</w:delText>
              </w:r>
            </w:del>
          </w:p>
        </w:tc>
        <w:tc>
          <w:tcPr>
            <w:tcW w:w="8193" w:type="dxa"/>
            <w:noWrap/>
            <w:hideMark/>
          </w:tcPr>
          <w:p w14:paraId="23A3AF66" w14:textId="7E870CF3"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91" w:author="Molly McEvilley" w:date="2023-06-27T07:50:00Z"/>
                <w:rFonts w:ascii="Calibri" w:hAnsi="Calibri" w:cs="Calibri"/>
                <w:color w:val="000000"/>
              </w:rPr>
            </w:pPr>
            <w:del w:id="2692" w:author="Molly McEvilley" w:date="2023-06-27T07:50:00Z">
              <w:r w:rsidRPr="00D95273" w:rsidDel="00357DD5">
                <w:rPr>
                  <w:rFonts w:ascii="Calibri" w:hAnsi="Calibri" w:cs="Calibri"/>
                  <w:color w:val="000000"/>
                </w:rPr>
                <w:delText>Black, African American, or African / Native Hawaiian or Pacific Islander / White</w:delText>
              </w:r>
            </w:del>
          </w:p>
        </w:tc>
      </w:tr>
      <w:tr w:rsidR="00FE0174" w:rsidRPr="00FE0174" w:rsidDel="00357DD5" w14:paraId="14DBB852" w14:textId="727A4354" w:rsidTr="0030339F">
        <w:trPr>
          <w:cnfStyle w:val="000000010000" w:firstRow="0" w:lastRow="0" w:firstColumn="0" w:lastColumn="0" w:oddVBand="0" w:evenVBand="0" w:oddHBand="0" w:evenHBand="1" w:firstRowFirstColumn="0" w:firstRowLastColumn="0" w:lastRowFirstColumn="0" w:lastRowLastColumn="0"/>
          <w:trHeight w:val="290"/>
          <w:del w:id="269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1348EF6A" w:rsidR="00FE0174" w:rsidRPr="00D95273" w:rsidDel="00357DD5" w:rsidRDefault="00FE0174" w:rsidP="0030339F">
            <w:pPr>
              <w:spacing w:before="0" w:after="0" w:line="240" w:lineRule="auto"/>
              <w:jc w:val="right"/>
              <w:rPr>
                <w:del w:id="2694" w:author="Molly McEvilley" w:date="2023-06-27T07:50:00Z"/>
                <w:rFonts w:ascii="Calibri" w:hAnsi="Calibri" w:cs="Calibri"/>
                <w:color w:val="000000"/>
              </w:rPr>
            </w:pPr>
            <w:del w:id="2695" w:author="Molly McEvilley" w:date="2023-06-27T07:50:00Z">
              <w:r w:rsidRPr="00D95273" w:rsidDel="00357DD5">
                <w:rPr>
                  <w:rFonts w:ascii="Calibri" w:hAnsi="Calibri" w:cs="Calibri"/>
                  <w:color w:val="000000"/>
                </w:rPr>
                <w:delText>1234</w:delText>
              </w:r>
            </w:del>
          </w:p>
        </w:tc>
        <w:tc>
          <w:tcPr>
            <w:tcW w:w="8193" w:type="dxa"/>
            <w:noWrap/>
            <w:hideMark/>
          </w:tcPr>
          <w:p w14:paraId="212B4AA7" w14:textId="033DBCA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96" w:author="Molly McEvilley" w:date="2023-06-27T07:50:00Z"/>
                <w:rFonts w:ascii="Calibri" w:hAnsi="Calibri" w:cs="Calibri"/>
                <w:color w:val="000000"/>
              </w:rPr>
            </w:pPr>
            <w:del w:id="2697" w:author="Molly McEvilley" w:date="2023-06-27T07:50:00Z">
              <w:r w:rsidRPr="00D95273" w:rsidDel="00357DD5">
                <w:rPr>
                  <w:rFonts w:ascii="Calibri" w:hAnsi="Calibri" w:cs="Calibri"/>
                  <w:color w:val="000000"/>
                </w:rPr>
                <w:delText>Multiracial - all races other than White selected</w:delText>
              </w:r>
            </w:del>
          </w:p>
        </w:tc>
      </w:tr>
      <w:tr w:rsidR="00FE0174" w:rsidRPr="00FE0174" w:rsidDel="00357DD5" w14:paraId="1708FC91" w14:textId="6D22CAF7" w:rsidTr="0030339F">
        <w:trPr>
          <w:cnfStyle w:val="000000100000" w:firstRow="0" w:lastRow="0" w:firstColumn="0" w:lastColumn="0" w:oddVBand="0" w:evenVBand="0" w:oddHBand="1" w:evenHBand="0" w:firstRowFirstColumn="0" w:firstRowLastColumn="0" w:lastRowFirstColumn="0" w:lastRowLastColumn="0"/>
          <w:trHeight w:val="290"/>
          <w:del w:id="269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5F6D5447" w:rsidR="00FE0174" w:rsidRPr="00D95273" w:rsidDel="00357DD5" w:rsidRDefault="00FE0174" w:rsidP="0030339F">
            <w:pPr>
              <w:spacing w:before="0" w:after="0" w:line="240" w:lineRule="auto"/>
              <w:jc w:val="right"/>
              <w:rPr>
                <w:del w:id="2699" w:author="Molly McEvilley" w:date="2023-06-27T07:50:00Z"/>
                <w:rFonts w:ascii="Calibri" w:hAnsi="Calibri" w:cs="Calibri"/>
                <w:color w:val="000000"/>
              </w:rPr>
            </w:pPr>
            <w:del w:id="2700" w:author="Molly McEvilley" w:date="2023-06-27T07:50:00Z">
              <w:r w:rsidRPr="00D95273" w:rsidDel="00357DD5">
                <w:rPr>
                  <w:rFonts w:ascii="Calibri" w:hAnsi="Calibri" w:cs="Calibri"/>
                  <w:color w:val="000000"/>
                </w:rPr>
                <w:delText>1235</w:delText>
              </w:r>
            </w:del>
          </w:p>
        </w:tc>
        <w:tc>
          <w:tcPr>
            <w:tcW w:w="8193" w:type="dxa"/>
            <w:noWrap/>
            <w:hideMark/>
          </w:tcPr>
          <w:p w14:paraId="088FFDD1" w14:textId="408944D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01" w:author="Molly McEvilley" w:date="2023-06-27T07:50:00Z"/>
                <w:rFonts w:ascii="Calibri" w:hAnsi="Calibri" w:cs="Calibri"/>
                <w:color w:val="000000"/>
              </w:rPr>
            </w:pPr>
            <w:del w:id="2702" w:author="Molly McEvilley" w:date="2023-06-27T07:50:00Z">
              <w:r w:rsidRPr="00D95273" w:rsidDel="00357DD5">
                <w:rPr>
                  <w:rFonts w:ascii="Calibri" w:hAnsi="Calibri" w:cs="Calibri"/>
                  <w:color w:val="000000"/>
                </w:rPr>
                <w:delText>Multiracial - all races other than Native Hawaiian or Pacific Islander selected</w:delText>
              </w:r>
            </w:del>
          </w:p>
        </w:tc>
      </w:tr>
      <w:tr w:rsidR="00FE0174" w:rsidRPr="00FE0174" w:rsidDel="00357DD5" w14:paraId="05D691F0" w14:textId="49619196" w:rsidTr="0030339F">
        <w:trPr>
          <w:cnfStyle w:val="000000010000" w:firstRow="0" w:lastRow="0" w:firstColumn="0" w:lastColumn="0" w:oddVBand="0" w:evenVBand="0" w:oddHBand="0" w:evenHBand="1" w:firstRowFirstColumn="0" w:firstRowLastColumn="0" w:lastRowFirstColumn="0" w:lastRowLastColumn="0"/>
          <w:trHeight w:val="290"/>
          <w:del w:id="270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A693FCC" w:rsidR="00FE0174" w:rsidRPr="00D95273" w:rsidDel="00357DD5" w:rsidRDefault="00FE0174" w:rsidP="0030339F">
            <w:pPr>
              <w:spacing w:before="0" w:after="0" w:line="240" w:lineRule="auto"/>
              <w:jc w:val="right"/>
              <w:rPr>
                <w:del w:id="2704" w:author="Molly McEvilley" w:date="2023-06-27T07:50:00Z"/>
                <w:rFonts w:ascii="Calibri" w:hAnsi="Calibri" w:cs="Calibri"/>
                <w:color w:val="000000"/>
              </w:rPr>
            </w:pPr>
            <w:del w:id="2705" w:author="Molly McEvilley" w:date="2023-06-27T07:50:00Z">
              <w:r w:rsidRPr="00D95273" w:rsidDel="00357DD5">
                <w:rPr>
                  <w:rFonts w:ascii="Calibri" w:hAnsi="Calibri" w:cs="Calibri"/>
                  <w:color w:val="000000"/>
                </w:rPr>
                <w:delText>1245</w:delText>
              </w:r>
            </w:del>
          </w:p>
        </w:tc>
        <w:tc>
          <w:tcPr>
            <w:tcW w:w="8193" w:type="dxa"/>
            <w:noWrap/>
            <w:hideMark/>
          </w:tcPr>
          <w:p w14:paraId="4FAEF414" w14:textId="423A15C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06" w:author="Molly McEvilley" w:date="2023-06-27T07:50:00Z"/>
                <w:rFonts w:ascii="Calibri" w:hAnsi="Calibri" w:cs="Calibri"/>
                <w:color w:val="000000"/>
              </w:rPr>
            </w:pPr>
            <w:del w:id="2707" w:author="Molly McEvilley" w:date="2023-06-27T07:50:00Z">
              <w:r w:rsidRPr="00D95273" w:rsidDel="00357DD5">
                <w:rPr>
                  <w:rFonts w:ascii="Calibri" w:hAnsi="Calibri" w:cs="Calibri"/>
                  <w:color w:val="000000"/>
                </w:rPr>
                <w:delText>Multiracial - all races other than Black, African American, or African selected</w:delText>
              </w:r>
            </w:del>
          </w:p>
        </w:tc>
      </w:tr>
      <w:tr w:rsidR="00FE0174" w:rsidRPr="00FE0174" w:rsidDel="00357DD5" w14:paraId="7B3ADD7E" w14:textId="77DF6DF5" w:rsidTr="0030339F">
        <w:trPr>
          <w:cnfStyle w:val="000000100000" w:firstRow="0" w:lastRow="0" w:firstColumn="0" w:lastColumn="0" w:oddVBand="0" w:evenVBand="0" w:oddHBand="1" w:evenHBand="0" w:firstRowFirstColumn="0" w:firstRowLastColumn="0" w:lastRowFirstColumn="0" w:lastRowLastColumn="0"/>
          <w:trHeight w:val="290"/>
          <w:del w:id="270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D3D21BD" w:rsidR="00FE0174" w:rsidRPr="00D95273" w:rsidDel="00357DD5" w:rsidRDefault="00FE0174" w:rsidP="0030339F">
            <w:pPr>
              <w:spacing w:before="0" w:after="0" w:line="240" w:lineRule="auto"/>
              <w:jc w:val="right"/>
              <w:rPr>
                <w:del w:id="2709" w:author="Molly McEvilley" w:date="2023-06-27T07:50:00Z"/>
                <w:rFonts w:ascii="Calibri" w:hAnsi="Calibri" w:cs="Calibri"/>
                <w:color w:val="000000"/>
              </w:rPr>
            </w:pPr>
            <w:del w:id="2710" w:author="Molly McEvilley" w:date="2023-06-27T07:50:00Z">
              <w:r w:rsidRPr="00D95273" w:rsidDel="00357DD5">
                <w:rPr>
                  <w:rFonts w:ascii="Calibri" w:hAnsi="Calibri" w:cs="Calibri"/>
                  <w:color w:val="000000"/>
                </w:rPr>
                <w:delText>1345</w:delText>
              </w:r>
            </w:del>
          </w:p>
        </w:tc>
        <w:tc>
          <w:tcPr>
            <w:tcW w:w="8193" w:type="dxa"/>
            <w:noWrap/>
            <w:hideMark/>
          </w:tcPr>
          <w:p w14:paraId="6435B3AD" w14:textId="2D462AA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11" w:author="Molly McEvilley" w:date="2023-06-27T07:50:00Z"/>
                <w:rFonts w:ascii="Calibri" w:hAnsi="Calibri" w:cs="Calibri"/>
                <w:color w:val="000000"/>
              </w:rPr>
            </w:pPr>
            <w:del w:id="2712" w:author="Molly McEvilley" w:date="2023-06-27T07:50:00Z">
              <w:r w:rsidRPr="00D95273" w:rsidDel="00357DD5">
                <w:rPr>
                  <w:rFonts w:ascii="Calibri" w:hAnsi="Calibri" w:cs="Calibri"/>
                  <w:color w:val="000000"/>
                </w:rPr>
                <w:delText>Multiracial - all races other than Asian or Asian American selected</w:delText>
              </w:r>
            </w:del>
          </w:p>
        </w:tc>
      </w:tr>
      <w:tr w:rsidR="00FE0174" w:rsidRPr="00FE0174" w:rsidDel="00357DD5" w14:paraId="2EFDBAB2" w14:textId="782FDE58" w:rsidTr="0030339F">
        <w:trPr>
          <w:cnfStyle w:val="000000010000" w:firstRow="0" w:lastRow="0" w:firstColumn="0" w:lastColumn="0" w:oddVBand="0" w:evenVBand="0" w:oddHBand="0" w:evenHBand="1" w:firstRowFirstColumn="0" w:firstRowLastColumn="0" w:lastRowFirstColumn="0" w:lastRowLastColumn="0"/>
          <w:trHeight w:val="290"/>
          <w:del w:id="271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407926EB" w:rsidR="00FE0174" w:rsidRPr="00D95273" w:rsidDel="00357DD5" w:rsidRDefault="00FE0174" w:rsidP="0030339F">
            <w:pPr>
              <w:spacing w:before="0" w:after="0" w:line="240" w:lineRule="auto"/>
              <w:jc w:val="right"/>
              <w:rPr>
                <w:del w:id="2714" w:author="Molly McEvilley" w:date="2023-06-27T07:50:00Z"/>
                <w:rFonts w:ascii="Calibri" w:hAnsi="Calibri" w:cs="Calibri"/>
                <w:color w:val="000000"/>
              </w:rPr>
            </w:pPr>
            <w:del w:id="2715" w:author="Molly McEvilley" w:date="2023-06-27T07:50:00Z">
              <w:r w:rsidRPr="00D95273" w:rsidDel="00357DD5">
                <w:rPr>
                  <w:rFonts w:ascii="Calibri" w:hAnsi="Calibri" w:cs="Calibri"/>
                  <w:color w:val="000000"/>
                </w:rPr>
                <w:delText>2345</w:delText>
              </w:r>
            </w:del>
          </w:p>
        </w:tc>
        <w:tc>
          <w:tcPr>
            <w:tcW w:w="8193" w:type="dxa"/>
            <w:noWrap/>
            <w:hideMark/>
          </w:tcPr>
          <w:p w14:paraId="4B344311" w14:textId="06975F4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16" w:author="Molly McEvilley" w:date="2023-06-27T07:50:00Z"/>
                <w:rFonts w:ascii="Calibri" w:hAnsi="Calibri" w:cs="Calibri"/>
                <w:color w:val="000000"/>
              </w:rPr>
            </w:pPr>
            <w:del w:id="2717" w:author="Molly McEvilley" w:date="2023-06-27T07:50:00Z">
              <w:r w:rsidRPr="00D95273" w:rsidDel="00357DD5">
                <w:rPr>
                  <w:rFonts w:ascii="Calibri" w:hAnsi="Calibri" w:cs="Calibri"/>
                  <w:color w:val="000000"/>
                </w:rPr>
                <w:delText>Multiracial - all races other than American Indian, Alaska Native, or Indigenous selected</w:delText>
              </w:r>
            </w:del>
          </w:p>
        </w:tc>
      </w:tr>
      <w:tr w:rsidR="00FE0174" w:rsidRPr="00FE0174" w:rsidDel="00357DD5" w14:paraId="10DB5665" w14:textId="32DC08D5" w:rsidTr="0030339F">
        <w:trPr>
          <w:cnfStyle w:val="000000100000" w:firstRow="0" w:lastRow="0" w:firstColumn="0" w:lastColumn="0" w:oddVBand="0" w:evenVBand="0" w:oddHBand="1" w:evenHBand="0" w:firstRowFirstColumn="0" w:firstRowLastColumn="0" w:lastRowFirstColumn="0" w:lastRowLastColumn="0"/>
          <w:trHeight w:val="290"/>
          <w:del w:id="271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2C65B4FA" w:rsidR="00FE0174" w:rsidRPr="00D95273" w:rsidDel="00357DD5" w:rsidRDefault="00FE0174" w:rsidP="0030339F">
            <w:pPr>
              <w:spacing w:before="0" w:after="0" w:line="240" w:lineRule="auto"/>
              <w:jc w:val="right"/>
              <w:rPr>
                <w:del w:id="2719" w:author="Molly McEvilley" w:date="2023-06-27T07:50:00Z"/>
                <w:rFonts w:ascii="Calibri" w:hAnsi="Calibri" w:cs="Calibri"/>
                <w:color w:val="000000"/>
              </w:rPr>
            </w:pPr>
            <w:del w:id="2720" w:author="Molly McEvilley" w:date="2023-06-27T07:50:00Z">
              <w:r w:rsidRPr="00D95273" w:rsidDel="00357DD5">
                <w:rPr>
                  <w:rFonts w:ascii="Calibri" w:hAnsi="Calibri" w:cs="Calibri"/>
                  <w:color w:val="000000"/>
                </w:rPr>
                <w:delText>12345</w:delText>
              </w:r>
            </w:del>
          </w:p>
        </w:tc>
        <w:tc>
          <w:tcPr>
            <w:tcW w:w="8193" w:type="dxa"/>
            <w:noWrap/>
            <w:hideMark/>
          </w:tcPr>
          <w:p w14:paraId="4F0F1667" w14:textId="319B6E1C"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21" w:author="Molly McEvilley" w:date="2023-06-27T07:50:00Z"/>
                <w:rFonts w:ascii="Calibri" w:hAnsi="Calibri" w:cs="Calibri"/>
                <w:color w:val="000000"/>
              </w:rPr>
            </w:pPr>
            <w:del w:id="2722" w:author="Molly McEvilley" w:date="2023-06-27T07:50:00Z">
              <w:r w:rsidRPr="00D95273" w:rsidDel="00357DD5">
                <w:rPr>
                  <w:rFonts w:ascii="Calibri" w:hAnsi="Calibri" w:cs="Calibri"/>
                  <w:color w:val="000000"/>
                </w:rPr>
                <w:delText>Multiracial - All races selected</w:delText>
              </w:r>
            </w:del>
          </w:p>
        </w:tc>
      </w:tr>
      <w:tr w:rsidR="00FE0174" w:rsidRPr="00FE0174" w:rsidDel="00357DD5" w14:paraId="67BE78D9" w14:textId="61EAAE23" w:rsidTr="0030339F">
        <w:trPr>
          <w:cnfStyle w:val="000000010000" w:firstRow="0" w:lastRow="0" w:firstColumn="0" w:lastColumn="0" w:oddVBand="0" w:evenVBand="0" w:oddHBand="0" w:evenHBand="1" w:firstRowFirstColumn="0" w:firstRowLastColumn="0" w:lastRowFirstColumn="0" w:lastRowLastColumn="0"/>
          <w:trHeight w:val="290"/>
          <w:del w:id="2723"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452FC47" w:rsidR="00FE0174" w:rsidRPr="00D95273" w:rsidDel="00357DD5" w:rsidRDefault="00FE0174" w:rsidP="0030339F">
            <w:pPr>
              <w:spacing w:before="0" w:after="0" w:line="240" w:lineRule="auto"/>
              <w:jc w:val="right"/>
              <w:rPr>
                <w:del w:id="2724" w:author="Molly McEvilley" w:date="2023-06-27T07:50:00Z"/>
                <w:rFonts w:ascii="Calibri" w:hAnsi="Calibri" w:cs="Calibri"/>
                <w:color w:val="000000"/>
              </w:rPr>
            </w:pPr>
            <w:del w:id="2725" w:author="Molly McEvilley" w:date="2023-06-27T07:50:00Z">
              <w:r w:rsidRPr="00D95273" w:rsidDel="00357DD5">
                <w:rPr>
                  <w:rFonts w:ascii="Calibri" w:hAnsi="Calibri" w:cs="Calibri"/>
                  <w:color w:val="000000"/>
                </w:rPr>
                <w:delText>98</w:delText>
              </w:r>
            </w:del>
          </w:p>
        </w:tc>
        <w:tc>
          <w:tcPr>
            <w:tcW w:w="8193" w:type="dxa"/>
            <w:noWrap/>
            <w:hideMark/>
          </w:tcPr>
          <w:p w14:paraId="6D68C79B" w14:textId="0FCDB6C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26" w:author="Molly McEvilley" w:date="2023-06-27T07:50:00Z"/>
                <w:rFonts w:ascii="Calibri" w:hAnsi="Calibri" w:cs="Calibri"/>
                <w:color w:val="000000"/>
              </w:rPr>
            </w:pPr>
            <w:del w:id="2727" w:author="Molly McEvilley" w:date="2023-06-27T07:50:00Z">
              <w:r w:rsidRPr="00D95273" w:rsidDel="00357DD5">
                <w:rPr>
                  <w:rFonts w:ascii="Calibri" w:hAnsi="Calibri" w:cs="Calibri"/>
                  <w:color w:val="000000"/>
                </w:rPr>
                <w:delText>Client doesn't know / refused</w:delText>
              </w:r>
            </w:del>
          </w:p>
        </w:tc>
      </w:tr>
      <w:tr w:rsidR="00FE0174" w:rsidRPr="00FE0174" w:rsidDel="00357DD5" w14:paraId="135910AD" w14:textId="5358D314" w:rsidTr="0030339F">
        <w:trPr>
          <w:cnfStyle w:val="000000100000" w:firstRow="0" w:lastRow="0" w:firstColumn="0" w:lastColumn="0" w:oddVBand="0" w:evenVBand="0" w:oddHBand="1" w:evenHBand="0" w:firstRowFirstColumn="0" w:firstRowLastColumn="0" w:lastRowFirstColumn="0" w:lastRowLastColumn="0"/>
          <w:trHeight w:val="290"/>
          <w:del w:id="2728"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18FA0CDC" w:rsidR="00FE0174" w:rsidRPr="00D95273" w:rsidDel="00357DD5" w:rsidRDefault="00FE0174" w:rsidP="0030339F">
            <w:pPr>
              <w:spacing w:before="0" w:after="0" w:line="240" w:lineRule="auto"/>
              <w:jc w:val="right"/>
              <w:rPr>
                <w:del w:id="2729" w:author="Molly McEvilley" w:date="2023-06-27T07:50:00Z"/>
                <w:rFonts w:ascii="Calibri" w:hAnsi="Calibri" w:cs="Calibri"/>
                <w:color w:val="000000"/>
              </w:rPr>
            </w:pPr>
            <w:del w:id="2730" w:author="Molly McEvilley" w:date="2023-06-27T07:50:00Z">
              <w:r w:rsidRPr="00D95273" w:rsidDel="00357DD5">
                <w:rPr>
                  <w:rFonts w:ascii="Calibri" w:hAnsi="Calibri" w:cs="Calibri"/>
                  <w:color w:val="000000"/>
                </w:rPr>
                <w:delText>99</w:delText>
              </w:r>
            </w:del>
          </w:p>
        </w:tc>
        <w:tc>
          <w:tcPr>
            <w:tcW w:w="8193" w:type="dxa"/>
            <w:noWrap/>
            <w:hideMark/>
          </w:tcPr>
          <w:p w14:paraId="5243EFF3" w14:textId="6FA6214F"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31" w:author="Molly McEvilley" w:date="2023-06-27T07:50:00Z"/>
                <w:rFonts w:ascii="Calibri" w:hAnsi="Calibri" w:cs="Calibri"/>
                <w:color w:val="000000"/>
              </w:rPr>
            </w:pPr>
            <w:del w:id="2732" w:author="Molly McEvilley" w:date="2023-06-27T07:50:00Z">
              <w:r w:rsidRPr="00D95273" w:rsidDel="00357DD5">
                <w:rPr>
                  <w:rFonts w:ascii="Calibri" w:hAnsi="Calibri" w:cs="Calibri"/>
                  <w:color w:val="000000"/>
                </w:rPr>
                <w:delText>Missing / invalid</w:delText>
              </w:r>
            </w:del>
          </w:p>
        </w:tc>
      </w:tr>
    </w:tbl>
    <w:p w14:paraId="21844AA2" w14:textId="3A56EB73" w:rsidR="00EC52CD" w:rsidRPr="006A3016" w:rsidDel="00357DD5" w:rsidRDefault="00EC52CD" w:rsidP="006A3016">
      <w:pPr>
        <w:pStyle w:val="Heading4"/>
        <w:rPr>
          <w:del w:id="2733" w:author="Molly McEvilley" w:date="2023-06-27T07:50:00Z"/>
        </w:rPr>
      </w:pPr>
      <w:del w:id="2734" w:author="Molly McEvilley" w:date="2023-06-27T07:50:00Z">
        <w:r w:rsidRPr="0088191A" w:rsidDel="00357DD5">
          <w:delText>Ethnicity</w:delText>
        </w:r>
      </w:del>
    </w:p>
    <w:p w14:paraId="6B2FE158" w14:textId="2029A684" w:rsidR="00EC52CD" w:rsidRPr="00A6067F" w:rsidDel="00357DD5" w:rsidRDefault="00EC52CD" w:rsidP="00910CAF">
      <w:pPr>
        <w:rPr>
          <w:del w:id="2735" w:author="Molly McEvilley" w:date="2023-06-27T07:50:00Z"/>
        </w:rPr>
      </w:pPr>
      <w:del w:id="2736" w:author="Molly McEvilley" w:date="2023-06-27T07:50:00Z">
        <w:r w:rsidRPr="00A6067F" w:rsidDel="00357DD5">
          <w:delText>Assign a value of -1 for all non-heads of household under 18 or of unknown age</w:delText>
        </w:r>
        <w:r w:rsidR="006F51AA" w:rsidRPr="00A6067F" w:rsidDel="00357DD5">
          <w:delText xml:space="preserve"> </w:delText>
        </w:r>
        <w:r w:rsidR="006F51AA" w:rsidRPr="00577A54" w:rsidDel="00357DD5">
          <w:delText>(</w:delText>
        </w:r>
        <w:r w:rsidR="00CF23C7" w:rsidRPr="00CF23C7" w:rsidDel="00357DD5">
          <w:rPr>
            <w:b/>
          </w:rPr>
          <w:delText>HoHAdult</w:delText>
        </w:r>
        <w:r w:rsidR="006F51AA" w:rsidRPr="00137259" w:rsidDel="00357DD5">
          <w:rPr>
            <w:b/>
          </w:rPr>
          <w:delText xml:space="preserve"> </w:delText>
        </w:r>
        <w:r w:rsidR="006F51AA" w:rsidRPr="00577A54" w:rsidDel="00357DD5">
          <w:delText>= 0)</w:delText>
        </w:r>
        <w:r w:rsidRPr="00A6067F" w:rsidDel="00357DD5">
          <w:delText>.</w:delText>
        </w:r>
      </w:del>
    </w:p>
    <w:p w14:paraId="26E4EB86" w14:textId="0A435390" w:rsidR="00EC52CD" w:rsidRPr="00A6067F" w:rsidDel="00357DD5" w:rsidRDefault="00EC52CD" w:rsidP="00910CAF">
      <w:pPr>
        <w:rPr>
          <w:del w:id="2737" w:author="Molly McEvilley" w:date="2023-06-27T07:50:00Z"/>
        </w:rPr>
      </w:pPr>
      <w:del w:id="2738" w:author="Molly McEvilley" w:date="2023-06-27T07:50:00Z">
        <w:r w:rsidRPr="00A6067F" w:rsidDel="00357DD5">
          <w:delText xml:space="preserve">Crosswalk HMIS </w:delText>
        </w:r>
        <w:r w:rsidRPr="00655B0F" w:rsidDel="00357DD5">
          <w:rPr>
            <w:i/>
          </w:rPr>
          <w:delText>Ethnicity</w:delText>
        </w:r>
        <w:r w:rsidRPr="00A6067F" w:rsidDel="00357DD5">
          <w:delText xml:space="preserve"> values for adults and heads of household as follows:</w:delText>
        </w:r>
      </w:del>
    </w:p>
    <w:tbl>
      <w:tblPr>
        <w:tblStyle w:val="Style11"/>
        <w:tblW w:w="8298" w:type="dxa"/>
        <w:tblLook w:val="04A0" w:firstRow="1" w:lastRow="0" w:firstColumn="1" w:lastColumn="0" w:noHBand="0" w:noVBand="1"/>
      </w:tblPr>
      <w:tblGrid>
        <w:gridCol w:w="1458"/>
        <w:gridCol w:w="2700"/>
        <w:gridCol w:w="1350"/>
        <w:gridCol w:w="2790"/>
      </w:tblGrid>
      <w:tr w:rsidR="00EC52CD" w:rsidRPr="00107D01" w:rsidDel="00357DD5" w14:paraId="2B36EE2B" w14:textId="65F5E197" w:rsidTr="004C2D38">
        <w:trPr>
          <w:cnfStyle w:val="100000000000" w:firstRow="1" w:lastRow="0" w:firstColumn="0" w:lastColumn="0" w:oddVBand="0" w:evenVBand="0" w:oddHBand="0" w:evenHBand="0" w:firstRowFirstColumn="0" w:firstRowLastColumn="0" w:lastRowFirstColumn="0" w:lastRowLastColumn="0"/>
          <w:cantSplit/>
          <w:trHeight w:val="216"/>
          <w:tblHeader/>
          <w:del w:id="2739"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372C4594" w14:textId="3FBEB0DD" w:rsidR="00EC52CD" w:rsidRPr="008743AE" w:rsidDel="00357DD5" w:rsidRDefault="00EC52CD" w:rsidP="004C2D38">
            <w:pPr>
              <w:pStyle w:val="NoSpacing"/>
              <w:rPr>
                <w:del w:id="2740" w:author="Molly McEvilley" w:date="2023-06-27T07:50:00Z"/>
              </w:rPr>
            </w:pPr>
            <w:del w:id="2741" w:author="Molly McEvilley" w:date="2023-06-27T07:50:00Z">
              <w:r w:rsidRPr="008743AE" w:rsidDel="00357DD5">
                <w:delText>HMIS Value</w:delText>
              </w:r>
            </w:del>
          </w:p>
        </w:tc>
        <w:tc>
          <w:tcPr>
            <w:tcW w:w="2700" w:type="dxa"/>
          </w:tcPr>
          <w:p w14:paraId="387606B3" w14:textId="6FC481BF"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42" w:author="Molly McEvilley" w:date="2023-06-27T07:50:00Z"/>
              </w:rPr>
            </w:pPr>
            <w:del w:id="2743" w:author="Molly McEvilley" w:date="2023-06-27T07:50:00Z">
              <w:r w:rsidRPr="008743AE" w:rsidDel="00357DD5">
                <w:delText>HMIS Category</w:delText>
              </w:r>
            </w:del>
          </w:p>
        </w:tc>
        <w:tc>
          <w:tcPr>
            <w:tcW w:w="1350" w:type="dxa"/>
          </w:tcPr>
          <w:p w14:paraId="22EBC2E4" w14:textId="3834D7B1"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44" w:author="Molly McEvilley" w:date="2023-06-27T07:50:00Z"/>
              </w:rPr>
            </w:pPr>
            <w:del w:id="2745" w:author="Molly McEvilley" w:date="2023-06-27T07:50:00Z">
              <w:r w:rsidRPr="008743AE" w:rsidDel="00357DD5">
                <w:delText>LSA Value</w:delText>
              </w:r>
            </w:del>
          </w:p>
        </w:tc>
        <w:tc>
          <w:tcPr>
            <w:tcW w:w="2790" w:type="dxa"/>
          </w:tcPr>
          <w:p w14:paraId="49A071B4" w14:textId="5DE6451A"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46" w:author="Molly McEvilley" w:date="2023-06-27T07:50:00Z"/>
              </w:rPr>
            </w:pPr>
            <w:del w:id="2747" w:author="Molly McEvilley" w:date="2023-06-27T07:50:00Z">
              <w:r w:rsidRPr="008743AE" w:rsidDel="00357DD5">
                <w:delText xml:space="preserve">LSA Category </w:delText>
              </w:r>
            </w:del>
          </w:p>
        </w:tc>
      </w:tr>
      <w:tr w:rsidR="00EC52CD" w:rsidRPr="00107D01" w:rsidDel="00357DD5" w14:paraId="1781E61E" w14:textId="484C6980" w:rsidTr="004C2D38">
        <w:trPr>
          <w:cnfStyle w:val="000000100000" w:firstRow="0" w:lastRow="0" w:firstColumn="0" w:lastColumn="0" w:oddVBand="0" w:evenVBand="0" w:oddHBand="1" w:evenHBand="0" w:firstRowFirstColumn="0" w:firstRowLastColumn="0" w:lastRowFirstColumn="0" w:lastRowLastColumn="0"/>
          <w:cantSplit/>
          <w:trHeight w:val="216"/>
          <w:del w:id="2748"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55BB10C" w14:textId="339B87EF" w:rsidR="00EC52CD" w:rsidRPr="00577A54" w:rsidDel="00357DD5" w:rsidRDefault="00EC52CD" w:rsidP="004C2D38">
            <w:pPr>
              <w:pStyle w:val="NoSpacing"/>
              <w:rPr>
                <w:del w:id="2749" w:author="Molly McEvilley" w:date="2023-06-27T07:50:00Z"/>
              </w:rPr>
            </w:pPr>
            <w:del w:id="2750" w:author="Molly McEvilley" w:date="2023-06-27T07:50:00Z">
              <w:r w:rsidRPr="00577A54" w:rsidDel="00357DD5">
                <w:delText>0</w:delText>
              </w:r>
            </w:del>
          </w:p>
        </w:tc>
        <w:tc>
          <w:tcPr>
            <w:tcW w:w="2700" w:type="dxa"/>
          </w:tcPr>
          <w:p w14:paraId="59A419DC" w14:textId="35C7C42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51" w:author="Molly McEvilley" w:date="2023-06-27T07:50:00Z"/>
              </w:rPr>
            </w:pPr>
            <w:del w:id="2752" w:author="Molly McEvilley" w:date="2023-06-27T07:50:00Z">
              <w:r w:rsidRPr="00577A54" w:rsidDel="00357DD5">
                <w:delText>Non-Hispanic/</w:delText>
              </w:r>
              <w:r w:rsidR="0068378C" w:rsidDel="00357DD5">
                <w:delText>Latin(a)(o)(x)</w:delText>
              </w:r>
            </w:del>
          </w:p>
        </w:tc>
        <w:tc>
          <w:tcPr>
            <w:tcW w:w="1350" w:type="dxa"/>
          </w:tcPr>
          <w:p w14:paraId="0780FA8C" w14:textId="7F92A769" w:rsidR="00EC52CD" w:rsidRPr="00577A54" w:rsidDel="00357DD5" w:rsidRDefault="000D523F" w:rsidP="004C2D38">
            <w:pPr>
              <w:pStyle w:val="NoSpacing"/>
              <w:cnfStyle w:val="000000100000" w:firstRow="0" w:lastRow="0" w:firstColumn="0" w:lastColumn="0" w:oddVBand="0" w:evenVBand="0" w:oddHBand="1" w:evenHBand="0" w:firstRowFirstColumn="0" w:firstRowLastColumn="0" w:lastRowFirstColumn="0" w:lastRowLastColumn="0"/>
              <w:rPr>
                <w:del w:id="2753" w:author="Molly McEvilley" w:date="2023-06-27T07:50:00Z"/>
              </w:rPr>
            </w:pPr>
            <w:del w:id="2754" w:author="Molly McEvilley" w:date="2023-06-27T07:50:00Z">
              <w:r w:rsidRPr="00577A54" w:rsidDel="00357DD5">
                <w:delText>0</w:delText>
              </w:r>
            </w:del>
          </w:p>
        </w:tc>
        <w:tc>
          <w:tcPr>
            <w:tcW w:w="2790" w:type="dxa"/>
          </w:tcPr>
          <w:p w14:paraId="7A18765E" w14:textId="4DA4DA02"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55" w:author="Molly McEvilley" w:date="2023-06-27T07:50:00Z"/>
              </w:rPr>
            </w:pPr>
            <w:del w:id="2756" w:author="Molly McEvilley" w:date="2023-06-27T07:50:00Z">
              <w:r w:rsidRPr="00577A54" w:rsidDel="00357DD5">
                <w:delText>Non-Hispanic/</w:delText>
              </w:r>
              <w:r w:rsidR="0068378C" w:rsidDel="00357DD5">
                <w:delText>Latin(a)(o)(x)</w:delText>
              </w:r>
            </w:del>
          </w:p>
        </w:tc>
      </w:tr>
      <w:tr w:rsidR="00EC52CD" w:rsidRPr="00107D01" w:rsidDel="00357DD5" w14:paraId="4A07536A" w14:textId="34923D7E" w:rsidTr="004C2D38">
        <w:trPr>
          <w:cnfStyle w:val="000000010000" w:firstRow="0" w:lastRow="0" w:firstColumn="0" w:lastColumn="0" w:oddVBand="0" w:evenVBand="0" w:oddHBand="0" w:evenHBand="1" w:firstRowFirstColumn="0" w:firstRowLastColumn="0" w:lastRowFirstColumn="0" w:lastRowLastColumn="0"/>
          <w:cantSplit/>
          <w:trHeight w:val="216"/>
          <w:del w:id="2757"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6D65CB03" w14:textId="3A819F03" w:rsidR="00EC52CD" w:rsidRPr="00577A54" w:rsidDel="00357DD5" w:rsidRDefault="00EC52CD" w:rsidP="004C2D38">
            <w:pPr>
              <w:pStyle w:val="NoSpacing"/>
              <w:rPr>
                <w:del w:id="2758" w:author="Molly McEvilley" w:date="2023-06-27T07:50:00Z"/>
              </w:rPr>
            </w:pPr>
            <w:del w:id="2759" w:author="Molly McEvilley" w:date="2023-06-27T07:50:00Z">
              <w:r w:rsidRPr="00577A54" w:rsidDel="00357DD5">
                <w:delText>1</w:delText>
              </w:r>
            </w:del>
          </w:p>
        </w:tc>
        <w:tc>
          <w:tcPr>
            <w:tcW w:w="2700" w:type="dxa"/>
          </w:tcPr>
          <w:p w14:paraId="752A222E" w14:textId="4AE98019"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60" w:author="Molly McEvilley" w:date="2023-06-27T07:50:00Z"/>
              </w:rPr>
            </w:pPr>
            <w:del w:id="2761" w:author="Molly McEvilley" w:date="2023-06-27T07:50:00Z">
              <w:r w:rsidRPr="00577A54" w:rsidDel="00357DD5">
                <w:delText>Hispanic/</w:delText>
              </w:r>
              <w:r w:rsidR="0068378C" w:rsidDel="00357DD5">
                <w:delText>Latin(a)(o)(x)</w:delText>
              </w:r>
            </w:del>
          </w:p>
        </w:tc>
        <w:tc>
          <w:tcPr>
            <w:tcW w:w="1350" w:type="dxa"/>
          </w:tcPr>
          <w:p w14:paraId="6C6E34B8" w14:textId="1CDED8ED" w:rsidR="00EC52CD" w:rsidRPr="00577A54" w:rsidDel="00357DD5" w:rsidRDefault="000D523F" w:rsidP="004C2D38">
            <w:pPr>
              <w:pStyle w:val="NoSpacing"/>
              <w:cnfStyle w:val="000000010000" w:firstRow="0" w:lastRow="0" w:firstColumn="0" w:lastColumn="0" w:oddVBand="0" w:evenVBand="0" w:oddHBand="0" w:evenHBand="1" w:firstRowFirstColumn="0" w:firstRowLastColumn="0" w:lastRowFirstColumn="0" w:lastRowLastColumn="0"/>
              <w:rPr>
                <w:del w:id="2762" w:author="Molly McEvilley" w:date="2023-06-27T07:50:00Z"/>
              </w:rPr>
            </w:pPr>
            <w:del w:id="2763" w:author="Molly McEvilley" w:date="2023-06-27T07:50:00Z">
              <w:r w:rsidRPr="00577A54" w:rsidDel="00357DD5">
                <w:delText>1</w:delText>
              </w:r>
            </w:del>
          </w:p>
        </w:tc>
        <w:tc>
          <w:tcPr>
            <w:tcW w:w="2790" w:type="dxa"/>
          </w:tcPr>
          <w:p w14:paraId="5AE97A57" w14:textId="30FEA87B"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64" w:author="Molly McEvilley" w:date="2023-06-27T07:50:00Z"/>
              </w:rPr>
            </w:pPr>
            <w:del w:id="2765" w:author="Molly McEvilley" w:date="2023-06-27T07:50:00Z">
              <w:r w:rsidRPr="00577A54" w:rsidDel="00357DD5">
                <w:delText>Hispanic/</w:delText>
              </w:r>
              <w:r w:rsidR="0068378C" w:rsidDel="00357DD5">
                <w:delText>Latin(a)(o)(x)</w:delText>
              </w:r>
            </w:del>
          </w:p>
        </w:tc>
      </w:tr>
      <w:tr w:rsidR="00EC52CD" w:rsidRPr="00107D01" w:rsidDel="00357DD5" w14:paraId="168CB233" w14:textId="558C555A" w:rsidTr="004C2D38">
        <w:trPr>
          <w:cnfStyle w:val="000000100000" w:firstRow="0" w:lastRow="0" w:firstColumn="0" w:lastColumn="0" w:oddVBand="0" w:evenVBand="0" w:oddHBand="1" w:evenHBand="0" w:firstRowFirstColumn="0" w:firstRowLastColumn="0" w:lastRowFirstColumn="0" w:lastRowLastColumn="0"/>
          <w:cantSplit/>
          <w:trHeight w:val="216"/>
          <w:del w:id="2766"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1617F45C" w14:textId="6A45A3DB" w:rsidR="00EC52CD" w:rsidRPr="00577A54" w:rsidDel="00357DD5" w:rsidRDefault="00EC52CD" w:rsidP="004C2D38">
            <w:pPr>
              <w:pStyle w:val="NoSpacing"/>
              <w:rPr>
                <w:del w:id="2767" w:author="Molly McEvilley" w:date="2023-06-27T07:50:00Z"/>
              </w:rPr>
            </w:pPr>
            <w:del w:id="2768" w:author="Molly McEvilley" w:date="2023-06-27T07:50:00Z">
              <w:r w:rsidRPr="00577A54" w:rsidDel="00357DD5">
                <w:delText>8</w:delText>
              </w:r>
            </w:del>
          </w:p>
        </w:tc>
        <w:tc>
          <w:tcPr>
            <w:tcW w:w="2700" w:type="dxa"/>
          </w:tcPr>
          <w:p w14:paraId="300621A6" w14:textId="3A58465F"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69" w:author="Molly McEvilley" w:date="2023-06-27T07:50:00Z"/>
              </w:rPr>
            </w:pPr>
            <w:del w:id="2770" w:author="Molly McEvilley" w:date="2023-06-27T07:50:00Z">
              <w:r w:rsidRPr="00577A54" w:rsidDel="00357DD5">
                <w:delText>Client doesn’t know</w:delText>
              </w:r>
            </w:del>
          </w:p>
        </w:tc>
        <w:tc>
          <w:tcPr>
            <w:tcW w:w="1350" w:type="dxa"/>
          </w:tcPr>
          <w:p w14:paraId="7645A7EE" w14:textId="2E911E1A"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71" w:author="Molly McEvilley" w:date="2023-06-27T07:50:00Z"/>
              </w:rPr>
            </w:pPr>
            <w:del w:id="2772" w:author="Molly McEvilley" w:date="2023-06-27T07:50:00Z">
              <w:r w:rsidRPr="00577A54" w:rsidDel="00357DD5">
                <w:delText>98</w:delText>
              </w:r>
            </w:del>
          </w:p>
        </w:tc>
        <w:tc>
          <w:tcPr>
            <w:tcW w:w="2790" w:type="dxa"/>
          </w:tcPr>
          <w:p w14:paraId="6948525D" w14:textId="7E6A780C"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73" w:author="Molly McEvilley" w:date="2023-06-27T07:50:00Z"/>
              </w:rPr>
            </w:pPr>
            <w:del w:id="2774" w:author="Molly McEvilley" w:date="2023-06-20T13:39:00Z">
              <w:r w:rsidRPr="00577A54" w:rsidDel="00F940B6">
                <w:delText>Client doesn’t know/refused</w:delText>
              </w:r>
            </w:del>
          </w:p>
        </w:tc>
      </w:tr>
      <w:tr w:rsidR="00EC52CD" w:rsidRPr="00107D01" w:rsidDel="00357DD5" w14:paraId="53A4C1F5" w14:textId="2E48AA5A" w:rsidTr="004C2D38">
        <w:trPr>
          <w:cnfStyle w:val="000000010000" w:firstRow="0" w:lastRow="0" w:firstColumn="0" w:lastColumn="0" w:oddVBand="0" w:evenVBand="0" w:oddHBand="0" w:evenHBand="1" w:firstRowFirstColumn="0" w:firstRowLastColumn="0" w:lastRowFirstColumn="0" w:lastRowLastColumn="0"/>
          <w:cantSplit/>
          <w:trHeight w:val="216"/>
          <w:del w:id="2775"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2E9CFE09" w14:textId="0CE7DA23" w:rsidR="00EC52CD" w:rsidRPr="00577A54" w:rsidDel="00357DD5" w:rsidRDefault="00EC52CD" w:rsidP="004C2D38">
            <w:pPr>
              <w:pStyle w:val="NoSpacing"/>
              <w:rPr>
                <w:del w:id="2776" w:author="Molly McEvilley" w:date="2023-06-27T07:50:00Z"/>
              </w:rPr>
            </w:pPr>
            <w:del w:id="2777" w:author="Molly McEvilley" w:date="2023-06-27T07:50:00Z">
              <w:r w:rsidRPr="00577A54" w:rsidDel="00357DD5">
                <w:delText>9</w:delText>
              </w:r>
            </w:del>
          </w:p>
        </w:tc>
        <w:tc>
          <w:tcPr>
            <w:tcW w:w="2700" w:type="dxa"/>
          </w:tcPr>
          <w:p w14:paraId="57CA58E3" w14:textId="0CDD905C"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78" w:author="Molly McEvilley" w:date="2023-06-27T07:50:00Z"/>
              </w:rPr>
            </w:pPr>
            <w:del w:id="2779" w:author="Molly McEvilley" w:date="2023-06-27T07:50:00Z">
              <w:r w:rsidRPr="00577A54" w:rsidDel="00357DD5">
                <w:delText>Client refused</w:delText>
              </w:r>
            </w:del>
          </w:p>
        </w:tc>
        <w:tc>
          <w:tcPr>
            <w:tcW w:w="1350" w:type="dxa"/>
          </w:tcPr>
          <w:p w14:paraId="08C0F075" w14:textId="7D997AF3"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80" w:author="Molly McEvilley" w:date="2023-06-27T07:50:00Z"/>
              </w:rPr>
            </w:pPr>
            <w:del w:id="2781" w:author="Molly McEvilley" w:date="2023-06-27T07:50:00Z">
              <w:r w:rsidRPr="00577A54" w:rsidDel="00357DD5">
                <w:delText>98</w:delText>
              </w:r>
            </w:del>
          </w:p>
        </w:tc>
        <w:tc>
          <w:tcPr>
            <w:tcW w:w="2790" w:type="dxa"/>
          </w:tcPr>
          <w:p w14:paraId="6CD572DF" w14:textId="44954A1A"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82" w:author="Molly McEvilley" w:date="2023-06-27T07:50:00Z"/>
              </w:rPr>
            </w:pPr>
            <w:del w:id="2783" w:author="Molly McEvilley" w:date="2023-06-20T13:39:00Z">
              <w:r w:rsidRPr="00577A54" w:rsidDel="00F940B6">
                <w:delText>Client doesn’t know/refused</w:delText>
              </w:r>
            </w:del>
          </w:p>
        </w:tc>
      </w:tr>
      <w:tr w:rsidR="00EC52CD" w:rsidRPr="00107D01" w:rsidDel="00357DD5" w14:paraId="7711147C" w14:textId="49BB6EED" w:rsidTr="004C2D38">
        <w:trPr>
          <w:cnfStyle w:val="000000100000" w:firstRow="0" w:lastRow="0" w:firstColumn="0" w:lastColumn="0" w:oddVBand="0" w:evenVBand="0" w:oddHBand="1" w:evenHBand="0" w:firstRowFirstColumn="0" w:firstRowLastColumn="0" w:lastRowFirstColumn="0" w:lastRowLastColumn="0"/>
          <w:cantSplit/>
          <w:trHeight w:val="216"/>
          <w:del w:id="2784"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2B1B209" w14:textId="2DAD20F6" w:rsidR="00EC52CD" w:rsidRPr="00577A54" w:rsidDel="00357DD5" w:rsidRDefault="00EC52CD" w:rsidP="004C2D38">
            <w:pPr>
              <w:pStyle w:val="NoSpacing"/>
              <w:rPr>
                <w:del w:id="2785" w:author="Molly McEvilley" w:date="2023-06-27T07:50:00Z"/>
              </w:rPr>
            </w:pPr>
            <w:del w:id="2786" w:author="Molly McEvilley" w:date="2023-06-27T07:50:00Z">
              <w:r w:rsidRPr="00577A54" w:rsidDel="00357DD5">
                <w:delText>(any other)</w:delText>
              </w:r>
            </w:del>
          </w:p>
        </w:tc>
        <w:tc>
          <w:tcPr>
            <w:tcW w:w="2700" w:type="dxa"/>
          </w:tcPr>
          <w:p w14:paraId="260801E6" w14:textId="6DFE8143"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87" w:author="Molly McEvilley" w:date="2023-06-27T07:50:00Z"/>
              </w:rPr>
            </w:pPr>
            <w:del w:id="2788" w:author="Molly McEvilley" w:date="2023-06-27T07:50:00Z">
              <w:r w:rsidRPr="00577A54" w:rsidDel="00357DD5">
                <w:delText xml:space="preserve">Any other, including </w:delText>
              </w:r>
              <w:r w:rsidR="00143E83" w:rsidDel="00357DD5">
                <w:delText>NULL</w:delText>
              </w:r>
            </w:del>
          </w:p>
        </w:tc>
        <w:tc>
          <w:tcPr>
            <w:tcW w:w="1350" w:type="dxa"/>
          </w:tcPr>
          <w:p w14:paraId="1C3DAD7F" w14:textId="5F93AB3D"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89" w:author="Molly McEvilley" w:date="2023-06-27T07:50:00Z"/>
              </w:rPr>
            </w:pPr>
            <w:del w:id="2790" w:author="Molly McEvilley" w:date="2023-06-27T07:50:00Z">
              <w:r w:rsidRPr="00577A54" w:rsidDel="00357DD5">
                <w:delText>99</w:delText>
              </w:r>
            </w:del>
          </w:p>
        </w:tc>
        <w:tc>
          <w:tcPr>
            <w:tcW w:w="2790" w:type="dxa"/>
          </w:tcPr>
          <w:p w14:paraId="0535ABEB" w14:textId="5CABE6A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91" w:author="Molly McEvilley" w:date="2023-06-27T07:50:00Z"/>
              </w:rPr>
            </w:pPr>
            <w:del w:id="2792" w:author="Molly McEvilley" w:date="2023-06-27T07:50:00Z">
              <w:r w:rsidRPr="00577A54" w:rsidDel="00357DD5">
                <w:delText>Unknown</w:delText>
              </w:r>
            </w:del>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17C574FF"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793" w:author="Molly McEvilley" w:date="2023-06-20T13:39:00Z">
              <w:r w:rsidRPr="000744FD" w:rsidDel="00F940B6">
                <w:delText>Client doesn't know/refused</w:delText>
              </w:r>
            </w:del>
            <w:ins w:id="2794" w:author="Molly McEvilley" w:date="2023-06-20T13:39:00Z">
              <w:r w:rsidR="00F940B6">
                <w:t>Data not provided</w:t>
              </w:r>
            </w:ins>
            <w:ins w:id="2795" w:author="Molly McEvilley" w:date="2023-07-01T13:42:00Z">
              <w:r w:rsidR="00FC4396">
                <w:t xml:space="preserve"> by client</w:t>
              </w:r>
            </w:ins>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5F67D7F3"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796" w:author="Molly McEvilley" w:date="2023-05-09T15:57:00Z">
              <w:r w:rsidRPr="000744FD" w:rsidDel="00CD6807">
                <w:delText>Client refused</w:delText>
              </w:r>
            </w:del>
            <w:ins w:id="2797" w:author="Molly McEvilley" w:date="2023-05-09T15:57:00Z">
              <w:r w:rsidR="00CD6807">
                <w:t>Client prefers not to answer</w:t>
              </w:r>
            </w:ins>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575F7A5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798" w:author="Molly McEvilley" w:date="2023-06-20T13:39:00Z">
              <w:r w:rsidRPr="000744FD" w:rsidDel="00F940B6">
                <w:delText>Client doesn't know/refused</w:delText>
              </w:r>
            </w:del>
            <w:ins w:id="2799" w:author="Molly McEvilley" w:date="2023-06-20T13:39:00Z">
              <w:r w:rsidR="00F940B6">
                <w:t>Data not provided</w:t>
              </w:r>
            </w:ins>
            <w:ins w:id="2800" w:author="Molly McEvilley" w:date="2023-07-01T13:42:00Z">
              <w:r w:rsidR="00FC4396">
                <w:t xml:space="preserve"> by client</w:t>
              </w:r>
            </w:ins>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6119F62B"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801" w:author="Molly McEvilley" w:date="2023-07-01T13:42:00Z">
              <w:r w:rsidRPr="000744FD" w:rsidDel="00FC4396">
                <w:delText>Missing</w:delText>
              </w:r>
            </w:del>
            <w:ins w:id="2802" w:author="Molly McEvilley" w:date="2023-07-01T13:42:00Z">
              <w:r w:rsidR="00FC4396">
                <w:t>Data missing or invalid</w:t>
              </w:r>
            </w:ins>
          </w:p>
        </w:tc>
      </w:tr>
    </w:tbl>
    <w:p w14:paraId="584FF35C" w14:textId="77777777" w:rsidR="00FA3CC3" w:rsidRDefault="00FA3CC3" w:rsidP="00FA3CC3">
      <w:pPr>
        <w:pStyle w:val="Heading4"/>
        <w:rPr>
          <w:ins w:id="2803" w:author="Molly McEvilley" w:date="2023-07-01T10:43:00Z"/>
        </w:rPr>
      </w:pPr>
      <w:ins w:id="2804" w:author="Molly McEvilley" w:date="2023-07-01T10:43:00Z">
        <w:r>
          <w:t>HIV</w:t>
        </w:r>
      </w:ins>
    </w:p>
    <w:p w14:paraId="0E37F1E8" w14:textId="77777777" w:rsidR="00FA3CC3" w:rsidRDefault="00FA3CC3" w:rsidP="00FA3CC3">
      <w:pPr>
        <w:rPr>
          <w:ins w:id="2805" w:author="Molly McEvilley" w:date="2023-07-01T10:43:00Z"/>
        </w:rPr>
      </w:pPr>
      <w:ins w:id="2806" w:author="Molly McEvilley" w:date="2023-07-01T10:43:00Z">
        <w:r>
          <w:t xml:space="preserve">Set </w:t>
        </w:r>
        <w:r>
          <w:rPr>
            <w:b/>
            <w:bCs/>
          </w:rPr>
          <w:t>HIV</w:t>
        </w:r>
        <w:r>
          <w:t xml:space="preserve"> = -1 for:</w:t>
        </w:r>
      </w:ins>
    </w:p>
    <w:p w14:paraId="134810D3" w14:textId="77777777" w:rsidR="00FA3CC3" w:rsidRDefault="00FA3CC3" w:rsidP="00FA3CC3">
      <w:pPr>
        <w:pStyle w:val="ListParagraph"/>
        <w:numPr>
          <w:ilvl w:val="0"/>
          <w:numId w:val="120"/>
        </w:numPr>
        <w:rPr>
          <w:ins w:id="2807" w:author="Molly McEvilley" w:date="2023-07-01T10:43:00Z"/>
        </w:rPr>
      </w:pPr>
      <w:ins w:id="2808" w:author="Molly McEvilley" w:date="2023-07-01T10:43:00Z">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ins>
    </w:p>
    <w:p w14:paraId="4EBA2354" w14:textId="77777777" w:rsidR="00FA3CC3" w:rsidRDefault="00FA3CC3" w:rsidP="00FA3CC3">
      <w:pPr>
        <w:pStyle w:val="ListParagraph"/>
        <w:numPr>
          <w:ilvl w:val="0"/>
          <w:numId w:val="120"/>
        </w:numPr>
        <w:rPr>
          <w:ins w:id="2809" w:author="Molly McEvilley" w:date="2023-07-01T10:43:00Z"/>
        </w:rPr>
      </w:pPr>
      <w:ins w:id="2810" w:author="Molly McEvilley" w:date="2023-07-01T10:43:00Z">
        <w:r>
          <w:lastRenderedPageBreak/>
          <w:t>People under 18.</w:t>
        </w:r>
      </w:ins>
    </w:p>
    <w:p w14:paraId="55EA1B97" w14:textId="77777777" w:rsidR="00FA3CC3" w:rsidRPr="002D65E4" w:rsidRDefault="00FA3CC3" w:rsidP="00FA3CC3">
      <w:pPr>
        <w:rPr>
          <w:ins w:id="2811" w:author="Molly McEvilley" w:date="2023-07-01T10:43:00Z"/>
        </w:rPr>
      </w:pPr>
      <w:ins w:id="2812" w:author="Molly McEvilley" w:date="2023-07-01T10:43:00Z">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ins>
    </w:p>
    <w:p w14:paraId="1131540A" w14:textId="77777777" w:rsidR="00FA3CC3" w:rsidRDefault="00FA3CC3" w:rsidP="00FA3CC3">
      <w:pPr>
        <w:pStyle w:val="ListParagraph"/>
        <w:numPr>
          <w:ilvl w:val="0"/>
          <w:numId w:val="121"/>
        </w:numPr>
        <w:rPr>
          <w:ins w:id="2813" w:author="Molly McEvilley" w:date="2023-07-01T10:43:00Z"/>
        </w:rPr>
      </w:pPr>
      <w:proofErr w:type="spellStart"/>
      <w:ins w:id="2814" w:author="Molly McEvilley" w:date="2023-07-01T10:43:00Z">
        <w:r w:rsidRPr="00D43959">
          <w:rPr>
            <w:i/>
            <w:iCs/>
          </w:rPr>
          <w:t>InformationDate</w:t>
        </w:r>
        <w:proofErr w:type="spellEnd"/>
        <w:r>
          <w:t xml:space="preserve"> &lt;= </w:t>
        </w:r>
        <w:proofErr w:type="spellStart"/>
        <w:r w:rsidRPr="00D43959">
          <w:rPr>
            <w:u w:val="single"/>
          </w:rPr>
          <w:t>ReportEnd</w:t>
        </w:r>
        <w:proofErr w:type="spellEnd"/>
      </w:ins>
    </w:p>
    <w:p w14:paraId="2C71B17E" w14:textId="77777777" w:rsidR="00FA3CC3" w:rsidRDefault="00FA3CC3" w:rsidP="00FA3CC3">
      <w:pPr>
        <w:pStyle w:val="ListParagraph"/>
        <w:numPr>
          <w:ilvl w:val="0"/>
          <w:numId w:val="121"/>
        </w:numPr>
        <w:rPr>
          <w:ins w:id="2815" w:author="Molly McEvilley" w:date="2023-07-01T10:43:00Z"/>
        </w:rPr>
      </w:pPr>
      <w:proofErr w:type="spellStart"/>
      <w:ins w:id="2816" w:author="Molly McEvilley" w:date="2023-07-01T10:43:00Z">
        <w:r w:rsidRPr="00D43959">
          <w:rPr>
            <w:i/>
            <w:iCs/>
          </w:rPr>
          <w:t>DisabilityType</w:t>
        </w:r>
        <w:proofErr w:type="spellEnd"/>
        <w:r>
          <w:t xml:space="preserve"> = 8</w:t>
        </w:r>
      </w:ins>
    </w:p>
    <w:p w14:paraId="20B2E88C" w14:textId="77777777" w:rsidR="00FA3CC3" w:rsidRDefault="00FA3CC3" w:rsidP="00FA3CC3">
      <w:pPr>
        <w:pStyle w:val="ListParagraph"/>
        <w:numPr>
          <w:ilvl w:val="0"/>
          <w:numId w:val="121"/>
        </w:numPr>
        <w:rPr>
          <w:ins w:id="2817" w:author="Molly McEvilley" w:date="2023-07-01T10:43:00Z"/>
        </w:rPr>
      </w:pPr>
      <w:proofErr w:type="spellStart"/>
      <w:ins w:id="2818" w:author="Molly McEvilley" w:date="2023-07-01T10:43:00Z">
        <w:r w:rsidRPr="00D43959">
          <w:rPr>
            <w:i/>
            <w:iCs/>
          </w:rPr>
          <w:t>DisabilityResponse</w:t>
        </w:r>
        <w:proofErr w:type="spellEnd"/>
        <w:r w:rsidRPr="00D43959">
          <w:rPr>
            <w:i/>
            <w:iCs/>
          </w:rPr>
          <w:t xml:space="preserve"> </w:t>
        </w:r>
        <w:r>
          <w:t>= 1</w:t>
        </w:r>
      </w:ins>
    </w:p>
    <w:p w14:paraId="0A8FF810" w14:textId="77777777" w:rsidR="00FA3CC3" w:rsidRPr="00E62066" w:rsidRDefault="00FA3CC3" w:rsidP="00FA3CC3">
      <w:pPr>
        <w:rPr>
          <w:ins w:id="2819" w:author="Molly McEvilley" w:date="2023-07-01T10:43:00Z"/>
        </w:rPr>
      </w:pPr>
      <w:ins w:id="2820" w:author="Molly McEvilley" w:date="2023-07-01T10:43:00Z">
        <w:r>
          <w:t xml:space="preserve">Set </w:t>
        </w:r>
        <w:r>
          <w:rPr>
            <w:b/>
            <w:bCs/>
          </w:rPr>
          <w:t>HIV</w:t>
        </w:r>
        <w:r>
          <w:t xml:space="preserve"> = 0 for all other adults.</w:t>
        </w:r>
      </w:ins>
    </w:p>
    <w:p w14:paraId="06205C6B" w14:textId="77777777" w:rsidR="00B93233" w:rsidRDefault="00B93233" w:rsidP="00B93233">
      <w:pPr>
        <w:pStyle w:val="Heading4"/>
        <w:rPr>
          <w:ins w:id="2821" w:author="Molly McEvilley" w:date="2023-07-01T10:36:00Z"/>
        </w:rPr>
      </w:pPr>
      <w:ins w:id="2822" w:author="Molly McEvilley" w:date="2023-07-01T10:36:00Z">
        <w:r>
          <w:t>SMI</w:t>
        </w:r>
      </w:ins>
    </w:p>
    <w:p w14:paraId="22862A86" w14:textId="77777777" w:rsidR="00B93233" w:rsidRDefault="00B93233" w:rsidP="00B93233">
      <w:pPr>
        <w:rPr>
          <w:ins w:id="2823" w:author="Molly McEvilley" w:date="2023-07-01T10:36:00Z"/>
        </w:rPr>
      </w:pPr>
      <w:ins w:id="2824" w:author="Molly McEvilley" w:date="2023-07-01T10:36:00Z">
        <w:r>
          <w:t xml:space="preserve">Set </w:t>
        </w:r>
        <w:r w:rsidRPr="00D43959">
          <w:rPr>
            <w:b/>
            <w:bCs/>
          </w:rPr>
          <w:t>SMI</w:t>
        </w:r>
        <w:r>
          <w:t xml:space="preserve"> = -1 for:</w:t>
        </w:r>
      </w:ins>
    </w:p>
    <w:p w14:paraId="101A0C42" w14:textId="77777777" w:rsidR="00B93233" w:rsidRDefault="00B93233" w:rsidP="00B93233">
      <w:pPr>
        <w:pStyle w:val="ListParagraph"/>
        <w:numPr>
          <w:ilvl w:val="0"/>
          <w:numId w:val="120"/>
        </w:numPr>
        <w:rPr>
          <w:ins w:id="2825" w:author="Molly McEvilley" w:date="2023-07-01T10:36:00Z"/>
        </w:rPr>
      </w:pPr>
      <w:ins w:id="2826" w:author="Molly McEvilley" w:date="2023-07-01T10:36:00Z">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ins>
    </w:p>
    <w:p w14:paraId="5254EE95" w14:textId="77777777" w:rsidR="00B93233" w:rsidRDefault="00B93233" w:rsidP="00B93233">
      <w:pPr>
        <w:pStyle w:val="ListParagraph"/>
        <w:numPr>
          <w:ilvl w:val="0"/>
          <w:numId w:val="120"/>
        </w:numPr>
        <w:rPr>
          <w:ins w:id="2827" w:author="Molly McEvilley" w:date="2023-07-01T10:36:00Z"/>
        </w:rPr>
      </w:pPr>
      <w:ins w:id="2828" w:author="Molly McEvilley" w:date="2023-07-01T10:36:00Z">
        <w:r>
          <w:t>People under 18.</w:t>
        </w:r>
      </w:ins>
    </w:p>
    <w:p w14:paraId="1F51A339" w14:textId="77777777" w:rsidR="00B93233" w:rsidRPr="002D65E4" w:rsidRDefault="00B93233" w:rsidP="00B93233">
      <w:pPr>
        <w:rPr>
          <w:ins w:id="2829" w:author="Molly McEvilley" w:date="2023-07-01T10:36:00Z"/>
        </w:rPr>
      </w:pPr>
      <w:ins w:id="2830" w:author="Molly McEvilley" w:date="2023-07-01T10:36:00Z">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ins>
    </w:p>
    <w:p w14:paraId="19EF7410" w14:textId="77777777" w:rsidR="00B93233" w:rsidRDefault="00B93233" w:rsidP="00B93233">
      <w:pPr>
        <w:pStyle w:val="ListParagraph"/>
        <w:numPr>
          <w:ilvl w:val="0"/>
          <w:numId w:val="121"/>
        </w:numPr>
        <w:rPr>
          <w:ins w:id="2831" w:author="Molly McEvilley" w:date="2023-07-01T10:36:00Z"/>
        </w:rPr>
      </w:pPr>
      <w:proofErr w:type="spellStart"/>
      <w:ins w:id="2832" w:author="Molly McEvilley" w:date="2023-07-01T10:36:00Z">
        <w:r w:rsidRPr="00D43959">
          <w:rPr>
            <w:i/>
            <w:iCs/>
          </w:rPr>
          <w:t>InformationDate</w:t>
        </w:r>
        <w:proofErr w:type="spellEnd"/>
        <w:r>
          <w:t xml:space="preserve"> &lt;= </w:t>
        </w:r>
        <w:proofErr w:type="spellStart"/>
        <w:r w:rsidRPr="00D43959">
          <w:rPr>
            <w:u w:val="single"/>
          </w:rPr>
          <w:t>ReportEnd</w:t>
        </w:r>
        <w:proofErr w:type="spellEnd"/>
      </w:ins>
    </w:p>
    <w:p w14:paraId="12443FB0" w14:textId="77777777" w:rsidR="00B93233" w:rsidRDefault="00B93233" w:rsidP="00B93233">
      <w:pPr>
        <w:pStyle w:val="ListParagraph"/>
        <w:numPr>
          <w:ilvl w:val="0"/>
          <w:numId w:val="121"/>
        </w:numPr>
        <w:rPr>
          <w:ins w:id="2833" w:author="Molly McEvilley" w:date="2023-07-01T10:36:00Z"/>
        </w:rPr>
      </w:pPr>
      <w:proofErr w:type="spellStart"/>
      <w:ins w:id="2834" w:author="Molly McEvilley" w:date="2023-07-01T10:36:00Z">
        <w:r w:rsidRPr="00D43959">
          <w:rPr>
            <w:i/>
            <w:iCs/>
          </w:rPr>
          <w:t>DisabilityType</w:t>
        </w:r>
        <w:proofErr w:type="spellEnd"/>
        <w:r>
          <w:t xml:space="preserve"> = 9</w:t>
        </w:r>
      </w:ins>
    </w:p>
    <w:p w14:paraId="5F4C0D6A" w14:textId="77777777" w:rsidR="00B93233" w:rsidRDefault="00B93233" w:rsidP="00B93233">
      <w:pPr>
        <w:pStyle w:val="ListParagraph"/>
        <w:numPr>
          <w:ilvl w:val="0"/>
          <w:numId w:val="121"/>
        </w:numPr>
        <w:rPr>
          <w:ins w:id="2835" w:author="Molly McEvilley" w:date="2023-07-01T10:36:00Z"/>
        </w:rPr>
      </w:pPr>
      <w:proofErr w:type="spellStart"/>
      <w:ins w:id="2836" w:author="Molly McEvilley" w:date="2023-07-01T10:36:00Z">
        <w:r w:rsidRPr="00D43959">
          <w:rPr>
            <w:i/>
            <w:iCs/>
          </w:rPr>
          <w:t>DisabilityResponse</w:t>
        </w:r>
        <w:proofErr w:type="spellEnd"/>
        <w:r w:rsidRPr="00D43959">
          <w:rPr>
            <w:i/>
            <w:iCs/>
          </w:rPr>
          <w:t xml:space="preserve"> </w:t>
        </w:r>
        <w:r>
          <w:t>= 1</w:t>
        </w:r>
      </w:ins>
    </w:p>
    <w:p w14:paraId="03AB8A7B" w14:textId="77777777" w:rsidR="00B93233" w:rsidRDefault="00B93233" w:rsidP="00B93233">
      <w:pPr>
        <w:pStyle w:val="ListParagraph"/>
        <w:numPr>
          <w:ilvl w:val="0"/>
          <w:numId w:val="121"/>
        </w:numPr>
        <w:rPr>
          <w:ins w:id="2837" w:author="Molly McEvilley" w:date="2023-07-01T10:36:00Z"/>
        </w:rPr>
      </w:pPr>
      <w:proofErr w:type="spellStart"/>
      <w:ins w:id="2838" w:author="Molly McEvilley" w:date="2023-07-01T10:36:00Z">
        <w:r w:rsidRPr="00D43959">
          <w:rPr>
            <w:i/>
            <w:iCs/>
          </w:rPr>
          <w:t>IndefiniteAndImpairs</w:t>
        </w:r>
        <w:proofErr w:type="spellEnd"/>
        <w:r>
          <w:t xml:space="preserve"> = 1</w:t>
        </w:r>
      </w:ins>
    </w:p>
    <w:p w14:paraId="66EC4488" w14:textId="77777777" w:rsidR="00B93233" w:rsidRPr="006F68AD" w:rsidRDefault="00B93233" w:rsidP="00B93233">
      <w:pPr>
        <w:rPr>
          <w:ins w:id="2839" w:author="Molly McEvilley" w:date="2023-07-01T10:36:00Z"/>
        </w:rPr>
      </w:pPr>
      <w:ins w:id="2840" w:author="Molly McEvilley" w:date="2023-07-01T10:36:00Z">
        <w:r>
          <w:t xml:space="preserve">Set </w:t>
        </w:r>
        <w:r w:rsidRPr="00D43959">
          <w:rPr>
            <w:b/>
            <w:bCs/>
          </w:rPr>
          <w:t>SMI</w:t>
        </w:r>
        <w:r>
          <w:t xml:space="preserve"> = 0 for all other adults.</w:t>
        </w:r>
      </w:ins>
    </w:p>
    <w:p w14:paraId="110E09EC" w14:textId="77777777" w:rsidR="00B93233" w:rsidRDefault="00B93233" w:rsidP="00B93233">
      <w:pPr>
        <w:pStyle w:val="Heading4"/>
        <w:rPr>
          <w:ins w:id="2841" w:author="Molly McEvilley" w:date="2023-07-01T10:36:00Z"/>
        </w:rPr>
      </w:pPr>
      <w:ins w:id="2842" w:author="Molly McEvilley" w:date="2023-07-01T10:36:00Z">
        <w:r>
          <w:t>SUD</w:t>
        </w:r>
      </w:ins>
    </w:p>
    <w:p w14:paraId="629F6784" w14:textId="77777777" w:rsidR="00B93233" w:rsidRDefault="00B93233" w:rsidP="00B93233">
      <w:pPr>
        <w:rPr>
          <w:ins w:id="2843" w:author="Molly McEvilley" w:date="2023-07-01T10:36:00Z"/>
        </w:rPr>
      </w:pPr>
      <w:ins w:id="2844" w:author="Molly McEvilley" w:date="2023-07-01T10:36:00Z">
        <w:r>
          <w:t xml:space="preserve">Set </w:t>
        </w:r>
        <w:r>
          <w:rPr>
            <w:b/>
            <w:bCs/>
          </w:rPr>
          <w:t>SUD</w:t>
        </w:r>
        <w:r>
          <w:t xml:space="preserve"> = -1 for:</w:t>
        </w:r>
      </w:ins>
    </w:p>
    <w:p w14:paraId="1853296B" w14:textId="77777777" w:rsidR="00B93233" w:rsidRDefault="00B93233" w:rsidP="00B93233">
      <w:pPr>
        <w:pStyle w:val="ListParagraph"/>
        <w:numPr>
          <w:ilvl w:val="0"/>
          <w:numId w:val="120"/>
        </w:numPr>
        <w:rPr>
          <w:ins w:id="2845" w:author="Molly McEvilley" w:date="2023-07-01T10:36:00Z"/>
        </w:rPr>
      </w:pPr>
      <w:ins w:id="2846" w:author="Molly McEvilley" w:date="2023-07-01T10:36:00Z">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ins>
    </w:p>
    <w:p w14:paraId="4968A804" w14:textId="77777777" w:rsidR="00B93233" w:rsidRDefault="00B93233" w:rsidP="00B93233">
      <w:pPr>
        <w:pStyle w:val="ListParagraph"/>
        <w:numPr>
          <w:ilvl w:val="0"/>
          <w:numId w:val="120"/>
        </w:numPr>
        <w:rPr>
          <w:ins w:id="2847" w:author="Molly McEvilley" w:date="2023-07-01T10:36:00Z"/>
        </w:rPr>
      </w:pPr>
      <w:ins w:id="2848" w:author="Molly McEvilley" w:date="2023-07-01T10:36:00Z">
        <w:r>
          <w:t>People under 18.</w:t>
        </w:r>
      </w:ins>
    </w:p>
    <w:p w14:paraId="4F02797E" w14:textId="77777777" w:rsidR="00B93233" w:rsidRPr="002D65E4" w:rsidRDefault="00B93233" w:rsidP="00B93233">
      <w:pPr>
        <w:rPr>
          <w:ins w:id="2849" w:author="Molly McEvilley" w:date="2023-07-01T10:36:00Z"/>
        </w:rPr>
      </w:pPr>
      <w:ins w:id="2850" w:author="Molly McEvilley" w:date="2023-07-01T10:36:00Z">
        <w:r>
          <w:t xml:space="preserve">For any person with at least one enrollment where </w:t>
        </w:r>
        <w:proofErr w:type="spellStart"/>
        <w:r>
          <w:t>tlsa_Enrollment.</w:t>
        </w:r>
        <w:r w:rsidRPr="00D43959">
          <w:rPr>
            <w:b/>
            <w:bCs/>
          </w:rPr>
          <w:t>AHAR</w:t>
        </w:r>
        <w:proofErr w:type="spellEnd"/>
        <w:r>
          <w:t xml:space="preserve"> = 1, set </w:t>
        </w:r>
        <w:r>
          <w:rPr>
            <w:b/>
            <w:bCs/>
          </w:rPr>
          <w:t>SUD</w:t>
        </w:r>
        <w:r>
          <w:t xml:space="preserve"> = 1 if one or more of those enrollments has an associated </w:t>
        </w:r>
        <w:proofErr w:type="spellStart"/>
        <w:r>
          <w:t>hmis_Disabilities</w:t>
        </w:r>
        <w:proofErr w:type="spellEnd"/>
        <w:r>
          <w:t xml:space="preserve"> record where: </w:t>
        </w:r>
      </w:ins>
    </w:p>
    <w:p w14:paraId="2CFBC106" w14:textId="77777777" w:rsidR="00B93233" w:rsidRDefault="00B93233" w:rsidP="00B93233">
      <w:pPr>
        <w:pStyle w:val="ListParagraph"/>
        <w:numPr>
          <w:ilvl w:val="0"/>
          <w:numId w:val="121"/>
        </w:numPr>
        <w:rPr>
          <w:ins w:id="2851" w:author="Molly McEvilley" w:date="2023-07-01T10:36:00Z"/>
        </w:rPr>
      </w:pPr>
      <w:proofErr w:type="spellStart"/>
      <w:ins w:id="2852" w:author="Molly McEvilley" w:date="2023-07-01T10:36:00Z">
        <w:r w:rsidRPr="00D43959">
          <w:rPr>
            <w:i/>
            <w:iCs/>
          </w:rPr>
          <w:t>InformationDate</w:t>
        </w:r>
        <w:proofErr w:type="spellEnd"/>
        <w:r>
          <w:t xml:space="preserve"> &lt;= </w:t>
        </w:r>
        <w:proofErr w:type="spellStart"/>
        <w:r w:rsidRPr="00D43959">
          <w:rPr>
            <w:u w:val="single"/>
          </w:rPr>
          <w:t>ReportEnd</w:t>
        </w:r>
        <w:proofErr w:type="spellEnd"/>
      </w:ins>
    </w:p>
    <w:p w14:paraId="5128CC62" w14:textId="77777777" w:rsidR="00B93233" w:rsidRDefault="00B93233" w:rsidP="00B93233">
      <w:pPr>
        <w:pStyle w:val="ListParagraph"/>
        <w:numPr>
          <w:ilvl w:val="0"/>
          <w:numId w:val="121"/>
        </w:numPr>
        <w:rPr>
          <w:ins w:id="2853" w:author="Molly McEvilley" w:date="2023-07-01T10:36:00Z"/>
        </w:rPr>
      </w:pPr>
      <w:proofErr w:type="spellStart"/>
      <w:ins w:id="2854" w:author="Molly McEvilley" w:date="2023-07-01T10:36:00Z">
        <w:r w:rsidRPr="00D43959">
          <w:rPr>
            <w:i/>
            <w:iCs/>
          </w:rPr>
          <w:t>DisabilityType</w:t>
        </w:r>
        <w:proofErr w:type="spellEnd"/>
        <w:r>
          <w:t xml:space="preserve"> = 10</w:t>
        </w:r>
      </w:ins>
    </w:p>
    <w:p w14:paraId="2535B733" w14:textId="77777777" w:rsidR="00B93233" w:rsidRDefault="00B93233" w:rsidP="00B93233">
      <w:pPr>
        <w:pStyle w:val="ListParagraph"/>
        <w:numPr>
          <w:ilvl w:val="0"/>
          <w:numId w:val="121"/>
        </w:numPr>
        <w:rPr>
          <w:ins w:id="2855" w:author="Molly McEvilley" w:date="2023-07-01T10:36:00Z"/>
        </w:rPr>
      </w:pPr>
      <w:proofErr w:type="spellStart"/>
      <w:ins w:id="2856" w:author="Molly McEvilley" w:date="2023-07-01T10:36:00Z">
        <w:r w:rsidRPr="00D43959">
          <w:rPr>
            <w:i/>
            <w:iCs/>
          </w:rPr>
          <w:t>DisabilityResponse</w:t>
        </w:r>
        <w:proofErr w:type="spellEnd"/>
        <w:r w:rsidRPr="00D43959">
          <w:rPr>
            <w:i/>
            <w:iCs/>
          </w:rPr>
          <w:t xml:space="preserve"> </w:t>
        </w:r>
        <w:r>
          <w:t>is 1 (Alcohol use disorder), 2 (Drug use disorder), or 3 (Both alcohol and drug use disorders)</w:t>
        </w:r>
      </w:ins>
    </w:p>
    <w:p w14:paraId="18C1F313" w14:textId="77777777" w:rsidR="00B93233" w:rsidRDefault="00B93233" w:rsidP="00B93233">
      <w:pPr>
        <w:pStyle w:val="ListParagraph"/>
        <w:numPr>
          <w:ilvl w:val="0"/>
          <w:numId w:val="121"/>
        </w:numPr>
        <w:rPr>
          <w:ins w:id="2857" w:author="Molly McEvilley" w:date="2023-07-01T10:36:00Z"/>
        </w:rPr>
      </w:pPr>
      <w:proofErr w:type="spellStart"/>
      <w:ins w:id="2858" w:author="Molly McEvilley" w:date="2023-07-01T10:36:00Z">
        <w:r w:rsidRPr="00D43959">
          <w:rPr>
            <w:i/>
            <w:iCs/>
          </w:rPr>
          <w:t>IndefiniteAndImpairs</w:t>
        </w:r>
        <w:proofErr w:type="spellEnd"/>
        <w:r>
          <w:t xml:space="preserve"> = 1</w:t>
        </w:r>
      </w:ins>
    </w:p>
    <w:p w14:paraId="6396E7AF" w14:textId="77777777" w:rsidR="00B93233" w:rsidRPr="006F68AD" w:rsidRDefault="00B93233" w:rsidP="00B93233">
      <w:pPr>
        <w:rPr>
          <w:ins w:id="2859" w:author="Molly McEvilley" w:date="2023-07-01T10:36:00Z"/>
        </w:rPr>
      </w:pPr>
      <w:ins w:id="2860" w:author="Molly McEvilley" w:date="2023-07-01T10:36:00Z">
        <w:r>
          <w:t xml:space="preserve">Set </w:t>
        </w:r>
        <w:r>
          <w:rPr>
            <w:b/>
            <w:bCs/>
          </w:rPr>
          <w:t>SUD</w:t>
        </w:r>
        <w:r>
          <w:t xml:space="preserve"> = 0 for all other adults.</w:t>
        </w:r>
      </w:ins>
    </w:p>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r w:rsidRPr="00B678E4">
        <w:rPr>
          <w:i/>
          <w:iCs/>
        </w:rPr>
        <w:t>DisablingCondition</w:t>
      </w:r>
      <w:proofErr w:type="spell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7DAC22DA" w:rsidR="00482C4E" w:rsidRPr="00655B0F" w:rsidRDefault="00482C4E" w:rsidP="004C2D38">
            <w:pPr>
              <w:pStyle w:val="NoSpacing"/>
            </w:pPr>
            <w:ins w:id="2861" w:author="Molly McEvilley" w:date="2023-07-01T10:38:00Z">
              <w:r>
                <w:t>Criteria</w:t>
              </w:r>
            </w:ins>
            <w:del w:id="2862" w:author="Molly McEvilley" w:date="2023-07-01T10:38:00Z">
              <w:r w:rsidDel="00675A35">
                <w:delText>tlsa_Enrollment.DisabilityStatus</w:delText>
              </w:r>
            </w:del>
          </w:p>
        </w:tc>
        <w:tc>
          <w:tcPr>
            <w:tcW w:w="2283" w:type="pct"/>
          </w:tcPr>
          <w:p w14:paraId="39AA10B6" w14:textId="03A43AC3" w:rsidR="00482C4E" w:rsidRPr="00107D01" w:rsidRDefault="00482C4E" w:rsidP="004C2D38">
            <w:pPr>
              <w:pStyle w:val="NoSpacing"/>
              <w:rPr>
                <w:rFonts w:ascii="Open Sans" w:hAnsi="Open Sans" w:cs="Open Sans"/>
                <w:b w:val="0"/>
                <w:bCs w:val="0"/>
              </w:rPr>
            </w:pPr>
            <w:proofErr w:type="spellStart"/>
            <w:r>
              <w:t>tlsa_Person.DisabilityStatus</w:t>
            </w:r>
            <w:proofErr w:type="spellEnd"/>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6CA5670D" w:rsidR="00482C4E" w:rsidRPr="00014EE4" w:rsidRDefault="00482C4E" w:rsidP="00BB1AF4">
            <w:pPr>
              <w:pStyle w:val="NoSpacing"/>
            </w:pPr>
            <w:proofErr w:type="spellStart"/>
            <w:ins w:id="2863" w:author="Molly McEvilley" w:date="2023-07-01T10:38:00Z">
              <w:r>
                <w:t>tlsa_Enrollment.</w:t>
              </w:r>
              <w:r w:rsidRPr="00277F30">
                <w:rPr>
                  <w:b/>
                  <w:bCs/>
                </w:rPr>
                <w:t>DisabilityStatus</w:t>
              </w:r>
              <w:proofErr w:type="spellEnd"/>
              <w:r>
                <w:t xml:space="preserve"> = 1</w:t>
              </w:r>
            </w:ins>
            <w:del w:id="2864" w:author="Molly McEvilley" w:date="2023-07-01T10:38:00Z">
              <w:r w:rsidRPr="00014EE4" w:rsidDel="00C156EB">
                <w:delText>Yes (1)</w:delText>
              </w:r>
            </w:del>
            <w:r w:rsidRPr="00014EE4">
              <w:t xml:space="preserve"> </w:t>
            </w:r>
          </w:p>
        </w:tc>
        <w:tc>
          <w:tcPr>
            <w:tcW w:w="2283" w:type="pct"/>
          </w:tcPr>
          <w:p w14:paraId="6B8B7261" w14:textId="55035F4C" w:rsidR="00482C4E" w:rsidRPr="00014EE4" w:rsidRDefault="00482C4E" w:rsidP="00BB1AF4">
            <w:pPr>
              <w:pStyle w:val="NoSpacing"/>
            </w:pPr>
            <w:r w:rsidRPr="00014EE4">
              <w:t>1</w:t>
            </w:r>
            <w:ins w:id="2865" w:author="Molly McEvilley" w:date="2023-07-01T10:40:00Z">
              <w:r>
                <w:t xml:space="preserve"> (Disabled)</w:t>
              </w:r>
            </w:ins>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866" w:author="Molly McEvilley" w:date="2023-07-01T10:41:00Z"/>
        </w:trPr>
        <w:tc>
          <w:tcPr>
            <w:tcW w:w="451" w:type="pct"/>
          </w:tcPr>
          <w:p w14:paraId="2D0D9348" w14:textId="1BF90050" w:rsidR="00FA3CC3" w:rsidRPr="00014EE4" w:rsidRDefault="00FA3CC3" w:rsidP="00FA3CC3">
            <w:pPr>
              <w:pStyle w:val="NoSpacing"/>
              <w:rPr>
                <w:ins w:id="2867" w:author="Molly McEvilley" w:date="2023-07-01T10:41:00Z"/>
              </w:rPr>
            </w:pPr>
            <w:ins w:id="2868" w:author="Molly McEvilley" w:date="2023-07-01T10:41:00Z">
              <w:r>
                <w:t>2</w:t>
              </w:r>
            </w:ins>
          </w:p>
        </w:tc>
        <w:tc>
          <w:tcPr>
            <w:tcW w:w="2266" w:type="pct"/>
          </w:tcPr>
          <w:p w14:paraId="7CD7EA9F" w14:textId="45B1BB32" w:rsidR="00FA3CC3" w:rsidRDefault="00FA3CC3" w:rsidP="00FA3CC3">
            <w:pPr>
              <w:pStyle w:val="NoSpacing"/>
              <w:rPr>
                <w:ins w:id="2869" w:author="Molly McEvilley" w:date="2023-07-01T10:41:00Z"/>
              </w:rPr>
            </w:pPr>
            <w:proofErr w:type="spellStart"/>
            <w:ins w:id="2870" w:author="Molly McEvilley" w:date="2023-07-01T10:41:00Z">
              <w:r>
                <w:t>tlsa_Person.</w:t>
              </w:r>
              <w:r w:rsidRPr="00277F30">
                <w:rPr>
                  <w:b/>
                  <w:bCs/>
                </w:rPr>
                <w:t>HIV</w:t>
              </w:r>
              <w:proofErr w:type="spellEnd"/>
              <w:r>
                <w:t xml:space="preserve"> = 1</w:t>
              </w:r>
            </w:ins>
          </w:p>
        </w:tc>
        <w:tc>
          <w:tcPr>
            <w:tcW w:w="2283" w:type="pct"/>
          </w:tcPr>
          <w:p w14:paraId="0250E22E" w14:textId="05534B0A" w:rsidR="00FA3CC3" w:rsidRPr="00014EE4" w:rsidRDefault="00FA3CC3" w:rsidP="00FA3CC3">
            <w:pPr>
              <w:pStyle w:val="NoSpacing"/>
              <w:rPr>
                <w:ins w:id="2871" w:author="Molly McEvilley" w:date="2023-07-01T10:41:00Z"/>
              </w:rPr>
            </w:pPr>
            <w:ins w:id="2872" w:author="Molly McEvilley" w:date="2023-07-01T10:42:00Z">
              <w:r w:rsidRPr="005D1DE0">
                <w:t>1 (Disabled)</w:t>
              </w:r>
            </w:ins>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ins w:id="2873" w:author="Molly McEvilley" w:date="2023-07-01T10:41:00Z"/>
        </w:trPr>
        <w:tc>
          <w:tcPr>
            <w:tcW w:w="451" w:type="pct"/>
          </w:tcPr>
          <w:p w14:paraId="486BA6FF" w14:textId="2E35CA38" w:rsidR="00FA3CC3" w:rsidRPr="00014EE4" w:rsidRDefault="00FA3CC3" w:rsidP="00FA3CC3">
            <w:pPr>
              <w:pStyle w:val="NoSpacing"/>
              <w:rPr>
                <w:ins w:id="2874" w:author="Molly McEvilley" w:date="2023-07-01T10:41:00Z"/>
              </w:rPr>
            </w:pPr>
            <w:ins w:id="2875" w:author="Molly McEvilley" w:date="2023-07-01T10:41:00Z">
              <w:r>
                <w:t>2</w:t>
              </w:r>
            </w:ins>
          </w:p>
        </w:tc>
        <w:tc>
          <w:tcPr>
            <w:tcW w:w="2266" w:type="pct"/>
          </w:tcPr>
          <w:p w14:paraId="64F25EEC" w14:textId="6930B927" w:rsidR="00FA3CC3" w:rsidRDefault="00FA3CC3" w:rsidP="00FA3CC3">
            <w:pPr>
              <w:pStyle w:val="NoSpacing"/>
              <w:rPr>
                <w:ins w:id="2876" w:author="Molly McEvilley" w:date="2023-07-01T10:41:00Z"/>
              </w:rPr>
            </w:pPr>
            <w:proofErr w:type="spellStart"/>
            <w:ins w:id="2877" w:author="Molly McEvilley" w:date="2023-07-01T10:42:00Z">
              <w:r>
                <w:t>tlsa_Person.</w:t>
              </w:r>
              <w:r>
                <w:rPr>
                  <w:b/>
                  <w:bCs/>
                </w:rPr>
                <w:t>SMI</w:t>
              </w:r>
              <w:proofErr w:type="spellEnd"/>
              <w:r>
                <w:t xml:space="preserve"> = 1</w:t>
              </w:r>
            </w:ins>
          </w:p>
        </w:tc>
        <w:tc>
          <w:tcPr>
            <w:tcW w:w="2283" w:type="pct"/>
          </w:tcPr>
          <w:p w14:paraId="41307F37" w14:textId="6772752E" w:rsidR="00FA3CC3" w:rsidRPr="00014EE4" w:rsidRDefault="00FA3CC3" w:rsidP="00FA3CC3">
            <w:pPr>
              <w:pStyle w:val="NoSpacing"/>
              <w:rPr>
                <w:ins w:id="2878" w:author="Molly McEvilley" w:date="2023-07-01T10:41:00Z"/>
              </w:rPr>
            </w:pPr>
            <w:ins w:id="2879" w:author="Molly McEvilley" w:date="2023-07-01T10:42:00Z">
              <w:r w:rsidRPr="005D1DE0">
                <w:t>1 (Disabled)</w:t>
              </w:r>
            </w:ins>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880" w:author="Molly McEvilley" w:date="2023-07-01T10:41:00Z"/>
        </w:trPr>
        <w:tc>
          <w:tcPr>
            <w:tcW w:w="451" w:type="pct"/>
          </w:tcPr>
          <w:p w14:paraId="6C409121" w14:textId="64E4FCFF" w:rsidR="00FA3CC3" w:rsidRPr="00014EE4" w:rsidRDefault="00FA3CC3" w:rsidP="00FA3CC3">
            <w:pPr>
              <w:pStyle w:val="NoSpacing"/>
              <w:rPr>
                <w:ins w:id="2881" w:author="Molly McEvilley" w:date="2023-07-01T10:41:00Z"/>
              </w:rPr>
            </w:pPr>
            <w:ins w:id="2882" w:author="Molly McEvilley" w:date="2023-07-01T10:41:00Z">
              <w:r>
                <w:t>2</w:t>
              </w:r>
            </w:ins>
          </w:p>
        </w:tc>
        <w:tc>
          <w:tcPr>
            <w:tcW w:w="2266" w:type="pct"/>
          </w:tcPr>
          <w:p w14:paraId="040C899D" w14:textId="76CD1501" w:rsidR="00FA3CC3" w:rsidRDefault="00FA3CC3" w:rsidP="00FA3CC3">
            <w:pPr>
              <w:pStyle w:val="NoSpacing"/>
              <w:rPr>
                <w:ins w:id="2883" w:author="Molly McEvilley" w:date="2023-07-01T10:41:00Z"/>
              </w:rPr>
            </w:pPr>
            <w:proofErr w:type="spellStart"/>
            <w:ins w:id="2884" w:author="Molly McEvilley" w:date="2023-07-01T10:42:00Z">
              <w:r>
                <w:t>tlsa_Person.</w:t>
              </w:r>
              <w:r>
                <w:rPr>
                  <w:b/>
                  <w:bCs/>
                </w:rPr>
                <w:t>SUD</w:t>
              </w:r>
              <w:proofErr w:type="spellEnd"/>
              <w:r>
                <w:t xml:space="preserve"> = 1</w:t>
              </w:r>
            </w:ins>
          </w:p>
        </w:tc>
        <w:tc>
          <w:tcPr>
            <w:tcW w:w="2283" w:type="pct"/>
          </w:tcPr>
          <w:p w14:paraId="700811CA" w14:textId="2D06488B" w:rsidR="00FA3CC3" w:rsidRPr="00014EE4" w:rsidRDefault="00FA3CC3" w:rsidP="00FA3CC3">
            <w:pPr>
              <w:pStyle w:val="NoSpacing"/>
              <w:rPr>
                <w:ins w:id="2885" w:author="Molly McEvilley" w:date="2023-07-01T10:41:00Z"/>
              </w:rPr>
            </w:pPr>
            <w:ins w:id="2886" w:author="Molly McEvilley" w:date="2023-07-01T10:42:00Z">
              <w:r w:rsidRPr="005D1DE0">
                <w:t>1 (Disabled)</w:t>
              </w:r>
            </w:ins>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4F9920" w:rsidR="00FA3CC3" w:rsidRPr="00014EE4" w:rsidRDefault="00FA3CC3" w:rsidP="00FA3CC3">
            <w:pPr>
              <w:pStyle w:val="NoSpacing"/>
            </w:pPr>
            <w:ins w:id="2887" w:author="Molly McEvilley" w:date="2023-07-01T10:41:00Z">
              <w:r>
                <w:t>3</w:t>
              </w:r>
            </w:ins>
            <w:del w:id="2888" w:author="Molly McEvilley" w:date="2023-07-01T10:41:00Z">
              <w:r w:rsidRPr="00014EE4" w:rsidDel="00482C4E">
                <w:delText>2</w:delText>
              </w:r>
            </w:del>
          </w:p>
        </w:tc>
        <w:tc>
          <w:tcPr>
            <w:tcW w:w="2266" w:type="pct"/>
          </w:tcPr>
          <w:p w14:paraId="332C8622" w14:textId="485BF06C" w:rsidR="00FA3CC3" w:rsidRPr="00014EE4" w:rsidRDefault="00FA3CC3" w:rsidP="00FA3CC3">
            <w:pPr>
              <w:pStyle w:val="NoSpacing"/>
            </w:pPr>
            <w:proofErr w:type="spellStart"/>
            <w:ins w:id="2889" w:author="Molly McEvilley" w:date="2023-07-01T10:42:00Z">
              <w:r>
                <w:t>tlsa_Enrollment.</w:t>
              </w:r>
              <w:r w:rsidRPr="00D43959">
                <w:rPr>
                  <w:b/>
                  <w:bCs/>
                </w:rPr>
                <w:t>DisabilityStatus</w:t>
              </w:r>
              <w:proofErr w:type="spellEnd"/>
              <w:r>
                <w:t xml:space="preserve"> = </w:t>
              </w:r>
            </w:ins>
            <w:del w:id="2890" w:author="Molly McEvilley" w:date="2023-07-01T10:42:00Z">
              <w:r w:rsidRPr="00014EE4" w:rsidDel="00FA3CC3">
                <w:delText>No (0)</w:delText>
              </w:r>
            </w:del>
            <w:ins w:id="2891" w:author="Molly McEvilley" w:date="2023-07-01T10:42:00Z">
              <w:r>
                <w:t>0</w:t>
              </w:r>
            </w:ins>
            <w:del w:id="2892" w:author="Molly McEvilley" w:date="2023-07-01T10:42:00Z">
              <w:r w:rsidRPr="00014EE4" w:rsidDel="00FA3CC3">
                <w:delText xml:space="preserve"> </w:delText>
              </w:r>
            </w:del>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7D4F442D" w:rsidR="00FA3CC3" w:rsidRPr="00014EE4" w:rsidRDefault="00FA3CC3" w:rsidP="00FA3CC3">
            <w:pPr>
              <w:pStyle w:val="NoSpacing"/>
            </w:pPr>
            <w:del w:id="2893" w:author="Molly McEvilley" w:date="2023-07-01T10:42:00Z">
              <w:r w:rsidRPr="00014EE4" w:rsidDel="00FA3CC3">
                <w:delText>3</w:delText>
              </w:r>
            </w:del>
            <w:ins w:id="2894" w:author="Molly McEvilley" w:date="2023-07-01T10:42:00Z">
              <w:r>
                <w:t>4</w:t>
              </w:r>
            </w:ins>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0E06776" w:rsidR="00EC52CD" w:rsidRPr="008F77C0" w:rsidRDefault="000308E2" w:rsidP="10B9F996">
      <w:proofErr w:type="spellStart"/>
      <w:r w:rsidRPr="10B9F996">
        <w:rPr>
          <w:i/>
          <w:iCs/>
        </w:rPr>
        <w:t>DomesticViolence</w:t>
      </w:r>
      <w:del w:id="2895" w:author="Genelle Denzin" w:date="2023-07-08T13:41:00Z">
        <w:r w:rsidRPr="10B9F996" w:rsidDel="000308E2">
          <w:rPr>
            <w:i/>
            <w:iCs/>
          </w:rPr>
          <w:delText>Victim</w:delText>
        </w:r>
      </w:del>
      <w:ins w:id="2896" w:author="Genelle Denzin" w:date="2023-07-08T13:41:00Z">
        <w:r w:rsidR="533FFE22" w:rsidRPr="10B9F996">
          <w:rPr>
            <w:i/>
            <w:iCs/>
          </w:rPr>
          <w:t>Survivor</w:t>
        </w:r>
      </w:ins>
      <w:proofErr w:type="spellEnd"/>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proofErr w:type="spellStart"/>
      <w:r w:rsidR="00746A56">
        <w:t>of</w:t>
      </w:r>
      <w:proofErr w:type="spellEnd"/>
      <w:r w:rsidR="00746A56">
        <w:t xml:space="preserve"> </w:t>
      </w:r>
      <w:proofErr w:type="spellStart"/>
      <w:r w:rsidR="00746A56">
        <w:t>tlsa_Person.</w:t>
      </w:r>
      <w:r w:rsidR="002E318E" w:rsidRPr="10B9F996">
        <w:rPr>
          <w:b/>
          <w:bCs/>
        </w:rPr>
        <w:t>DVStatus</w:t>
      </w:r>
      <w:proofErr w:type="spellEnd"/>
      <w:r w:rsidR="00014EE4">
        <w:t xml:space="preserve"> to the first LSA Value in the table below where </w:t>
      </w:r>
      <w:proofErr w:type="spellStart"/>
      <w:r w:rsidR="005A0165">
        <w:t>tlsa_Enrollment.</w:t>
      </w:r>
      <w:r w:rsidR="005A0165" w:rsidRPr="10B9F996">
        <w:rPr>
          <w:b/>
          <w:bCs/>
        </w:rPr>
        <w:t>D</w:t>
      </w:r>
      <w:r w:rsidR="002D4267" w:rsidRPr="10B9F996">
        <w:rPr>
          <w:b/>
          <w:bCs/>
        </w:rPr>
        <w:t>V</w:t>
      </w:r>
      <w:r w:rsidR="005A0165" w:rsidRPr="10B9F996">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24F362B6" w:rsidR="00DC14C3" w:rsidRPr="00577A54" w:rsidRDefault="00DC14C3" w:rsidP="00DC14C3">
            <w:pPr>
              <w:pStyle w:val="NoSpacing"/>
            </w:pPr>
            <w:r w:rsidRPr="00577A54">
              <w:t xml:space="preserve">DV </w:t>
            </w:r>
            <w:del w:id="2897" w:author="Jules Brown" w:date="2023-07-14T15:25:00Z">
              <w:r w:rsidRPr="00577A54" w:rsidDel="00427BFE">
                <w:delText>victim</w:delText>
              </w:r>
            </w:del>
            <w:ins w:id="2898" w:author="Jules Brown" w:date="2023-07-14T15:25:00Z">
              <w:r w:rsidR="00427BFE">
                <w:t>survivor</w:t>
              </w:r>
            </w:ins>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48D0AFEC" w:rsidR="00DC14C3" w:rsidRPr="00577A54" w:rsidRDefault="00DC14C3" w:rsidP="00DC14C3">
            <w:pPr>
              <w:pStyle w:val="NoSpacing"/>
            </w:pPr>
            <w:r w:rsidRPr="00577A54">
              <w:t xml:space="preserve">DV </w:t>
            </w:r>
            <w:del w:id="2899" w:author="Jules Brown" w:date="2023-07-14T15:25:00Z">
              <w:r w:rsidRPr="00577A54" w:rsidDel="00427BFE">
                <w:delText>victim</w:delText>
              </w:r>
            </w:del>
            <w:ins w:id="2900" w:author="Jules Brown" w:date="2023-07-14T15:25:00Z">
              <w:r w:rsidR="00427BFE">
                <w:t>survivor</w:t>
              </w:r>
            </w:ins>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3685CBA6" w:rsidR="00DC14C3" w:rsidRPr="00577A54" w:rsidRDefault="00DC14C3" w:rsidP="00DC14C3">
            <w:pPr>
              <w:pStyle w:val="NoSpacing"/>
            </w:pPr>
            <w:r w:rsidRPr="00577A54">
              <w:t xml:space="preserve">DV </w:t>
            </w:r>
            <w:del w:id="2901" w:author="Jules Brown" w:date="2023-07-14T15:25:00Z">
              <w:r w:rsidRPr="00577A54" w:rsidDel="00427BFE">
                <w:delText>victim</w:delText>
              </w:r>
            </w:del>
            <w:ins w:id="2902" w:author="Jules Brown" w:date="2023-07-14T15:25:00Z">
              <w:r w:rsidR="00427BFE">
                <w:t>survivor</w:t>
              </w:r>
            </w:ins>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36A9E1E7" w:rsidR="00DC14C3" w:rsidRPr="00577A54" w:rsidRDefault="00DC14C3" w:rsidP="00DC14C3">
            <w:pPr>
              <w:pStyle w:val="NoSpacing"/>
            </w:pPr>
            <w:del w:id="2903" w:author="Jules Brown" w:date="2023-07-14T15:25:00Z">
              <w:r w:rsidRPr="00577A54" w:rsidDel="00427BFE">
                <w:delText>Not a victim of domestic violence</w:delText>
              </w:r>
            </w:del>
            <w:ins w:id="2904" w:author="Jules Brown" w:date="2023-07-14T15:25:00Z">
              <w:r w:rsidR="00427BFE">
                <w:t>No history of DV reported</w:t>
              </w:r>
            </w:ins>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3899BCFA" w:rsidR="00DC14C3" w:rsidRPr="00577A54" w:rsidRDefault="00DC14C3" w:rsidP="00DC14C3">
            <w:pPr>
              <w:pStyle w:val="NoSpacing"/>
            </w:pPr>
            <w:del w:id="2905" w:author="Molly McEvilley" w:date="2023-06-20T13:39:00Z">
              <w:r w:rsidRPr="00577A54" w:rsidDel="00F940B6">
                <w:delText>Client doesn't know/refused</w:delText>
              </w:r>
            </w:del>
            <w:ins w:id="2906" w:author="Molly McEvilley" w:date="2023-06-20T13:39:00Z">
              <w:r w:rsidR="00F940B6">
                <w:t>Data not provided</w:t>
              </w:r>
            </w:ins>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907" w:name="_ES/SH/Street_Time_–"/>
      <w:bookmarkStart w:id="2908" w:name="_Toc34144028"/>
      <w:bookmarkStart w:id="2909" w:name="_Toc34144029"/>
      <w:bookmarkStart w:id="2910" w:name="_Toc34144030"/>
      <w:bookmarkStart w:id="2911" w:name="_Toc34144031"/>
      <w:bookmarkStart w:id="2912" w:name="_Toc34144032"/>
      <w:bookmarkStart w:id="2913" w:name="_Toc34144033"/>
      <w:bookmarkStart w:id="2914" w:name="_Time_Spent_in"/>
      <w:bookmarkStart w:id="2915" w:name="_Toc506721198"/>
      <w:bookmarkStart w:id="2916" w:name="_Toc37849763"/>
      <w:bookmarkStart w:id="2917" w:name="_Toc140489939"/>
      <w:bookmarkStart w:id="2918" w:name="_Toc499543992"/>
      <w:bookmarkStart w:id="2919" w:name="_Toc506721201"/>
      <w:bookmarkEnd w:id="2160"/>
      <w:bookmarkEnd w:id="2907"/>
      <w:bookmarkEnd w:id="2908"/>
      <w:bookmarkEnd w:id="2909"/>
      <w:bookmarkEnd w:id="2910"/>
      <w:bookmarkEnd w:id="2911"/>
      <w:bookmarkEnd w:id="2912"/>
      <w:bookmarkEnd w:id="2913"/>
      <w:bookmarkEnd w:id="2914"/>
      <w:r>
        <w:t xml:space="preserve">Time Spent </w:t>
      </w:r>
      <w:r w:rsidR="00CC6B23">
        <w:t>in ES/SH or on the Street</w:t>
      </w:r>
      <w:r w:rsidR="00006148">
        <w:t xml:space="preserve"> </w:t>
      </w:r>
      <w:bookmarkEnd w:id="2915"/>
      <w:r w:rsidR="00EE5EF2">
        <w:t xml:space="preserve">– </w:t>
      </w:r>
      <w:proofErr w:type="spellStart"/>
      <w:r w:rsidR="00A76144">
        <w:t>LSAPerson</w:t>
      </w:r>
      <w:bookmarkEnd w:id="2916"/>
      <w:bookmarkEnd w:id="2917"/>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5"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">
                <v:shape id="AutoShape 516" o:spid="_x0000_s1266"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7"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8"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9"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70"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7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72"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7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74"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75"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6"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7"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8"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9"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80"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81"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8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8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8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9"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90"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91"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92"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93"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proofErr w:type="spellStart"/>
      <w:r w:rsidR="002527CF" w:rsidRPr="0748C06F">
        <w:rPr>
          <w:b/>
          <w:bCs/>
        </w:rPr>
        <w:t>CHStart</w:t>
      </w:r>
      <w:proofErr w:type="spellEnd"/>
      <w:r w:rsidR="002527CF">
        <w:t xml:space="preserve">) </w:t>
      </w:r>
      <w:r>
        <w:t xml:space="preserve">and end </w:t>
      </w:r>
      <w:r w:rsidR="002527CF">
        <w:t>(</w:t>
      </w:r>
      <w:proofErr w:type="spellStart"/>
      <w:r w:rsidR="002527CF" w:rsidRPr="0748C06F">
        <w:rPr>
          <w:b/>
          <w:bCs/>
        </w:rPr>
        <w:t>LastActive</w:t>
      </w:r>
      <w:proofErr w:type="spellEnd"/>
      <w:r w:rsidR="002527CF">
        <w:t xml:space="preserve">) </w:t>
      </w:r>
      <w:r>
        <w:t xml:space="preserve">dates for the </w:t>
      </w:r>
      <w:r w:rsidR="68AE6EB7">
        <w:t>three-year</w:t>
      </w:r>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proofErr w:type="spellStart"/>
            <w:r>
              <w:t>LastBedNight</w:t>
            </w:r>
            <w:proofErr w:type="spellEnd"/>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10B9F996">
        <w:rPr>
          <w:u w:val="single"/>
        </w:rPr>
        <w:t>ReportEnd</w:t>
      </w:r>
      <w:proofErr w:type="spellEnd"/>
      <w:r w:rsidR="0074688F">
        <w:t xml:space="preserve"> or </w:t>
      </w:r>
      <w:r w:rsidR="001F5CD3">
        <w:t>[</w:t>
      </w:r>
      <w:proofErr w:type="spellStart"/>
      <w:r w:rsidR="2705E6F0" w:rsidRPr="10B9F996">
        <w:rPr>
          <w:b/>
          <w:bCs/>
        </w:rPr>
        <w:t>LastBedNight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920" w:name="_Get_Enrollments_Relevant"/>
      <w:bookmarkStart w:id="2921" w:name="_Toc37849764"/>
      <w:bookmarkStart w:id="2922" w:name="_Toc140489940"/>
      <w:bookmarkEnd w:id="2920"/>
      <w:r>
        <w:t xml:space="preserve">Enrollments Relevant to </w:t>
      </w:r>
      <w:r w:rsidR="000146AE">
        <w:t>Counting ES/SH/Street Dates</w:t>
      </w:r>
      <w:bookmarkEnd w:id="2921"/>
      <w:bookmarkEnd w:id="292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sidRPr="49FCFE86">
        <w:rPr>
          <w:b/>
          <w:bCs/>
        </w:rPr>
        <w:t>HoHAdult</w:t>
      </w:r>
      <w:proofErr w:type="spellEnd"/>
      <w:r w:rsidRPr="49FCFE86">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49FCFE86">
        <w:rPr>
          <w:b/>
          <w:bCs/>
        </w:rPr>
        <w:t>PersonalID</w:t>
      </w:r>
      <w:proofErr w:type="spellEnd"/>
      <w:r w:rsidRPr="49FCFE86">
        <w:rPr>
          <w:i/>
          <w:iCs/>
        </w:rPr>
        <w:t xml:space="preserve"> </w:t>
      </w:r>
      <w:r>
        <w:t xml:space="preserve">= </w:t>
      </w:r>
      <w:proofErr w:type="spellStart"/>
      <w:r w:rsidR="00D979B0">
        <w:t>tlsa_Person</w:t>
      </w:r>
      <w:r>
        <w:t>.</w:t>
      </w:r>
      <w:r w:rsidRPr="49FCFE86">
        <w:rPr>
          <w:b/>
          <w:bCs/>
        </w:rPr>
        <w:t>PersonalID</w:t>
      </w:r>
      <w:proofErr w:type="spellEnd"/>
    </w:p>
    <w:p w14:paraId="11898004" w14:textId="6C98B544" w:rsidR="00897910" w:rsidRPr="002E5F14" w:rsidRDefault="00897910" w:rsidP="0030608E">
      <w:pPr>
        <w:pStyle w:val="ListParagraph"/>
        <w:numPr>
          <w:ilvl w:val="0"/>
          <w:numId w:val="32"/>
        </w:numPr>
      </w:pPr>
      <w:proofErr w:type="spellStart"/>
      <w:r w:rsidRPr="49FCFE86">
        <w:rPr>
          <w:b/>
          <w:bCs/>
        </w:rPr>
        <w:t>EntryDate</w:t>
      </w:r>
      <w:proofErr w:type="spellEnd"/>
      <w:r>
        <w:t xml:space="preserve"> &lt;= </w:t>
      </w:r>
      <w:proofErr w:type="spellStart"/>
      <w:r w:rsidRPr="49FCFE86">
        <w:rPr>
          <w:b/>
          <w:bCs/>
        </w:rPr>
        <w:t>LastActive</w:t>
      </w:r>
      <w:proofErr w:type="spellEnd"/>
    </w:p>
    <w:p w14:paraId="35BD9961" w14:textId="0A349B9E" w:rsidR="00897910" w:rsidRPr="00DE4A2E" w:rsidRDefault="00897910" w:rsidP="0030608E">
      <w:pPr>
        <w:pStyle w:val="ListParagraph"/>
        <w:numPr>
          <w:ilvl w:val="0"/>
          <w:numId w:val="32"/>
        </w:numPr>
        <w:rPr>
          <w:u w:val="single"/>
        </w:rPr>
      </w:pPr>
      <w:proofErr w:type="spellStart"/>
      <w:r w:rsidRPr="49FCFE86">
        <w:rPr>
          <w:b/>
          <w:bCs/>
        </w:rPr>
        <w:lastRenderedPageBreak/>
        <w:t>ExitDate</w:t>
      </w:r>
      <w:proofErr w:type="spellEnd"/>
      <w:r>
        <w:t xml:space="preserve"> is </w:t>
      </w:r>
      <w:r w:rsidR="00143E83">
        <w:t>NULL</w:t>
      </w:r>
      <w:r>
        <w:t xml:space="preserve"> or </w:t>
      </w:r>
      <w:proofErr w:type="spellStart"/>
      <w:r w:rsidRPr="49FCFE86">
        <w:rPr>
          <w:b/>
          <w:bCs/>
        </w:rPr>
        <w:t>ExitDate</w:t>
      </w:r>
      <w:proofErr w:type="spellEnd"/>
      <w:r>
        <w:t xml:space="preserve"> &gt; </w:t>
      </w:r>
      <w:proofErr w:type="spellStart"/>
      <w:proofErr w:type="gramStart"/>
      <w:r w:rsidRPr="49FCFE86">
        <w:rPr>
          <w:b/>
          <w:bCs/>
        </w:rPr>
        <w:t>CHStart</w:t>
      </w:r>
      <w:proofErr w:type="spellEnd"/>
      <w:proofErr w:type="gramEnd"/>
    </w:p>
    <w:p w14:paraId="0C530F2B" w14:textId="12189663" w:rsidR="00006148" w:rsidRDefault="00006148" w:rsidP="0088191A">
      <w:pPr>
        <w:pStyle w:val="Heading2"/>
      </w:pPr>
      <w:bookmarkStart w:id="2923" w:name="_Toc37849765"/>
      <w:bookmarkStart w:id="2924" w:name="_Toc140489941"/>
      <w:r>
        <w:t xml:space="preserve">Get Dates to Exclude from Counts of ES/SH/Street Days </w:t>
      </w:r>
      <w:r w:rsidR="007B705B">
        <w:t>(</w:t>
      </w:r>
      <w:proofErr w:type="spellStart"/>
      <w:r w:rsidR="007B705B">
        <w:t>ch_Exclude</w:t>
      </w:r>
      <w:proofErr w:type="spellEnd"/>
      <w:r w:rsidR="007B705B">
        <w:t>)</w:t>
      </w:r>
      <w:bookmarkEnd w:id="2923"/>
      <w:bookmarkEnd w:id="2924"/>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sidRPr="0748C06F">
        <w:rPr>
          <w:rFonts w:cs="Times New Roman"/>
          <w:b/>
          <w:bCs/>
        </w:rPr>
        <w:t>CHStart</w:t>
      </w:r>
      <w:proofErr w:type="spellEnd"/>
      <w:r w:rsidR="00C91919" w:rsidRPr="0748C06F">
        <w:rPr>
          <w:rFonts w:cs="Times New Roman"/>
          <w:i/>
          <w:iCs/>
        </w:rPr>
        <w:t xml:space="preserve"> </w:t>
      </w:r>
      <w:r w:rsidR="00C91919" w:rsidRPr="0748C06F">
        <w:rPr>
          <w:rFonts w:cs="Times New Roman"/>
        </w:rPr>
        <w:t xml:space="preserve">and </w:t>
      </w:r>
      <w:proofErr w:type="spellStart"/>
      <w:r w:rsidR="00C91919" w:rsidRPr="0748C06F">
        <w:rPr>
          <w:rFonts w:cs="Times New Roman"/>
          <w:b/>
          <w:bCs/>
        </w:rPr>
        <w:t>LastActive</w:t>
      </w:r>
      <w:proofErr w:type="spellEnd"/>
      <w:r w:rsidR="00C91919" w:rsidRPr="0748C06F">
        <w:rPr>
          <w:rFonts w:cs="Times New Roman"/>
          <w:b/>
          <w:bCs/>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proofErr w:type="spellStart"/>
      <w:r w:rsidR="000B7DCA">
        <w:rPr>
          <w:b/>
          <w:bCs/>
        </w:rPr>
        <w:t>LSA</w:t>
      </w:r>
      <w:r w:rsidR="000B7DCA" w:rsidRPr="00845520">
        <w:rPr>
          <w:b/>
          <w:bCs/>
        </w:rPr>
        <w:t>ProjectType</w:t>
      </w:r>
      <w:proofErr w:type="spellEnd"/>
      <w:r w:rsidR="000B7DCA">
        <w:t xml:space="preserve"> </w:t>
      </w:r>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2925" w:name="_Toc37849766"/>
      <w:bookmarkStart w:id="2926" w:name="_Toc140489942"/>
      <w:r>
        <w:t xml:space="preserve">Get Dates to Include in Counts of ES/SH/Street Days </w:t>
      </w:r>
      <w:r w:rsidR="007B705B">
        <w:t>(</w:t>
      </w:r>
      <w:proofErr w:type="spellStart"/>
      <w:r w:rsidR="00E04B04">
        <w:t>ch_Include</w:t>
      </w:r>
      <w:proofErr w:type="spellEnd"/>
      <w:r w:rsidR="007B705B">
        <w:t>)</w:t>
      </w:r>
      <w:bookmarkEnd w:id="2925"/>
      <w:bookmarkEnd w:id="292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30608E">
      <w:pPr>
        <w:pStyle w:val="ListParagraph"/>
        <w:numPr>
          <w:ilvl w:val="5"/>
          <w:numId w:val="57"/>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30608E">
      <w:pPr>
        <w:pStyle w:val="ListParagraph"/>
        <w:numPr>
          <w:ilvl w:val="5"/>
          <w:numId w:val="58"/>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2927" w:name="_Hlk42149391"/>
      <w:proofErr w:type="spellStart"/>
      <w:r w:rsidR="003C4035" w:rsidRPr="003C4035">
        <w:rPr>
          <w:i/>
        </w:rPr>
        <w:t>BedNightDate</w:t>
      </w:r>
      <w:bookmarkEnd w:id="2927"/>
      <w:proofErr w:type="spellEnd"/>
    </w:p>
    <w:p w14:paraId="504559F8" w14:textId="6F4CEBB0"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 xml:space="preserve">&gt;= </w:t>
      </w:r>
      <w:proofErr w:type="spellStart"/>
      <w:r w:rsidR="005A6BF7" w:rsidRPr="005A6BF7">
        <w:rPr>
          <w:iCs/>
          <w:u w:val="words"/>
        </w:rPr>
        <w:t>LookbackDate</w:t>
      </w:r>
      <w:proofErr w:type="spellEnd"/>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AF456"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30608E">
      <w:pPr>
        <w:pStyle w:val="ListParagraph"/>
        <w:numPr>
          <w:ilvl w:val="0"/>
          <w:numId w:val="72"/>
        </w:numPr>
      </w:pPr>
      <w:proofErr w:type="spellStart"/>
      <w:r w:rsidRPr="0044267F">
        <w:rPr>
          <w:i/>
        </w:rPr>
        <w:t>LivingSituation</w:t>
      </w:r>
      <w:proofErr w:type="spellEnd"/>
      <w:r w:rsidRPr="007327FC">
        <w:t xml:space="preserve"> in (</w:t>
      </w:r>
      <w:ins w:id="2928" w:author="Molly McEvilley" w:date="2023-06-13T10:16:00Z">
        <w:r w:rsidR="00294686">
          <w:t>10</w:t>
        </w:r>
      </w:ins>
      <w:r w:rsidRPr="007327FC">
        <w:t>1,</w:t>
      </w:r>
      <w:ins w:id="2929" w:author="Molly McEvilley" w:date="2023-06-13T10:16:00Z">
        <w:r w:rsidR="008173F4">
          <w:t>1</w:t>
        </w:r>
      </w:ins>
      <w:r w:rsidRPr="007327FC">
        <w:t>18,</w:t>
      </w:r>
      <w:ins w:id="2930" w:author="Molly McEvilley" w:date="2023-06-13T10:16:00Z">
        <w:r w:rsidR="008173F4">
          <w:t>1</w:t>
        </w:r>
      </w:ins>
      <w:r w:rsidRPr="007327FC">
        <w:t>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7DEC4BB1" w:rsidR="00B5597A" w:rsidRDefault="00B5597A" w:rsidP="0030608E">
      <w:pPr>
        <w:pStyle w:val="ListParagraph"/>
        <w:numPr>
          <w:ilvl w:val="0"/>
          <w:numId w:val="74"/>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ins w:id="2931" w:author="Molly McEvilley" w:date="2023-06-13T10:28:00Z">
        <w:r w:rsidR="00C653C6">
          <w:rPr>
            <w:bCs/>
          </w:rPr>
          <w:t>,15</w:t>
        </w:r>
      </w:ins>
      <w:r w:rsidRPr="0044267F">
        <w:rPr>
          <w:bCs/>
        </w:rPr>
        <w:t>)</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0CA61F7F"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w:t>
      </w:r>
      <w:del w:id="2932" w:author="Molly McEvilley" w:date="2023-06-13T10:17:00Z">
        <w:r w:rsidRPr="007327FC" w:rsidDel="008173F4">
          <w:delText>1,18,16</w:delText>
        </w:r>
      </w:del>
      <w:ins w:id="2933" w:author="Molly McEvilley" w:date="2023-06-13T10:17:00Z">
        <w:r w:rsidR="008173F4">
          <w:t>101,118,116</w:t>
        </w:r>
      </w:ins>
      <w:r w:rsidRPr="007327FC">
        <w:t>)</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15CAE554" w:rsidR="00B5597A" w:rsidRDefault="00B5597A" w:rsidP="0030608E">
      <w:pPr>
        <w:pStyle w:val="ListParagraph"/>
        <w:numPr>
          <w:ilvl w:val="0"/>
          <w:numId w:val="73"/>
        </w:numPr>
      </w:pPr>
      <w:proofErr w:type="spellStart"/>
      <w:r w:rsidRPr="007327FC">
        <w:rPr>
          <w:i/>
        </w:rPr>
        <w:t>LivingSituation</w:t>
      </w:r>
      <w:proofErr w:type="spellEnd"/>
      <w:r w:rsidRPr="007327FC">
        <w:t xml:space="preserve"> in (</w:t>
      </w:r>
      <w:ins w:id="2934" w:author="Molly McEvilley" w:date="2023-06-13T10:18:00Z">
        <w:r w:rsidR="00A744E9">
          <w:t>20</w:t>
        </w:r>
      </w:ins>
      <w:r w:rsidRPr="007327FC">
        <w:t>4,</w:t>
      </w:r>
      <w:ins w:id="2935" w:author="Molly McEvilley" w:date="2023-06-13T10:18:00Z">
        <w:r w:rsidR="00A744E9">
          <w:t>20</w:t>
        </w:r>
      </w:ins>
      <w:r w:rsidRPr="007327FC">
        <w:t>5,</w:t>
      </w:r>
      <w:ins w:id="2936" w:author="Molly McEvilley" w:date="2023-06-13T10:18:00Z">
        <w:r w:rsidR="00A744E9">
          <w:t>20</w:t>
        </w:r>
      </w:ins>
      <w:r w:rsidRPr="007327FC">
        <w:t>6,</w:t>
      </w:r>
      <w:ins w:id="2937" w:author="Molly McEvilley" w:date="2023-06-13T10:18:00Z">
        <w:r w:rsidR="00A744E9">
          <w:t>20</w:t>
        </w:r>
      </w:ins>
      <w:r w:rsidRPr="007327FC">
        <w:t>7,</w:t>
      </w:r>
      <w:ins w:id="2938" w:author="Molly McEvilley" w:date="2023-06-13T10:18:00Z">
        <w:r w:rsidR="00A744E9">
          <w:t>2</w:t>
        </w:r>
      </w:ins>
      <w:r w:rsidRPr="007327FC">
        <w:t>15,</w:t>
      </w:r>
      <w:ins w:id="2939" w:author="Molly McEvilley" w:date="2023-06-13T10:18:00Z">
        <w:r w:rsidR="00A744E9">
          <w:t>2</w:t>
        </w:r>
      </w:ins>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C366F02" w:rsidR="00B5597A" w:rsidRDefault="00611385" w:rsidP="0030608E">
      <w:pPr>
        <w:pStyle w:val="ListParagraph"/>
        <w:numPr>
          <w:ilvl w:val="1"/>
          <w:numId w:val="75"/>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28844E28" w:rsidR="00B5597A" w:rsidRDefault="00611385" w:rsidP="0030608E">
      <w:pPr>
        <w:pStyle w:val="ListParagraph"/>
        <w:numPr>
          <w:ilvl w:val="1"/>
          <w:numId w:val="75"/>
        </w:numPr>
      </w:pPr>
      <w:proofErr w:type="spellStart"/>
      <w:r>
        <w:rPr>
          <w:b/>
          <w:bCs/>
        </w:rPr>
        <w:t>LSA</w:t>
      </w:r>
      <w:r w:rsidRPr="00845520">
        <w:rPr>
          <w:b/>
          <w:bCs/>
        </w:rPr>
        <w:t>ProjectType</w:t>
      </w:r>
      <w:proofErr w:type="spellEnd"/>
      <w:r>
        <w:t xml:space="preserve"> </w:t>
      </w:r>
      <w:r w:rsidR="00B5597A">
        <w:t>in (3,13</w:t>
      </w:r>
      <w:ins w:id="2940" w:author="Molly McEvilley" w:date="2023-06-13T10:29:00Z">
        <w:r w:rsidR="00C653C6">
          <w:t>,15</w:t>
        </w:r>
      </w:ins>
      <w:r w:rsidR="00B5597A">
        <w:t xml:space="preserve">)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2941" w:name="_Toc506721200"/>
    </w:p>
    <w:p w14:paraId="4E52BCD6" w14:textId="4F2FFADA" w:rsidR="00006148" w:rsidRDefault="00006148" w:rsidP="0088191A">
      <w:pPr>
        <w:pStyle w:val="Heading2"/>
      </w:pPr>
      <w:bookmarkStart w:id="2942" w:name="_Toc37849767"/>
      <w:bookmarkStart w:id="2943" w:name="_Toc140489943"/>
      <w:r>
        <w:t>Get ES/SH/Street Episodes</w:t>
      </w:r>
      <w:r w:rsidR="007B705B">
        <w:t xml:space="preserve"> (</w:t>
      </w:r>
      <w:proofErr w:type="spellStart"/>
      <w:r w:rsidR="007B705B">
        <w:t>ch_Episodes</w:t>
      </w:r>
      <w:proofErr w:type="spellEnd"/>
      <w:r w:rsidR="007B705B">
        <w:t>)</w:t>
      </w:r>
      <w:bookmarkEnd w:id="2942"/>
      <w:bookmarkEnd w:id="294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w:t>
      </w:r>
      <w:proofErr w:type="gramStart"/>
      <w:r w:rsidR="00006148">
        <w:rPr>
          <w:rFonts w:cs="Times New Roman"/>
        </w:rPr>
        <w:t>exist</w:t>
      </w:r>
      <w:proofErr w:type="gramEnd"/>
      <w:r w:rsidR="00006148">
        <w:rPr>
          <w:rFonts w:cs="Times New Roman"/>
        </w:rPr>
        <w:t xml:space="preserve">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w:t>
      </w:r>
      <w:proofErr w:type="gramStart"/>
      <w:r w:rsidRPr="00323F4A">
        <w:rPr>
          <w:rFonts w:cs="Times New Roman"/>
        </w:rPr>
        <w:t>day</w:t>
      </w:r>
      <w:proofErr w:type="gramEnd"/>
    </w:p>
    <w:p w14:paraId="6A6BB7B6" w14:textId="69533671" w:rsidR="00DE0E77" w:rsidRDefault="00DE0E77" w:rsidP="00DE0E77">
      <w:pPr>
        <w:pStyle w:val="Heading2"/>
      </w:pPr>
      <w:bookmarkStart w:id="2944" w:name="_CHTime_and_CHTimeStatus"/>
      <w:bookmarkStart w:id="2945" w:name="_Toc31197153"/>
      <w:bookmarkStart w:id="2946" w:name="_Toc37849768"/>
      <w:bookmarkStart w:id="2947" w:name="_Toc140489944"/>
      <w:bookmarkEnd w:id="2941"/>
      <w:bookmarkEnd w:id="294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2945"/>
      <w:bookmarkEnd w:id="2946"/>
      <w:bookmarkEnd w:id="2947"/>
      <w:proofErr w:type="spellEnd"/>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proofErr w:type="spellStart"/>
            <w:r w:rsidR="00F824D6" w:rsidRPr="003F6E99">
              <w:rPr>
                <w:lang w:val="pt-PT"/>
              </w:rPr>
              <w:t>tlsa</w:t>
            </w:r>
            <w:r w:rsidRPr="003F6E99">
              <w:rPr>
                <w:lang w:val="pt-PT"/>
              </w:rPr>
              <w:t>_Person.</w:t>
            </w:r>
            <w:r w:rsidRPr="003F6E99">
              <w:rPr>
                <w:b/>
                <w:bCs/>
                <w:lang w:val="pt-PT"/>
              </w:rPr>
              <w:t>HoHAdult</w:t>
            </w:r>
            <w:proofErr w:type="spellEnd"/>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49FCFE86">
        <w:rPr>
          <w:i/>
          <w:iCs/>
        </w:rPr>
        <w:t>DateToStreetESSH</w:t>
      </w:r>
      <w:proofErr w:type="spellEnd"/>
      <w:r w:rsidRPr="49FCFE86">
        <w:rPr>
          <w:i/>
          <w:iCs/>
        </w:rPr>
        <w:t xml:space="preserve"> &gt; </w:t>
      </w:r>
      <w:proofErr w:type="spellStart"/>
      <w:r w:rsidRPr="49FCFE86">
        <w:rPr>
          <w:b/>
          <w:bCs/>
        </w:rPr>
        <w:t>EntryDate</w:t>
      </w:r>
      <w:proofErr w:type="spellEnd"/>
      <w:r w:rsidRPr="49FCFE86">
        <w:rPr>
          <w:i/>
          <w:iCs/>
        </w:rPr>
        <w:t xml:space="preserve"> </w:t>
      </w:r>
    </w:p>
    <w:p w14:paraId="46B4877B" w14:textId="37CC3D03" w:rsidR="00DE0E77" w:rsidRPr="00104046" w:rsidRDefault="00DE0E77" w:rsidP="00DE0E77">
      <w:pPr>
        <w:pStyle w:val="ListParagraph"/>
        <w:ind w:left="1080"/>
      </w:pPr>
      <w:proofErr w:type="spellStart"/>
      <w:r w:rsidRPr="49FCFE86">
        <w:rPr>
          <w:i/>
          <w:iCs/>
        </w:rPr>
        <w:t>LivingSituation</w:t>
      </w:r>
      <w:proofErr w:type="spellEnd"/>
      <w:r w:rsidRPr="49FCFE86">
        <w:rPr>
          <w:i/>
          <w:iCs/>
        </w:rPr>
        <w:t xml:space="preserve"> </w:t>
      </w:r>
      <w:r>
        <w:t xml:space="preserve">in (8,9,99) or is </w:t>
      </w:r>
      <w:proofErr w:type="gramStart"/>
      <w:r w:rsidR="00143E83">
        <w:t>NULL</w:t>
      </w:r>
      <w:proofErr w:type="gramEnd"/>
    </w:p>
    <w:p w14:paraId="16BE42E4" w14:textId="03A67DA7" w:rsidR="00DE0E77" w:rsidRPr="00104046" w:rsidRDefault="00DE0E77" w:rsidP="00DE0E77">
      <w:pPr>
        <w:pStyle w:val="ListParagraph"/>
        <w:ind w:left="1080"/>
      </w:pPr>
      <w:proofErr w:type="spellStart"/>
      <w:r w:rsidRPr="49FCFE86">
        <w:rPr>
          <w:i/>
          <w:iCs/>
        </w:rPr>
        <w:t>LengthOfStay</w:t>
      </w:r>
      <w:proofErr w:type="spellEnd"/>
      <w:r w:rsidRPr="49FCFE86">
        <w:rPr>
          <w:i/>
          <w:iCs/>
        </w:rPr>
        <w:t xml:space="preserve"> </w:t>
      </w:r>
      <w:r>
        <w:t xml:space="preserve">in (8,9,99) or is </w:t>
      </w:r>
      <w:proofErr w:type="gramStart"/>
      <w:r w:rsidR="00143E83">
        <w:t>NULL</w:t>
      </w:r>
      <w:proofErr w:type="gramEnd"/>
    </w:p>
    <w:p w14:paraId="5699DDA5" w14:textId="62831669" w:rsidR="00F82A02" w:rsidRDefault="00611385" w:rsidP="00DE0E77">
      <w:pPr>
        <w:pStyle w:val="ListParagraph"/>
        <w:ind w:left="1080"/>
      </w:pPr>
      <w:proofErr w:type="spellStart"/>
      <w:r w:rsidRPr="49FCFE86">
        <w:rPr>
          <w:b/>
          <w:bCs/>
        </w:rPr>
        <w:t>LSAProjectType</w:t>
      </w:r>
      <w:proofErr w:type="spellEnd"/>
      <w:r>
        <w:t xml:space="preserve"> </w:t>
      </w:r>
      <w:r w:rsidR="00DE0E77">
        <w:t>in (</w:t>
      </w:r>
      <w:r>
        <w:t>0,</w:t>
      </w:r>
      <w:r w:rsidR="00DE0E77">
        <w:t xml:space="preserve">1,8) </w:t>
      </w:r>
      <w:r w:rsidR="00761A75">
        <w:t xml:space="preserve">or </w:t>
      </w:r>
      <w:proofErr w:type="spellStart"/>
      <w:r w:rsidR="00761A75" w:rsidRPr="49FCFE86">
        <w:rPr>
          <w:i/>
          <w:iCs/>
        </w:rPr>
        <w:t>LivingSituation</w:t>
      </w:r>
      <w:proofErr w:type="spellEnd"/>
      <w:r w:rsidR="00761A75">
        <w:t xml:space="preserve"> in (</w:t>
      </w:r>
      <w:ins w:id="2948" w:author="Molly McEvilley" w:date="2023-06-13T10:20:00Z">
        <w:r w:rsidR="00C653C6">
          <w:t>10</w:t>
        </w:r>
      </w:ins>
      <w:r w:rsidR="00761A75">
        <w:t>1,</w:t>
      </w:r>
      <w:ins w:id="2949" w:author="Molly McEvilley" w:date="2023-06-13T10:20:00Z">
        <w:r w:rsidR="00C653C6">
          <w:t>1</w:t>
        </w:r>
      </w:ins>
      <w:r w:rsidR="00761A75">
        <w:t>16,</w:t>
      </w:r>
      <w:ins w:id="2950" w:author="Molly McEvilley" w:date="2023-06-13T10:20:00Z">
        <w:r w:rsidR="00C653C6">
          <w:t>1</w:t>
        </w:r>
      </w:ins>
      <w:r w:rsidR="00761A75">
        <w:t>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proofErr w:type="gramStart"/>
      <w:r>
        <w:t>NULL</w:t>
      </w:r>
      <w:proofErr w:type="gramEnd"/>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proofErr w:type="gramStart"/>
      <w:r>
        <w:t>NULL</w:t>
      </w:r>
      <w:proofErr w:type="gramEnd"/>
    </w:p>
    <w:p w14:paraId="040285D9" w14:textId="3C30D849" w:rsidR="00F82A02" w:rsidRPr="00993D17" w:rsidRDefault="0046667A">
      <w:pPr>
        <w:pStyle w:val="ListParagraph"/>
        <w:ind w:left="1080"/>
        <w:rPr>
          <w:iCs/>
        </w:rPr>
      </w:pPr>
      <w:proofErr w:type="spellStart"/>
      <w:r w:rsidRPr="49FCFE86">
        <w:rPr>
          <w:b/>
          <w:bCs/>
        </w:rPr>
        <w:t>LSAProjectType</w:t>
      </w:r>
      <w:proofErr w:type="spellEnd"/>
      <w:r>
        <w:t xml:space="preserve"> </w:t>
      </w:r>
      <w:r w:rsidR="00E54828">
        <w:t>is not in (</w:t>
      </w:r>
      <w:r w:rsidR="00611385">
        <w:t>0,</w:t>
      </w:r>
      <w:r w:rsidR="00E54828">
        <w:t xml:space="preserve">1,8) and </w:t>
      </w:r>
    </w:p>
    <w:p w14:paraId="08C8692F" w14:textId="55A8C55A"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w:t>
      </w:r>
      <w:del w:id="2951" w:author="Molly McEvilley" w:date="2023-06-13T10:19:00Z">
        <w:r w:rsidR="000E62A4" w:rsidDel="00C653C6">
          <w:delText>4,5,6,7,15,25</w:delText>
        </w:r>
      </w:del>
      <w:ins w:id="2952" w:author="Molly McEvilley" w:date="2023-06-13T10:19:00Z">
        <w:r w:rsidR="00C653C6">
          <w:t>204,205,206,207,215,225</w:t>
        </w:r>
      </w:ins>
      <w:r w:rsidR="000E62A4">
        <w:t xml:space="preserve">)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1F19074" w14:textId="15817C02" w:rsidR="007B705B" w:rsidRPr="0013060E" w:rsidRDefault="007B705B" w:rsidP="0088191A">
      <w:pPr>
        <w:pStyle w:val="Heading2"/>
        <w:rPr>
          <w:lang w:val="fr-FR"/>
        </w:rPr>
      </w:pPr>
      <w:bookmarkStart w:id="2953" w:name="_EST/RRH/PSHAgeMin_and_EST/RRH/PSHAg"/>
      <w:bookmarkStart w:id="2954" w:name="_Toc37849769"/>
      <w:bookmarkStart w:id="2955" w:name="_Toc140489945"/>
      <w:bookmarkEnd w:id="2953"/>
      <w:r w:rsidRPr="0013060E">
        <w:rPr>
          <w:lang w:val="fr-FR"/>
        </w:rPr>
        <w:t>EST/RRH/PSH</w:t>
      </w:r>
      <w:ins w:id="2956" w:author="Molly McEvilley" w:date="2023-06-27T16:33:00Z">
        <w:r w:rsidR="008F1D63">
          <w:rPr>
            <w:lang w:val="fr-FR"/>
          </w:rPr>
          <w:t>/</w:t>
        </w:r>
        <w:proofErr w:type="spellStart"/>
        <w:r w:rsidR="008F1D63">
          <w:rPr>
            <w:lang w:val="fr-FR"/>
          </w:rPr>
          <w:t>RRHSO</w:t>
        </w:r>
      </w:ins>
      <w:r w:rsidRPr="0013060E">
        <w:rPr>
          <w:lang w:val="fr-FR"/>
        </w:rPr>
        <w:t>AgeMin</w:t>
      </w:r>
      <w:proofErr w:type="spellEnd"/>
      <w:r w:rsidRPr="0013060E">
        <w:rPr>
          <w:lang w:val="fr-FR"/>
        </w:rPr>
        <w:t xml:space="preserve"> and EST/RRH/PSH</w:t>
      </w:r>
      <w:ins w:id="2957" w:author="Molly McEvilley" w:date="2023-06-27T16:33:00Z">
        <w:r w:rsidR="008F1D63">
          <w:rPr>
            <w:lang w:val="fr-FR"/>
          </w:rPr>
          <w:t>/</w:t>
        </w:r>
        <w:proofErr w:type="spellStart"/>
        <w:r w:rsidR="008F1D63">
          <w:rPr>
            <w:lang w:val="fr-FR"/>
          </w:rPr>
          <w:t>RRHSO</w:t>
        </w:r>
      </w:ins>
      <w:r w:rsidRPr="0013060E">
        <w:rPr>
          <w:lang w:val="fr-FR"/>
        </w:rPr>
        <w:t>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2954"/>
      <w:bookmarkEnd w:id="2955"/>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">
                <v:shape id="AutoShape 629" o:spid="_x0000_s129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ins w:id="2958" w:author="Molly McEvilley" w:date="2023-06-27T16:33:00Z">
        <w:r w:rsidR="001D7F97">
          <w:rPr>
            <w:b/>
            <w:bCs/>
          </w:rPr>
          <w:t>/</w:t>
        </w:r>
        <w:proofErr w:type="gramStart"/>
        <w:r w:rsidR="001D7F97">
          <w:rPr>
            <w:b/>
            <w:bCs/>
          </w:rPr>
          <w:t>RRHSO</w:t>
        </w:r>
      </w:ins>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ins w:id="2959" w:author="Molly McEvilley" w:date="2023-06-27T16:33:00Z">
        <w:r w:rsidR="001D7F97">
          <w:t>/RRHSO</w:t>
        </w:r>
      </w:ins>
      <w:r w:rsidDel="00597463">
        <w:t>]</w:t>
      </w:r>
      <w:r w:rsidRPr="00CE392F" w:rsidDel="00597463">
        <w:t xml:space="preserve"> enrollment</w:t>
      </w:r>
      <w:r w:rsidR="004873DC">
        <w:t xml:space="preserve">. </w:t>
      </w:r>
    </w:p>
    <w:p w14:paraId="28334A98" w14:textId="4E9B5621"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ins w:id="2960" w:author="Molly McEvilley" w:date="2023-06-27T16:33:00Z">
        <w:r w:rsidR="001D7F97">
          <w:rPr>
            <w:b/>
            <w:bCs/>
          </w:rPr>
          <w:t>/</w:t>
        </w:r>
        <w:proofErr w:type="gramStart"/>
        <w:r w:rsidR="001D7F97" w:rsidRPr="00277F30">
          <w:rPr>
            <w:b/>
            <w:bCs/>
          </w:rPr>
          <w:t>RRHSO</w:t>
        </w:r>
      </w:ins>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ins w:id="2961" w:author="Molly McEvilley" w:date="2023-06-27T16:33:00Z">
        <w:r w:rsidR="001D7F97">
          <w:t>/</w:t>
        </w:r>
        <w:r w:rsidR="001D7F97" w:rsidRPr="001D7F97">
          <w:t xml:space="preserve"> </w:t>
        </w:r>
        <w:r w:rsidR="001D7F97">
          <w:t>RRHSO</w:t>
        </w:r>
      </w:ins>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431786" w14:paraId="6F05E3AB" w14:textId="77777777" w:rsidTr="007B705B">
        <w:trPr>
          <w:cantSplit/>
          <w:trHeight w:val="216"/>
          <w:ins w:id="2962" w:author="Molly McEvilley" w:date="2023-06-27T16:35:00Z"/>
        </w:trPr>
        <w:tc>
          <w:tcPr>
            <w:tcW w:w="9360" w:type="dxa"/>
          </w:tcPr>
          <w:p w14:paraId="567C062E" w14:textId="25A5CAE3" w:rsidR="00431786" w:rsidRDefault="00431786" w:rsidP="007B705B">
            <w:pPr>
              <w:pStyle w:val="NoSpacing"/>
              <w:rPr>
                <w:ins w:id="2963" w:author="Molly McEvilley" w:date="2023-06-27T16:35:00Z"/>
                <w:b/>
              </w:rPr>
            </w:pPr>
            <w:proofErr w:type="spellStart"/>
            <w:ins w:id="2964" w:author="Molly McEvilley" w:date="2023-06-27T16:35:00Z">
              <w:r>
                <w:rPr>
                  <w:b/>
                </w:rPr>
                <w:t>PSHAgeMin</w:t>
              </w:r>
              <w:proofErr w:type="spellEnd"/>
            </w:ins>
          </w:p>
        </w:tc>
      </w:tr>
      <w:tr w:rsidR="00431786" w14:paraId="512810FB" w14:textId="77777777" w:rsidTr="007B705B">
        <w:trPr>
          <w:cantSplit/>
          <w:trHeight w:val="216"/>
          <w:ins w:id="2965" w:author="Molly McEvilley" w:date="2023-06-27T16:35:00Z"/>
        </w:trPr>
        <w:tc>
          <w:tcPr>
            <w:tcW w:w="9360" w:type="dxa"/>
          </w:tcPr>
          <w:p w14:paraId="5DCE5F3A" w14:textId="16FAD034" w:rsidR="00431786" w:rsidRDefault="00431786" w:rsidP="007B705B">
            <w:pPr>
              <w:pStyle w:val="NoSpacing"/>
              <w:rPr>
                <w:ins w:id="2966" w:author="Molly McEvilley" w:date="2023-06-27T16:35:00Z"/>
                <w:b/>
              </w:rPr>
            </w:pPr>
            <w:proofErr w:type="spellStart"/>
            <w:ins w:id="2967" w:author="Molly McEvilley" w:date="2023-06-27T16:35:00Z">
              <w:r>
                <w:rPr>
                  <w:b/>
                </w:rPr>
                <w:t>PSHAgeMax</w:t>
              </w:r>
              <w:proofErr w:type="spellEnd"/>
            </w:ins>
          </w:p>
        </w:tc>
      </w:tr>
      <w:tr w:rsidR="007B705B" w14:paraId="7072D617" w14:textId="77777777" w:rsidTr="007B705B">
        <w:trPr>
          <w:cantSplit/>
          <w:trHeight w:val="216"/>
        </w:trPr>
        <w:tc>
          <w:tcPr>
            <w:tcW w:w="9360" w:type="dxa"/>
          </w:tcPr>
          <w:p w14:paraId="19F894D8" w14:textId="33079686" w:rsidR="007B705B" w:rsidRDefault="007B705B" w:rsidP="007B705B">
            <w:pPr>
              <w:pStyle w:val="NoSpacing"/>
              <w:rPr>
                <w:b/>
              </w:rPr>
            </w:pPr>
            <w:del w:id="2968" w:author="Molly McEvilley" w:date="2023-06-27T16:35:00Z">
              <w:r w:rsidDel="00431786">
                <w:rPr>
                  <w:b/>
                </w:rPr>
                <w:delText>PSHAgeMin</w:delText>
              </w:r>
            </w:del>
            <w:proofErr w:type="spellStart"/>
            <w:ins w:id="2969" w:author="Molly McEvilley" w:date="2023-06-27T16:35:00Z">
              <w:r w:rsidR="00431786">
                <w:rPr>
                  <w:b/>
                </w:rPr>
                <w:t>RRHSOAgeMin</w:t>
              </w:r>
            </w:ins>
            <w:proofErr w:type="spellEnd"/>
          </w:p>
        </w:tc>
      </w:tr>
      <w:tr w:rsidR="007B705B" w:rsidRPr="00431786" w14:paraId="1E0D05AA" w14:textId="77777777" w:rsidTr="007B705B">
        <w:trPr>
          <w:cantSplit/>
          <w:trHeight w:val="216"/>
        </w:trPr>
        <w:tc>
          <w:tcPr>
            <w:tcW w:w="9360" w:type="dxa"/>
          </w:tcPr>
          <w:p w14:paraId="008C3655" w14:textId="2B6F15C3" w:rsidR="007B705B" w:rsidRDefault="007B705B" w:rsidP="007B705B">
            <w:pPr>
              <w:pStyle w:val="NoSpacing"/>
              <w:rPr>
                <w:b/>
              </w:rPr>
            </w:pPr>
            <w:del w:id="2970" w:author="Molly McEvilley" w:date="2023-06-27T16:35:00Z">
              <w:r w:rsidDel="00431786">
                <w:rPr>
                  <w:b/>
                </w:rPr>
                <w:delText>PSHAgeMax</w:delText>
              </w:r>
            </w:del>
            <w:proofErr w:type="spellStart"/>
            <w:ins w:id="2971" w:author="Molly McEvilley" w:date="2023-06-27T16:35:00Z">
              <w:r w:rsidR="00431786">
                <w:rPr>
                  <w:b/>
                </w:rPr>
                <w:t>RRHSOAgeMax</w:t>
              </w:r>
            </w:ins>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7FC7D75D"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3E7A473"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proofErr w:type="spellStart"/>
      <w:ins w:id="2972" w:author="Molly McEvilley" w:date="2023-06-30T12:30:00Z">
        <w:r w:rsidR="00562D83" w:rsidRPr="00277F30">
          <w:rPr>
            <w:b/>
            <w:bCs/>
          </w:rPr>
          <w:t>LSA</w:t>
        </w:r>
      </w:ins>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6F827F47"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59F33F4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0E8443"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58CDD40F" w:rsidR="00597463" w:rsidRDefault="001036B8" w:rsidP="0030608E">
      <w:pPr>
        <w:pStyle w:val="ListParagraph"/>
        <w:numPr>
          <w:ilvl w:val="0"/>
          <w:numId w:val="44"/>
        </w:numPr>
        <w:rPr>
          <w:ins w:id="2973" w:author="Molly McEvilley" w:date="2023-06-27T16:37:00Z"/>
        </w:r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581936E0" w14:textId="3FD274F7" w:rsidR="00B36636" w:rsidRDefault="00B36636" w:rsidP="00B36636">
      <w:pPr>
        <w:rPr>
          <w:ins w:id="2974" w:author="Molly McEvilley" w:date="2023-06-27T16:37:00Z"/>
        </w:rPr>
      </w:pPr>
      <w:ins w:id="2975" w:author="Molly McEvilley" w:date="2023-06-27T16:37:00Z">
        <w:r>
          <w:t xml:space="preserve">For any client not served in RRH-SO (i.e., there is no active enrollment where </w:t>
        </w:r>
      </w:ins>
      <w:proofErr w:type="spellStart"/>
      <w:ins w:id="2976" w:author="Molly McEvilley" w:date="2023-06-30T12:31:00Z">
        <w:r w:rsidR="007C6D76">
          <w:rPr>
            <w:b/>
            <w:bCs/>
          </w:rPr>
          <w:t>LSAP</w:t>
        </w:r>
      </w:ins>
      <w:ins w:id="2977" w:author="Molly McEvilley" w:date="2023-06-27T16:37:00Z">
        <w:r w:rsidRPr="009C008E">
          <w:rPr>
            <w:b/>
            <w:bCs/>
          </w:rPr>
          <w:t>rojectType</w:t>
        </w:r>
        <w:proofErr w:type="spellEnd"/>
        <w:r>
          <w:t xml:space="preserve"> = 1</w:t>
        </w:r>
      </w:ins>
      <w:ins w:id="2978" w:author="Molly McEvilley" w:date="2023-06-30T12:31:00Z">
        <w:r w:rsidR="007C6D76">
          <w:t>5</w:t>
        </w:r>
      </w:ins>
      <w:ins w:id="2979" w:author="Molly McEvilley" w:date="2023-06-27T16:37:00Z">
        <w:r>
          <w:t xml:space="preserve">), set </w:t>
        </w:r>
        <w:proofErr w:type="spellStart"/>
        <w:r>
          <w:rPr>
            <w:b/>
            <w:bCs/>
          </w:rPr>
          <w:t>RRHSO</w:t>
        </w:r>
        <w:r w:rsidRPr="00A013B7">
          <w:rPr>
            <w:b/>
            <w:bCs/>
          </w:rPr>
          <w:t>AgeMin</w:t>
        </w:r>
        <w:proofErr w:type="spellEnd"/>
        <w:r>
          <w:t xml:space="preserve"> and </w:t>
        </w:r>
        <w:proofErr w:type="spellStart"/>
        <w:r w:rsidRPr="00DE4A2E">
          <w:rPr>
            <w:b/>
            <w:bCs/>
          </w:rPr>
          <w:t>RRH</w:t>
        </w:r>
        <w:r>
          <w:rPr>
            <w:b/>
            <w:bCs/>
          </w:rPr>
          <w:t>SO</w:t>
        </w:r>
        <w:r w:rsidRPr="001036B8">
          <w:rPr>
            <w:b/>
            <w:bCs/>
          </w:rPr>
          <w:t>AgeMax</w:t>
        </w:r>
        <w:proofErr w:type="spellEnd"/>
        <w:r>
          <w:t xml:space="preserve"> to -1. Otherwise:</w:t>
        </w:r>
      </w:ins>
    </w:p>
    <w:p w14:paraId="5A5B1EF1" w14:textId="3CEE9153" w:rsidR="00B36636" w:rsidRDefault="00B36636" w:rsidP="00B36636">
      <w:pPr>
        <w:pStyle w:val="ListParagraph"/>
        <w:numPr>
          <w:ilvl w:val="0"/>
          <w:numId w:val="44"/>
        </w:numPr>
        <w:rPr>
          <w:ins w:id="2980" w:author="Molly McEvilley" w:date="2023-06-27T16:37:00Z"/>
        </w:rPr>
      </w:pPr>
      <w:proofErr w:type="spellStart"/>
      <w:ins w:id="2981" w:author="Molly McEvilley" w:date="2023-06-27T16:37:00Z">
        <w:r>
          <w:rPr>
            <w:b/>
            <w:bCs/>
          </w:rPr>
          <w:t>RRHSO</w:t>
        </w:r>
        <w:r w:rsidRPr="00A013B7">
          <w:rPr>
            <w:b/>
            <w:bCs/>
          </w:rPr>
          <w:t>AgeMin</w:t>
        </w:r>
        <w:proofErr w:type="spellEnd"/>
        <w:r>
          <w:t xml:space="preserve"> = the smallest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ins>
      <w:ins w:id="2982" w:author="Molly McEvilley" w:date="2023-06-30T12:31:00Z">
        <w:r w:rsidR="007C6D76">
          <w:t>15</w:t>
        </w:r>
      </w:ins>
    </w:p>
    <w:p w14:paraId="74BEEF25" w14:textId="067E144E" w:rsidR="00B36636" w:rsidRDefault="00B36636" w:rsidP="00B36636">
      <w:pPr>
        <w:pStyle w:val="ListParagraph"/>
        <w:numPr>
          <w:ilvl w:val="0"/>
          <w:numId w:val="44"/>
        </w:numPr>
        <w:rPr>
          <w:ins w:id="2983" w:author="Molly McEvilley" w:date="2023-06-27T16:37:00Z"/>
        </w:rPr>
      </w:pPr>
      <w:proofErr w:type="spellStart"/>
      <w:ins w:id="2984" w:author="Molly McEvilley" w:date="2023-06-27T16:38:00Z">
        <w:r w:rsidRPr="00DE4A2E">
          <w:rPr>
            <w:b/>
            <w:bCs/>
          </w:rPr>
          <w:t>RRH</w:t>
        </w:r>
        <w:r>
          <w:rPr>
            <w:b/>
            <w:bCs/>
          </w:rPr>
          <w:t>SO</w:t>
        </w:r>
        <w:r w:rsidRPr="001036B8">
          <w:rPr>
            <w:b/>
            <w:bCs/>
          </w:rPr>
          <w:t>AgeMax</w:t>
        </w:r>
        <w:proofErr w:type="spellEnd"/>
        <w:r>
          <w:t xml:space="preserve"> </w:t>
        </w:r>
      </w:ins>
      <w:ins w:id="2985" w:author="Molly McEvilley" w:date="2023-06-27T16:37:00Z">
        <w:r>
          <w:t xml:space="preserve">= the largest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ins>
      <w:ins w:id="2986" w:author="Molly McEvilley" w:date="2023-06-30T12:31:00Z">
        <w:r w:rsidR="007C6D76">
          <w:t>15</w:t>
        </w:r>
      </w:ins>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C55096B"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del w:id="2987" w:author="Molly McEvilley" w:date="2023-06-20T13:39:00Z">
              <w:r w:rsidRPr="00C01EB1" w:rsidDel="00F940B6">
                <w:delText>Client doesn't know/refused</w:delText>
              </w:r>
            </w:del>
            <w:ins w:id="2988" w:author="Molly McEvilley" w:date="2023-06-20T13:39:00Z">
              <w:r w:rsidR="00F940B6">
                <w:t>Data not provided</w:t>
              </w:r>
            </w:ins>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811AFCF" w:rsidR="00FE16F4" w:rsidDel="00FC3682" w:rsidRDefault="00FE16F4" w:rsidP="00FE16F4">
      <w:pPr>
        <w:rPr>
          <w:del w:id="2989" w:author="Molly McEvilley" w:date="2023-06-27T16:38:00Z"/>
        </w:rPr>
      </w:pPr>
      <w:bookmarkStart w:id="2990" w:name="_HHTypeEST/RRH/PSH_-_LSAPerson"/>
      <w:bookmarkStart w:id="2991" w:name="_Toc37849770"/>
      <w:bookmarkEnd w:id="2990"/>
      <w:del w:id="2992" w:author="Molly McEvilley" w:date="2023-06-27T16:38:00Z">
        <w:r w:rsidDel="00FC3682">
          <w:delText>.</w:delText>
        </w:r>
      </w:del>
    </w:p>
    <w:p w14:paraId="32D46088" w14:textId="77777777" w:rsidR="00B04089" w:rsidRPr="009A160F" w:rsidRDefault="00B04089" w:rsidP="00FE16F4">
      <w:bookmarkStart w:id="2993" w:name="_HoHEST/RRH/PSH"/>
      <w:bookmarkStart w:id="2994" w:name="_AdultEST/RRH/PSH__-"/>
      <w:bookmarkStart w:id="2995" w:name="_AHAREST/RRH/PSH__-"/>
      <w:bookmarkStart w:id="2996" w:name="_AHAREST/RRH/PSH__–"/>
      <w:bookmarkStart w:id="2997" w:name="_AHARHoHEST/RRH/PSH"/>
      <w:bookmarkStart w:id="2998" w:name="_AHARHoHEST/RRH/PSH_1"/>
      <w:bookmarkEnd w:id="2991"/>
      <w:bookmarkEnd w:id="2993"/>
      <w:bookmarkEnd w:id="2994"/>
      <w:bookmarkEnd w:id="2995"/>
      <w:bookmarkEnd w:id="2996"/>
      <w:bookmarkEnd w:id="2997"/>
      <w:bookmarkEnd w:id="2998"/>
    </w:p>
    <w:p w14:paraId="0158E026" w14:textId="62B4EB32" w:rsidR="007B705B" w:rsidRDefault="007B705B" w:rsidP="0088191A">
      <w:pPr>
        <w:pStyle w:val="Heading2"/>
      </w:pPr>
      <w:bookmarkStart w:id="2999" w:name="_Set_Population_Identifiers_5"/>
      <w:bookmarkStart w:id="3000" w:name="_Toc37849775"/>
      <w:bookmarkStart w:id="3001" w:name="_Toc140489946"/>
      <w:bookmarkEnd w:id="2999"/>
      <w:r w:rsidRPr="00C52062">
        <w:t>Set Population Identifiers for Active HMIS Households</w:t>
      </w:r>
      <w:bookmarkEnd w:id="3000"/>
      <w:bookmarkEnd w:id="300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8"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">
                <v:shape id="AutoShape 3" o:spid="_x0000_s1299"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300"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301"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02"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303"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proofErr w:type="spellStart"/>
            <w:r w:rsidRPr="0052371E">
              <w:t>Race</w:t>
            </w:r>
            <w:ins w:id="3002" w:author="Jules Brown" w:date="2023-07-13T11:03:00Z">
              <w:r w:rsidR="00AB566A">
                <w:t>Ethnicity</w:t>
              </w:r>
            </w:ins>
            <w:proofErr w:type="spellEnd"/>
          </w:p>
        </w:tc>
      </w:tr>
      <w:tr w:rsidR="007B705B" w:rsidRPr="0052371E" w:rsidDel="00AB566A" w14:paraId="095BF885" w14:textId="7F5D5DAB" w:rsidTr="007B705B">
        <w:trPr>
          <w:del w:id="3003" w:author="Jules Brown" w:date="2023-07-13T11:03:00Z"/>
        </w:trPr>
        <w:tc>
          <w:tcPr>
            <w:tcW w:w="9355" w:type="dxa"/>
          </w:tcPr>
          <w:p w14:paraId="2A152C94" w14:textId="30B3DE21" w:rsidR="007B705B" w:rsidRPr="0052371E" w:rsidDel="00AB566A" w:rsidRDefault="007B705B" w:rsidP="007B705B">
            <w:pPr>
              <w:pStyle w:val="NoSpacing"/>
              <w:rPr>
                <w:del w:id="3004" w:author="Jules Brown" w:date="2023-07-13T11:03:00Z"/>
              </w:rPr>
            </w:pPr>
            <w:del w:id="3005" w:author="Jules Brown" w:date="2023-07-13T11:03:00Z">
              <w:r w:rsidRPr="0052371E" w:rsidDel="00AB566A">
                <w:delText>Ethnicity</w:delText>
              </w:r>
            </w:del>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lastRenderedPageBreak/>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6FF56FB" w14:textId="1BD1881F" w:rsidR="00331CDD" w:rsidRDefault="00F326FD" w:rsidP="00961F11">
      <w:pPr>
        <w:rPr>
          <w:ins w:id="3006" w:author="Molly McEvilley" w:date="2023-07-04T19:11:00Z"/>
        </w:rPr>
      </w:pPr>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9355" w:type="dxa"/>
        <w:tblLook w:val="04A0" w:firstRow="1" w:lastRow="0" w:firstColumn="1" w:lastColumn="0" w:noHBand="0" w:noVBand="1"/>
      </w:tblPr>
      <w:tblGrid>
        <w:gridCol w:w="835"/>
        <w:gridCol w:w="4650"/>
        <w:gridCol w:w="3870"/>
      </w:tblGrid>
      <w:tr w:rsidR="00961F11" w:rsidRPr="001B15C7" w:rsidDel="00013DBA" w14:paraId="118ACB45" w14:textId="3DF84111" w:rsidTr="00F009DD">
        <w:trPr>
          <w:cnfStyle w:val="100000000000" w:firstRow="1" w:lastRow="0" w:firstColumn="0" w:lastColumn="0" w:oddVBand="0" w:evenVBand="0" w:oddHBand="0" w:evenHBand="0" w:firstRowFirstColumn="0" w:firstRowLastColumn="0" w:lastRowFirstColumn="0" w:lastRowLastColumn="0"/>
          <w:del w:id="3007"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E92CF94" w14:textId="4563FF92" w:rsidR="00961F11" w:rsidRPr="001B15C7" w:rsidDel="00013DBA" w:rsidRDefault="00961F11" w:rsidP="0030339F">
            <w:pPr>
              <w:spacing w:after="0" w:line="240" w:lineRule="auto"/>
              <w:rPr>
                <w:del w:id="3008" w:author="Molly McEvilley" w:date="2023-07-19T23:23:00Z"/>
              </w:rPr>
            </w:pPr>
            <w:del w:id="3009" w:author="Molly McEvilley" w:date="2023-07-19T23:23:00Z">
              <w:r w:rsidRPr="001B15C7" w:rsidDel="00013DBA">
                <w:delText>Priority</w:delText>
              </w:r>
            </w:del>
          </w:p>
        </w:tc>
        <w:tc>
          <w:tcPr>
            <w:tcW w:w="4650" w:type="dxa"/>
          </w:tcPr>
          <w:p w14:paraId="313228FF" w14:textId="2CEC60E5"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010" w:author="Molly McEvilley" w:date="2023-07-19T23:23:00Z"/>
              </w:rPr>
            </w:pPr>
            <w:del w:id="3011" w:author="Molly McEvilley" w:date="2023-07-19T23:23:00Z">
              <w:r w:rsidRPr="001B15C7" w:rsidDel="00013DBA">
                <w:delText>Conditions</w:delText>
              </w:r>
            </w:del>
          </w:p>
        </w:tc>
        <w:tc>
          <w:tcPr>
            <w:tcW w:w="3870" w:type="dxa"/>
          </w:tcPr>
          <w:p w14:paraId="6C5B9C5F" w14:textId="6426C248"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012" w:author="Molly McEvilley" w:date="2023-07-19T23:23:00Z"/>
              </w:rPr>
            </w:pPr>
            <w:del w:id="3013" w:author="Molly McEvilley" w:date="2023-07-19T23:23:00Z">
              <w:r w:rsidRPr="001B15C7" w:rsidDel="00013DBA">
                <w:delText xml:space="preserve">HHChronic </w:delText>
              </w:r>
            </w:del>
            <w:del w:id="3014" w:author="Molly McEvilley" w:date="2023-07-04T19:16:00Z">
              <w:r w:rsidRPr="001B15C7" w:rsidDel="002731BA">
                <w:delText>Value</w:delText>
              </w:r>
            </w:del>
          </w:p>
        </w:tc>
      </w:tr>
      <w:tr w:rsidR="00961F11" w:rsidRPr="001B15C7" w:rsidDel="00013DBA" w14:paraId="187CFB3B" w14:textId="25C0A864" w:rsidTr="00F009DD">
        <w:trPr>
          <w:cnfStyle w:val="000000100000" w:firstRow="0" w:lastRow="0" w:firstColumn="0" w:lastColumn="0" w:oddVBand="0" w:evenVBand="0" w:oddHBand="1" w:evenHBand="0" w:firstRowFirstColumn="0" w:firstRowLastColumn="0" w:lastRowFirstColumn="0" w:lastRowLastColumn="0"/>
          <w:del w:id="3015"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14A4D921" w14:textId="24366A38" w:rsidR="00961F11" w:rsidRPr="001B15C7" w:rsidDel="00013DBA" w:rsidRDefault="00961F11" w:rsidP="0030339F">
            <w:pPr>
              <w:spacing w:after="0" w:line="240" w:lineRule="auto"/>
              <w:rPr>
                <w:del w:id="3016" w:author="Molly McEvilley" w:date="2023-07-19T23:23:00Z"/>
              </w:rPr>
            </w:pPr>
            <w:del w:id="3017" w:author="Molly McEvilley" w:date="2023-07-19T23:23:00Z">
              <w:r w:rsidDel="00013DBA">
                <w:delText>1</w:delText>
              </w:r>
            </w:del>
          </w:p>
        </w:tc>
        <w:tc>
          <w:tcPr>
            <w:tcW w:w="4650" w:type="dxa"/>
          </w:tcPr>
          <w:p w14:paraId="132A9045" w14:textId="2996E3C2" w:rsidR="00961F11" w:rsidRPr="00107D0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18" w:author="Molly McEvilley" w:date="2023-07-19T23:23:00Z"/>
              </w:rPr>
            </w:pPr>
            <w:del w:id="3019" w:author="Molly McEvilley" w:date="2023-07-19T23:23: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62ED7344" w14:textId="45B82DF2" w:rsidR="00961F11" w:rsidDel="00013DBA"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del w:id="3020" w:author="Molly McEvilley" w:date="2023-07-19T23:23:00Z"/>
              </w:rPr>
            </w:pPr>
            <w:del w:id="3021" w:author="Molly McEvilley" w:date="2023-07-19T23:23: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4A6BED7D" w14:textId="4125ABF3" w:rsidR="00961F11" w:rsidRPr="001B15C7" w:rsidDel="00013DBA"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del w:id="3022" w:author="Molly McEvilley" w:date="2023-07-19T23:23:00Z"/>
              </w:rPr>
            </w:pPr>
            <w:del w:id="3023" w:author="Molly McEvilley" w:date="2023-07-19T23:23: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870" w:type="dxa"/>
          </w:tcPr>
          <w:p w14:paraId="2982C2EE" w14:textId="5485A2BA" w:rsidR="00961F11" w:rsidRPr="001B15C7" w:rsidDel="00013DBA" w:rsidRDefault="00961F1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3024" w:author="Molly McEvilley" w:date="2023-07-19T23:23:00Z"/>
              </w:rPr>
            </w:pPr>
            <w:del w:id="3025" w:author="Molly McEvilley" w:date="2023-07-19T23:23:00Z">
              <w:r w:rsidDel="00013DBA">
                <w:delText xml:space="preserve">1 </w:delText>
              </w:r>
            </w:del>
          </w:p>
        </w:tc>
      </w:tr>
      <w:tr w:rsidR="00961F11" w:rsidRPr="001B15C7" w:rsidDel="00013DBA" w14:paraId="010E6883" w14:textId="44CE0F09" w:rsidTr="00F009DD">
        <w:trPr>
          <w:cnfStyle w:val="000000010000" w:firstRow="0" w:lastRow="0" w:firstColumn="0" w:lastColumn="0" w:oddVBand="0" w:evenVBand="0" w:oddHBand="0" w:evenHBand="1" w:firstRowFirstColumn="0" w:firstRowLastColumn="0" w:lastRowFirstColumn="0" w:lastRowLastColumn="0"/>
          <w:del w:id="3026"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DBEC6F3" w14:textId="4C37A0B3" w:rsidR="00961F11" w:rsidDel="00013DBA" w:rsidRDefault="00961F11" w:rsidP="0030339F">
            <w:pPr>
              <w:spacing w:after="0" w:line="240" w:lineRule="auto"/>
              <w:rPr>
                <w:del w:id="3027" w:author="Molly McEvilley" w:date="2023-07-19T23:23:00Z"/>
              </w:rPr>
            </w:pPr>
            <w:del w:id="3028" w:author="Molly McEvilley" w:date="2023-07-19T23:23:00Z">
              <w:r w:rsidDel="00013DBA">
                <w:delText>2</w:delText>
              </w:r>
            </w:del>
          </w:p>
        </w:tc>
        <w:tc>
          <w:tcPr>
            <w:tcW w:w="4650" w:type="dxa"/>
          </w:tcPr>
          <w:p w14:paraId="6AE31AD0" w14:textId="651D728B"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29" w:author="Molly McEvilley" w:date="2023-07-19T23:23:00Z"/>
                <w:b/>
              </w:rPr>
            </w:pPr>
            <w:del w:id="3030" w:author="Molly McEvilley" w:date="2023-07-19T23:23: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870" w:type="dxa"/>
          </w:tcPr>
          <w:p w14:paraId="258882CB" w14:textId="297D3E5C"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31" w:author="Molly McEvilley" w:date="2023-07-19T23:23:00Z"/>
              </w:rPr>
            </w:pPr>
            <w:del w:id="3032" w:author="Molly McEvilley" w:date="2023-07-19T23:23:00Z">
              <w:r w:rsidDel="00013DBA">
                <w:delText xml:space="preserve">2 </w:delText>
              </w:r>
            </w:del>
          </w:p>
        </w:tc>
      </w:tr>
      <w:tr w:rsidR="00961F11" w:rsidRPr="001B15C7" w:rsidDel="00013DBA" w14:paraId="2875F09F" w14:textId="2AE5A66A" w:rsidTr="00F009DD">
        <w:trPr>
          <w:cnfStyle w:val="000000100000" w:firstRow="0" w:lastRow="0" w:firstColumn="0" w:lastColumn="0" w:oddVBand="0" w:evenVBand="0" w:oddHBand="1" w:evenHBand="0" w:firstRowFirstColumn="0" w:firstRowLastColumn="0" w:lastRowFirstColumn="0" w:lastRowLastColumn="0"/>
          <w:del w:id="3033"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20CC1700" w14:textId="63E1A3BF" w:rsidR="00961F11" w:rsidDel="00013DBA" w:rsidRDefault="00961F11" w:rsidP="0030339F">
            <w:pPr>
              <w:spacing w:after="0" w:line="240" w:lineRule="auto"/>
              <w:rPr>
                <w:del w:id="3034" w:author="Molly McEvilley" w:date="2023-07-19T23:23:00Z"/>
              </w:rPr>
            </w:pPr>
            <w:del w:id="3035" w:author="Molly McEvilley" w:date="2023-07-19T23:23:00Z">
              <w:r w:rsidDel="00013DBA">
                <w:delText>3</w:delText>
              </w:r>
            </w:del>
          </w:p>
        </w:tc>
        <w:tc>
          <w:tcPr>
            <w:tcW w:w="4650" w:type="dxa"/>
          </w:tcPr>
          <w:p w14:paraId="509B1153" w14:textId="4E048665"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36" w:author="Molly McEvilley" w:date="2023-07-19T23:23:00Z"/>
                <w:b/>
              </w:rPr>
            </w:pPr>
            <w:del w:id="3037" w:author="Molly McEvilley" w:date="2023-07-19T23:23: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870" w:type="dxa"/>
          </w:tcPr>
          <w:p w14:paraId="67F47694" w14:textId="3028DE51"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38" w:author="Molly McEvilley" w:date="2023-07-19T23:23:00Z"/>
              </w:rPr>
            </w:pPr>
            <w:del w:id="3039" w:author="Molly McEvilley" w:date="2023-07-19T23:23:00Z">
              <w:r w:rsidDel="00013DBA">
                <w:delText xml:space="preserve">3 </w:delText>
              </w:r>
            </w:del>
          </w:p>
        </w:tc>
      </w:tr>
      <w:tr w:rsidR="00961F11" w:rsidRPr="001B15C7" w:rsidDel="00013DBA" w14:paraId="6F31CA7B" w14:textId="512C4C8C" w:rsidTr="00F009DD">
        <w:trPr>
          <w:cnfStyle w:val="000000010000" w:firstRow="0" w:lastRow="0" w:firstColumn="0" w:lastColumn="0" w:oddVBand="0" w:evenVBand="0" w:oddHBand="0" w:evenHBand="1" w:firstRowFirstColumn="0" w:firstRowLastColumn="0" w:lastRowFirstColumn="0" w:lastRowLastColumn="0"/>
          <w:del w:id="3040"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4F9CC9F8" w14:textId="40D2BFF2" w:rsidR="00961F11" w:rsidDel="00013DBA" w:rsidRDefault="0081307B" w:rsidP="0030339F">
            <w:pPr>
              <w:spacing w:after="0" w:line="240" w:lineRule="auto"/>
              <w:rPr>
                <w:del w:id="3041" w:author="Molly McEvilley" w:date="2023-07-19T23:23:00Z"/>
              </w:rPr>
            </w:pPr>
            <w:del w:id="3042" w:author="Molly McEvilley" w:date="2023-07-04T19:18:00Z">
              <w:r w:rsidDel="00064BEF">
                <w:delText>5</w:delText>
              </w:r>
            </w:del>
          </w:p>
        </w:tc>
        <w:tc>
          <w:tcPr>
            <w:tcW w:w="4650" w:type="dxa"/>
            <w:shd w:val="clear" w:color="auto" w:fill="DBE5F1" w:themeFill="accent1" w:themeFillTint="33"/>
          </w:tcPr>
          <w:p w14:paraId="4CFD1080" w14:textId="443A58BE" w:rsidR="00961F11" w:rsidRPr="001A0862"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43" w:author="Molly McEvilley" w:date="2023-07-19T23:23:00Z"/>
                <w:bCs/>
              </w:rPr>
            </w:pPr>
            <w:del w:id="3044" w:author="Molly McEvilley" w:date="2023-07-19T23:23:00Z">
              <w:r w:rsidRPr="001A0862" w:rsidDel="00013DBA">
                <w:rPr>
                  <w:bCs/>
                </w:rPr>
                <w:delText>(any other)</w:delText>
              </w:r>
            </w:del>
          </w:p>
        </w:tc>
        <w:tc>
          <w:tcPr>
            <w:tcW w:w="3870" w:type="dxa"/>
            <w:shd w:val="clear" w:color="auto" w:fill="DBE5F1" w:themeFill="accent1" w:themeFillTint="33"/>
          </w:tcPr>
          <w:p w14:paraId="236EDD70" w14:textId="66FE9F25"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45" w:author="Molly McEvilley" w:date="2023-07-19T23:23:00Z"/>
              </w:rPr>
            </w:pPr>
            <w:del w:id="3046" w:author="Molly McEvilley" w:date="2023-07-19T23:23:00Z">
              <w:r w:rsidDel="00013DBA">
                <w:delText>0</w:delText>
              </w:r>
            </w:del>
          </w:p>
        </w:tc>
      </w:tr>
    </w:tbl>
    <w:tbl>
      <w:tblPr>
        <w:tblStyle w:val="Style11"/>
        <w:tblW w:w="9355" w:type="dxa"/>
        <w:tblLook w:val="04A0" w:firstRow="1" w:lastRow="0" w:firstColumn="1" w:lastColumn="0" w:noHBand="0" w:noVBand="1"/>
      </w:tblPr>
      <w:tblGrid>
        <w:gridCol w:w="835"/>
        <w:gridCol w:w="4650"/>
        <w:gridCol w:w="3870"/>
      </w:tblGrid>
      <w:tr w:rsidR="00013DBA" w:rsidRPr="00F009DD" w14:paraId="4222B070" w14:textId="77777777" w:rsidTr="00F009DD">
        <w:trPr>
          <w:cnfStyle w:val="000000100000" w:firstRow="0" w:lastRow="0" w:firstColumn="0" w:lastColumn="0" w:oddVBand="0" w:evenVBand="0" w:oddHBand="1" w:evenHBand="0" w:firstRowFirstColumn="0" w:firstRowLastColumn="0" w:lastRowFirstColumn="0" w:lastRowLastColumn="0"/>
          <w:ins w:id="3047"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ins w:id="3048" w:author="Molly McEvilley" w:date="2023-07-19T23:21:00Z"/>
                <w:b/>
                <w:color w:val="000000"/>
              </w:rPr>
            </w:pPr>
            <w:ins w:id="3049" w:author="Molly McEvilley" w:date="2023-07-19T23:21:00Z">
              <w:r w:rsidRPr="00F009DD">
                <w:rPr>
                  <w:b/>
                  <w:color w:val="000000"/>
                </w:rPr>
                <w:t>Value</w:t>
              </w:r>
            </w:ins>
          </w:p>
        </w:tc>
        <w:tc>
          <w:tcPr>
            <w:tcW w:w="4650" w:type="dxa"/>
          </w:tcPr>
          <w:p w14:paraId="42F2FD8E"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50" w:author="Molly McEvilley" w:date="2023-07-19T23:21:00Z"/>
                <w:b/>
                <w:bCs/>
                <w:color w:val="000000"/>
              </w:rPr>
            </w:pPr>
            <w:ins w:id="3051" w:author="Molly McEvilley" w:date="2023-07-19T23:21:00Z">
              <w:r w:rsidRPr="00F009DD">
                <w:rPr>
                  <w:b/>
                  <w:bCs/>
                  <w:color w:val="000000"/>
                </w:rPr>
                <w:t>Criteria</w:t>
              </w:r>
            </w:ins>
          </w:p>
        </w:tc>
        <w:tc>
          <w:tcPr>
            <w:tcW w:w="3870" w:type="dxa"/>
          </w:tcPr>
          <w:p w14:paraId="7EF618CF"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52" w:author="Molly McEvilley" w:date="2023-07-19T23:21:00Z"/>
                <w:b/>
                <w:bCs/>
                <w:color w:val="000000"/>
              </w:rPr>
            </w:pPr>
            <w:ins w:id="3053" w:author="Molly McEvilley" w:date="2023-07-19T23:21:00Z">
              <w:r w:rsidRPr="00F009DD">
                <w:rPr>
                  <w:b/>
                  <w:bCs/>
                  <w:color w:val="000000"/>
                </w:rPr>
                <w:t>Category</w:t>
              </w:r>
            </w:ins>
          </w:p>
        </w:tc>
      </w:tr>
      <w:tr w:rsidR="00013DBA" w14:paraId="3964E266" w14:textId="77777777" w:rsidTr="00F009DD">
        <w:trPr>
          <w:cnfStyle w:val="000000010000" w:firstRow="0" w:lastRow="0" w:firstColumn="0" w:lastColumn="0" w:oddVBand="0" w:evenVBand="0" w:oddHBand="0" w:evenHBand="1" w:firstRowFirstColumn="0" w:firstRowLastColumn="0" w:lastRowFirstColumn="0" w:lastRowLastColumn="0"/>
          <w:ins w:id="3054"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ins w:id="3055" w:author="Molly McEvilley" w:date="2023-07-19T23:21:00Z"/>
                <w:b/>
              </w:rPr>
            </w:pPr>
            <w:bookmarkStart w:id="3056" w:name="_Hlk140701617"/>
            <w:ins w:id="3057" w:author="Molly McEvilley" w:date="2023-07-19T23:21:00Z">
              <w:r>
                <w:rPr>
                  <w:b/>
                  <w:bCs w:val="0"/>
                  <w:color w:val="000000"/>
                </w:rPr>
                <w:t>1</w:t>
              </w:r>
            </w:ins>
          </w:p>
        </w:tc>
        <w:tc>
          <w:tcPr>
            <w:tcW w:w="4650" w:type="dxa"/>
            <w:hideMark/>
          </w:tcPr>
          <w:p w14:paraId="36397E6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58" w:author="Molly McEvilley" w:date="2023-07-19T23:21:00Z"/>
              </w:rPr>
            </w:pPr>
            <w:proofErr w:type="spellStart"/>
            <w:ins w:id="3059" w:author="Molly McEvilley" w:date="2023-07-19T23:21:00Z">
              <w:r>
                <w:rPr>
                  <w:b/>
                  <w:bCs/>
                  <w:color w:val="000000"/>
                </w:rPr>
                <w:t>DisabilityStatus</w:t>
              </w:r>
              <w:proofErr w:type="spellEnd"/>
              <w:r>
                <w:rPr>
                  <w:color w:val="000000"/>
                </w:rPr>
                <w:t xml:space="preserve"> = 1 and:</w:t>
              </w:r>
            </w:ins>
          </w:p>
          <w:p w14:paraId="56B30750" w14:textId="77777777" w:rsidR="00013DBA" w:rsidRDefault="00013DBA" w:rsidP="00F009DD">
            <w:pPr>
              <w:pStyle w:val="ListParagraph"/>
              <w:numPr>
                <w:ilvl w:val="0"/>
                <w:numId w:val="139"/>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ins w:id="3060" w:author="Molly McEvilley" w:date="2023-07-19T23:21:00Z"/>
                <w:rFonts w:ascii="Calibri" w:hAnsi="Calibri" w:cs="Calibri"/>
              </w:rPr>
            </w:pPr>
            <w:proofErr w:type="spellStart"/>
            <w:ins w:id="3061" w:author="Molly McEvilley" w:date="2023-07-19T23:21:00Z">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ins>
          </w:p>
          <w:p w14:paraId="2D2C765C" w14:textId="77777777" w:rsidR="00013DBA" w:rsidRDefault="00013DBA" w:rsidP="00F009DD">
            <w:pPr>
              <w:pStyle w:val="ListParagraph"/>
              <w:numPr>
                <w:ilvl w:val="0"/>
                <w:numId w:val="139"/>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ins w:id="3062" w:author="Molly McEvilley" w:date="2023-07-19T23:21:00Z"/>
                <w:rFonts w:ascii="Calibri" w:hAnsi="Calibri" w:cs="Calibri"/>
              </w:rPr>
            </w:pPr>
            <w:proofErr w:type="spellStart"/>
            <w:ins w:id="3063" w:author="Molly McEvilley" w:date="2023-07-19T23:21:00Z">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ins>
          </w:p>
        </w:tc>
        <w:tc>
          <w:tcPr>
            <w:tcW w:w="3870" w:type="dxa"/>
            <w:hideMark/>
          </w:tcPr>
          <w:p w14:paraId="1DC56949"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64" w:author="Molly McEvilley" w:date="2023-07-19T23:21:00Z"/>
                <w:rFonts w:ascii="Calibri" w:hAnsi="Calibri" w:cs="Calibri"/>
              </w:rPr>
            </w:pPr>
            <w:ins w:id="3065" w:author="Molly McEvilley" w:date="2023-07-19T23:21:00Z">
              <w:r>
                <w:rPr>
                  <w:color w:val="000000"/>
                </w:rPr>
                <w:t>Chronically Homeless</w:t>
              </w:r>
            </w:ins>
          </w:p>
        </w:tc>
      </w:tr>
      <w:tr w:rsidR="00013DBA" w14:paraId="56D831F8" w14:textId="77777777" w:rsidTr="00F009DD">
        <w:trPr>
          <w:cnfStyle w:val="000000100000" w:firstRow="0" w:lastRow="0" w:firstColumn="0" w:lastColumn="0" w:oddVBand="0" w:evenVBand="0" w:oddHBand="1" w:evenHBand="0" w:firstRowFirstColumn="0" w:firstRowLastColumn="0" w:lastRowFirstColumn="0" w:lastRowLastColumn="0"/>
          <w:ins w:id="3066"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ins w:id="3067" w:author="Molly McEvilley" w:date="2023-07-19T23:21:00Z"/>
                <w:b/>
              </w:rPr>
            </w:pPr>
            <w:ins w:id="3068" w:author="Molly McEvilley" w:date="2023-07-19T23:21:00Z">
              <w:r>
                <w:rPr>
                  <w:b/>
                </w:rPr>
                <w:t>2</w:t>
              </w:r>
            </w:ins>
          </w:p>
        </w:tc>
        <w:tc>
          <w:tcPr>
            <w:tcW w:w="4650" w:type="dxa"/>
            <w:hideMark/>
          </w:tcPr>
          <w:p w14:paraId="46D9D906"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69" w:author="Molly McEvilley" w:date="2023-07-19T23:21:00Z"/>
              </w:rPr>
            </w:pPr>
            <w:proofErr w:type="spellStart"/>
            <w:ins w:id="3070" w:author="Molly McEvilley" w:date="2023-07-19T23:21:00Z">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ins>
          </w:p>
        </w:tc>
        <w:tc>
          <w:tcPr>
            <w:tcW w:w="3870" w:type="dxa"/>
            <w:hideMark/>
          </w:tcPr>
          <w:p w14:paraId="2E67955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71" w:author="Molly McEvilley" w:date="2023-07-19T23:21:00Z"/>
                <w:color w:val="000000"/>
              </w:rPr>
            </w:pPr>
            <w:ins w:id="3072" w:author="Molly McEvilley" w:date="2023-07-19T23:21:00Z">
              <w:r>
                <w:rPr>
                  <w:color w:val="000000"/>
                </w:rPr>
                <w:t xml:space="preserve">Long-Term Homeless with Disability </w:t>
              </w:r>
            </w:ins>
          </w:p>
        </w:tc>
      </w:tr>
      <w:tr w:rsidR="00013DBA" w14:paraId="14AFA243" w14:textId="77777777" w:rsidTr="00F009DD">
        <w:trPr>
          <w:cnfStyle w:val="000000010000" w:firstRow="0" w:lastRow="0" w:firstColumn="0" w:lastColumn="0" w:oddVBand="0" w:evenVBand="0" w:oddHBand="0" w:evenHBand="1" w:firstRowFirstColumn="0" w:firstRowLastColumn="0" w:lastRowFirstColumn="0" w:lastRowLastColumn="0"/>
          <w:ins w:id="3073"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ins w:id="3074" w:author="Molly McEvilley" w:date="2023-07-19T23:21:00Z"/>
                <w:b/>
              </w:rPr>
            </w:pPr>
            <w:ins w:id="3075" w:author="Molly McEvilley" w:date="2023-07-19T23:21:00Z">
              <w:r>
                <w:rPr>
                  <w:b/>
                  <w:color w:val="000000"/>
                </w:rPr>
                <w:t>3</w:t>
              </w:r>
            </w:ins>
          </w:p>
        </w:tc>
        <w:tc>
          <w:tcPr>
            <w:tcW w:w="4650" w:type="dxa"/>
            <w:hideMark/>
          </w:tcPr>
          <w:p w14:paraId="46EF4D8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76" w:author="Molly McEvilley" w:date="2023-07-19T23:21:00Z"/>
                <w:b/>
                <w:bCs/>
              </w:rPr>
            </w:pPr>
            <w:proofErr w:type="spellStart"/>
            <w:ins w:id="3077" w:author="Molly McEvilley" w:date="2023-07-19T23:21:00Z">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ins>
          </w:p>
        </w:tc>
        <w:tc>
          <w:tcPr>
            <w:tcW w:w="3870" w:type="dxa"/>
            <w:hideMark/>
          </w:tcPr>
          <w:p w14:paraId="657D5841"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78" w:author="Molly McEvilley" w:date="2023-07-19T23:21:00Z"/>
                <w:color w:val="000000"/>
              </w:rPr>
            </w:pPr>
            <w:ins w:id="3079" w:author="Molly McEvilley" w:date="2023-07-19T23:21:00Z">
              <w:r>
                <w:rPr>
                  <w:color w:val="000000"/>
                </w:rPr>
                <w:t>Long-Term Homeless Missing Disability Info</w:t>
              </w:r>
            </w:ins>
          </w:p>
        </w:tc>
      </w:tr>
      <w:tr w:rsidR="00013DBA" w14:paraId="2E934205" w14:textId="77777777" w:rsidTr="00F009DD">
        <w:trPr>
          <w:cnfStyle w:val="000000100000" w:firstRow="0" w:lastRow="0" w:firstColumn="0" w:lastColumn="0" w:oddVBand="0" w:evenVBand="0" w:oddHBand="1" w:evenHBand="0" w:firstRowFirstColumn="0" w:firstRowLastColumn="0" w:lastRowFirstColumn="0" w:lastRowLastColumn="0"/>
          <w:ins w:id="3080"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ins w:id="3081" w:author="Molly McEvilley" w:date="2023-07-19T23:21:00Z"/>
                <w:b/>
              </w:rPr>
            </w:pPr>
            <w:ins w:id="3082" w:author="Molly McEvilley" w:date="2023-07-19T23:21:00Z">
              <w:r>
                <w:rPr>
                  <w:b/>
                </w:rPr>
                <w:t>4</w:t>
              </w:r>
            </w:ins>
          </w:p>
        </w:tc>
        <w:tc>
          <w:tcPr>
            <w:tcW w:w="4650" w:type="dxa"/>
            <w:hideMark/>
          </w:tcPr>
          <w:p w14:paraId="1B2AA583"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83" w:author="Molly McEvilley" w:date="2023-07-19T23:21:00Z"/>
              </w:rPr>
            </w:pPr>
            <w:proofErr w:type="spellStart"/>
            <w:ins w:id="3084" w:author="Molly McEvilley" w:date="2023-07-19T23:21:00Z">
              <w:r>
                <w:rPr>
                  <w:b/>
                  <w:bCs/>
                </w:rPr>
                <w:t>CHTime</w:t>
              </w:r>
              <w:proofErr w:type="spellEnd"/>
              <w:r>
                <w:t xml:space="preserve"> in (365, 400) and </w:t>
              </w:r>
              <w:proofErr w:type="spellStart"/>
              <w:r>
                <w:rPr>
                  <w:b/>
                  <w:bCs/>
                </w:rPr>
                <w:t>DisabilityStatus</w:t>
              </w:r>
              <w:proofErr w:type="spellEnd"/>
              <w:r>
                <w:t xml:space="preserve"> = 0</w:t>
              </w:r>
            </w:ins>
          </w:p>
        </w:tc>
        <w:tc>
          <w:tcPr>
            <w:tcW w:w="3870" w:type="dxa"/>
            <w:hideMark/>
          </w:tcPr>
          <w:p w14:paraId="4E1C4BC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85" w:author="Molly McEvilley" w:date="2023-07-19T23:21:00Z"/>
              </w:rPr>
            </w:pPr>
            <w:ins w:id="3086" w:author="Molly McEvilley" w:date="2023-07-19T23:21:00Z">
              <w:r>
                <w:rPr>
                  <w:color w:val="000000"/>
                </w:rPr>
                <w:t>Long-Term Homeless without Disability</w:t>
              </w:r>
            </w:ins>
          </w:p>
        </w:tc>
      </w:tr>
      <w:tr w:rsidR="00013DBA" w14:paraId="5FE72BB5" w14:textId="77777777" w:rsidTr="00F009DD">
        <w:trPr>
          <w:cnfStyle w:val="000000010000" w:firstRow="0" w:lastRow="0" w:firstColumn="0" w:lastColumn="0" w:oddVBand="0" w:evenVBand="0" w:oddHBand="0" w:evenHBand="1" w:firstRowFirstColumn="0" w:firstRowLastColumn="0" w:lastRowFirstColumn="0" w:lastRowLastColumn="0"/>
          <w:ins w:id="3087"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ins w:id="3088" w:author="Molly McEvilley" w:date="2023-07-19T23:21:00Z"/>
                <w:b/>
              </w:rPr>
            </w:pPr>
            <w:ins w:id="3089" w:author="Molly McEvilley" w:date="2023-07-19T23:21:00Z">
              <w:r>
                <w:rPr>
                  <w:b/>
                  <w:color w:val="000000"/>
                </w:rPr>
                <w:t>5</w:t>
              </w:r>
            </w:ins>
          </w:p>
        </w:tc>
        <w:tc>
          <w:tcPr>
            <w:tcW w:w="4650" w:type="dxa"/>
            <w:hideMark/>
          </w:tcPr>
          <w:p w14:paraId="7A22B15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90" w:author="Molly McEvilley" w:date="2023-07-19T23:21:00Z"/>
                <w:b/>
                <w:bCs/>
              </w:rPr>
            </w:pPr>
            <w:proofErr w:type="spellStart"/>
            <w:ins w:id="3091" w:author="Molly McEvilley" w:date="2023-07-19T23:21:00Z">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ins>
          </w:p>
        </w:tc>
        <w:tc>
          <w:tcPr>
            <w:tcW w:w="3870" w:type="dxa"/>
            <w:hideMark/>
          </w:tcPr>
          <w:p w14:paraId="1FFA499F"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92" w:author="Molly McEvilley" w:date="2023-07-19T23:21:00Z"/>
                <w:color w:val="000000"/>
              </w:rPr>
            </w:pPr>
            <w:ins w:id="3093" w:author="Molly McEvilley" w:date="2023-07-19T23:21:00Z">
              <w:r>
                <w:rPr>
                  <w:color w:val="000000"/>
                </w:rPr>
                <w:t>Homeless &gt; 6 Months with Disability (missing data)</w:t>
              </w:r>
            </w:ins>
          </w:p>
        </w:tc>
      </w:tr>
      <w:tr w:rsidR="00013DBA" w14:paraId="1FE32E7B" w14:textId="77777777" w:rsidTr="00F009DD">
        <w:trPr>
          <w:cnfStyle w:val="000000100000" w:firstRow="0" w:lastRow="0" w:firstColumn="0" w:lastColumn="0" w:oddVBand="0" w:evenVBand="0" w:oddHBand="1" w:evenHBand="0" w:firstRowFirstColumn="0" w:firstRowLastColumn="0" w:lastRowFirstColumn="0" w:lastRowLastColumn="0"/>
          <w:ins w:id="3094"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ins w:id="3095" w:author="Molly McEvilley" w:date="2023-07-19T23:21:00Z"/>
                <w:b/>
              </w:rPr>
            </w:pPr>
            <w:ins w:id="3096" w:author="Molly McEvilley" w:date="2023-07-19T23:21:00Z">
              <w:r>
                <w:rPr>
                  <w:b/>
                </w:rPr>
                <w:t>6</w:t>
              </w:r>
            </w:ins>
          </w:p>
        </w:tc>
        <w:tc>
          <w:tcPr>
            <w:tcW w:w="4650" w:type="dxa"/>
            <w:hideMark/>
          </w:tcPr>
          <w:p w14:paraId="744EEBD8"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97" w:author="Molly McEvilley" w:date="2023-07-19T23:21:00Z"/>
                <w:b/>
                <w:bCs/>
              </w:rPr>
            </w:pPr>
            <w:proofErr w:type="spellStart"/>
            <w:ins w:id="3098" w:author="Molly McEvilley" w:date="2023-07-19T23:21:00Z">
              <w:r>
                <w:rPr>
                  <w:b/>
                  <w:bCs/>
                </w:rPr>
                <w:t>CHTime</w:t>
              </w:r>
              <w:proofErr w:type="spellEnd"/>
              <w:r>
                <w:t xml:space="preserve"> = 270 and </w:t>
              </w:r>
              <w:proofErr w:type="spellStart"/>
              <w:r>
                <w:rPr>
                  <w:b/>
                  <w:bCs/>
                </w:rPr>
                <w:t>CHTimeStatus</w:t>
              </w:r>
              <w:proofErr w:type="spellEnd"/>
              <w:r>
                <w:rPr>
                  <w:b/>
                  <w:bCs/>
                </w:rPr>
                <w:t xml:space="preserve"> </w:t>
              </w:r>
              <w:r w:rsidRPr="000742A7">
                <w:t>&lt;&gt; 99</w:t>
              </w:r>
              <w:r>
                <w:rPr>
                  <w:color w:val="000000"/>
                </w:rPr>
                <w:t xml:space="preserve"> and </w:t>
              </w:r>
              <w:proofErr w:type="spellStart"/>
              <w:r>
                <w:rPr>
                  <w:b/>
                  <w:bCs/>
                  <w:color w:val="000000"/>
                </w:rPr>
                <w:t>DisabilityStatus</w:t>
              </w:r>
              <w:proofErr w:type="spellEnd"/>
              <w:r>
                <w:rPr>
                  <w:color w:val="000000"/>
                </w:rPr>
                <w:t xml:space="preserve"> = 1</w:t>
              </w:r>
            </w:ins>
          </w:p>
        </w:tc>
        <w:tc>
          <w:tcPr>
            <w:tcW w:w="3870" w:type="dxa"/>
            <w:hideMark/>
          </w:tcPr>
          <w:p w14:paraId="12BAB5F5"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99" w:author="Molly McEvilley" w:date="2023-07-19T23:21:00Z"/>
              </w:rPr>
            </w:pPr>
            <w:ins w:id="3100" w:author="Molly McEvilley" w:date="2023-07-19T23:21:00Z">
              <w:r>
                <w:rPr>
                  <w:color w:val="000000"/>
                </w:rPr>
                <w:t>Homeless &gt; 6 Months with Disability (no missing data)</w:t>
              </w:r>
            </w:ins>
          </w:p>
        </w:tc>
      </w:tr>
      <w:tr w:rsidR="00013DBA" w14:paraId="4D4AF1E0" w14:textId="77777777" w:rsidTr="00F009DD">
        <w:trPr>
          <w:cnfStyle w:val="000000010000" w:firstRow="0" w:lastRow="0" w:firstColumn="0" w:lastColumn="0" w:oddVBand="0" w:evenVBand="0" w:oddHBand="0" w:evenHBand="1" w:firstRowFirstColumn="0" w:firstRowLastColumn="0" w:lastRowFirstColumn="0" w:lastRowLastColumn="0"/>
          <w:ins w:id="3101"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ins w:id="3102" w:author="Molly McEvilley" w:date="2023-07-19T23:21:00Z"/>
                <w:b/>
              </w:rPr>
            </w:pPr>
            <w:ins w:id="3103" w:author="Molly McEvilley" w:date="2023-07-19T23:21:00Z">
              <w:r>
                <w:rPr>
                  <w:b/>
                  <w:color w:val="000000"/>
                </w:rPr>
                <w:t>9</w:t>
              </w:r>
            </w:ins>
          </w:p>
        </w:tc>
        <w:tc>
          <w:tcPr>
            <w:tcW w:w="4650" w:type="dxa"/>
            <w:hideMark/>
          </w:tcPr>
          <w:p w14:paraId="29110B14"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04" w:author="Molly McEvilley" w:date="2023-07-19T23:21:00Z"/>
                <w:b/>
                <w:bCs/>
              </w:rPr>
            </w:pPr>
            <w:proofErr w:type="spellStart"/>
            <w:ins w:id="3105" w:author="Molly McEvilley" w:date="2023-07-19T23:21:00Z">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ins>
          </w:p>
        </w:tc>
        <w:tc>
          <w:tcPr>
            <w:tcW w:w="3870" w:type="dxa"/>
            <w:hideMark/>
          </w:tcPr>
          <w:p w14:paraId="0DE2B51E"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06" w:author="Molly McEvilley" w:date="2023-07-19T23:21:00Z"/>
              </w:rPr>
            </w:pPr>
            <w:ins w:id="3107" w:author="Molly McEvilley" w:date="2023-07-19T23:21:00Z">
              <w:r>
                <w:rPr>
                  <w:color w:val="000000"/>
                </w:rPr>
                <w:t>CH Status Unknown (missing data)</w:t>
              </w:r>
            </w:ins>
          </w:p>
        </w:tc>
      </w:tr>
      <w:tr w:rsidR="00013DBA" w14:paraId="79DFCCB1" w14:textId="77777777" w:rsidTr="00F009DD">
        <w:trPr>
          <w:cnfStyle w:val="000000100000" w:firstRow="0" w:lastRow="0" w:firstColumn="0" w:lastColumn="0" w:oddVBand="0" w:evenVBand="0" w:oddHBand="1" w:evenHBand="0" w:firstRowFirstColumn="0" w:firstRowLastColumn="0" w:lastRowFirstColumn="0" w:lastRowLastColumn="0"/>
          <w:ins w:id="310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ins w:id="3109" w:author="Molly McEvilley" w:date="2023-07-19T23:21:00Z"/>
                <w:b/>
              </w:rPr>
            </w:pPr>
            <w:ins w:id="3110" w:author="Molly McEvilley" w:date="2023-07-19T23:21:00Z">
              <w:r w:rsidRPr="000742A7">
                <w:rPr>
                  <w:b/>
                </w:rPr>
                <w:t>0</w:t>
              </w:r>
            </w:ins>
          </w:p>
        </w:tc>
        <w:tc>
          <w:tcPr>
            <w:tcW w:w="4650" w:type="dxa"/>
            <w:hideMark/>
          </w:tcPr>
          <w:p w14:paraId="327B3D70"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11" w:author="Molly McEvilley" w:date="2023-07-19T23:21:00Z"/>
              </w:rPr>
            </w:pPr>
            <w:ins w:id="3112" w:author="Molly McEvilley" w:date="2023-07-19T23:21:00Z">
              <w:r>
                <w:t>(</w:t>
              </w:r>
              <w:proofErr w:type="gramStart"/>
              <w:r>
                <w:t>any</w:t>
              </w:r>
              <w:proofErr w:type="gramEnd"/>
              <w:r>
                <w:t xml:space="preserve"> other)</w:t>
              </w:r>
            </w:ins>
          </w:p>
        </w:tc>
        <w:tc>
          <w:tcPr>
            <w:tcW w:w="3870" w:type="dxa"/>
            <w:hideMark/>
          </w:tcPr>
          <w:p w14:paraId="3CF0B86C"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13" w:author="Molly McEvilley" w:date="2023-07-19T23:21:00Z"/>
                <w:color w:val="000000"/>
              </w:rPr>
            </w:pPr>
            <w:ins w:id="3114" w:author="Molly McEvilley" w:date="2023-07-19T23:21:00Z">
              <w:r>
                <w:rPr>
                  <w:color w:val="000000"/>
                </w:rPr>
                <w:t xml:space="preserve">Not Chronically Homeless </w:t>
              </w:r>
            </w:ins>
          </w:p>
        </w:tc>
      </w:tr>
      <w:bookmarkEnd w:id="3056"/>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BA44200"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ins w:id="3115" w:author="Molly McEvilley" w:date="2023-06-27T09:53:00Z">
        <w:r w:rsidR="002B12D8">
          <w:t>.  In priority order:</w:t>
        </w:r>
      </w:ins>
      <w:del w:id="3116" w:author="Molly McEvilley" w:date="2023-06-27T09:53:00Z">
        <w:r w:rsidDel="002B12D8">
          <w:delText>:</w:delText>
        </w:r>
      </w:del>
    </w:p>
    <w:p w14:paraId="790B9488" w14:textId="02C9776D" w:rsidR="007B705B" w:rsidRDefault="007B705B" w:rsidP="007B705B">
      <w:pPr>
        <w:rPr>
          <w:ins w:id="3117" w:author="Molly McEvilley" w:date="2023-06-27T09:51:00Z"/>
          <w:rFonts w:cstheme="minorHAnsi"/>
        </w:rPr>
      </w:pPr>
      <w:proofErr w:type="spellStart"/>
      <w:r w:rsidRPr="00655B0F">
        <w:rPr>
          <w:b/>
        </w:rPr>
        <w:t>HHFleeingDV</w:t>
      </w:r>
      <w:proofErr w:type="spellEnd"/>
      <w:r w:rsidRPr="00A6067F">
        <w:rPr>
          <w:rFonts w:cstheme="minorHAnsi"/>
        </w:rPr>
        <w:t xml:space="preserve"> = </w:t>
      </w:r>
      <w:r>
        <w:rPr>
          <w:rFonts w:cstheme="minorHAnsi"/>
        </w:rPr>
        <w:t>1</w:t>
      </w:r>
      <w:ins w:id="3118" w:author="Molly McEvilley" w:date="2023-07-04T10:46:00Z">
        <w:r w:rsidR="00CC2E05">
          <w:rPr>
            <w:rFonts w:cstheme="minorHAnsi"/>
          </w:rPr>
          <w:t xml:space="preserve"> (Households Fleeing Domestic Violence)</w:t>
        </w:r>
      </w:ins>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ins w:id="3119" w:author="Molly McEvilley" w:date="2023-07-04T10:46:00Z">
        <w:r w:rsidR="00CC2E05">
          <w:rPr>
            <w:rFonts w:cstheme="minorHAnsi"/>
          </w:rPr>
          <w:t xml:space="preserve"> </w:t>
        </w:r>
      </w:ins>
    </w:p>
    <w:p w14:paraId="20C8ED2C" w14:textId="1559CBE4" w:rsidR="002B12D8" w:rsidRDefault="002B12D8" w:rsidP="002B12D8">
      <w:pPr>
        <w:rPr>
          <w:ins w:id="3120" w:author="Molly McEvilley" w:date="2023-06-27T09:53:00Z"/>
          <w:rFonts w:cstheme="minorHAnsi"/>
        </w:rPr>
      </w:pPr>
      <w:proofErr w:type="spellStart"/>
      <w:ins w:id="3121" w:author="Molly McEvilley" w:date="2023-06-27T09:51:00Z">
        <w:r w:rsidRPr="00655B0F">
          <w:rPr>
            <w:b/>
          </w:rPr>
          <w:t>HHFleeingDV</w:t>
        </w:r>
        <w:proofErr w:type="spellEnd"/>
        <w:r w:rsidRPr="00A6067F">
          <w:rPr>
            <w:rFonts w:cstheme="minorHAnsi"/>
          </w:rPr>
          <w:t xml:space="preserve"> = </w:t>
        </w:r>
        <w:r>
          <w:rPr>
            <w:rFonts w:cstheme="minorHAnsi"/>
          </w:rPr>
          <w:t xml:space="preserve">2 </w:t>
        </w:r>
      </w:ins>
      <w:ins w:id="3122" w:author="Molly McEvilley" w:date="2023-07-04T10:46:00Z">
        <w:r w:rsidR="00332A66">
          <w:rPr>
            <w:rFonts w:cstheme="minorHAnsi"/>
          </w:rPr>
          <w:t>(Domestic Violence Survivors</w:t>
        </w:r>
      </w:ins>
      <w:ins w:id="3123" w:author="Molly McEvilley" w:date="2023-07-04T10:47:00Z">
        <w:r w:rsidR="00AF3EAB">
          <w:rPr>
            <w:rFonts w:cstheme="minorHAnsi"/>
          </w:rPr>
          <w:t xml:space="preserve"> </w:t>
        </w:r>
      </w:ins>
      <w:ins w:id="3124" w:author="Molly McEvilley" w:date="2023-07-04T10:46:00Z">
        <w:r w:rsidR="00332A66">
          <w:rPr>
            <w:rFonts w:cstheme="minorHAnsi"/>
          </w:rPr>
          <w:t xml:space="preserve">Not </w:t>
        </w:r>
      </w:ins>
      <w:ins w:id="3125" w:author="Jules Brown" w:date="2023-07-15T09:43:00Z">
        <w:r w:rsidR="00774277">
          <w:rPr>
            <w:rFonts w:cstheme="minorHAnsi"/>
          </w:rPr>
          <w:t xml:space="preserve">Identified as </w:t>
        </w:r>
      </w:ins>
      <w:ins w:id="3126" w:author="Molly McEvilley" w:date="2023-07-04T10:46:00Z">
        <w:r w:rsidR="00332A66">
          <w:rPr>
            <w:rFonts w:cstheme="minorHAnsi"/>
          </w:rPr>
          <w:t xml:space="preserve">Currently Fleeing) </w:t>
        </w:r>
      </w:ins>
      <w:ins w:id="3127" w:author="Molly McEvilley" w:date="2023-06-27T09:51:00Z">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ins>
      <w:ins w:id="3128" w:author="Molly McEvilley" w:date="2023-07-04T10:45:00Z">
        <w:r w:rsidR="00950EFB">
          <w:rPr>
            <w:rFonts w:cstheme="minorHAnsi"/>
          </w:rPr>
          <w:t>in (2,3)</w:t>
        </w:r>
      </w:ins>
      <w:ins w:id="3129" w:author="Molly McEvilley" w:date="2023-06-27T09:51:00Z">
        <w:r>
          <w:rPr>
            <w:rFonts w:cstheme="minorHAnsi"/>
          </w:rPr>
          <w:t xml:space="preserve">. </w:t>
        </w:r>
      </w:ins>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ins w:id="3130" w:author="Molly McEvilley" w:date="2023-06-27T09:53:00Z"/>
        </w:trPr>
        <w:tc>
          <w:tcPr>
            <w:tcW w:w="2037" w:type="dxa"/>
          </w:tcPr>
          <w:p w14:paraId="1B79E0D6" w14:textId="77777777" w:rsidR="00555D08" w:rsidRPr="008743AE" w:rsidRDefault="00555D08" w:rsidP="00DA4971">
            <w:pPr>
              <w:pStyle w:val="NoSpacing"/>
              <w:rPr>
                <w:ins w:id="3131" w:author="Molly McEvilley" w:date="2023-06-27T09:53:00Z"/>
              </w:rPr>
            </w:pPr>
            <w:proofErr w:type="spellStart"/>
            <w:ins w:id="3132" w:author="Molly McEvilley" w:date="2023-06-27T09:53:00Z">
              <w:r>
                <w:t>tlsa_Person.DVStatus</w:t>
              </w:r>
              <w:proofErr w:type="spellEnd"/>
            </w:ins>
          </w:p>
        </w:tc>
        <w:tc>
          <w:tcPr>
            <w:tcW w:w="4576" w:type="dxa"/>
          </w:tcPr>
          <w:p w14:paraId="5F0EC0F4" w14:textId="77777777" w:rsidR="00555D08" w:rsidRPr="008743AE" w:rsidRDefault="00555D08" w:rsidP="00DA4971">
            <w:pPr>
              <w:pStyle w:val="NoSpacing"/>
              <w:rPr>
                <w:ins w:id="3133" w:author="Molly McEvilley" w:date="2023-06-27T09:53:00Z"/>
                <w:b w:val="0"/>
                <w:bCs w:val="0"/>
              </w:rPr>
            </w:pPr>
            <w:ins w:id="3134" w:author="Molly McEvilley" w:date="2023-06-27T09:53:00Z">
              <w:r w:rsidRPr="008743AE">
                <w:t>LSA Category</w:t>
              </w:r>
            </w:ins>
          </w:p>
        </w:tc>
        <w:tc>
          <w:tcPr>
            <w:tcW w:w="2562" w:type="dxa"/>
          </w:tcPr>
          <w:p w14:paraId="2DB33D0C" w14:textId="426B80BD" w:rsidR="00555D08" w:rsidRPr="008743AE" w:rsidRDefault="00555D08" w:rsidP="00DA4971">
            <w:pPr>
              <w:pStyle w:val="NoSpacing"/>
              <w:rPr>
                <w:ins w:id="3135" w:author="Molly McEvilley" w:date="2023-06-27T09:53:00Z"/>
              </w:rPr>
            </w:pPr>
            <w:proofErr w:type="spellStart"/>
            <w:ins w:id="3136" w:author="Molly McEvilley" w:date="2023-07-04T10:44:00Z">
              <w:r>
                <w:t>tlsa_HHID.HH</w:t>
              </w:r>
              <w:r w:rsidR="00950EFB">
                <w:t>FleeingDV</w:t>
              </w:r>
            </w:ins>
            <w:proofErr w:type="spellEnd"/>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137" w:author="Molly McEvilley" w:date="2023-06-27T09:53:00Z"/>
        </w:trPr>
        <w:tc>
          <w:tcPr>
            <w:tcW w:w="2037" w:type="dxa"/>
          </w:tcPr>
          <w:p w14:paraId="5236A713" w14:textId="77777777" w:rsidR="00555D08" w:rsidRPr="00014EE4" w:rsidRDefault="00555D08" w:rsidP="00DA4971">
            <w:pPr>
              <w:pStyle w:val="NoSpacing"/>
              <w:rPr>
                <w:ins w:id="3138" w:author="Molly McEvilley" w:date="2023-06-27T09:53:00Z"/>
              </w:rPr>
            </w:pPr>
            <w:ins w:id="3139" w:author="Molly McEvilley" w:date="2023-06-27T09:53:00Z">
              <w:r w:rsidRPr="00014EE4">
                <w:t>1</w:t>
              </w:r>
            </w:ins>
          </w:p>
        </w:tc>
        <w:tc>
          <w:tcPr>
            <w:tcW w:w="4576" w:type="dxa"/>
          </w:tcPr>
          <w:p w14:paraId="765B8367" w14:textId="6072FD75" w:rsidR="00555D08" w:rsidRPr="00577A54" w:rsidRDefault="00555D08" w:rsidP="00DA4971">
            <w:pPr>
              <w:pStyle w:val="NoSpacing"/>
              <w:rPr>
                <w:ins w:id="3140" w:author="Molly McEvilley" w:date="2023-06-27T09:53:00Z"/>
              </w:rPr>
            </w:pPr>
            <w:ins w:id="3141" w:author="Molly McEvilley" w:date="2023-06-27T09:53:00Z">
              <w:r w:rsidRPr="00577A54">
                <w:t xml:space="preserve">DV </w:t>
              </w:r>
              <w:del w:id="3142" w:author="Jules Brown" w:date="2023-07-14T15:28:00Z">
                <w:r w:rsidRPr="00577A54" w:rsidDel="00C57D44">
                  <w:delText>victim</w:delText>
                </w:r>
              </w:del>
            </w:ins>
            <w:ins w:id="3143" w:author="Jules Brown" w:date="2023-07-14T15:28:00Z">
              <w:r w:rsidR="00C57D44">
                <w:t>survivor</w:t>
              </w:r>
            </w:ins>
            <w:ins w:id="3144" w:author="Molly McEvilley" w:date="2023-06-27T09:53:00Z">
              <w:r w:rsidRPr="00577A54">
                <w:t>, currently fleeing</w:t>
              </w:r>
            </w:ins>
          </w:p>
        </w:tc>
        <w:tc>
          <w:tcPr>
            <w:tcW w:w="2562" w:type="dxa"/>
          </w:tcPr>
          <w:p w14:paraId="15B4562D" w14:textId="7CA7BBFA" w:rsidR="00555D08" w:rsidRPr="00577A54" w:rsidRDefault="00950EFB" w:rsidP="00DA4971">
            <w:pPr>
              <w:pStyle w:val="NoSpacing"/>
              <w:rPr>
                <w:ins w:id="3145" w:author="Molly McEvilley" w:date="2023-06-27T09:53:00Z"/>
              </w:rPr>
            </w:pPr>
            <w:ins w:id="3146" w:author="Molly McEvilley" w:date="2023-07-04T10:44:00Z">
              <w:r>
                <w:t>1</w:t>
              </w:r>
            </w:ins>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ins w:id="3147" w:author="Molly McEvilley" w:date="2023-06-27T09:53:00Z"/>
        </w:trPr>
        <w:tc>
          <w:tcPr>
            <w:tcW w:w="2037" w:type="dxa"/>
          </w:tcPr>
          <w:p w14:paraId="2EA1A619" w14:textId="77777777" w:rsidR="00555D08" w:rsidRPr="00014EE4" w:rsidRDefault="00555D08" w:rsidP="00DA4971">
            <w:pPr>
              <w:pStyle w:val="NoSpacing"/>
              <w:rPr>
                <w:ins w:id="3148" w:author="Molly McEvilley" w:date="2023-06-27T09:53:00Z"/>
              </w:rPr>
            </w:pPr>
            <w:ins w:id="3149" w:author="Molly McEvilley" w:date="2023-06-27T09:53:00Z">
              <w:r w:rsidRPr="00014EE4">
                <w:t>2</w:t>
              </w:r>
            </w:ins>
          </w:p>
        </w:tc>
        <w:tc>
          <w:tcPr>
            <w:tcW w:w="4576" w:type="dxa"/>
          </w:tcPr>
          <w:p w14:paraId="22711646" w14:textId="66B7F932" w:rsidR="00555D08" w:rsidRPr="00577A54" w:rsidRDefault="00555D08" w:rsidP="00DA4971">
            <w:pPr>
              <w:pStyle w:val="NoSpacing"/>
              <w:rPr>
                <w:ins w:id="3150" w:author="Molly McEvilley" w:date="2023-06-27T09:53:00Z"/>
              </w:rPr>
            </w:pPr>
            <w:ins w:id="3151" w:author="Molly McEvilley" w:date="2023-06-27T09:53:00Z">
              <w:r w:rsidRPr="00577A54">
                <w:t xml:space="preserve">DV </w:t>
              </w:r>
              <w:del w:id="3152" w:author="Jules Brown" w:date="2023-07-14T15:28:00Z">
                <w:r w:rsidRPr="00577A54" w:rsidDel="00C57D44">
                  <w:delText>victim</w:delText>
                </w:r>
              </w:del>
            </w:ins>
            <w:ins w:id="3153" w:author="Jules Brown" w:date="2023-07-14T15:28:00Z">
              <w:r w:rsidR="00C57D44">
                <w:t>survivor</w:t>
              </w:r>
            </w:ins>
            <w:ins w:id="3154" w:author="Molly McEvilley" w:date="2023-06-27T09:53:00Z">
              <w:r w:rsidRPr="00577A54">
                <w:t>, not currently fleeing</w:t>
              </w:r>
            </w:ins>
          </w:p>
        </w:tc>
        <w:tc>
          <w:tcPr>
            <w:tcW w:w="2562" w:type="dxa"/>
          </w:tcPr>
          <w:p w14:paraId="0A6DDBD6" w14:textId="474FA12E" w:rsidR="00555D08" w:rsidRPr="00577A54" w:rsidRDefault="00950EFB" w:rsidP="00DA4971">
            <w:pPr>
              <w:pStyle w:val="NoSpacing"/>
              <w:rPr>
                <w:ins w:id="3155" w:author="Molly McEvilley" w:date="2023-06-27T09:53:00Z"/>
              </w:rPr>
            </w:pPr>
            <w:ins w:id="3156" w:author="Molly McEvilley" w:date="2023-07-04T10:44:00Z">
              <w:r>
                <w:t>2</w:t>
              </w:r>
            </w:ins>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157" w:author="Molly McEvilley" w:date="2023-06-27T09:53:00Z"/>
        </w:trPr>
        <w:tc>
          <w:tcPr>
            <w:tcW w:w="2037" w:type="dxa"/>
          </w:tcPr>
          <w:p w14:paraId="4EF9E05A" w14:textId="77777777" w:rsidR="00555D08" w:rsidRPr="00014EE4" w:rsidRDefault="00555D08" w:rsidP="00DA4971">
            <w:pPr>
              <w:pStyle w:val="NoSpacing"/>
              <w:rPr>
                <w:ins w:id="3158" w:author="Molly McEvilley" w:date="2023-06-27T09:53:00Z"/>
              </w:rPr>
            </w:pPr>
            <w:ins w:id="3159" w:author="Molly McEvilley" w:date="2023-06-27T09:53:00Z">
              <w:r w:rsidRPr="00014EE4">
                <w:t>3</w:t>
              </w:r>
            </w:ins>
          </w:p>
        </w:tc>
        <w:tc>
          <w:tcPr>
            <w:tcW w:w="4576" w:type="dxa"/>
          </w:tcPr>
          <w:p w14:paraId="4B2412BA" w14:textId="58CF744E" w:rsidR="00555D08" w:rsidRPr="00577A54" w:rsidRDefault="00555D08" w:rsidP="00DA4971">
            <w:pPr>
              <w:pStyle w:val="NoSpacing"/>
              <w:rPr>
                <w:ins w:id="3160" w:author="Molly McEvilley" w:date="2023-06-27T09:53:00Z"/>
              </w:rPr>
            </w:pPr>
            <w:ins w:id="3161" w:author="Molly McEvilley" w:date="2023-06-27T09:53:00Z">
              <w:r w:rsidRPr="00577A54">
                <w:t xml:space="preserve">DV </w:t>
              </w:r>
              <w:del w:id="3162" w:author="Jules Brown" w:date="2023-07-14T15:28:00Z">
                <w:r w:rsidRPr="00577A54" w:rsidDel="00C57D44">
                  <w:delText>victim</w:delText>
                </w:r>
              </w:del>
            </w:ins>
            <w:ins w:id="3163" w:author="Jules Brown" w:date="2023-07-14T15:28:00Z">
              <w:r w:rsidR="00C57D44">
                <w:t>survivor</w:t>
              </w:r>
            </w:ins>
            <w:ins w:id="3164" w:author="Molly McEvilley" w:date="2023-06-27T09:53:00Z">
              <w:r w:rsidRPr="00577A54">
                <w:t>, unknown if currently fleeing</w:t>
              </w:r>
            </w:ins>
          </w:p>
        </w:tc>
        <w:tc>
          <w:tcPr>
            <w:tcW w:w="2562" w:type="dxa"/>
          </w:tcPr>
          <w:p w14:paraId="6320C033" w14:textId="12FB39FB" w:rsidR="00555D08" w:rsidRPr="00577A54" w:rsidRDefault="00950EFB" w:rsidP="00DA4971">
            <w:pPr>
              <w:pStyle w:val="NoSpacing"/>
              <w:rPr>
                <w:ins w:id="3165" w:author="Molly McEvilley" w:date="2023-06-27T09:53:00Z"/>
              </w:rPr>
            </w:pPr>
            <w:ins w:id="3166" w:author="Molly McEvilley" w:date="2023-07-04T10:44:00Z">
              <w:r>
                <w:t>2</w:t>
              </w:r>
            </w:ins>
          </w:p>
        </w:tc>
      </w:tr>
    </w:tbl>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49FCFE86">
        <w:rPr>
          <w:b/>
          <w:bCs/>
        </w:rPr>
        <w:t>HHType</w:t>
      </w:r>
      <w:proofErr w:type="spellEnd"/>
      <w:r>
        <w:t xml:space="preserve"> for the active household = 2 (AC); and</w:t>
      </w:r>
    </w:p>
    <w:p w14:paraId="77B33430" w14:textId="41751157" w:rsidR="007B705B" w:rsidRPr="00A6067F" w:rsidRDefault="007B705B" w:rsidP="007B705B">
      <w:pPr>
        <w:pStyle w:val="ListParagraph"/>
      </w:pPr>
      <w:r>
        <w:t xml:space="preserve">The count of distinct </w:t>
      </w:r>
      <w:proofErr w:type="spellStart"/>
      <w:r w:rsidRPr="49FCFE86">
        <w:rPr>
          <w:b/>
          <w:bCs/>
        </w:rPr>
        <w:t>PersonalID</w:t>
      </w:r>
      <w:r>
        <w:t>s</w:t>
      </w:r>
      <w:proofErr w:type="spellEnd"/>
      <w:r w:rsidRPr="49FCFE86">
        <w:rPr>
          <w:i/>
          <w:iCs/>
        </w:rPr>
        <w:t xml:space="preserve"> </w:t>
      </w:r>
      <w:r>
        <w:t xml:space="preserve">from active enrollments associated with the </w:t>
      </w:r>
      <w:proofErr w:type="spellStart"/>
      <w:r w:rsidRPr="49FCFE86">
        <w:rPr>
          <w:b/>
          <w:bCs/>
        </w:rPr>
        <w:t>HouseholdID</w:t>
      </w:r>
      <w:proofErr w:type="spellEnd"/>
      <w:r>
        <w:t xml:space="preserve"> where enrollment </w:t>
      </w:r>
      <w:proofErr w:type="spellStart"/>
      <w:r w:rsidR="009C008E" w:rsidRPr="49FCFE86">
        <w:rPr>
          <w:b/>
          <w:bCs/>
        </w:rPr>
        <w:t>ActiveAge</w:t>
      </w:r>
      <w:proofErr w:type="spellEnd"/>
      <w:r w:rsidR="009C008E" w:rsidRPr="49FCFE86">
        <w:rPr>
          <w:b/>
          <w:bCs/>
        </w:rPr>
        <w:t xml:space="preserv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167" w:name="_Set_Population_Identifiers_4"/>
      <w:bookmarkStart w:id="3168" w:name="_Project_Group_and"/>
      <w:bookmarkStart w:id="3169" w:name="_Toc140489947"/>
      <w:bookmarkStart w:id="3170" w:name="_Toc37849776"/>
      <w:bookmarkEnd w:id="3167"/>
      <w:bookmarkEnd w:id="3168"/>
      <w:r>
        <w:t xml:space="preserve">Project Group </w:t>
      </w:r>
      <w:r w:rsidR="0068205D">
        <w:t xml:space="preserve">and Population </w:t>
      </w:r>
      <w:r>
        <w:t xml:space="preserve">Household Types - </w:t>
      </w:r>
      <w:proofErr w:type="spellStart"/>
      <w:r>
        <w:t>LSAPerson</w:t>
      </w:r>
      <w:bookmarkEnd w:id="3169"/>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304"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DD0UhUgAQAAPYR&#10;AAAOAAAAAAAAAAAAAAAAAC4CAABkcnMvZTJvRG9jLnhtbFBLAQItABQABgAIAAAAIQBXfUEU2wAA&#10;AAUBAAAPAAAAAAAAAAAAAAAAANoGAABkcnMvZG93bnJldi54bWxQSwUGAAAAAAQABADzAAAA4gcA&#10;AAAA&#10;">
                <v:shape id="AutoShape 469" o:spid="_x0000_s1305"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6"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7"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8"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9"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10"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proofErr w:type="spellStart"/>
            <w:r>
              <w:rPr>
                <w:b/>
                <w:bCs/>
              </w:rPr>
              <w:t>tlsa_HHID</w:t>
            </w:r>
            <w:proofErr w:type="spellEnd"/>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proofErr w:type="spellStart"/>
            <w:r>
              <w:t>ActiveHHType</w:t>
            </w:r>
            <w:proofErr w:type="spellEnd"/>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proofErr w:type="spellStart"/>
            <w:r>
              <w:t>HouseholdID</w:t>
            </w:r>
            <w:proofErr w:type="spellEnd"/>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proofErr w:type="spellStart"/>
            <w:r w:rsidRPr="001E3D43">
              <w:t>LSAProjectType</w:t>
            </w:r>
            <w:proofErr w:type="spellEnd"/>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proofErr w:type="spellStart"/>
            <w:r>
              <w:t>HouseholdID</w:t>
            </w:r>
            <w:proofErr w:type="spellEnd"/>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proofErr w:type="spellStart"/>
            <w:r>
              <w:t>PersonalID</w:t>
            </w:r>
            <w:proofErr w:type="spellEnd"/>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proofErr w:type="spellStart"/>
            <w:r>
              <w:t>RelationshipToHoH</w:t>
            </w:r>
            <w:proofErr w:type="spellEnd"/>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proofErr w:type="spellStart"/>
            <w:r>
              <w:rPr>
                <w:bCs/>
              </w:rPr>
              <w:t>ActiveAge</w:t>
            </w:r>
            <w:proofErr w:type="spellEnd"/>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proofErr w:type="spellStart"/>
            <w:r w:rsidRPr="00DB472E">
              <w:rPr>
                <w:b/>
              </w:rPr>
              <w:t>tlsa_HHID</w:t>
            </w:r>
            <w:proofErr w:type="spellEnd"/>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proofErr w:type="spellStart"/>
            <w:r>
              <w:rPr>
                <w:b/>
              </w:rPr>
              <w:t>HHTypeEST</w:t>
            </w:r>
            <w:proofErr w:type="spellEnd"/>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proofErr w:type="spellStart"/>
            <w:r>
              <w:rPr>
                <w:b/>
              </w:rPr>
              <w:t>HoHEST</w:t>
            </w:r>
            <w:proofErr w:type="spellEnd"/>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proofErr w:type="spellStart"/>
            <w:r>
              <w:rPr>
                <w:b/>
              </w:rPr>
              <w:t>AdultEST</w:t>
            </w:r>
            <w:proofErr w:type="spellEnd"/>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proofErr w:type="spellStart"/>
            <w:r>
              <w:rPr>
                <w:b/>
              </w:rPr>
              <w:t>AHARHoHEST</w:t>
            </w:r>
            <w:proofErr w:type="spellEnd"/>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proofErr w:type="spellStart"/>
            <w:r>
              <w:rPr>
                <w:b/>
              </w:rPr>
              <w:t>AHARAdultEST</w:t>
            </w:r>
            <w:proofErr w:type="spellEnd"/>
            <w:r w:rsidR="00C74204">
              <w:rPr>
                <w:b/>
              </w:rPr>
              <w:t>/RRH/PSH</w:t>
            </w:r>
          </w:p>
        </w:tc>
      </w:tr>
      <w:tr w:rsidR="000F1196" w14:paraId="5DBC89B8" w14:textId="77777777" w:rsidTr="0030339F">
        <w:trPr>
          <w:cantSplit/>
          <w:trHeight w:val="216"/>
        </w:trPr>
        <w:tc>
          <w:tcPr>
            <w:tcW w:w="9355" w:type="dxa"/>
          </w:tcPr>
          <w:p w14:paraId="08847D03" w14:textId="18D5DE13" w:rsidR="000F1196" w:rsidRDefault="00623F97" w:rsidP="000F1196">
            <w:pPr>
              <w:pStyle w:val="NoSpacing"/>
              <w:rPr>
                <w:b/>
                <w:bCs/>
              </w:rPr>
            </w:pPr>
            <w:del w:id="3171" w:author="Molly McEvilley" w:date="2023-07-01T12:30:00Z">
              <w:r w:rsidRPr="006A69D6" w:rsidDel="0046289C">
                <w:rPr>
                  <w:b/>
                  <w:bCs/>
                </w:rPr>
                <w:delText xml:space="preserve"> </w:delText>
              </w:r>
            </w:del>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ins w:id="3172" w:author="Molly McEvilley" w:date="2023-07-01T12:32:00Z"/>
        </w:trPr>
        <w:tc>
          <w:tcPr>
            <w:tcW w:w="9355" w:type="dxa"/>
          </w:tcPr>
          <w:p w14:paraId="7A51F95C" w14:textId="648BE30F" w:rsidR="00A61027" w:rsidRPr="006B4F91" w:rsidRDefault="00A61027" w:rsidP="000F1196">
            <w:pPr>
              <w:pStyle w:val="NoSpacing"/>
              <w:rPr>
                <w:ins w:id="3173" w:author="Molly McEvilley" w:date="2023-07-01T12:32:00Z"/>
                <w:b/>
              </w:rPr>
            </w:pPr>
            <w:proofErr w:type="spellStart"/>
            <w:ins w:id="3174" w:author="Molly McEvilley" w:date="2023-07-01T12:32:00Z">
              <w:r>
                <w:rPr>
                  <w:b/>
                </w:rPr>
                <w:t>HHTypeES</w:t>
              </w:r>
              <w:proofErr w:type="spellEnd"/>
              <w:r>
                <w:rPr>
                  <w:b/>
                </w:rPr>
                <w:t>/SH/TH</w:t>
              </w:r>
            </w:ins>
          </w:p>
        </w:tc>
      </w:tr>
      <w:tr w:rsidR="006C0E75" w14:paraId="5F3DA12E" w14:textId="77777777" w:rsidTr="0030339F">
        <w:trPr>
          <w:cantSplit/>
          <w:trHeight w:val="216"/>
          <w:ins w:id="3175" w:author="Molly McEvilley" w:date="2023-07-01T12:32:00Z"/>
        </w:trPr>
        <w:tc>
          <w:tcPr>
            <w:tcW w:w="9355" w:type="dxa"/>
          </w:tcPr>
          <w:p w14:paraId="1CED8615" w14:textId="793B1C68" w:rsidR="006C0E75" w:rsidRPr="006B4F91" w:rsidRDefault="006C0E75" w:rsidP="000F1196">
            <w:pPr>
              <w:pStyle w:val="NoSpacing"/>
              <w:rPr>
                <w:ins w:id="3176" w:author="Molly McEvilley" w:date="2023-07-01T12:32:00Z"/>
                <w:b/>
              </w:rPr>
            </w:pPr>
            <w:proofErr w:type="spellStart"/>
            <w:ins w:id="3177" w:author="Molly McEvilley" w:date="2023-07-01T12:32:00Z">
              <w:r>
                <w:rPr>
                  <w:b/>
                </w:rPr>
                <w:t>RRHSONoMoveIn</w:t>
              </w:r>
              <w:proofErr w:type="spellEnd"/>
              <w:r>
                <w:rPr>
                  <w:b/>
                </w:rPr>
                <w:t>/</w:t>
              </w:r>
              <w:proofErr w:type="spellStart"/>
              <w:r>
                <w:rPr>
                  <w:b/>
                </w:rPr>
                <w:t>RRHSOWIthMoveIn</w:t>
              </w:r>
              <w:proofErr w:type="spellEnd"/>
            </w:ins>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0F1196">
      <w:pPr>
        <w:pStyle w:val="ListParagraph"/>
        <w:numPr>
          <w:ilvl w:val="0"/>
          <w:numId w:val="93"/>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0F1196">
      <w:pPr>
        <w:pStyle w:val="ListParagraph"/>
        <w:numPr>
          <w:ilvl w:val="0"/>
          <w:numId w:val="93"/>
        </w:numPr>
        <w:rPr>
          <w:bCs/>
        </w:rPr>
      </w:pPr>
      <w:r>
        <w:lastRenderedPageBreak/>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7B2970DD" w14:textId="77777777" w:rsidR="00BE4D34" w:rsidRDefault="000F1196" w:rsidP="00FC3682">
      <w:pPr>
        <w:pStyle w:val="ListParagraph"/>
        <w:numPr>
          <w:ilvl w:val="0"/>
          <w:numId w:val="93"/>
        </w:numPr>
        <w:rPr>
          <w:ins w:id="3178" w:author="Molly McEvilley" w:date="2023-06-27T16:49:00Z"/>
          <w:bCs/>
        </w:r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25EAA85B" w14:textId="63EFA212" w:rsidR="00BE4D34" w:rsidRDefault="00BE4D34" w:rsidP="00FC3682">
      <w:pPr>
        <w:pStyle w:val="ListParagraph"/>
        <w:numPr>
          <w:ilvl w:val="0"/>
          <w:numId w:val="93"/>
        </w:numPr>
        <w:rPr>
          <w:ins w:id="3179" w:author="Molly McEvilley" w:date="2023-07-01T12:33:00Z"/>
          <w:bCs/>
        </w:rPr>
      </w:pPr>
      <w:ins w:id="3180" w:author="Molly McEvilley" w:date="2023-06-27T16:48:00Z">
        <w:r>
          <w:rPr>
            <w:bCs/>
          </w:rPr>
          <w:t>RRHS</w:t>
        </w:r>
      </w:ins>
      <w:ins w:id="3181" w:author="Molly McEvilley" w:date="2023-06-27T16:49:00Z">
        <w:r>
          <w:rPr>
            <w:bCs/>
          </w:rPr>
          <w:t xml:space="preserve">O – </w:t>
        </w:r>
        <w:proofErr w:type="spellStart"/>
        <w:r w:rsidRPr="00277F30">
          <w:rPr>
            <w:b/>
          </w:rPr>
          <w:t>LSAProjectType</w:t>
        </w:r>
        <w:proofErr w:type="spellEnd"/>
        <w:r>
          <w:rPr>
            <w:bCs/>
          </w:rPr>
          <w:t xml:space="preserve"> = 15</w:t>
        </w:r>
      </w:ins>
    </w:p>
    <w:p w14:paraId="2DD4D84A" w14:textId="08610214" w:rsidR="00F76C63" w:rsidRDefault="00F76C63" w:rsidP="00FC3682">
      <w:pPr>
        <w:pStyle w:val="ListParagraph"/>
        <w:numPr>
          <w:ilvl w:val="0"/>
          <w:numId w:val="93"/>
        </w:numPr>
        <w:rPr>
          <w:ins w:id="3182" w:author="Molly McEvilley" w:date="2023-07-01T12:33:00Z"/>
          <w:bCs/>
        </w:rPr>
      </w:pPr>
      <w:ins w:id="3183" w:author="Molly McEvilley" w:date="2023-07-01T12:33:00Z">
        <w:r>
          <w:rPr>
            <w:bCs/>
          </w:rPr>
          <w:t xml:space="preserve">ES – </w:t>
        </w:r>
        <w:proofErr w:type="spellStart"/>
        <w:r w:rsidRPr="00277F30">
          <w:rPr>
            <w:b/>
          </w:rPr>
          <w:t>LSAProjectType</w:t>
        </w:r>
        <w:proofErr w:type="spellEnd"/>
        <w:r>
          <w:rPr>
            <w:bCs/>
          </w:rPr>
          <w:t xml:space="preserve"> in (0,1)</w:t>
        </w:r>
      </w:ins>
    </w:p>
    <w:p w14:paraId="6C3BA543" w14:textId="2423D7A1" w:rsidR="00F76C63" w:rsidRDefault="00F76C63" w:rsidP="00FC3682">
      <w:pPr>
        <w:pStyle w:val="ListParagraph"/>
        <w:numPr>
          <w:ilvl w:val="0"/>
          <w:numId w:val="93"/>
        </w:numPr>
        <w:rPr>
          <w:ins w:id="3184" w:author="Molly McEvilley" w:date="2023-07-01T12:33:00Z"/>
          <w:bCs/>
        </w:rPr>
      </w:pPr>
      <w:ins w:id="3185" w:author="Molly McEvilley" w:date="2023-07-01T12:33:00Z">
        <w:r>
          <w:rPr>
            <w:bCs/>
          </w:rPr>
          <w:t xml:space="preserve">SH– </w:t>
        </w:r>
        <w:proofErr w:type="spellStart"/>
        <w:r w:rsidRPr="00D43959">
          <w:rPr>
            <w:b/>
          </w:rPr>
          <w:t>LSAProjectType</w:t>
        </w:r>
        <w:proofErr w:type="spellEnd"/>
        <w:r>
          <w:rPr>
            <w:b/>
          </w:rPr>
          <w:t xml:space="preserve"> </w:t>
        </w:r>
      </w:ins>
      <w:ins w:id="3186" w:author="Molly McEvilley" w:date="2023-07-01T12:34:00Z">
        <w:r>
          <w:rPr>
            <w:bCs/>
          </w:rPr>
          <w:t>= 8</w:t>
        </w:r>
      </w:ins>
    </w:p>
    <w:p w14:paraId="0F5E2B25" w14:textId="62B26281" w:rsidR="00F76C63" w:rsidRPr="00FC3682" w:rsidRDefault="00F76C63" w:rsidP="00FC3682">
      <w:pPr>
        <w:pStyle w:val="ListParagraph"/>
        <w:numPr>
          <w:ilvl w:val="0"/>
          <w:numId w:val="93"/>
        </w:numPr>
        <w:rPr>
          <w:ins w:id="3187" w:author="Molly McEvilley" w:date="2023-06-27T16:48:00Z"/>
          <w:bCs/>
        </w:rPr>
      </w:pPr>
      <w:ins w:id="3188" w:author="Molly McEvilley" w:date="2023-07-01T12:33:00Z">
        <w:r>
          <w:rPr>
            <w:bCs/>
          </w:rPr>
          <w:t xml:space="preserve">TH– </w:t>
        </w:r>
        <w:proofErr w:type="spellStart"/>
        <w:r w:rsidRPr="00D43959">
          <w:rPr>
            <w:b/>
          </w:rPr>
          <w:t>LSAProjectType</w:t>
        </w:r>
      </w:ins>
      <w:proofErr w:type="spellEnd"/>
      <w:ins w:id="3189" w:author="Molly McEvilley" w:date="2023-07-01T12:34:00Z">
        <w:r>
          <w:rPr>
            <w:b/>
          </w:rPr>
          <w:t xml:space="preserve"> </w:t>
        </w:r>
        <w:r>
          <w:rPr>
            <w:bCs/>
          </w:rPr>
          <w:t>= 2</w:t>
        </w:r>
      </w:ins>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spellStart"/>
            <w:proofErr w:type="gramStart"/>
            <w:r w:rsidRPr="00845520">
              <w:rPr>
                <w:b/>
                <w:bCs w:val="0"/>
              </w:rPr>
              <w:t>HHType</w:t>
            </w:r>
            <w:proofErr w:type="spellEnd"/>
            <w:r>
              <w:t>(</w:t>
            </w:r>
            <w:proofErr w:type="gramEnd"/>
            <w:r>
              <w:t>EST/RRH/PSH</w:t>
            </w:r>
            <w:ins w:id="3190" w:author="Molly McEvilley" w:date="2023-07-01T12:33:00Z">
              <w:r w:rsidR="00F76C63">
                <w:t>/ES/SH/TH</w:t>
              </w:r>
            </w:ins>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spellStart"/>
            <w:proofErr w:type="gramStart"/>
            <w:r w:rsidRPr="00845520">
              <w:rPr>
                <w:b/>
                <w:bCs w:val="0"/>
              </w:rPr>
              <w:t>HoH</w:t>
            </w:r>
            <w:proofErr w:type="spellEnd"/>
            <w:r>
              <w:t>(</w:t>
            </w:r>
            <w:proofErr w:type="gram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proofErr w:type="gramStart"/>
            <w:r w:rsidRPr="00845520">
              <w:rPr>
                <w:b/>
                <w:bCs w:val="0"/>
              </w:rPr>
              <w:t>Adult</w:t>
            </w:r>
            <w:r>
              <w:t>(</w:t>
            </w:r>
            <w:proofErr w:type="gramEnd"/>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spellStart"/>
            <w:proofErr w:type="gramStart"/>
            <w:r w:rsidRPr="00845520">
              <w:rPr>
                <w:b/>
                <w:bCs w:val="0"/>
              </w:rPr>
              <w:t>AHARHoH</w:t>
            </w:r>
            <w:proofErr w:type="spellEnd"/>
            <w:r>
              <w:t>(</w:t>
            </w:r>
            <w:proofErr w:type="gram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spellStart"/>
            <w:proofErr w:type="gramStart"/>
            <w:r w:rsidRPr="00845520">
              <w:rPr>
                <w:b/>
                <w:bCs w:val="0"/>
              </w:rPr>
              <w:t>AHARAdult</w:t>
            </w:r>
            <w:proofErr w:type="spellEnd"/>
            <w:r>
              <w:t>(</w:t>
            </w:r>
            <w:proofErr w:type="gram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proofErr w:type="spellStart"/>
            <w:r w:rsidRPr="0013060E">
              <w:rPr>
                <w:lang w:val="pt-PT"/>
              </w:rPr>
              <w:t>tlsa_Enrollment.</w:t>
            </w:r>
            <w:r w:rsidRPr="0013060E">
              <w:rPr>
                <w:b/>
                <w:bCs/>
                <w:lang w:val="pt-PT"/>
              </w:rPr>
              <w:t>Active</w:t>
            </w:r>
            <w:proofErr w:type="spellEnd"/>
            <w:r w:rsidRPr="0013060E">
              <w:rPr>
                <w:lang w:val="pt-PT"/>
              </w:rPr>
              <w:t xml:space="preserve"> = 1 </w:t>
            </w:r>
            <w:proofErr w:type="spellStart"/>
            <w:r w:rsidRPr="0013060E">
              <w:rPr>
                <w:lang w:val="pt-PT"/>
              </w:rPr>
              <w:t>and</w:t>
            </w:r>
            <w:proofErr w:type="spellEnd"/>
            <w:r w:rsidRPr="0013060E">
              <w:rPr>
                <w:lang w:val="pt-PT"/>
              </w:rPr>
              <w:t xml:space="preserve"> </w:t>
            </w:r>
            <w:proofErr w:type="spellStart"/>
            <w:r w:rsidRPr="0013060E">
              <w:rPr>
                <w:lang w:val="pt-PT"/>
              </w:rPr>
              <w:t>tlsa_HHID.</w:t>
            </w:r>
            <w:r w:rsidRPr="0013060E">
              <w:rPr>
                <w:b/>
                <w:lang w:val="pt-PT"/>
              </w:rPr>
              <w:t>HHVet</w:t>
            </w:r>
            <w:proofErr w:type="spellEnd"/>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spellStart"/>
            <w:proofErr w:type="gramStart"/>
            <w:r w:rsidRPr="005F4836">
              <w:rPr>
                <w:b/>
              </w:rPr>
              <w:t>HHParent</w:t>
            </w:r>
            <w:proofErr w:type="spellEnd"/>
            <w:r>
              <w:t>(</w:t>
            </w:r>
            <w:proofErr w:type="gram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w:t>
            </w:r>
            <w:proofErr w:type="gramStart"/>
            <w:r w:rsidRPr="005F4836">
              <w:rPr>
                <w:b/>
              </w:rPr>
              <w:t>Plus</w:t>
            </w:r>
            <w:r>
              <w:t>(</w:t>
            </w:r>
            <w:proofErr w:type="gramEnd"/>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805039C" w:rsidR="00E711F9" w:rsidRPr="005F4836" w:rsidRDefault="00E711F9" w:rsidP="00E711F9">
            <w:pPr>
              <w:spacing w:before="40" w:after="40" w:line="240" w:lineRule="auto"/>
              <w:rPr>
                <w:b/>
              </w:rPr>
            </w:pPr>
            <w:proofErr w:type="spellStart"/>
            <w:ins w:id="3191" w:author="Molly McEvilley" w:date="2023-06-27T16:47:00Z">
              <w:r>
                <w:rPr>
                  <w:b/>
                </w:rPr>
                <w:t>RRHSOWithMoveIn</w:t>
              </w:r>
            </w:ins>
            <w:proofErr w:type="spellEnd"/>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ins w:id="3192" w:author="Molly McEvilley" w:date="2023-06-27T16:48:00Z">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not null</w:t>
              </w:r>
            </w:ins>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1A070235" w:rsidR="00E711F9" w:rsidRPr="005F4836" w:rsidRDefault="00E711F9" w:rsidP="00E711F9">
            <w:pPr>
              <w:spacing w:before="40" w:after="40" w:line="240" w:lineRule="auto"/>
              <w:rPr>
                <w:b/>
              </w:rPr>
            </w:pPr>
            <w:proofErr w:type="spellStart"/>
            <w:ins w:id="3193" w:author="Molly McEvilley" w:date="2023-06-27T16:47:00Z">
              <w:r>
                <w:rPr>
                  <w:b/>
                </w:rPr>
                <w:t>RRHSONoMoveIn</w:t>
              </w:r>
            </w:ins>
            <w:proofErr w:type="spellEnd"/>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ins w:id="3194" w:author="Molly McEvilley" w:date="2023-06-27T16:48:00Z">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null</w:t>
              </w:r>
            </w:ins>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3195" w:name="_Adult_Age_Population"/>
      <w:bookmarkStart w:id="3196" w:name="_Toc140489948"/>
      <w:bookmarkEnd w:id="3195"/>
      <w:r>
        <w:t>Adult Age</w:t>
      </w:r>
      <w:r w:rsidRPr="00C52062">
        <w:t xml:space="preserve"> </w:t>
      </w:r>
      <w:r w:rsidR="007B705B" w:rsidRPr="00C52062">
        <w:t xml:space="preserve">Population Identifiers </w:t>
      </w:r>
      <w:r>
        <w:t xml:space="preserve">- </w:t>
      </w:r>
      <w:proofErr w:type="spellStart"/>
      <w:r w:rsidR="007B705B">
        <w:t>LSAPerson</w:t>
      </w:r>
      <w:bookmarkEnd w:id="3196"/>
      <w:proofErr w:type="spellEnd"/>
      <w:r w:rsidR="007B705B">
        <w:t xml:space="preserve"> </w:t>
      </w:r>
      <w:bookmarkEnd w:id="3170"/>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1"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">
                <v:shape id="AutoShape 9" o:spid="_x0000_s1312"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13"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_x0000_s1314"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5"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16"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t>HouseholdID</w:t>
            </w:r>
            <w:proofErr w:type="spellEnd"/>
          </w:p>
        </w:tc>
      </w:tr>
      <w:tr w:rsidR="007B705B" w:rsidRPr="0052371E" w14:paraId="78CB19C1" w14:textId="77777777" w:rsidTr="007B705B">
        <w:tc>
          <w:tcPr>
            <w:tcW w:w="9355" w:type="dxa"/>
          </w:tcPr>
          <w:p w14:paraId="3F1737F9" w14:textId="303A4F7B"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49FCFE86">
        <w:rPr>
          <w:b/>
          <w:bCs/>
        </w:rPr>
        <w:t>Active</w:t>
      </w:r>
      <w:r w:rsidR="007B705B" w:rsidRPr="49FCFE86">
        <w:rPr>
          <w:b/>
          <w:bCs/>
        </w:rPr>
        <w:t>HHType</w:t>
      </w:r>
      <w:proofErr w:type="spellEnd"/>
      <w:r w:rsidR="007B705B">
        <w:t xml:space="preserve"> = </w:t>
      </w:r>
      <w:r w:rsidR="00EB4FCA">
        <w:t>2 (</w:t>
      </w:r>
      <w:proofErr w:type="spellStart"/>
      <w:r w:rsidR="00EB4FCA" w:rsidRPr="49FCFE86">
        <w:rPr>
          <w:b/>
          <w:bCs/>
        </w:rPr>
        <w:t>HHAdultAgeACEST</w:t>
      </w:r>
      <w:proofErr w:type="spellEnd"/>
      <w:r w:rsidR="00EB4FCA" w:rsidRPr="49FCFE86">
        <w:rPr>
          <w:b/>
          <w:bCs/>
        </w:rPr>
        <w: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30608E">
      <w:pPr>
        <w:pStyle w:val="ListParagraph"/>
        <w:numPr>
          <w:ilvl w:val="0"/>
          <w:numId w:val="66"/>
        </w:numPr>
        <w:spacing w:before="0"/>
      </w:pPr>
      <w:bookmarkStart w:id="3197"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1143C899" w:rsidR="007B705B" w:rsidRDefault="007B705B" w:rsidP="0030608E">
      <w:pPr>
        <w:pStyle w:val="ListParagraph"/>
        <w:numPr>
          <w:ilvl w:val="0"/>
          <w:numId w:val="66"/>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36E56111" w14:textId="4D670D7D" w:rsidR="003C3418" w:rsidRDefault="007B705B" w:rsidP="0030608E">
      <w:pPr>
        <w:pStyle w:val="ListParagraph"/>
        <w:numPr>
          <w:ilvl w:val="0"/>
          <w:numId w:val="66"/>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197"/>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proofErr w:type="spellStart"/>
            <w:r>
              <w:t>tlsa_</w:t>
            </w:r>
            <w:r w:rsidR="00FC65E4">
              <w:t>HHID</w:t>
            </w:r>
            <w:proofErr w:type="spellEnd"/>
          </w:p>
        </w:tc>
        <w:tc>
          <w:tcPr>
            <w:tcW w:w="4145" w:type="dxa"/>
          </w:tcPr>
          <w:p w14:paraId="5551EFE0" w14:textId="6AB5A821"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198" w:name="_Toc37849777"/>
      <w:bookmarkStart w:id="3199" w:name="_Toc140489949"/>
      <w:proofErr w:type="spellStart"/>
      <w:r>
        <w:t>LSAPerson</w:t>
      </w:r>
      <w:bookmarkEnd w:id="3198"/>
      <w:bookmarkEnd w:id="3199"/>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7"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LtL782dAwAA&#10;EAsAAA4AAAAAAAAAAAAAAAAALgIAAGRycy9lMm9Eb2MueG1sUEsBAi0AFAAGAAgAAAAhADrHY3bc&#10;AAAABAEAAA8AAAAAAAAAAAAAAAAA9wUAAGRycy9kb3ducmV2LnhtbFBLBQYAAAAABAAEAPMAAAAA&#10;BwAAAAA=&#10;">
                <v:shape id="AutoShape 19" o:spid="_x0000_s1318"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9"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20"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3200" w:name="_Toc29188114"/>
      <w:bookmarkStart w:id="3201" w:name="_Toc29188129"/>
      <w:bookmarkStart w:id="3202" w:name="_Toc29188148"/>
      <w:bookmarkStart w:id="3203" w:name="_Toc29188150"/>
      <w:bookmarkStart w:id="3204" w:name="_Update_LSAPerson_CHTime"/>
      <w:bookmarkStart w:id="3205" w:name="_Toc29188151"/>
      <w:bookmarkStart w:id="3206" w:name="_Toc29188153"/>
      <w:bookmarkStart w:id="3207" w:name="_Toc29188156"/>
      <w:bookmarkStart w:id="3208" w:name="_Toc29188162"/>
      <w:bookmarkStart w:id="3209" w:name="_Toc29188164"/>
      <w:bookmarkStart w:id="3210" w:name="_Toc29188168"/>
      <w:bookmarkStart w:id="3211" w:name="_Toc29188169"/>
      <w:bookmarkStart w:id="3212" w:name="_Toc29188170"/>
      <w:bookmarkStart w:id="3213" w:name="_Toc34144048"/>
      <w:bookmarkStart w:id="3214" w:name="_Toc34144049"/>
      <w:bookmarkStart w:id="3215" w:name="_Toc34144050"/>
      <w:bookmarkStart w:id="3216" w:name="_Toc34144061"/>
      <w:bookmarkStart w:id="3217" w:name="_Toc34144062"/>
      <w:bookmarkStart w:id="3218" w:name="_Toc34144077"/>
      <w:bookmarkStart w:id="3219" w:name="_Toc34144078"/>
      <w:bookmarkStart w:id="3220" w:name="_Toc34144079"/>
      <w:bookmarkStart w:id="3221" w:name="_Toc34144080"/>
      <w:bookmarkStart w:id="3222" w:name="_Toc34144081"/>
      <w:bookmarkStart w:id="3223" w:name="_Toc34144127"/>
      <w:bookmarkStart w:id="3224" w:name="_Toc34144128"/>
      <w:bookmarkStart w:id="3225" w:name="_Toc34144129"/>
      <w:bookmarkStart w:id="3226" w:name="_Toc34144142"/>
      <w:bookmarkStart w:id="3227" w:name="_Toc34144143"/>
      <w:bookmarkStart w:id="3228" w:name="_Toc34144152"/>
      <w:bookmarkStart w:id="3229" w:name="_Toc34144153"/>
      <w:bookmarkStart w:id="3230" w:name="_Toc34144154"/>
      <w:bookmarkStart w:id="3231" w:name="_Toc34144155"/>
      <w:bookmarkStart w:id="3232" w:name="_Toc34144156"/>
      <w:bookmarkStart w:id="3233" w:name="_Toc34144208"/>
      <w:bookmarkStart w:id="3234" w:name="_Toc34144209"/>
      <w:bookmarkStart w:id="3235" w:name="_Toc34144210"/>
      <w:bookmarkStart w:id="3236" w:name="_Toc34144221"/>
      <w:bookmarkStart w:id="3237" w:name="_Toc34144222"/>
      <w:bookmarkStart w:id="3238" w:name="_Toc34144231"/>
      <w:bookmarkStart w:id="3239" w:name="_Toc34144232"/>
      <w:bookmarkStart w:id="3240" w:name="_Toc34144233"/>
      <w:bookmarkStart w:id="3241" w:name="_Toc34144234"/>
      <w:bookmarkStart w:id="3242" w:name="_Toc34144235"/>
      <w:bookmarkStart w:id="3243" w:name="_Toc34144287"/>
      <w:bookmarkStart w:id="3244" w:name="_Toc34144288"/>
      <w:bookmarkStart w:id="3245" w:name="_Toc34144289"/>
      <w:bookmarkStart w:id="3246" w:name="_Toc34144290"/>
      <w:bookmarkStart w:id="3247" w:name="_Toc34144299"/>
      <w:bookmarkStart w:id="3248" w:name="_Toc34144300"/>
      <w:bookmarkStart w:id="3249" w:name="_Toc34144309"/>
      <w:bookmarkStart w:id="3250" w:name="_Toc34144310"/>
      <w:bookmarkStart w:id="3251" w:name="_Toc34144311"/>
      <w:bookmarkStart w:id="3252" w:name="_Toc34144312"/>
      <w:bookmarkStart w:id="3253" w:name="_Toc34144313"/>
      <w:bookmarkStart w:id="3254" w:name="_Toc34144341"/>
      <w:bookmarkStart w:id="3255" w:name="_Toc34144342"/>
      <w:bookmarkStart w:id="3256" w:name="_Toc34144343"/>
      <w:bookmarkStart w:id="3257" w:name="_Toc34144362"/>
      <w:bookmarkStart w:id="3258" w:name="_Toc34144363"/>
      <w:bookmarkStart w:id="3259" w:name="_Toc34144372"/>
      <w:bookmarkStart w:id="3260" w:name="_Toc34144373"/>
      <w:bookmarkStart w:id="3261" w:name="_Toc29163965"/>
      <w:bookmarkStart w:id="3262" w:name="_Toc34144425"/>
      <w:bookmarkStart w:id="3263" w:name="_Toc34144426"/>
      <w:bookmarkStart w:id="3264" w:name="_Toc34144427"/>
      <w:bookmarkStart w:id="3265" w:name="_Toc34144428"/>
      <w:bookmarkStart w:id="3266" w:name="_Toc34144429"/>
      <w:bookmarkStart w:id="3267" w:name="_Toc34144430"/>
      <w:bookmarkStart w:id="3268" w:name="_Toc34144431"/>
      <w:bookmarkStart w:id="3269" w:name="_Toc34144432"/>
      <w:bookmarkStart w:id="3270" w:name="_Toc34144433"/>
      <w:bookmarkStart w:id="3271" w:name="_Toc34144434"/>
      <w:bookmarkStart w:id="3272" w:name="_Toc34144435"/>
      <w:bookmarkStart w:id="3273" w:name="_Toc34144436"/>
      <w:bookmarkStart w:id="3274" w:name="_Toc34144437"/>
      <w:bookmarkStart w:id="3275" w:name="_Toc34144438"/>
      <w:bookmarkStart w:id="3276" w:name="_Toc34144439"/>
      <w:bookmarkStart w:id="3277" w:name="_Toc34144440"/>
      <w:bookmarkStart w:id="3278" w:name="_Toc34144441"/>
      <w:bookmarkStart w:id="3279" w:name="_Toc34144442"/>
      <w:bookmarkStart w:id="3280" w:name="_Toc34144443"/>
      <w:bookmarkStart w:id="3281" w:name="_Toc34144474"/>
      <w:bookmarkStart w:id="3282" w:name="_Toc34144475"/>
      <w:bookmarkStart w:id="3283" w:name="_Toc34144484"/>
      <w:bookmarkStart w:id="3284" w:name="_Toc34144485"/>
      <w:bookmarkStart w:id="3285" w:name="_Toc34144537"/>
      <w:bookmarkStart w:id="3286" w:name="_Toc34144538"/>
      <w:bookmarkStart w:id="3287" w:name="_Toc34144539"/>
      <w:bookmarkStart w:id="3288" w:name="_Toc34144540"/>
      <w:bookmarkStart w:id="3289" w:name="_Toc34144541"/>
      <w:bookmarkStart w:id="3290" w:name="_Toc34144542"/>
      <w:bookmarkStart w:id="3291" w:name="_Toc34144543"/>
      <w:bookmarkStart w:id="3292" w:name="_Toc34144544"/>
      <w:bookmarkStart w:id="3293" w:name="_Toc34144545"/>
      <w:bookmarkStart w:id="3294" w:name="_Toc34144546"/>
      <w:bookmarkStart w:id="3295" w:name="_Toc34144547"/>
      <w:bookmarkStart w:id="3296" w:name="_Toc34144548"/>
      <w:bookmarkStart w:id="3297" w:name="_Toc34144549"/>
      <w:bookmarkStart w:id="3298" w:name="_Toc34144550"/>
      <w:bookmarkStart w:id="3299" w:name="_Toc34144551"/>
      <w:bookmarkStart w:id="3300" w:name="_Toc34144552"/>
      <w:bookmarkStart w:id="3301" w:name="_Toc34144553"/>
      <w:bookmarkStart w:id="3302" w:name="_Toc34144554"/>
      <w:bookmarkStart w:id="3303" w:name="_Toc34144555"/>
      <w:bookmarkStart w:id="3304" w:name="_Set_Population_Identifiers_1"/>
      <w:bookmarkStart w:id="3305" w:name="_Toc31197160"/>
      <w:bookmarkStart w:id="3306" w:name="_Toc31197161"/>
      <w:bookmarkStart w:id="3307" w:name="_Toc31197162"/>
      <w:bookmarkStart w:id="3308" w:name="_Toc31197175"/>
      <w:bookmarkStart w:id="3309" w:name="_Toc31197176"/>
      <w:bookmarkStart w:id="3310" w:name="_Toc31197192"/>
      <w:bookmarkStart w:id="3311" w:name="_Toc31197193"/>
      <w:bookmarkStart w:id="3312" w:name="_Toc31197194"/>
      <w:bookmarkStart w:id="3313" w:name="_Toc31197195"/>
      <w:bookmarkStart w:id="3314" w:name="_Toc31197196"/>
      <w:bookmarkStart w:id="3315" w:name="_Set_Population_Identifiers_3"/>
      <w:bookmarkStart w:id="3316" w:name="_Toc34144556"/>
      <w:bookmarkStart w:id="3317" w:name="_Toc34144557"/>
      <w:bookmarkStart w:id="3318" w:name="_Toc34144558"/>
      <w:bookmarkStart w:id="3319" w:name="_Toc34144589"/>
      <w:bookmarkStart w:id="3320" w:name="_Toc34144590"/>
      <w:bookmarkStart w:id="3321" w:name="_Toc34144609"/>
      <w:bookmarkStart w:id="3322" w:name="_Toc34144610"/>
      <w:bookmarkStart w:id="3323" w:name="_Toc34144611"/>
      <w:bookmarkStart w:id="3324" w:name="_Toc34144612"/>
      <w:bookmarkStart w:id="3325" w:name="_Toc34144613"/>
      <w:bookmarkStart w:id="3326" w:name="_Toc34144614"/>
      <w:bookmarkStart w:id="3327" w:name="_Toc34144615"/>
      <w:bookmarkStart w:id="3328" w:name="_Toc34144616"/>
      <w:bookmarkStart w:id="3329" w:name="_Toc34144617"/>
      <w:bookmarkStart w:id="3330" w:name="_Toc34144618"/>
      <w:bookmarkStart w:id="3331" w:name="_Toc34144619"/>
      <w:bookmarkStart w:id="3332" w:name="_Toc34144620"/>
      <w:bookmarkStart w:id="3333" w:name="_Toc34144621"/>
      <w:bookmarkStart w:id="3334" w:name="_Toc34144622"/>
      <w:bookmarkStart w:id="3335" w:name="_Toc34144623"/>
      <w:bookmarkStart w:id="3336" w:name="_HHAdultAge"/>
      <w:bookmarkStart w:id="3337" w:name="_Toc34144624"/>
      <w:bookmarkStart w:id="3338" w:name="_Toc34144625"/>
      <w:bookmarkStart w:id="3339" w:name="_Toc34144647"/>
      <w:bookmarkStart w:id="3340" w:name="_Toc34144648"/>
      <w:bookmarkStart w:id="3341" w:name="_Toc34144649"/>
      <w:bookmarkStart w:id="3342" w:name="_Toc34144650"/>
      <w:bookmarkStart w:id="3343" w:name="_Toc34144651"/>
      <w:bookmarkStart w:id="3344" w:name="_Toc34144652"/>
      <w:bookmarkStart w:id="3345" w:name="_Toc34144653"/>
      <w:bookmarkStart w:id="3346" w:name="_Toc34144654"/>
      <w:bookmarkStart w:id="3347" w:name="_Toc34144655"/>
      <w:bookmarkStart w:id="3348" w:name="_Toc34144656"/>
      <w:bookmarkStart w:id="3349" w:name="_Toc34144657"/>
      <w:bookmarkStart w:id="3350" w:name="_Toc34144686"/>
      <w:bookmarkStart w:id="3351" w:name="_Toc34144687"/>
      <w:bookmarkStart w:id="3352" w:name="_Toc34144740"/>
      <w:bookmarkStart w:id="3353" w:name="_Toc34144741"/>
      <w:bookmarkStart w:id="3354" w:name="_Toc34144742"/>
      <w:bookmarkStart w:id="3355" w:name="_Toc34144743"/>
      <w:bookmarkStart w:id="3356" w:name="_Toc34144744"/>
      <w:bookmarkStart w:id="3357" w:name="_Toc34144745"/>
      <w:bookmarkStart w:id="3358" w:name="_Toc34144746"/>
      <w:bookmarkStart w:id="3359" w:name="_Toc34144747"/>
      <w:bookmarkStart w:id="3360" w:name="_Toc34144799"/>
      <w:bookmarkStart w:id="3361" w:name="_Toc34144800"/>
      <w:bookmarkStart w:id="3362" w:name="_Toc34144801"/>
      <w:bookmarkStart w:id="3363" w:name="_Toc34144802"/>
      <w:bookmarkStart w:id="3364" w:name="_Toc34144803"/>
      <w:bookmarkStart w:id="3365" w:name="_Toc34144804"/>
      <w:bookmarkStart w:id="3366" w:name="_Toc34144805"/>
      <w:bookmarkStart w:id="3367" w:name="_Toc34144833"/>
      <w:bookmarkStart w:id="3368" w:name="_Toc34144834"/>
      <w:bookmarkStart w:id="3369" w:name="_Toc34144835"/>
      <w:bookmarkStart w:id="3370" w:name="_Toc34144836"/>
      <w:bookmarkStart w:id="3371" w:name="_Toc34144837"/>
      <w:bookmarkStart w:id="3372" w:name="_Toc34144838"/>
      <w:bookmarkStart w:id="3373" w:name="_Toc34144839"/>
      <w:bookmarkStart w:id="3374" w:name="_Toc34144891"/>
      <w:bookmarkStart w:id="3375" w:name="_Toc34144892"/>
      <w:bookmarkStart w:id="3376" w:name="_Toc34144893"/>
      <w:bookmarkStart w:id="3377" w:name="_Toc34144894"/>
      <w:bookmarkStart w:id="3378" w:name="_Toc34144895"/>
      <w:bookmarkStart w:id="3379" w:name="_Toc34144896"/>
      <w:bookmarkStart w:id="3380" w:name="_Toc34144897"/>
      <w:bookmarkStart w:id="3381" w:name="_Toc34144949"/>
      <w:bookmarkStart w:id="3382" w:name="_Toc34144950"/>
      <w:bookmarkStart w:id="3383" w:name="_Toc34144951"/>
      <w:bookmarkStart w:id="3384" w:name="_Toc34144952"/>
      <w:bookmarkStart w:id="3385" w:name="_Toc34144953"/>
      <w:bookmarkStart w:id="3386" w:name="_Toc34144954"/>
      <w:bookmarkStart w:id="3387" w:name="_Toc34144955"/>
      <w:bookmarkStart w:id="3388" w:name="_Toc34144980"/>
      <w:bookmarkStart w:id="3389" w:name="_Toc34144981"/>
      <w:bookmarkStart w:id="3390" w:name="_Toc34144982"/>
      <w:bookmarkStart w:id="3391" w:name="_Toc34144983"/>
      <w:bookmarkStart w:id="3392" w:name="_Toc34144984"/>
      <w:bookmarkStart w:id="3393" w:name="_Toc34144985"/>
      <w:bookmarkStart w:id="3394" w:name="_Toc34144986"/>
      <w:bookmarkStart w:id="3395" w:name="_Toc34145011"/>
      <w:bookmarkStart w:id="3396" w:name="_Toc34145012"/>
      <w:bookmarkStart w:id="3397" w:name="_Toc34145013"/>
      <w:bookmarkStart w:id="3398" w:name="_Toc34145014"/>
      <w:bookmarkStart w:id="3399" w:name="_Toc34145015"/>
      <w:bookmarkStart w:id="3400" w:name="_Toc34145016"/>
      <w:bookmarkStart w:id="3401" w:name="_Toc34145017"/>
      <w:bookmarkStart w:id="3402" w:name="_Toc34145069"/>
      <w:bookmarkStart w:id="3403" w:name="_Toc34145070"/>
      <w:bookmarkStart w:id="3404" w:name="_Toc34145071"/>
      <w:bookmarkStart w:id="3405" w:name="_Toc34145072"/>
      <w:bookmarkStart w:id="3406" w:name="_Toc34145073"/>
      <w:bookmarkStart w:id="3407" w:name="_Toc34145074"/>
      <w:bookmarkStart w:id="3408" w:name="_Toc506721205"/>
      <w:bookmarkEnd w:id="2918"/>
      <w:bookmarkEnd w:id="291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r>
        <w:br w:type="page"/>
      </w:r>
    </w:p>
    <w:p w14:paraId="65BA16A7" w14:textId="21D9A953" w:rsidR="00E158FC" w:rsidRPr="00C52062" w:rsidRDefault="00E158FC" w:rsidP="00E158FC">
      <w:pPr>
        <w:pStyle w:val="Heading1"/>
      </w:pPr>
      <w:bookmarkStart w:id="3409" w:name="_HMIS_Business_Logic:_2"/>
      <w:bookmarkStart w:id="3410" w:name="_Toc37849778"/>
      <w:bookmarkStart w:id="3411" w:name="_Toc140489950"/>
      <w:bookmarkEnd w:id="3409"/>
      <w:r w:rsidRPr="00C52062">
        <w:lastRenderedPageBreak/>
        <w:t>HMIS Business Logic</w:t>
      </w:r>
      <w:r>
        <w:t xml:space="preserve">: </w:t>
      </w:r>
      <w:proofErr w:type="spellStart"/>
      <w:r>
        <w:t>LSAHousehold</w:t>
      </w:r>
      <w:bookmarkEnd w:id="3410"/>
      <w:bookmarkEnd w:id="3411"/>
      <w:proofErr w:type="spellEnd"/>
    </w:p>
    <w:p w14:paraId="4C5B0BA6" w14:textId="7443B573" w:rsidR="00F25CD0" w:rsidRDefault="00F25CD0" w:rsidP="0088191A">
      <w:pPr>
        <w:pStyle w:val="Heading2"/>
      </w:pPr>
      <w:bookmarkStart w:id="3412" w:name="_Get_Distinct_Households"/>
      <w:bookmarkStart w:id="3413" w:name="_Toc37849779"/>
      <w:bookmarkStart w:id="3414" w:name="_Toc140489951"/>
      <w:bookmarkEnd w:id="3408"/>
      <w:bookmarkEnd w:id="3412"/>
      <w:r w:rsidRPr="00C52062">
        <w:t xml:space="preserve">Get </w:t>
      </w:r>
      <w:r>
        <w:t>Distinct</w:t>
      </w:r>
      <w:r w:rsidRPr="00C52062">
        <w:t xml:space="preserve"> Households for </w:t>
      </w:r>
      <w:proofErr w:type="spellStart"/>
      <w:r w:rsidRPr="00C52062">
        <w:t>LSAHousehold</w:t>
      </w:r>
      <w:bookmarkEnd w:id="3413"/>
      <w:bookmarkEnd w:id="3414"/>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proofErr w:type="spellStart"/>
            <w:r>
              <w:rPr>
                <w:b/>
                <w:bCs/>
              </w:rPr>
              <w:t>lsa_Report</w:t>
            </w:r>
            <w:proofErr w:type="spellEnd"/>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proofErr w:type="spellStart"/>
            <w:r w:rsidRPr="00E96246">
              <w:t>ReportStart</w:t>
            </w:r>
            <w:proofErr w:type="spellEnd"/>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proofErr w:type="spellStart"/>
            <w:r>
              <w:rPr>
                <w:bCs/>
              </w:rPr>
              <w:t>HoHRace</w:t>
            </w:r>
            <w:ins w:id="3415" w:author="Jules Brown" w:date="2023-07-13T11:02:00Z">
              <w:r w:rsidR="00AB566A">
                <w:rPr>
                  <w:bCs/>
                </w:rPr>
                <w:t>Ethnicity</w:t>
              </w:r>
            </w:ins>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 xml:space="preserve">Identifies race for head of household as reported in </w:t>
            </w:r>
            <w:proofErr w:type="spellStart"/>
            <w:r w:rsidRPr="00507C3D">
              <w:t>LSAPerson</w:t>
            </w:r>
            <w:proofErr w:type="spellEnd"/>
            <w:r w:rsidRPr="00507C3D">
              <w:t>.</w:t>
            </w:r>
          </w:p>
        </w:tc>
      </w:tr>
      <w:tr w:rsidR="0039347B" w:rsidRPr="00C52062" w:rsidDel="00AB566A" w14:paraId="6E1A0064" w14:textId="1D8CBEA5" w:rsidTr="0748C06F">
        <w:trPr>
          <w:cantSplit/>
          <w:trHeight w:val="216"/>
          <w:del w:id="3416" w:author="Jules Brown" w:date="2023-07-13T11:03:00Z"/>
        </w:trPr>
        <w:tc>
          <w:tcPr>
            <w:tcW w:w="3863" w:type="dxa"/>
          </w:tcPr>
          <w:p w14:paraId="5C373A75" w14:textId="014896A9" w:rsidR="0039347B" w:rsidRPr="00F35B9A" w:rsidDel="00AB566A" w:rsidRDefault="0039347B" w:rsidP="0039347B">
            <w:pPr>
              <w:pStyle w:val="NoSpacing"/>
              <w:rPr>
                <w:del w:id="3417" w:author="Jules Brown" w:date="2023-07-13T11:03:00Z"/>
                <w:bCs/>
              </w:rPr>
            </w:pPr>
            <w:del w:id="3418" w:author="Jules Brown" w:date="2023-07-13T11:03:00Z">
              <w:r w:rsidRPr="00F35B9A" w:rsidDel="00AB566A">
                <w:rPr>
                  <w:bCs/>
                </w:rPr>
                <w:delText>HoHEthnicity</w:delText>
              </w:r>
            </w:del>
          </w:p>
        </w:tc>
        <w:tc>
          <w:tcPr>
            <w:tcW w:w="5487" w:type="dxa"/>
          </w:tcPr>
          <w:p w14:paraId="4DCA89EC" w14:textId="140BA384" w:rsidR="0039347B" w:rsidRPr="00211F49" w:rsidDel="00AB566A" w:rsidRDefault="0039347B" w:rsidP="0039347B">
            <w:pPr>
              <w:spacing w:before="0" w:after="0"/>
              <w:rPr>
                <w:del w:id="3419" w:author="Jules Brown" w:date="2023-07-13T11:03:00Z"/>
                <w:rFonts w:ascii="Open Sans" w:hAnsi="Open Sans" w:cs="Open Sans"/>
                <w:b/>
                <w:bCs/>
                <w:i/>
              </w:rPr>
            </w:pPr>
            <w:del w:id="3420" w:author="Jules Brown" w:date="2023-07-13T11:03:00Z">
              <w:r w:rsidRPr="00507C3D" w:rsidDel="00AB566A">
                <w:delText>Identifies ethnicity for head of household as reported in LSAPerson.</w:delText>
              </w:r>
            </w:del>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lastRenderedPageBreak/>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277F30">
              <w:rPr>
                <w:i/>
                <w:iCs/>
              </w:rPr>
              <w:t>LivingSituation</w:t>
            </w:r>
            <w:proofErr w:type="spellEnd"/>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lastRenderedPageBreak/>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lastRenderedPageBreak/>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ins w:id="3421" w:author="Genelle Denzin" w:date="2023-07-07T19:39:00Z">
              <w:r w:rsidR="6CCC1514">
                <w:t xml:space="preserve"> </w:t>
              </w:r>
            </w:ins>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ins w:id="3422" w:author="Genelle Denzin" w:date="2023-07-07T19:44:00Z">
              <w:r w:rsidR="722C6ABB">
                <w:t>bed night</w:t>
              </w:r>
            </w:ins>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ins w:id="3423" w:author="Genelle Denzin" w:date="2023-07-07T19:44:00Z">
              <w:r w:rsidR="722C6ABB">
                <w:t>bed night</w:t>
              </w:r>
            </w:ins>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3424" w:name="_Set_Population_Identifiers_2"/>
    <w:bookmarkStart w:id="3425" w:name="_Toc37849780"/>
    <w:bookmarkStart w:id="3426" w:name="_Toc140489952"/>
    <w:bookmarkEnd w:id="3424"/>
    <w:p w14:paraId="324BFCAB" w14:textId="206FE4CB" w:rsidR="002B6231" w:rsidRDefault="00E92CC7" w:rsidP="0088191A">
      <w:pPr>
        <w:pStyle w:val="Heading2"/>
      </w:pPr>
      <w:r>
        <w:rPr>
          <w:noProof/>
        </w:rPr>
        <w:lastRenderedPageBreak/>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AutoShape 382" style="position:absolute;margin-left:181.45pt;margin-top:21.85pt;width:19.65pt;height:99.75pt;flip:x y;z-index:25145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5b9bd5" strokeweight=".5pt" type="#_x0000_t85" adj="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w14:anchorId="25FF4334">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21"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Hi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BUUjHi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22"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D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SJhpb01Nk8sPuFkaR5BDnqkX1KMbOda&#10;hp8bIC2FvXf8gMn7h4AOwfoQgFNcWksVSYopWcVpSjaeTNcz9izr4fCan7k1We1nHntzsEnzI+wH&#10;Kk3Byzz/9Tz2y9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l+b5D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23"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B4M9iQ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24"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CfYHWY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14="http://schemas.microsoft.com/office/drawing/2010/main" xmlns:pic="http://schemas.openxmlformats.org/drawingml/2006/picture" xmlns:a="http://schemas.openxmlformats.org/drawingml/2006/main">
            <w:pict>
              <v:shape id="AutoShape 12" style="position:absolute;margin-left:201.3pt;margin-top:71.75pt;width:46.55pt;height:0;z-index:251422208;visibility:visible;mso-wrap-style:square;mso-wrap-distance-left:9pt;mso-wrap-distance-top:0;mso-wrap-distance-right:9pt;mso-wrap-distance-bottom:0;mso-position-horizontal:absolute;mso-position-horizontal-relative:text;mso-position-vertical:absolute;mso-position-vertical-relative:text" o:spid="_x0000_s102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w14:anchorId="15FC48AC">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3425"/>
      <w:bookmarkEnd w:id="3426"/>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proofErr w:type="spellStart"/>
            <w:r>
              <w:t>Race</w:t>
            </w:r>
            <w:ins w:id="3427" w:author="Jules Brown" w:date="2023-07-13T11:02:00Z">
              <w:r w:rsidR="00AB566A">
                <w:t>Ethnicity</w:t>
              </w:r>
            </w:ins>
            <w:proofErr w:type="spellEnd"/>
          </w:p>
        </w:tc>
      </w:tr>
      <w:tr w:rsidR="00AE274B" w:rsidRPr="005F4836" w:rsidDel="00AB566A" w14:paraId="2BBA549D" w14:textId="1185372C" w:rsidTr="00AE274B">
        <w:trPr>
          <w:del w:id="3428" w:author="Jules Brown" w:date="2023-07-13T11:02:00Z"/>
        </w:trPr>
        <w:tc>
          <w:tcPr>
            <w:tcW w:w="9355" w:type="dxa"/>
            <w:shd w:val="clear" w:color="auto" w:fill="auto"/>
          </w:tcPr>
          <w:p w14:paraId="6B70C26E" w14:textId="542E5BD1" w:rsidR="00AE274B" w:rsidRPr="005F4836" w:rsidDel="00AB566A" w:rsidRDefault="00AE274B" w:rsidP="007C4255">
            <w:pPr>
              <w:pStyle w:val="NoSpacing"/>
              <w:rPr>
                <w:del w:id="3429" w:author="Jules Brown" w:date="2023-07-13T11:02:00Z"/>
              </w:rPr>
            </w:pPr>
            <w:del w:id="3430" w:author="Jules Brown" w:date="2023-07-13T11:02:00Z">
              <w:r w:rsidDel="00AB566A">
                <w:delText>Ethnicity</w:delText>
              </w:r>
            </w:del>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proofErr w:type="spellStart"/>
            <w:r>
              <w:rPr>
                <w:b/>
                <w:bCs/>
              </w:rPr>
              <w:t>HoHRace</w:t>
            </w:r>
            <w:ins w:id="3431" w:author="Jules Brown" w:date="2023-07-13T11:02:00Z">
              <w:r w:rsidR="00221966">
                <w:rPr>
                  <w:b/>
                  <w:bCs/>
                </w:rPr>
                <w:t>Ethnicity</w:t>
              </w:r>
            </w:ins>
            <w:proofErr w:type="spellEnd"/>
          </w:p>
        </w:tc>
      </w:tr>
      <w:tr w:rsidR="00AE274B" w:rsidRPr="006B4F91" w:rsidDel="00221966" w14:paraId="13CC724C" w14:textId="51588D9F" w:rsidTr="00AE274B">
        <w:trPr>
          <w:del w:id="3432" w:author="Jules Brown" w:date="2023-07-13T11:01:00Z"/>
        </w:trPr>
        <w:tc>
          <w:tcPr>
            <w:tcW w:w="9355" w:type="dxa"/>
          </w:tcPr>
          <w:p w14:paraId="7F79EA18" w14:textId="1D25E1EA" w:rsidR="00AE274B" w:rsidRPr="005F4836" w:rsidDel="00221966" w:rsidRDefault="00AE274B" w:rsidP="007D609E">
            <w:pPr>
              <w:pStyle w:val="NoSpacing"/>
              <w:rPr>
                <w:del w:id="3433" w:author="Jules Brown" w:date="2023-07-13T11:01:00Z"/>
                <w:b/>
                <w:bCs/>
              </w:rPr>
            </w:pPr>
            <w:del w:id="3434" w:author="Jules Brown" w:date="2023-07-13T11:01:00Z">
              <w:r w:rsidRPr="00FC29E8" w:rsidDel="00221966">
                <w:rPr>
                  <w:b/>
                  <w:bCs/>
                </w:rPr>
                <w:delText>HoHEthnicity</w:delText>
              </w:r>
            </w:del>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lastRenderedPageBreak/>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25"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01099455" w:rsidR="00311D01" w:rsidRPr="006A3016" w:rsidRDefault="005C6A07" w:rsidP="006A3016">
      <w:pPr>
        <w:pStyle w:val="Heading4"/>
      </w:pPr>
      <w:proofErr w:type="spellStart"/>
      <w:r>
        <w:lastRenderedPageBreak/>
        <w:t>HoHRace</w:t>
      </w:r>
      <w:ins w:id="3435" w:author="Jules Brown" w:date="2023-07-13T11:00:00Z">
        <w:r w:rsidR="002258A4">
          <w:t>Ethnicity</w:t>
        </w:r>
      </w:ins>
      <w:proofErr w:type="spellEnd"/>
      <w:del w:id="3436" w:author="Jules Brown" w:date="2023-07-13T11:00:00Z">
        <w:r w:rsidR="00587C19" w:rsidRPr="0088191A" w:rsidDel="002258A4">
          <w:delText xml:space="preserve"> and</w:delText>
        </w:r>
        <w:r w:rsidR="00311D01" w:rsidRPr="0088191A" w:rsidDel="002258A4">
          <w:delText xml:space="preserve"> </w:delText>
        </w:r>
        <w:r w:rsidR="0018056C" w:rsidRPr="0088191A" w:rsidDel="002258A4">
          <w:delText>HoHEthnicity</w:delText>
        </w:r>
        <w:r w:rsidR="00311D01" w:rsidRPr="0088191A" w:rsidDel="002258A4">
          <w:delText xml:space="preserve"> </w:delText>
        </w:r>
      </w:del>
    </w:p>
    <w:p w14:paraId="49A576BA" w14:textId="73DAA057"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5C6A07">
        <w:rPr>
          <w:b/>
        </w:rPr>
        <w:t>HoHRace</w:t>
      </w:r>
      <w:ins w:id="3437" w:author="Jules Brown" w:date="2023-07-13T11:01:00Z">
        <w:r w:rsidR="00221966">
          <w:rPr>
            <w:b/>
          </w:rPr>
          <w:t>Ethnicity</w:t>
        </w:r>
      </w:ins>
      <w:proofErr w:type="spellEnd"/>
      <w:r w:rsidR="00311D01" w:rsidRPr="00A6067F">
        <w:rPr>
          <w:rFonts w:cstheme="minorHAnsi"/>
        </w:rPr>
        <w:t xml:space="preserve"> </w:t>
      </w:r>
      <w:del w:id="3438" w:author="Jules Brown" w:date="2023-07-13T11:00:00Z">
        <w:r w:rsidR="00311D01" w:rsidRPr="00A6067F" w:rsidDel="002258A4">
          <w:rPr>
            <w:rFonts w:cstheme="minorHAnsi"/>
          </w:rPr>
          <w:delText xml:space="preserve">and </w:delText>
        </w:r>
        <w:r w:rsidR="0018056C" w:rsidRPr="00655B0F" w:rsidDel="002258A4">
          <w:rPr>
            <w:b/>
          </w:rPr>
          <w:delText>HoHEthnicity</w:delText>
        </w:r>
        <w:r w:rsidR="00311D01" w:rsidRPr="00A6067F" w:rsidDel="002258A4">
          <w:rPr>
            <w:rFonts w:cstheme="minorHAnsi"/>
          </w:rPr>
          <w:delText xml:space="preserve"> </w:delText>
        </w:r>
      </w:del>
      <w:r w:rsidR="00311D01" w:rsidRPr="00A6067F">
        <w:rPr>
          <w:rFonts w:cstheme="minorHAnsi"/>
        </w:rPr>
        <w:t xml:space="preserve">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proofErr w:type="spellStart"/>
      <w:r w:rsidR="00311D01" w:rsidRPr="0060237C">
        <w:rPr>
          <w:b/>
        </w:rPr>
        <w:t>Race</w:t>
      </w:r>
      <w:del w:id="3439" w:author="Jules Brown" w:date="2023-07-13T11:01:00Z">
        <w:r w:rsidR="00311D01" w:rsidRPr="00A6067F" w:rsidDel="002258A4">
          <w:rPr>
            <w:rFonts w:cstheme="minorHAnsi"/>
          </w:rPr>
          <w:delText xml:space="preserve"> and </w:delText>
        </w:r>
      </w:del>
      <w:r w:rsidR="00311D01" w:rsidRPr="0060237C">
        <w:rPr>
          <w:b/>
        </w:rPr>
        <w:t>Ethnicity</w:t>
      </w:r>
      <w:proofErr w:type="spellEnd"/>
      <w:r w:rsidR="00311D01" w:rsidRPr="00A6067F">
        <w:rPr>
          <w:rFonts w:cstheme="minorHAnsi"/>
        </w:rPr>
        <w:t xml:space="preserve"> value</w:t>
      </w:r>
      <w:del w:id="3440" w:author="Jules Brown" w:date="2023-07-13T11:01:00Z">
        <w:r w:rsidR="00311D01" w:rsidRPr="00A6067F" w:rsidDel="002258A4">
          <w:rPr>
            <w:rFonts w:cstheme="minorHAnsi"/>
          </w:rPr>
          <w:delText>s</w:delText>
        </w:r>
      </w:del>
      <w:r w:rsidR="00311D01" w:rsidRPr="00A6067F">
        <w:rPr>
          <w:rFonts w:cstheme="minorHAnsi"/>
        </w:rPr>
        <w:t xml:space="preserve"> for the head of household in </w:t>
      </w:r>
      <w:proofErr w:type="spellStart"/>
      <w:r w:rsidR="00D979B0">
        <w:rPr>
          <w:rFonts w:cstheme="minorHAnsi"/>
        </w:rPr>
        <w:t>tlsa_Person</w:t>
      </w:r>
      <w:proofErr w:type="spellEnd"/>
      <w:r w:rsidR="00311D01" w:rsidRPr="00A6067F">
        <w:rPr>
          <w:rFonts w:cstheme="minorHAnsi"/>
        </w:rPr>
        <w:t>.</w:t>
      </w:r>
    </w:p>
    <w:p w14:paraId="0C10C379" w14:textId="40A845D1"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del w:id="3441" w:author="Molly McEvilley" w:date="2023-06-27T14:58:00Z">
        <w:r w:rsidRPr="0088191A" w:rsidDel="0090407A">
          <w:delText>HHFleeingDV</w:delText>
        </w:r>
        <w:r w:rsidR="00587C19" w:rsidRPr="0088191A" w:rsidDel="0090407A">
          <w:delText xml:space="preserve">, </w:delText>
        </w:r>
      </w:del>
      <w:r w:rsidR="00587C19" w:rsidRPr="0088191A">
        <w:t xml:space="preserve">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3442" w:name="_HHAdultAge_1"/>
      <w:bookmarkEnd w:id="344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DBB0303" w14:textId="063DC4DA" w:rsidR="0090407A" w:rsidRDefault="0090407A" w:rsidP="00B30326">
      <w:pPr>
        <w:pStyle w:val="Heading4"/>
        <w:rPr>
          <w:ins w:id="3443" w:author="Molly McEvilley" w:date="2023-06-27T14:58:00Z"/>
        </w:rPr>
      </w:pPr>
      <w:proofErr w:type="spellStart"/>
      <w:ins w:id="3444" w:author="Molly McEvilley" w:date="2023-06-27T14:58:00Z">
        <w:r w:rsidRPr="0088191A">
          <w:t>HHFleeingDV</w:t>
        </w:r>
        <w:proofErr w:type="spellEnd"/>
      </w:ins>
    </w:p>
    <w:p w14:paraId="7DF99FFA" w14:textId="08C39646" w:rsidR="007B2F65" w:rsidRDefault="007B2F65" w:rsidP="007B2F65">
      <w:pPr>
        <w:rPr>
          <w:ins w:id="3445" w:author="Molly McEvilley" w:date="2023-06-27T15:01:00Z"/>
        </w:rPr>
      </w:pPr>
      <w:ins w:id="3446" w:author="Molly McEvilley" w:date="2023-06-27T15:01:00Z">
        <w:r>
          <w:t xml:space="preserve">Set </w:t>
        </w:r>
        <w:proofErr w:type="spellStart"/>
        <w:r>
          <w:rPr>
            <w:b/>
            <w:bCs/>
          </w:rPr>
          <w:t>HHFleeingDV</w:t>
        </w:r>
        <w:proofErr w:type="spellEnd"/>
        <w:r>
          <w:t xml:space="preserve"> to the first value in the table below that occurs in </w:t>
        </w:r>
        <w:proofErr w:type="spellStart"/>
        <w:r>
          <w:t>tlsa_HHID.</w:t>
        </w:r>
      </w:ins>
      <w:ins w:id="3447" w:author="Molly McEvilley" w:date="2023-06-27T15:02:00Z">
        <w:r w:rsidR="00756110">
          <w:rPr>
            <w:b/>
            <w:bCs/>
          </w:rPr>
          <w:t>HHFleeingDV</w:t>
        </w:r>
      </w:ins>
      <w:proofErr w:type="spellEnd"/>
      <w:ins w:id="3448" w:author="Molly McEvilley" w:date="2023-06-27T15:01:00Z">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ins>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ins w:id="3449"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rPr>
                <w:ins w:id="3450" w:author="Molly McEvilley" w:date="2023-06-27T15:01:00Z"/>
              </w:rPr>
            </w:pPr>
            <w:ins w:id="3451" w:author="Molly McEvilley" w:date="2023-06-27T15:01:00Z">
              <w:r>
                <w:t>Priority</w:t>
              </w:r>
            </w:ins>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rPr>
                <w:ins w:id="3452" w:author="Molly McEvilley" w:date="2023-06-27T15:01:00Z"/>
              </w:rPr>
            </w:pPr>
            <w:proofErr w:type="spellStart"/>
            <w:ins w:id="3453" w:author="Molly McEvilley" w:date="2023-06-27T15:02:00Z">
              <w:r>
                <w:t>HHFleeingDV</w:t>
              </w:r>
            </w:ins>
            <w:proofErr w:type="spellEnd"/>
            <w:ins w:id="3454" w:author="Molly McEvilley" w:date="2023-06-27T15:01:00Z">
              <w:r w:rsidR="007B2F65">
                <w:t xml:space="preserve"> Value</w:t>
              </w:r>
            </w:ins>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ins w:id="3455"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rPr>
                <w:ins w:id="3456" w:author="Molly McEvilley" w:date="2023-06-27T15:01:00Z"/>
              </w:rPr>
            </w:pPr>
            <w:ins w:id="3457" w:author="Molly McEvilley" w:date="2023-06-27T15:01:00Z">
              <w:r>
                <w:t>1</w:t>
              </w:r>
            </w:ins>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458" w:author="Molly McEvilley" w:date="2023-06-27T15:01:00Z"/>
              </w:rPr>
            </w:pPr>
            <w:ins w:id="3459" w:author="Molly McEvilley" w:date="2023-06-27T15:01:00Z">
              <w:r>
                <w:t>1</w:t>
              </w:r>
            </w:ins>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ins w:id="3460"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rPr>
                <w:ins w:id="3461" w:author="Molly McEvilley" w:date="2023-06-27T15:01:00Z"/>
              </w:rPr>
            </w:pPr>
            <w:ins w:id="3462" w:author="Molly McEvilley" w:date="2023-06-27T15:01:00Z">
              <w:r>
                <w:t>2</w:t>
              </w:r>
            </w:ins>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rPr>
                <w:ins w:id="3463" w:author="Molly McEvilley" w:date="2023-06-27T15:01:00Z"/>
              </w:rPr>
            </w:pPr>
            <w:ins w:id="3464" w:author="Molly McEvilley" w:date="2023-06-27T15:01:00Z">
              <w:r>
                <w:t>2</w:t>
              </w:r>
            </w:ins>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ins w:id="3465"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rPr>
                <w:ins w:id="3466" w:author="Molly McEvilley" w:date="2023-06-27T15:01:00Z"/>
              </w:rPr>
            </w:pPr>
            <w:ins w:id="3467" w:author="Molly McEvilley" w:date="2023-07-04T10:49:00Z">
              <w:r>
                <w:t>3</w:t>
              </w:r>
            </w:ins>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468" w:author="Molly McEvilley" w:date="2023-06-27T15:01:00Z"/>
              </w:rPr>
            </w:pPr>
            <w:ins w:id="3469" w:author="Molly McEvilley" w:date="2023-06-27T15:01:00Z">
              <w:r>
                <w:t>0</w:t>
              </w:r>
            </w:ins>
          </w:p>
        </w:tc>
      </w:tr>
    </w:tbl>
    <w:p w14:paraId="36D54836" w14:textId="77777777" w:rsidR="007B2F65" w:rsidRPr="00FE07DD" w:rsidRDefault="007B2F65" w:rsidP="007B2F65">
      <w:pPr>
        <w:rPr>
          <w:ins w:id="3470" w:author="Molly McEvilley" w:date="2023-06-27T15:01:00Z"/>
        </w:rPr>
      </w:pPr>
      <w:ins w:id="3471" w:author="Molly McEvilley" w:date="2023-06-27T15:01:00Z">
        <w:r>
          <w:t>This column is used to identify populations of interest:</w:t>
        </w:r>
      </w:ins>
    </w:p>
    <w:p w14:paraId="2F401DBA" w14:textId="5EAD6C90" w:rsidR="007B2F65" w:rsidRDefault="007B2F65" w:rsidP="007B2F65">
      <w:pPr>
        <w:pStyle w:val="ListParagraph"/>
        <w:numPr>
          <w:ilvl w:val="0"/>
          <w:numId w:val="40"/>
        </w:numPr>
        <w:rPr>
          <w:ins w:id="3472" w:author="Molly McEvilley" w:date="2023-06-27T15:01:00Z"/>
        </w:rPr>
      </w:pPr>
      <w:ins w:id="3473" w:author="Molly McEvilley" w:date="2023-06-27T15:01:00Z">
        <w:r w:rsidRPr="002F6CF8">
          <w:t>Household</w:t>
        </w:r>
      </w:ins>
      <w:ins w:id="3474" w:author="Molly McEvilley" w:date="2023-06-27T15:02:00Z">
        <w:r w:rsidR="00161C0C">
          <w:t>s Fleeing Domestic Violence</w:t>
        </w:r>
      </w:ins>
      <w:ins w:id="3475" w:author="Molly McEvilley" w:date="2023-06-27T15:01:00Z">
        <w:r w:rsidRPr="009A11AC">
          <w:rPr>
            <w:b/>
            <w:bCs/>
          </w:rPr>
          <w:t xml:space="preserve"> </w:t>
        </w:r>
        <w:r w:rsidRPr="004B49D8">
          <w:rPr>
            <w:b/>
            <w:bCs/>
          </w:rPr>
          <w:t>(</w:t>
        </w:r>
      </w:ins>
      <w:proofErr w:type="spellStart"/>
      <w:ins w:id="3476" w:author="Molly McEvilley" w:date="2023-06-27T15:03:00Z">
        <w:r w:rsidR="00161C0C" w:rsidRPr="00277F30">
          <w:rPr>
            <w:b/>
            <w:bCs/>
          </w:rPr>
          <w:t>HHFleeingDV</w:t>
        </w:r>
        <w:proofErr w:type="spellEnd"/>
        <w:r w:rsidR="00161C0C">
          <w:t xml:space="preserve"> </w:t>
        </w:r>
      </w:ins>
      <w:ins w:id="3477" w:author="Molly McEvilley" w:date="2023-06-27T15:01:00Z">
        <w:r w:rsidRPr="00E55B23">
          <w:t>= 1</w:t>
        </w:r>
        <w:r w:rsidRPr="00DF1837">
          <w:t>)</w:t>
        </w:r>
      </w:ins>
    </w:p>
    <w:p w14:paraId="49C147CE" w14:textId="4A75D491" w:rsidR="007B2F65" w:rsidRDefault="00AF3EAB" w:rsidP="007B2F65">
      <w:pPr>
        <w:pStyle w:val="ListParagraph"/>
        <w:numPr>
          <w:ilvl w:val="0"/>
          <w:numId w:val="40"/>
        </w:numPr>
        <w:rPr>
          <w:ins w:id="3478" w:author="Molly McEvilley" w:date="2023-06-27T15:06:00Z"/>
        </w:rPr>
      </w:pPr>
      <w:ins w:id="3479" w:author="Molly McEvilley" w:date="2023-07-04T10:48:00Z">
        <w:r>
          <w:t xml:space="preserve">Households of </w:t>
        </w:r>
      </w:ins>
      <w:ins w:id="3480" w:author="Molly McEvilley" w:date="2023-06-27T15:04:00Z">
        <w:r w:rsidR="00317F5A">
          <w:t>Domestic V</w:t>
        </w:r>
      </w:ins>
      <w:ins w:id="3481" w:author="Molly McEvilley" w:date="2023-06-27T15:05:00Z">
        <w:r w:rsidR="00317F5A">
          <w:t>iolence Survivors</w:t>
        </w:r>
      </w:ins>
      <w:ins w:id="3482" w:author="Molly McEvilley" w:date="2023-06-27T15:08:00Z">
        <w:r w:rsidR="003F32B6">
          <w:t xml:space="preserve"> Not Currently Fleein</w:t>
        </w:r>
        <w:r w:rsidR="00593883">
          <w:t>g</w:t>
        </w:r>
      </w:ins>
      <w:ins w:id="3483" w:author="Molly McEvilley" w:date="2023-06-27T15:01:00Z">
        <w:r w:rsidR="007B2F65">
          <w:t xml:space="preserve"> (</w:t>
        </w:r>
      </w:ins>
      <w:proofErr w:type="spellStart"/>
      <w:ins w:id="3484" w:author="Molly McEvilley" w:date="2023-06-27T15:03:00Z">
        <w:r w:rsidR="00161C0C" w:rsidRPr="00DA4971">
          <w:rPr>
            <w:b/>
            <w:bCs/>
          </w:rPr>
          <w:t>HHFleeingDV</w:t>
        </w:r>
        <w:proofErr w:type="spellEnd"/>
        <w:r w:rsidR="00161C0C">
          <w:t xml:space="preserve"> </w:t>
        </w:r>
      </w:ins>
      <w:ins w:id="3485" w:author="Molly McEvilley" w:date="2023-06-27T15:05:00Z">
        <w:r w:rsidR="00FF39CA">
          <w:t>= 2</w:t>
        </w:r>
      </w:ins>
      <w:ins w:id="3486" w:author="Molly McEvilley" w:date="2023-06-27T15:01:00Z">
        <w:r w:rsidR="007B2F65">
          <w:t>)</w:t>
        </w:r>
      </w:ins>
    </w:p>
    <w:p w14:paraId="2D8C7FD7" w14:textId="63129516" w:rsidR="00C22FCB" w:rsidRDefault="004D3EA5" w:rsidP="007B2F65">
      <w:pPr>
        <w:pStyle w:val="ListParagraph"/>
        <w:numPr>
          <w:ilvl w:val="0"/>
          <w:numId w:val="40"/>
        </w:numPr>
        <w:rPr>
          <w:ins w:id="3487" w:author="Molly McEvilley" w:date="2023-06-27T15:01:00Z"/>
        </w:rPr>
      </w:pPr>
      <w:ins w:id="3488" w:author="Molly McEvilley" w:date="2023-06-27T15:11:00Z">
        <w:r>
          <w:t>Households with No Reported DV History (</w:t>
        </w:r>
        <w:proofErr w:type="spellStart"/>
        <w:r w:rsidRPr="00277F30">
          <w:rPr>
            <w:b/>
            <w:bCs/>
          </w:rPr>
          <w:t>HHFleeingDV</w:t>
        </w:r>
        <w:proofErr w:type="spellEnd"/>
        <w:r>
          <w:t xml:space="preserve"> = 0)</w:t>
        </w:r>
      </w:ins>
    </w:p>
    <w:p w14:paraId="3AEF94AD" w14:textId="00B1BD62" w:rsidR="00B30326" w:rsidRDefault="00B30326" w:rsidP="00B30326">
      <w:pPr>
        <w:pStyle w:val="Heading4"/>
      </w:pPr>
      <w:proofErr w:type="spellStart"/>
      <w:r>
        <w:t>HHChronic</w:t>
      </w:r>
      <w:proofErr w:type="spellEnd"/>
    </w:p>
    <w:p w14:paraId="6053D35D" w14:textId="77777777" w:rsidR="00944883" w:rsidRDefault="00944883" w:rsidP="00944883">
      <w:pPr>
        <w:rPr>
          <w:ins w:id="3489" w:author="Molly McEvilley" w:date="2023-07-19T23:26:00Z"/>
        </w:rPr>
      </w:pPr>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ins w:id="3490" w:author="Molly McEvilley" w:date="2023-07-19T23:35:00Z"/>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ins w:id="3491" w:author="Molly McEvilley" w:date="2023-07-19T23:35:00Z"/>
                <w:b w:val="0"/>
              </w:rPr>
            </w:pPr>
            <w:ins w:id="3492" w:author="Molly McEvilley" w:date="2023-07-19T23:36:00Z">
              <w:r w:rsidRPr="008A34BF">
                <w:t>Value</w:t>
              </w:r>
            </w:ins>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ins w:id="3493" w:author="Molly McEvilley" w:date="2023-07-19T23:35:00Z"/>
                <w:b w:val="0"/>
              </w:rPr>
            </w:pPr>
            <w:ins w:id="3494" w:author="Molly McEvilley" w:date="2023-07-19T23:36:00Z">
              <w:r w:rsidRPr="008A34BF">
                <w:t>Category</w:t>
              </w:r>
            </w:ins>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ins w:id="3495"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rPr>
                <w:ins w:id="3496" w:author="Molly McEvilley" w:date="2023-07-19T23:26:00Z"/>
              </w:rPr>
            </w:pPr>
            <w:ins w:id="3497" w:author="Molly McEvilley" w:date="2023-07-19T23:26:00Z">
              <w:r w:rsidRPr="008A34BF">
                <w:rPr>
                  <w:bCs w:val="0"/>
                </w:rPr>
                <w:t>1</w:t>
              </w:r>
            </w:ins>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498" w:author="Molly McEvilley" w:date="2023-07-19T23:26:00Z"/>
              </w:rPr>
            </w:pPr>
            <w:ins w:id="3499" w:author="Molly McEvilley" w:date="2023-07-19T23:26:00Z">
              <w:r w:rsidRPr="008A34BF">
                <w:t>Chronically Homeless</w:t>
              </w:r>
            </w:ins>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ins w:id="3500"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rPr>
                <w:ins w:id="3501" w:author="Molly McEvilley" w:date="2023-07-19T23:26:00Z"/>
              </w:rPr>
            </w:pPr>
            <w:ins w:id="3502" w:author="Molly McEvilley" w:date="2023-07-19T23:26:00Z">
              <w:r>
                <w:t>2</w:t>
              </w:r>
            </w:ins>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03" w:author="Molly McEvilley" w:date="2023-07-19T23:26:00Z"/>
              </w:rPr>
            </w:pPr>
            <w:ins w:id="3504" w:author="Molly McEvilley" w:date="2023-07-19T23:26:00Z">
              <w:r>
                <w:t xml:space="preserve">Long-Term Homeless with Disability </w:t>
              </w:r>
            </w:ins>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ins w:id="3505"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rPr>
                <w:ins w:id="3506" w:author="Molly McEvilley" w:date="2023-07-19T23:26:00Z"/>
              </w:rPr>
            </w:pPr>
            <w:ins w:id="3507" w:author="Molly McEvilley" w:date="2023-07-19T23:26:00Z">
              <w:r>
                <w:t>3</w:t>
              </w:r>
            </w:ins>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08" w:author="Molly McEvilley" w:date="2023-07-19T23:26:00Z"/>
              </w:rPr>
            </w:pPr>
            <w:ins w:id="3509" w:author="Molly McEvilley" w:date="2023-07-19T23:26:00Z">
              <w:r>
                <w:t>Long-Term Homeless Missing Disability Info</w:t>
              </w:r>
            </w:ins>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ins w:id="3510"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rPr>
                <w:ins w:id="3511" w:author="Molly McEvilley" w:date="2023-07-19T23:26:00Z"/>
              </w:rPr>
            </w:pPr>
            <w:ins w:id="3512" w:author="Molly McEvilley" w:date="2023-07-19T23:26:00Z">
              <w:r>
                <w:t>4</w:t>
              </w:r>
            </w:ins>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13" w:author="Molly McEvilley" w:date="2023-07-19T23:26:00Z"/>
              </w:rPr>
            </w:pPr>
            <w:ins w:id="3514" w:author="Molly McEvilley" w:date="2023-07-19T23:26:00Z">
              <w:r>
                <w:t>Long-Term Homeless without Disability</w:t>
              </w:r>
            </w:ins>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ins w:id="3515"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rPr>
                <w:ins w:id="3516" w:author="Molly McEvilley" w:date="2023-07-19T23:26:00Z"/>
              </w:rPr>
            </w:pPr>
            <w:ins w:id="3517" w:author="Molly McEvilley" w:date="2023-07-19T23:26:00Z">
              <w:r>
                <w:t>5</w:t>
              </w:r>
            </w:ins>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18" w:author="Molly McEvilley" w:date="2023-07-19T23:26:00Z"/>
              </w:rPr>
            </w:pPr>
            <w:ins w:id="3519" w:author="Molly McEvilley" w:date="2023-07-19T23:26:00Z">
              <w:r>
                <w:t>Homeless &gt; 6 Months with Disability (missing data)</w:t>
              </w:r>
            </w:ins>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ins w:id="3520"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rPr>
                <w:ins w:id="3521" w:author="Molly McEvilley" w:date="2023-07-19T23:26:00Z"/>
              </w:rPr>
            </w:pPr>
            <w:ins w:id="3522" w:author="Molly McEvilley" w:date="2023-07-19T23:26:00Z">
              <w:r>
                <w:t>6</w:t>
              </w:r>
            </w:ins>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23" w:author="Molly McEvilley" w:date="2023-07-19T23:26:00Z"/>
              </w:rPr>
            </w:pPr>
            <w:ins w:id="3524" w:author="Molly McEvilley" w:date="2023-07-19T23:26:00Z">
              <w:r>
                <w:t>Homeless &gt; 6 Months with Disability (no missing data)</w:t>
              </w:r>
            </w:ins>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ins w:id="3525"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rPr>
                <w:ins w:id="3526" w:author="Molly McEvilley" w:date="2023-07-19T23:26:00Z"/>
              </w:rPr>
            </w:pPr>
            <w:ins w:id="3527" w:author="Molly McEvilley" w:date="2023-07-19T23:26:00Z">
              <w:r>
                <w:t>9</w:t>
              </w:r>
            </w:ins>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28" w:author="Molly McEvilley" w:date="2023-07-19T23:26:00Z"/>
              </w:rPr>
            </w:pPr>
            <w:ins w:id="3529" w:author="Molly McEvilley" w:date="2023-07-19T23:26:00Z">
              <w:r>
                <w:t>CH Status Unknown (missing data)</w:t>
              </w:r>
            </w:ins>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ins w:id="3530"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rPr>
                <w:ins w:id="3531" w:author="Molly McEvilley" w:date="2023-07-19T23:26:00Z"/>
              </w:rPr>
            </w:pPr>
            <w:ins w:id="3532" w:author="Molly McEvilley" w:date="2023-07-19T23:26:00Z">
              <w:r w:rsidRPr="000742A7">
                <w:t>0</w:t>
              </w:r>
            </w:ins>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33" w:author="Molly McEvilley" w:date="2023-07-19T23:26:00Z"/>
              </w:rPr>
            </w:pPr>
            <w:ins w:id="3534" w:author="Molly McEvilley" w:date="2023-07-19T23:26:00Z">
              <w:r>
                <w:t xml:space="preserve">Not Chronically Homeless </w:t>
              </w:r>
            </w:ins>
          </w:p>
        </w:tc>
      </w:tr>
    </w:tbl>
    <w:p w14:paraId="0905EF45" w14:textId="506C85C4" w:rsidR="00944883" w:rsidRPr="00FE07DD" w:rsidDel="008A34BF" w:rsidRDefault="00944883" w:rsidP="00944883">
      <w:pPr>
        <w:rPr>
          <w:del w:id="3535" w:author="Molly McEvilley" w:date="2023-07-19T23:28:00Z"/>
        </w:rPr>
      </w:pPr>
      <w:del w:id="3536" w:author="Molly McEvilley" w:date="2023-07-19T23:28:00Z">
        <w:r w:rsidDel="008A34BF">
          <w:delText>This column is used to identify populations of interest:</w:delText>
        </w:r>
      </w:del>
    </w:p>
    <w:p w14:paraId="43B8E8DB" w14:textId="218E255A" w:rsidR="00944883" w:rsidDel="008A34BF" w:rsidRDefault="00944883" w:rsidP="00944883">
      <w:pPr>
        <w:pStyle w:val="ListParagraph"/>
        <w:numPr>
          <w:ilvl w:val="0"/>
          <w:numId w:val="40"/>
        </w:numPr>
        <w:rPr>
          <w:del w:id="3537" w:author="Molly McEvilley" w:date="2023-07-19T23:28:00Z"/>
        </w:rPr>
      </w:pPr>
      <w:del w:id="3538" w:author="Molly McEvilley" w:date="2023-07-19T23:28:00Z">
        <w:r w:rsidDel="008A34BF">
          <w:delText>Household with a Chronically Homeless Adult/HoH</w:delText>
        </w:r>
        <w:r w:rsidRPr="49FCFE86" w:rsidDel="008A34BF">
          <w:rPr>
            <w:b/>
            <w:bCs/>
          </w:rPr>
          <w:delText xml:space="preserve"> (HHChronic</w:delText>
        </w:r>
        <w:r w:rsidDel="008A34BF">
          <w:delText xml:space="preserve"> = 1)</w:delText>
        </w:r>
      </w:del>
    </w:p>
    <w:p w14:paraId="08740A22" w14:textId="491E04E1" w:rsidR="007B2F65" w:rsidDel="008A34BF" w:rsidRDefault="00944883" w:rsidP="00944883">
      <w:pPr>
        <w:pStyle w:val="ListParagraph"/>
        <w:numPr>
          <w:ilvl w:val="0"/>
          <w:numId w:val="40"/>
        </w:numPr>
        <w:rPr>
          <w:del w:id="3539" w:author="Molly McEvilley" w:date="2023-07-19T23:28:00Z"/>
        </w:rPr>
      </w:pPr>
      <w:del w:id="3540" w:author="Molly McEvilley" w:date="2023-07-19T23:28:00Z">
        <w:r w:rsidDel="008A34BF">
          <w:delText>Long-Term Homeless Household (</w:delText>
        </w:r>
        <w:r w:rsidRPr="001A0862" w:rsidDel="008A34BF">
          <w:rPr>
            <w:b/>
            <w:bCs/>
          </w:rPr>
          <w:delText>HHChronic</w:delText>
        </w:r>
        <w:r w:rsidDel="008A34BF">
          <w:delText xml:space="preserve"> in (1,2))</w:delText>
        </w:r>
      </w:del>
    </w:p>
    <w:p w14:paraId="0AC79381" w14:textId="7B4E6AC9" w:rsidR="00944883" w:rsidRPr="00E2355D" w:rsidDel="008A34BF" w:rsidRDefault="00944883" w:rsidP="00944883">
      <w:pPr>
        <w:pStyle w:val="ListParagraph"/>
        <w:numPr>
          <w:ilvl w:val="0"/>
          <w:numId w:val="40"/>
        </w:numPr>
        <w:rPr>
          <w:del w:id="3541" w:author="Molly McEvilley" w:date="2023-07-19T23:28:00Z"/>
        </w:rPr>
      </w:pPr>
      <w:del w:id="3542" w:author="Molly McEvilley" w:date="2023-07-19T23:28:00Z">
        <w:r w:rsidDel="008A34BF">
          <w:delText>Annual Inflow Homeless (</w:delText>
        </w:r>
        <w:r w:rsidRPr="49FCFE86" w:rsidDel="008A34BF">
          <w:rPr>
            <w:b/>
            <w:bCs/>
          </w:rPr>
          <w:delText>HHChronic</w:delText>
        </w:r>
        <w:r w:rsidDel="008A34BF">
          <w:delText xml:space="preserve"> in (0,3))</w:delText>
        </w:r>
      </w:del>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354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3544" w:name="_Toc37849781"/>
      <w:bookmarkStart w:id="3545" w:name="_Toc140489953"/>
      <w:r w:rsidRPr="00F25CD0">
        <w:t>EST/RRH/PSH</w:t>
      </w:r>
      <w:ins w:id="3546" w:author="Molly McEvilley" w:date="2023-06-30T12:36:00Z">
        <w:r w:rsidR="00627928">
          <w:t>/</w:t>
        </w:r>
        <w:proofErr w:type="spellStart"/>
        <w:r w:rsidR="00627928">
          <w:t>RRHSO</w:t>
        </w:r>
      </w:ins>
      <w:r w:rsidRPr="00F25CD0">
        <w:t>Status</w:t>
      </w:r>
      <w:proofErr w:type="spellEnd"/>
      <w:r w:rsidRPr="00F25CD0">
        <w:t xml:space="preserve"> –</w:t>
      </w:r>
      <w:r>
        <w:t xml:space="preserve"> </w:t>
      </w:r>
      <w:proofErr w:type="spellStart"/>
      <w:r>
        <w:t>L</w:t>
      </w:r>
      <w:r w:rsidR="002B6231" w:rsidRPr="00C52062">
        <w:t>SAHousehold</w:t>
      </w:r>
      <w:bookmarkEnd w:id="3544"/>
      <w:bookmarkEnd w:id="3545"/>
      <w:proofErr w:type="spellEnd"/>
      <w:r w:rsidR="002B6231" w:rsidRPr="00C52062">
        <w:t xml:space="preserve"> </w:t>
      </w:r>
      <w:bookmarkEnd w:id="354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BrS0GDvwMAAGILAAAOAAAAAAAAAAAAAAAAAC4CAABk&#10;cnMvZTJvRG9jLnhtbFBLAQItABQABgAIAAAAIQAzkGts3AAAAAQBAAAPAAAAAAAAAAAAAAAAABkG&#10;AABkcnMvZG93bnJldi54bWxQSwUGAAAAAAQABADzAAAAIgcAAAAA&#10;">
                <v:shape id="AutoShape 390" o:spid="_x0000_s132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474CD31C"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 xml:space="preserve">6.1 Get Distinct Households for </w:t>
        </w:r>
        <w:proofErr w:type="spellStart"/>
        <w:r w:rsidR="00DB4385" w:rsidRPr="49FCFE86">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lastRenderedPageBreak/>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r w:rsidR="00627928" w:rsidRPr="006B4F91" w14:paraId="35499481" w14:textId="77777777" w:rsidTr="00AE274B">
        <w:trPr>
          <w:ins w:id="3547" w:author="Molly McEvilley" w:date="2023-06-30T12:36:00Z"/>
        </w:trPr>
        <w:tc>
          <w:tcPr>
            <w:tcW w:w="9355" w:type="dxa"/>
          </w:tcPr>
          <w:p w14:paraId="7BA648F3" w14:textId="1F43723E" w:rsidR="00627928" w:rsidRDefault="00627928" w:rsidP="007D609E">
            <w:pPr>
              <w:pStyle w:val="NoSpacing"/>
              <w:rPr>
                <w:ins w:id="3548" w:author="Molly McEvilley" w:date="2023-06-30T12:36:00Z"/>
                <w:b/>
                <w:bCs/>
              </w:rPr>
            </w:pPr>
            <w:proofErr w:type="spellStart"/>
            <w:ins w:id="3549" w:author="Molly McEvilley" w:date="2023-06-30T12:36:00Z">
              <w:r>
                <w:rPr>
                  <w:b/>
                  <w:bCs/>
                </w:rPr>
                <w:t>RRHSOStatus</w:t>
              </w:r>
              <w:proofErr w:type="spellEnd"/>
            </w:ins>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24B100C3"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w:t>
      </w:r>
      <w:del w:id="3550" w:author="Molly McEvilley" w:date="2023-06-30T12:36:00Z">
        <w:r w:rsidRPr="00A6067F" w:rsidDel="00627928">
          <w:rPr>
            <w:rFonts w:eastAsia="Times New Roman" w:cstheme="minorHAnsi"/>
            <w:szCs w:val="20"/>
          </w:rPr>
          <w:delText xml:space="preserve">and </w:delText>
        </w:r>
      </w:del>
      <w:proofErr w:type="spellStart"/>
      <w:r w:rsidR="0018056C" w:rsidRPr="00655B0F">
        <w:rPr>
          <w:b/>
        </w:rPr>
        <w:t>PSHStatus</w:t>
      </w:r>
      <w:proofErr w:type="spellEnd"/>
      <w:ins w:id="3551" w:author="Molly McEvilley" w:date="2023-06-30T12:36:00Z">
        <w:r w:rsidR="00627928" w:rsidRPr="00277F30">
          <w:rPr>
            <w:bCs/>
          </w:rPr>
          <w:t xml:space="preserve">, and </w:t>
        </w:r>
        <w:proofErr w:type="spellStart"/>
        <w:r w:rsidR="00627928">
          <w:rPr>
            <w:b/>
          </w:rPr>
          <w:t>RRHSOStatus</w:t>
        </w:r>
      </w:ins>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proofErr w:type="spellStart"/>
      <w:r w:rsidRPr="49FCFE86">
        <w:rPr>
          <w:i/>
          <w:iCs/>
        </w:rPr>
        <w:t>EntryDate</w:t>
      </w:r>
      <w:proofErr w:type="spellEnd"/>
      <w:r w:rsidRPr="49FCFE86">
        <w:rPr>
          <w:i/>
          <w:iCs/>
        </w:rPr>
        <w:t xml:space="preserv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proofErr w:type="spellStart"/>
      <w:r w:rsidRPr="49FCFE86">
        <w:rPr>
          <w:i/>
          <w:iCs/>
        </w:rPr>
        <w:t>ExitDate</w:t>
      </w:r>
      <w:proofErr w:type="spellEnd"/>
      <w:r>
        <w:t xml:space="preserve"> on any active enrollment in the project group OR the latest </w:t>
      </w:r>
      <w:proofErr w:type="spellStart"/>
      <w:r w:rsidRPr="49FCFE86">
        <w:rPr>
          <w:i/>
          <w:iCs/>
        </w:rPr>
        <w:t>ExitDate</w:t>
      </w:r>
      <w:proofErr w:type="spellEnd"/>
      <w:r w:rsidR="004873DC" w:rsidRPr="49FCFE86">
        <w:rPr>
          <w:i/>
          <w:iCs/>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355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621A39CB" w:rsidR="002B6231" w:rsidRDefault="00A43099" w:rsidP="0088191A">
      <w:pPr>
        <w:pStyle w:val="Heading2"/>
      </w:pPr>
      <w:bookmarkStart w:id="3553" w:name="_Toc37849782"/>
      <w:bookmarkStart w:id="3554" w:name="_Toc140489954"/>
      <w:r w:rsidRPr="00F25CD0">
        <w:t>RRH/PSH</w:t>
      </w:r>
      <w:ins w:id="3555" w:author="Molly McEvilley" w:date="2023-06-30T12:36:00Z">
        <w:r w:rsidR="00627928">
          <w:t>/</w:t>
        </w:r>
        <w:proofErr w:type="spellStart"/>
        <w:r w:rsidR="00627928">
          <w:t>RRHSO</w:t>
        </w:r>
      </w:ins>
      <w:r w:rsidR="002B6231" w:rsidRPr="00EE1280">
        <w:t>MoveIn</w:t>
      </w:r>
      <w:proofErr w:type="spellEnd"/>
      <w:r w:rsidR="002B6231" w:rsidRPr="00EE1280">
        <w:t xml:space="preserve"> </w:t>
      </w:r>
      <w:r w:rsidRPr="00EE1280">
        <w:t>–</w:t>
      </w:r>
      <w:r>
        <w:t xml:space="preserve"> </w:t>
      </w:r>
      <w:proofErr w:type="spellStart"/>
      <w:r>
        <w:t>LSAHousehold</w:t>
      </w:r>
      <w:bookmarkEnd w:id="3553"/>
      <w:bookmarkEnd w:id="3554"/>
      <w:proofErr w:type="spellEnd"/>
      <w:r>
        <w:t xml:space="preserve"> </w:t>
      </w:r>
      <w:bookmarkEnd w:id="355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703EDE55" w:rsidR="00023793" w:rsidRDefault="00627928" w:rsidP="007D609E">
            <w:pPr>
              <w:pStyle w:val="NoSpacing"/>
            </w:pPr>
            <w:proofErr w:type="spellStart"/>
            <w:r>
              <w:t>LSA</w:t>
            </w:r>
            <w:r w:rsidR="00023793">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r w:rsidR="00627928" w:rsidRPr="006B4F91" w14:paraId="0646F357" w14:textId="77777777" w:rsidTr="00AE274B">
        <w:trPr>
          <w:ins w:id="3556" w:author="Molly McEvilley" w:date="2023-06-30T12:35:00Z"/>
        </w:trPr>
        <w:tc>
          <w:tcPr>
            <w:tcW w:w="9355" w:type="dxa"/>
          </w:tcPr>
          <w:p w14:paraId="34A3AD95" w14:textId="32A07A88" w:rsidR="00627928" w:rsidRDefault="00627928" w:rsidP="007D609E">
            <w:pPr>
              <w:pStyle w:val="NoSpacing"/>
              <w:rPr>
                <w:ins w:id="3557" w:author="Molly McEvilley" w:date="2023-06-30T12:35:00Z"/>
                <w:b/>
                <w:bCs/>
              </w:rPr>
            </w:pPr>
            <w:proofErr w:type="spellStart"/>
            <w:ins w:id="3558" w:author="Molly McEvilley" w:date="2023-06-30T12:35:00Z">
              <w:r>
                <w:rPr>
                  <w:b/>
                  <w:bCs/>
                </w:rPr>
                <w:t>RRHSOMoveIn</w:t>
              </w:r>
              <w:proofErr w:type="spellEnd"/>
            </w:ins>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3559" w:name="_Toc37849783"/>
      <w:bookmarkStart w:id="3560" w:name="_Toc140489955"/>
      <w:bookmarkStart w:id="3561"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34"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QArQ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">
                <v:shape id="Flowchart: Document 74485837" o:spid="_x0000_s133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4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3559"/>
      <w:bookmarkEnd w:id="3560"/>
      <w:proofErr w:type="spellEnd"/>
      <w:r w:rsidR="002B6231" w:rsidRPr="00C52062">
        <w:t xml:space="preserve"> </w:t>
      </w:r>
      <w:bookmarkEnd w:id="3561"/>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4F1983D6"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lastRenderedPageBreak/>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proofErr w:type="spellStart"/>
      <w:r w:rsidR="001C3A54">
        <w:t>lsa_ProjectCoC.</w:t>
      </w:r>
      <w:r w:rsidR="001C3A54" w:rsidRPr="49FCFE86">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3562" w:name="_AHAR_CSV_Files"/>
      <w:bookmarkStart w:id="3563" w:name="_Toc37849784"/>
      <w:bookmarkStart w:id="3564" w:name="_Toc140489956"/>
      <w:bookmarkStart w:id="3565" w:name="_Toc499543995"/>
      <w:bookmarkStart w:id="3566" w:name="_Toc506721209"/>
      <w:bookmarkStart w:id="3567" w:name="_Toc497116480"/>
      <w:bookmarkStart w:id="3568" w:name="_Hlk496773519"/>
      <w:bookmarkStart w:id="3569" w:name="_Toc506721210"/>
      <w:bookmarkEnd w:id="3562"/>
      <w:r>
        <w:t>EST/RRH/</w:t>
      </w:r>
      <w:proofErr w:type="spellStart"/>
      <w:r>
        <w:t>PSHLivingSit</w:t>
      </w:r>
      <w:proofErr w:type="spellEnd"/>
      <w:r>
        <w:t xml:space="preserve"> – </w:t>
      </w:r>
      <w:proofErr w:type="spellStart"/>
      <w:r w:rsidRPr="00C52062">
        <w:t>LSAHousehold</w:t>
      </w:r>
      <w:bookmarkEnd w:id="3563"/>
      <w:bookmarkEnd w:id="3564"/>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41"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">
                <v:shape id="Flowchart: Internal Storage 63" o:spid="_x0000_s134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4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4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4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lastRenderedPageBreak/>
              <w:t>LivingSituation</w:t>
            </w:r>
            <w:proofErr w:type="spellEnd"/>
          </w:p>
        </w:tc>
      </w:tr>
      <w:tr w:rsidR="00673F55" w:rsidRPr="00053715" w14:paraId="60E35B3D" w14:textId="77777777" w:rsidTr="00525BD5">
        <w:trPr>
          <w:ins w:id="3570" w:author="Molly McEvilley" w:date="2023-07-01T14:02:00Z"/>
        </w:trPr>
        <w:tc>
          <w:tcPr>
            <w:tcW w:w="9360" w:type="dxa"/>
          </w:tcPr>
          <w:p w14:paraId="3F3149A7" w14:textId="2200673F" w:rsidR="00673F55" w:rsidRPr="000469F6" w:rsidRDefault="00673F55" w:rsidP="009A7EC0">
            <w:pPr>
              <w:pStyle w:val="NoSpacing"/>
              <w:rPr>
                <w:ins w:id="3571" w:author="Molly McEvilley" w:date="2023-07-01T14:02:00Z"/>
              </w:rPr>
            </w:pPr>
            <w:proofErr w:type="spellStart"/>
            <w:ins w:id="3572" w:author="Molly McEvilley" w:date="2023-07-01T14:02:00Z">
              <w:r w:rsidRPr="00673F55">
                <w:t>LivingSituationSubsidyType</w:t>
              </w:r>
              <w:proofErr w:type="spellEnd"/>
            </w:ins>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092E692C" w:rsidR="00FE448C" w:rsidDel="00137AA8" w:rsidRDefault="00FE448C" w:rsidP="00FE448C">
      <w:pPr>
        <w:pStyle w:val="Heading4"/>
        <w:rPr>
          <w:del w:id="3573" w:author="Molly McEvilley" w:date="2023-05-09T14:49:00Z"/>
        </w:rPr>
      </w:pPr>
      <w:del w:id="3574" w:author="Molly McEvilley" w:date="2023-05-09T14:49:00Z">
        <w:r w:rsidDel="00137AA8">
          <w:delText xml:space="preserve">LSA </w:delText>
        </w:r>
        <w:r w:rsidR="00836B21" w:rsidDel="00137AA8">
          <w:delText>Living Situation</w:delText>
        </w:r>
        <w:r w:rsidDel="00137AA8">
          <w:delText xml:space="preserve"> Categories</w:delText>
        </w:r>
      </w:del>
    </w:p>
    <w:tbl>
      <w:tblPr>
        <w:tblStyle w:val="Style11"/>
        <w:tblW w:w="9150" w:type="dxa"/>
        <w:tblLook w:val="04A0" w:firstRow="1" w:lastRow="0" w:firstColumn="1" w:lastColumn="0" w:noHBand="0" w:noVBand="1"/>
      </w:tblPr>
      <w:tblGrid>
        <w:gridCol w:w="1525"/>
        <w:gridCol w:w="7625"/>
      </w:tblGrid>
      <w:tr w:rsidR="00FE448C" w:rsidRPr="008743AE" w:rsidDel="00137AA8" w14:paraId="7B81B642" w14:textId="41284AE3" w:rsidTr="005F4836">
        <w:trPr>
          <w:cnfStyle w:val="100000000000" w:firstRow="1" w:lastRow="0" w:firstColumn="0" w:lastColumn="0" w:oddVBand="0" w:evenVBand="0" w:oddHBand="0" w:evenHBand="0" w:firstRowFirstColumn="0" w:firstRowLastColumn="0" w:lastRowFirstColumn="0" w:lastRowLastColumn="0"/>
          <w:cantSplit/>
          <w:trHeight w:val="216"/>
          <w:tblHeader/>
          <w:del w:id="357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D718A51" w14:textId="7DE81933" w:rsidR="00FE448C" w:rsidRPr="008743AE" w:rsidDel="00137AA8" w:rsidRDefault="00FE448C" w:rsidP="00C71837">
            <w:pPr>
              <w:spacing w:before="0" w:after="0"/>
              <w:rPr>
                <w:del w:id="3576" w:author="Molly McEvilley" w:date="2023-05-09T14:49:00Z"/>
                <w:rFonts w:cstheme="minorHAnsi"/>
              </w:rPr>
            </w:pPr>
            <w:del w:id="3577" w:author="Molly McEvilley" w:date="2023-05-09T14:49:00Z">
              <w:r w:rsidDel="00137AA8">
                <w:rPr>
                  <w:rFonts w:cstheme="minorHAnsi"/>
                </w:rPr>
                <w:delText>Upload</w:delText>
              </w:r>
              <w:r w:rsidRPr="008743AE" w:rsidDel="00137AA8">
                <w:rPr>
                  <w:rFonts w:cstheme="minorHAnsi"/>
                </w:rPr>
                <w:delText xml:space="preserve"> Value</w:delText>
              </w:r>
            </w:del>
          </w:p>
        </w:tc>
        <w:tc>
          <w:tcPr>
            <w:tcW w:w="7625" w:type="dxa"/>
          </w:tcPr>
          <w:p w14:paraId="57D402F1" w14:textId="5FFE7DAD" w:rsidR="00FE448C" w:rsidRPr="008743AE" w:rsidDel="00137AA8"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del w:id="3578" w:author="Molly McEvilley" w:date="2023-05-09T14:49:00Z"/>
                <w:rFonts w:cstheme="minorHAnsi"/>
              </w:rPr>
            </w:pPr>
            <w:del w:id="3579" w:author="Molly McEvilley" w:date="2023-05-09T14:49:00Z">
              <w:r w:rsidRPr="008743AE" w:rsidDel="00137AA8">
                <w:rPr>
                  <w:rFonts w:cstheme="minorHAnsi"/>
                </w:rPr>
                <w:delText>Category</w:delText>
              </w:r>
            </w:del>
          </w:p>
        </w:tc>
      </w:tr>
      <w:tr w:rsidR="00836B21" w:rsidRPr="00577A54" w:rsidDel="00137AA8" w14:paraId="4E1B0F9A" w14:textId="3C5B2880" w:rsidTr="005F4836">
        <w:trPr>
          <w:cnfStyle w:val="000000100000" w:firstRow="0" w:lastRow="0" w:firstColumn="0" w:lastColumn="0" w:oddVBand="0" w:evenVBand="0" w:oddHBand="1" w:evenHBand="0" w:firstRowFirstColumn="0" w:firstRowLastColumn="0" w:lastRowFirstColumn="0" w:lastRowLastColumn="0"/>
          <w:cantSplit/>
          <w:trHeight w:val="216"/>
          <w:del w:id="358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A39F298" w14:textId="0BBF1460" w:rsidR="00836B21" w:rsidRPr="00577A54" w:rsidDel="00137AA8" w:rsidRDefault="00836B21" w:rsidP="00836B21">
            <w:pPr>
              <w:spacing w:before="0" w:after="0"/>
              <w:rPr>
                <w:del w:id="3581" w:author="Molly McEvilley" w:date="2023-05-09T14:49:00Z"/>
                <w:rFonts w:cstheme="minorHAnsi"/>
              </w:rPr>
            </w:pPr>
            <w:del w:id="3582" w:author="Molly McEvilley" w:date="2023-05-09T14:49:00Z">
              <w:r w:rsidRPr="008E54C0" w:rsidDel="00137AA8">
                <w:delText>-1</w:delText>
              </w:r>
            </w:del>
          </w:p>
        </w:tc>
        <w:tc>
          <w:tcPr>
            <w:tcW w:w="7625" w:type="dxa"/>
          </w:tcPr>
          <w:p w14:paraId="5C1C8B5B" w14:textId="753639FA"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583" w:author="Molly McEvilley" w:date="2023-05-09T14:49:00Z"/>
                <w:rFonts w:cstheme="minorHAnsi"/>
              </w:rPr>
            </w:pPr>
            <w:del w:id="3584" w:author="Molly McEvilley" w:date="2023-05-09T14:49:00Z">
              <w:r w:rsidRPr="008E54C0" w:rsidDel="00137AA8">
                <w:delText>Not applicable</w:delText>
              </w:r>
              <w:r w:rsidDel="00137AA8">
                <w:delText xml:space="preserve"> (not served in project group)</w:delText>
              </w:r>
            </w:del>
          </w:p>
        </w:tc>
      </w:tr>
      <w:tr w:rsidR="00836B21" w:rsidRPr="00577A54" w:rsidDel="00137AA8" w14:paraId="3B783C6C" w14:textId="2122C463" w:rsidTr="005F4836">
        <w:trPr>
          <w:cnfStyle w:val="000000010000" w:firstRow="0" w:lastRow="0" w:firstColumn="0" w:lastColumn="0" w:oddVBand="0" w:evenVBand="0" w:oddHBand="0" w:evenHBand="1" w:firstRowFirstColumn="0" w:firstRowLastColumn="0" w:lastRowFirstColumn="0" w:lastRowLastColumn="0"/>
          <w:cantSplit/>
          <w:trHeight w:val="216"/>
          <w:del w:id="358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7F327636" w14:textId="40771AB9" w:rsidR="00836B21" w:rsidRPr="00577A54" w:rsidDel="00137AA8" w:rsidRDefault="00836B21" w:rsidP="00836B21">
            <w:pPr>
              <w:spacing w:before="0" w:after="0"/>
              <w:rPr>
                <w:del w:id="3586" w:author="Molly McEvilley" w:date="2023-05-09T14:49:00Z"/>
                <w:rFonts w:cstheme="minorHAnsi"/>
              </w:rPr>
            </w:pPr>
            <w:del w:id="3587" w:author="Molly McEvilley" w:date="2023-05-09T14:49:00Z">
              <w:r w:rsidRPr="008E54C0" w:rsidDel="00137AA8">
                <w:delText>1</w:delText>
              </w:r>
            </w:del>
          </w:p>
        </w:tc>
        <w:tc>
          <w:tcPr>
            <w:tcW w:w="7625" w:type="dxa"/>
          </w:tcPr>
          <w:p w14:paraId="4DEDEBB4" w14:textId="32CDEDA6"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588" w:author="Molly McEvilley" w:date="2023-05-09T14:49:00Z"/>
                <w:rFonts w:cstheme="minorHAnsi"/>
              </w:rPr>
            </w:pPr>
            <w:del w:id="3589" w:author="Molly McEvilley" w:date="2023-05-09T14:49:00Z">
              <w:r w:rsidRPr="008E54C0" w:rsidDel="00137AA8">
                <w:delText xml:space="preserve">Homeless </w:delText>
              </w:r>
              <w:r w:rsidR="00C34F4A" w:rsidDel="00137AA8">
                <w:delText>–</w:delText>
              </w:r>
              <w:r w:rsidRPr="008E54C0" w:rsidDel="00137AA8">
                <w:delText xml:space="preserve"> Street</w:delText>
              </w:r>
            </w:del>
          </w:p>
        </w:tc>
      </w:tr>
      <w:tr w:rsidR="00836B21" w:rsidRPr="00577A54" w:rsidDel="00137AA8" w14:paraId="51EFEA54" w14:textId="4F1FFD8F" w:rsidTr="005F4836">
        <w:trPr>
          <w:cnfStyle w:val="000000100000" w:firstRow="0" w:lastRow="0" w:firstColumn="0" w:lastColumn="0" w:oddVBand="0" w:evenVBand="0" w:oddHBand="1" w:evenHBand="0" w:firstRowFirstColumn="0" w:firstRowLastColumn="0" w:lastRowFirstColumn="0" w:lastRowLastColumn="0"/>
          <w:cantSplit/>
          <w:trHeight w:val="216"/>
          <w:del w:id="359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B2C185" w14:textId="757A2976" w:rsidR="00836B21" w:rsidRPr="00577A54" w:rsidDel="00137AA8" w:rsidRDefault="00836B21" w:rsidP="00836B21">
            <w:pPr>
              <w:spacing w:before="0" w:after="0"/>
              <w:rPr>
                <w:del w:id="3591" w:author="Molly McEvilley" w:date="2023-05-09T14:49:00Z"/>
                <w:rFonts w:cstheme="minorHAnsi"/>
              </w:rPr>
            </w:pPr>
            <w:del w:id="3592" w:author="Molly McEvilley" w:date="2023-05-09T14:49:00Z">
              <w:r w:rsidRPr="008E54C0" w:rsidDel="00137AA8">
                <w:delText>2</w:delText>
              </w:r>
            </w:del>
          </w:p>
        </w:tc>
        <w:tc>
          <w:tcPr>
            <w:tcW w:w="7625" w:type="dxa"/>
          </w:tcPr>
          <w:p w14:paraId="7AB6CD53" w14:textId="0610D74B"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593" w:author="Molly McEvilley" w:date="2023-05-09T14:49:00Z"/>
                <w:rFonts w:cstheme="minorHAnsi"/>
              </w:rPr>
            </w:pPr>
            <w:del w:id="3594" w:author="Molly McEvilley" w:date="2023-05-09T14:49:00Z">
              <w:r w:rsidRPr="008E54C0" w:rsidDel="00137AA8">
                <w:delText>Homeless - ES/SH</w:delText>
              </w:r>
            </w:del>
          </w:p>
        </w:tc>
      </w:tr>
      <w:tr w:rsidR="007327FC" w:rsidRPr="00577A54" w:rsidDel="00137AA8" w14:paraId="487C19A3" w14:textId="23E145F5" w:rsidTr="005F4836">
        <w:trPr>
          <w:cnfStyle w:val="000000010000" w:firstRow="0" w:lastRow="0" w:firstColumn="0" w:lastColumn="0" w:oddVBand="0" w:evenVBand="0" w:oddHBand="0" w:evenHBand="1" w:firstRowFirstColumn="0" w:firstRowLastColumn="0" w:lastRowFirstColumn="0" w:lastRowLastColumn="0"/>
          <w:cantSplit/>
          <w:trHeight w:val="216"/>
          <w:del w:id="359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DFC58D" w14:textId="10B028CC" w:rsidR="007327FC" w:rsidRPr="008E54C0" w:rsidDel="00137AA8" w:rsidRDefault="007327FC" w:rsidP="00836B21">
            <w:pPr>
              <w:spacing w:before="0" w:after="0"/>
              <w:rPr>
                <w:del w:id="3596" w:author="Molly McEvilley" w:date="2023-05-09T14:49:00Z"/>
              </w:rPr>
            </w:pPr>
            <w:del w:id="3597" w:author="Molly McEvilley" w:date="2023-05-09T14:49:00Z">
              <w:r w:rsidDel="00137AA8">
                <w:delText>3</w:delText>
              </w:r>
            </w:del>
          </w:p>
        </w:tc>
        <w:tc>
          <w:tcPr>
            <w:tcW w:w="7625" w:type="dxa"/>
          </w:tcPr>
          <w:p w14:paraId="0AAA75F6" w14:textId="65164EFE" w:rsidR="007327FC" w:rsidRPr="008E54C0" w:rsidDel="00137AA8" w:rsidRDefault="007327FC" w:rsidP="00836B21">
            <w:pPr>
              <w:spacing w:before="0" w:after="0"/>
              <w:cnfStyle w:val="000000010000" w:firstRow="0" w:lastRow="0" w:firstColumn="0" w:lastColumn="0" w:oddVBand="0" w:evenVBand="0" w:oddHBand="0" w:evenHBand="1" w:firstRowFirstColumn="0" w:firstRowLastColumn="0" w:lastRowFirstColumn="0" w:lastRowLastColumn="0"/>
              <w:rPr>
                <w:del w:id="3598" w:author="Molly McEvilley" w:date="2023-05-09T14:49:00Z"/>
              </w:rPr>
            </w:pPr>
            <w:del w:id="3599" w:author="Molly McEvilley" w:date="2023-05-09T14:49:00Z">
              <w:r w:rsidDel="00137AA8">
                <w:delText>Interim housing</w:delText>
              </w:r>
            </w:del>
          </w:p>
        </w:tc>
      </w:tr>
      <w:tr w:rsidR="00836B21" w:rsidRPr="00577A54" w:rsidDel="00137AA8" w14:paraId="20C8248C" w14:textId="607A12DC" w:rsidTr="005F4836">
        <w:trPr>
          <w:cnfStyle w:val="000000100000" w:firstRow="0" w:lastRow="0" w:firstColumn="0" w:lastColumn="0" w:oddVBand="0" w:evenVBand="0" w:oddHBand="1" w:evenHBand="0" w:firstRowFirstColumn="0" w:firstRowLastColumn="0" w:lastRowFirstColumn="0" w:lastRowLastColumn="0"/>
          <w:cantSplit/>
          <w:trHeight w:val="216"/>
          <w:del w:id="360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3261E87" w14:textId="4E1C901D" w:rsidR="00836B21" w:rsidRPr="00577A54" w:rsidDel="00137AA8" w:rsidRDefault="00836B21" w:rsidP="00836B21">
            <w:pPr>
              <w:spacing w:before="0" w:after="0"/>
              <w:rPr>
                <w:del w:id="3601" w:author="Molly McEvilley" w:date="2023-05-09T14:49:00Z"/>
                <w:rFonts w:cstheme="minorHAnsi"/>
              </w:rPr>
            </w:pPr>
            <w:del w:id="3602" w:author="Molly McEvilley" w:date="2023-05-09T14:49:00Z">
              <w:r w:rsidRPr="008E54C0" w:rsidDel="00137AA8">
                <w:delText>4</w:delText>
              </w:r>
            </w:del>
          </w:p>
        </w:tc>
        <w:tc>
          <w:tcPr>
            <w:tcW w:w="7625" w:type="dxa"/>
          </w:tcPr>
          <w:p w14:paraId="286E0BD1" w14:textId="1C4D6721"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03" w:author="Molly McEvilley" w:date="2023-05-09T14:49:00Z"/>
                <w:rFonts w:cstheme="minorHAnsi"/>
              </w:rPr>
            </w:pPr>
            <w:del w:id="3604" w:author="Molly McEvilley" w:date="2023-05-09T14:49:00Z">
              <w:r w:rsidRPr="008E54C0" w:rsidDel="00137AA8">
                <w:delText>Homeless</w:delText>
              </w:r>
              <w:r w:rsidR="005A642F" w:rsidDel="00137AA8">
                <w:delText xml:space="preserve"> </w:delText>
              </w:r>
              <w:r w:rsidRPr="008E54C0" w:rsidDel="00137AA8">
                <w:delText>- TH</w:delText>
              </w:r>
            </w:del>
          </w:p>
        </w:tc>
      </w:tr>
      <w:tr w:rsidR="00836B21" w:rsidRPr="00577A54" w:rsidDel="00137AA8" w14:paraId="394D3099" w14:textId="471EF42E" w:rsidTr="005F4836">
        <w:trPr>
          <w:cnfStyle w:val="000000010000" w:firstRow="0" w:lastRow="0" w:firstColumn="0" w:lastColumn="0" w:oddVBand="0" w:evenVBand="0" w:oddHBand="0" w:evenHBand="1" w:firstRowFirstColumn="0" w:firstRowLastColumn="0" w:lastRowFirstColumn="0" w:lastRowLastColumn="0"/>
          <w:cantSplit/>
          <w:trHeight w:val="216"/>
          <w:del w:id="360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6991D0" w:rsidR="00836B21" w:rsidRPr="00577A54" w:rsidDel="00137AA8" w:rsidRDefault="00836B21" w:rsidP="00836B21">
            <w:pPr>
              <w:spacing w:before="0" w:after="0"/>
              <w:rPr>
                <w:del w:id="3606" w:author="Molly McEvilley" w:date="2023-05-09T14:49:00Z"/>
                <w:rFonts w:cstheme="minorHAnsi"/>
              </w:rPr>
            </w:pPr>
            <w:del w:id="3607" w:author="Molly McEvilley" w:date="2023-05-09T14:49:00Z">
              <w:r w:rsidRPr="008E54C0" w:rsidDel="00137AA8">
                <w:delText>5</w:delText>
              </w:r>
            </w:del>
          </w:p>
        </w:tc>
        <w:tc>
          <w:tcPr>
            <w:tcW w:w="7625" w:type="dxa"/>
          </w:tcPr>
          <w:p w14:paraId="55F87FD7" w14:textId="47168CA8"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08" w:author="Molly McEvilley" w:date="2023-05-09T14:49:00Z"/>
                <w:rFonts w:cstheme="minorHAnsi"/>
              </w:rPr>
            </w:pPr>
            <w:del w:id="3609" w:author="Molly McEvilley" w:date="2023-05-09T14:49:00Z">
              <w:r w:rsidRPr="008E54C0" w:rsidDel="00137AA8">
                <w:delText>Hotel/Motel - no voucher</w:delText>
              </w:r>
            </w:del>
          </w:p>
        </w:tc>
      </w:tr>
      <w:tr w:rsidR="00836B21" w:rsidRPr="00577A54" w:rsidDel="00137AA8" w14:paraId="02382892" w14:textId="0A6820D8" w:rsidTr="005F4836">
        <w:trPr>
          <w:cnfStyle w:val="000000100000" w:firstRow="0" w:lastRow="0" w:firstColumn="0" w:lastColumn="0" w:oddVBand="0" w:evenVBand="0" w:oddHBand="1" w:evenHBand="0" w:firstRowFirstColumn="0" w:firstRowLastColumn="0" w:lastRowFirstColumn="0" w:lastRowLastColumn="0"/>
          <w:cantSplit/>
          <w:trHeight w:val="216"/>
          <w:del w:id="361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14E4116" w14:textId="1B7DDDB6" w:rsidR="00836B21" w:rsidRPr="00577A54" w:rsidDel="00137AA8" w:rsidRDefault="00836B21" w:rsidP="00836B21">
            <w:pPr>
              <w:spacing w:before="0" w:after="0"/>
              <w:rPr>
                <w:del w:id="3611" w:author="Molly McEvilley" w:date="2023-05-09T14:49:00Z"/>
                <w:rFonts w:cstheme="minorHAnsi"/>
              </w:rPr>
            </w:pPr>
            <w:del w:id="3612" w:author="Molly McEvilley" w:date="2023-05-09T14:49:00Z">
              <w:r w:rsidRPr="008E54C0" w:rsidDel="00137AA8">
                <w:delText>6</w:delText>
              </w:r>
            </w:del>
          </w:p>
        </w:tc>
        <w:tc>
          <w:tcPr>
            <w:tcW w:w="7625" w:type="dxa"/>
          </w:tcPr>
          <w:p w14:paraId="1223CB3A" w14:textId="4C5595FE"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13" w:author="Molly McEvilley" w:date="2023-05-09T14:49:00Z"/>
                <w:rFonts w:cstheme="minorHAnsi"/>
              </w:rPr>
            </w:pPr>
            <w:del w:id="3614" w:author="Molly McEvilley" w:date="2023-05-09T14:49:00Z">
              <w:r w:rsidRPr="008E54C0" w:rsidDel="00137AA8">
                <w:delText>Residential project</w:delText>
              </w:r>
            </w:del>
          </w:p>
        </w:tc>
      </w:tr>
      <w:tr w:rsidR="00836B21" w:rsidRPr="00577A54" w:rsidDel="00137AA8" w14:paraId="766861EB" w14:textId="566555B8" w:rsidTr="005F4836">
        <w:trPr>
          <w:cnfStyle w:val="000000010000" w:firstRow="0" w:lastRow="0" w:firstColumn="0" w:lastColumn="0" w:oddVBand="0" w:evenVBand="0" w:oddHBand="0" w:evenHBand="1" w:firstRowFirstColumn="0" w:firstRowLastColumn="0" w:lastRowFirstColumn="0" w:lastRowLastColumn="0"/>
          <w:cantSplit/>
          <w:trHeight w:val="216"/>
          <w:del w:id="361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F791ADE" w14:textId="1920A3F0" w:rsidR="00836B21" w:rsidRPr="00577A54" w:rsidDel="00137AA8" w:rsidRDefault="00836B21" w:rsidP="00836B21">
            <w:pPr>
              <w:spacing w:before="0" w:after="0"/>
              <w:rPr>
                <w:del w:id="3616" w:author="Molly McEvilley" w:date="2023-05-09T14:49:00Z"/>
                <w:rFonts w:cstheme="minorHAnsi"/>
              </w:rPr>
            </w:pPr>
            <w:del w:id="3617" w:author="Molly McEvilley" w:date="2023-05-09T14:49:00Z">
              <w:r w:rsidRPr="008E54C0" w:rsidDel="00137AA8">
                <w:delText>7</w:delText>
              </w:r>
            </w:del>
          </w:p>
        </w:tc>
        <w:tc>
          <w:tcPr>
            <w:tcW w:w="7625" w:type="dxa"/>
          </w:tcPr>
          <w:p w14:paraId="24088879" w14:textId="28120562"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18" w:author="Molly McEvilley" w:date="2023-05-09T14:49:00Z"/>
                <w:rFonts w:cstheme="minorHAnsi"/>
              </w:rPr>
            </w:pPr>
            <w:del w:id="3619" w:author="Molly McEvilley" w:date="2023-05-09T14:49:00Z">
              <w:r w:rsidRPr="008E54C0" w:rsidDel="00137AA8">
                <w:delText>Family</w:delText>
              </w:r>
            </w:del>
          </w:p>
        </w:tc>
      </w:tr>
      <w:tr w:rsidR="00836B21" w:rsidRPr="00577A54" w:rsidDel="00137AA8" w14:paraId="32E19963" w14:textId="203F3484" w:rsidTr="005F4836">
        <w:trPr>
          <w:cnfStyle w:val="000000100000" w:firstRow="0" w:lastRow="0" w:firstColumn="0" w:lastColumn="0" w:oddVBand="0" w:evenVBand="0" w:oddHBand="1" w:evenHBand="0" w:firstRowFirstColumn="0" w:firstRowLastColumn="0" w:lastRowFirstColumn="0" w:lastRowLastColumn="0"/>
          <w:cantSplit/>
          <w:trHeight w:val="216"/>
          <w:del w:id="362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D817E04" w14:textId="0B28ED7D" w:rsidR="00836B21" w:rsidRPr="00577A54" w:rsidDel="00137AA8" w:rsidRDefault="00836B21" w:rsidP="00836B21">
            <w:pPr>
              <w:spacing w:before="0" w:after="0"/>
              <w:rPr>
                <w:del w:id="3621" w:author="Molly McEvilley" w:date="2023-05-09T14:49:00Z"/>
                <w:rFonts w:cstheme="minorHAnsi"/>
              </w:rPr>
            </w:pPr>
            <w:del w:id="3622" w:author="Molly McEvilley" w:date="2023-05-09T14:49:00Z">
              <w:r w:rsidRPr="008E54C0" w:rsidDel="00137AA8">
                <w:delText>8</w:delText>
              </w:r>
            </w:del>
          </w:p>
        </w:tc>
        <w:tc>
          <w:tcPr>
            <w:tcW w:w="7625" w:type="dxa"/>
          </w:tcPr>
          <w:p w14:paraId="0BCC2CDC" w14:textId="6D819BB4"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23" w:author="Molly McEvilley" w:date="2023-05-09T14:49:00Z"/>
                <w:rFonts w:cstheme="minorHAnsi"/>
              </w:rPr>
            </w:pPr>
            <w:del w:id="3624" w:author="Molly McEvilley" w:date="2023-05-09T14:49:00Z">
              <w:r w:rsidRPr="008E54C0" w:rsidDel="00137AA8">
                <w:delText>Friends</w:delText>
              </w:r>
            </w:del>
          </w:p>
        </w:tc>
      </w:tr>
      <w:tr w:rsidR="00836B21" w:rsidRPr="00577A54" w:rsidDel="00137AA8" w14:paraId="77B09AAC" w14:textId="5C24962A" w:rsidTr="005F4836">
        <w:trPr>
          <w:cnfStyle w:val="000000010000" w:firstRow="0" w:lastRow="0" w:firstColumn="0" w:lastColumn="0" w:oddVBand="0" w:evenVBand="0" w:oddHBand="0" w:evenHBand="1" w:firstRowFirstColumn="0" w:firstRowLastColumn="0" w:lastRowFirstColumn="0" w:lastRowLastColumn="0"/>
          <w:cantSplit/>
          <w:trHeight w:val="216"/>
          <w:del w:id="362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FD0C965" w:rsidR="00836B21" w:rsidRPr="00577A54" w:rsidDel="00137AA8" w:rsidRDefault="00836B21" w:rsidP="00836B21">
            <w:pPr>
              <w:spacing w:before="0" w:after="0"/>
              <w:rPr>
                <w:del w:id="3626" w:author="Molly McEvilley" w:date="2023-05-09T14:49:00Z"/>
                <w:rFonts w:cstheme="minorHAnsi"/>
              </w:rPr>
            </w:pPr>
            <w:del w:id="3627" w:author="Molly McEvilley" w:date="2023-05-09T14:49:00Z">
              <w:r w:rsidRPr="008E54C0" w:rsidDel="00137AA8">
                <w:delText>9</w:delText>
              </w:r>
            </w:del>
          </w:p>
        </w:tc>
        <w:tc>
          <w:tcPr>
            <w:tcW w:w="7625" w:type="dxa"/>
          </w:tcPr>
          <w:p w14:paraId="3741F068" w14:textId="1C1E941B"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28" w:author="Molly McEvilley" w:date="2023-05-09T14:49:00Z"/>
                <w:rFonts w:cstheme="minorHAnsi"/>
              </w:rPr>
            </w:pPr>
            <w:del w:id="3629" w:author="Molly McEvilley" w:date="2023-05-09T14:49:00Z">
              <w:r w:rsidRPr="008E54C0" w:rsidDel="00137AA8">
                <w:delText>PSH</w:delText>
              </w:r>
            </w:del>
          </w:p>
        </w:tc>
      </w:tr>
      <w:tr w:rsidR="00836B21" w:rsidRPr="00577A54" w:rsidDel="00137AA8" w14:paraId="53B4E452" w14:textId="5AE7C023" w:rsidTr="005F4836">
        <w:trPr>
          <w:cnfStyle w:val="000000100000" w:firstRow="0" w:lastRow="0" w:firstColumn="0" w:lastColumn="0" w:oddVBand="0" w:evenVBand="0" w:oddHBand="1" w:evenHBand="0" w:firstRowFirstColumn="0" w:firstRowLastColumn="0" w:lastRowFirstColumn="0" w:lastRowLastColumn="0"/>
          <w:cantSplit/>
          <w:trHeight w:val="216"/>
          <w:del w:id="363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D2AB0F8" w14:textId="1133C2A4" w:rsidR="00836B21" w:rsidRPr="00577A54" w:rsidDel="00137AA8" w:rsidRDefault="00836B21" w:rsidP="00836B21">
            <w:pPr>
              <w:spacing w:before="0" w:after="0"/>
              <w:rPr>
                <w:del w:id="3631" w:author="Molly McEvilley" w:date="2023-05-09T14:49:00Z"/>
                <w:rFonts w:cstheme="minorHAnsi"/>
              </w:rPr>
            </w:pPr>
            <w:del w:id="3632" w:author="Molly McEvilley" w:date="2023-05-09T14:49:00Z">
              <w:r w:rsidRPr="008E54C0" w:rsidDel="00137AA8">
                <w:delText>10</w:delText>
              </w:r>
            </w:del>
          </w:p>
        </w:tc>
        <w:tc>
          <w:tcPr>
            <w:tcW w:w="7625" w:type="dxa"/>
          </w:tcPr>
          <w:p w14:paraId="79D3F6ED" w14:textId="1DDA4DCF"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33" w:author="Molly McEvilley" w:date="2023-05-09T14:49:00Z"/>
                <w:rFonts w:cstheme="minorHAnsi"/>
              </w:rPr>
            </w:pPr>
            <w:del w:id="3634" w:author="Molly McEvilley" w:date="2023-05-09T14:49:00Z">
              <w:r w:rsidRPr="008E54C0" w:rsidDel="00137AA8">
                <w:delText xml:space="preserve">PH </w:delText>
              </w:r>
              <w:r w:rsidR="00C34F4A" w:rsidDel="00137AA8">
                <w:delText>–</w:delText>
              </w:r>
              <w:r w:rsidRPr="008E54C0" w:rsidDel="00137AA8">
                <w:delText xml:space="preserve"> own</w:delText>
              </w:r>
            </w:del>
          </w:p>
        </w:tc>
      </w:tr>
      <w:tr w:rsidR="00836B21" w:rsidRPr="00577A54" w:rsidDel="00137AA8" w14:paraId="2092185D" w14:textId="7204EF1B" w:rsidTr="005F4836">
        <w:trPr>
          <w:cnfStyle w:val="000000010000" w:firstRow="0" w:lastRow="0" w:firstColumn="0" w:lastColumn="0" w:oddVBand="0" w:evenVBand="0" w:oddHBand="0" w:evenHBand="1" w:firstRowFirstColumn="0" w:firstRowLastColumn="0" w:lastRowFirstColumn="0" w:lastRowLastColumn="0"/>
          <w:cantSplit/>
          <w:trHeight w:val="216"/>
          <w:del w:id="363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DA8124D" w14:textId="58149B9A" w:rsidR="00836B21" w:rsidRPr="00577A54" w:rsidDel="00137AA8" w:rsidRDefault="00836B21" w:rsidP="00836B21">
            <w:pPr>
              <w:spacing w:before="0" w:after="0"/>
              <w:rPr>
                <w:del w:id="3636" w:author="Molly McEvilley" w:date="2023-05-09T14:49:00Z"/>
                <w:rFonts w:cstheme="minorHAnsi"/>
              </w:rPr>
            </w:pPr>
            <w:del w:id="3637" w:author="Molly McEvilley" w:date="2023-05-09T14:49:00Z">
              <w:r w:rsidRPr="008E54C0" w:rsidDel="00137AA8">
                <w:delText>11</w:delText>
              </w:r>
            </w:del>
          </w:p>
        </w:tc>
        <w:tc>
          <w:tcPr>
            <w:tcW w:w="7625" w:type="dxa"/>
          </w:tcPr>
          <w:p w14:paraId="13D2FF20" w14:textId="535B5627"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38" w:author="Molly McEvilley" w:date="2023-05-09T14:49:00Z"/>
                <w:rFonts w:cstheme="minorHAnsi"/>
              </w:rPr>
            </w:pPr>
            <w:del w:id="3639" w:author="Molly McEvilley" w:date="2023-05-09T14:49:00Z">
              <w:r w:rsidRPr="008E54C0" w:rsidDel="00137AA8">
                <w:delText>PH - rent no subsidy</w:delText>
              </w:r>
            </w:del>
          </w:p>
        </w:tc>
      </w:tr>
      <w:tr w:rsidR="00836B21" w:rsidRPr="00577A54" w:rsidDel="00137AA8" w14:paraId="4A597BBF" w14:textId="515EDC20" w:rsidTr="005F4836">
        <w:trPr>
          <w:cnfStyle w:val="000000100000" w:firstRow="0" w:lastRow="0" w:firstColumn="0" w:lastColumn="0" w:oddVBand="0" w:evenVBand="0" w:oddHBand="1" w:evenHBand="0" w:firstRowFirstColumn="0" w:firstRowLastColumn="0" w:lastRowFirstColumn="0" w:lastRowLastColumn="0"/>
          <w:cantSplit/>
          <w:trHeight w:val="216"/>
          <w:del w:id="364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FBD61EF" w14:textId="711781E7" w:rsidR="00836B21" w:rsidRPr="00577A54" w:rsidDel="00137AA8" w:rsidRDefault="00836B21" w:rsidP="00836B21">
            <w:pPr>
              <w:spacing w:before="0" w:after="0"/>
              <w:rPr>
                <w:del w:id="3641" w:author="Molly McEvilley" w:date="2023-05-09T14:49:00Z"/>
                <w:rFonts w:cstheme="minorHAnsi"/>
              </w:rPr>
            </w:pPr>
            <w:del w:id="3642" w:author="Molly McEvilley" w:date="2023-05-09T14:49:00Z">
              <w:r w:rsidRPr="008E54C0" w:rsidDel="00137AA8">
                <w:delText>12</w:delText>
              </w:r>
            </w:del>
          </w:p>
        </w:tc>
        <w:tc>
          <w:tcPr>
            <w:tcW w:w="7625" w:type="dxa"/>
          </w:tcPr>
          <w:p w14:paraId="3F62BF81" w14:textId="712FC9D5"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43" w:author="Molly McEvilley" w:date="2023-05-09T14:49:00Z"/>
                <w:rFonts w:cstheme="minorHAnsi"/>
              </w:rPr>
            </w:pPr>
            <w:del w:id="3644" w:author="Molly McEvilley" w:date="2023-05-09T14:49:00Z">
              <w:r w:rsidRPr="008E54C0" w:rsidDel="00137AA8">
                <w:delText>PH - rent with subsidy</w:delText>
              </w:r>
            </w:del>
          </w:p>
        </w:tc>
      </w:tr>
      <w:tr w:rsidR="00836B21" w:rsidRPr="00577A54" w:rsidDel="00137AA8" w14:paraId="04C5E8B6" w14:textId="1D68703A" w:rsidTr="005F4836">
        <w:trPr>
          <w:cnfStyle w:val="000000010000" w:firstRow="0" w:lastRow="0" w:firstColumn="0" w:lastColumn="0" w:oddVBand="0" w:evenVBand="0" w:oddHBand="0" w:evenHBand="1" w:firstRowFirstColumn="0" w:firstRowLastColumn="0" w:lastRowFirstColumn="0" w:lastRowLastColumn="0"/>
          <w:cantSplit/>
          <w:trHeight w:val="216"/>
          <w:del w:id="364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5ED3DF4" w14:textId="20174674" w:rsidR="00836B21" w:rsidRPr="00577A54" w:rsidDel="00137AA8" w:rsidRDefault="00836B21" w:rsidP="00836B21">
            <w:pPr>
              <w:spacing w:before="0" w:after="0"/>
              <w:rPr>
                <w:del w:id="3646" w:author="Molly McEvilley" w:date="2023-05-09T14:49:00Z"/>
                <w:rFonts w:cstheme="minorHAnsi"/>
              </w:rPr>
            </w:pPr>
            <w:del w:id="3647" w:author="Molly McEvilley" w:date="2023-05-09T14:49:00Z">
              <w:r w:rsidRPr="008E54C0" w:rsidDel="00137AA8">
                <w:delText>13</w:delText>
              </w:r>
            </w:del>
          </w:p>
        </w:tc>
        <w:tc>
          <w:tcPr>
            <w:tcW w:w="7625" w:type="dxa"/>
          </w:tcPr>
          <w:p w14:paraId="596EA53D" w14:textId="0BD5A004"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48" w:author="Molly McEvilley" w:date="2023-05-09T14:49:00Z"/>
                <w:rFonts w:cstheme="minorHAnsi"/>
              </w:rPr>
            </w:pPr>
            <w:del w:id="3649" w:author="Molly McEvilley" w:date="2023-05-09T14:49:00Z">
              <w:r w:rsidRPr="008E54C0" w:rsidDel="00137AA8">
                <w:delText>Foster care</w:delText>
              </w:r>
            </w:del>
          </w:p>
        </w:tc>
      </w:tr>
      <w:tr w:rsidR="00836B21" w:rsidRPr="00577A54" w:rsidDel="00137AA8" w14:paraId="78B89591" w14:textId="305F154D" w:rsidTr="005F4836">
        <w:trPr>
          <w:cnfStyle w:val="000000100000" w:firstRow="0" w:lastRow="0" w:firstColumn="0" w:lastColumn="0" w:oddVBand="0" w:evenVBand="0" w:oddHBand="1" w:evenHBand="0" w:firstRowFirstColumn="0" w:firstRowLastColumn="0" w:lastRowFirstColumn="0" w:lastRowLastColumn="0"/>
          <w:cantSplit/>
          <w:trHeight w:val="216"/>
          <w:del w:id="365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77D2F89" w14:textId="64E9FCEE" w:rsidR="00836B21" w:rsidRPr="00577A54" w:rsidDel="00137AA8" w:rsidRDefault="00836B21" w:rsidP="00836B21">
            <w:pPr>
              <w:spacing w:before="0" w:after="0"/>
              <w:rPr>
                <w:del w:id="3651" w:author="Molly McEvilley" w:date="2023-05-09T14:49:00Z"/>
                <w:rFonts w:cstheme="minorHAnsi"/>
              </w:rPr>
            </w:pPr>
            <w:del w:id="3652" w:author="Molly McEvilley" w:date="2023-05-09T14:49:00Z">
              <w:r w:rsidRPr="008E54C0" w:rsidDel="00137AA8">
                <w:delText>14</w:delText>
              </w:r>
            </w:del>
          </w:p>
        </w:tc>
        <w:tc>
          <w:tcPr>
            <w:tcW w:w="7625" w:type="dxa"/>
          </w:tcPr>
          <w:p w14:paraId="5895750F" w14:textId="2ECE033D"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53" w:author="Molly McEvilley" w:date="2023-05-09T14:49:00Z"/>
                <w:rFonts w:cstheme="minorHAnsi"/>
              </w:rPr>
            </w:pPr>
            <w:del w:id="3654" w:author="Molly McEvilley" w:date="2023-05-09T14:49:00Z">
              <w:r w:rsidRPr="008E54C0" w:rsidDel="00137AA8">
                <w:delText>Long-term care</w:delText>
              </w:r>
            </w:del>
          </w:p>
        </w:tc>
      </w:tr>
      <w:tr w:rsidR="00836B21" w:rsidRPr="00577A54" w:rsidDel="00137AA8" w14:paraId="3D8B3224" w14:textId="606771B4" w:rsidTr="005F4836">
        <w:trPr>
          <w:cnfStyle w:val="000000010000" w:firstRow="0" w:lastRow="0" w:firstColumn="0" w:lastColumn="0" w:oddVBand="0" w:evenVBand="0" w:oddHBand="0" w:evenHBand="1" w:firstRowFirstColumn="0" w:firstRowLastColumn="0" w:lastRowFirstColumn="0" w:lastRowLastColumn="0"/>
          <w:cantSplit/>
          <w:trHeight w:val="216"/>
          <w:del w:id="365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C4EC2B3" w14:textId="6716B16F" w:rsidR="00836B21" w:rsidRPr="00577A54" w:rsidDel="00137AA8" w:rsidRDefault="00836B21" w:rsidP="00836B21">
            <w:pPr>
              <w:spacing w:before="0" w:after="0"/>
              <w:rPr>
                <w:del w:id="3656" w:author="Molly McEvilley" w:date="2023-05-09T14:49:00Z"/>
                <w:rFonts w:cstheme="minorHAnsi"/>
              </w:rPr>
            </w:pPr>
            <w:del w:id="3657" w:author="Molly McEvilley" w:date="2023-05-09T14:49:00Z">
              <w:r w:rsidRPr="008E54C0" w:rsidDel="00137AA8">
                <w:delText>15</w:delText>
              </w:r>
            </w:del>
          </w:p>
        </w:tc>
        <w:tc>
          <w:tcPr>
            <w:tcW w:w="7625" w:type="dxa"/>
          </w:tcPr>
          <w:p w14:paraId="549043F0" w14:textId="19EAD12D"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58" w:author="Molly McEvilley" w:date="2023-05-09T14:49:00Z"/>
                <w:rFonts w:cstheme="minorHAnsi"/>
              </w:rPr>
            </w:pPr>
            <w:del w:id="3659" w:author="Molly McEvilley" w:date="2023-05-09T14:49:00Z">
              <w:r w:rsidRPr="008E54C0" w:rsidDel="00137AA8">
                <w:delText>Institutions - incarceration</w:delText>
              </w:r>
            </w:del>
          </w:p>
        </w:tc>
      </w:tr>
      <w:tr w:rsidR="00836B21" w:rsidRPr="00577A54" w:rsidDel="00137AA8" w14:paraId="502DC71C" w14:textId="400BF8A9" w:rsidTr="005F4836">
        <w:trPr>
          <w:cnfStyle w:val="000000100000" w:firstRow="0" w:lastRow="0" w:firstColumn="0" w:lastColumn="0" w:oddVBand="0" w:evenVBand="0" w:oddHBand="1" w:evenHBand="0" w:firstRowFirstColumn="0" w:firstRowLastColumn="0" w:lastRowFirstColumn="0" w:lastRowLastColumn="0"/>
          <w:cantSplit/>
          <w:trHeight w:val="216"/>
          <w:del w:id="3660"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200F74C2" w14:textId="43BD03FD" w:rsidR="00836B21" w:rsidRPr="00577A54" w:rsidDel="00137AA8" w:rsidRDefault="00836B21" w:rsidP="00836B21">
            <w:pPr>
              <w:spacing w:before="0" w:after="0"/>
              <w:rPr>
                <w:del w:id="3661" w:author="Molly McEvilley" w:date="2023-05-09T14:49:00Z"/>
                <w:rFonts w:cstheme="minorHAnsi"/>
              </w:rPr>
            </w:pPr>
            <w:del w:id="3662" w:author="Molly McEvilley" w:date="2023-05-09T14:49:00Z">
              <w:r w:rsidRPr="008E54C0" w:rsidDel="00137AA8">
                <w:delText>16</w:delText>
              </w:r>
            </w:del>
          </w:p>
        </w:tc>
        <w:tc>
          <w:tcPr>
            <w:tcW w:w="7625" w:type="dxa"/>
          </w:tcPr>
          <w:p w14:paraId="0BFEFC9D" w14:textId="7E167ED0"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63" w:author="Molly McEvilley" w:date="2023-05-09T14:49:00Z"/>
                <w:rFonts w:cstheme="minorHAnsi"/>
              </w:rPr>
            </w:pPr>
            <w:del w:id="3664" w:author="Molly McEvilley" w:date="2023-05-09T14:49:00Z">
              <w:r w:rsidRPr="008E54C0" w:rsidDel="00137AA8">
                <w:delText>Institutions - medical</w:delText>
              </w:r>
            </w:del>
          </w:p>
        </w:tc>
      </w:tr>
      <w:tr w:rsidR="00836B21" w:rsidRPr="00577A54" w:rsidDel="00137AA8" w14:paraId="5F12AD02" w14:textId="108F9A39" w:rsidTr="00C71837">
        <w:trPr>
          <w:cnfStyle w:val="000000010000" w:firstRow="0" w:lastRow="0" w:firstColumn="0" w:lastColumn="0" w:oddVBand="0" w:evenVBand="0" w:oddHBand="0" w:evenHBand="1" w:firstRowFirstColumn="0" w:firstRowLastColumn="0" w:lastRowFirstColumn="0" w:lastRowLastColumn="0"/>
          <w:cantSplit/>
          <w:trHeight w:val="216"/>
          <w:del w:id="3665"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C4F02C" w14:textId="47400193" w:rsidR="00836B21" w:rsidRPr="00384DFD" w:rsidDel="00137AA8" w:rsidRDefault="00836B21" w:rsidP="00836B21">
            <w:pPr>
              <w:spacing w:before="0" w:after="0"/>
              <w:rPr>
                <w:del w:id="3666" w:author="Molly McEvilley" w:date="2023-05-09T14:49:00Z"/>
              </w:rPr>
            </w:pPr>
            <w:del w:id="3667" w:author="Molly McEvilley" w:date="2023-05-09T14:49:00Z">
              <w:r w:rsidRPr="008E54C0" w:rsidDel="00137AA8">
                <w:delText>99</w:delText>
              </w:r>
            </w:del>
          </w:p>
        </w:tc>
        <w:tc>
          <w:tcPr>
            <w:tcW w:w="7625" w:type="dxa"/>
          </w:tcPr>
          <w:p w14:paraId="343E8F78" w14:textId="17F441DE" w:rsidR="00836B21" w:rsidRPr="00384DFD"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68" w:author="Molly McEvilley" w:date="2023-05-09T14:49:00Z"/>
              </w:rPr>
            </w:pPr>
            <w:del w:id="3669" w:author="Molly McEvilley" w:date="2023-05-09T14:49:00Z">
              <w:r w:rsidRPr="008E54C0" w:rsidDel="00137AA8">
                <w:delText>Unknown</w:delText>
              </w:r>
            </w:del>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48BBA1" w:rsidR="0085574A" w:rsidRDefault="00836B21" w:rsidP="005F4836">
      <w:pPr>
        <w:rPr>
          <w:ins w:id="3670" w:author="Molly McEvilley" w:date="2023-07-01T14:03:00Z"/>
        </w:rPr>
      </w:pPr>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w:t>
      </w:r>
      <w:ins w:id="3671" w:author="Molly McEvilley" w:date="2023-06-13T10:38:00Z">
        <w:r w:rsidR="00C653C6">
          <w:t xml:space="preserve">and </w:t>
        </w:r>
      </w:ins>
      <w:proofErr w:type="spellStart"/>
      <w:ins w:id="3672" w:author="Molly McEvilley" w:date="2023-07-01T14:02:00Z">
        <w:r w:rsidR="00673F55">
          <w:rPr>
            <w:i/>
            <w:iCs/>
          </w:rPr>
          <w:t>LivingSituationSubsidyType</w:t>
        </w:r>
        <w:proofErr w:type="spellEnd"/>
        <w:r w:rsidR="00673F55">
          <w:t xml:space="preserve"> </w:t>
        </w:r>
      </w:ins>
      <w:r w:rsidR="001C3A54">
        <w:t xml:space="preserve">for </w:t>
      </w:r>
      <w:r>
        <w:t xml:space="preserve">the enrollment with the earliest </w:t>
      </w:r>
      <w:proofErr w:type="spellStart"/>
      <w:r w:rsidRPr="00836B21">
        <w:rPr>
          <w:i/>
          <w:iCs/>
        </w:rPr>
        <w:t>EntryDate</w:t>
      </w:r>
      <w:proofErr w:type="spellEnd"/>
      <w:r w:rsidRPr="00A6067F">
        <w:t xml:space="preserve"> </w:t>
      </w:r>
      <w:r>
        <w:t>for the project group</w:t>
      </w:r>
      <w:ins w:id="3673" w:author="Molly McEvilley" w:date="2023-06-13T10:40:00Z">
        <w:r w:rsidR="00C653C6">
          <w:t>.</w:t>
        </w:r>
      </w:ins>
      <w:del w:id="3674" w:author="Molly McEvilley" w:date="2023-05-09T14:50:00Z">
        <w:r w:rsidDel="00CA7EC6">
          <w:delText xml:space="preserve"> using the crosswalk belo</w:delText>
        </w:r>
        <w:r w:rsidRPr="00A6067F" w:rsidDel="00CA7EC6">
          <w:delText>w</w:delText>
        </w:r>
      </w:del>
      <w:r>
        <w:t>.</w:t>
      </w:r>
    </w:p>
    <w:p w14:paraId="6D25638C" w14:textId="28C13519" w:rsidR="00B3418E" w:rsidRDefault="00B3418E" w:rsidP="00277F30">
      <w:pPr>
        <w:pStyle w:val="ListParagraph"/>
        <w:numPr>
          <w:ilvl w:val="0"/>
          <w:numId w:val="136"/>
        </w:numPr>
        <w:rPr>
          <w:ins w:id="3675" w:author="Molly McEvilley" w:date="2023-07-01T14:03:00Z"/>
        </w:rPr>
      </w:pPr>
      <w:ins w:id="3676" w:author="Molly McEvilley" w:date="2023-07-01T14:03:00Z">
        <w:r>
          <w:t xml:space="preserve">If </w:t>
        </w:r>
        <w:proofErr w:type="spellStart"/>
        <w:r>
          <w:t>LivingSituation</w:t>
        </w:r>
        <w:proofErr w:type="spellEnd"/>
        <w:r>
          <w:t xml:space="preserve"> </w:t>
        </w:r>
        <w:r w:rsidR="00B6325F">
          <w:t xml:space="preserve">in (8,9), set </w:t>
        </w:r>
        <w:proofErr w:type="spellStart"/>
        <w:r w:rsidR="00B6325F">
          <w:t>xLivingSit</w:t>
        </w:r>
        <w:proofErr w:type="spellEnd"/>
        <w:r w:rsidR="00B6325F">
          <w:t xml:space="preserve"> = 98</w:t>
        </w:r>
      </w:ins>
    </w:p>
    <w:p w14:paraId="6F50DC77" w14:textId="6476A754" w:rsidR="00B6325F" w:rsidRPr="00F70388" w:rsidRDefault="00B6325F" w:rsidP="00277F30">
      <w:pPr>
        <w:pStyle w:val="ListParagraph"/>
        <w:numPr>
          <w:ilvl w:val="0"/>
          <w:numId w:val="136"/>
        </w:numPr>
        <w:rPr>
          <w:ins w:id="3677" w:author="Molly McEvilley" w:date="2023-06-13T10:38:00Z"/>
        </w:rPr>
      </w:pPr>
      <w:ins w:id="3678" w:author="Molly McEvilley" w:date="2023-07-01T14:03:00Z">
        <w:r>
          <w:t xml:space="preserve">If </w:t>
        </w:r>
        <w:proofErr w:type="spellStart"/>
        <w:r>
          <w:t>LivingSituation</w:t>
        </w:r>
        <w:proofErr w:type="spellEnd"/>
        <w:r>
          <w:t xml:space="preserve"> is NULL or </w:t>
        </w:r>
        <w:r w:rsidR="00F70388">
          <w:t>99</w:t>
        </w:r>
      </w:ins>
      <w:ins w:id="3679" w:author="Molly McEvilley" w:date="2023-07-01T14:04:00Z">
        <w:r w:rsidR="00F70388">
          <w:t xml:space="preserve">, set </w:t>
        </w:r>
        <w:proofErr w:type="spellStart"/>
        <w:r w:rsidR="00F70388" w:rsidRPr="00F70388">
          <w:rPr>
            <w:b/>
            <w:bCs/>
          </w:rPr>
          <w:t>xLivingSit</w:t>
        </w:r>
        <w:proofErr w:type="spellEnd"/>
        <w:r w:rsidR="00F70388" w:rsidRPr="00F70388">
          <w:rPr>
            <w:b/>
            <w:bCs/>
          </w:rPr>
          <w:t xml:space="preserve"> </w:t>
        </w:r>
        <w:r w:rsidR="00F70388">
          <w:t>= 99</w:t>
        </w:r>
      </w:ins>
    </w:p>
    <w:p w14:paraId="0C7D23D3" w14:textId="1937F768" w:rsidR="00C653C6" w:rsidRPr="00277F30" w:rsidRDefault="00C653C6" w:rsidP="00277F30">
      <w:pPr>
        <w:pStyle w:val="ListParagraph"/>
        <w:numPr>
          <w:ilvl w:val="0"/>
          <w:numId w:val="136"/>
        </w:numPr>
        <w:rPr>
          <w:ins w:id="3680" w:author="Molly McEvilley" w:date="2023-06-13T10:39:00Z"/>
          <w:i/>
          <w:iCs/>
        </w:rPr>
      </w:pPr>
      <w:ins w:id="3681" w:author="Molly McEvilley" w:date="2023-06-13T10:38:00Z">
        <w:r>
          <w:t xml:space="preserve">If </w:t>
        </w:r>
        <w:proofErr w:type="spellStart"/>
        <w:r w:rsidRPr="00277F30">
          <w:rPr>
            <w:i/>
            <w:iCs/>
          </w:rPr>
          <w:t>LivingSituation</w:t>
        </w:r>
        <w:proofErr w:type="spellEnd"/>
        <w:r>
          <w:t xml:space="preserve"> = 435, </w:t>
        </w:r>
      </w:ins>
      <w:ins w:id="3682" w:author="Molly McEvilley" w:date="2023-06-13T10:39:00Z">
        <w:r>
          <w:t xml:space="preserve">set </w:t>
        </w:r>
        <w:proofErr w:type="spellStart"/>
        <w:r w:rsidRPr="00F70388">
          <w:rPr>
            <w:b/>
            <w:bCs/>
          </w:rPr>
          <w:t>xLivingSit</w:t>
        </w:r>
        <w:proofErr w:type="spellEnd"/>
        <w:r w:rsidRPr="00F70388">
          <w:rPr>
            <w:b/>
            <w:bCs/>
          </w:rPr>
          <w:t xml:space="preserve"> </w:t>
        </w:r>
        <w:r>
          <w:t xml:space="preserve">= </w:t>
        </w:r>
      </w:ins>
      <w:proofErr w:type="spellStart"/>
      <w:ins w:id="3683" w:author="Molly McEvilley" w:date="2023-07-01T14:01:00Z">
        <w:r w:rsidR="00673F55" w:rsidRPr="00277F30">
          <w:rPr>
            <w:i/>
            <w:iCs/>
          </w:rPr>
          <w:t>LivingSituationS</w:t>
        </w:r>
      </w:ins>
      <w:ins w:id="3684" w:author="Molly McEvilley" w:date="2023-06-13T10:39:00Z">
        <w:r w:rsidRPr="00277F30">
          <w:rPr>
            <w:i/>
            <w:iCs/>
          </w:rPr>
          <w:t>ubsidyType</w:t>
        </w:r>
        <w:proofErr w:type="spellEnd"/>
        <w:r w:rsidRPr="00277F30">
          <w:rPr>
            <w:i/>
            <w:iCs/>
          </w:rPr>
          <w:t>.</w:t>
        </w:r>
      </w:ins>
    </w:p>
    <w:p w14:paraId="06FEE5A3" w14:textId="503577E7" w:rsidR="00C653C6" w:rsidRPr="00277F30" w:rsidRDefault="00C653C6" w:rsidP="00277F30">
      <w:pPr>
        <w:pStyle w:val="ListParagraph"/>
        <w:numPr>
          <w:ilvl w:val="0"/>
          <w:numId w:val="136"/>
        </w:numPr>
        <w:rPr>
          <w:i/>
          <w:iCs/>
        </w:rPr>
      </w:pPr>
      <w:ins w:id="3685" w:author="Molly McEvilley" w:date="2023-06-13T10:39:00Z">
        <w:r>
          <w:t>Otherwise, set</w:t>
        </w:r>
        <w:r w:rsidRPr="49FCFE86">
          <w:rPr>
            <w:i/>
            <w:iCs/>
          </w:rPr>
          <w:t xml:space="preserve"> </w:t>
        </w:r>
        <w:proofErr w:type="spellStart"/>
        <w:r w:rsidRPr="49FCFE86">
          <w:rPr>
            <w:b/>
            <w:bCs/>
          </w:rPr>
          <w:t>xLivingSit</w:t>
        </w:r>
        <w:proofErr w:type="spellEnd"/>
        <w:r w:rsidRPr="49FCFE86">
          <w:rPr>
            <w:b/>
            <w:bCs/>
          </w:rPr>
          <w:t xml:space="preserve"> </w:t>
        </w:r>
        <w:r>
          <w:t xml:space="preserve">= </w:t>
        </w:r>
        <w:proofErr w:type="spellStart"/>
        <w:r w:rsidRPr="49FCFE86">
          <w:rPr>
            <w:i/>
            <w:iCs/>
          </w:rPr>
          <w:t>LivingSituation</w:t>
        </w:r>
        <w:proofErr w:type="spellEnd"/>
        <w:r>
          <w:t>.</w:t>
        </w:r>
      </w:ins>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3FF7D5E3" w:rsidR="0085574A" w:rsidRPr="008743AE" w:rsidRDefault="0085574A" w:rsidP="00C71837">
            <w:pPr>
              <w:spacing w:before="0" w:after="0"/>
              <w:rPr>
                <w:rFonts w:cstheme="minorHAnsi"/>
              </w:rPr>
            </w:pPr>
            <w:del w:id="3686" w:author="Molly McEvilley" w:date="2023-05-09T14:51:00Z">
              <w:r w:rsidRPr="008743AE" w:rsidDel="00066E7B">
                <w:rPr>
                  <w:rFonts w:cstheme="minorHAnsi"/>
                </w:rPr>
                <w:delText>HMIS Value</w:delText>
              </w:r>
            </w:del>
          </w:p>
        </w:tc>
        <w:tc>
          <w:tcPr>
            <w:tcW w:w="5940" w:type="dxa"/>
          </w:tcPr>
          <w:p w14:paraId="776CE360" w14:textId="5A4C662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3687" w:author="Molly McEvilley" w:date="2023-05-09T14:51:00Z">
              <w:r w:rsidRPr="008743AE" w:rsidDel="00066E7B">
                <w:rPr>
                  <w:rFonts w:cstheme="minorHAnsi"/>
                </w:rPr>
                <w:delText>HMIS Response Category</w:delText>
              </w:r>
            </w:del>
          </w:p>
        </w:tc>
        <w:tc>
          <w:tcPr>
            <w:tcW w:w="1572" w:type="dxa"/>
          </w:tcPr>
          <w:p w14:paraId="275BDDC0" w14:textId="74A0DD08"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3688" w:author="Molly McEvilley" w:date="2023-05-09T14:51:00Z">
              <w:r w:rsidRPr="008743AE" w:rsidDel="00066E7B">
                <w:rPr>
                  <w:rFonts w:cstheme="minorHAnsi"/>
                </w:rPr>
                <w:delText>LSA Value</w:delText>
              </w:r>
            </w:del>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40B706D9" w:rsidR="00FE6430" w:rsidRPr="00445256" w:rsidRDefault="00FE6430" w:rsidP="009A7EC0">
            <w:pPr>
              <w:spacing w:before="0" w:after="0"/>
              <w:rPr>
                <w:rFonts w:cstheme="minorHAnsi"/>
              </w:rPr>
            </w:pPr>
            <w:del w:id="3689" w:author="Molly McEvilley" w:date="2023-05-09T14:51:00Z">
              <w:r w:rsidRPr="00445256" w:rsidDel="00066E7B">
                <w:rPr>
                  <w:rFonts w:cstheme="minorHAnsi"/>
                </w:rPr>
                <w:delText>32</w:delText>
              </w:r>
            </w:del>
          </w:p>
        </w:tc>
        <w:tc>
          <w:tcPr>
            <w:tcW w:w="5940" w:type="dxa"/>
          </w:tcPr>
          <w:p w14:paraId="3B66E962" w14:textId="0BEA9085"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690" w:author="Molly McEvilley" w:date="2023-05-09T14:51:00Z">
              <w:r w:rsidRPr="00445256" w:rsidDel="00066E7B">
                <w:rPr>
                  <w:rFonts w:cstheme="minorHAnsi"/>
                </w:rPr>
                <w:delText>Host home (non-crisis)</w:delText>
              </w:r>
            </w:del>
          </w:p>
        </w:tc>
        <w:tc>
          <w:tcPr>
            <w:tcW w:w="1572" w:type="dxa"/>
          </w:tcPr>
          <w:p w14:paraId="7614188F" w14:textId="21D538A3"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691" w:author="Molly McEvilley" w:date="2023-05-09T14:51:00Z">
              <w:r w:rsidRPr="000469F6" w:rsidDel="00066E7B">
                <w:rPr>
                  <w:rFonts w:cstheme="minorHAnsi"/>
                </w:rPr>
                <w:delText>4</w:delText>
              </w:r>
            </w:del>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3BB958A" w:rsidR="0085574A" w:rsidRPr="00445256" w:rsidRDefault="0085574A" w:rsidP="00C71837">
            <w:pPr>
              <w:spacing w:before="0" w:after="0"/>
              <w:rPr>
                <w:rFonts w:cstheme="minorHAnsi"/>
              </w:rPr>
            </w:pPr>
            <w:del w:id="3692" w:author="Molly McEvilley" w:date="2023-05-09T14:51:00Z">
              <w:r w:rsidRPr="00445256" w:rsidDel="00066E7B">
                <w:rPr>
                  <w:rFonts w:cstheme="minorHAnsi"/>
                </w:rPr>
                <w:delText>16</w:delText>
              </w:r>
            </w:del>
          </w:p>
        </w:tc>
        <w:tc>
          <w:tcPr>
            <w:tcW w:w="5940" w:type="dxa"/>
          </w:tcPr>
          <w:p w14:paraId="2D6F77EE" w14:textId="1EBA7F8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693" w:author="Molly McEvilley" w:date="2023-05-09T14:51:00Z">
              <w:r w:rsidRPr="00445256" w:rsidDel="00066E7B">
                <w:rPr>
                  <w:rFonts w:cstheme="minorHAnsi"/>
                </w:rPr>
                <w:delText>Place not meant for habitation</w:delText>
              </w:r>
            </w:del>
          </w:p>
        </w:tc>
        <w:tc>
          <w:tcPr>
            <w:tcW w:w="1572" w:type="dxa"/>
          </w:tcPr>
          <w:p w14:paraId="28589E1C" w14:textId="488E86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694" w:author="Molly McEvilley" w:date="2023-05-09T14:51:00Z">
              <w:r w:rsidRPr="00445256" w:rsidDel="00066E7B">
                <w:rPr>
                  <w:rFonts w:cstheme="minorHAnsi"/>
                </w:rPr>
                <w:delText>1</w:delText>
              </w:r>
            </w:del>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1E63808D" w:rsidR="0085574A" w:rsidRPr="00445256" w:rsidRDefault="0085574A" w:rsidP="00C71837">
            <w:pPr>
              <w:spacing w:before="0" w:after="0"/>
              <w:rPr>
                <w:rFonts w:cstheme="minorHAnsi"/>
              </w:rPr>
            </w:pPr>
            <w:del w:id="3695" w:author="Molly McEvilley" w:date="2023-05-09T14:51:00Z">
              <w:r w:rsidRPr="00445256" w:rsidDel="00066E7B">
                <w:rPr>
                  <w:rFonts w:cstheme="minorHAnsi"/>
                </w:rPr>
                <w:delText>1</w:delText>
              </w:r>
            </w:del>
          </w:p>
        </w:tc>
        <w:tc>
          <w:tcPr>
            <w:tcW w:w="5940" w:type="dxa"/>
          </w:tcPr>
          <w:p w14:paraId="08C55648" w14:textId="7B8452A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696" w:author="Molly McEvilley" w:date="2023-05-09T14:51:00Z">
              <w:r w:rsidRPr="00445256" w:rsidDel="00066E7B">
                <w:rPr>
                  <w:rFonts w:cstheme="minorHAnsi"/>
                </w:rPr>
                <w:delText>Emergency shelter</w:delText>
              </w:r>
            </w:del>
          </w:p>
        </w:tc>
        <w:tc>
          <w:tcPr>
            <w:tcW w:w="1572" w:type="dxa"/>
          </w:tcPr>
          <w:p w14:paraId="158BC72D" w14:textId="7E64C91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697" w:author="Molly McEvilley" w:date="2023-05-09T14:51:00Z">
              <w:r w:rsidRPr="00445256" w:rsidDel="00066E7B">
                <w:rPr>
                  <w:rFonts w:cstheme="minorHAnsi"/>
                </w:rPr>
                <w:delText>2</w:delText>
              </w:r>
            </w:del>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23D2187C" w:rsidR="0085574A" w:rsidRPr="00445256" w:rsidRDefault="0085574A" w:rsidP="00C71837">
            <w:pPr>
              <w:spacing w:before="0" w:after="0"/>
              <w:rPr>
                <w:rFonts w:cstheme="minorHAnsi"/>
              </w:rPr>
            </w:pPr>
            <w:del w:id="3698" w:author="Molly McEvilley" w:date="2023-05-09T14:51:00Z">
              <w:r w:rsidRPr="00445256" w:rsidDel="00066E7B">
                <w:rPr>
                  <w:rFonts w:cstheme="minorHAnsi"/>
                </w:rPr>
                <w:delText>18</w:delText>
              </w:r>
            </w:del>
          </w:p>
        </w:tc>
        <w:tc>
          <w:tcPr>
            <w:tcW w:w="5940" w:type="dxa"/>
          </w:tcPr>
          <w:p w14:paraId="26ECB4FE" w14:textId="4DF0A40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699" w:author="Molly McEvilley" w:date="2023-05-09T14:51:00Z">
              <w:r w:rsidRPr="00445256" w:rsidDel="00066E7B">
                <w:rPr>
                  <w:rFonts w:cstheme="minorHAnsi"/>
                </w:rPr>
                <w:delText>Safe Haven</w:delText>
              </w:r>
            </w:del>
          </w:p>
        </w:tc>
        <w:tc>
          <w:tcPr>
            <w:tcW w:w="1572" w:type="dxa"/>
          </w:tcPr>
          <w:p w14:paraId="61E83AC7" w14:textId="6A47576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00" w:author="Molly McEvilley" w:date="2023-05-09T14:51:00Z">
              <w:r w:rsidRPr="00445256" w:rsidDel="00066E7B">
                <w:rPr>
                  <w:rFonts w:cstheme="minorHAnsi"/>
                </w:rPr>
                <w:delText>2</w:delText>
              </w:r>
            </w:del>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BE09E9B" w:rsidR="007327FC" w:rsidRPr="00445256" w:rsidRDefault="007327FC" w:rsidP="00C71837">
            <w:pPr>
              <w:spacing w:before="0" w:after="0"/>
              <w:rPr>
                <w:rFonts w:cstheme="minorHAnsi"/>
              </w:rPr>
            </w:pPr>
            <w:del w:id="3701" w:author="Molly McEvilley" w:date="2023-05-09T14:51:00Z">
              <w:r w:rsidRPr="00445256" w:rsidDel="00066E7B">
                <w:rPr>
                  <w:rFonts w:cstheme="minorHAnsi"/>
                </w:rPr>
                <w:delText>27</w:delText>
              </w:r>
            </w:del>
          </w:p>
        </w:tc>
        <w:tc>
          <w:tcPr>
            <w:tcW w:w="5940" w:type="dxa"/>
          </w:tcPr>
          <w:p w14:paraId="61615EE3" w14:textId="10A743C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02" w:author="Molly McEvilley" w:date="2023-05-09T14:51:00Z">
              <w:r w:rsidRPr="00445256" w:rsidDel="00066E7B">
                <w:rPr>
                  <w:rFonts w:cstheme="minorHAnsi"/>
                </w:rPr>
                <w:delText>Interim housing</w:delText>
              </w:r>
              <w:r w:rsidRPr="00445256" w:rsidDel="00066E7B">
                <w:rPr>
                  <w:rStyle w:val="FootnoteReference"/>
                  <w:rFonts w:cstheme="minorHAnsi"/>
                </w:rPr>
                <w:footnoteReference w:id="2"/>
              </w:r>
            </w:del>
          </w:p>
        </w:tc>
        <w:tc>
          <w:tcPr>
            <w:tcW w:w="1572" w:type="dxa"/>
          </w:tcPr>
          <w:p w14:paraId="6F820221" w14:textId="25DDAB2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05" w:author="Molly McEvilley" w:date="2023-05-09T14:51:00Z">
              <w:r w:rsidRPr="00445256" w:rsidDel="00066E7B">
                <w:rPr>
                  <w:rFonts w:cstheme="minorHAnsi"/>
                </w:rPr>
                <w:delText>3</w:delText>
              </w:r>
            </w:del>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C96CFF4" w:rsidR="0085574A" w:rsidRPr="00445256" w:rsidRDefault="0085574A" w:rsidP="00C71837">
            <w:pPr>
              <w:spacing w:before="0" w:after="0"/>
              <w:rPr>
                <w:rFonts w:cstheme="minorHAnsi"/>
              </w:rPr>
            </w:pPr>
            <w:del w:id="3706" w:author="Molly McEvilley" w:date="2023-05-09T14:51:00Z">
              <w:r w:rsidRPr="00445256" w:rsidDel="00066E7B">
                <w:rPr>
                  <w:rFonts w:cstheme="minorHAnsi"/>
                </w:rPr>
                <w:delText>2</w:delText>
              </w:r>
            </w:del>
          </w:p>
        </w:tc>
        <w:tc>
          <w:tcPr>
            <w:tcW w:w="5940" w:type="dxa"/>
          </w:tcPr>
          <w:p w14:paraId="2665E308" w14:textId="502167C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07" w:author="Molly McEvilley" w:date="2023-05-09T14:51:00Z">
              <w:r w:rsidRPr="00445256" w:rsidDel="00066E7B">
                <w:rPr>
                  <w:rFonts w:cstheme="minorHAnsi"/>
                </w:rPr>
                <w:delText>Transitional housing for homeless persons</w:delText>
              </w:r>
            </w:del>
          </w:p>
        </w:tc>
        <w:tc>
          <w:tcPr>
            <w:tcW w:w="1572" w:type="dxa"/>
          </w:tcPr>
          <w:p w14:paraId="2DC37390" w14:textId="733194A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08" w:author="Molly McEvilley" w:date="2023-05-09T14:51:00Z">
              <w:r w:rsidRPr="00445256" w:rsidDel="00066E7B">
                <w:rPr>
                  <w:rFonts w:cstheme="minorHAnsi"/>
                </w:rPr>
                <w:delText>4</w:delText>
              </w:r>
            </w:del>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E5DA6E9" w:rsidR="0085574A" w:rsidRPr="00445256" w:rsidRDefault="0085574A" w:rsidP="00C71837">
            <w:pPr>
              <w:spacing w:before="0" w:after="0"/>
              <w:rPr>
                <w:rFonts w:cstheme="minorHAnsi"/>
              </w:rPr>
            </w:pPr>
            <w:del w:id="3709" w:author="Molly McEvilley" w:date="2023-05-09T14:51:00Z">
              <w:r w:rsidRPr="00445256" w:rsidDel="00066E7B">
                <w:rPr>
                  <w:rFonts w:cstheme="minorHAnsi"/>
                </w:rPr>
                <w:delText>14</w:delText>
              </w:r>
            </w:del>
          </w:p>
        </w:tc>
        <w:tc>
          <w:tcPr>
            <w:tcW w:w="5940" w:type="dxa"/>
          </w:tcPr>
          <w:p w14:paraId="3BF55A89" w14:textId="2B079EA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10" w:author="Molly McEvilley" w:date="2023-05-09T14:51:00Z">
              <w:r w:rsidRPr="00445256" w:rsidDel="00066E7B">
                <w:rPr>
                  <w:rFonts w:cstheme="minorHAnsi"/>
                </w:rPr>
                <w:delText>Hotel or motel paid for without ES voucher</w:delText>
              </w:r>
            </w:del>
          </w:p>
        </w:tc>
        <w:tc>
          <w:tcPr>
            <w:tcW w:w="1572" w:type="dxa"/>
          </w:tcPr>
          <w:p w14:paraId="4E9EFEEE" w14:textId="30B47FE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11" w:author="Molly McEvilley" w:date="2023-05-09T14:51:00Z">
              <w:r w:rsidRPr="00445256" w:rsidDel="00066E7B">
                <w:rPr>
                  <w:rFonts w:cstheme="minorHAnsi"/>
                </w:rPr>
                <w:delText>5</w:delText>
              </w:r>
            </w:del>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194CDC40" w:rsidR="0085574A" w:rsidRPr="00445256" w:rsidRDefault="00836B21" w:rsidP="00C71837">
            <w:pPr>
              <w:spacing w:before="0" w:after="0"/>
              <w:rPr>
                <w:rFonts w:cstheme="minorHAnsi"/>
              </w:rPr>
            </w:pPr>
            <w:del w:id="3712" w:author="Molly McEvilley" w:date="2023-05-09T14:51:00Z">
              <w:r w:rsidRPr="00445256" w:rsidDel="00066E7B">
                <w:rPr>
                  <w:rFonts w:cstheme="minorHAnsi"/>
                </w:rPr>
                <w:delText>29</w:delText>
              </w:r>
            </w:del>
          </w:p>
        </w:tc>
        <w:tc>
          <w:tcPr>
            <w:tcW w:w="5940" w:type="dxa"/>
          </w:tcPr>
          <w:p w14:paraId="11E805B0" w14:textId="2708D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13" w:author="Molly McEvilley" w:date="2023-05-09T14:51:00Z">
              <w:r w:rsidRPr="00445256" w:rsidDel="00066E7B">
                <w:rPr>
                  <w:rFonts w:cstheme="minorHAnsi"/>
                </w:rPr>
                <w:delText>Residential project with no homeless criteria</w:delText>
              </w:r>
            </w:del>
          </w:p>
        </w:tc>
        <w:tc>
          <w:tcPr>
            <w:tcW w:w="1572" w:type="dxa"/>
          </w:tcPr>
          <w:p w14:paraId="0D2EE338" w14:textId="49D90E5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14" w:author="Molly McEvilley" w:date="2023-05-09T14:51:00Z">
              <w:r w:rsidRPr="00445256" w:rsidDel="00066E7B">
                <w:rPr>
                  <w:rFonts w:cstheme="minorHAnsi"/>
                </w:rPr>
                <w:delText>6</w:delText>
              </w:r>
            </w:del>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334C1F3" w:rsidR="0085574A" w:rsidRPr="00445256" w:rsidRDefault="00836B21" w:rsidP="00C71837">
            <w:pPr>
              <w:spacing w:before="0" w:after="0"/>
              <w:rPr>
                <w:rFonts w:cstheme="minorHAnsi"/>
              </w:rPr>
            </w:pPr>
            <w:del w:id="3715" w:author="Molly McEvilley" w:date="2023-05-09T14:51:00Z">
              <w:r w:rsidRPr="00445256" w:rsidDel="00066E7B">
                <w:rPr>
                  <w:rFonts w:cstheme="minorHAnsi"/>
                </w:rPr>
                <w:delText>35</w:delText>
              </w:r>
            </w:del>
          </w:p>
        </w:tc>
        <w:tc>
          <w:tcPr>
            <w:tcW w:w="5940" w:type="dxa"/>
          </w:tcPr>
          <w:p w14:paraId="41237E6D" w14:textId="01EE04A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16" w:author="Molly McEvilley" w:date="2023-05-09T14:51:00Z">
              <w:r w:rsidRPr="00445256" w:rsidDel="00066E7B">
                <w:rPr>
                  <w:rFonts w:cstheme="minorHAnsi"/>
                </w:rPr>
                <w:delText>Staying or living with family</w:delText>
              </w:r>
            </w:del>
          </w:p>
        </w:tc>
        <w:tc>
          <w:tcPr>
            <w:tcW w:w="1572" w:type="dxa"/>
          </w:tcPr>
          <w:p w14:paraId="09B5F956" w14:textId="34AA3CD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17" w:author="Molly McEvilley" w:date="2023-05-09T14:51:00Z">
              <w:r w:rsidRPr="00445256" w:rsidDel="00066E7B">
                <w:rPr>
                  <w:rFonts w:cstheme="minorHAnsi"/>
                </w:rPr>
                <w:delText>7</w:delText>
              </w:r>
            </w:del>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3FC11DD3" w:rsidR="0085574A" w:rsidRPr="00445256" w:rsidRDefault="00836B21" w:rsidP="00C71837">
            <w:pPr>
              <w:spacing w:before="0" w:after="0"/>
              <w:rPr>
                <w:rFonts w:cstheme="minorHAnsi"/>
              </w:rPr>
            </w:pPr>
            <w:del w:id="3718" w:author="Molly McEvilley" w:date="2023-05-09T14:51:00Z">
              <w:r w:rsidRPr="00445256" w:rsidDel="00066E7B">
                <w:rPr>
                  <w:rFonts w:cstheme="minorHAnsi"/>
                </w:rPr>
                <w:delText>36</w:delText>
              </w:r>
            </w:del>
          </w:p>
        </w:tc>
        <w:tc>
          <w:tcPr>
            <w:tcW w:w="5940" w:type="dxa"/>
          </w:tcPr>
          <w:p w14:paraId="654AD154" w14:textId="5F14E5C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19" w:author="Molly McEvilley" w:date="2023-05-09T14:51:00Z">
              <w:r w:rsidRPr="00445256" w:rsidDel="00066E7B">
                <w:rPr>
                  <w:rFonts w:cstheme="minorHAnsi"/>
                </w:rPr>
                <w:delText>Staying or living with friends</w:delText>
              </w:r>
            </w:del>
          </w:p>
        </w:tc>
        <w:tc>
          <w:tcPr>
            <w:tcW w:w="1572" w:type="dxa"/>
          </w:tcPr>
          <w:p w14:paraId="024D7E54" w14:textId="3A014DD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20" w:author="Molly McEvilley" w:date="2023-05-09T14:51:00Z">
              <w:r w:rsidRPr="00445256" w:rsidDel="00066E7B">
                <w:rPr>
                  <w:rFonts w:cstheme="minorHAnsi"/>
                </w:rPr>
                <w:delText>8</w:delText>
              </w:r>
            </w:del>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892012D" w:rsidR="0085574A" w:rsidRPr="00445256" w:rsidRDefault="0085574A" w:rsidP="00C71837">
            <w:pPr>
              <w:spacing w:before="0" w:after="0"/>
              <w:rPr>
                <w:rFonts w:cstheme="minorHAnsi"/>
              </w:rPr>
            </w:pPr>
            <w:del w:id="3721" w:author="Molly McEvilley" w:date="2023-05-09T14:51:00Z">
              <w:r w:rsidRPr="00445256" w:rsidDel="00066E7B">
                <w:rPr>
                  <w:rFonts w:cstheme="minorHAnsi"/>
                </w:rPr>
                <w:delText>3</w:delText>
              </w:r>
            </w:del>
          </w:p>
        </w:tc>
        <w:tc>
          <w:tcPr>
            <w:tcW w:w="5940" w:type="dxa"/>
          </w:tcPr>
          <w:p w14:paraId="1BDF5FF2" w14:textId="5953A29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22" w:author="Molly McEvilley" w:date="2023-05-09T14:51:00Z">
              <w:r w:rsidRPr="00445256" w:rsidDel="00066E7B">
                <w:rPr>
                  <w:rFonts w:cstheme="minorHAnsi"/>
                </w:rPr>
                <w:delText>Permanent housing for formerly homeless persons</w:delText>
              </w:r>
            </w:del>
          </w:p>
        </w:tc>
        <w:tc>
          <w:tcPr>
            <w:tcW w:w="1572" w:type="dxa"/>
          </w:tcPr>
          <w:p w14:paraId="6370948A" w14:textId="6EA2098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23" w:author="Molly McEvilley" w:date="2023-05-09T14:51:00Z">
              <w:r w:rsidRPr="00445256" w:rsidDel="00066E7B">
                <w:rPr>
                  <w:rFonts w:cstheme="minorHAnsi"/>
                </w:rPr>
                <w:delText>9</w:delText>
              </w:r>
            </w:del>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419EB572" w:rsidR="0085574A" w:rsidRPr="00445256" w:rsidRDefault="0085574A" w:rsidP="00C71837">
            <w:pPr>
              <w:spacing w:before="0" w:after="0"/>
              <w:rPr>
                <w:rFonts w:cstheme="minorHAnsi"/>
              </w:rPr>
            </w:pPr>
            <w:del w:id="3724" w:author="Molly McEvilley" w:date="2023-05-09T14:51:00Z">
              <w:r w:rsidRPr="00445256" w:rsidDel="00066E7B">
                <w:rPr>
                  <w:rFonts w:cstheme="minorHAnsi"/>
                </w:rPr>
                <w:delText>21</w:delText>
              </w:r>
            </w:del>
          </w:p>
        </w:tc>
        <w:tc>
          <w:tcPr>
            <w:tcW w:w="5940" w:type="dxa"/>
          </w:tcPr>
          <w:p w14:paraId="36731678" w14:textId="0A1E25D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25" w:author="Molly McEvilley" w:date="2023-05-09T14:51:00Z">
              <w:r w:rsidRPr="00445256" w:rsidDel="00066E7B">
                <w:rPr>
                  <w:rFonts w:cstheme="minorHAnsi"/>
                </w:rPr>
                <w:delText>Owned by client, with ongoing housing subsidy</w:delText>
              </w:r>
            </w:del>
          </w:p>
        </w:tc>
        <w:tc>
          <w:tcPr>
            <w:tcW w:w="1572" w:type="dxa"/>
          </w:tcPr>
          <w:p w14:paraId="7831D1DB" w14:textId="144418A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26" w:author="Molly McEvilley" w:date="2023-05-09T14:51:00Z">
              <w:r w:rsidRPr="00445256" w:rsidDel="00066E7B">
                <w:rPr>
                  <w:rFonts w:cstheme="minorHAnsi"/>
                </w:rPr>
                <w:delText>10</w:delText>
              </w:r>
            </w:del>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68F402FE" w:rsidR="0085574A" w:rsidRPr="00445256" w:rsidRDefault="00836B21" w:rsidP="00C71837">
            <w:pPr>
              <w:spacing w:before="0" w:after="0"/>
              <w:rPr>
                <w:rFonts w:cstheme="minorHAnsi"/>
              </w:rPr>
            </w:pPr>
            <w:del w:id="3727" w:author="Molly McEvilley" w:date="2023-05-09T14:51:00Z">
              <w:r w:rsidRPr="00445256" w:rsidDel="00066E7B">
                <w:rPr>
                  <w:rFonts w:cstheme="minorHAnsi"/>
                </w:rPr>
                <w:delText>11</w:delText>
              </w:r>
            </w:del>
          </w:p>
        </w:tc>
        <w:tc>
          <w:tcPr>
            <w:tcW w:w="5940" w:type="dxa"/>
          </w:tcPr>
          <w:p w14:paraId="4F926061" w14:textId="23E6D1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28" w:author="Molly McEvilley" w:date="2023-05-09T14:51:00Z">
              <w:r w:rsidRPr="00445256" w:rsidDel="00066E7B">
                <w:rPr>
                  <w:rFonts w:cstheme="minorHAnsi"/>
                </w:rPr>
                <w:delText>Owned by client, no ongoing housing subsidy</w:delText>
              </w:r>
            </w:del>
          </w:p>
        </w:tc>
        <w:tc>
          <w:tcPr>
            <w:tcW w:w="1572" w:type="dxa"/>
          </w:tcPr>
          <w:p w14:paraId="3D885476" w14:textId="00A3B86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29" w:author="Molly McEvilley" w:date="2023-05-09T14:51:00Z">
              <w:r w:rsidRPr="00445256" w:rsidDel="00066E7B">
                <w:rPr>
                  <w:rFonts w:cstheme="minorHAnsi"/>
                </w:rPr>
                <w:delText>10</w:delText>
              </w:r>
            </w:del>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6A484822" w:rsidR="0085574A" w:rsidRPr="00445256" w:rsidRDefault="00836B21" w:rsidP="00C71837">
            <w:pPr>
              <w:spacing w:before="0" w:after="0"/>
              <w:rPr>
                <w:rFonts w:cstheme="minorHAnsi"/>
              </w:rPr>
            </w:pPr>
            <w:del w:id="3730" w:author="Molly McEvilley" w:date="2023-05-09T14:51:00Z">
              <w:r w:rsidRPr="00445256" w:rsidDel="00066E7B">
                <w:rPr>
                  <w:rFonts w:cstheme="minorHAnsi"/>
                </w:rPr>
                <w:delText>10</w:delText>
              </w:r>
            </w:del>
          </w:p>
        </w:tc>
        <w:tc>
          <w:tcPr>
            <w:tcW w:w="5940" w:type="dxa"/>
          </w:tcPr>
          <w:p w14:paraId="34E2DA09" w14:textId="16B64A2C"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31" w:author="Molly McEvilley" w:date="2023-05-09T14:51:00Z">
              <w:r w:rsidRPr="00445256" w:rsidDel="00066E7B">
                <w:rPr>
                  <w:rFonts w:cstheme="minorHAnsi"/>
                </w:rPr>
                <w:delText>Rental by client, no ongoing housing subsidy</w:delText>
              </w:r>
            </w:del>
          </w:p>
        </w:tc>
        <w:tc>
          <w:tcPr>
            <w:tcW w:w="1572" w:type="dxa"/>
          </w:tcPr>
          <w:p w14:paraId="7DD34BA1" w14:textId="7423A67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32" w:author="Molly McEvilley" w:date="2023-05-09T14:51:00Z">
              <w:r w:rsidRPr="00445256" w:rsidDel="00066E7B">
                <w:rPr>
                  <w:rFonts w:cstheme="minorHAnsi"/>
                </w:rPr>
                <w:delText>11</w:delText>
              </w:r>
            </w:del>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637BD72A" w:rsidR="0085574A" w:rsidRPr="00445256" w:rsidRDefault="0085574A" w:rsidP="00C71837">
            <w:pPr>
              <w:spacing w:before="0" w:after="0"/>
              <w:rPr>
                <w:rFonts w:cstheme="minorHAnsi"/>
              </w:rPr>
            </w:pPr>
            <w:del w:id="3733" w:author="Molly McEvilley" w:date="2023-05-09T14:51:00Z">
              <w:r w:rsidRPr="00445256" w:rsidDel="00066E7B">
                <w:rPr>
                  <w:rFonts w:cstheme="minorHAnsi"/>
                </w:rPr>
                <w:delText>19</w:delText>
              </w:r>
            </w:del>
          </w:p>
        </w:tc>
        <w:tc>
          <w:tcPr>
            <w:tcW w:w="5940" w:type="dxa"/>
          </w:tcPr>
          <w:p w14:paraId="370B4FF3" w14:textId="25059D9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34" w:author="Molly McEvilley" w:date="2023-05-09T14:51:00Z">
              <w:r w:rsidRPr="00445256" w:rsidDel="00066E7B">
                <w:rPr>
                  <w:rFonts w:cstheme="minorHAnsi"/>
                </w:rPr>
                <w:delText>Rental by client, with VASH subsidy</w:delText>
              </w:r>
            </w:del>
          </w:p>
        </w:tc>
        <w:tc>
          <w:tcPr>
            <w:tcW w:w="1572" w:type="dxa"/>
          </w:tcPr>
          <w:p w14:paraId="4806E8E1" w14:textId="72042B7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35" w:author="Molly McEvilley" w:date="2023-05-09T14:51:00Z">
              <w:r w:rsidRPr="00445256" w:rsidDel="00066E7B">
                <w:rPr>
                  <w:rFonts w:cstheme="minorHAnsi"/>
                </w:rPr>
                <w:delText>12</w:delText>
              </w:r>
            </w:del>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0444DFF6" w:rsidR="0085574A" w:rsidRPr="00445256" w:rsidRDefault="00836B21" w:rsidP="00C71837">
            <w:pPr>
              <w:spacing w:before="0" w:after="0"/>
              <w:rPr>
                <w:rFonts w:cstheme="minorHAnsi"/>
              </w:rPr>
            </w:pPr>
            <w:del w:id="3736" w:author="Molly McEvilley" w:date="2023-05-09T14:51:00Z">
              <w:r w:rsidRPr="00445256" w:rsidDel="00066E7B">
                <w:rPr>
                  <w:rFonts w:cstheme="minorHAnsi"/>
                </w:rPr>
                <w:delText>28</w:delText>
              </w:r>
            </w:del>
          </w:p>
        </w:tc>
        <w:tc>
          <w:tcPr>
            <w:tcW w:w="5940" w:type="dxa"/>
          </w:tcPr>
          <w:p w14:paraId="5275F8A9" w14:textId="3C402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37" w:author="Molly McEvilley" w:date="2023-05-09T14:51:00Z">
              <w:r w:rsidRPr="00445256" w:rsidDel="00066E7B">
                <w:rPr>
                  <w:rFonts w:cstheme="minorHAnsi"/>
                </w:rPr>
                <w:delText>Rental by client, with GPD TIP subsidy</w:delText>
              </w:r>
            </w:del>
          </w:p>
        </w:tc>
        <w:tc>
          <w:tcPr>
            <w:tcW w:w="1572" w:type="dxa"/>
          </w:tcPr>
          <w:p w14:paraId="12D14815" w14:textId="20FA454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38" w:author="Molly McEvilley" w:date="2023-05-09T14:51:00Z">
              <w:r w:rsidRPr="00445256" w:rsidDel="00066E7B">
                <w:rPr>
                  <w:rFonts w:cstheme="minorHAnsi"/>
                </w:rPr>
                <w:delText>12</w:delText>
              </w:r>
            </w:del>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DEC656C" w:rsidR="0085574A" w:rsidRPr="00445256" w:rsidRDefault="0085574A" w:rsidP="00C71837">
            <w:pPr>
              <w:spacing w:before="0" w:after="0"/>
              <w:rPr>
                <w:rFonts w:cstheme="minorHAnsi"/>
              </w:rPr>
            </w:pPr>
            <w:del w:id="3739" w:author="Molly McEvilley" w:date="2023-05-09T14:51:00Z">
              <w:r w:rsidRPr="00445256" w:rsidDel="00066E7B">
                <w:rPr>
                  <w:rFonts w:cstheme="minorHAnsi"/>
                </w:rPr>
                <w:delText>20</w:delText>
              </w:r>
            </w:del>
          </w:p>
        </w:tc>
        <w:tc>
          <w:tcPr>
            <w:tcW w:w="5940" w:type="dxa"/>
          </w:tcPr>
          <w:p w14:paraId="10225D7C" w14:textId="19A9B0B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40" w:author="Molly McEvilley" w:date="2023-05-09T14:51:00Z">
              <w:r w:rsidRPr="00445256" w:rsidDel="00066E7B">
                <w:rPr>
                  <w:rFonts w:cstheme="minorHAnsi"/>
                </w:rPr>
                <w:delText>Rental by client, with other housing subsidy (including RRH)</w:delText>
              </w:r>
            </w:del>
          </w:p>
        </w:tc>
        <w:tc>
          <w:tcPr>
            <w:tcW w:w="1572" w:type="dxa"/>
          </w:tcPr>
          <w:p w14:paraId="116907B6" w14:textId="6150A21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41" w:author="Molly McEvilley" w:date="2023-05-09T14:51:00Z">
              <w:r w:rsidRPr="00445256" w:rsidDel="00066E7B">
                <w:rPr>
                  <w:rFonts w:cstheme="minorHAnsi"/>
                </w:rPr>
                <w:delText>12</w:delText>
              </w:r>
            </w:del>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0BBE5E3" w:rsidR="00A96E5F" w:rsidRPr="00445256" w:rsidRDefault="00A96E5F" w:rsidP="0030339F">
            <w:pPr>
              <w:spacing w:before="0" w:after="0"/>
              <w:rPr>
                <w:rFonts w:cstheme="minorHAnsi"/>
              </w:rPr>
            </w:pPr>
            <w:del w:id="3742" w:author="Molly McEvilley" w:date="2023-05-09T14:51:00Z">
              <w:r w:rsidDel="00066E7B">
                <w:rPr>
                  <w:rFonts w:ascii="Calibri" w:hAnsi="Calibri" w:cs="Calibri"/>
                  <w:color w:val="000000"/>
                </w:rPr>
                <w:delText>31</w:delText>
              </w:r>
            </w:del>
          </w:p>
        </w:tc>
        <w:tc>
          <w:tcPr>
            <w:tcW w:w="5940" w:type="dxa"/>
            <w:vAlign w:val="center"/>
          </w:tcPr>
          <w:p w14:paraId="0562518F" w14:textId="20838617"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43" w:author="Molly McEvilley" w:date="2023-05-09T14:51:00Z">
              <w:r w:rsidDel="00066E7B">
                <w:rPr>
                  <w:rFonts w:ascii="Calibri" w:hAnsi="Calibri" w:cs="Calibri"/>
                  <w:color w:val="000000"/>
                </w:rPr>
                <w:delText>Rental by client, with RRH or equivalent subsidy</w:delText>
              </w:r>
            </w:del>
          </w:p>
        </w:tc>
        <w:tc>
          <w:tcPr>
            <w:tcW w:w="1572" w:type="dxa"/>
            <w:vAlign w:val="center"/>
          </w:tcPr>
          <w:p w14:paraId="27DF7B3F" w14:textId="10FBA2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44" w:author="Molly McEvilley" w:date="2023-05-09T14:51:00Z">
              <w:r w:rsidDel="00066E7B">
                <w:rPr>
                  <w:rFonts w:ascii="Calibri" w:hAnsi="Calibri" w:cs="Calibri"/>
                  <w:color w:val="000000"/>
                </w:rPr>
                <w:delText>12</w:delText>
              </w:r>
            </w:del>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6C02792" w:rsidR="00FE6430" w:rsidRPr="00445256" w:rsidRDefault="00FE6430" w:rsidP="009A7EC0">
            <w:pPr>
              <w:spacing w:before="0" w:after="0"/>
              <w:rPr>
                <w:rFonts w:cstheme="minorHAnsi"/>
              </w:rPr>
            </w:pPr>
            <w:del w:id="3745" w:author="Molly McEvilley" w:date="2023-05-09T14:51:00Z">
              <w:r w:rsidRPr="00445256" w:rsidDel="00066E7B">
                <w:rPr>
                  <w:rFonts w:cstheme="minorHAnsi"/>
                </w:rPr>
                <w:delText>33</w:delText>
              </w:r>
            </w:del>
          </w:p>
        </w:tc>
        <w:tc>
          <w:tcPr>
            <w:tcW w:w="5940" w:type="dxa"/>
          </w:tcPr>
          <w:p w14:paraId="44496392" w14:textId="09E6CFD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46" w:author="Molly McEvilley" w:date="2023-05-09T14:51:00Z">
              <w:r w:rsidRPr="00445256" w:rsidDel="00066E7B">
                <w:delText>Rental by client, with HCV voucher (tenant or project based)</w:delText>
              </w:r>
            </w:del>
          </w:p>
        </w:tc>
        <w:tc>
          <w:tcPr>
            <w:tcW w:w="1572" w:type="dxa"/>
          </w:tcPr>
          <w:p w14:paraId="4E7DBCF8" w14:textId="736F24E1"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47" w:author="Molly McEvilley" w:date="2023-05-09T14:51:00Z">
              <w:r w:rsidRPr="00445256" w:rsidDel="00066E7B">
                <w:rPr>
                  <w:rFonts w:cstheme="minorHAnsi"/>
                </w:rPr>
                <w:delText>12</w:delText>
              </w:r>
            </w:del>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C6C9495" w:rsidR="00FE6430" w:rsidRPr="00445256" w:rsidRDefault="00FE6430" w:rsidP="009A7EC0">
            <w:pPr>
              <w:spacing w:before="0" w:after="0"/>
              <w:rPr>
                <w:rFonts w:cstheme="minorHAnsi"/>
              </w:rPr>
            </w:pPr>
            <w:del w:id="3748" w:author="Molly McEvilley" w:date="2023-05-09T14:51:00Z">
              <w:r w:rsidRPr="00445256" w:rsidDel="00066E7B">
                <w:rPr>
                  <w:rFonts w:cstheme="minorHAnsi"/>
                </w:rPr>
                <w:delText>34</w:delText>
              </w:r>
            </w:del>
          </w:p>
        </w:tc>
        <w:tc>
          <w:tcPr>
            <w:tcW w:w="5940" w:type="dxa"/>
          </w:tcPr>
          <w:p w14:paraId="222ADB02" w14:textId="546D33E4"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49" w:author="Molly McEvilley" w:date="2023-05-09T14:51:00Z">
              <w:r w:rsidRPr="00445256" w:rsidDel="00066E7B">
                <w:delText>Rental by client in a public housing unit</w:delText>
              </w:r>
            </w:del>
          </w:p>
        </w:tc>
        <w:tc>
          <w:tcPr>
            <w:tcW w:w="1572" w:type="dxa"/>
          </w:tcPr>
          <w:p w14:paraId="61209100" w14:textId="44BAFC4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50" w:author="Molly McEvilley" w:date="2023-05-09T14:51:00Z">
              <w:r w:rsidRPr="00445256" w:rsidDel="00066E7B">
                <w:rPr>
                  <w:rFonts w:cstheme="minorHAnsi"/>
                </w:rPr>
                <w:delText>12</w:delText>
              </w:r>
            </w:del>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3711890D" w:rsidR="0085574A" w:rsidRPr="00445256" w:rsidRDefault="0085574A" w:rsidP="00C71837">
            <w:pPr>
              <w:spacing w:before="0" w:after="0"/>
              <w:rPr>
                <w:rFonts w:cstheme="minorHAnsi"/>
              </w:rPr>
            </w:pPr>
            <w:del w:id="3751" w:author="Molly McEvilley" w:date="2023-05-09T14:51:00Z">
              <w:r w:rsidRPr="00445256" w:rsidDel="00066E7B">
                <w:rPr>
                  <w:rFonts w:cstheme="minorHAnsi"/>
                </w:rPr>
                <w:delText>15</w:delText>
              </w:r>
            </w:del>
          </w:p>
        </w:tc>
        <w:tc>
          <w:tcPr>
            <w:tcW w:w="5940" w:type="dxa"/>
          </w:tcPr>
          <w:p w14:paraId="4C5038A8" w14:textId="3BD6B60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52" w:author="Molly McEvilley" w:date="2023-05-09T14:51:00Z">
              <w:r w:rsidRPr="00445256" w:rsidDel="00066E7B">
                <w:rPr>
                  <w:rFonts w:cstheme="minorHAnsi"/>
                </w:rPr>
                <w:delText>Foster care home or foster care group home</w:delText>
              </w:r>
            </w:del>
          </w:p>
        </w:tc>
        <w:tc>
          <w:tcPr>
            <w:tcW w:w="1572" w:type="dxa"/>
          </w:tcPr>
          <w:p w14:paraId="3C9A51C2" w14:textId="6C8D016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53" w:author="Molly McEvilley" w:date="2023-05-09T14:51:00Z">
              <w:r w:rsidRPr="00445256" w:rsidDel="00066E7B">
                <w:rPr>
                  <w:rFonts w:cstheme="minorHAnsi"/>
                </w:rPr>
                <w:delText>13</w:delText>
              </w:r>
            </w:del>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7D0E33C2" w:rsidR="0085574A" w:rsidRPr="00445256" w:rsidRDefault="00836B21" w:rsidP="00C71837">
            <w:pPr>
              <w:spacing w:before="0" w:after="0"/>
              <w:rPr>
                <w:rFonts w:cstheme="minorHAnsi"/>
              </w:rPr>
            </w:pPr>
            <w:del w:id="3754" w:author="Molly McEvilley" w:date="2023-05-09T14:51:00Z">
              <w:r w:rsidRPr="00445256" w:rsidDel="00066E7B">
                <w:rPr>
                  <w:rFonts w:cstheme="minorHAnsi"/>
                </w:rPr>
                <w:delText>25</w:delText>
              </w:r>
            </w:del>
          </w:p>
        </w:tc>
        <w:tc>
          <w:tcPr>
            <w:tcW w:w="5940" w:type="dxa"/>
          </w:tcPr>
          <w:p w14:paraId="03F17A7A" w14:textId="06977FC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55" w:author="Molly McEvilley" w:date="2023-05-09T14:51:00Z">
              <w:r w:rsidRPr="00445256" w:rsidDel="00066E7B">
                <w:rPr>
                  <w:rFonts w:cstheme="minorHAnsi"/>
                </w:rPr>
                <w:delText>Long-term care facility or nursing home</w:delText>
              </w:r>
            </w:del>
          </w:p>
        </w:tc>
        <w:tc>
          <w:tcPr>
            <w:tcW w:w="1572" w:type="dxa"/>
          </w:tcPr>
          <w:p w14:paraId="61F4422E" w14:textId="36C38A2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56" w:author="Molly McEvilley" w:date="2023-05-09T14:51:00Z">
              <w:r w:rsidRPr="00445256" w:rsidDel="00066E7B">
                <w:rPr>
                  <w:rFonts w:cstheme="minorHAnsi"/>
                </w:rPr>
                <w:delText>14</w:delText>
              </w:r>
            </w:del>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2FA67774" w:rsidR="0085574A" w:rsidRPr="00445256" w:rsidRDefault="0085574A" w:rsidP="00C71837">
            <w:pPr>
              <w:spacing w:before="0" w:after="0"/>
              <w:rPr>
                <w:rFonts w:cstheme="minorHAnsi"/>
              </w:rPr>
            </w:pPr>
            <w:del w:id="3757" w:author="Molly McEvilley" w:date="2023-05-09T14:51:00Z">
              <w:r w:rsidRPr="00445256" w:rsidDel="00066E7B">
                <w:rPr>
                  <w:rFonts w:cstheme="minorHAnsi"/>
                </w:rPr>
                <w:delText>7</w:delText>
              </w:r>
            </w:del>
          </w:p>
        </w:tc>
        <w:tc>
          <w:tcPr>
            <w:tcW w:w="5940" w:type="dxa"/>
          </w:tcPr>
          <w:p w14:paraId="4CA9914E" w14:textId="6F5BCBC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58" w:author="Molly McEvilley" w:date="2023-05-09T14:51:00Z">
              <w:r w:rsidRPr="00445256" w:rsidDel="00066E7B">
                <w:rPr>
                  <w:rFonts w:cstheme="minorHAnsi"/>
                </w:rPr>
                <w:delText>Jail, prison or juvenile detention facility</w:delText>
              </w:r>
            </w:del>
          </w:p>
        </w:tc>
        <w:tc>
          <w:tcPr>
            <w:tcW w:w="1572" w:type="dxa"/>
          </w:tcPr>
          <w:p w14:paraId="20383FCB" w14:textId="24E48F5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59" w:author="Molly McEvilley" w:date="2023-05-09T14:51:00Z">
              <w:r w:rsidRPr="00445256" w:rsidDel="00066E7B">
                <w:rPr>
                  <w:rFonts w:cstheme="minorHAnsi"/>
                </w:rPr>
                <w:delText>15</w:delText>
              </w:r>
            </w:del>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079EC960" w:rsidR="0085574A" w:rsidRPr="00445256" w:rsidRDefault="0085574A" w:rsidP="00C71837">
            <w:pPr>
              <w:spacing w:before="0" w:after="0"/>
              <w:rPr>
                <w:rFonts w:cstheme="minorHAnsi"/>
              </w:rPr>
            </w:pPr>
            <w:del w:id="3760" w:author="Molly McEvilley" w:date="2023-05-09T14:51:00Z">
              <w:r w:rsidRPr="00445256" w:rsidDel="00066E7B">
                <w:rPr>
                  <w:rFonts w:cstheme="minorHAnsi"/>
                </w:rPr>
                <w:lastRenderedPageBreak/>
                <w:delText>6</w:delText>
              </w:r>
            </w:del>
          </w:p>
        </w:tc>
        <w:tc>
          <w:tcPr>
            <w:tcW w:w="5940" w:type="dxa"/>
          </w:tcPr>
          <w:p w14:paraId="73C07ECB" w14:textId="0622FF0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61" w:author="Molly McEvilley" w:date="2023-05-09T14:51:00Z">
              <w:r w:rsidRPr="00445256" w:rsidDel="00066E7B">
                <w:rPr>
                  <w:rFonts w:cstheme="minorHAnsi"/>
                </w:rPr>
                <w:delText xml:space="preserve">Hospital or other residential non-psychiatric medical facility </w:delText>
              </w:r>
            </w:del>
          </w:p>
        </w:tc>
        <w:tc>
          <w:tcPr>
            <w:tcW w:w="1572" w:type="dxa"/>
          </w:tcPr>
          <w:p w14:paraId="3ACD34DF" w14:textId="204159E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62" w:author="Molly McEvilley" w:date="2023-05-09T14:51:00Z">
              <w:r w:rsidRPr="00445256" w:rsidDel="00066E7B">
                <w:rPr>
                  <w:rFonts w:cstheme="minorHAnsi"/>
                </w:rPr>
                <w:delText>16</w:delText>
              </w:r>
            </w:del>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BF407C1" w:rsidR="0085574A" w:rsidRPr="00445256" w:rsidRDefault="0085574A" w:rsidP="00C71837">
            <w:pPr>
              <w:spacing w:before="0" w:after="0"/>
              <w:rPr>
                <w:rFonts w:cstheme="minorHAnsi"/>
              </w:rPr>
            </w:pPr>
            <w:del w:id="3763" w:author="Molly McEvilley" w:date="2023-05-09T14:51:00Z">
              <w:r w:rsidRPr="00445256" w:rsidDel="00066E7B">
                <w:rPr>
                  <w:rFonts w:cstheme="minorHAnsi"/>
                </w:rPr>
                <w:delText>4</w:delText>
              </w:r>
            </w:del>
          </w:p>
        </w:tc>
        <w:tc>
          <w:tcPr>
            <w:tcW w:w="5940" w:type="dxa"/>
          </w:tcPr>
          <w:p w14:paraId="37AB1930" w14:textId="25BF037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64" w:author="Molly McEvilley" w:date="2023-05-09T14:51:00Z">
              <w:r w:rsidRPr="00445256" w:rsidDel="00066E7B">
                <w:rPr>
                  <w:rFonts w:cstheme="minorHAnsi"/>
                </w:rPr>
                <w:delText>Psychiatric hospital or other psychiatric facility</w:delText>
              </w:r>
            </w:del>
          </w:p>
        </w:tc>
        <w:tc>
          <w:tcPr>
            <w:tcW w:w="1572" w:type="dxa"/>
          </w:tcPr>
          <w:p w14:paraId="39F20A9F" w14:textId="71A017D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65" w:author="Molly McEvilley" w:date="2023-05-09T14:51:00Z">
              <w:r w:rsidRPr="00445256" w:rsidDel="00066E7B">
                <w:rPr>
                  <w:rFonts w:cstheme="minorHAnsi"/>
                </w:rPr>
                <w:delText>16</w:delText>
              </w:r>
            </w:del>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36426425" w:rsidR="0085574A" w:rsidRPr="00445256" w:rsidRDefault="0085574A" w:rsidP="00C71837">
            <w:pPr>
              <w:spacing w:before="0" w:after="0"/>
              <w:rPr>
                <w:rFonts w:cstheme="minorHAnsi"/>
              </w:rPr>
            </w:pPr>
            <w:del w:id="3766" w:author="Molly McEvilley" w:date="2023-05-09T14:51:00Z">
              <w:r w:rsidRPr="00445256" w:rsidDel="00066E7B">
                <w:rPr>
                  <w:rFonts w:cstheme="minorHAnsi"/>
                </w:rPr>
                <w:delText>5</w:delText>
              </w:r>
            </w:del>
          </w:p>
        </w:tc>
        <w:tc>
          <w:tcPr>
            <w:tcW w:w="5940" w:type="dxa"/>
          </w:tcPr>
          <w:p w14:paraId="567DCA63" w14:textId="4C5D66E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67" w:author="Molly McEvilley" w:date="2023-05-09T14:51:00Z">
              <w:r w:rsidRPr="00445256" w:rsidDel="00066E7B">
                <w:rPr>
                  <w:rFonts w:cstheme="minorHAnsi"/>
                </w:rPr>
                <w:delText>Substance abuse treatment facility or detox center</w:delText>
              </w:r>
            </w:del>
          </w:p>
        </w:tc>
        <w:tc>
          <w:tcPr>
            <w:tcW w:w="1572" w:type="dxa"/>
          </w:tcPr>
          <w:p w14:paraId="32CA1806" w14:textId="4BDA3AB3"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68" w:author="Molly McEvilley" w:date="2023-05-09T14:51:00Z">
              <w:r w:rsidRPr="00445256" w:rsidDel="00066E7B">
                <w:rPr>
                  <w:rFonts w:cstheme="minorHAnsi"/>
                </w:rPr>
                <w:delText>16</w:delText>
              </w:r>
            </w:del>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652077A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69" w:author="Molly McEvilley" w:date="2023-05-09T14:51:00Z">
              <w:r w:rsidRPr="00577A54" w:rsidDel="00066E7B">
                <w:rPr>
                  <w:rFonts w:cstheme="minorHAnsi"/>
                </w:rPr>
                <w:delText>(any other)</w:delText>
              </w:r>
            </w:del>
          </w:p>
        </w:tc>
        <w:tc>
          <w:tcPr>
            <w:tcW w:w="1572" w:type="dxa"/>
          </w:tcPr>
          <w:p w14:paraId="7B5C8D93" w14:textId="2C08B550"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70" w:author="Molly McEvilley" w:date="2023-05-09T14:51:00Z">
              <w:r w:rsidRPr="00577A54" w:rsidDel="00066E7B">
                <w:rPr>
                  <w:rFonts w:cstheme="minorHAnsi"/>
                </w:rPr>
                <w:delText>99</w:delText>
              </w:r>
            </w:del>
          </w:p>
        </w:tc>
      </w:tr>
    </w:tbl>
    <w:p w14:paraId="7801ECD9" w14:textId="68D8822D" w:rsidR="00A43099" w:rsidRPr="00C52062" w:rsidRDefault="00A43099" w:rsidP="0088191A">
      <w:pPr>
        <w:pStyle w:val="Heading2"/>
      </w:pPr>
      <w:bookmarkStart w:id="3771" w:name="_EST/RRH/PSHDestination–_LSAHousehol"/>
      <w:bookmarkStart w:id="3772" w:name="_Toc37849785"/>
      <w:bookmarkStart w:id="3773" w:name="_Toc140489957"/>
      <w:bookmarkEnd w:id="3771"/>
      <w:r>
        <w:t>EST/RRH/</w:t>
      </w:r>
      <w:proofErr w:type="spellStart"/>
      <w:r>
        <w:t>PSHDestination</w:t>
      </w:r>
      <w:proofErr w:type="spellEnd"/>
      <w:r w:rsidR="006F09FD">
        <w:t xml:space="preserve"> </w:t>
      </w:r>
      <w:r>
        <w:t xml:space="preserve">– </w:t>
      </w:r>
      <w:proofErr w:type="spellStart"/>
      <w:r w:rsidRPr="00C52062">
        <w:t>LSAHousehold</w:t>
      </w:r>
      <w:bookmarkEnd w:id="3772"/>
      <w:bookmarkEnd w:id="3773"/>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50"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fFug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N0DF8W6AwAAUwsAAA4AAAAAAAAAAAAAAAAALgIAAGRycy9l&#10;Mm9Eb2MueG1sUEsBAi0AFAAGAAgAAAAhAHk6KeTdAAAABwEAAA8AAAAAAAAAAAAAAAAAFAYAAGRy&#10;cy9kb3ducmV2LnhtbFBLBQYAAAAABAAEAPMAAAAeBwAAAAA=&#10;">
                <v:shape id="AutoShape 390" o:spid="_x0000_s135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5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5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BD5E78D"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3774" w:name="_Toc37849786"/>
    </w:p>
    <w:p w14:paraId="62F91D64" w14:textId="01BA0CD7" w:rsidR="0019166A" w:rsidRDefault="0019166A" w:rsidP="0088191A">
      <w:pPr>
        <w:pStyle w:val="Heading2"/>
      </w:pPr>
      <w:bookmarkStart w:id="3775" w:name="_Toc140489958"/>
      <w:r w:rsidRPr="00EE1280">
        <w:t>EST/RRH/PSH</w:t>
      </w:r>
      <w:r>
        <w:t xml:space="preserve"> Population Identifiers</w:t>
      </w:r>
      <w:bookmarkEnd w:id="3774"/>
      <w:bookmarkEnd w:id="3775"/>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Da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p4sfS2/O5Wl4+QBKODgIDg&#10;waDR5jMlA4hHQe2/O2YEJfKNgkR6pZkGZhpspwFTHK4WlDtDSZhsXNCkXW/augHbMeKhtKdT1SLa&#10;Jz/wbSK3fyrJ5xBWIPkd0IN7euRkIggZGUIWmCXv7E9h/TyNV/HXenHOetieBGck0CRWE31/sT4/&#10;Y/3q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NbhENqvAwAAQQsAAA4AAAAAAAAAAAAAAAAALgIAAGRycy9lMm9Eb2MueG1sUEsB&#10;Ai0AFAAGAAgAAAAhADOQa2zcAAAABAEAAA8AAAAAAAAAAAAAAAAACQYAAGRycy9kb3ducmV2Lnht&#10;bFBLBQYAAAAABAAEAPMAAAASBwAAAAA=&#10;">
                <v:shape id="AutoShape 390" o:spid="_x0000_s135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lastRenderedPageBreak/>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6EA57C06"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0F68E89B" w:rsidR="0019166A" w:rsidRPr="002C297C" w:rsidRDefault="0019166A" w:rsidP="0030608E">
      <w:pPr>
        <w:pStyle w:val="ListParagraph"/>
        <w:numPr>
          <w:ilvl w:val="0"/>
          <w:numId w:val="41"/>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053409E9" w:rsidR="0019166A" w:rsidRPr="002C297C" w:rsidRDefault="0019166A" w:rsidP="0030608E">
      <w:pPr>
        <w:pStyle w:val="ListParagraph"/>
        <w:numPr>
          <w:ilvl w:val="0"/>
          <w:numId w:val="41"/>
        </w:numPr>
      </w:pPr>
      <w:r>
        <w:rPr>
          <w:b/>
          <w:bCs/>
        </w:rPr>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3D6118A8" w:rsidR="0019166A" w:rsidRDefault="0019166A" w:rsidP="0030608E">
      <w:pPr>
        <w:pStyle w:val="ListParagraph"/>
        <w:numPr>
          <w:ilvl w:val="0"/>
          <w:numId w:val="41"/>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6C61D74C" w:rsidR="0019166A" w:rsidRDefault="0019166A" w:rsidP="0019166A">
      <w:r>
        <w:t xml:space="preserve">There are no project-group-specific columns for </w:t>
      </w:r>
      <w:proofErr w:type="spellStart"/>
      <w:r w:rsidR="005C6A07">
        <w:rPr>
          <w:b/>
          <w:bCs/>
        </w:rPr>
        <w:t>HoHRace</w:t>
      </w:r>
      <w:ins w:id="3776" w:author="Jules Brown" w:date="2023-07-13T10:56:00Z">
        <w:r w:rsidR="00102FF3">
          <w:rPr>
            <w:b/>
            <w:bCs/>
          </w:rPr>
          <w:t>Ethnicity</w:t>
        </w:r>
      </w:ins>
      <w:proofErr w:type="spellEnd"/>
      <w:r>
        <w:t xml:space="preserve"> </w:t>
      </w:r>
      <w:del w:id="3777" w:author="Jules Brown" w:date="2023-07-13T10:56:00Z">
        <w:r w:rsidDel="00102FF3">
          <w:delText xml:space="preserve">and </w:delText>
        </w:r>
        <w:r w:rsidRPr="00AD7462" w:rsidDel="00102FF3">
          <w:rPr>
            <w:b/>
            <w:bCs/>
          </w:rPr>
          <w:delText>HoHEthnicity</w:delText>
        </w:r>
        <w:r w:rsidDel="00102FF3">
          <w:delText xml:space="preserve"> </w:delText>
        </w:r>
      </w:del>
      <w:r>
        <w:t xml:space="preserve">as </w:t>
      </w:r>
      <w:del w:id="3778" w:author="Jules Brown" w:date="2023-07-13T10:56:00Z">
        <w:r w:rsidDel="00102FF3">
          <w:delText xml:space="preserve">those </w:delText>
        </w:r>
      </w:del>
      <w:ins w:id="3779" w:author="Jules Brown" w:date="2023-07-13T10:56:00Z">
        <w:r w:rsidR="00102FF3">
          <w:t>it is</w:t>
        </w:r>
      </w:ins>
      <w:del w:id="3780" w:author="Jules Brown" w:date="2023-07-13T10:56:00Z">
        <w:r w:rsidDel="00102FF3">
          <w:delText>are</w:delText>
        </w:r>
      </w:del>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1448178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2B2F23EA"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4B8C333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30138FB5" w14:textId="5710ABA6" w:rsidR="00171D37" w:rsidRDefault="00D81910" w:rsidP="00171D37">
      <w:pPr>
        <w:rPr>
          <w:ins w:id="3781" w:author="Jules Brown" w:date="2023-07-15T09:58:00Z"/>
        </w:rPr>
      </w:pPr>
      <w:del w:id="3782" w:author="Jules Brown" w:date="2023-07-15T10:01:00Z">
        <w:r w:rsidDel="0038276F">
          <w:delText xml:space="preserve">If there is any active HHID for the </w:delText>
        </w:r>
        <w:r w:rsidRPr="002C297C" w:rsidDel="0038276F">
          <w:rPr>
            <w:b/>
            <w:bCs/>
          </w:rPr>
          <w:delText>HoHID</w:delText>
        </w:r>
        <w:r w:rsidDel="0038276F">
          <w:rPr>
            <w:b/>
            <w:bCs/>
          </w:rPr>
          <w:delText xml:space="preserve"> </w:delText>
        </w:r>
        <w:r w:rsidDel="0038276F">
          <w:delText>where</w:delText>
        </w:r>
        <w:r w:rsidRPr="00D81910" w:rsidDel="0038276F">
          <w:rPr>
            <w:b/>
            <w:bCs/>
          </w:rPr>
          <w:delText xml:space="preserve"> ActiveHHType</w:delText>
        </w:r>
        <w:r w:rsidDel="0038276F">
          <w:delText xml:space="preserve"> = </w:delText>
        </w:r>
        <w:r w:rsidRPr="002C297C" w:rsidDel="0038276F">
          <w:rPr>
            <w:b/>
            <w:bCs/>
          </w:rPr>
          <w:delText>HHType</w:delText>
        </w:r>
        <w:r w:rsidDel="0038276F">
          <w:delText xml:space="preserve"> and</w:delText>
        </w:r>
        <w:r w:rsidR="0019166A" w:rsidDel="0038276F">
          <w:delText xml:space="preserve"> </w:delText>
        </w:r>
        <w:r w:rsidR="0019166A" w:rsidRPr="00AD7462" w:rsidDel="0038276F">
          <w:rPr>
            <w:b/>
            <w:bCs/>
          </w:rPr>
          <w:delText>HH</w:delText>
        </w:r>
        <w:r w:rsidR="0019166A" w:rsidDel="0038276F">
          <w:rPr>
            <w:b/>
            <w:bCs/>
          </w:rPr>
          <w:delText>FleeingDV</w:delText>
        </w:r>
        <w:r w:rsidR="0019166A" w:rsidDel="0038276F">
          <w:delText xml:space="preserve"> = 1 and</w:delText>
        </w:r>
        <w:r w:rsidR="0019166A" w:rsidRPr="002C297C" w:rsidDel="0038276F">
          <w:rPr>
            <w:b/>
            <w:bCs/>
          </w:rPr>
          <w:delText xml:space="preserve"> </w:delText>
        </w:r>
        <w:r w:rsidR="006C22C3" w:rsidDel="0038276F">
          <w:rPr>
            <w:b/>
            <w:bCs/>
          </w:rPr>
          <w:delText>LSA</w:delText>
        </w:r>
        <w:r w:rsidR="006C22C3" w:rsidRPr="00845520" w:rsidDel="0038276F">
          <w:rPr>
            <w:b/>
            <w:bCs/>
          </w:rPr>
          <w:delText>ProjectType</w:delText>
        </w:r>
        <w:r w:rsidR="006C22C3" w:rsidDel="0038276F">
          <w:delText xml:space="preserve"> </w:delText>
        </w:r>
        <w:r w:rsidR="0019166A" w:rsidDel="0038276F">
          <w:delText xml:space="preserve">is consistent with the project group, set the value for </w:delText>
        </w:r>
        <w:r w:rsidR="0019166A" w:rsidRPr="002C297C" w:rsidDel="0038276F">
          <w:rPr>
            <w:b/>
            <w:bCs/>
          </w:rPr>
          <w:delText>EST/RRH/PSH</w:delText>
        </w:r>
        <w:r w:rsidR="0019166A" w:rsidDel="0038276F">
          <w:rPr>
            <w:b/>
            <w:bCs/>
          </w:rPr>
          <w:delText>FleeingDV</w:delText>
        </w:r>
        <w:r w:rsidR="0019166A" w:rsidRPr="00AE4D6E" w:rsidDel="0038276F">
          <w:delText xml:space="preserve"> </w:delText>
        </w:r>
        <w:r w:rsidR="0019166A" w:rsidDel="0038276F">
          <w:delText>to 1</w:delText>
        </w:r>
        <w:r w:rsidR="004873DC" w:rsidDel="0038276F">
          <w:delText xml:space="preserve">. </w:delText>
        </w:r>
        <w:r w:rsidR="0019166A" w:rsidDel="0038276F">
          <w:delText>Otherwise, set to 0</w:delText>
        </w:r>
        <w:r w:rsidR="004873DC" w:rsidDel="0038276F">
          <w:delText xml:space="preserve">. </w:delText>
        </w:r>
      </w:del>
      <w:ins w:id="3783" w:author="Jules Brown" w:date="2023-07-15T09:58:00Z">
        <w:r w:rsidR="00171D37">
          <w:t xml:space="preserve">Set </w:t>
        </w:r>
      </w:ins>
      <w:ins w:id="3784" w:author="Jules Brown" w:date="2023-07-15T10:02:00Z">
        <w:r w:rsidR="00426CE6">
          <w:rPr>
            <w:b/>
            <w:bCs/>
          </w:rPr>
          <w:t>EST/RRH/</w:t>
        </w:r>
        <w:proofErr w:type="spellStart"/>
        <w:r w:rsidR="00426CE6">
          <w:rPr>
            <w:b/>
            <w:bCs/>
          </w:rPr>
          <w:t>PSH</w:t>
        </w:r>
      </w:ins>
      <w:ins w:id="3785" w:author="Jules Brown" w:date="2023-07-15T09:58:00Z">
        <w:r w:rsidR="00171D37">
          <w:rPr>
            <w:b/>
            <w:bCs/>
          </w:rPr>
          <w:t>FleeingDV</w:t>
        </w:r>
        <w:proofErr w:type="spellEnd"/>
        <w:r w:rsidR="00171D37">
          <w:t xml:space="preserve"> to the first value in the table below that occurs in </w:t>
        </w:r>
        <w:proofErr w:type="spellStart"/>
        <w:r w:rsidR="00171D37">
          <w:t>tlsa_HHID.</w:t>
        </w:r>
        <w:r w:rsidR="00171D37">
          <w:rPr>
            <w:b/>
            <w:bCs/>
          </w:rPr>
          <w:t>HHFleeingDV</w:t>
        </w:r>
        <w:proofErr w:type="spellEnd"/>
        <w:r w:rsidR="00171D37">
          <w:t xml:space="preserve"> for the same </w:t>
        </w:r>
        <w:proofErr w:type="spellStart"/>
        <w:r w:rsidR="00171D37" w:rsidRPr="00C24886">
          <w:rPr>
            <w:b/>
            <w:bCs/>
          </w:rPr>
          <w:t>HoHID</w:t>
        </w:r>
        <w:proofErr w:type="spellEnd"/>
        <w:r w:rsidR="00171D37">
          <w:t xml:space="preserve"> where </w:t>
        </w:r>
        <w:proofErr w:type="spellStart"/>
        <w:r w:rsidR="00171D37" w:rsidRPr="00C24886">
          <w:rPr>
            <w:b/>
            <w:bCs/>
          </w:rPr>
          <w:t>ActiveHHType</w:t>
        </w:r>
        <w:proofErr w:type="spellEnd"/>
        <w:r w:rsidR="00171D37">
          <w:t xml:space="preserve"> = </w:t>
        </w:r>
        <w:proofErr w:type="spellStart"/>
        <w:r w:rsidR="00171D37" w:rsidRPr="00C24886">
          <w:rPr>
            <w:b/>
            <w:bCs/>
          </w:rPr>
          <w:t>HHType</w:t>
        </w:r>
      </w:ins>
      <w:proofErr w:type="spellEnd"/>
      <w:ins w:id="3786" w:author="Jules Brown" w:date="2023-07-15T10:03:00Z">
        <w:r w:rsidR="00426CE6">
          <w:rPr>
            <w:b/>
            <w:bCs/>
          </w:rPr>
          <w:t xml:space="preserve"> </w:t>
        </w:r>
        <w:r w:rsidR="00426CE6" w:rsidRPr="00426CE6">
          <w:t>and</w:t>
        </w:r>
        <w:r w:rsidR="00426CE6">
          <w:rPr>
            <w:b/>
            <w:bCs/>
          </w:rPr>
          <w:t xml:space="preserve"> </w:t>
        </w:r>
        <w:proofErr w:type="spellStart"/>
        <w:r w:rsidR="00426CE6">
          <w:rPr>
            <w:b/>
            <w:bCs/>
          </w:rPr>
          <w:t>LSA</w:t>
        </w:r>
        <w:r w:rsidR="00426CE6" w:rsidRPr="00845520">
          <w:rPr>
            <w:b/>
            <w:bCs/>
          </w:rPr>
          <w:t>ProjectType</w:t>
        </w:r>
        <w:proofErr w:type="spellEnd"/>
        <w:r w:rsidR="00426CE6">
          <w:t xml:space="preserve"> is consistent with the project group</w:t>
        </w:r>
      </w:ins>
      <w:ins w:id="3787" w:author="Jules Brown" w:date="2023-07-15T09:58:00Z">
        <w:r w:rsidR="00171D37">
          <w:t xml:space="preserve">: </w:t>
        </w:r>
      </w:ins>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ins w:id="3788"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rPr>
                <w:ins w:id="3789" w:author="Jules Brown" w:date="2023-07-15T09:58:00Z"/>
              </w:rPr>
            </w:pPr>
            <w:ins w:id="3790" w:author="Jules Brown" w:date="2023-07-15T09:58:00Z">
              <w:r>
                <w:t>Priority</w:t>
              </w:r>
            </w:ins>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rPr>
                <w:ins w:id="3791" w:author="Jules Brown" w:date="2023-07-15T09:58:00Z"/>
              </w:rPr>
            </w:pPr>
            <w:proofErr w:type="spellStart"/>
            <w:ins w:id="3792" w:author="Jules Brown" w:date="2023-07-15T09:58:00Z">
              <w:r>
                <w:t>HHFleeingDV</w:t>
              </w:r>
              <w:proofErr w:type="spellEnd"/>
              <w:r>
                <w:t xml:space="preserve"> Value</w:t>
              </w:r>
            </w:ins>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ins w:id="3793"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rPr>
                <w:ins w:id="3794" w:author="Jules Brown" w:date="2023-07-15T09:58:00Z"/>
              </w:rPr>
            </w:pPr>
            <w:ins w:id="3795" w:author="Jules Brown" w:date="2023-07-15T09:58:00Z">
              <w:r>
                <w:t>1</w:t>
              </w:r>
            </w:ins>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3796" w:author="Jules Brown" w:date="2023-07-15T09:58:00Z"/>
              </w:rPr>
            </w:pPr>
            <w:ins w:id="3797" w:author="Jules Brown" w:date="2023-07-15T09:58:00Z">
              <w:r>
                <w:t>1</w:t>
              </w:r>
            </w:ins>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ins w:id="3798"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rPr>
                <w:ins w:id="3799" w:author="Jules Brown" w:date="2023-07-15T09:58:00Z"/>
              </w:rPr>
            </w:pPr>
            <w:ins w:id="3800" w:author="Jules Brown" w:date="2023-07-15T09:58:00Z">
              <w:r>
                <w:t>2</w:t>
              </w:r>
            </w:ins>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rPr>
                <w:ins w:id="3801" w:author="Jules Brown" w:date="2023-07-15T09:58:00Z"/>
              </w:rPr>
            </w:pPr>
            <w:ins w:id="3802" w:author="Jules Brown" w:date="2023-07-15T09:58:00Z">
              <w:r>
                <w:t>2</w:t>
              </w:r>
            </w:ins>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ins w:id="3803"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rPr>
                <w:ins w:id="3804" w:author="Jules Brown" w:date="2023-07-15T09:58:00Z"/>
              </w:rPr>
            </w:pPr>
            <w:ins w:id="3805" w:author="Jules Brown" w:date="2023-07-15T09:58:00Z">
              <w:r>
                <w:t>3</w:t>
              </w:r>
            </w:ins>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3806" w:author="Jules Brown" w:date="2023-07-15T09:58:00Z"/>
              </w:rPr>
            </w:pPr>
            <w:ins w:id="3807" w:author="Jules Brown" w:date="2023-07-15T09:58:00Z">
              <w:r>
                <w:t>0</w:t>
              </w:r>
            </w:ins>
          </w:p>
        </w:tc>
      </w:tr>
    </w:tbl>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0D4353E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3808" w:name="_Toc37849787"/>
      <w:bookmarkStart w:id="3809" w:name="_Toc140489959"/>
      <w:r w:rsidRPr="00EE1280">
        <w:t>System Engagement</w:t>
      </w:r>
      <w:r w:rsidRPr="00C52062">
        <w:t xml:space="preserve"> Status and Return Time</w:t>
      </w:r>
      <w:bookmarkEnd w:id="3808"/>
      <w:bookmarkEnd w:id="3809"/>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u7rAMAAFkLAAAOAAAAZHJzL2Uyb0RvYy54bWzsVk2P2zYQvRfofyB470ryh+wVVhtsvR8I&#10;kLYBNu2dpiiJCEWqJL3y5td3OJTstZ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">
                <v:shape id="AutoShape 448" o:spid="_x0000_s135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6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6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3565"/>
    <w:bookmarkEnd w:id="356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lastRenderedPageBreak/>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lastRenderedPageBreak/>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w:t>
      </w:r>
      <w:proofErr w:type="gramStart"/>
      <w:r>
        <w:rPr>
          <w:bCs/>
        </w:rPr>
        <w:t>period</w:t>
      </w:r>
      <w:proofErr w:type="gramEnd"/>
      <w:r>
        <w:rPr>
          <w:bCs/>
        </w:rPr>
        <w:t xml:space="preserve">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43DD6AD"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del w:id="3810" w:author="Molly McEvilley" w:date="2023-06-01T10:56:00Z">
              <w:r w:rsidDel="00BB6FFD">
                <w:delText xml:space="preserve">1 </w:delText>
              </w:r>
            </w:del>
            <w:ins w:id="3811" w:author="Molly McEvilley" w:date="2023-06-01T10:56:00Z">
              <w:r w:rsidR="00BB6FFD">
                <w:t xml:space="preserve">400 </w:t>
              </w:r>
            </w:ins>
            <w:r>
              <w:t xml:space="preserve">and </w:t>
            </w:r>
            <w:del w:id="3812" w:author="Molly McEvilley" w:date="2023-06-01T10:56:00Z">
              <w:r w:rsidDel="00BB6FFD">
                <w:delText>6</w:delText>
              </w:r>
            </w:del>
            <w:ins w:id="3813" w:author="Molly McEvilley" w:date="2023-06-01T10:56:00Z">
              <w:r w:rsidR="00BB6FFD">
                <w:t>499</w:t>
              </w:r>
            </w:ins>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5CAB18A8"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del w:id="3814" w:author="Molly McEvilley" w:date="2023-06-01T10:56:00Z">
              <w:r w:rsidDel="00BB6FFD">
                <w:delText xml:space="preserve">7 </w:delText>
              </w:r>
            </w:del>
            <w:ins w:id="3815" w:author="Molly McEvilley" w:date="2023-06-01T11:19:00Z">
              <w:r w:rsidR="002A5584">
                <w:t>1</w:t>
              </w:r>
            </w:ins>
            <w:ins w:id="3816" w:author="Molly McEvilley" w:date="2023-06-01T10:56:00Z">
              <w:r w:rsidR="00BB6FFD">
                <w:t xml:space="preserve">00 </w:t>
              </w:r>
            </w:ins>
            <w:r>
              <w:t xml:space="preserve">and </w:t>
            </w:r>
            <w:del w:id="3817" w:author="Molly McEvilley" w:date="2023-06-01T10:57:00Z">
              <w:r w:rsidDel="00BB6FFD">
                <w:delText>14</w:delText>
              </w:r>
            </w:del>
            <w:ins w:id="3818" w:author="Molly McEvilley" w:date="2023-06-01T10:57:00Z">
              <w:r w:rsidR="00BB6FFD">
                <w:t>399</w:t>
              </w:r>
            </w:ins>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ins w:id="3819" w:author="Molly McEvilley" w:date="2023-06-01T11:20:00Z">
              <w:r w:rsidR="0031162C">
                <w:t>other/</w:t>
              </w:r>
            </w:ins>
            <w:r w:rsidRPr="00577A54">
              <w:t>unknown destination</w:t>
            </w:r>
          </w:p>
        </w:tc>
        <w:tc>
          <w:tcPr>
            <w:tcW w:w="2032" w:type="dxa"/>
          </w:tcPr>
          <w:p w14:paraId="47A0E826" w14:textId="6A784FF7"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ins w:id="3820" w:author="Molly McEvilley" w:date="2023-06-01T11:20:00Z">
              <w:r>
                <w:t>&lt; 100</w:t>
              </w:r>
            </w:ins>
            <w:del w:id="3821" w:author="Molly McEvilley" w:date="2023-06-01T11:20:00Z">
              <w:r w:rsidR="004625BA" w:rsidDel="002A5584">
                <w:delText>In (</w:delText>
              </w:r>
            </w:del>
            <w:del w:id="3822" w:author="Molly McEvilley" w:date="2023-06-01T10:58:00Z">
              <w:r w:rsidR="004625BA" w:rsidDel="00F34A0C">
                <w:delText>15,99</w:delText>
              </w:r>
            </w:del>
            <w:del w:id="3823" w:author="Molly McEvilley" w:date="2023-06-01T11:20:00Z">
              <w:r w:rsidR="00906711" w:rsidRPr="00577A54" w:rsidDel="002A5584">
                <w:delText>)</w:delText>
              </w:r>
            </w:del>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3567"/>
      <w:bookmarkEnd w:id="3568"/>
    </w:tbl>
    <w:p w14:paraId="0E1486B3" w14:textId="77777777" w:rsidR="00300425" w:rsidRDefault="00300425" w:rsidP="008F2C7B"/>
    <w:p w14:paraId="54D9E0C2" w14:textId="71BC3D12" w:rsidR="00466A69" w:rsidRDefault="00466A69" w:rsidP="0088191A">
      <w:pPr>
        <w:pStyle w:val="Heading2"/>
      </w:pPr>
      <w:bookmarkStart w:id="3824" w:name="_Dates_Housed_in"/>
      <w:bookmarkStart w:id="3825" w:name="_Toc37849788"/>
      <w:bookmarkStart w:id="3826" w:name="_Toc140489960"/>
      <w:bookmarkEnd w:id="3824"/>
      <w:proofErr w:type="spellStart"/>
      <w:r w:rsidRPr="00EE1280">
        <w:t>RRHPreMoveInDays</w:t>
      </w:r>
      <w:proofErr w:type="spellEnd"/>
      <w:r w:rsidRPr="00EE1280">
        <w:t xml:space="preserve"> </w:t>
      </w:r>
      <w:r w:rsidR="007E42C3">
        <w:t>–</w:t>
      </w:r>
      <w:r>
        <w:t xml:space="preserve"> </w:t>
      </w:r>
      <w:proofErr w:type="spellStart"/>
      <w:r>
        <w:t>LSAHousehold</w:t>
      </w:r>
      <w:bookmarkEnd w:id="3825"/>
      <w:bookmarkEnd w:id="3826"/>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">
                <v:shape id="AutoShape 390" o:spid="_x0000_s136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6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6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FD58187"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6E4E1E7D"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w:t>
      </w:r>
      <w:del w:id="3827" w:author="Molly McEvilley" w:date="2023-06-30T12:42:00Z">
        <w:r w:rsidDel="00BF0D9E">
          <w:delText>y</w:delText>
        </w:r>
      </w:del>
      <w:r>
        <w:t xml:space="preserve"> RRH</w:t>
      </w:r>
      <w:ins w:id="3828" w:author="Molly McEvilley" w:date="2023-06-30T12:42:00Z">
        <w:r w:rsidR="00CB3C5A">
          <w:t xml:space="preserve"> housing</w:t>
        </w:r>
      </w:ins>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3829" w:name="_Dates_Housed_in_1"/>
      <w:bookmarkStart w:id="3830" w:name="_Toc37849789"/>
      <w:bookmarkStart w:id="3831" w:name="_Toc140489961"/>
      <w:bookmarkEnd w:id="3829"/>
      <w:r>
        <w:t>Dates Housed in PSH or RRH (</w:t>
      </w:r>
      <w:proofErr w:type="spellStart"/>
      <w:r>
        <w:t>sys_Time</w:t>
      </w:r>
      <w:proofErr w:type="spellEnd"/>
      <w:r>
        <w:t>)</w:t>
      </w:r>
      <w:bookmarkEnd w:id="3830"/>
      <w:bookmarkEnd w:id="383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">
                <v:shape id="AutoShape 448" o:spid="_x0000_s136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7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508C1C36"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4D9CE32A" w:rsidR="00DA4B2C" w:rsidRPr="001F1C18" w:rsidRDefault="00EB1C9F" w:rsidP="0030608E">
      <w:pPr>
        <w:pStyle w:val="ListParagraph"/>
        <w:numPr>
          <w:ilvl w:val="0"/>
          <w:numId w:val="15"/>
        </w:numPr>
      </w:pPr>
      <w:proofErr w:type="spellStart"/>
      <w:r>
        <w:t>tlsa_HHID.</w:t>
      </w:r>
      <w:del w:id="3832" w:author="Genelle Denzin" w:date="2023-07-09T13:20:00Z">
        <w:r w:rsidRPr="49FCFE86" w:rsidDel="004631C7">
          <w:rPr>
            <w:b/>
            <w:bCs/>
          </w:rPr>
          <w:delText xml:space="preserve"> </w:delText>
        </w:r>
      </w:del>
      <w:r w:rsidR="004631C7" w:rsidRPr="49FCFE86">
        <w:rPr>
          <w:b/>
          <w:bCs/>
        </w:rPr>
        <w:t>LSAProjectType</w:t>
      </w:r>
      <w:proofErr w:type="spellEnd"/>
      <w:r w:rsidR="00DA4B2C" w:rsidRPr="49FCFE86">
        <w:rPr>
          <w:b/>
          <w:bCs/>
        </w:rPr>
        <w:t xml:space="preserve"> </w:t>
      </w:r>
      <w:r w:rsidR="00DA4B2C">
        <w:t>= 3; and</w:t>
      </w:r>
    </w:p>
    <w:p w14:paraId="7853FD0B" w14:textId="088D6449" w:rsidR="00DA4B2C" w:rsidRPr="009F74F4" w:rsidRDefault="00EB1C9F" w:rsidP="0030608E">
      <w:pPr>
        <w:pStyle w:val="ListParagraph"/>
        <w:numPr>
          <w:ilvl w:val="0"/>
          <w:numId w:val="15"/>
        </w:numPr>
      </w:pPr>
      <w:proofErr w:type="spellStart"/>
      <w:r>
        <w:t>tlsa_HHID.</w:t>
      </w:r>
      <w:r w:rsidR="00DA4B2C" w:rsidRPr="49FCFE86">
        <w:rPr>
          <w:b/>
          <w:bCs/>
        </w:rPr>
        <w:t>MoveInDate</w:t>
      </w:r>
      <w:proofErr w:type="spellEnd"/>
      <w:r w:rsidR="00DA4B2C" w:rsidRPr="49FCFE86">
        <w:rPr>
          <w:b/>
          <w:bCs/>
        </w:rPr>
        <w:t xml:space="preserve"> </w:t>
      </w:r>
      <w:r w:rsidR="00DA4B2C">
        <w:t>&lt;= [Date];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proofErr w:type="gramStart"/>
      <w:r w:rsidR="00143E83">
        <w:t>NULL</w:t>
      </w:r>
      <w:proofErr w:type="gramEnd"/>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3D18FDFA" w:rsidR="00A966B9" w:rsidRPr="001F1C18" w:rsidRDefault="004631C7" w:rsidP="0030608E">
      <w:pPr>
        <w:pStyle w:val="ListParagraph"/>
        <w:numPr>
          <w:ilvl w:val="0"/>
          <w:numId w:val="15"/>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4DF29F1C" w:rsidR="00A966B9" w:rsidRPr="009F74F4" w:rsidRDefault="00A966B9" w:rsidP="0030608E">
      <w:pPr>
        <w:pStyle w:val="ListParagraph"/>
        <w:numPr>
          <w:ilvl w:val="0"/>
          <w:numId w:val="15"/>
        </w:numPr>
      </w:pPr>
      <w:proofErr w:type="spellStart"/>
      <w:r w:rsidRPr="49FCFE86">
        <w:rPr>
          <w:b/>
          <w:bCs/>
        </w:rPr>
        <w:t>MoveInDate</w:t>
      </w:r>
      <w:proofErr w:type="spellEnd"/>
      <w:r w:rsidRPr="49FCFE86">
        <w:rPr>
          <w:b/>
          <w:bCs/>
        </w:rPr>
        <w:t xml:space="preserve"> </w:t>
      </w:r>
      <w:r>
        <w:t>&lt;= [Date]; and</w:t>
      </w:r>
    </w:p>
    <w:p w14:paraId="6D526BF4" w14:textId="2796251C" w:rsidR="00A966B9" w:rsidRDefault="00A966B9" w:rsidP="0030608E">
      <w:pPr>
        <w:pStyle w:val="ListParagraph"/>
        <w:numPr>
          <w:ilvl w:val="0"/>
          <w:numId w:val="15"/>
        </w:numPr>
      </w:pPr>
      <w:proofErr w:type="spellStart"/>
      <w:r>
        <w:rPr>
          <w:b/>
        </w:rPr>
        <w:t>ExitDate</w:t>
      </w:r>
      <w:proofErr w:type="spellEnd"/>
      <w:r>
        <w:rPr>
          <w:b/>
        </w:rPr>
        <w:t xml:space="preserve"> </w:t>
      </w:r>
      <w:r>
        <w:t xml:space="preserve">&gt; [Date] or is </w:t>
      </w:r>
      <w:proofErr w:type="gramStart"/>
      <w:r w:rsidR="00143E83">
        <w:t>NULL</w:t>
      </w:r>
      <w:proofErr w:type="gramEnd"/>
    </w:p>
    <w:p w14:paraId="21647CC6" w14:textId="4C9E4A94" w:rsidR="007F4432" w:rsidRDefault="007F4432" w:rsidP="0088191A">
      <w:pPr>
        <w:pStyle w:val="Heading2"/>
      </w:pPr>
      <w:bookmarkStart w:id="3833" w:name="_Toc37849790"/>
      <w:bookmarkStart w:id="3834" w:name="_Toc140489962"/>
      <w:r>
        <w:t>Get Last Inactive Date</w:t>
      </w:r>
      <w:bookmarkEnd w:id="3833"/>
      <w:bookmarkEnd w:id="383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">
                <v:shape id="AutoShape 448" o:spid="_x0000_s13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pPr>
        <w:rPr>
          <w:ins w:id="3835" w:author="Molly McEvilley" w:date="2023-06-30T12:40:00Z"/>
        </w:rPr>
      </w:pPr>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ins w:id="3836" w:author="Molly McEvilley" w:date="2023-06-30T12:40:00Z">
        <w:r>
          <w:t>RR</w:t>
        </w:r>
      </w:ins>
      <w:ins w:id="3837" w:author="Molly McEvilley" w:date="2023-06-30T12:41:00Z">
        <w:r>
          <w:t xml:space="preserve">H-SO </w:t>
        </w:r>
        <w:r w:rsidR="00335790">
          <w:t xml:space="preserve">enrollments are not relevant to </w:t>
        </w:r>
        <w:proofErr w:type="spellStart"/>
        <w:r w:rsidR="00335790" w:rsidRPr="00277F30">
          <w:rPr>
            <w:b/>
            <w:bCs/>
          </w:rPr>
          <w:t>LastInactive</w:t>
        </w:r>
        <w:proofErr w:type="spellEnd"/>
        <w:r w:rsidR="00335790">
          <w:t>.</w:t>
        </w:r>
      </w:ins>
    </w:p>
    <w:p w14:paraId="60F497E0" w14:textId="77777777" w:rsidR="007F4432" w:rsidRDefault="007F4432" w:rsidP="0088191A">
      <w:pPr>
        <w:pStyle w:val="Heading3"/>
      </w:pPr>
      <w:proofErr w:type="spellStart"/>
      <w:r>
        <w:lastRenderedPageBreak/>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003C4035"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Pr="49FCFE86">
              <w:rPr>
                <w:u w:val="single"/>
              </w:rPr>
              <w:t>ReportEnd</w:t>
            </w:r>
            <w:proofErr w:type="spellEnd"/>
            <w:r>
              <w:t xml:space="preserve"> </w:t>
            </w:r>
          </w:p>
          <w:p w14:paraId="05D950A3" w14:textId="0A7B3651" w:rsidR="00C9510B" w:rsidRPr="00DE4A2E" w:rsidRDefault="00C9510B" w:rsidP="00DE4A2E">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30320E21" w:rsidP="007B0E6B">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Pr="49FCFE86">
              <w:rPr>
                <w:u w:val="single"/>
              </w:rPr>
              <w:t>ReportEnd</w:t>
            </w:r>
            <w:proofErr w:type="spellEnd"/>
          </w:p>
          <w:p w14:paraId="3432D0CA" w14:textId="7BF96A48" w:rsidR="00C9510B" w:rsidRPr="00DE4A2E" w:rsidRDefault="30320E21" w:rsidP="00DE4A2E">
            <w:pPr>
              <w:pStyle w:val="ListParagraph"/>
              <w:ind w:left="256" w:hanging="270"/>
              <w:rPr>
                <w:bCs/>
              </w:rPr>
            </w:pPr>
            <w:r>
              <w:t xml:space="preserve">For all other </w:t>
            </w:r>
            <w:proofErr w:type="spellStart"/>
            <w:r>
              <w:t>tlsa_HHID</w:t>
            </w:r>
            <w:proofErr w:type="spellEnd"/>
            <w:r>
              <w:t xml:space="preserve"> enrollments, the earlier non-</w:t>
            </w:r>
            <w:r w:rsidR="00143E83">
              <w:t>NULL</w:t>
            </w:r>
            <w:r>
              <w:t xml:space="preserve"> of [</w:t>
            </w:r>
            <w:proofErr w:type="spellStart"/>
            <w:r w:rsidRPr="49FCFE86">
              <w:rPr>
                <w:b/>
                <w:bCs/>
              </w:rPr>
              <w:t>ExitDate</w:t>
            </w:r>
            <w:proofErr w:type="spellEnd"/>
            <w:r>
              <w:t xml:space="preserve"> + 6 days] or </w:t>
            </w:r>
            <w:proofErr w:type="spellStart"/>
            <w:r w:rsidRPr="49FCFE86">
              <w:rPr>
                <w:u w:val="single"/>
              </w:rPr>
              <w:t>ReportEnd</w:t>
            </w:r>
            <w:proofErr w:type="spellEnd"/>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06135739" w:rsidR="007F4432" w:rsidRPr="0092505D" w:rsidRDefault="007F4432" w:rsidP="007F4432">
      <w:proofErr w:type="spellStart"/>
      <w:r w:rsidRPr="0092505D">
        <w:rPr>
          <w:b/>
        </w:rPr>
        <w:t>LastInactive</w:t>
      </w:r>
      <w:proofErr w:type="spellEnd"/>
      <w:r w:rsidRPr="0092505D">
        <w:t xml:space="preserve"> is the later of </w:t>
      </w:r>
      <w:r w:rsidR="0033788B" w:rsidRPr="00190224">
        <w:rPr>
          <w:u w:val="single"/>
        </w:rPr>
        <w:t>[</w:t>
      </w:r>
      <w:proofErr w:type="spellStart"/>
      <w:r w:rsidR="0033788B">
        <w:rPr>
          <w:u w:val="single"/>
        </w:rPr>
        <w:t>LookbackDate</w:t>
      </w:r>
      <w:proofErr w:type="spellEnd"/>
      <w:r w:rsidR="0033788B">
        <w:rPr>
          <w:u w:val="single"/>
        </w:rPr>
        <w:t xml:space="preserve"> – 1 day]</w:t>
      </w:r>
      <w:r w:rsidRPr="0092505D">
        <w:t xml:space="preserve">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3838" w:name="_Toc37849791"/>
      <w:bookmarkStart w:id="3839" w:name="_Toc140489963"/>
      <w:r>
        <w:lastRenderedPageBreak/>
        <w:t>Get Dates of Other System Use (</w:t>
      </w:r>
      <w:proofErr w:type="spellStart"/>
      <w:r>
        <w:t>sys_Time</w:t>
      </w:r>
      <w:proofErr w:type="spellEnd"/>
      <w:r>
        <w:t>)</w:t>
      </w:r>
      <w:bookmarkEnd w:id="3838"/>
      <w:bookmarkEnd w:id="383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5QpjauQQA&#10;AP8TAAAOAAAAAAAAAAAAAAAAAC4CAABkcnMvZTJvRG9jLnhtbFBLAQItABQABgAIAAAAIQAQein0&#10;3gAAAAUBAAAPAAAAAAAAAAAAAAAAABMHAABkcnMvZG93bnJldi54bWxQSwUGAAAAAAQABADzAAAA&#10;HggAAAAA&#10;">
                <v:shape id="AutoShape 448" o:spid="_x0000_s138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8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8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8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3840" w:name="_Get_Other_Dates"/>
      <w:bookmarkStart w:id="3841" w:name="_Toc37849792"/>
      <w:bookmarkStart w:id="3842" w:name="_Toc140489964"/>
      <w:bookmarkEnd w:id="3840"/>
      <w:r>
        <w:t>Get Other Dates Homeless from 3.917A/B Living Situation</w:t>
      </w:r>
      <w:bookmarkEnd w:id="3841"/>
      <w:bookmarkEnd w:id="384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8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QoVBlB4FAADwFwAADgAAAAAAAAAA&#10;AAAAAAAuAgAAZHJzL2Uyb0RvYy54bWxQSwECLQAUAAYACAAAACEAPJZlut0AAAAFAQAADwAAAAAA&#10;AAAAAAAAAAB4BwAAZHJzL2Rvd25yZXYueG1sUEsFBgAAAAAEAAQA8wAAAIIIAAAAAA==&#10;">
                <v:shape id="Flowchart: Internal Storage 63" o:spid="_x0000_s138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9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9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9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proofErr w:type="spellStart"/>
      <w:r w:rsidR="005A6BF7" w:rsidRPr="005A6BF7">
        <w:rPr>
          <w:u w:val="words"/>
        </w:rPr>
        <w:t>LookbackDate</w:t>
      </w:r>
      <w:proofErr w:type="spellEnd"/>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49FCFE86">
        <w:rPr>
          <w:b/>
          <w:bCs/>
        </w:rPr>
        <w:t>EntryDate</w:t>
      </w:r>
      <w:proofErr w:type="spellEnd"/>
      <w:r w:rsidRPr="49FCFE86">
        <w:rPr>
          <w:i/>
          <w:iCs/>
        </w:rPr>
        <w:t xml:space="preserve"> &gt;</w:t>
      </w:r>
      <w:r>
        <w:t xml:space="preserve"> </w:t>
      </w:r>
      <w:proofErr w:type="spellStart"/>
      <w:r w:rsidRPr="49FCFE86">
        <w:rPr>
          <w:b/>
          <w:bCs/>
        </w:rPr>
        <w:t>LastInactive</w:t>
      </w:r>
      <w:proofErr w:type="spellEnd"/>
      <w:r>
        <w:t>; and</w:t>
      </w:r>
    </w:p>
    <w:p w14:paraId="1D383962" w14:textId="0F877ACB"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w:t>
      </w:r>
      <w:del w:id="3843" w:author="Molly McEvilley" w:date="2023-06-13T10:17:00Z">
        <w:r w:rsidRPr="003814C3" w:rsidDel="008173F4">
          <w:delText>1,18,16</w:delText>
        </w:r>
      </w:del>
      <w:ins w:id="3844" w:author="Molly McEvilley" w:date="2023-06-13T10:17:00Z">
        <w:r w:rsidR="008173F4">
          <w:t>101,118,116</w:t>
        </w:r>
      </w:ins>
      <w:r w:rsidRPr="003814C3">
        <w:t xml:space="preserve">)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1A609602" w:rsidR="007F4432" w:rsidRPr="003814C3" w:rsidRDefault="008E7D2C" w:rsidP="0030608E">
      <w:pPr>
        <w:pStyle w:val="ListParagraph"/>
        <w:numPr>
          <w:ilvl w:val="6"/>
          <w:numId w:val="67"/>
        </w:numPr>
        <w:ind w:left="1170" w:hanging="450"/>
      </w:pPr>
      <w:proofErr w:type="spellStart"/>
      <w:ins w:id="3845" w:author="Molly McEvilley" w:date="2023-06-30T12:45:00Z">
        <w:r>
          <w:rPr>
            <w:b/>
            <w:bCs/>
          </w:rPr>
          <w:t>LSA</w:t>
        </w:r>
        <w:r w:rsidRPr="00845520">
          <w:rPr>
            <w:b/>
            <w:bCs/>
          </w:rPr>
          <w:t>ProjectType</w:t>
        </w:r>
        <w:proofErr w:type="spellEnd"/>
        <w:r>
          <w:t xml:space="preserve"> </w:t>
        </w:r>
      </w:ins>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proofErr w:type="spellStart"/>
      <w:r w:rsidR="007F4432" w:rsidRPr="003814C3">
        <w:rPr>
          <w:i/>
        </w:rPr>
        <w:t>LengthOfStay</w:t>
      </w:r>
      <w:proofErr w:type="spellEnd"/>
      <w:r w:rsidR="007F4432" w:rsidRPr="003814C3">
        <w:t xml:space="preserve"> in (10, 11) and </w:t>
      </w:r>
      <w:proofErr w:type="spellStart"/>
      <w:r w:rsidR="007F4432" w:rsidRPr="003814C3">
        <w:rPr>
          <w:i/>
        </w:rPr>
        <w:t>PreviousStreetESSH</w:t>
      </w:r>
      <w:proofErr w:type="spellEnd"/>
      <w:r w:rsidR="007F4432" w:rsidRPr="003814C3">
        <w:t xml:space="preserve"> = 1; or</w:t>
      </w:r>
    </w:p>
    <w:p w14:paraId="0291DF0A" w14:textId="4F478E31" w:rsidR="007F4432" w:rsidRPr="003814C3" w:rsidRDefault="00C653C6" w:rsidP="0030608E">
      <w:pPr>
        <w:pStyle w:val="ListParagraph"/>
        <w:numPr>
          <w:ilvl w:val="6"/>
          <w:numId w:val="67"/>
        </w:numPr>
        <w:ind w:left="1170" w:hanging="450"/>
      </w:pPr>
      <w:proofErr w:type="spellStart"/>
      <w:ins w:id="3846" w:author="Molly McEvilley" w:date="2023-06-13T10:48:00Z">
        <w:r>
          <w:rPr>
            <w:b/>
            <w:bCs/>
          </w:rPr>
          <w:t>LSA</w:t>
        </w:r>
        <w:r w:rsidRPr="00845520">
          <w:rPr>
            <w:b/>
            <w:bCs/>
          </w:rPr>
          <w:t>ProjectType</w:t>
        </w:r>
        <w:proofErr w:type="spellEnd"/>
        <w:r>
          <w:t xml:space="preserve"> </w:t>
        </w:r>
      </w:ins>
      <w:r w:rsidR="007F4432">
        <w:t xml:space="preserve">not </w:t>
      </w:r>
      <w:r w:rsidR="007F4432" w:rsidRPr="003814C3">
        <w:t>in (</w:t>
      </w:r>
      <w:r w:rsidR="00BC6801">
        <w:t>0,</w:t>
      </w:r>
      <w:r w:rsidR="007F4432" w:rsidRPr="003814C3">
        <w:t>1,8)</w:t>
      </w:r>
      <w:r w:rsidR="007F4432">
        <w:t xml:space="preserve"> and </w:t>
      </w:r>
      <w:proofErr w:type="spellStart"/>
      <w:r w:rsidR="007F4432" w:rsidRPr="003814C3">
        <w:rPr>
          <w:i/>
        </w:rPr>
        <w:t>LivingSituation</w:t>
      </w:r>
      <w:proofErr w:type="spellEnd"/>
      <w:r w:rsidR="007F4432" w:rsidRPr="003814C3">
        <w:t xml:space="preserve"> in (</w:t>
      </w:r>
      <w:del w:id="3847" w:author="Molly McEvilley" w:date="2023-06-13T10:19:00Z">
        <w:r w:rsidR="007F4432" w:rsidRPr="003814C3" w:rsidDel="00C653C6">
          <w:delText>4,5,6,7,15,</w:delText>
        </w:r>
        <w:r w:rsidR="007F4432" w:rsidDel="00C653C6">
          <w:delText>25</w:delText>
        </w:r>
      </w:del>
      <w:ins w:id="3848" w:author="Molly McEvilley" w:date="2023-06-13T10:19:00Z">
        <w:r>
          <w:t>204,205,206,207,215,225</w:t>
        </w:r>
      </w:ins>
      <w:r w:rsidR="007F4432" w:rsidRPr="003814C3">
        <w:t xml:space="preserve">) and </w:t>
      </w:r>
      <w:proofErr w:type="spellStart"/>
      <w:r w:rsidR="007F4432" w:rsidRPr="006970C5">
        <w:rPr>
          <w:i/>
          <w:iCs/>
        </w:rPr>
        <w:t>LengthOfStay</w:t>
      </w:r>
      <w:proofErr w:type="spellEnd"/>
      <w:r w:rsidR="007F4432" w:rsidRPr="003814C3">
        <w:t xml:space="preserve"> in (2,3) and </w:t>
      </w:r>
      <w:proofErr w:type="spellStart"/>
      <w:r w:rsidR="007F4432" w:rsidRPr="003814C3">
        <w:rPr>
          <w:i/>
        </w:rPr>
        <w:t>PreviousStreetESSH</w:t>
      </w:r>
      <w:proofErr w:type="spellEnd"/>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proofErr w:type="spellStart"/>
      <w:r w:rsidRPr="49FCFE86">
        <w:rPr>
          <w:i/>
          <w:iCs/>
        </w:rPr>
        <w:t>DateToStreetESSH</w:t>
      </w:r>
      <w:proofErr w:type="spellEnd"/>
      <w:r>
        <w:t xml:space="preserve"> or </w:t>
      </w:r>
      <w:proofErr w:type="spellStart"/>
      <w:r w:rsidRPr="49FCFE86">
        <w:rPr>
          <w:b/>
          <w:bCs/>
        </w:rPr>
        <w:t>LastInactive</w:t>
      </w:r>
      <w:proofErr w:type="spellEnd"/>
      <w:r>
        <w:t xml:space="preserve"> and the day prior to the associated </w:t>
      </w:r>
      <w:proofErr w:type="spellStart"/>
      <w:r w:rsidRPr="49FCFE86">
        <w:rPr>
          <w:b/>
          <w:bCs/>
        </w:rPr>
        <w:t>EntryDate</w:t>
      </w:r>
      <w:proofErr w:type="spellEnd"/>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proofErr w:type="spellStart"/>
      <w:r w:rsidRPr="49FCFE86">
        <w:rPr>
          <w:i/>
          <w:iCs/>
        </w:rPr>
        <w:t>DateToStreetESSH</w:t>
      </w:r>
      <w:proofErr w:type="spellEnd"/>
      <w:r>
        <w:t xml:space="preserve"> and the day prior to </w:t>
      </w:r>
      <w:proofErr w:type="spellStart"/>
      <w:r w:rsidRPr="49FCFE86">
        <w:rPr>
          <w:b/>
          <w:bCs/>
        </w:rPr>
        <w:t>LastInactive</w:t>
      </w:r>
      <w:proofErr w:type="spellEnd"/>
      <w:r>
        <w:t xml:space="preserve"> where the associated </w:t>
      </w:r>
      <w:proofErr w:type="spellStart"/>
      <w:r w:rsidRPr="49FCFE86">
        <w:rPr>
          <w:b/>
          <w:bCs/>
        </w:rPr>
        <w:t>EntryDate</w:t>
      </w:r>
      <w:proofErr w:type="spellEnd"/>
      <w:r>
        <w:t xml:space="preserve"> is &gt; </w:t>
      </w:r>
      <w:proofErr w:type="spellStart"/>
      <w:r w:rsidRPr="49FCFE86">
        <w:rPr>
          <w:b/>
          <w:bCs/>
        </w:rPr>
        <w:t>LastInactive</w:t>
      </w:r>
      <w:proofErr w:type="spellEnd"/>
      <w:r w:rsidR="004873DC">
        <w:t xml:space="preserve">. </w:t>
      </w:r>
    </w:p>
    <w:p w14:paraId="48BE1581" w14:textId="67A51897" w:rsidR="007F4432" w:rsidRDefault="007F4432" w:rsidP="0088191A">
      <w:pPr>
        <w:pStyle w:val="Heading2"/>
      </w:pPr>
      <w:bookmarkStart w:id="3849" w:name="_Toc37849793"/>
      <w:bookmarkStart w:id="3850" w:name="_Toc140489965"/>
      <w:r>
        <w:lastRenderedPageBreak/>
        <w:t xml:space="preserve">Set System Use Days for </w:t>
      </w:r>
      <w:proofErr w:type="spellStart"/>
      <w:r>
        <w:t>LSAHousehold</w:t>
      </w:r>
      <w:bookmarkEnd w:id="3849"/>
      <w:bookmarkEnd w:id="385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">
                <v:shape id="Flowchart: Internal Storage 63" o:spid="_x0000_s139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40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3F3B3D97" w:rsidR="007F4432" w:rsidRDefault="007F4432" w:rsidP="007F4432">
      <w:r>
        <w:t>This is the total number of days enrolled but not housed in RRH</w:t>
      </w:r>
      <w:ins w:id="3851" w:author="Molly McEvilley" w:date="2023-06-30T12:46:00Z">
        <w:r w:rsidR="00B44BF6">
          <w:t xml:space="preserve"> H</w:t>
        </w:r>
        <w:r w:rsidR="00B44BF6" w:rsidRPr="00277F30">
          <w:rPr>
            <w:rFonts w:eastAsia="Times New Roman" w:cstheme="minorHAnsi"/>
          </w:rPr>
          <w:t>ousing</w:t>
        </w:r>
      </w:ins>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3F2FA620" w:rsidR="007F4432" w:rsidRDefault="007F4432" w:rsidP="007F4432">
      <w:r>
        <w:t xml:space="preserve">This is the total number of days housed in RRH </w:t>
      </w:r>
      <w:ins w:id="3852" w:author="Molly McEvilley" w:date="2023-06-30T12:46:00Z">
        <w:r w:rsidR="00B44BF6">
          <w:t xml:space="preserve">Housing projects </w:t>
        </w:r>
      </w:ins>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3853" w:name="_Toc29188247"/>
      <w:bookmarkStart w:id="3854" w:name="_Toc31197261"/>
      <w:bookmarkStart w:id="3855" w:name="_Toc29188248"/>
      <w:bookmarkStart w:id="3856" w:name="_Toc31197262"/>
      <w:bookmarkStart w:id="3857" w:name="_Toc29188249"/>
      <w:bookmarkStart w:id="3858" w:name="_Toc31197263"/>
      <w:bookmarkStart w:id="3859" w:name="_Toc29188250"/>
      <w:bookmarkStart w:id="3860" w:name="_Toc31197264"/>
      <w:bookmarkStart w:id="3861" w:name="_Get_Enrollments_Relevant_1"/>
      <w:bookmarkStart w:id="3862" w:name="_Toc34145101"/>
      <w:bookmarkStart w:id="3863" w:name="_Toc34145102"/>
      <w:bookmarkStart w:id="3864" w:name="_Toc34145103"/>
      <w:bookmarkStart w:id="3865" w:name="_Toc34145154"/>
      <w:bookmarkStart w:id="3866" w:name="_Toc34145155"/>
      <w:bookmarkStart w:id="3867" w:name="_Toc34145182"/>
      <w:bookmarkStart w:id="3868" w:name="_Toc34145183"/>
      <w:bookmarkStart w:id="3869" w:name="_Toc34145184"/>
      <w:bookmarkStart w:id="3870" w:name="_Toc34145185"/>
      <w:bookmarkStart w:id="3871" w:name="_Toc34145186"/>
      <w:bookmarkStart w:id="3872" w:name="_Toc34145187"/>
      <w:bookmarkStart w:id="3873" w:name="_Toc34145188"/>
      <w:bookmarkStart w:id="3874" w:name="_Toc34145189"/>
      <w:bookmarkStart w:id="3875" w:name="_Toc34145190"/>
      <w:bookmarkStart w:id="3876" w:name="_Toc34145191"/>
      <w:bookmarkStart w:id="3877" w:name="_Toc34145192"/>
      <w:bookmarkStart w:id="3878" w:name="_Toc34145193"/>
      <w:bookmarkStart w:id="3879" w:name="_Toc34145194"/>
      <w:bookmarkStart w:id="3880" w:name="_Toc34145195"/>
      <w:bookmarkStart w:id="3881" w:name="_Toc34145196"/>
      <w:bookmarkStart w:id="3882" w:name="_Toc34145197"/>
      <w:bookmarkStart w:id="3883" w:name="_Toc34145198"/>
      <w:bookmarkStart w:id="3884" w:name="_Toc34145199"/>
      <w:bookmarkStart w:id="3885" w:name="_Toc34145200"/>
      <w:bookmarkStart w:id="3886" w:name="_Toc34145201"/>
      <w:bookmarkStart w:id="3887" w:name="_Toc34145202"/>
      <w:bookmarkStart w:id="3888" w:name="_Toc34145203"/>
      <w:bookmarkStart w:id="3889" w:name="_Toc34145204"/>
      <w:bookmarkStart w:id="3890" w:name="_Toc34145205"/>
      <w:bookmarkStart w:id="3891" w:name="_Toc34145206"/>
      <w:bookmarkStart w:id="3892" w:name="_Toc34145207"/>
      <w:bookmarkStart w:id="3893" w:name="_Toc34145208"/>
      <w:bookmarkStart w:id="3894" w:name="_Toc34145209"/>
      <w:bookmarkStart w:id="3895" w:name="_Toc34145210"/>
      <w:bookmarkStart w:id="3896" w:name="_Toc34145211"/>
      <w:bookmarkStart w:id="3897" w:name="_Toc34145212"/>
      <w:bookmarkStart w:id="3898" w:name="_Toc34145213"/>
      <w:bookmarkStart w:id="3899" w:name="_Toc34145214"/>
      <w:bookmarkStart w:id="3900" w:name="_Toc34145215"/>
      <w:bookmarkStart w:id="3901" w:name="_Toc34145252"/>
      <w:bookmarkStart w:id="3902" w:name="_Toc34145253"/>
      <w:bookmarkStart w:id="3903" w:name="_Toc34145254"/>
      <w:bookmarkStart w:id="3904" w:name="_Toc34145255"/>
      <w:bookmarkStart w:id="3905" w:name="_Toc29188252"/>
      <w:bookmarkStart w:id="3906" w:name="_Toc31197266"/>
      <w:bookmarkStart w:id="3907" w:name="_Get_Last_Inactive"/>
      <w:bookmarkStart w:id="3908" w:name="_Toc34145256"/>
      <w:bookmarkStart w:id="3909" w:name="_Toc34145257"/>
      <w:bookmarkStart w:id="3910" w:name="_Toc34145258"/>
      <w:bookmarkStart w:id="3911" w:name="_Toc34145283"/>
      <w:bookmarkStart w:id="3912" w:name="_Toc34145288"/>
      <w:bookmarkStart w:id="3913" w:name="_Toc34145289"/>
      <w:bookmarkStart w:id="3914" w:name="_Toc34145290"/>
      <w:bookmarkStart w:id="3915" w:name="_Toc34145291"/>
      <w:bookmarkStart w:id="3916" w:name="_Toc34145292"/>
      <w:bookmarkStart w:id="3917" w:name="_Toc34145293"/>
      <w:bookmarkStart w:id="3918" w:name="_Toc34145294"/>
      <w:bookmarkStart w:id="3919" w:name="_Toc525229485"/>
      <w:bookmarkStart w:id="3920" w:name="_Toc34145295"/>
      <w:bookmarkStart w:id="3921" w:name="_Toc34145296"/>
      <w:bookmarkStart w:id="3922" w:name="_Toc34145297"/>
      <w:bookmarkStart w:id="3923" w:name="_Toc34145326"/>
      <w:bookmarkStart w:id="3924" w:name="_Toc34145327"/>
      <w:bookmarkStart w:id="3925" w:name="_Toc34145338"/>
      <w:bookmarkStart w:id="3926" w:name="_Toc34145339"/>
      <w:bookmarkStart w:id="3927" w:name="_Toc34145340"/>
      <w:bookmarkStart w:id="3928" w:name="_Toc34145341"/>
      <w:bookmarkStart w:id="3929" w:name="_Toc34145342"/>
      <w:bookmarkStart w:id="3930" w:name="_Toc34145343"/>
      <w:bookmarkStart w:id="3931" w:name="_Toc34145344"/>
      <w:bookmarkStart w:id="3932" w:name="_Toc34145360"/>
      <w:bookmarkStart w:id="3933" w:name="_Toc34145386"/>
      <w:bookmarkStart w:id="3934" w:name="_Toc34145387"/>
      <w:bookmarkStart w:id="3935" w:name="_Toc34145388"/>
      <w:bookmarkStart w:id="3936" w:name="_Toc34145423"/>
      <w:bookmarkStart w:id="3937" w:name="_Toc34145424"/>
      <w:bookmarkStart w:id="3938" w:name="_Toc34145435"/>
      <w:bookmarkStart w:id="3939" w:name="_Toc34145436"/>
      <w:bookmarkStart w:id="3940" w:name="_Toc34145437"/>
      <w:bookmarkStart w:id="3941" w:name="_Toc34145438"/>
      <w:bookmarkStart w:id="3942" w:name="_Toc34145439"/>
      <w:bookmarkStart w:id="3943" w:name="_Toc34145440"/>
      <w:bookmarkStart w:id="3944" w:name="_Toc34145441"/>
      <w:bookmarkStart w:id="3945" w:name="_Toc34145442"/>
      <w:bookmarkStart w:id="3946" w:name="_Toc34145443"/>
      <w:bookmarkStart w:id="3947" w:name="_Toc34145444"/>
      <w:bookmarkStart w:id="3948" w:name="_Toc34145445"/>
      <w:bookmarkStart w:id="3949" w:name="_Toc34145446"/>
      <w:bookmarkStart w:id="3950" w:name="_Toc34145447"/>
      <w:bookmarkStart w:id="3951" w:name="_Toc34145448"/>
      <w:bookmarkStart w:id="3952" w:name="_Toc34145449"/>
      <w:bookmarkStart w:id="3953" w:name="_Toc34145450"/>
      <w:bookmarkStart w:id="3954" w:name="_Toc34145451"/>
      <w:bookmarkStart w:id="3955" w:name="_Toc34145452"/>
      <w:bookmarkStart w:id="3956" w:name="_Toc34145463"/>
      <w:bookmarkStart w:id="3957" w:name="_Toc34145464"/>
      <w:bookmarkStart w:id="3958" w:name="_Toc34145465"/>
      <w:bookmarkStart w:id="3959" w:name="_Toc34145466"/>
      <w:bookmarkStart w:id="3960" w:name="_Toc34145489"/>
      <w:bookmarkStart w:id="3961" w:name="_Toc34145490"/>
      <w:bookmarkStart w:id="3962" w:name="_Toc34145491"/>
      <w:bookmarkStart w:id="3963" w:name="_Toc34145492"/>
      <w:bookmarkStart w:id="3964" w:name="_Toc34145493"/>
      <w:bookmarkStart w:id="3965" w:name="_Toc34145494"/>
      <w:bookmarkStart w:id="3966" w:name="_Toc34145495"/>
      <w:bookmarkStart w:id="3967" w:name="_Toc34145496"/>
      <w:bookmarkStart w:id="3968" w:name="_Toc34145497"/>
      <w:bookmarkStart w:id="3969" w:name="_Toc34145498"/>
      <w:bookmarkStart w:id="3970" w:name="_Toc34145499"/>
      <w:bookmarkStart w:id="3971" w:name="_Toc34145500"/>
      <w:bookmarkStart w:id="3972" w:name="_Toc34145501"/>
      <w:bookmarkStart w:id="3973" w:name="_Toc34145502"/>
      <w:bookmarkStart w:id="3974" w:name="_Toc34145503"/>
      <w:bookmarkStart w:id="3975" w:name="_Toc34145504"/>
      <w:bookmarkStart w:id="3976" w:name="_Toc34145505"/>
      <w:bookmarkStart w:id="3977" w:name="_Toc34145506"/>
      <w:bookmarkStart w:id="3978" w:name="_Toc34145507"/>
      <w:bookmarkStart w:id="3979" w:name="_Toc34145508"/>
      <w:bookmarkStart w:id="3980" w:name="_Toc34145509"/>
      <w:bookmarkStart w:id="3981" w:name="_Toc34145510"/>
      <w:bookmarkStart w:id="3982" w:name="_Toc34145511"/>
      <w:bookmarkStart w:id="3983" w:name="_Toc34145512"/>
      <w:bookmarkStart w:id="3984" w:name="_Toc34145513"/>
      <w:bookmarkStart w:id="3985" w:name="_Toc34145514"/>
      <w:bookmarkStart w:id="3986" w:name="_Toc34145515"/>
      <w:bookmarkStart w:id="3987" w:name="_Toc34145516"/>
      <w:bookmarkStart w:id="3988" w:name="_Toc34145517"/>
      <w:bookmarkStart w:id="3989" w:name="_Toc34145518"/>
      <w:bookmarkStart w:id="3990" w:name="_Toc34145519"/>
      <w:bookmarkStart w:id="3991" w:name="_Toc525229489"/>
      <w:bookmarkStart w:id="3992" w:name="_Toc525229490"/>
      <w:bookmarkStart w:id="3993" w:name="_Toc525229491"/>
      <w:bookmarkStart w:id="3994" w:name="_Toc525229492"/>
      <w:bookmarkStart w:id="3995" w:name="_Toc525229493"/>
      <w:bookmarkStart w:id="3996" w:name="_Toc525229494"/>
      <w:bookmarkStart w:id="3997" w:name="_Toc525229495"/>
      <w:bookmarkStart w:id="3998" w:name="_Toc525229496"/>
      <w:bookmarkStart w:id="3999" w:name="_Toc525229497"/>
      <w:bookmarkStart w:id="4000" w:name="_Update_ESHStatus_and"/>
      <w:bookmarkStart w:id="4001" w:name="_Update_EST/RRH/PSHStatus"/>
      <w:bookmarkStart w:id="4002" w:name="_Toc37849794"/>
      <w:bookmarkStart w:id="4003" w:name="_Toc140489966"/>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r>
        <w:t>Update EST</w:t>
      </w:r>
      <w:r w:rsidR="000C20AF">
        <w:t>/</w:t>
      </w:r>
      <w:r>
        <w:t>RRH</w:t>
      </w:r>
      <w:r w:rsidR="000C20AF">
        <w:t>/PSH</w:t>
      </w:r>
      <w:ins w:id="4004" w:author="Molly McEvilley" w:date="2023-07-04T10:35:00Z">
        <w:r w:rsidR="0015213A">
          <w:t>/</w:t>
        </w:r>
        <w:proofErr w:type="spellStart"/>
        <w:r w:rsidR="0015213A">
          <w:t>RRHSO</w:t>
        </w:r>
      </w:ins>
      <w:r>
        <w:t>Status</w:t>
      </w:r>
      <w:bookmarkEnd w:id="4002"/>
      <w:bookmarkEnd w:id="400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">
                <v:shape id="Flowchart: Internal Storage 63" o:spid="_x0000_s140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40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40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proofErr w:type="spellStart"/>
            <w:r w:rsidRPr="00ED1087">
              <w:t>ESTStatus</w:t>
            </w:r>
            <w:proofErr w:type="spellEnd"/>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proofErr w:type="spellStart"/>
            <w:r w:rsidRPr="00ED1087">
              <w:t>RRHStatus</w:t>
            </w:r>
            <w:proofErr w:type="spellEnd"/>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3DA6F2FC" w:rsidR="00F4354C" w:rsidRPr="002F0D32" w:rsidRDefault="00176DB4" w:rsidP="00A97C36">
            <w:pPr>
              <w:pStyle w:val="NoSpacing"/>
              <w:rPr>
                <w:b/>
                <w:bCs/>
                <w:color w:val="FFFFFF" w:themeColor="background1"/>
              </w:rPr>
            </w:pPr>
            <w:proofErr w:type="spellStart"/>
            <w:ins w:id="4005" w:author="Molly McEvilley" w:date="2023-07-04T10:36:00Z">
              <w:r>
                <w:rPr>
                  <w:b/>
                  <w:bCs/>
                  <w:color w:val="FFFFFF" w:themeColor="background1"/>
                </w:rPr>
                <w:t>t</w:t>
              </w:r>
            </w:ins>
            <w:del w:id="4006" w:author="Molly McEvilley" w:date="2023-07-04T10:36:00Z">
              <w:r w:rsidR="00C653C6" w:rsidDel="00176DB4">
                <w:rPr>
                  <w:b/>
                  <w:bCs/>
                  <w:color w:val="FFFFFF" w:themeColor="background1"/>
                </w:rPr>
                <w:delText>T</w:delText>
              </w:r>
            </w:del>
            <w:r w:rsidR="00F6042F">
              <w:rPr>
                <w:b/>
                <w:bCs/>
                <w:color w:val="FFFFFF" w:themeColor="background1"/>
              </w:rPr>
              <w: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4007" w:name="_Toc37849795"/>
      <w:bookmarkStart w:id="4008" w:name="_Toc140489967"/>
      <w:r w:rsidRPr="0088191A">
        <w:t>Set EST/RRH/PSHAHAR</w:t>
      </w:r>
      <w:bookmarkEnd w:id="4007"/>
      <w:bookmarkEnd w:id="4008"/>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40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">
                <v:shape id="AutoShape 448" o:spid="_x0000_s140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1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1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ins w:id="4009" w:author="Molly McEvilley" w:date="2023-07-04T10:37:00Z">
        <w:r w:rsidR="003E6D5C">
          <w:t xml:space="preserve">  RRH-SO </w:t>
        </w:r>
      </w:ins>
      <w:ins w:id="4010" w:author="Molly McEvilley" w:date="2023-07-04T10:38:00Z">
        <w:r w:rsidR="008A3188">
          <w:t>enrollments are not relevant to AHAR status.</w:t>
        </w:r>
      </w:ins>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proofErr w:type="spellStart"/>
            <w:r>
              <w:rPr>
                <w:rFonts w:ascii="Calibri" w:hAnsi="Calibri" w:cs="Calibri"/>
                <w:b/>
                <w:bCs/>
                <w:color w:val="FFFFFF"/>
              </w:rPr>
              <w:t>T</w:t>
            </w:r>
            <w:r w:rsidR="00F6042F">
              <w:rPr>
                <w:rFonts w:ascii="Calibri" w:hAnsi="Calibri" w:cs="Calibri"/>
                <w:b/>
                <w:bCs/>
                <w:color w:val="FFFFFF"/>
              </w:rPr>
              <w: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sidRPr="49FCFE86">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49FCFE86">
        <w:rPr>
          <w:b/>
          <w:bCs/>
        </w:rPr>
        <w:t>ActiveHHType</w:t>
      </w:r>
      <w:proofErr w:type="spellEnd"/>
      <w:r>
        <w:t xml:space="preserve"> = </w:t>
      </w:r>
      <w:proofErr w:type="spellStart"/>
      <w:r>
        <w:t>tlsa_Household.</w:t>
      </w:r>
      <w:r w:rsidRPr="49FCFE86">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sidRPr="49FCFE86">
        <w:rPr>
          <w:b/>
          <w:bCs/>
        </w:rPr>
        <w:t>HoHID</w:t>
      </w:r>
      <w:proofErr w:type="spellEnd"/>
      <w:r>
        <w:t xml:space="preserve"> = </w:t>
      </w:r>
      <w:proofErr w:type="spellStart"/>
      <w:r>
        <w:t>tlsa_Household.</w:t>
      </w:r>
      <w:r w:rsidRPr="49FCFE86">
        <w:rPr>
          <w:b/>
          <w:bCs/>
        </w:rPr>
        <w:t>HoHID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258DBE74" w:rsidR="00A65AA5" w:rsidRDefault="00A65AA5" w:rsidP="00A65AA5">
      <w:pPr>
        <w:pStyle w:val="ListParagraph"/>
        <w:numPr>
          <w:ilvl w:val="0"/>
          <w:numId w:val="66"/>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51F0D4DA" w:rsidR="00A65AA5" w:rsidRPr="00845520" w:rsidRDefault="00A65AA5" w:rsidP="00A65AA5">
      <w:pPr>
        <w:pStyle w:val="ListParagraph"/>
        <w:numPr>
          <w:ilvl w:val="0"/>
          <w:numId w:val="66"/>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0B2C4D3B" w:rsidR="00A65AA5" w:rsidRPr="00E46A61" w:rsidRDefault="00A65AA5" w:rsidP="00A65AA5">
      <w:pPr>
        <w:pStyle w:val="ListParagraph"/>
        <w:numPr>
          <w:ilvl w:val="0"/>
          <w:numId w:val="66"/>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4011" w:name="_Toc37849796"/>
      <w:bookmarkStart w:id="4012" w:name="_Toc140489968"/>
      <w:r>
        <w:lastRenderedPageBreak/>
        <w:t xml:space="preserve">Set </w:t>
      </w:r>
      <w:proofErr w:type="spellStart"/>
      <w:r>
        <w:t>SystemPath</w:t>
      </w:r>
      <w:proofErr w:type="spellEnd"/>
      <w:r>
        <w:t xml:space="preserve"> for </w:t>
      </w:r>
      <w:proofErr w:type="spellStart"/>
      <w:r>
        <w:t>LSAHousehold</w:t>
      </w:r>
      <w:bookmarkEnd w:id="4011"/>
      <w:bookmarkEnd w:id="4012"/>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25lA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pPr>
        <w:rPr>
          <w:ins w:id="4013" w:author="Molly McEvilley" w:date="2023-07-04T10:38:00Z"/>
        </w:rPr>
      </w:pPr>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17D726AE" w14:textId="11BFC479" w:rsidR="008A3188" w:rsidRDefault="008A3188" w:rsidP="0088191A">
      <w:ins w:id="4014" w:author="Molly McEvilley" w:date="2023-07-04T10:38:00Z">
        <w:r>
          <w:t>RRH-SO enrollments are not relevant to System Path.</w:t>
        </w:r>
      </w:ins>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ins w:id="4015" w:author="Molly McEvilley" w:date="2023-06-30T12:48:00Z">
        <w:r w:rsidR="00D965FE">
          <w:t>, as are those who were only served in RRH</w:t>
        </w:r>
      </w:ins>
      <w:ins w:id="4016" w:author="Molly McEvilley" w:date="2023-06-30T12:49:00Z">
        <w:r w:rsidR="00D965FE">
          <w:t>-SO</w:t>
        </w:r>
      </w:ins>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ins w:id="4017" w:author="Molly McEvilley" w:date="2023-07-04T10:39:00Z">
              <w:r w:rsidR="004B4F20">
                <w:t xml:space="preserve">of these columns </w:t>
              </w:r>
            </w:ins>
            <w:r w:rsidRPr="002D2B2B">
              <w:t>not specified above)</w:t>
            </w:r>
          </w:p>
        </w:tc>
      </w:tr>
    </w:tbl>
    <w:p w14:paraId="5EA8FCC4" w14:textId="77777777" w:rsidR="00210481" w:rsidRDefault="00210481" w:rsidP="00210481">
      <w:pPr>
        <w:pStyle w:val="Heading2"/>
      </w:pPr>
      <w:bookmarkStart w:id="4018" w:name="_HMIS_Business_Logic:_3"/>
      <w:bookmarkStart w:id="4019" w:name="_Toc37849797"/>
      <w:bookmarkStart w:id="4020" w:name="_Toc140489969"/>
      <w:bookmarkEnd w:id="4018"/>
      <w:proofErr w:type="spellStart"/>
      <w:r>
        <w:t>LSAHousehold</w:t>
      </w:r>
      <w:bookmarkEnd w:id="4019"/>
      <w:bookmarkEnd w:id="402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HoHRace</w:t>
            </w:r>
            <w:ins w:id="4021" w:author="Jules Brown" w:date="2023-07-13T11:00:00Z">
              <w:r w:rsidR="006B2956">
                <w:rPr>
                  <w:b/>
                  <w:bCs/>
                </w:rPr>
                <w:t>Ethnicity</w:t>
              </w:r>
            </w:ins>
            <w:proofErr w:type="spellEnd"/>
          </w:p>
        </w:tc>
      </w:tr>
      <w:tr w:rsidR="00210481" w:rsidRPr="006C76FE" w:rsidDel="00102FF3" w14:paraId="48B47A75" w14:textId="38DA0988" w:rsidTr="007B5290">
        <w:trPr>
          <w:cnfStyle w:val="000000010000" w:firstRow="0" w:lastRow="0" w:firstColumn="0" w:lastColumn="0" w:oddVBand="0" w:evenVBand="0" w:oddHBand="0" w:evenHBand="1" w:firstRowFirstColumn="0" w:firstRowLastColumn="0" w:lastRowFirstColumn="0" w:lastRowLastColumn="0"/>
          <w:cantSplit/>
          <w:trHeight w:val="216"/>
          <w:del w:id="4022" w:author="Jules Brown" w:date="2023-07-13T10:57:00Z"/>
        </w:trPr>
        <w:tc>
          <w:tcPr>
            <w:cnfStyle w:val="001000000000" w:firstRow="0" w:lastRow="0" w:firstColumn="1" w:lastColumn="0" w:oddVBand="0" w:evenVBand="0" w:oddHBand="0" w:evenHBand="0" w:firstRowFirstColumn="0" w:firstRowLastColumn="0" w:lastRowFirstColumn="0" w:lastRowLastColumn="0"/>
            <w:tcW w:w="622" w:type="dxa"/>
          </w:tcPr>
          <w:p w14:paraId="62C4A2EE" w14:textId="0BB86DD0" w:rsidR="00210481" w:rsidRPr="006C76FE" w:rsidDel="00102FF3" w:rsidRDefault="00210481" w:rsidP="007B5290">
            <w:pPr>
              <w:pStyle w:val="NoSpacing"/>
              <w:rPr>
                <w:del w:id="4023" w:author="Jules Brown" w:date="2023-07-13T10:57:00Z"/>
              </w:rPr>
            </w:pPr>
            <w:del w:id="4024" w:author="Jules Brown" w:date="2023-07-13T10:57:00Z">
              <w:r w:rsidRPr="00067F76" w:rsidDel="00102FF3">
                <w:delText>10</w:delText>
              </w:r>
            </w:del>
          </w:p>
        </w:tc>
        <w:tc>
          <w:tcPr>
            <w:tcW w:w="4863" w:type="dxa"/>
          </w:tcPr>
          <w:p w14:paraId="2CAB7501" w14:textId="2A707F8D" w:rsidR="00210481" w:rsidRPr="000D5A2E" w:rsidDel="00102FF3" w:rsidRDefault="00210481" w:rsidP="007B5290">
            <w:pPr>
              <w:pStyle w:val="NoSpacing"/>
              <w:cnfStyle w:val="000000010000" w:firstRow="0" w:lastRow="0" w:firstColumn="0" w:lastColumn="0" w:oddVBand="0" w:evenVBand="0" w:oddHBand="0" w:evenHBand="1" w:firstRowFirstColumn="0" w:firstRowLastColumn="0" w:lastRowFirstColumn="0" w:lastRowLastColumn="0"/>
              <w:rPr>
                <w:del w:id="4025" w:author="Jules Brown" w:date="2023-07-13T10:57:00Z"/>
                <w:b/>
                <w:bCs/>
              </w:rPr>
            </w:pPr>
            <w:del w:id="4026" w:author="Jules Brown" w:date="2023-07-13T10:57:00Z">
              <w:r w:rsidRPr="000D5A2E" w:rsidDel="00102FF3">
                <w:rPr>
                  <w:b/>
                  <w:bCs/>
                </w:rPr>
                <w:delText>HoHEthnicity</w:delText>
              </w:r>
            </w:del>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100000" w:firstRow="0" w:lastRow="0" w:firstColumn="0" w:lastColumn="0" w:oddVBand="0" w:evenVBand="0" w:oddHBand="1" w:evenHBand="0" w:firstRowFirstColumn="0" w:firstRowLastColumn="0" w:lastRowFirstColumn="0" w:lastRowLastColumn="0"/>
          <w:cantSplit/>
          <w:trHeight w:val="216"/>
          <w:ins w:id="4027"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rPr>
                <w:ins w:id="4028" w:author="Molly McEvilley" w:date="2023-06-30T12:49:00Z"/>
              </w:rPr>
            </w:pPr>
            <w:ins w:id="4029" w:author="Molly McEvilley" w:date="2023-06-30T12:49:00Z">
              <w:r>
                <w:t>45</w:t>
              </w:r>
            </w:ins>
          </w:p>
        </w:tc>
        <w:tc>
          <w:tcPr>
            <w:tcW w:w="4863" w:type="dxa"/>
          </w:tcPr>
          <w:p w14:paraId="5B60723E" w14:textId="15FCB6F8"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ins w:id="4030" w:author="Molly McEvilley" w:date="2023-06-30T12:49:00Z"/>
                <w:b/>
                <w:bCs/>
              </w:rPr>
            </w:pPr>
            <w:proofErr w:type="spellStart"/>
            <w:ins w:id="4031" w:author="Molly McEvilley" w:date="2023-06-30T12:49:00Z">
              <w:r>
                <w:rPr>
                  <w:b/>
                  <w:bCs/>
                </w:rPr>
                <w:t>RRHSOStatus</w:t>
              </w:r>
              <w:proofErr w:type="spellEnd"/>
            </w:ins>
          </w:p>
        </w:tc>
      </w:tr>
      <w:tr w:rsidR="00D75781" w:rsidRPr="006C76FE" w14:paraId="5B1CCD0C" w14:textId="77777777" w:rsidTr="0030339F">
        <w:trPr>
          <w:cnfStyle w:val="000000010000" w:firstRow="0" w:lastRow="0" w:firstColumn="0" w:lastColumn="0" w:oddVBand="0" w:evenVBand="0" w:oddHBand="0" w:evenHBand="1" w:firstRowFirstColumn="0" w:firstRowLastColumn="0" w:lastRowFirstColumn="0" w:lastRowLastColumn="0"/>
          <w:cantSplit/>
          <w:trHeight w:val="216"/>
          <w:ins w:id="4032"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rPr>
                <w:ins w:id="4033" w:author="Molly McEvilley" w:date="2023-06-30T12:49:00Z"/>
              </w:rPr>
            </w:pPr>
            <w:ins w:id="4034" w:author="Molly McEvilley" w:date="2023-06-30T12:49:00Z">
              <w:r>
                <w:t>46</w:t>
              </w:r>
            </w:ins>
          </w:p>
        </w:tc>
        <w:tc>
          <w:tcPr>
            <w:tcW w:w="4863" w:type="dxa"/>
          </w:tcPr>
          <w:p w14:paraId="12A18FF8" w14:textId="4F88DAFA"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ins w:id="4035" w:author="Molly McEvilley" w:date="2023-06-30T12:49:00Z"/>
                <w:b/>
                <w:bCs/>
              </w:rPr>
            </w:pPr>
            <w:proofErr w:type="spellStart"/>
            <w:ins w:id="4036" w:author="Molly McEvilley" w:date="2023-06-30T12:49:00Z">
              <w:r>
                <w:rPr>
                  <w:b/>
                  <w:bCs/>
                </w:rPr>
                <w:t>RRHSOMoveIn</w:t>
              </w:r>
              <w:proofErr w:type="spellEnd"/>
            </w:ins>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ins w:id="4037" w:author="Molly McEvilley" w:date="2023-06-30T12:49:00Z">
              <w:r w:rsidR="00D75781">
                <w:t>47</w:t>
              </w:r>
            </w:ins>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4038" w:name="_HMIS_Business_Logic:_5"/>
      <w:bookmarkStart w:id="4039" w:name="_Toc37849798"/>
      <w:bookmarkStart w:id="4040" w:name="_Toc140489970"/>
      <w:bookmarkEnd w:id="4038"/>
      <w:r w:rsidRPr="00C52062">
        <w:lastRenderedPageBreak/>
        <w:t>HMIS Business Logic</w:t>
      </w:r>
      <w:r>
        <w:t>:</w:t>
      </w:r>
      <w:r w:rsidR="005A642F">
        <w:t xml:space="preserve"> </w:t>
      </w:r>
      <w:proofErr w:type="spellStart"/>
      <w:r>
        <w:t>LSAExit</w:t>
      </w:r>
      <w:bookmarkEnd w:id="4039"/>
      <w:bookmarkEnd w:id="4040"/>
      <w:proofErr w:type="spellEnd"/>
    </w:p>
    <w:p w14:paraId="73967B66" w14:textId="71A17AB4" w:rsidR="007B5290" w:rsidRDefault="007B5290" w:rsidP="007B5290">
      <w:bookmarkStart w:id="4041" w:name="_Toc34145524"/>
      <w:bookmarkStart w:id="4042" w:name="_Toc34145525"/>
      <w:bookmarkStart w:id="4043" w:name="_Toc34145526"/>
      <w:bookmarkStart w:id="4044" w:name="_Toc34145527"/>
      <w:bookmarkEnd w:id="4041"/>
      <w:bookmarkEnd w:id="4042"/>
      <w:bookmarkEnd w:id="4043"/>
      <w:bookmarkEnd w:id="4044"/>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4045" w:name="_Identify_Qualifying_Exits"/>
      <w:bookmarkStart w:id="4046" w:name="_Toc37849799"/>
      <w:bookmarkStart w:id="4047" w:name="_Toc140489971"/>
      <w:bookmarkEnd w:id="4045"/>
      <w:r>
        <w:t xml:space="preserve">Identify </w:t>
      </w:r>
      <w:r w:rsidR="0031059A">
        <w:t>Qualifying</w:t>
      </w:r>
      <w:r w:rsidR="00D96057">
        <w:t xml:space="preserve"> Exits</w:t>
      </w:r>
      <w:r w:rsidR="002C5DCB">
        <w:t xml:space="preserve"> </w:t>
      </w:r>
      <w:r w:rsidR="00DB35F0">
        <w:t>in Exit Cohort Periods</w:t>
      </w:r>
      <w:bookmarkEnd w:id="4046"/>
      <w:bookmarkEnd w:id="404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">
                <v:shape id="AutoShape 78" o:spid="_x0000_s1420"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21"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22"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24"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2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2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7"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8"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29"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30"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1"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r w:rsidR="0024585E" w:rsidRPr="005F4836" w:rsidDel="00A53F4E" w14:paraId="17178866" w14:textId="4F17A47C" w:rsidTr="00EB0196">
        <w:trPr>
          <w:cantSplit/>
          <w:trHeight w:val="197"/>
          <w:del w:id="4048" w:author="Molly McEvilley" w:date="2023-06-30T12:22:00Z"/>
        </w:trPr>
        <w:tc>
          <w:tcPr>
            <w:tcW w:w="9355" w:type="dxa"/>
            <w:shd w:val="clear" w:color="auto" w:fill="EEECE1" w:themeFill="background2"/>
          </w:tcPr>
          <w:p w14:paraId="0968DDF4" w14:textId="2DE541BC" w:rsidR="0024585E" w:rsidRPr="00C032F4" w:rsidDel="00A53F4E" w:rsidRDefault="0024585E" w:rsidP="00C91919">
            <w:pPr>
              <w:pStyle w:val="NoSpacing"/>
              <w:rPr>
                <w:del w:id="4049" w:author="Molly McEvilley" w:date="2023-06-30T12:22:00Z"/>
                <w:b/>
                <w:bCs/>
              </w:rPr>
            </w:pPr>
            <w:del w:id="4050" w:author="Molly McEvilley" w:date="2023-06-30T12:22:00Z">
              <w:r w:rsidRPr="00C032F4" w:rsidDel="00A53F4E">
                <w:rPr>
                  <w:b/>
                  <w:bCs/>
                </w:rPr>
                <w:delText>hmis_</w:delText>
              </w:r>
              <w:r w:rsidDel="00A53F4E">
                <w:rPr>
                  <w:b/>
                  <w:bCs/>
                </w:rPr>
                <w:delText>EnrollmentCoC</w:delText>
              </w:r>
            </w:del>
          </w:p>
        </w:tc>
      </w:tr>
      <w:tr w:rsidR="0024585E" w:rsidDel="00A53F4E" w14:paraId="168F7052" w14:textId="2E4D66EF" w:rsidTr="00EB0196">
        <w:trPr>
          <w:cantSplit/>
          <w:trHeight w:val="216"/>
          <w:del w:id="4051" w:author="Molly McEvilley" w:date="2023-06-30T12:22:00Z"/>
        </w:trPr>
        <w:tc>
          <w:tcPr>
            <w:tcW w:w="9355" w:type="dxa"/>
          </w:tcPr>
          <w:p w14:paraId="7CD871B7" w14:textId="09E4EC64" w:rsidR="0024585E" w:rsidRPr="00C032F4" w:rsidDel="00A53F4E" w:rsidRDefault="0024585E" w:rsidP="00C91919">
            <w:pPr>
              <w:pStyle w:val="NoSpacing"/>
              <w:rPr>
                <w:del w:id="4052" w:author="Molly McEvilley" w:date="2023-06-30T12:22:00Z"/>
              </w:rPr>
            </w:pPr>
            <w:del w:id="4053" w:author="Molly McEvilley" w:date="2023-06-30T12:22:00Z">
              <w:r w:rsidRPr="00C032F4" w:rsidDel="00A53F4E">
                <w:delText>EnrollmentID</w:delText>
              </w:r>
            </w:del>
          </w:p>
        </w:tc>
      </w:tr>
      <w:tr w:rsidR="00DB35F0" w:rsidDel="00A53F4E" w14:paraId="2B89FBCA" w14:textId="6652E971" w:rsidTr="00EB0196">
        <w:trPr>
          <w:cantSplit/>
          <w:trHeight w:val="216"/>
          <w:del w:id="4054" w:author="Molly McEvilley" w:date="2023-06-30T12:22:00Z"/>
        </w:trPr>
        <w:tc>
          <w:tcPr>
            <w:tcW w:w="9355" w:type="dxa"/>
          </w:tcPr>
          <w:p w14:paraId="7D2FBD9C" w14:textId="4E0664B9" w:rsidR="00DB35F0" w:rsidRPr="00C032F4" w:rsidDel="00A53F4E" w:rsidRDefault="0024585E" w:rsidP="00A97C36">
            <w:pPr>
              <w:pStyle w:val="NoSpacing"/>
              <w:rPr>
                <w:del w:id="4055" w:author="Molly McEvilley" w:date="2023-06-30T12:22:00Z"/>
              </w:rPr>
            </w:pPr>
            <w:del w:id="4056" w:author="Molly McEvilley" w:date="2023-06-30T12:22:00Z">
              <w:r w:rsidDel="00A53F4E">
                <w:delText>InformationDate</w:delText>
              </w:r>
            </w:del>
          </w:p>
        </w:tc>
      </w:tr>
      <w:tr w:rsidR="00DB35F0" w:rsidDel="00A53F4E" w14:paraId="4C017BA1" w14:textId="02BB2554" w:rsidTr="00EB0196">
        <w:trPr>
          <w:cantSplit/>
          <w:trHeight w:val="216"/>
          <w:del w:id="4057" w:author="Molly McEvilley" w:date="2023-06-30T12:22:00Z"/>
        </w:trPr>
        <w:tc>
          <w:tcPr>
            <w:tcW w:w="9355" w:type="dxa"/>
          </w:tcPr>
          <w:p w14:paraId="41614784" w14:textId="48410DCC" w:rsidR="00DB35F0" w:rsidRPr="00C032F4" w:rsidDel="00A53F4E" w:rsidRDefault="0024585E" w:rsidP="00A97C36">
            <w:pPr>
              <w:pStyle w:val="NoSpacing"/>
              <w:rPr>
                <w:del w:id="4058" w:author="Molly McEvilley" w:date="2023-06-30T12:22:00Z"/>
              </w:rPr>
            </w:pPr>
            <w:del w:id="4059" w:author="Molly McEvilley" w:date="2023-06-30T12:22:00Z">
              <w:r w:rsidDel="00A53F4E">
                <w:delText>CoCCode</w:delText>
              </w:r>
            </w:del>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proofErr w:type="spellStart"/>
            <w:r>
              <w:rPr>
                <w:rFonts w:cstheme="minorHAnsi"/>
                <w:b/>
                <w:color w:val="FFFFFF" w:themeColor="background1"/>
              </w:rPr>
              <w:t>T</w:t>
            </w:r>
            <w:r w:rsidR="00C859D7">
              <w:rPr>
                <w:rFonts w:cstheme="minorHAnsi"/>
                <w:b/>
                <w:color w:val="FFFFFF" w:themeColor="background1"/>
              </w:rPr>
              <w: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E15E868" w:rsidR="0031059A" w:rsidDel="00B93EC9" w:rsidRDefault="000B3A9E" w:rsidP="0030608E">
      <w:pPr>
        <w:pStyle w:val="ListParagraph"/>
        <w:numPr>
          <w:ilvl w:val="0"/>
          <w:numId w:val="49"/>
        </w:numPr>
        <w:rPr>
          <w:del w:id="4060" w:author="Molly McEvilley" w:date="2023-06-30T12:23:00Z"/>
        </w:rPr>
      </w:pPr>
      <w:del w:id="4061" w:author="Molly McEvilley" w:date="2023-06-30T12:23:00Z">
        <w:r w:rsidDel="00B93EC9">
          <w:delText>hmis_</w:delText>
        </w:r>
        <w:r w:rsidR="0031059A" w:rsidDel="00B93EC9">
          <w:delText>EnrollmentCoC</w:delText>
        </w:r>
        <w:r w:rsidDel="00B93EC9">
          <w:delText>.</w:delText>
        </w:r>
        <w:r w:rsidRPr="000B3A9E" w:rsidDel="00B93EC9">
          <w:rPr>
            <w:i/>
            <w:iCs/>
          </w:rPr>
          <w:delText>CoCCode</w:delText>
        </w:r>
        <w:r w:rsidDel="00B93EC9">
          <w:delText xml:space="preserve"> = </w:delText>
        </w:r>
        <w:r w:rsidRPr="000B3A9E" w:rsidDel="00B93EC9">
          <w:rPr>
            <w:u w:val="single"/>
          </w:rPr>
          <w:delText>ReportCoC</w:delText>
        </w:r>
        <w:r w:rsidDel="00B93EC9">
          <w:delText xml:space="preserve"> for the most recent record associated with the </w:delText>
        </w:r>
        <w:r w:rsidR="00414EE3" w:rsidDel="00B93EC9">
          <w:delText>qx.</w:delText>
        </w:r>
        <w:r w:rsidRPr="000B3A9E" w:rsidDel="00B93EC9">
          <w:rPr>
            <w:b/>
            <w:bCs/>
          </w:rPr>
          <w:delText>EnrollmentID</w:delText>
        </w:r>
      </w:del>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4D172BE7" w:rsidR="000B3A9E" w:rsidDel="00B93EC9" w:rsidRDefault="00A777FA" w:rsidP="0030608E">
      <w:pPr>
        <w:pStyle w:val="ListParagraph"/>
        <w:numPr>
          <w:ilvl w:val="1"/>
          <w:numId w:val="49"/>
        </w:numPr>
        <w:rPr>
          <w:del w:id="4062" w:author="Molly McEvilley" w:date="2023-06-30T12:22:00Z"/>
        </w:rPr>
      </w:pPr>
      <w:del w:id="4063" w:author="Molly McEvilley" w:date="2023-06-30T12:22:00Z">
        <w:r w:rsidDel="00B93EC9">
          <w:delText>[Other]</w:delText>
        </w:r>
        <w:r w:rsidR="000B3A9E" w:rsidDel="00B93EC9">
          <w:delText>hmis_EnrollmentCoC.</w:delText>
        </w:r>
        <w:r w:rsidR="000B3A9E" w:rsidRPr="001C3F78" w:rsidDel="00B93EC9">
          <w:rPr>
            <w:i/>
            <w:iCs/>
          </w:rPr>
          <w:delText>CoCCode</w:delText>
        </w:r>
        <w:r w:rsidR="000B3A9E" w:rsidDel="00B93EC9">
          <w:delText xml:space="preserve"> </w:delText>
        </w:r>
        <w:r w:rsidR="001C3F78" w:rsidDel="00B93EC9">
          <w:delText xml:space="preserve">= </w:delText>
        </w:r>
        <w:r w:rsidR="001C3F78" w:rsidRPr="00414EE3" w:rsidDel="00B93EC9">
          <w:rPr>
            <w:u w:val="single"/>
          </w:rPr>
          <w:delText>ReportCoC</w:delText>
        </w:r>
        <w:r w:rsidR="001C3F78" w:rsidDel="00B93EC9">
          <w:delText xml:space="preserve"> for the most recent record where </w:delText>
        </w:r>
        <w:r w:rsidR="001C3F78" w:rsidRPr="00414EE3" w:rsidDel="00B93EC9">
          <w:rPr>
            <w:i/>
            <w:iCs/>
          </w:rPr>
          <w:delText>InformationDate</w:delText>
        </w:r>
        <w:r w:rsidR="001C3F78" w:rsidDel="00B93EC9">
          <w:delText xml:space="preserve"> &lt;= </w:delText>
        </w:r>
        <w:r w:rsidR="00414EE3" w:rsidRPr="001C3F78" w:rsidDel="00B93EC9">
          <w:delText>[</w:delText>
        </w:r>
        <w:r w:rsidR="00414EE3" w:rsidDel="00B93EC9">
          <w:delText>qx.</w:delText>
        </w:r>
        <w:r w:rsidR="00414EE3" w:rsidDel="00B93EC9">
          <w:rPr>
            <w:b/>
            <w:bCs/>
          </w:rPr>
          <w:delText xml:space="preserve">ExitDate </w:delText>
        </w:r>
        <w:r w:rsidR="00414EE3" w:rsidDel="00B93EC9">
          <w:delText>+ 14 days]</w:delText>
        </w:r>
      </w:del>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4064" w:name="_Toc37973285"/>
      <w:bookmarkStart w:id="4065" w:name="_Toc37973840"/>
      <w:bookmarkStart w:id="4066" w:name="_Toc37974391"/>
      <w:bookmarkStart w:id="4067" w:name="_Toc37974943"/>
      <w:bookmarkStart w:id="4068" w:name="_Toc37973841"/>
      <w:bookmarkStart w:id="4069" w:name="_Toc37974392"/>
      <w:bookmarkStart w:id="4070" w:name="_Toc37974944"/>
      <w:bookmarkStart w:id="4071" w:name="_Toc31197276"/>
      <w:bookmarkStart w:id="4072" w:name="_Toc31197277"/>
      <w:bookmarkStart w:id="4073" w:name="_Toc31197278"/>
      <w:bookmarkStart w:id="4074" w:name="_Toc31197279"/>
      <w:bookmarkStart w:id="4075" w:name="_Toc31197280"/>
      <w:bookmarkStart w:id="4076" w:name="_Toc31197281"/>
      <w:bookmarkStart w:id="4077" w:name="_Toc37973417"/>
      <w:bookmarkStart w:id="4078" w:name="_Toc37973970"/>
      <w:bookmarkStart w:id="4079" w:name="_Toc37974521"/>
      <w:bookmarkStart w:id="4080" w:name="_Toc37975073"/>
      <w:bookmarkStart w:id="4081" w:name="_Toc37849800"/>
      <w:bookmarkStart w:id="4082" w:name="_Toc140489972"/>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r>
        <w:t xml:space="preserve">Select </w:t>
      </w:r>
      <w:r w:rsidR="00BE4030">
        <w:t>Reportable Exits</w:t>
      </w:r>
      <w:bookmarkEnd w:id="4081"/>
      <w:bookmarkEnd w:id="408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MF0BA6SAwAAOQsAAA4AAAAAAAAA&#10;AAAAAAAALgIAAGRycy9lMm9Eb2MueG1sUEsBAi0AFAAGAAgAAAAhAD0wgyTbAAAABAEAAA8AAAAA&#10;AAAAAAAAAAAA7AUAAGRycy9kb3ducmV2LnhtbFBLBQYAAAAABAAEAPMAAAD0BgAAAAA=&#10;">
                <v:shape id="AutoShape 89" o:spid="_x0000_s143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3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3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lastRenderedPageBreak/>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proofErr w:type="spellStart"/>
            <w:r>
              <w:rPr>
                <w:rFonts w:cstheme="minorHAnsi"/>
              </w:rPr>
              <w:t>HoHRace</w:t>
            </w:r>
            <w:ins w:id="4083" w:author="Jules Brown" w:date="2023-07-13T11:00:00Z">
              <w:r w:rsidR="006B2956">
                <w:rPr>
                  <w:rFonts w:cstheme="minorHAnsi"/>
                </w:rPr>
                <w:t>Ethnicity</w:t>
              </w:r>
            </w:ins>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rsidDel="00102FF3" w14:paraId="4A7D403E" w14:textId="27D95CB3" w:rsidTr="00530C1A">
        <w:trPr>
          <w:cnfStyle w:val="000000010000" w:firstRow="0" w:lastRow="0" w:firstColumn="0" w:lastColumn="0" w:oddVBand="0" w:evenVBand="0" w:oddHBand="0" w:evenHBand="1" w:firstRowFirstColumn="0" w:firstRowLastColumn="0" w:lastRowFirstColumn="0" w:lastRowLastColumn="0"/>
          <w:cantSplit/>
          <w:trHeight w:val="216"/>
          <w:del w:id="4084" w:author="Jules Brown" w:date="2023-07-13T10:57: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3C622264" w:rsidR="00BE4030" w:rsidRPr="008F2C7B" w:rsidDel="00102FF3" w:rsidRDefault="00BE4030" w:rsidP="00530C1A">
            <w:pPr>
              <w:spacing w:before="0" w:after="0"/>
              <w:rPr>
                <w:del w:id="4085" w:author="Jules Brown" w:date="2023-07-13T10:57:00Z"/>
                <w:rFonts w:cstheme="minorHAnsi"/>
                <w:bCs w:val="0"/>
                <w:color w:val="000000"/>
              </w:rPr>
            </w:pPr>
            <w:del w:id="4086" w:author="Jules Brown" w:date="2023-07-13T10:57:00Z">
              <w:r w:rsidRPr="008F2C7B" w:rsidDel="00102FF3">
                <w:rPr>
                  <w:rFonts w:cstheme="minorHAnsi"/>
                </w:rPr>
                <w:delText>HoHEthnicity</w:delText>
              </w:r>
            </w:del>
          </w:p>
        </w:tc>
        <w:tc>
          <w:tcPr>
            <w:tcW w:w="7493" w:type="dxa"/>
            <w:noWrap/>
          </w:tcPr>
          <w:p w14:paraId="738182A1" w14:textId="3D740B11" w:rsidR="00BE4030" w:rsidRPr="00DD0A4C" w:rsidDel="00102FF3"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del w:id="4087" w:author="Jules Brown" w:date="2023-07-13T10:57:00Z"/>
                <w:rFonts w:cstheme="minorHAnsi"/>
                <w:color w:val="000000"/>
              </w:rPr>
            </w:pPr>
            <w:del w:id="4088" w:author="Jules Brown" w:date="2023-07-13T10:57:00Z">
              <w:r w:rsidRPr="00507C3D" w:rsidDel="00102FF3">
                <w:delText>Identifies ethnicity for head of household</w:delText>
              </w:r>
              <w:r w:rsidDel="00102FF3">
                <w:delText>.</w:delText>
              </w:r>
            </w:del>
          </w:p>
        </w:tc>
      </w:tr>
      <w:tr w:rsidR="00BE4030" w:rsidRPr="00DD0A4C" w14:paraId="15AF8544"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lastRenderedPageBreak/>
        <w:t>tlsa_HHID.</w:t>
      </w:r>
      <w:r>
        <w:rPr>
          <w:b/>
        </w:rPr>
        <w:t>ExitC</w:t>
      </w:r>
      <w:r w:rsidR="00C6683A" w:rsidRPr="009E742A">
        <w:rPr>
          <w:b/>
        </w:rPr>
        <w:t>ohort</w:t>
      </w:r>
      <w:proofErr w:type="spellEnd"/>
      <w:r w:rsidR="00640786" w:rsidRPr="00640786">
        <w:t>; and</w:t>
      </w:r>
    </w:p>
    <w:p w14:paraId="40519262" w14:textId="163E9C87"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del w:id="4089" w:author="Molly McEvilley" w:date="2023-06-13T10:53:00Z">
        <w:r w:rsidR="00C6683A" w:rsidRPr="009E742A" w:rsidDel="00C653C6">
          <w:rPr>
            <w:bCs/>
          </w:rPr>
          <w:delText>-</w:delText>
        </w:r>
      </w:del>
      <w:ins w:id="4090" w:author="Molly McEvilley" w:date="2023-06-13T10:53:00Z">
        <w:r w:rsidR="00C653C6">
          <w:rPr>
            <w:bCs/>
          </w:rPr>
          <w:t>–</w:t>
        </w:r>
      </w:ins>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317B91E"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 xml:space="preserve">between </w:t>
      </w:r>
      <w:del w:id="4091" w:author="Molly McEvilley" w:date="2023-07-04T09:23:00Z">
        <w:r w:rsidR="00654F98" w:rsidDel="005D300F">
          <w:delText xml:space="preserve">1 </w:delText>
        </w:r>
      </w:del>
      <w:ins w:id="4092" w:author="Molly McEvilley" w:date="2023-07-04T09:23:00Z">
        <w:r w:rsidR="005D300F">
          <w:t xml:space="preserve">400 </w:t>
        </w:r>
      </w:ins>
      <w:r w:rsidR="00654F98">
        <w:t xml:space="preserve">and </w:t>
      </w:r>
      <w:del w:id="4093" w:author="Molly McEvilley" w:date="2023-07-04T09:23:00Z">
        <w:r w:rsidR="00654F98" w:rsidDel="005D300F">
          <w:delText>6</w:delText>
        </w:r>
      </w:del>
      <w:ins w:id="4094" w:author="Molly McEvilley" w:date="2023-07-04T09:23:00Z">
        <w:r w:rsidR="005D300F">
          <w:t>499</w:t>
        </w:r>
      </w:ins>
      <w:r w:rsidR="00654F98">
        <w:t>; or</w:t>
      </w:r>
    </w:p>
    <w:p w14:paraId="74CF2DF2" w14:textId="39E03770"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 xml:space="preserve">between </w:t>
      </w:r>
      <w:del w:id="4095" w:author="Molly McEvilley" w:date="2023-07-04T09:23:00Z">
        <w:r w:rsidR="008B153B" w:rsidDel="005D300F">
          <w:delText xml:space="preserve">7 </w:delText>
        </w:r>
      </w:del>
      <w:ins w:id="4096" w:author="Molly McEvilley" w:date="2023-07-04T09:23:00Z">
        <w:r w:rsidR="005D300F">
          <w:t xml:space="preserve">100 </w:t>
        </w:r>
      </w:ins>
      <w:r w:rsidR="008B153B">
        <w:t xml:space="preserve">and </w:t>
      </w:r>
      <w:del w:id="4097" w:author="Molly McEvilley" w:date="2023-07-04T09:23:00Z">
        <w:r w:rsidR="008B153B" w:rsidDel="005D300F">
          <w:delText>14</w:delText>
        </w:r>
      </w:del>
      <w:ins w:id="4098" w:author="Molly McEvilley" w:date="2023-07-04T09:23:00Z">
        <w:r w:rsidR="005D300F">
          <w:t>399</w:t>
        </w:r>
      </w:ins>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75B8B7DF"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ins w:id="4099" w:author="Molly McEvilley" w:date="2023-06-30T12:54:00Z">
              <w:r>
                <w:t>15</w:t>
              </w:r>
            </w:ins>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100" w:author="Molly McEvilley" w:date="2023-06-30T12:54:00Z">
              <w:r>
                <w:t>Not NULL</w:t>
              </w:r>
            </w:ins>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101" w:author="Molly McEvilley" w:date="2023-06-30T12:54:00Z">
              <w:r>
                <w:t>9</w:t>
              </w:r>
            </w:ins>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102" w:author="Molly McEvilley" w:date="2023-06-30T12:54:00Z">
              <w:r>
                <w:t>RRH-SO after move-in to PH</w:t>
              </w:r>
            </w:ins>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ins w:id="4103" w:author="Molly McEvilley" w:date="2023-06-30T12:54:00Z">
              <w:r>
                <w:t>15</w:t>
              </w:r>
            </w:ins>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104" w:author="Molly McEvilley" w:date="2023-06-30T12:54:00Z">
              <w:r>
                <w:t>NULL</w:t>
              </w:r>
            </w:ins>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105" w:author="Molly McEvilley" w:date="2023-06-30T12:54:00Z">
              <w:r>
                <w:t>10</w:t>
              </w:r>
            </w:ins>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106" w:author="Molly McEvilley" w:date="2023-06-30T12:54:00Z">
              <w:r>
                <w:t>RRH-SO without placement in PH</w:t>
              </w:r>
            </w:ins>
          </w:p>
        </w:tc>
      </w:tr>
    </w:tbl>
    <w:p w14:paraId="63ED075B" w14:textId="009F45EC" w:rsidR="00EB1AA1" w:rsidRDefault="00EB1AA1" w:rsidP="0088191A">
      <w:pPr>
        <w:pStyle w:val="Heading2"/>
      </w:pPr>
      <w:bookmarkStart w:id="4107" w:name="_Toc34145531"/>
      <w:bookmarkStart w:id="4108" w:name="_Toc34145532"/>
      <w:bookmarkStart w:id="4109" w:name="_Toc34145533"/>
      <w:bookmarkStart w:id="4110" w:name="_Toc34145534"/>
      <w:bookmarkStart w:id="4111" w:name="_Toc34145555"/>
      <w:bookmarkStart w:id="4112" w:name="_Toc34145628"/>
      <w:bookmarkStart w:id="4113" w:name="_Toc34145629"/>
      <w:bookmarkStart w:id="4114" w:name="_Toc34145630"/>
      <w:bookmarkStart w:id="4115" w:name="_Toc34145631"/>
      <w:bookmarkStart w:id="4116" w:name="_Toc34145632"/>
      <w:bookmarkStart w:id="4117" w:name="_Toc34145633"/>
      <w:bookmarkStart w:id="4118" w:name="_Toc34145674"/>
      <w:bookmarkStart w:id="4119" w:name="_Toc37849801"/>
      <w:bookmarkStart w:id="4120" w:name="_Toc140489973"/>
      <w:bookmarkEnd w:id="4107"/>
      <w:bookmarkEnd w:id="4108"/>
      <w:bookmarkEnd w:id="4109"/>
      <w:bookmarkEnd w:id="4110"/>
      <w:bookmarkEnd w:id="4111"/>
      <w:bookmarkEnd w:id="4112"/>
      <w:bookmarkEnd w:id="4113"/>
      <w:bookmarkEnd w:id="4114"/>
      <w:bookmarkEnd w:id="4115"/>
      <w:bookmarkEnd w:id="4116"/>
      <w:bookmarkEnd w:id="4117"/>
      <w:bookmarkEnd w:id="4118"/>
      <w:r>
        <w:t xml:space="preserve">Set </w:t>
      </w:r>
      <w:proofErr w:type="spellStart"/>
      <w:r w:rsidR="0018056C" w:rsidRPr="00655B0F">
        <w:t>ReturnTime</w:t>
      </w:r>
      <w:proofErr w:type="spellEnd"/>
      <w:r>
        <w:t xml:space="preserve"> for Exit Cohort Households</w:t>
      </w:r>
      <w:bookmarkEnd w:id="4119"/>
      <w:bookmarkEnd w:id="4120"/>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961FA60" id="Group 74486033" o:spid="_x0000_s1436"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">
                <v:shape id="AutoShape 95" o:spid="_x0000_s1437"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8"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9"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lastRenderedPageBreak/>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EA4BAD" w:rsidRPr="00C032F4" w:rsidDel="007E7DCE" w14:paraId="567239CA" w14:textId="7382ED77" w:rsidTr="008F2C7B">
        <w:trPr>
          <w:trHeight w:val="197"/>
          <w:del w:id="4121" w:author="Molly McEvilley" w:date="2023-06-30T12:23:00Z"/>
        </w:trPr>
        <w:tc>
          <w:tcPr>
            <w:tcW w:w="9625" w:type="dxa"/>
            <w:shd w:val="clear" w:color="auto" w:fill="EEECE1" w:themeFill="background2"/>
          </w:tcPr>
          <w:p w14:paraId="4AC72F66" w14:textId="65651FD4" w:rsidR="00EA4BAD" w:rsidRPr="00C032F4" w:rsidDel="007E7DCE" w:rsidRDefault="00EA4BAD" w:rsidP="00584131">
            <w:pPr>
              <w:pStyle w:val="NoSpacing"/>
              <w:rPr>
                <w:del w:id="4122" w:author="Molly McEvilley" w:date="2023-06-30T12:23:00Z"/>
                <w:b/>
                <w:bCs/>
              </w:rPr>
            </w:pPr>
            <w:del w:id="4123" w:author="Molly McEvilley" w:date="2023-06-30T12:23:00Z">
              <w:r w:rsidRPr="00C032F4" w:rsidDel="007E7DCE">
                <w:rPr>
                  <w:b/>
                  <w:bCs/>
                </w:rPr>
                <w:delText>hmis_EnrollmentCoC</w:delText>
              </w:r>
            </w:del>
          </w:p>
        </w:tc>
      </w:tr>
      <w:tr w:rsidR="00EA4BAD" w:rsidRPr="00C032F4" w:rsidDel="007E7DCE" w14:paraId="1C7370FE" w14:textId="42E72C2E" w:rsidTr="00EA4BAD">
        <w:trPr>
          <w:trHeight w:val="216"/>
          <w:del w:id="4124" w:author="Molly McEvilley" w:date="2023-06-30T12:23:00Z"/>
        </w:trPr>
        <w:tc>
          <w:tcPr>
            <w:tcW w:w="9625" w:type="dxa"/>
          </w:tcPr>
          <w:p w14:paraId="771FDD23" w14:textId="365DADF4" w:rsidR="00EA4BAD" w:rsidRPr="00C032F4" w:rsidDel="007E7DCE" w:rsidRDefault="00EA4BAD" w:rsidP="00584131">
            <w:pPr>
              <w:pStyle w:val="NoSpacing"/>
              <w:rPr>
                <w:del w:id="4125" w:author="Molly McEvilley" w:date="2023-06-30T12:23:00Z"/>
              </w:rPr>
            </w:pPr>
            <w:del w:id="4126" w:author="Molly McEvilley" w:date="2023-06-30T12:23:00Z">
              <w:r w:rsidRPr="00C032F4" w:rsidDel="007E7DCE">
                <w:delText>EnrollmentID</w:delText>
              </w:r>
            </w:del>
          </w:p>
        </w:tc>
      </w:tr>
      <w:tr w:rsidR="00EA4BAD" w:rsidRPr="00C032F4" w:rsidDel="007E7DCE" w14:paraId="271010B7" w14:textId="1A2A7F37" w:rsidTr="00EA4BAD">
        <w:trPr>
          <w:trHeight w:val="216"/>
          <w:del w:id="4127" w:author="Molly McEvilley" w:date="2023-06-30T12:23:00Z"/>
        </w:trPr>
        <w:tc>
          <w:tcPr>
            <w:tcW w:w="9625" w:type="dxa"/>
          </w:tcPr>
          <w:p w14:paraId="13C27BB2" w14:textId="642C7FAA" w:rsidR="00EA4BAD" w:rsidRPr="00C032F4" w:rsidDel="007E7DCE" w:rsidRDefault="00EA4BAD" w:rsidP="00584131">
            <w:pPr>
              <w:pStyle w:val="NoSpacing"/>
              <w:rPr>
                <w:del w:id="4128" w:author="Molly McEvilley" w:date="2023-06-30T12:23:00Z"/>
              </w:rPr>
            </w:pPr>
            <w:del w:id="4129" w:author="Molly McEvilley" w:date="2023-06-30T12:23:00Z">
              <w:r w:rsidRPr="00C032F4" w:rsidDel="007E7DCE">
                <w:delText>InformationDate</w:delText>
              </w:r>
            </w:del>
          </w:p>
        </w:tc>
      </w:tr>
      <w:tr w:rsidR="00EA4BAD" w:rsidRPr="00C032F4" w:rsidDel="007E7DCE" w14:paraId="6840B3D7" w14:textId="4BFE5641" w:rsidTr="00EA4BAD">
        <w:trPr>
          <w:trHeight w:val="216"/>
          <w:del w:id="4130" w:author="Molly McEvilley" w:date="2023-06-30T12:23:00Z"/>
        </w:trPr>
        <w:tc>
          <w:tcPr>
            <w:tcW w:w="9625" w:type="dxa"/>
          </w:tcPr>
          <w:p w14:paraId="2E5E0709" w14:textId="597A82F2" w:rsidR="00EA4BAD" w:rsidRPr="00C032F4" w:rsidDel="007E7DCE" w:rsidRDefault="00EA4BAD" w:rsidP="00584131">
            <w:pPr>
              <w:pStyle w:val="NoSpacing"/>
              <w:rPr>
                <w:del w:id="4131" w:author="Molly McEvilley" w:date="2023-06-30T12:23:00Z"/>
              </w:rPr>
            </w:pPr>
            <w:del w:id="4132" w:author="Molly McEvilley" w:date="2023-06-30T12:23:00Z">
              <w:r w:rsidRPr="00C032F4" w:rsidDel="007E7DCE">
                <w:delText>CoCCode</w:delText>
              </w:r>
            </w:del>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5026E796" w:rsidR="00F41448" w:rsidRPr="003D6740" w:rsidDel="00440ED1" w:rsidRDefault="00F41448" w:rsidP="0030608E">
      <w:pPr>
        <w:pStyle w:val="ListParagraph"/>
        <w:numPr>
          <w:ilvl w:val="0"/>
          <w:numId w:val="37"/>
        </w:numPr>
        <w:rPr>
          <w:del w:id="4133" w:author="Molly McEvilley" w:date="2023-06-30T12:24:00Z"/>
          <w:u w:val="single"/>
        </w:rPr>
      </w:pPr>
      <w:del w:id="4134" w:author="Molly McEvilley" w:date="2023-06-30T12:24:00Z">
        <w:r w:rsidDel="00440ED1">
          <w:delText xml:space="preserve">There is an </w:delText>
        </w:r>
        <w:r w:rsidRPr="002F0D32" w:rsidDel="00440ED1">
          <w:delText>EnrollmentCoC</w:delText>
        </w:r>
        <w:r w:rsidDel="00440ED1">
          <w:delText xml:space="preserve"> record </w:delText>
        </w:r>
        <w:r w:rsidR="00F0772D" w:rsidDel="00440ED1">
          <w:delText xml:space="preserve">for the return enrollment </w:delText>
        </w:r>
        <w:r w:rsidDel="00440ED1">
          <w:delText xml:space="preserve">where </w:delText>
        </w:r>
        <w:r w:rsidRPr="003D6740" w:rsidDel="00440ED1">
          <w:rPr>
            <w:i/>
            <w:iCs/>
          </w:rPr>
          <w:delText>InformationDate</w:delText>
        </w:r>
        <w:r w:rsidDel="00440ED1">
          <w:delText xml:space="preserve"> </w:delText>
        </w:r>
        <w:r w:rsidR="00CB1FE3" w:rsidDel="00440ED1">
          <w:delText xml:space="preserve">= </w:delText>
        </w:r>
        <w:r w:rsidR="00CB1FE3" w:rsidRPr="00EB0196" w:rsidDel="00440ED1">
          <w:rPr>
            <w:b/>
          </w:rPr>
          <w:delText>EntryDate</w:delText>
        </w:r>
        <w:r w:rsidR="00CB1FE3" w:rsidDel="00440ED1">
          <w:delText xml:space="preserve"> </w:delText>
        </w:r>
        <w:r w:rsidDel="00440ED1">
          <w:delText xml:space="preserve">and </w:delText>
        </w:r>
        <w:r w:rsidRPr="003D6740" w:rsidDel="00440ED1">
          <w:rPr>
            <w:i/>
            <w:iCs/>
          </w:rPr>
          <w:delText>CoCCode</w:delText>
        </w:r>
        <w:r w:rsidDel="00440ED1">
          <w:delText xml:space="preserve"> = </w:delText>
        </w:r>
        <w:r w:rsidRPr="003D6740" w:rsidDel="00440ED1">
          <w:rPr>
            <w:u w:val="single"/>
          </w:rPr>
          <w:delText xml:space="preserve">ReportCoC </w:delText>
        </w:r>
      </w:del>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4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4135" w:name="_Toc511182504"/>
      <w:bookmarkStart w:id="4136" w:name="_Set_Population_Identifiers"/>
      <w:bookmarkStart w:id="4137" w:name="_Toc78368774"/>
      <w:bookmarkStart w:id="4138" w:name="_Toc140489974"/>
      <w:bookmarkStart w:id="4139" w:name="_Toc37849802"/>
      <w:bookmarkEnd w:id="4135"/>
      <w:bookmarkEnd w:id="4136"/>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4137"/>
      <w:bookmarkEnd w:id="4138"/>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proofErr w:type="spellStart"/>
            <w:r>
              <w:rPr>
                <w:b/>
                <w:bCs/>
              </w:rPr>
              <w:t>tlsa_CohortDates</w:t>
            </w:r>
            <w:proofErr w:type="spellEnd"/>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proofErr w:type="spellStart"/>
            <w:r>
              <w:t>Cohort</w:t>
            </w:r>
            <w:r w:rsidRPr="00A366EB">
              <w:t>End</w:t>
            </w:r>
            <w:proofErr w:type="spellEnd"/>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proofErr w:type="spellStart"/>
            <w:r>
              <w:rPr>
                <w:b/>
                <w:bCs/>
              </w:rPr>
              <w:t>tlsa_Exit</w:t>
            </w:r>
            <w:proofErr w:type="spellEnd"/>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proofErr w:type="spellStart"/>
            <w:r>
              <w:t>QualifyingExitHHID</w:t>
            </w:r>
            <w:proofErr w:type="spellEnd"/>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proofErr w:type="spellStart"/>
            <w:r>
              <w:rPr>
                <w:b/>
                <w:bCs/>
              </w:rPr>
              <w:t>tlsa_HHID</w:t>
            </w:r>
            <w:proofErr w:type="spellEnd"/>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proofErr w:type="spellStart"/>
            <w:r>
              <w:t>HouseholdID</w:t>
            </w:r>
            <w:proofErr w:type="spellEnd"/>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proofErr w:type="spellStart"/>
            <w:r>
              <w:t>EntryDate</w:t>
            </w:r>
            <w:proofErr w:type="spellEnd"/>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proofErr w:type="spellStart"/>
            <w:r>
              <w:t>MoveInDate</w:t>
            </w:r>
            <w:proofErr w:type="spellEnd"/>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proofErr w:type="spellStart"/>
            <w:r w:rsidRPr="005F4836">
              <w:t>ExitDate</w:t>
            </w:r>
            <w:proofErr w:type="spellEnd"/>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proofErr w:type="spellStart"/>
            <w:r>
              <w:t>HouseholdID</w:t>
            </w:r>
            <w:proofErr w:type="spellEnd"/>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proofErr w:type="spellStart"/>
            <w:r w:rsidRPr="005F4836">
              <w:t>PersonalID</w:t>
            </w:r>
            <w:proofErr w:type="spellEnd"/>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proofErr w:type="spellStart"/>
            <w:r>
              <w:t>RelationshipToHoH</w:t>
            </w:r>
            <w:proofErr w:type="spellEnd"/>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proofErr w:type="spellStart"/>
            <w:r w:rsidRPr="005F4836">
              <w:t>ExitDate</w:t>
            </w:r>
            <w:proofErr w:type="spellEnd"/>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proofErr w:type="spellStart"/>
            <w:r>
              <w:t>ActiveAge</w:t>
            </w:r>
            <w:proofErr w:type="spellEnd"/>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proofErr w:type="spellStart"/>
            <w:r w:rsidRPr="000D5A2E">
              <w:rPr>
                <w:b/>
                <w:bCs/>
              </w:rPr>
              <w:t>hmis_Enrollment</w:t>
            </w:r>
            <w:proofErr w:type="spellEnd"/>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proofErr w:type="spellStart"/>
            <w:r w:rsidRPr="00172D43">
              <w:t>EntryDate</w:t>
            </w:r>
            <w:proofErr w:type="spellEnd"/>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proofErr w:type="spellStart"/>
            <w:r w:rsidRPr="00172D43">
              <w:t>TimesHomelessPastThreeYears</w:t>
            </w:r>
            <w:proofErr w:type="spellEnd"/>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proofErr w:type="spellStart"/>
            <w:r>
              <w:rPr>
                <w:b/>
                <w:bCs/>
                <w:color w:val="FFFFFF" w:themeColor="background1"/>
              </w:rPr>
              <w:t>T</w:t>
            </w:r>
            <w:r w:rsidR="005846C0">
              <w:rPr>
                <w:b/>
                <w:bCs/>
                <w:color w:val="FFFFFF" w:themeColor="background1"/>
              </w:rPr>
              <w:t>lsa_ExitHoHAdult</w:t>
            </w:r>
            <w:proofErr w:type="spellEnd"/>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proofErr w:type="spellStart"/>
            <w:r>
              <w:rPr>
                <w:b/>
                <w:bCs/>
              </w:rPr>
              <w:t>PersonalID</w:t>
            </w:r>
            <w:proofErr w:type="spellEnd"/>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proofErr w:type="spellStart"/>
            <w:r>
              <w:rPr>
                <w:b/>
                <w:bCs/>
              </w:rPr>
              <w:t>QualifyingExitHHID</w:t>
            </w:r>
            <w:proofErr w:type="spellEnd"/>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proofErr w:type="spellStart"/>
            <w:r>
              <w:rPr>
                <w:b/>
                <w:bCs/>
              </w:rPr>
              <w:t>DisabilityStatus</w:t>
            </w:r>
            <w:proofErr w:type="spellEnd"/>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proofErr w:type="spellStart"/>
            <w:r w:rsidRPr="005F4836">
              <w:rPr>
                <w:b/>
                <w:bCs/>
              </w:rPr>
              <w:t>CHStart</w:t>
            </w:r>
            <w:proofErr w:type="spellEnd"/>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proofErr w:type="spellStart"/>
            <w:r w:rsidRPr="005F4836">
              <w:rPr>
                <w:b/>
                <w:bCs/>
              </w:rPr>
              <w:lastRenderedPageBreak/>
              <w:t>LastActive</w:t>
            </w:r>
            <w:proofErr w:type="spellEnd"/>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proofErr w:type="spellStart"/>
            <w:r w:rsidRPr="00434C38">
              <w:rPr>
                <w:b/>
                <w:bCs/>
              </w:rPr>
              <w:t>CHTime</w:t>
            </w:r>
            <w:proofErr w:type="spellEnd"/>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pPr>
      <w:proofErr w:type="spellStart"/>
      <w:r>
        <w:t>tlsa_Exit.</w:t>
      </w:r>
      <w:r w:rsidR="00DB780E" w:rsidRPr="49FCFE86">
        <w:rPr>
          <w:b/>
          <w:bCs/>
        </w:rPr>
        <w:t>ExitFrom</w:t>
      </w:r>
      <w:proofErr w:type="spellEnd"/>
      <w:r w:rsidR="00DB780E">
        <w:t xml:space="preserve"> &lt;&gt; 3 or </w:t>
      </w:r>
      <w:proofErr w:type="spellStart"/>
      <w:r w:rsidR="00DB780E">
        <w:t>tlsa_HHID.</w:t>
      </w:r>
      <w:r w:rsidR="00DB780E" w:rsidRPr="49FCFE86">
        <w:rPr>
          <w:b/>
          <w:bCs/>
        </w:rPr>
        <w:t>EntryDate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02864F6C" w14:textId="7F2455AD" w:rsidR="00DB780E" w:rsidRDefault="00190383" w:rsidP="00DB780E">
      <w:pPr>
        <w:pStyle w:val="ListParagraph"/>
        <w:numPr>
          <w:ilvl w:val="0"/>
          <w:numId w:val="32"/>
        </w:numPr>
      </w:pPr>
      <w:proofErr w:type="spellStart"/>
      <w:r>
        <w:t>tlsa_Exit.</w:t>
      </w:r>
      <w:r w:rsidR="00DB780E" w:rsidRPr="49FCFE86">
        <w:rPr>
          <w:b/>
          <w:bCs/>
        </w:rPr>
        <w:t>ExitFrom</w:t>
      </w:r>
      <w:proofErr w:type="spellEnd"/>
      <w:r w:rsidR="00DB780E">
        <w:t xml:space="preserve"> not in (5,6) or </w:t>
      </w:r>
      <w:proofErr w:type="spellStart"/>
      <w:r w:rsidR="00DB780E">
        <w:t>tlsa_HHID.</w:t>
      </w:r>
      <w:r w:rsidR="00DB780E" w:rsidRPr="49FCFE86">
        <w:rPr>
          <w:b/>
          <w:bCs/>
        </w:rPr>
        <w:t>MoveInDate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4F949AEA" w14:textId="049EA2AC" w:rsidR="005846C0" w:rsidRDefault="00AC5C3C" w:rsidP="005846C0">
      <w:pPr>
        <w:pStyle w:val="ListParagraph"/>
        <w:numPr>
          <w:ilvl w:val="0"/>
          <w:numId w:val="32"/>
        </w:numPr>
      </w:pPr>
      <w:proofErr w:type="spellStart"/>
      <w:r>
        <w:t>tlsa_Enrollment</w:t>
      </w:r>
      <w:r w:rsidR="00270ED4">
        <w:t>.</w:t>
      </w:r>
      <w:r w:rsidR="005846C0" w:rsidRPr="49FCFE86">
        <w:rPr>
          <w:b/>
          <w:bCs/>
        </w:rPr>
        <w:t>HouseholdID</w:t>
      </w:r>
      <w:proofErr w:type="spellEnd"/>
      <w:r w:rsidR="005846C0">
        <w:t xml:space="preserve"> = </w:t>
      </w:r>
      <w:proofErr w:type="spellStart"/>
      <w:r w:rsidR="005846C0" w:rsidRPr="49FCFE86">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r>
        <w:t>tlsa_Enrollment.</w:t>
      </w:r>
      <w:r w:rsidR="005846C0" w:rsidRPr="49FCFE86">
        <w:rPr>
          <w:b/>
          <w:bCs/>
        </w:rPr>
        <w:t>ExitDate</w:t>
      </w:r>
      <w:proofErr w:type="spellEnd"/>
      <w:r w:rsidR="005846C0">
        <w:t xml:space="preserve"> &gt;= </w:t>
      </w:r>
      <w:proofErr w:type="spellStart"/>
      <w:r w:rsidR="005846C0" w:rsidRPr="49FCFE86">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2E9B3438" w:rsidR="005846C0" w:rsidRDefault="005846C0" w:rsidP="005846C0">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w:t>
      </w:r>
      <w:proofErr w:type="spellStart"/>
      <w:r>
        <w:t>LSAExit</w:t>
      </w:r>
      <w:proofErr w:type="spellEnd"/>
      <w:r>
        <w:t>.)</w:t>
      </w:r>
    </w:p>
    <w:p w14:paraId="16E5E2CF" w14:textId="77777777" w:rsidR="000634FF" w:rsidRDefault="00D3562E" w:rsidP="001253B6">
      <w:r>
        <w:t xml:space="preserve">In systems where a household member may have more than one </w:t>
      </w:r>
      <w:proofErr w:type="spellStart"/>
      <w:r w:rsidRPr="005B5046">
        <w:rPr>
          <w:i/>
          <w:iCs/>
        </w:rPr>
        <w:t>EnrollmentID</w:t>
      </w:r>
      <w:proofErr w:type="spellEnd"/>
      <w:r>
        <w:t xml:space="preserve"> for a given </w:t>
      </w:r>
      <w:proofErr w:type="spellStart"/>
      <w:r w:rsidRPr="005B5046">
        <w:rPr>
          <w:i/>
          <w:iCs/>
        </w:rPr>
        <w:t>HouseholdID</w:t>
      </w:r>
      <w:proofErr w:type="spellEnd"/>
      <w:r>
        <w:t>,</w:t>
      </w:r>
      <w:r w:rsidR="00E110B5">
        <w:t xml:space="preserve"> </w:t>
      </w:r>
      <w:proofErr w:type="spellStart"/>
      <w:r w:rsidR="00E110B5" w:rsidRPr="004410CE">
        <w:rPr>
          <w:b/>
          <w:bCs/>
        </w:rPr>
        <w:t>DisabilityStatus</w:t>
      </w:r>
      <w:proofErr w:type="spellEnd"/>
      <w:r w:rsidR="00E110B5">
        <w:t xml:space="preserve"> may be set to 1 </w:t>
      </w:r>
      <w:r w:rsidR="00555188">
        <w:t xml:space="preserve">if the value is 1 for any </w:t>
      </w:r>
      <w:proofErr w:type="spellStart"/>
      <w:r w:rsidR="00555188" w:rsidRPr="00F00EE9">
        <w:rPr>
          <w:b/>
          <w:bCs/>
        </w:rPr>
        <w:t>EnrollmentID</w:t>
      </w:r>
      <w:proofErr w:type="spellEnd"/>
      <w:r w:rsidR="00555188">
        <w:t xml:space="preserve"> </w:t>
      </w:r>
      <w:r w:rsidR="00F00EE9">
        <w:t xml:space="preserve">enrollment 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42B95DE5" w14:textId="527433BD" w:rsidR="005846C0" w:rsidRDefault="005756BF" w:rsidP="005846C0">
      <w:pPr>
        <w:pStyle w:val="Heading4"/>
      </w:pPr>
      <w:del w:id="4140" w:author="Molly McEvilley" w:date="2023-07-04T09:41:00Z">
        <w:r w:rsidDel="004352C2">
          <w:delText xml:space="preserve"> </w:delText>
        </w:r>
      </w:del>
      <w:proofErr w:type="spellStart"/>
      <w:r w:rsidR="005846C0">
        <w:t>LastActive</w:t>
      </w:r>
      <w:proofErr w:type="spellEnd"/>
    </w:p>
    <w:p w14:paraId="4708CD43" w14:textId="57D1A38C"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t>CHTime</w:t>
      </w:r>
      <w:proofErr w:type="spellEnd"/>
      <w:r>
        <w:t xml:space="preserve"> and </w:t>
      </w:r>
      <w:proofErr w:type="spellStart"/>
      <w:r>
        <w:t>CHTimeStatus</w:t>
      </w:r>
      <w:proofErr w:type="spellEnd"/>
    </w:p>
    <w:p w14:paraId="3937DF60" w14:textId="2526E55D" w:rsidR="00C70EFD" w:rsidRDefault="00A60435" w:rsidP="005846C0">
      <w:r>
        <w:t xml:space="preserve">The </w:t>
      </w:r>
      <w:r w:rsidR="00D1526E">
        <w:t xml:space="preserve">general </w:t>
      </w:r>
      <w:r>
        <w:t xml:space="preserve">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 xml:space="preserve">is described in sections 7.5 through 7.8.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w:t>
      </w:r>
      <w:del w:id="4141" w:author="Molly McEvilley" w:date="2023-06-13T10:53:00Z">
        <w:r w:rsidR="00A25FC2" w:rsidDel="00C653C6">
          <w:delText>--</w:delText>
        </w:r>
      </w:del>
      <w:ins w:id="4142" w:author="Molly McEvilley" w:date="2023-06-13T10:53:00Z">
        <w:r w:rsidR="00C653C6">
          <w:t>–</w:t>
        </w:r>
      </w:ins>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proofErr w:type="spellStart"/>
            <w:r w:rsidRPr="005F4836">
              <w:lastRenderedPageBreak/>
              <w:t>CHTime</w:t>
            </w:r>
            <w:proofErr w:type="spellEnd"/>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24095A">
      <w:pPr>
        <w:pStyle w:val="ListParagraph"/>
        <w:numPr>
          <w:ilvl w:val="0"/>
          <w:numId w:val="10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24095A">
      <w:pPr>
        <w:pStyle w:val="ListParagraph"/>
        <w:numPr>
          <w:ilvl w:val="0"/>
          <w:numId w:val="10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24095A">
      <w:pPr>
        <w:pStyle w:val="ListParagraph"/>
        <w:numPr>
          <w:ilvl w:val="0"/>
          <w:numId w:val="104"/>
        </w:numPr>
      </w:pPr>
      <w:proofErr w:type="spellStart"/>
      <w:r>
        <w:t>hmis_E</w:t>
      </w:r>
      <w:r w:rsidR="00167038">
        <w:t>nrollment.</w:t>
      </w:r>
      <w:r w:rsidR="00167038" w:rsidRPr="0748C06F">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3"/>
      </w:r>
    </w:p>
    <w:p w14:paraId="1D6A5164" w14:textId="30744B7F" w:rsidR="005C0A4B" w:rsidRDefault="00D05E7F" w:rsidP="0024095A">
      <w:pPr>
        <w:pStyle w:val="ListParagraph"/>
        <w:numPr>
          <w:ilvl w:val="0"/>
          <w:numId w:val="10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243A757"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 xml:space="preserve">7.5-7.8.  </w:t>
      </w:r>
    </w:p>
    <w:p w14:paraId="65D65BC8" w14:textId="477B65D8" w:rsidR="005846C0" w:rsidRDefault="00D66141" w:rsidP="005846C0">
      <w:pPr>
        <w:pStyle w:val="Heading2"/>
      </w:pPr>
      <w:bookmarkStart w:id="4144" w:name="_Toc78368775"/>
      <w:bookmarkStart w:id="4145"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w:t>
      </w:r>
      <w:proofErr w:type="spellStart"/>
      <w:r w:rsidR="005846C0">
        <w:t>ch_Exclude</w:t>
      </w:r>
      <w:proofErr w:type="spellEnd"/>
      <w:r w:rsidR="005846C0">
        <w:t>)</w:t>
      </w:r>
      <w:bookmarkEnd w:id="4144"/>
      <w:bookmarkEnd w:id="4145"/>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proofErr w:type="spellStart"/>
            <w:r>
              <w:t>PersonalID</w:t>
            </w:r>
            <w:proofErr w:type="spellEnd"/>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proofErr w:type="spellStart"/>
            <w:r>
              <w:t>CHStart</w:t>
            </w:r>
            <w:proofErr w:type="spellEnd"/>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proofErr w:type="spellStart"/>
            <w:r>
              <w:t>LastActive</w:t>
            </w:r>
            <w:proofErr w:type="spellEnd"/>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proofErr w:type="spellStart"/>
            <w:r>
              <w:t>CHTime</w:t>
            </w:r>
            <w:proofErr w:type="spellEnd"/>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proofErr w:type="spellStart"/>
            <w:r w:rsidRPr="008F2C7B">
              <w:t>PersonalID</w:t>
            </w:r>
            <w:proofErr w:type="spellEnd"/>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proofErr w:type="spellStart"/>
            <w:r w:rsidRPr="0024095A">
              <w:t>LSAProjectType</w:t>
            </w:r>
            <w:proofErr w:type="spellEnd"/>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proofErr w:type="spellStart"/>
            <w:r>
              <w:t>EntryDate</w:t>
            </w:r>
            <w:proofErr w:type="spellEnd"/>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proofErr w:type="spellStart"/>
            <w:r w:rsidRPr="008F2C7B">
              <w:lastRenderedPageBreak/>
              <w:t>MoveInDate</w:t>
            </w:r>
            <w:proofErr w:type="spellEnd"/>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30339F">
            <w:pPr>
              <w:pStyle w:val="NoSpacing"/>
            </w:pPr>
            <w:proofErr w:type="spellStart"/>
            <w:r w:rsidRPr="005F4836">
              <w:rPr>
                <w:b/>
                <w:bCs/>
              </w:rPr>
              <w:t>PersonalD</w:t>
            </w:r>
            <w:proofErr w:type="spellEnd"/>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w:t>
      </w:r>
      <w:proofErr w:type="spellStart"/>
      <w:r>
        <w:t>ch_Exclude</w:t>
      </w:r>
      <w:proofErr w:type="spellEnd"/>
      <w:r>
        <w:t xml:space="preserve">, </w:t>
      </w:r>
      <w:proofErr w:type="spellStart"/>
      <w:r>
        <w:t>ch_Include</w:t>
      </w:r>
      <w:proofErr w:type="spellEnd"/>
      <w:r>
        <w:t xml:space="preserve">, </w:t>
      </w:r>
      <w:r w:rsidR="00767F90">
        <w:t xml:space="preserve">and </w:t>
      </w:r>
      <w:proofErr w:type="spellStart"/>
      <w:r w:rsidR="00F75EB0">
        <w:t>ch_Episodes</w:t>
      </w:r>
      <w:proofErr w:type="spellEnd"/>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t>ch_Exclude</w:t>
      </w:r>
      <w:proofErr w:type="spellEnd"/>
      <w:r>
        <w:t xml:space="preserve"> 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pPr>
      <w:proofErr w:type="spellStart"/>
      <w:r w:rsidRPr="49FCFE86">
        <w:rPr>
          <w:b/>
          <w:bCs/>
        </w:rPr>
        <w:t>ExitDate</w:t>
      </w:r>
      <w:proofErr w:type="spellEnd"/>
      <w:r>
        <w:t xml:space="preserve"> &gt; the earliest </w:t>
      </w:r>
      <w:proofErr w:type="spellStart"/>
      <w:r w:rsidRPr="49FCFE86">
        <w:rPr>
          <w:b/>
          <w:bCs/>
        </w:rPr>
        <w:t>CHStart</w:t>
      </w:r>
      <w:proofErr w:type="spellEnd"/>
      <w:r>
        <w:t>; and</w:t>
      </w:r>
    </w:p>
    <w:p w14:paraId="46A88EAC" w14:textId="1F5E1515" w:rsidR="00000131" w:rsidRDefault="002D1351" w:rsidP="005846C0">
      <w:pPr>
        <w:pStyle w:val="ListParagraph"/>
        <w:numPr>
          <w:ilvl w:val="0"/>
          <w:numId w:val="32"/>
        </w:numPr>
      </w:pPr>
      <w:r>
        <w:t xml:space="preserve">[Date] &lt; </w:t>
      </w:r>
      <w:proofErr w:type="spellStart"/>
      <w:r>
        <w:t>tlsa_Enrollment.</w:t>
      </w:r>
      <w:r w:rsidRPr="49FCFE86">
        <w:rPr>
          <w:b/>
          <w:bCs/>
        </w:rPr>
        <w:t>ExitDate</w:t>
      </w:r>
      <w:proofErr w:type="spellEnd"/>
      <w:r w:rsidRPr="49FCFE86">
        <w:rPr>
          <w:b/>
          <w:bCs/>
        </w:rPr>
        <w:t>; and</w:t>
      </w:r>
    </w:p>
    <w:p w14:paraId="57C048F1" w14:textId="77777777" w:rsidR="005846C0" w:rsidRDefault="005846C0" w:rsidP="005846C0">
      <w:pPr>
        <w:pStyle w:val="ListParagraph"/>
        <w:numPr>
          <w:ilvl w:val="0"/>
          <w:numId w:val="32"/>
        </w:numPr>
      </w:pPr>
      <w:r>
        <w:t xml:space="preserve">[Date] between earliest </w:t>
      </w:r>
      <w:proofErr w:type="spellStart"/>
      <w:r w:rsidRPr="49FCFE86">
        <w:rPr>
          <w:b/>
          <w:bCs/>
        </w:rPr>
        <w:t>CHStart</w:t>
      </w:r>
      <w:proofErr w:type="spellEnd"/>
      <w:r w:rsidRPr="49FCFE86">
        <w:rPr>
          <w:b/>
          <w:bCs/>
        </w:rPr>
        <w:t xml:space="preserve"> </w:t>
      </w:r>
      <w:r>
        <w:t xml:space="preserve">and latest </w:t>
      </w:r>
      <w:proofErr w:type="spellStart"/>
      <w:r w:rsidRPr="49FCFE86">
        <w:rPr>
          <w:b/>
          <w:bCs/>
        </w:rPr>
        <w:t>LastActive</w:t>
      </w:r>
      <w:proofErr w:type="spellEnd"/>
      <w:r w:rsidRPr="49FCFE86">
        <w:rPr>
          <w:b/>
          <w:bCs/>
        </w:rPr>
        <w:t>;</w:t>
      </w:r>
      <w:r>
        <w:t xml:space="preserve"> and </w:t>
      </w:r>
    </w:p>
    <w:p w14:paraId="06BB387F" w14:textId="6D20DD9A" w:rsidR="005846C0" w:rsidRDefault="00BC6801" w:rsidP="005846C0">
      <w:pPr>
        <w:pStyle w:val="ListParagraph"/>
        <w:numPr>
          <w:ilvl w:val="1"/>
          <w:numId w:val="32"/>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20E251B0" w:rsidR="005846C0" w:rsidRDefault="00BC6801" w:rsidP="005846C0">
      <w:pPr>
        <w:pStyle w:val="ListParagraph"/>
        <w:numPr>
          <w:ilvl w:val="1"/>
          <w:numId w:val="32"/>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30E1C154"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p>
    <w:p w14:paraId="2D111641" w14:textId="67817C81" w:rsidR="005846C0" w:rsidRDefault="00C666E3" w:rsidP="005846C0">
      <w:pPr>
        <w:pStyle w:val="Heading2"/>
      </w:pPr>
      <w:bookmarkStart w:id="4146" w:name="_Toc78368776"/>
      <w:bookmarkStart w:id="4147"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w:t>
      </w:r>
      <w:proofErr w:type="spellStart"/>
      <w:r w:rsidR="005846C0">
        <w:t>ch_Include</w:t>
      </w:r>
      <w:proofErr w:type="spellEnd"/>
      <w:r w:rsidR="005846C0">
        <w:t>)</w:t>
      </w:r>
      <w:bookmarkEnd w:id="4146"/>
      <w:bookmarkEnd w:id="4147"/>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proofErr w:type="spellStart"/>
            <w:r>
              <w:rPr>
                <w:b/>
                <w:bCs/>
              </w:rPr>
              <w:t>tlsa_ExitHoHAdult</w:t>
            </w:r>
            <w:proofErr w:type="spellEnd"/>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proofErr w:type="spellStart"/>
            <w:r w:rsidRPr="008F2C7B">
              <w:t>PersonalID</w:t>
            </w:r>
            <w:proofErr w:type="spellEnd"/>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proofErr w:type="spellStart"/>
            <w:r w:rsidRPr="00AB2970">
              <w:rPr>
                <w:rFonts w:cs="Times New Roman"/>
                <w:bCs/>
              </w:rPr>
              <w:t>CHStart</w:t>
            </w:r>
            <w:proofErr w:type="spellEnd"/>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proofErr w:type="spellStart"/>
            <w:r>
              <w:t>LastActive</w:t>
            </w:r>
            <w:proofErr w:type="spellEnd"/>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proofErr w:type="spellStart"/>
            <w:r>
              <w:t>CHTime</w:t>
            </w:r>
            <w:proofErr w:type="spellEnd"/>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proofErr w:type="spellStart"/>
            <w:r>
              <w:rPr>
                <w:b/>
                <w:bCs/>
              </w:rPr>
              <w:lastRenderedPageBreak/>
              <w:t>tlsa</w:t>
            </w:r>
            <w:r w:rsidRPr="006B4F91">
              <w:rPr>
                <w:b/>
                <w:bCs/>
              </w:rPr>
              <w:t>_Enrollment</w:t>
            </w:r>
            <w:proofErr w:type="spellEnd"/>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proofErr w:type="spellStart"/>
            <w:r w:rsidRPr="00172D43">
              <w:t>PersonalID</w:t>
            </w:r>
            <w:proofErr w:type="spellEnd"/>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proofErr w:type="spellStart"/>
            <w:r>
              <w:t>EnrollmentID</w:t>
            </w:r>
            <w:proofErr w:type="spellEnd"/>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proofErr w:type="spellStart"/>
            <w:r w:rsidRPr="0049288A">
              <w:t>LSAProjectType</w:t>
            </w:r>
            <w:proofErr w:type="spellEnd"/>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proofErr w:type="spellStart"/>
            <w:r>
              <w:t>EntryDate</w:t>
            </w:r>
            <w:proofErr w:type="spellEnd"/>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proofErr w:type="spellStart"/>
            <w:r w:rsidRPr="00172D43">
              <w:t>MoveInDate</w:t>
            </w:r>
            <w:proofErr w:type="spellEnd"/>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proofErr w:type="spellStart"/>
            <w:r>
              <w:t>ExitDate</w:t>
            </w:r>
            <w:proofErr w:type="spellEnd"/>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proofErr w:type="spellStart"/>
            <w:r w:rsidRPr="00C032F4">
              <w:rPr>
                <w:b/>
                <w:bCs/>
              </w:rPr>
              <w:t>hmis_</w:t>
            </w:r>
            <w:r>
              <w:rPr>
                <w:b/>
                <w:bCs/>
              </w:rPr>
              <w:t>Enrollment</w:t>
            </w:r>
            <w:proofErr w:type="spellEnd"/>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proofErr w:type="spellStart"/>
            <w:r w:rsidRPr="00C032F4">
              <w:t>EnrollmentID</w:t>
            </w:r>
            <w:proofErr w:type="spellEnd"/>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proofErr w:type="spellStart"/>
            <w:r>
              <w:t>LivingSituation</w:t>
            </w:r>
            <w:proofErr w:type="spellEnd"/>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proofErr w:type="spellStart"/>
            <w:r>
              <w:t>LengthOfStay</w:t>
            </w:r>
            <w:proofErr w:type="spellEnd"/>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proofErr w:type="spellStart"/>
            <w:r>
              <w:rPr>
                <w:iCs/>
              </w:rPr>
              <w:t>Previous</w:t>
            </w:r>
            <w:r w:rsidRPr="009C008E">
              <w:rPr>
                <w:iCs/>
              </w:rPr>
              <w:t>StreetESSH</w:t>
            </w:r>
            <w:proofErr w:type="spellEnd"/>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proofErr w:type="spellStart"/>
            <w:r w:rsidRPr="009C008E">
              <w:rPr>
                <w:iCs/>
              </w:rPr>
              <w:t>DateToStreetESSH</w:t>
            </w:r>
            <w:proofErr w:type="spellEnd"/>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proofErr w:type="spellStart"/>
            <w:r w:rsidRPr="00C032F4">
              <w:rPr>
                <w:b/>
                <w:bCs/>
              </w:rPr>
              <w:t>hmis_Services</w:t>
            </w:r>
            <w:proofErr w:type="spellEnd"/>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proofErr w:type="spellStart"/>
            <w:r w:rsidRPr="00C032F4">
              <w:t>EnrollmentID</w:t>
            </w:r>
            <w:proofErr w:type="spellEnd"/>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30339F">
            <w:pPr>
              <w:pStyle w:val="NoSpacing"/>
            </w:pPr>
            <w:proofErr w:type="spellStart"/>
            <w:r w:rsidRPr="006B4F91">
              <w:rPr>
                <w:b/>
                <w:bCs/>
              </w:rPr>
              <w:t>PersonalD</w:t>
            </w:r>
            <w:proofErr w:type="spellEnd"/>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5846C0">
      <w:pPr>
        <w:pStyle w:val="ListParagraph"/>
        <w:numPr>
          <w:ilvl w:val="5"/>
          <w:numId w:val="57"/>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5846C0">
      <w:pPr>
        <w:pStyle w:val="ListParagraph"/>
        <w:numPr>
          <w:ilvl w:val="5"/>
          <w:numId w:val="58"/>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103B5CCC" w:rsidR="005846C0" w:rsidRPr="00267838" w:rsidRDefault="005846C0" w:rsidP="005846C0">
      <w:pPr>
        <w:pStyle w:val="ListParagraph"/>
        <w:numPr>
          <w:ilvl w:val="5"/>
          <w:numId w:val="58"/>
        </w:numPr>
      </w:pPr>
      <w:proofErr w:type="spellStart"/>
      <w:r w:rsidRPr="00277F30">
        <w:rPr>
          <w:i/>
          <w:iCs/>
        </w:rPr>
        <w:t>BedNightDate</w:t>
      </w:r>
      <w:proofErr w:type="spellEnd"/>
      <w:r>
        <w:t xml:space="preserve"> </w:t>
      </w:r>
      <w:r>
        <w:rPr>
          <w:iCs/>
        </w:rPr>
        <w:t xml:space="preserve">&gt;= </w:t>
      </w:r>
      <w:proofErr w:type="spellStart"/>
      <w:r w:rsidR="005A6BF7" w:rsidRPr="005A6BF7">
        <w:rPr>
          <w:iCs/>
          <w:u w:val="words"/>
        </w:rPr>
        <w:t>LookbackDate</w:t>
      </w:r>
      <w:proofErr w:type="spellEnd"/>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5846C0">
      <w:pPr>
        <w:pStyle w:val="ListParagraph"/>
        <w:numPr>
          <w:ilvl w:val="5"/>
          <w:numId w:val="58"/>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58683E1F"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2C35160E" w:rsidR="005846C0" w:rsidRDefault="005846C0" w:rsidP="005846C0">
      <w:pPr>
        <w:pStyle w:val="ListParagraph"/>
        <w:numPr>
          <w:ilvl w:val="0"/>
          <w:numId w:val="72"/>
        </w:numPr>
      </w:pPr>
      <w:proofErr w:type="spellStart"/>
      <w:r w:rsidRPr="0044267F">
        <w:rPr>
          <w:i/>
        </w:rPr>
        <w:t>LivingSituation</w:t>
      </w:r>
      <w:proofErr w:type="spellEnd"/>
      <w:r w:rsidRPr="007327FC">
        <w:t xml:space="preserve"> in (</w:t>
      </w:r>
      <w:del w:id="4148" w:author="Molly McEvilley" w:date="2023-06-13T10:17:00Z">
        <w:r w:rsidRPr="007327FC" w:rsidDel="008173F4">
          <w:delText>1,18,16</w:delText>
        </w:r>
      </w:del>
      <w:ins w:id="4149" w:author="Molly McEvilley" w:date="2023-06-13T10:17:00Z">
        <w:r w:rsidR="008173F4">
          <w:t>101,118,116</w:t>
        </w:r>
      </w:ins>
      <w:r w:rsidRPr="007327FC">
        <w:t>)</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06FF149C" w:rsidR="005846C0" w:rsidRPr="0044267F" w:rsidRDefault="005846C0" w:rsidP="005846C0">
      <w:pPr>
        <w:pStyle w:val="ListParagraph"/>
        <w:numPr>
          <w:ilvl w:val="0"/>
          <w:numId w:val="71"/>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ins w:id="4150" w:author="Molly McEvilley" w:date="2023-07-04T10:41:00Z">
        <w:r w:rsidR="00683847">
          <w:t>,15</w:t>
        </w:r>
      </w:ins>
      <w:r w:rsidRPr="0044267F">
        <w:t>)</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0B9BD3D2"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w:t>
      </w:r>
      <w:del w:id="4151" w:author="Molly McEvilley" w:date="2023-06-13T10:17:00Z">
        <w:r w:rsidRPr="007327FC" w:rsidDel="008173F4">
          <w:delText>1,18,16</w:delText>
        </w:r>
      </w:del>
      <w:ins w:id="4152" w:author="Molly McEvilley" w:date="2023-06-13T10:17:00Z">
        <w:r w:rsidR="008173F4">
          <w:t>101,118,116</w:t>
        </w:r>
      </w:ins>
      <w:r w:rsidRPr="007327FC">
        <w:t>)</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613C925F" w:rsidR="005846C0" w:rsidRDefault="005846C0" w:rsidP="005846C0">
      <w:pPr>
        <w:pStyle w:val="ListParagraph"/>
        <w:numPr>
          <w:ilvl w:val="0"/>
          <w:numId w:val="73"/>
        </w:numPr>
      </w:pPr>
      <w:proofErr w:type="spellStart"/>
      <w:r w:rsidRPr="00845520">
        <w:rPr>
          <w:i/>
          <w:iCs/>
        </w:rPr>
        <w:t>LivingSituation</w:t>
      </w:r>
      <w:proofErr w:type="spellEnd"/>
      <w:r w:rsidRPr="007327FC">
        <w:t xml:space="preserve"> in (</w:t>
      </w:r>
      <w:del w:id="4153" w:author="Molly McEvilley" w:date="2023-06-13T10:19:00Z">
        <w:r w:rsidRPr="007327FC" w:rsidDel="00C653C6">
          <w:delText>4,5,6,7,15,</w:delText>
        </w:r>
        <w:r w:rsidDel="00C653C6">
          <w:delText>25</w:delText>
        </w:r>
      </w:del>
      <w:ins w:id="4154" w:author="Molly McEvilley" w:date="2023-06-13T10:19:00Z">
        <w:r w:rsidR="00C653C6">
          <w:t>204,205,206,207,215,225</w:t>
        </w:r>
      </w:ins>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6BAC7613" w:rsidR="005846C0" w:rsidRDefault="00A30C61" w:rsidP="005846C0">
      <w:pPr>
        <w:pStyle w:val="ListParagraph"/>
        <w:numPr>
          <w:ilvl w:val="1"/>
          <w:numId w:val="75"/>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057D362D" w:rsidR="005846C0" w:rsidRDefault="00A30C61" w:rsidP="005846C0">
      <w:pPr>
        <w:pStyle w:val="ListParagraph"/>
        <w:numPr>
          <w:ilvl w:val="1"/>
          <w:numId w:val="75"/>
        </w:numPr>
      </w:pPr>
      <w:proofErr w:type="spellStart"/>
      <w:r>
        <w:rPr>
          <w:b/>
          <w:bCs/>
        </w:rPr>
        <w:t>LSA</w:t>
      </w:r>
      <w:r w:rsidRPr="00845520">
        <w:rPr>
          <w:b/>
          <w:bCs/>
        </w:rPr>
        <w:t>ProjectType</w:t>
      </w:r>
      <w:proofErr w:type="spellEnd"/>
      <w:r>
        <w:t xml:space="preserve"> </w:t>
      </w:r>
      <w:r w:rsidR="005846C0">
        <w:t>in (3,13</w:t>
      </w:r>
      <w:ins w:id="4155" w:author="Molly McEvilley" w:date="2023-07-04T10:41:00Z">
        <w:r w:rsidR="00683847">
          <w:t>,15</w:t>
        </w:r>
      </w:ins>
      <w:r w:rsidR="005846C0">
        <w:t xml:space="preserve">)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5846C0">
      <w:pPr>
        <w:pStyle w:val="ListParagraph"/>
        <w:numPr>
          <w:ilvl w:val="2"/>
          <w:numId w:val="76"/>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proofErr w:type="gramStart"/>
      <w:r w:rsidRPr="00845520">
        <w:rPr>
          <w:b/>
          <w:bCs/>
        </w:rPr>
        <w:t>ExitDate</w:t>
      </w:r>
      <w:proofErr w:type="spellEnd"/>
      <w:proofErr w:type="gram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pPr>
      <w:bookmarkStart w:id="4156" w:name="_Toc78368777"/>
      <w:bookmarkStart w:id="4157"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4156"/>
      <w:bookmarkEnd w:id="4157"/>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proofErr w:type="spellStart"/>
            <w:r>
              <w:rPr>
                <w:b/>
                <w:bCs/>
              </w:rPr>
              <w:t>ch_Include</w:t>
            </w:r>
            <w:proofErr w:type="spellEnd"/>
          </w:p>
        </w:tc>
      </w:tr>
      <w:tr w:rsidR="005846C0" w:rsidRPr="00DE23AE" w14:paraId="0AA6D089" w14:textId="77777777" w:rsidTr="0030339F">
        <w:tc>
          <w:tcPr>
            <w:tcW w:w="9355" w:type="dxa"/>
          </w:tcPr>
          <w:p w14:paraId="1DDEE293" w14:textId="77777777" w:rsidR="005846C0" w:rsidRPr="005F4836" w:rsidRDefault="005846C0" w:rsidP="0030339F">
            <w:pPr>
              <w:pStyle w:val="NoSpacing"/>
            </w:pPr>
            <w:proofErr w:type="spellStart"/>
            <w:r w:rsidRPr="005F4836">
              <w:t>PersonalID</w:t>
            </w:r>
            <w:proofErr w:type="spellEnd"/>
          </w:p>
        </w:tc>
      </w:tr>
      <w:tr w:rsidR="005846C0" w:rsidRPr="00DE23AE" w14:paraId="1AE6D0E1" w14:textId="77777777" w:rsidTr="0030339F">
        <w:tc>
          <w:tcPr>
            <w:tcW w:w="9355" w:type="dxa"/>
          </w:tcPr>
          <w:p w14:paraId="3C9AD4E9" w14:textId="77777777" w:rsidR="005846C0" w:rsidRPr="005F4836" w:rsidRDefault="005846C0" w:rsidP="0030339F">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proofErr w:type="spellStart"/>
            <w:r w:rsidRPr="00970494">
              <w:t>episodeStart</w:t>
            </w:r>
            <w:proofErr w:type="spellEnd"/>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w:t>
      </w:r>
      <w:proofErr w:type="gramStart"/>
      <w:r>
        <w:rPr>
          <w:rFonts w:cs="Times New Roman"/>
        </w:rPr>
        <w:t>exist</w:t>
      </w:r>
      <w:proofErr w:type="gramEnd"/>
      <w:r>
        <w:rPr>
          <w:rFonts w:cs="Times New Roman"/>
        </w:rPr>
        <w:t xml:space="preserve"> </w:t>
      </w:r>
    </w:p>
    <w:p w14:paraId="3CA4DC2C" w14:textId="5231AC3F" w:rsidR="005846C0" w:rsidRDefault="00112C68" w:rsidP="005846C0">
      <w:pPr>
        <w:pStyle w:val="Heading2"/>
      </w:pPr>
      <w:bookmarkStart w:id="4158" w:name="_Toc78368778"/>
      <w:bookmarkStart w:id="4159"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4158"/>
      <w:bookmarkEnd w:id="4159"/>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proofErr w:type="spellStart"/>
            <w:r>
              <w:rPr>
                <w:b/>
                <w:bCs/>
              </w:rPr>
              <w:t>tlsa</w:t>
            </w:r>
            <w:r w:rsidRPr="005F4836">
              <w:rPr>
                <w:b/>
                <w:bCs/>
              </w:rPr>
              <w:t>_Person</w:t>
            </w:r>
            <w:proofErr w:type="spellEnd"/>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proofErr w:type="spellStart"/>
            <w:r w:rsidRPr="005F4836">
              <w:t>PersonalID</w:t>
            </w:r>
            <w:proofErr w:type="spellEnd"/>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proofErr w:type="spellStart"/>
            <w:r>
              <w:t>HoHAdult</w:t>
            </w:r>
            <w:proofErr w:type="spellEnd"/>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proofErr w:type="spellStart"/>
            <w:r w:rsidRPr="005F4836">
              <w:rPr>
                <w:b/>
                <w:bCs/>
              </w:rPr>
              <w:t>ch_Episodes</w:t>
            </w:r>
            <w:proofErr w:type="spellEnd"/>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proofErr w:type="spellStart"/>
            <w:r w:rsidRPr="00E17F92">
              <w:t>Perso</w:t>
            </w:r>
            <w:r w:rsidRPr="00D75C24">
              <w:t>nalI</w:t>
            </w:r>
            <w:r w:rsidRPr="00FC29E8">
              <w:t>D</w:t>
            </w:r>
            <w:proofErr w:type="spellEnd"/>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proofErr w:type="spellStart"/>
            <w:r w:rsidRPr="005F4836">
              <w:t>episodeStart</w:t>
            </w:r>
            <w:proofErr w:type="spellEnd"/>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proofErr w:type="spellStart"/>
            <w:r w:rsidRPr="005F4836">
              <w:t>episodeEnd</w:t>
            </w:r>
            <w:proofErr w:type="spellEnd"/>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proofErr w:type="spellStart"/>
            <w:r w:rsidRPr="005F4836">
              <w:t>episodeDays</w:t>
            </w:r>
            <w:proofErr w:type="spellEnd"/>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proofErr w:type="spellStart"/>
            <w:r w:rsidRPr="005F4836">
              <w:t>EnrollmentID</w:t>
            </w:r>
            <w:proofErr w:type="spellEnd"/>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proofErr w:type="spellStart"/>
            <w:r>
              <w:t>PersonalID</w:t>
            </w:r>
            <w:proofErr w:type="spellEnd"/>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proofErr w:type="spellStart"/>
            <w:r w:rsidRPr="005F4836">
              <w:t>CHTime</w:t>
            </w:r>
            <w:proofErr w:type="spellEnd"/>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proofErr w:type="spellStart"/>
            <w:r w:rsidRPr="005F4836">
              <w:t>CHTimeStatus</w:t>
            </w:r>
            <w:proofErr w:type="spellEnd"/>
          </w:p>
        </w:tc>
      </w:tr>
    </w:tbl>
    <w:p w14:paraId="58D0DF3C" w14:textId="77777777" w:rsidR="005846C0" w:rsidRDefault="005846C0" w:rsidP="005846C0">
      <w:pPr>
        <w:pStyle w:val="Heading3"/>
      </w:pPr>
      <w:r>
        <w:lastRenderedPageBreak/>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57257245" w:rsidR="005846C0" w:rsidRPr="005F4836" w:rsidRDefault="00A41ADE" w:rsidP="005846C0">
      <w:pPr>
        <w:pStyle w:val="ListParagraph"/>
        <w:numPr>
          <w:ilvl w:val="0"/>
          <w:numId w:val="24"/>
        </w:numPr>
        <w:rPr>
          <w:b/>
        </w:rPr>
      </w:pPr>
      <w:r>
        <w:t xml:space="preserve">There are at least </w:t>
      </w:r>
      <w:r w:rsidR="00DD5554">
        <w:t>4 episodes (</w:t>
      </w:r>
      <w:r w:rsidR="005846C0">
        <w:t xml:space="preserve">[COUNT of </w:t>
      </w:r>
      <w:proofErr w:type="spellStart"/>
      <w:r w:rsidR="005846C0">
        <w:t>ch_</w:t>
      </w:r>
      <w:r w:rsidR="005846C0" w:rsidRPr="006B4F91">
        <w:t>Episodes</w:t>
      </w:r>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373B5AE8" w:rsidR="005846C0" w:rsidRPr="005F4836" w:rsidRDefault="007D22CF" w:rsidP="005846C0">
      <w:pPr>
        <w:pStyle w:val="ListParagraph"/>
        <w:numPr>
          <w:ilvl w:val="0"/>
          <w:numId w:val="24"/>
        </w:numPr>
        <w:rPr>
          <w:b/>
        </w:rPr>
      </w:pPr>
      <w:r>
        <w:t>There are betwee</w:t>
      </w:r>
      <w:r w:rsidR="00D73CC8">
        <w:t>n 1 and 3 episodes (</w:t>
      </w:r>
      <w:r w:rsidR="005846C0">
        <w:t xml:space="preserve">[COUNT of </w:t>
      </w:r>
      <w:proofErr w:type="spellStart"/>
      <w:r w:rsidR="005846C0">
        <w:t>ch_</w:t>
      </w:r>
      <w:r w:rsidR="005846C0" w:rsidRPr="006B4F91">
        <w:t>Episodes</w:t>
      </w:r>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61BB087C" w:rsidR="005846C0"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r w:rsidR="00BC3753">
        <w:t>.</w:t>
      </w:r>
    </w:p>
    <w:p w14:paraId="5C938BB3" w14:textId="25A4B784" w:rsidR="00316D0B" w:rsidRPr="005F4836" w:rsidRDefault="00316D0B" w:rsidP="001A1298">
      <w:pPr>
        <w:pStyle w:val="ListParagraph"/>
        <w:widowControl w:val="0"/>
        <w:numPr>
          <w:ilvl w:val="0"/>
          <w:numId w:val="95"/>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4160" w:name="_Toc140489979"/>
      <w:r>
        <w:t>Set Population Identifiers for Exit Cohort Households</w:t>
      </w:r>
      <w:bookmarkEnd w:id="4139"/>
      <w:bookmarkEnd w:id="4160"/>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lastRenderedPageBreak/>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proofErr w:type="spellStart"/>
            <w:ins w:id="4161" w:author="Jules Brown" w:date="2023-07-15T10:09:00Z">
              <w:r>
                <w:t>HispanicLatinaeo</w:t>
              </w:r>
            </w:ins>
            <w:proofErr w:type="spellEnd"/>
          </w:p>
        </w:tc>
      </w:tr>
      <w:tr w:rsidR="00292B7F" w:rsidRPr="006B4F91" w14:paraId="54E1408A" w14:textId="77777777" w:rsidTr="00E46A61">
        <w:trPr>
          <w:cantSplit/>
          <w:trHeight w:val="216"/>
          <w:ins w:id="4162" w:author="Jules Brown" w:date="2023-07-15T10:09:00Z"/>
        </w:trPr>
        <w:tc>
          <w:tcPr>
            <w:tcW w:w="9355" w:type="dxa"/>
          </w:tcPr>
          <w:p w14:paraId="3AEDEE71" w14:textId="38AC1170" w:rsidR="00292B7F" w:rsidRDefault="00292B7F" w:rsidP="00004824">
            <w:pPr>
              <w:pStyle w:val="NoSpacing"/>
              <w:rPr>
                <w:ins w:id="4163" w:author="Jules Brown" w:date="2023-07-15T10:09:00Z"/>
              </w:rPr>
            </w:pPr>
            <w:proofErr w:type="spellStart"/>
            <w:ins w:id="4164" w:author="Jules Brown" w:date="2023-07-15T10:09:00Z">
              <w:r>
                <w:t>MidEastNAfrican</w:t>
              </w:r>
              <w:proofErr w:type="spellEnd"/>
            </w:ins>
          </w:p>
        </w:tc>
      </w:tr>
      <w:tr w:rsidR="00F14B94" w:rsidRPr="006B4F91" w14:paraId="73F48547" w14:textId="77777777" w:rsidTr="00E46A61">
        <w:trPr>
          <w:cantSplit/>
          <w:trHeight w:val="216"/>
        </w:trPr>
        <w:tc>
          <w:tcPr>
            <w:tcW w:w="9355" w:type="dxa"/>
          </w:tcPr>
          <w:p w14:paraId="3BE8FB11" w14:textId="1B3A5B48" w:rsidR="00F14B94" w:rsidRPr="00FD1AE1" w:rsidDel="00455AC1" w:rsidRDefault="00FC7D89" w:rsidP="00004824">
            <w:pPr>
              <w:pStyle w:val="NoSpacing"/>
            </w:pPr>
            <w:proofErr w:type="spellStart"/>
            <w:ins w:id="4165" w:author="Jules Brown" w:date="2023-07-15T10:09:00Z">
              <w:r>
                <w:t>NativeHIPacific</w:t>
              </w:r>
            </w:ins>
            <w:proofErr w:type="spellEnd"/>
            <w:del w:id="4166" w:author="Jules Brown" w:date="2023-07-15T10:09:00Z">
              <w:r w:rsidR="00F14B94" w:rsidDel="00FC7D89">
                <w:delText>NativeHIOtherPacific</w:delText>
              </w:r>
            </w:del>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rsidDel="006B2956" w14:paraId="17010A3C" w14:textId="0760C186" w:rsidTr="00E46A61">
        <w:trPr>
          <w:trHeight w:val="216"/>
          <w:del w:id="4167" w:author="Jules Brown" w:date="2023-07-13T10:59:00Z"/>
        </w:trPr>
        <w:tc>
          <w:tcPr>
            <w:tcW w:w="9355" w:type="dxa"/>
          </w:tcPr>
          <w:p w14:paraId="1BDA0BBD" w14:textId="7EFE932A" w:rsidR="003412EA" w:rsidRPr="00B678E4" w:rsidDel="006B2956" w:rsidRDefault="003412EA" w:rsidP="003412EA">
            <w:pPr>
              <w:pStyle w:val="NoSpacing"/>
              <w:rPr>
                <w:del w:id="4168" w:author="Jules Brown" w:date="2023-07-13T10:59:00Z"/>
                <w:i/>
                <w:iCs/>
              </w:rPr>
            </w:pPr>
            <w:del w:id="4169" w:author="Jules Brown" w:date="2023-07-13T10:59:00Z">
              <w:r w:rsidRPr="00FD1AE1" w:rsidDel="006B2956">
                <w:delText>Ethnicity</w:delText>
              </w:r>
            </w:del>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proofErr w:type="spellStart"/>
            <w:r>
              <w:rPr>
                <w:b/>
              </w:rPr>
              <w:t>HoHRace</w:t>
            </w:r>
            <w:ins w:id="4170" w:author="Jules Brown" w:date="2023-07-13T10:58:00Z">
              <w:r w:rsidR="003854B5">
                <w:rPr>
                  <w:b/>
                </w:rPr>
                <w:t>Ethnicity</w:t>
              </w:r>
            </w:ins>
            <w:proofErr w:type="spellEnd"/>
          </w:p>
        </w:tc>
      </w:tr>
      <w:tr w:rsidR="009D5AD6" w:rsidDel="00102FF3" w14:paraId="061C9E81" w14:textId="0A03C5C9" w:rsidTr="00584131">
        <w:trPr>
          <w:cantSplit/>
          <w:trHeight w:val="216"/>
          <w:del w:id="4171" w:author="Jules Brown" w:date="2023-07-13T10:57:00Z"/>
        </w:trPr>
        <w:tc>
          <w:tcPr>
            <w:tcW w:w="9355" w:type="dxa"/>
          </w:tcPr>
          <w:p w14:paraId="5DE71BA6" w14:textId="6D44F8A5" w:rsidR="009D5AD6" w:rsidRPr="005F4836" w:rsidDel="00102FF3" w:rsidRDefault="009D5AD6" w:rsidP="00584131">
            <w:pPr>
              <w:pStyle w:val="NoSpacing"/>
              <w:rPr>
                <w:del w:id="4172" w:author="Jules Brown" w:date="2023-07-13T10:57:00Z"/>
                <w:b/>
              </w:rPr>
            </w:pPr>
            <w:del w:id="4173" w:author="Jules Brown" w:date="2023-07-13T10:57:00Z">
              <w:r w:rsidDel="00102FF3">
                <w:rPr>
                  <w:b/>
                </w:rPr>
                <w:delText>HoHEthnicity</w:delText>
              </w:r>
            </w:del>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lastRenderedPageBreak/>
        <w:t>HHChronic</w:t>
      </w:r>
      <w:proofErr w:type="spellEnd"/>
    </w:p>
    <w:p w14:paraId="7BF7C4CF" w14:textId="77777777" w:rsidR="00B94A4E" w:rsidRDefault="005846C0" w:rsidP="00B94A4E">
      <w:pPr>
        <w:rPr>
          <w:ins w:id="4174" w:author="Molly McEvilley" w:date="2023-07-19T23:13:00Z"/>
        </w:rPr>
      </w:pPr>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1"/>
        <w:tblW w:w="0" w:type="auto"/>
        <w:tblLook w:val="04A0" w:firstRow="1" w:lastRow="0" w:firstColumn="1" w:lastColumn="0" w:noHBand="0" w:noVBand="1"/>
      </w:tblPr>
      <w:tblGrid>
        <w:gridCol w:w="814"/>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ins w:id="4175"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ins w:id="4176" w:author="Molly McEvilley" w:date="2023-07-19T23:19:00Z"/>
                <w:color w:val="000000"/>
              </w:rPr>
            </w:pPr>
            <w:ins w:id="4177" w:author="Molly McEvilley" w:date="2023-07-19T23:19:00Z">
              <w:r w:rsidRPr="00465885">
                <w:rPr>
                  <w:color w:val="000000"/>
                </w:rPr>
                <w:t>Value</w:t>
              </w:r>
            </w:ins>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178" w:author="Molly McEvilley" w:date="2023-07-19T23:19:00Z"/>
                <w:color w:val="000000"/>
              </w:rPr>
            </w:pPr>
            <w:ins w:id="4179" w:author="Molly McEvilley" w:date="2023-07-19T23:19:00Z">
              <w:r w:rsidRPr="00465885">
                <w:rPr>
                  <w:color w:val="000000"/>
                </w:rPr>
                <w:t>Criteria</w:t>
              </w:r>
            </w:ins>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180" w:author="Molly McEvilley" w:date="2023-07-19T23:19:00Z"/>
                <w:color w:val="000000"/>
              </w:rPr>
            </w:pPr>
            <w:ins w:id="4181" w:author="Molly McEvilley" w:date="2023-07-19T23:19:00Z">
              <w:r w:rsidRPr="00465885">
                <w:rPr>
                  <w:color w:val="000000"/>
                </w:rPr>
                <w:t>Category</w:t>
              </w:r>
            </w:ins>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ins w:id="4182"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ins w:id="4183" w:author="Molly McEvilley" w:date="2023-07-19T23:13:00Z"/>
                <w:b/>
              </w:rPr>
            </w:pPr>
            <w:ins w:id="4184" w:author="Molly McEvilley" w:date="2023-07-19T23:13:00Z">
              <w:r>
                <w:rPr>
                  <w:b/>
                  <w:bCs w:val="0"/>
                  <w:color w:val="000000"/>
                </w:rPr>
                <w:t>1</w:t>
              </w:r>
            </w:ins>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185" w:author="Molly McEvilley" w:date="2023-07-19T23:13:00Z"/>
              </w:rPr>
            </w:pPr>
            <w:proofErr w:type="spellStart"/>
            <w:ins w:id="4186" w:author="Molly McEvilley" w:date="2023-07-19T23:13:00Z">
              <w:r>
                <w:rPr>
                  <w:b/>
                  <w:bCs/>
                  <w:color w:val="000000"/>
                </w:rPr>
                <w:t>DisabilityStatus</w:t>
              </w:r>
              <w:proofErr w:type="spellEnd"/>
              <w:r>
                <w:rPr>
                  <w:color w:val="000000"/>
                </w:rPr>
                <w:t xml:space="preserve"> = 1 and:</w:t>
              </w:r>
            </w:ins>
          </w:p>
          <w:p w14:paraId="7B38B229" w14:textId="77777777" w:rsidR="00013DBA" w:rsidRDefault="00013DBA" w:rsidP="00465885">
            <w:pPr>
              <w:pStyle w:val="ListParagraph"/>
              <w:numPr>
                <w:ilvl w:val="0"/>
                <w:numId w:val="139"/>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ins w:id="4187" w:author="Molly McEvilley" w:date="2023-07-19T23:13:00Z"/>
                <w:rFonts w:ascii="Calibri" w:hAnsi="Calibri" w:cs="Calibri"/>
              </w:rPr>
            </w:pPr>
            <w:proofErr w:type="spellStart"/>
            <w:ins w:id="4188" w:author="Molly McEvilley" w:date="2023-07-19T23:13:00Z">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ins>
          </w:p>
          <w:p w14:paraId="4917C428" w14:textId="77777777" w:rsidR="00013DBA" w:rsidRDefault="00013DBA" w:rsidP="00465885">
            <w:pPr>
              <w:pStyle w:val="ListParagraph"/>
              <w:numPr>
                <w:ilvl w:val="0"/>
                <w:numId w:val="139"/>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ins w:id="4189" w:author="Molly McEvilley" w:date="2023-07-19T23:13:00Z"/>
                <w:rFonts w:ascii="Calibri" w:hAnsi="Calibri" w:cs="Calibri"/>
              </w:rPr>
            </w:pPr>
            <w:proofErr w:type="spellStart"/>
            <w:ins w:id="4190" w:author="Molly McEvilley" w:date="2023-07-19T23:13:00Z">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ins>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191" w:author="Molly McEvilley" w:date="2023-07-19T23:13:00Z"/>
                <w:rFonts w:ascii="Calibri" w:hAnsi="Calibri" w:cs="Calibri"/>
              </w:rPr>
            </w:pPr>
            <w:ins w:id="4192" w:author="Molly McEvilley" w:date="2023-07-19T23:13:00Z">
              <w:r>
                <w:rPr>
                  <w:color w:val="000000"/>
                </w:rPr>
                <w:t>Chronically Homeless</w:t>
              </w:r>
            </w:ins>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ins w:id="4193"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ins w:id="4194" w:author="Molly McEvilley" w:date="2023-07-19T23:13:00Z"/>
                <w:b/>
              </w:rPr>
            </w:pPr>
            <w:ins w:id="4195" w:author="Molly McEvilley" w:date="2023-07-19T23:13:00Z">
              <w:r>
                <w:rPr>
                  <w:b/>
                </w:rPr>
                <w:t>2</w:t>
              </w:r>
            </w:ins>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196" w:author="Molly McEvilley" w:date="2023-07-19T23:13:00Z"/>
              </w:rPr>
            </w:pPr>
            <w:proofErr w:type="spellStart"/>
            <w:ins w:id="4197" w:author="Molly McEvilley" w:date="2023-07-19T23:13:00Z">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ins>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198" w:author="Molly McEvilley" w:date="2023-07-19T23:13:00Z"/>
                <w:color w:val="000000"/>
              </w:rPr>
            </w:pPr>
            <w:ins w:id="4199" w:author="Molly McEvilley" w:date="2023-07-19T23:13:00Z">
              <w:r>
                <w:rPr>
                  <w:color w:val="000000"/>
                </w:rPr>
                <w:t xml:space="preserve">Long-Term Homeless with Disability </w:t>
              </w:r>
            </w:ins>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ins w:id="4200"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ins w:id="4201" w:author="Molly McEvilley" w:date="2023-07-19T23:13:00Z"/>
                <w:b/>
              </w:rPr>
            </w:pPr>
            <w:ins w:id="4202" w:author="Molly McEvilley" w:date="2023-07-19T23:13:00Z">
              <w:r>
                <w:rPr>
                  <w:b/>
                  <w:color w:val="000000"/>
                </w:rPr>
                <w:t>3</w:t>
              </w:r>
            </w:ins>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03" w:author="Molly McEvilley" w:date="2023-07-19T23:13:00Z"/>
                <w:b/>
                <w:bCs/>
              </w:rPr>
            </w:pPr>
            <w:proofErr w:type="spellStart"/>
            <w:ins w:id="4204" w:author="Molly McEvilley" w:date="2023-07-19T23:13:00Z">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ins>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05" w:author="Molly McEvilley" w:date="2023-07-19T23:13:00Z"/>
                <w:color w:val="000000"/>
              </w:rPr>
            </w:pPr>
            <w:ins w:id="4206" w:author="Molly McEvilley" w:date="2023-07-19T23:13:00Z">
              <w:r>
                <w:rPr>
                  <w:color w:val="000000"/>
                </w:rPr>
                <w:t>Long-Term Homeless Missing Disability Info</w:t>
              </w:r>
            </w:ins>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ins w:id="4207"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ins w:id="4208" w:author="Molly McEvilley" w:date="2023-07-19T23:13:00Z"/>
                <w:b/>
              </w:rPr>
            </w:pPr>
            <w:ins w:id="4209" w:author="Molly McEvilley" w:date="2023-07-19T23:13:00Z">
              <w:r>
                <w:rPr>
                  <w:b/>
                </w:rPr>
                <w:t>4</w:t>
              </w:r>
            </w:ins>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10" w:author="Molly McEvilley" w:date="2023-07-19T23:13:00Z"/>
              </w:rPr>
            </w:pPr>
            <w:proofErr w:type="spellStart"/>
            <w:ins w:id="4211" w:author="Molly McEvilley" w:date="2023-07-19T23:13:00Z">
              <w:r>
                <w:rPr>
                  <w:b/>
                  <w:bCs/>
                </w:rPr>
                <w:t>CHTime</w:t>
              </w:r>
              <w:proofErr w:type="spellEnd"/>
              <w:r>
                <w:t xml:space="preserve"> in (365, 400) and </w:t>
              </w:r>
              <w:proofErr w:type="spellStart"/>
              <w:r>
                <w:rPr>
                  <w:b/>
                  <w:bCs/>
                </w:rPr>
                <w:t>DisabilityStatus</w:t>
              </w:r>
              <w:proofErr w:type="spellEnd"/>
              <w:r>
                <w:t xml:space="preserve"> = 0</w:t>
              </w:r>
            </w:ins>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12" w:author="Molly McEvilley" w:date="2023-07-19T23:13:00Z"/>
              </w:rPr>
            </w:pPr>
            <w:ins w:id="4213" w:author="Molly McEvilley" w:date="2023-07-19T23:13:00Z">
              <w:r>
                <w:rPr>
                  <w:color w:val="000000"/>
                </w:rPr>
                <w:t>Long-Term Homeless without Disability</w:t>
              </w:r>
            </w:ins>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ins w:id="4214"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ins w:id="4215" w:author="Molly McEvilley" w:date="2023-07-19T23:13:00Z"/>
                <w:b/>
              </w:rPr>
            </w:pPr>
            <w:ins w:id="4216" w:author="Molly McEvilley" w:date="2023-07-19T23:13:00Z">
              <w:r>
                <w:rPr>
                  <w:b/>
                  <w:color w:val="000000"/>
                </w:rPr>
                <w:t>5</w:t>
              </w:r>
            </w:ins>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17" w:author="Molly McEvilley" w:date="2023-07-19T23:13:00Z"/>
                <w:b/>
                <w:bCs/>
              </w:rPr>
            </w:pPr>
            <w:proofErr w:type="spellStart"/>
            <w:ins w:id="4218" w:author="Molly McEvilley" w:date="2023-07-19T23:13:00Z">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w:t>
              </w:r>
            </w:ins>
            <w:ins w:id="4219" w:author="Molly McEvilley" w:date="2023-07-19T23:14:00Z">
              <w:r>
                <w:rPr>
                  <w:b/>
                  <w:bCs/>
                  <w:color w:val="000000"/>
                </w:rPr>
                <w:t xml:space="preserve"> </w:t>
              </w:r>
            </w:ins>
            <w:ins w:id="4220" w:author="Molly McEvilley" w:date="2023-07-19T23:15:00Z">
              <w:r>
                <w:rPr>
                  <w:color w:val="000000"/>
                </w:rPr>
                <w:t xml:space="preserve">and </w:t>
              </w:r>
              <w:proofErr w:type="spellStart"/>
              <w:r>
                <w:rPr>
                  <w:b/>
                  <w:bCs/>
                  <w:color w:val="000000"/>
                </w:rPr>
                <w:t>DisabilityStatus</w:t>
              </w:r>
              <w:proofErr w:type="spellEnd"/>
              <w:r>
                <w:rPr>
                  <w:color w:val="000000"/>
                </w:rPr>
                <w:t xml:space="preserve"> = 1</w:t>
              </w:r>
            </w:ins>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21" w:author="Molly McEvilley" w:date="2023-07-19T23:13:00Z"/>
                <w:color w:val="000000"/>
              </w:rPr>
            </w:pPr>
            <w:ins w:id="4222" w:author="Molly McEvilley" w:date="2023-07-19T23:13:00Z">
              <w:r>
                <w:rPr>
                  <w:color w:val="000000"/>
                </w:rPr>
                <w:t>Homeless &gt; 6 Months with Disability (missing data)</w:t>
              </w:r>
            </w:ins>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ins w:id="4223"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ins w:id="4224" w:author="Molly McEvilley" w:date="2023-07-19T23:13:00Z"/>
                <w:b/>
              </w:rPr>
            </w:pPr>
            <w:ins w:id="4225" w:author="Molly McEvilley" w:date="2023-07-19T23:13:00Z">
              <w:r>
                <w:rPr>
                  <w:b/>
                </w:rPr>
                <w:t>6</w:t>
              </w:r>
            </w:ins>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26" w:author="Molly McEvilley" w:date="2023-07-19T23:13:00Z"/>
                <w:b/>
                <w:bCs/>
              </w:rPr>
            </w:pPr>
            <w:proofErr w:type="spellStart"/>
            <w:ins w:id="4227" w:author="Molly McEvilley" w:date="2023-07-19T23:13:00Z">
              <w:r>
                <w:rPr>
                  <w:b/>
                  <w:bCs/>
                </w:rPr>
                <w:t>CHTime</w:t>
              </w:r>
              <w:proofErr w:type="spellEnd"/>
              <w:r>
                <w:t xml:space="preserve"> = 270 and </w:t>
              </w:r>
              <w:proofErr w:type="spellStart"/>
              <w:r>
                <w:rPr>
                  <w:b/>
                  <w:bCs/>
                </w:rPr>
                <w:t>CHTimeStatus</w:t>
              </w:r>
              <w:proofErr w:type="spellEnd"/>
              <w:r>
                <w:rPr>
                  <w:b/>
                  <w:bCs/>
                </w:rPr>
                <w:t xml:space="preserve"> </w:t>
              </w:r>
              <w:r w:rsidRPr="00465885">
                <w:t>&lt;&gt; 99</w:t>
              </w:r>
            </w:ins>
            <w:ins w:id="4228" w:author="Molly McEvilley" w:date="2023-07-19T23:15:00Z">
              <w:r>
                <w:rPr>
                  <w:color w:val="000000"/>
                </w:rPr>
                <w:t xml:space="preserve"> and </w:t>
              </w:r>
              <w:proofErr w:type="spellStart"/>
              <w:r>
                <w:rPr>
                  <w:b/>
                  <w:bCs/>
                  <w:color w:val="000000"/>
                </w:rPr>
                <w:t>DisabilityStatus</w:t>
              </w:r>
              <w:proofErr w:type="spellEnd"/>
              <w:r>
                <w:rPr>
                  <w:color w:val="000000"/>
                </w:rPr>
                <w:t xml:space="preserve"> = 1</w:t>
              </w:r>
            </w:ins>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29" w:author="Molly McEvilley" w:date="2023-07-19T23:13:00Z"/>
              </w:rPr>
            </w:pPr>
            <w:ins w:id="4230" w:author="Molly McEvilley" w:date="2023-07-19T23:13:00Z">
              <w:r>
                <w:rPr>
                  <w:color w:val="000000"/>
                </w:rPr>
                <w:t>Homeless &gt; 6 Months with Disability (no missing data)</w:t>
              </w:r>
            </w:ins>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ins w:id="4231"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ins w:id="4232" w:author="Molly McEvilley" w:date="2023-07-19T23:13:00Z"/>
                <w:b/>
              </w:rPr>
            </w:pPr>
            <w:ins w:id="4233" w:author="Molly McEvilley" w:date="2023-07-19T23:13:00Z">
              <w:r>
                <w:rPr>
                  <w:b/>
                  <w:color w:val="000000"/>
                </w:rPr>
                <w:t>9</w:t>
              </w:r>
            </w:ins>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34" w:author="Molly McEvilley" w:date="2023-07-19T23:13:00Z"/>
                <w:b/>
                <w:bCs/>
              </w:rPr>
            </w:pPr>
            <w:proofErr w:type="spellStart"/>
            <w:ins w:id="4235" w:author="Molly McEvilley" w:date="2023-07-19T23:13:00Z">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ins>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36" w:author="Molly McEvilley" w:date="2023-07-19T23:13:00Z"/>
              </w:rPr>
            </w:pPr>
            <w:ins w:id="4237" w:author="Molly McEvilley" w:date="2023-07-19T23:13:00Z">
              <w:r>
                <w:rPr>
                  <w:color w:val="000000"/>
                </w:rPr>
                <w:t>CH Status Unknown (missing data)</w:t>
              </w:r>
            </w:ins>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ins w:id="4238"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ins w:id="4239" w:author="Molly McEvilley" w:date="2023-07-19T23:13:00Z"/>
                <w:b/>
              </w:rPr>
            </w:pPr>
            <w:ins w:id="4240" w:author="Molly McEvilley" w:date="2023-07-19T23:13:00Z">
              <w:r w:rsidRPr="00465885">
                <w:rPr>
                  <w:b/>
                </w:rPr>
                <w:t>0</w:t>
              </w:r>
            </w:ins>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41" w:author="Molly McEvilley" w:date="2023-07-19T23:13:00Z"/>
              </w:rPr>
            </w:pPr>
            <w:ins w:id="4242" w:author="Molly McEvilley" w:date="2023-07-19T23:13:00Z">
              <w:r>
                <w:t>(</w:t>
              </w:r>
              <w:proofErr w:type="gramStart"/>
              <w:r>
                <w:t>any</w:t>
              </w:r>
              <w:proofErr w:type="gramEnd"/>
              <w:r>
                <w:t xml:space="preserve"> other)</w:t>
              </w:r>
            </w:ins>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43" w:author="Molly McEvilley" w:date="2023-07-19T23:13:00Z"/>
                <w:color w:val="000000"/>
              </w:rPr>
            </w:pPr>
            <w:ins w:id="4244" w:author="Molly McEvilley" w:date="2023-07-19T23:13:00Z">
              <w:r>
                <w:rPr>
                  <w:color w:val="000000"/>
                </w:rPr>
                <w:t xml:space="preserve">Not Chronically Homeless </w:t>
              </w:r>
            </w:ins>
          </w:p>
        </w:tc>
      </w:tr>
      <w:tr w:rsidR="00B94A4E" w:rsidRPr="001B15C7" w:rsidDel="00013DBA" w14:paraId="6D70758D" w14:textId="29604178" w:rsidTr="00465885">
        <w:trPr>
          <w:cnfStyle w:val="000000100000" w:firstRow="0" w:lastRow="0" w:firstColumn="0" w:lastColumn="0" w:oddVBand="0" w:evenVBand="0" w:oddHBand="1" w:evenHBand="0" w:firstRowFirstColumn="0" w:firstRowLastColumn="0" w:lastRowFirstColumn="0" w:lastRowLastColumn="0"/>
          <w:del w:id="4245"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B4636DA" w14:textId="11ABA95E" w:rsidR="00B94A4E" w:rsidRPr="001B15C7" w:rsidDel="00013DBA" w:rsidRDefault="00B94A4E" w:rsidP="00465885">
            <w:pPr>
              <w:spacing w:before="0" w:after="0"/>
              <w:rPr>
                <w:del w:id="4246" w:author="Molly McEvilley" w:date="2023-07-19T23:19:00Z"/>
              </w:rPr>
            </w:pPr>
            <w:bookmarkStart w:id="4247" w:name="_Hlk140635905"/>
            <w:del w:id="4248" w:author="Molly McEvilley" w:date="2023-07-19T23:19:00Z">
              <w:r w:rsidRPr="001B15C7" w:rsidDel="00013DBA">
                <w:delText>Priority</w:delText>
              </w:r>
            </w:del>
          </w:p>
        </w:tc>
        <w:tc>
          <w:tcPr>
            <w:tcW w:w="4590" w:type="dxa"/>
          </w:tcPr>
          <w:p w14:paraId="7FB33A8F" w14:textId="22FFE23E"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49" w:author="Molly McEvilley" w:date="2023-07-19T23:19:00Z"/>
              </w:rPr>
            </w:pPr>
            <w:del w:id="4250" w:author="Molly McEvilley" w:date="2023-07-19T23:19:00Z">
              <w:r w:rsidRPr="001B15C7" w:rsidDel="00013DBA">
                <w:delText>Conditions</w:delText>
              </w:r>
            </w:del>
          </w:p>
        </w:tc>
        <w:tc>
          <w:tcPr>
            <w:tcW w:w="3775" w:type="dxa"/>
          </w:tcPr>
          <w:p w14:paraId="19DA7969" w14:textId="3CF8A1B4"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51" w:author="Molly McEvilley" w:date="2023-07-19T23:19:00Z"/>
              </w:rPr>
            </w:pPr>
            <w:del w:id="4252" w:author="Molly McEvilley" w:date="2023-07-19T23:19:00Z">
              <w:r w:rsidRPr="001B15C7" w:rsidDel="00013DBA">
                <w:delText>HHChronic Value</w:delText>
              </w:r>
            </w:del>
          </w:p>
        </w:tc>
      </w:tr>
      <w:tr w:rsidR="00B94A4E" w:rsidRPr="001B15C7" w:rsidDel="00013DBA" w14:paraId="507AAEAE" w14:textId="6F3D39A4" w:rsidTr="00465885">
        <w:trPr>
          <w:cnfStyle w:val="000000010000" w:firstRow="0" w:lastRow="0" w:firstColumn="0" w:lastColumn="0" w:oddVBand="0" w:evenVBand="0" w:oddHBand="0" w:evenHBand="1" w:firstRowFirstColumn="0" w:firstRowLastColumn="0" w:lastRowFirstColumn="0" w:lastRowLastColumn="0"/>
          <w:del w:id="4253"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E5A9C36" w14:textId="14849DBE" w:rsidR="00B94A4E" w:rsidRPr="001B15C7" w:rsidDel="00013DBA" w:rsidRDefault="00B94A4E" w:rsidP="00465885">
            <w:pPr>
              <w:spacing w:before="0" w:after="0"/>
              <w:rPr>
                <w:del w:id="4254" w:author="Molly McEvilley" w:date="2023-07-19T23:19:00Z"/>
              </w:rPr>
            </w:pPr>
            <w:del w:id="4255" w:author="Molly McEvilley" w:date="2023-07-19T23:19:00Z">
              <w:r w:rsidDel="00013DBA">
                <w:delText>1</w:delText>
              </w:r>
            </w:del>
          </w:p>
        </w:tc>
        <w:tc>
          <w:tcPr>
            <w:tcW w:w="4590" w:type="dxa"/>
          </w:tcPr>
          <w:p w14:paraId="45276C01" w14:textId="4508E565" w:rsidR="00B94A4E" w:rsidRPr="00107D01"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256" w:author="Molly McEvilley" w:date="2023-07-19T23:19:00Z"/>
              </w:rPr>
            </w:pPr>
            <w:del w:id="4257" w:author="Molly McEvilley" w:date="2023-07-19T23:19: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14673889" w14:textId="7950709B" w:rsidR="00B94A4E" w:rsidDel="00013DBA" w:rsidRDefault="00B94A4E" w:rsidP="00465885">
            <w:pPr>
              <w:pStyle w:val="ListParagraph"/>
              <w:numPr>
                <w:ilvl w:val="0"/>
                <w:numId w:val="32"/>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del w:id="4258" w:author="Molly McEvilley" w:date="2023-07-19T23:19:00Z"/>
              </w:rPr>
            </w:pPr>
            <w:del w:id="4259" w:author="Molly McEvilley" w:date="2023-07-19T23:19: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56F08EE6" w14:textId="713F1A9A" w:rsidR="00B94A4E" w:rsidRPr="001B15C7" w:rsidDel="00013DBA" w:rsidRDefault="00B94A4E" w:rsidP="00465885">
            <w:pPr>
              <w:pStyle w:val="ListParagraph"/>
              <w:numPr>
                <w:ilvl w:val="0"/>
                <w:numId w:val="32"/>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del w:id="4260" w:author="Molly McEvilley" w:date="2023-07-19T23:19:00Z"/>
              </w:rPr>
            </w:pPr>
            <w:del w:id="4261" w:author="Molly McEvilley" w:date="2023-07-19T23:19: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775" w:type="dxa"/>
          </w:tcPr>
          <w:p w14:paraId="65A6F10F" w14:textId="3892B52C" w:rsidR="00B94A4E" w:rsidRPr="001B15C7"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262" w:author="Molly McEvilley" w:date="2023-07-19T23:19:00Z"/>
              </w:rPr>
            </w:pPr>
            <w:del w:id="4263" w:author="Molly McEvilley" w:date="2023-07-19T23:19:00Z">
              <w:r w:rsidDel="00013DBA">
                <w:delText xml:space="preserve">1 </w:delText>
              </w:r>
            </w:del>
          </w:p>
        </w:tc>
      </w:tr>
      <w:tr w:rsidR="00B94A4E" w:rsidRPr="001B15C7" w:rsidDel="00013DBA" w14:paraId="71FC1070" w14:textId="68135C38" w:rsidTr="00465885">
        <w:trPr>
          <w:cnfStyle w:val="000000100000" w:firstRow="0" w:lastRow="0" w:firstColumn="0" w:lastColumn="0" w:oddVBand="0" w:evenVBand="0" w:oddHBand="1" w:evenHBand="0" w:firstRowFirstColumn="0" w:firstRowLastColumn="0" w:lastRowFirstColumn="0" w:lastRowLastColumn="0"/>
          <w:del w:id="4264"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D8C2813" w14:textId="18DBDFAB" w:rsidR="00B94A4E" w:rsidDel="00013DBA" w:rsidRDefault="00B94A4E" w:rsidP="00465885">
            <w:pPr>
              <w:spacing w:before="0" w:after="0"/>
              <w:rPr>
                <w:del w:id="4265" w:author="Molly McEvilley" w:date="2023-07-19T23:19:00Z"/>
              </w:rPr>
            </w:pPr>
            <w:del w:id="4266" w:author="Molly McEvilley" w:date="2023-07-19T23:19:00Z">
              <w:r w:rsidDel="00013DBA">
                <w:delText>2</w:delText>
              </w:r>
            </w:del>
          </w:p>
        </w:tc>
        <w:tc>
          <w:tcPr>
            <w:tcW w:w="4590" w:type="dxa"/>
          </w:tcPr>
          <w:p w14:paraId="54EA12BB" w14:textId="27AFC9E4" w:rsidR="00B94A4E" w:rsidRPr="003165FB"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67" w:author="Molly McEvilley" w:date="2023-07-19T23:19:00Z"/>
                <w:rPrChange w:id="4268" w:author="Molly McEvilley" w:date="2023-07-19T01:25:00Z">
                  <w:rPr>
                    <w:del w:id="4269" w:author="Molly McEvilley" w:date="2023-07-19T23:19:00Z"/>
                    <w:b/>
                    <w:bCs/>
                  </w:rPr>
                </w:rPrChange>
              </w:rPr>
            </w:pPr>
            <w:del w:id="4270" w:author="Molly McEvilley" w:date="2023-07-19T23:19: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775" w:type="dxa"/>
          </w:tcPr>
          <w:p w14:paraId="32DD61C2" w14:textId="5A401931"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71" w:author="Molly McEvilley" w:date="2023-07-19T23:19:00Z"/>
              </w:rPr>
            </w:pPr>
            <w:del w:id="4272" w:author="Molly McEvilley" w:date="2023-07-19T23:19:00Z">
              <w:r w:rsidDel="00013DBA">
                <w:delText xml:space="preserve">2 </w:delText>
              </w:r>
            </w:del>
          </w:p>
        </w:tc>
      </w:tr>
      <w:tr w:rsidR="00B94A4E" w:rsidRPr="001B15C7" w:rsidDel="00013DBA" w14:paraId="526A05F9" w14:textId="1266245F" w:rsidTr="00465885">
        <w:trPr>
          <w:cnfStyle w:val="000000010000" w:firstRow="0" w:lastRow="0" w:firstColumn="0" w:lastColumn="0" w:oddVBand="0" w:evenVBand="0" w:oddHBand="0" w:evenHBand="1" w:firstRowFirstColumn="0" w:firstRowLastColumn="0" w:lastRowFirstColumn="0" w:lastRowLastColumn="0"/>
          <w:del w:id="4273"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E0F8508" w14:textId="3FB13827" w:rsidR="00B94A4E" w:rsidDel="00013DBA" w:rsidRDefault="00B94A4E" w:rsidP="00465885">
            <w:pPr>
              <w:spacing w:before="0" w:after="0"/>
              <w:rPr>
                <w:del w:id="4274" w:author="Molly McEvilley" w:date="2023-07-19T23:19:00Z"/>
              </w:rPr>
            </w:pPr>
            <w:del w:id="4275" w:author="Molly McEvilley" w:date="2023-07-19T23:19:00Z">
              <w:r w:rsidDel="00013DBA">
                <w:delText>3</w:delText>
              </w:r>
            </w:del>
          </w:p>
        </w:tc>
        <w:tc>
          <w:tcPr>
            <w:tcW w:w="4590" w:type="dxa"/>
          </w:tcPr>
          <w:p w14:paraId="646F76EB" w14:textId="3A0727AB" w:rsidR="00B94A4E" w:rsidRPr="003165FB"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276" w:author="Molly McEvilley" w:date="2023-07-19T23:19:00Z"/>
                <w:b/>
              </w:rPr>
            </w:pPr>
            <w:del w:id="4277" w:author="Molly McEvilley" w:date="2023-07-19T23:19: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775" w:type="dxa"/>
          </w:tcPr>
          <w:p w14:paraId="23320EAF" w14:textId="29C5554D" w:rsidR="00B94A4E"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278" w:author="Molly McEvilley" w:date="2023-07-19T23:19:00Z"/>
              </w:rPr>
            </w:pPr>
            <w:del w:id="4279" w:author="Molly McEvilley" w:date="2023-07-19T04:58:00Z">
              <w:r w:rsidDel="00AF4D3D">
                <w:delText xml:space="preserve">3 </w:delText>
              </w:r>
            </w:del>
          </w:p>
        </w:tc>
      </w:tr>
      <w:tr w:rsidR="00B94A4E" w:rsidRPr="001B15C7" w:rsidDel="00013DBA" w14:paraId="32BBD6B4" w14:textId="1F5FC718" w:rsidTr="00465885">
        <w:trPr>
          <w:cnfStyle w:val="000000100000" w:firstRow="0" w:lastRow="0" w:firstColumn="0" w:lastColumn="0" w:oddVBand="0" w:evenVBand="0" w:oddHBand="1" w:evenHBand="0" w:firstRowFirstColumn="0" w:firstRowLastColumn="0" w:lastRowFirstColumn="0" w:lastRowLastColumn="0"/>
          <w:del w:id="4280"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873F65A" w14:textId="561122D8" w:rsidR="00B94A4E" w:rsidDel="00013DBA" w:rsidRDefault="00B94A4E" w:rsidP="00465885">
            <w:pPr>
              <w:spacing w:before="0" w:after="0"/>
              <w:rPr>
                <w:del w:id="4281" w:author="Molly McEvilley" w:date="2023-07-19T23:19:00Z"/>
              </w:rPr>
            </w:pPr>
            <w:del w:id="4282" w:author="Molly McEvilley" w:date="2023-07-19T01:28:00Z">
              <w:r w:rsidDel="003165FB">
                <w:delText>4</w:delText>
              </w:r>
            </w:del>
          </w:p>
        </w:tc>
        <w:tc>
          <w:tcPr>
            <w:tcW w:w="4590" w:type="dxa"/>
          </w:tcPr>
          <w:p w14:paraId="23BEACD2" w14:textId="4804D6A3" w:rsidR="00B94A4E" w:rsidRPr="001A0862"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83" w:author="Molly McEvilley" w:date="2023-07-19T23:19:00Z"/>
                <w:bCs/>
              </w:rPr>
            </w:pPr>
            <w:del w:id="4284" w:author="Molly McEvilley" w:date="2023-07-19T23:19:00Z">
              <w:r w:rsidRPr="001A0862" w:rsidDel="00013DBA">
                <w:rPr>
                  <w:bCs/>
                </w:rPr>
                <w:delText>(any other)</w:delText>
              </w:r>
            </w:del>
          </w:p>
        </w:tc>
        <w:tc>
          <w:tcPr>
            <w:tcW w:w="3775" w:type="dxa"/>
          </w:tcPr>
          <w:p w14:paraId="64F8AAC3" w14:textId="4AFE7874"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85" w:author="Molly McEvilley" w:date="2023-07-19T23:19:00Z"/>
              </w:rPr>
            </w:pPr>
            <w:del w:id="4286" w:author="Molly McEvilley" w:date="2023-07-19T23:19:00Z">
              <w:r w:rsidDel="00013DBA">
                <w:delText>0</w:delText>
              </w:r>
            </w:del>
          </w:p>
        </w:tc>
      </w:tr>
    </w:tbl>
    <w:bookmarkEnd w:id="4247"/>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44E1C696" w14:textId="77777777" w:rsidR="004610D2" w:rsidRDefault="004610D2" w:rsidP="004610D2">
      <w:pPr>
        <w:rPr>
          <w:ins w:id="4287" w:author="Molly McEvilley" w:date="2023-06-27T15:01:00Z"/>
        </w:rPr>
      </w:pPr>
      <w:ins w:id="4288" w:author="Molly McEvilley" w:date="2023-06-27T15:01:00Z">
        <w:r>
          <w:t xml:space="preserve">Set </w:t>
        </w:r>
        <w:proofErr w:type="spellStart"/>
        <w:r>
          <w:rPr>
            <w:b/>
            <w:bCs/>
          </w:rPr>
          <w:t>HHFleeingDV</w:t>
        </w:r>
        <w:proofErr w:type="spellEnd"/>
        <w:r>
          <w:t xml:space="preserve"> to the first value in the table below that occurs in </w:t>
        </w:r>
        <w:proofErr w:type="spellStart"/>
        <w:r>
          <w:t>tlsa_HHID.</w:t>
        </w:r>
      </w:ins>
      <w:ins w:id="4289" w:author="Molly McEvilley" w:date="2023-06-27T15:02:00Z">
        <w:r>
          <w:rPr>
            <w:b/>
            <w:bCs/>
          </w:rPr>
          <w:t>HHFleeingDV</w:t>
        </w:r>
      </w:ins>
      <w:proofErr w:type="spellEnd"/>
      <w:ins w:id="4290" w:author="Molly McEvilley" w:date="2023-06-27T15:01:00Z">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ins>
    </w:p>
    <w:tbl>
      <w:tblPr>
        <w:tblStyle w:val="Style11"/>
        <w:tblW w:w="3775" w:type="dxa"/>
        <w:tblLook w:val="04A0" w:firstRow="1" w:lastRow="0" w:firstColumn="1" w:lastColumn="0" w:noHBand="0" w:noVBand="1"/>
      </w:tblPr>
      <w:tblGrid>
        <w:gridCol w:w="1075"/>
        <w:gridCol w:w="2700"/>
      </w:tblGrid>
      <w:tr w:rsidR="004610D2" w14:paraId="27D7058C" w14:textId="77777777" w:rsidTr="004B1F89">
        <w:trPr>
          <w:cnfStyle w:val="100000000000" w:firstRow="1" w:lastRow="0" w:firstColumn="0" w:lastColumn="0" w:oddVBand="0" w:evenVBand="0" w:oddHBand="0" w:evenHBand="0" w:firstRowFirstColumn="0" w:firstRowLastColumn="0" w:lastRowFirstColumn="0" w:lastRowLastColumn="0"/>
          <w:ins w:id="4291"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77777777" w:rsidR="004610D2" w:rsidRDefault="004610D2" w:rsidP="004B1F89">
            <w:pPr>
              <w:pStyle w:val="NoSpacing"/>
              <w:rPr>
                <w:ins w:id="4292" w:author="Molly McEvilley" w:date="2023-06-27T15:01:00Z"/>
              </w:rPr>
            </w:pPr>
            <w:ins w:id="4293" w:author="Molly McEvilley" w:date="2023-06-27T15:01:00Z">
              <w:r>
                <w:t>Priority</w:t>
              </w:r>
            </w:ins>
          </w:p>
        </w:tc>
        <w:tc>
          <w:tcPr>
            <w:tcW w:w="2700" w:type="dxa"/>
          </w:tcPr>
          <w:p w14:paraId="32BA157C" w14:textId="77777777" w:rsidR="004610D2" w:rsidRDefault="004610D2" w:rsidP="004B1F89">
            <w:pPr>
              <w:pStyle w:val="NoSpacing"/>
              <w:cnfStyle w:val="100000000000" w:firstRow="1" w:lastRow="0" w:firstColumn="0" w:lastColumn="0" w:oddVBand="0" w:evenVBand="0" w:oddHBand="0" w:evenHBand="0" w:firstRowFirstColumn="0" w:firstRowLastColumn="0" w:lastRowFirstColumn="0" w:lastRowLastColumn="0"/>
              <w:rPr>
                <w:ins w:id="4294" w:author="Molly McEvilley" w:date="2023-06-27T15:01:00Z"/>
              </w:rPr>
            </w:pPr>
            <w:proofErr w:type="spellStart"/>
            <w:ins w:id="4295" w:author="Molly McEvilley" w:date="2023-06-27T15:02:00Z">
              <w:r>
                <w:t>HHFleeingDV</w:t>
              </w:r>
            </w:ins>
            <w:proofErr w:type="spellEnd"/>
            <w:ins w:id="4296" w:author="Molly McEvilley" w:date="2023-06-27T15:01:00Z">
              <w:r>
                <w:t xml:space="preserve"> Value</w:t>
              </w:r>
            </w:ins>
          </w:p>
        </w:tc>
      </w:tr>
      <w:tr w:rsidR="004610D2" w14:paraId="16BFA721" w14:textId="77777777" w:rsidTr="004B1F89">
        <w:trPr>
          <w:cnfStyle w:val="000000100000" w:firstRow="0" w:lastRow="0" w:firstColumn="0" w:lastColumn="0" w:oddVBand="0" w:evenVBand="0" w:oddHBand="1" w:evenHBand="0" w:firstRowFirstColumn="0" w:firstRowLastColumn="0" w:lastRowFirstColumn="0" w:lastRowLastColumn="0"/>
          <w:ins w:id="4297"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77777777" w:rsidR="004610D2" w:rsidRDefault="004610D2" w:rsidP="004B1F89">
            <w:pPr>
              <w:pStyle w:val="NoSpacing"/>
              <w:rPr>
                <w:ins w:id="4298" w:author="Molly McEvilley" w:date="2023-06-27T15:01:00Z"/>
              </w:rPr>
            </w:pPr>
            <w:ins w:id="4299" w:author="Molly McEvilley" w:date="2023-06-27T15:01:00Z">
              <w:r>
                <w:t>1</w:t>
              </w:r>
            </w:ins>
          </w:p>
        </w:tc>
        <w:tc>
          <w:tcPr>
            <w:tcW w:w="2700" w:type="dxa"/>
          </w:tcPr>
          <w:p w14:paraId="3BD28832"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300" w:author="Molly McEvilley" w:date="2023-06-27T15:01:00Z"/>
              </w:rPr>
            </w:pPr>
            <w:ins w:id="4301" w:author="Molly McEvilley" w:date="2023-06-27T15:01:00Z">
              <w:r>
                <w:t>1</w:t>
              </w:r>
            </w:ins>
          </w:p>
        </w:tc>
      </w:tr>
      <w:tr w:rsidR="004610D2" w14:paraId="1BC7C04E" w14:textId="77777777" w:rsidTr="004B1F89">
        <w:trPr>
          <w:cnfStyle w:val="000000010000" w:firstRow="0" w:lastRow="0" w:firstColumn="0" w:lastColumn="0" w:oddVBand="0" w:evenVBand="0" w:oddHBand="0" w:evenHBand="1" w:firstRowFirstColumn="0" w:firstRowLastColumn="0" w:lastRowFirstColumn="0" w:lastRowLastColumn="0"/>
          <w:ins w:id="4302"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77777777" w:rsidR="004610D2" w:rsidRDefault="004610D2" w:rsidP="004B1F89">
            <w:pPr>
              <w:pStyle w:val="NoSpacing"/>
              <w:rPr>
                <w:ins w:id="4303" w:author="Molly McEvilley" w:date="2023-06-27T15:01:00Z"/>
              </w:rPr>
            </w:pPr>
            <w:ins w:id="4304" w:author="Molly McEvilley" w:date="2023-06-27T15:01:00Z">
              <w:r>
                <w:t>2</w:t>
              </w:r>
            </w:ins>
          </w:p>
        </w:tc>
        <w:tc>
          <w:tcPr>
            <w:tcW w:w="2700" w:type="dxa"/>
          </w:tcPr>
          <w:p w14:paraId="0590B6F6" w14:textId="77777777" w:rsidR="004610D2" w:rsidRDefault="004610D2" w:rsidP="004B1F89">
            <w:pPr>
              <w:pStyle w:val="NoSpacing"/>
              <w:cnfStyle w:val="000000010000" w:firstRow="0" w:lastRow="0" w:firstColumn="0" w:lastColumn="0" w:oddVBand="0" w:evenVBand="0" w:oddHBand="0" w:evenHBand="1" w:firstRowFirstColumn="0" w:firstRowLastColumn="0" w:lastRowFirstColumn="0" w:lastRowLastColumn="0"/>
              <w:rPr>
                <w:ins w:id="4305" w:author="Molly McEvilley" w:date="2023-06-27T15:01:00Z"/>
              </w:rPr>
            </w:pPr>
            <w:ins w:id="4306" w:author="Molly McEvilley" w:date="2023-06-27T15:01:00Z">
              <w:r>
                <w:t>2</w:t>
              </w:r>
            </w:ins>
          </w:p>
        </w:tc>
      </w:tr>
      <w:tr w:rsidR="004610D2" w14:paraId="1E296511" w14:textId="77777777" w:rsidTr="004B1F89">
        <w:trPr>
          <w:cnfStyle w:val="000000100000" w:firstRow="0" w:lastRow="0" w:firstColumn="0" w:lastColumn="0" w:oddVBand="0" w:evenVBand="0" w:oddHBand="1" w:evenHBand="0" w:firstRowFirstColumn="0" w:firstRowLastColumn="0" w:lastRowFirstColumn="0" w:lastRowLastColumn="0"/>
          <w:ins w:id="4307"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77777777" w:rsidR="004610D2" w:rsidRDefault="004610D2" w:rsidP="004B1F89">
            <w:pPr>
              <w:pStyle w:val="NoSpacing"/>
              <w:rPr>
                <w:ins w:id="4308" w:author="Molly McEvilley" w:date="2023-06-27T15:01:00Z"/>
              </w:rPr>
            </w:pPr>
            <w:ins w:id="4309" w:author="Molly McEvilley" w:date="2023-07-04T10:49:00Z">
              <w:r>
                <w:t>3</w:t>
              </w:r>
            </w:ins>
          </w:p>
        </w:tc>
        <w:tc>
          <w:tcPr>
            <w:tcW w:w="2700" w:type="dxa"/>
          </w:tcPr>
          <w:p w14:paraId="1AF0ACFF"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310" w:author="Molly McEvilley" w:date="2023-06-27T15:01:00Z"/>
              </w:rPr>
            </w:pPr>
            <w:ins w:id="4311" w:author="Molly McEvilley" w:date="2023-06-27T15:01:00Z">
              <w:r>
                <w:t>0</w:t>
              </w:r>
            </w:ins>
          </w:p>
        </w:tc>
      </w:tr>
    </w:tbl>
    <w:p w14:paraId="39120C6A" w14:textId="0D872A0B" w:rsidR="007D2093" w:rsidRPr="00AB2970" w:rsidRDefault="005C6A07" w:rsidP="0088191A">
      <w:pPr>
        <w:pStyle w:val="Heading4"/>
      </w:pPr>
      <w:proofErr w:type="spellStart"/>
      <w:r>
        <w:t>HoHRace</w:t>
      </w:r>
      <w:ins w:id="4312" w:author="Jules Brown" w:date="2023-07-13T10:59:00Z">
        <w:r w:rsidR="003854B5">
          <w:t>Ethnicity</w:t>
        </w:r>
      </w:ins>
      <w:proofErr w:type="spellEnd"/>
    </w:p>
    <w:p w14:paraId="09771403" w14:textId="455FD833" w:rsidR="005846C0" w:rsidRDefault="005846C0" w:rsidP="005846C0">
      <w:r>
        <w:t xml:space="preserve">Set </w:t>
      </w:r>
      <w:proofErr w:type="spellStart"/>
      <w:r w:rsidR="005C6A07">
        <w:rPr>
          <w:b/>
          <w:bCs/>
        </w:rPr>
        <w:t>HoHRace</w:t>
      </w:r>
      <w:ins w:id="4313" w:author="Jules Brown" w:date="2023-07-13T10:59:00Z">
        <w:r w:rsidR="003854B5">
          <w:rPr>
            <w:b/>
            <w:bCs/>
          </w:rPr>
          <w:t>Ethnicity</w:t>
        </w:r>
      </w:ins>
      <w:proofErr w:type="spellEnd"/>
      <w:r>
        <w:t xml:space="preserve"> using the same methodology defined in section 5.4.</w:t>
      </w:r>
    </w:p>
    <w:p w14:paraId="3252F069" w14:textId="2A79DA04" w:rsidR="007D2093" w:rsidRPr="00AB2970" w:rsidDel="003854B5" w:rsidRDefault="0018056C" w:rsidP="0088191A">
      <w:pPr>
        <w:pStyle w:val="Heading4"/>
        <w:rPr>
          <w:del w:id="4314" w:author="Jules Brown" w:date="2023-07-13T10:59:00Z"/>
        </w:rPr>
      </w:pPr>
      <w:del w:id="4315" w:author="Jules Brown" w:date="2023-07-13T10:59:00Z">
        <w:r w:rsidRPr="00AB2970" w:rsidDel="003854B5">
          <w:delText>HoHEthnicity</w:delText>
        </w:r>
      </w:del>
    </w:p>
    <w:p w14:paraId="62ACE60D" w14:textId="32F4B1A6" w:rsidR="00054FD7" w:rsidDel="003854B5" w:rsidRDefault="00054FD7" w:rsidP="00054FD7">
      <w:pPr>
        <w:rPr>
          <w:del w:id="4316" w:author="Jules Brown" w:date="2023-07-13T10:59:00Z"/>
        </w:rPr>
      </w:pPr>
      <w:del w:id="4317" w:author="Jules Brown" w:date="2023-07-13T10:59:00Z">
        <w:r w:rsidDel="003854B5">
          <w:delText xml:space="preserve">Set </w:delText>
        </w:r>
        <w:r w:rsidRPr="00054FD7" w:rsidDel="003854B5">
          <w:rPr>
            <w:b/>
            <w:bCs/>
          </w:rPr>
          <w:delText>HoH</w:delText>
        </w:r>
        <w:r w:rsidDel="003854B5">
          <w:rPr>
            <w:b/>
            <w:bCs/>
          </w:rPr>
          <w:delText>Ethnicity</w:delText>
        </w:r>
        <w:r w:rsidDel="003854B5">
          <w:delText xml:space="preserve"> using the same methodology defined in section 5.4.</w:delText>
        </w:r>
      </w:del>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26EF903C" w:rsidR="005846C0" w:rsidRDefault="005846C0" w:rsidP="005846C0">
      <w:pPr>
        <w:pStyle w:val="ListParagraph"/>
        <w:numPr>
          <w:ilvl w:val="1"/>
          <w:numId w:val="32"/>
        </w:numPr>
      </w:pPr>
      <w:r w:rsidRPr="00845520">
        <w:rPr>
          <w:b/>
          <w:bCs/>
        </w:rPr>
        <w:t>Cohort</w:t>
      </w:r>
      <w:r>
        <w:t xml:space="preserve"> = 0 </w:t>
      </w:r>
      <w:del w:id="4318" w:author="Molly McEvilley" w:date="2023-06-13T10:53:00Z">
        <w:r w:rsidDel="00C653C6">
          <w:delText>-</w:delText>
        </w:r>
      </w:del>
      <w:ins w:id="4319" w:author="Molly McEvilley" w:date="2023-06-13T10:53:00Z">
        <w:r w:rsidR="00C653C6">
          <w:t>–</w:t>
        </w:r>
      </w:ins>
      <w:r>
        <w:t xml:space="preserve"> </w:t>
      </w:r>
      <w:proofErr w:type="spellStart"/>
      <w:r w:rsidRPr="00845520">
        <w:rPr>
          <w:b/>
          <w:bCs/>
        </w:rPr>
        <w:t>ActiveAge</w:t>
      </w:r>
      <w:proofErr w:type="spellEnd"/>
      <w:r>
        <w:t xml:space="preserve"> </w:t>
      </w:r>
    </w:p>
    <w:p w14:paraId="097128E3" w14:textId="0EB9F1A6" w:rsidR="005846C0" w:rsidRDefault="005846C0" w:rsidP="005846C0">
      <w:pPr>
        <w:pStyle w:val="ListParagraph"/>
        <w:numPr>
          <w:ilvl w:val="1"/>
          <w:numId w:val="32"/>
        </w:numPr>
      </w:pPr>
      <w:r w:rsidRPr="00845520">
        <w:rPr>
          <w:b/>
          <w:bCs/>
        </w:rPr>
        <w:t>Cohort</w:t>
      </w:r>
      <w:r>
        <w:t xml:space="preserve"> = -1 </w:t>
      </w:r>
      <w:del w:id="4320" w:author="Molly McEvilley" w:date="2023-06-13T10:53:00Z">
        <w:r w:rsidDel="00C653C6">
          <w:delText>-</w:delText>
        </w:r>
      </w:del>
      <w:ins w:id="4321" w:author="Molly McEvilley" w:date="2023-06-13T10:53:00Z">
        <w:r w:rsidR="00C653C6">
          <w:t>–</w:t>
        </w:r>
      </w:ins>
      <w:r>
        <w:t xml:space="preserve"> </w:t>
      </w:r>
      <w:r w:rsidRPr="00845520">
        <w:rPr>
          <w:b/>
          <w:bCs/>
        </w:rPr>
        <w:t>Exit1Age</w:t>
      </w:r>
      <w:r>
        <w:t xml:space="preserve"> </w:t>
      </w:r>
    </w:p>
    <w:p w14:paraId="553A3C58" w14:textId="340C8D9E" w:rsidR="005846C0" w:rsidRDefault="005846C0" w:rsidP="005846C0">
      <w:pPr>
        <w:pStyle w:val="ListParagraph"/>
        <w:numPr>
          <w:ilvl w:val="1"/>
          <w:numId w:val="32"/>
        </w:numPr>
      </w:pPr>
      <w:r w:rsidRPr="00845520">
        <w:rPr>
          <w:b/>
          <w:bCs/>
        </w:rPr>
        <w:t>Cohort</w:t>
      </w:r>
      <w:r>
        <w:t xml:space="preserve"> = -2 </w:t>
      </w:r>
      <w:del w:id="4322" w:author="Molly McEvilley" w:date="2023-06-13T10:53:00Z">
        <w:r w:rsidDel="00C653C6">
          <w:delText>-</w:delText>
        </w:r>
      </w:del>
      <w:ins w:id="4323" w:author="Molly McEvilley" w:date="2023-06-13T10:53:00Z">
        <w:r w:rsidR="00C653C6">
          <w:t>–</w:t>
        </w:r>
      </w:ins>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lastRenderedPageBreak/>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4324" w:name="_Toc37849803"/>
      <w:bookmarkStart w:id="4325" w:name="_Toc140489980"/>
      <w:r>
        <w:t xml:space="preserve">Set </w:t>
      </w:r>
      <w:r w:rsidR="001C6307">
        <w:t xml:space="preserve">System Engagement </w:t>
      </w:r>
      <w:r w:rsidR="00EB1AA1">
        <w:t>Stat</w:t>
      </w:r>
      <w:r w:rsidR="001C6307">
        <w:t>us</w:t>
      </w:r>
      <w:r w:rsidR="00EB1AA1">
        <w:t xml:space="preserve"> for Exit Cohort Households</w:t>
      </w:r>
      <w:bookmarkEnd w:id="4324"/>
      <w:bookmarkEnd w:id="4325"/>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74486125" o:spid="_x0000_s144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Z8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Jxd&#10;CwK5COhwYeEFi0ar4S/kK15WqNE/dwyQvfKdwka6m202YDa2s8EUR9eScguUhMHGhjtwN4BTuqOC&#10;Q1ppd3zVnZf5Sx7/EscXWNZHh6oX/3fj+Cu30XykJmkeowT+5/jnDssTjqdOVC/c+i9y3D8j8MHl&#10;r5bpcehedKdjr4mXJ+z13wA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AsT9Z8hwMAAAoLAAAOAAAAAAAAAAAAAAAAAC4CAABk&#10;cnMvZTJvRG9jLnhtbFBLAQItABQABgAIAAAAIQAEFntg2wAAAAQBAAAPAAAAAAAAAAAAAAAAAOEF&#10;AABkcnMvZG93bnJldi54bWxQSwUGAAAAAAQABADzAAAA6QYAAAAA&#10;">
                <v:shape id="AutoShape 17" o:spid="_x0000_s144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4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lastRenderedPageBreak/>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4326"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4326"/>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22D25FA0"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ins w:id="4327" w:author="Molly McEvilley" w:date="2023-07-19T23:40:00Z">
              <w:r w:rsidR="00F413B8">
                <w:t>400 and 499</w:t>
              </w:r>
            </w:ins>
            <w:del w:id="4328" w:author="Molly McEvilley" w:date="2023-07-19T23:40:00Z">
              <w:r w:rsidR="006D7B70" w:rsidDel="00F413B8">
                <w:delText>1 and 6</w:delText>
              </w:r>
            </w:del>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B2385C4"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del w:id="4329" w:author="Molly McEvilley" w:date="2023-07-19T23:40:00Z">
              <w:r w:rsidR="006D7B70" w:rsidDel="00F413B8">
                <w:delText>7 and 14</w:delText>
              </w:r>
            </w:del>
            <w:ins w:id="4330" w:author="Molly McEvilley" w:date="2023-07-19T23:40:00Z">
              <w:r w:rsidR="00F413B8">
                <w:t>100 and 399</w:t>
              </w:r>
            </w:ins>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4331" w:name="_Set_SystemPath_for"/>
      <w:bookmarkEnd w:id="4331"/>
    </w:p>
    <w:p w14:paraId="041815E9" w14:textId="3310CFE4" w:rsidR="0034252A" w:rsidRPr="00000B20" w:rsidRDefault="0034252A" w:rsidP="0088191A">
      <w:pPr>
        <w:pStyle w:val="Heading2"/>
      </w:pPr>
      <w:bookmarkStart w:id="4332" w:name="_Toc37973422"/>
      <w:bookmarkStart w:id="4333" w:name="_Toc37973975"/>
      <w:bookmarkStart w:id="4334" w:name="_Toc37974526"/>
      <w:bookmarkStart w:id="4335" w:name="_Toc37975078"/>
      <w:bookmarkStart w:id="4336" w:name="_Toc37973500"/>
      <w:bookmarkStart w:id="4337" w:name="_Toc37974053"/>
      <w:bookmarkStart w:id="4338" w:name="_Toc37974604"/>
      <w:bookmarkStart w:id="4339" w:name="_Toc37975156"/>
      <w:bookmarkStart w:id="4340" w:name="_Toc37973564"/>
      <w:bookmarkStart w:id="4341" w:name="_Toc37974117"/>
      <w:bookmarkStart w:id="4342" w:name="_Toc37974668"/>
      <w:bookmarkStart w:id="4343" w:name="_Toc37975157"/>
      <w:bookmarkStart w:id="4344" w:name="_Toc37975196"/>
      <w:bookmarkStart w:id="4345" w:name="_Toc37849805"/>
      <w:bookmarkStart w:id="4346" w:name="_Toc140489981"/>
      <w:bookmarkEnd w:id="3569"/>
      <w:bookmarkEnd w:id="4332"/>
      <w:bookmarkEnd w:id="4333"/>
      <w:bookmarkEnd w:id="4334"/>
      <w:bookmarkEnd w:id="4335"/>
      <w:bookmarkEnd w:id="4336"/>
      <w:bookmarkEnd w:id="4337"/>
      <w:bookmarkEnd w:id="4338"/>
      <w:bookmarkEnd w:id="4339"/>
      <w:bookmarkEnd w:id="4340"/>
      <w:bookmarkEnd w:id="4341"/>
      <w:bookmarkEnd w:id="4342"/>
      <w:bookmarkEnd w:id="4343"/>
      <w:bookmarkEnd w:id="4344"/>
      <w:r w:rsidRPr="00000B20">
        <w:lastRenderedPageBreak/>
        <w:t>Last Inactive Date</w:t>
      </w:r>
      <w:r w:rsidR="00343642" w:rsidRPr="00000B20">
        <w:t xml:space="preserve"> for Exit Cohorts</w:t>
      </w:r>
      <w:bookmarkEnd w:id="4345"/>
      <w:bookmarkEnd w:id="434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f5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P/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sZJn+d8EAAABGQAADgAAAAAAAAAAAAAAAAAu&#10;AgAAZHJzL2Uyb0RvYy54bWxQSwECLQAUAAYACAAAACEAieDEwd0AAAAFAQAADwAAAAAAAAAAAAAA&#10;AAA5BwAAZHJzL2Rvd25yZXYueG1sUEsFBgAAAAAEAAQA8wAAAEMIAAAAAA==&#10;">
                <v:shape id="AutoShape 448" o:spid="_x0000_s144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5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5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5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5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1DA00BE0" w:rsidRPr="49FCFE86">
              <w:rPr>
                <w:b/>
                <w:bCs/>
              </w:rPr>
              <w:t>CohortEnd</w:t>
            </w:r>
            <w:proofErr w:type="spellEnd"/>
          </w:p>
          <w:p w14:paraId="7DC16C16" w14:textId="77777777" w:rsidR="00163A19" w:rsidRPr="00DE4A2E" w:rsidRDefault="00163A19" w:rsidP="00EB0196">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1DA00BE0" w:rsidRPr="49FCFE86">
              <w:rPr>
                <w:b/>
                <w:bCs/>
              </w:rPr>
              <w:t>CohortEnd</w:t>
            </w:r>
            <w:proofErr w:type="spellEnd"/>
          </w:p>
          <w:p w14:paraId="275E8D39" w14:textId="48923FCB" w:rsidR="00163A19" w:rsidRPr="00DE4A2E" w:rsidRDefault="00163A19" w:rsidP="00EB0196">
            <w:pPr>
              <w:pStyle w:val="ListParagraph"/>
              <w:ind w:left="256" w:hanging="270"/>
              <w:rPr>
                <w:bCs/>
              </w:rPr>
            </w:pPr>
            <w:r>
              <w:t xml:space="preserve">For all other </w:t>
            </w:r>
            <w:proofErr w:type="spellStart"/>
            <w:r>
              <w:t>tlsa_HHID</w:t>
            </w:r>
            <w:proofErr w:type="spellEnd"/>
            <w:r>
              <w:t xml:space="preserve"> enrollments, the earlier non-NULL of [</w:t>
            </w:r>
            <w:proofErr w:type="spellStart"/>
            <w:r w:rsidRPr="49FCFE86">
              <w:rPr>
                <w:b/>
                <w:bCs/>
              </w:rPr>
              <w:t>ExitDate</w:t>
            </w:r>
            <w:proofErr w:type="spellEnd"/>
            <w:r>
              <w:t xml:space="preserve"> + 6 days] or </w:t>
            </w:r>
            <w:proofErr w:type="spellStart"/>
            <w:r w:rsidR="1DA00BE0" w:rsidRPr="49FCFE86">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proofErr w:type="spellStart"/>
      <w:r w:rsidRPr="0092505D">
        <w:rPr>
          <w:b/>
        </w:rPr>
        <w:t>LastInactive</w:t>
      </w:r>
      <w:proofErr w:type="spellEnd"/>
      <w:r w:rsidRPr="0092505D">
        <w:t xml:space="preserve"> is the later of </w:t>
      </w:r>
      <w:r w:rsidR="00EA147A">
        <w:t>[</w:t>
      </w:r>
      <w:proofErr w:type="spellStart"/>
      <w:r w:rsidR="00EA147A">
        <w:rPr>
          <w:u w:val="single"/>
        </w:rPr>
        <w:t>LookbackDate</w:t>
      </w:r>
      <w:proofErr w:type="spellEnd"/>
      <w:r w:rsidR="00EA147A">
        <w:rPr>
          <w:u w:val="single"/>
        </w:rPr>
        <w:t xml:space="preserve"> </w:t>
      </w:r>
      <w:r w:rsidR="00EA147A">
        <w:t>– 1 day]</w:t>
      </w:r>
      <w:r w:rsidRPr="0092505D">
        <w:t xml:space="preserve">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4347" w:name="_Toc37849806"/>
      <w:bookmarkStart w:id="4348" w:name="_Toc140489982"/>
      <w:r w:rsidRPr="00000B20">
        <w:t xml:space="preserve">Set </w:t>
      </w:r>
      <w:proofErr w:type="spellStart"/>
      <w:r w:rsidRPr="00000B20">
        <w:t>SystemPath</w:t>
      </w:r>
      <w:proofErr w:type="spellEnd"/>
      <w:r w:rsidRPr="00000B20">
        <w:t xml:space="preserve"> for </w:t>
      </w:r>
      <w:proofErr w:type="spellStart"/>
      <w:r w:rsidRPr="00000B20">
        <w:t>LSAExit</w:t>
      </w:r>
      <w:bookmarkEnd w:id="4347"/>
      <w:bookmarkEnd w:id="4348"/>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">
                <v:shape id="AutoShape 448" o:spid="_x0000_s145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ins w:id="4349" w:author="Molly McEvilley" w:date="2023-06-30T12:58:00Z">
        <w:r w:rsidR="00DC587E">
          <w:t xml:space="preserve"> of</w:t>
        </w:r>
      </w:ins>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3EA5F12A" w14:textId="28865C0D" w:rsidR="00206475" w:rsidRDefault="00206475" w:rsidP="00190224">
      <w:pPr>
        <w:pStyle w:val="ListParagraph"/>
        <w:numPr>
          <w:ilvl w:val="0"/>
          <w:numId w:val="53"/>
        </w:numPr>
      </w:pPr>
      <w:r>
        <w:rPr>
          <w:bCs/>
        </w:rPr>
        <w:t xml:space="preserve">Any part of the enrollment is after </w:t>
      </w:r>
      <w:proofErr w:type="spellStart"/>
      <w:r w:rsidRPr="00206475">
        <w:rPr>
          <w:b/>
        </w:rPr>
        <w:t>LastInactive</w:t>
      </w:r>
      <w:proofErr w:type="spellEnd"/>
      <w:r>
        <w:rPr>
          <w:bCs/>
        </w:rPr>
        <w:t xml:space="preserve">; </w:t>
      </w:r>
      <w:r w:rsidR="00311BB3">
        <w:rPr>
          <w:bCs/>
        </w:rPr>
        <w:t>and</w:t>
      </w:r>
    </w:p>
    <w:p w14:paraId="5C5F8C4B" w14:textId="3505D354" w:rsidR="00CC4786" w:rsidRDefault="00407C04" w:rsidP="0030608E">
      <w:pPr>
        <w:pStyle w:val="ListParagraph"/>
        <w:numPr>
          <w:ilvl w:val="0"/>
          <w:numId w:val="53"/>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sidRPr="00C653C6">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4350" w:name="_LSACalculated_Population_Identifier_1"/>
      <w:bookmarkStart w:id="4351" w:name="_Toc31197328"/>
      <w:bookmarkStart w:id="4352" w:name="_Toc31197329"/>
      <w:bookmarkStart w:id="4353" w:name="_Toc31197330"/>
      <w:bookmarkStart w:id="4354" w:name="_Toc31197331"/>
      <w:bookmarkStart w:id="4355" w:name="_Toc31197332"/>
      <w:bookmarkStart w:id="4356" w:name="_Toc31197333"/>
      <w:bookmarkStart w:id="4357" w:name="_Toc31197334"/>
      <w:bookmarkStart w:id="4358" w:name="_Toc31197335"/>
      <w:bookmarkStart w:id="4359" w:name="_Toc31197336"/>
      <w:bookmarkStart w:id="4360" w:name="_Toc511743960"/>
      <w:bookmarkStart w:id="4361" w:name="_Toc511743961"/>
      <w:bookmarkStart w:id="4362" w:name="_Toc511743962"/>
      <w:bookmarkStart w:id="4363" w:name="_Toc511743983"/>
      <w:bookmarkStart w:id="4364" w:name="_Toc511743984"/>
      <w:bookmarkStart w:id="4365" w:name="_Toc511743985"/>
      <w:bookmarkStart w:id="4366" w:name="_Toc511743986"/>
      <w:bookmarkStart w:id="4367" w:name="_Toc511743987"/>
      <w:bookmarkStart w:id="4368" w:name="_Toc511743988"/>
      <w:bookmarkStart w:id="4369" w:name="_Toc511743989"/>
      <w:bookmarkStart w:id="4370" w:name="_Toc511743990"/>
      <w:bookmarkStart w:id="4371" w:name="_Toc511744006"/>
      <w:bookmarkStart w:id="4372" w:name="_Toc511744007"/>
      <w:bookmarkStart w:id="4373" w:name="_Toc511744008"/>
      <w:bookmarkStart w:id="4374" w:name="_Toc511744009"/>
      <w:bookmarkStart w:id="4375" w:name="_Get_LSACalculated_Population"/>
      <w:bookmarkStart w:id="4376" w:name="_LSACalculated_Population_Identifier"/>
      <w:bookmarkStart w:id="4377" w:name="_Toc31197397"/>
      <w:bookmarkStart w:id="4378" w:name="_Toc31197398"/>
      <w:bookmarkStart w:id="4379" w:name="_Toc31197399"/>
      <w:bookmarkStart w:id="4380" w:name="_Toc31197400"/>
      <w:bookmarkStart w:id="4381" w:name="_Toc31197401"/>
      <w:bookmarkStart w:id="4382" w:name="_Toc31197402"/>
      <w:bookmarkStart w:id="4383" w:name="_Toc31197403"/>
      <w:bookmarkStart w:id="4384" w:name="_Toc31197404"/>
      <w:bookmarkStart w:id="4385" w:name="_Toc31197405"/>
      <w:bookmarkStart w:id="4386" w:name="_Toc511744151"/>
      <w:bookmarkStart w:id="4387" w:name="_Toc511744152"/>
      <w:bookmarkStart w:id="4388" w:name="_Toc511744153"/>
      <w:bookmarkStart w:id="4389" w:name="_Toc511744154"/>
      <w:bookmarkStart w:id="4390" w:name="_Toc511744155"/>
      <w:bookmarkStart w:id="4391" w:name="_Toc511744156"/>
      <w:bookmarkStart w:id="4392" w:name="_Toc511744181"/>
      <w:bookmarkStart w:id="4393" w:name="_Toc511744182"/>
      <w:bookmarkStart w:id="4394" w:name="_Toc511744250"/>
      <w:bookmarkStart w:id="4395" w:name="_Toc511744251"/>
      <w:bookmarkStart w:id="4396" w:name="_Toc511744252"/>
      <w:bookmarkStart w:id="4397" w:name="_Toc31197822"/>
      <w:bookmarkStart w:id="4398" w:name="_Toc31197823"/>
      <w:bookmarkStart w:id="4399" w:name="_Toc31197824"/>
      <w:bookmarkStart w:id="4400" w:name="_Toc31197825"/>
      <w:bookmarkStart w:id="4401" w:name="_Toc31197826"/>
      <w:bookmarkStart w:id="4402" w:name="_Toc31197827"/>
      <w:bookmarkStart w:id="4403" w:name="_Toc31197828"/>
      <w:bookmarkStart w:id="4404" w:name="_Toc31197829"/>
      <w:bookmarkStart w:id="4405" w:name="_Toc31197830"/>
      <w:bookmarkStart w:id="4406" w:name="_Toc511744338"/>
      <w:bookmarkStart w:id="4407" w:name="_Toc31198235"/>
      <w:bookmarkStart w:id="4408" w:name="_Toc37849807"/>
      <w:bookmarkStart w:id="4409" w:name="_Toc140489983"/>
      <w:bookmarkStart w:id="4410" w:name="_Toc506721211"/>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proofErr w:type="spellStart"/>
      <w:r>
        <w:lastRenderedPageBreak/>
        <w:t>LSAExit</w:t>
      </w:r>
      <w:bookmarkEnd w:id="4408"/>
      <w:bookmarkEnd w:id="4409"/>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HoHRace</w:t>
            </w:r>
            <w:ins w:id="4411" w:author="Jules Brown" w:date="2023-07-13T11:03:00Z">
              <w:r w:rsidR="00AB566A">
                <w:rPr>
                  <w:b/>
                </w:rPr>
                <w:t>Ethnicity</w:t>
              </w:r>
            </w:ins>
            <w:proofErr w:type="spellEnd"/>
          </w:p>
        </w:tc>
      </w:tr>
      <w:tr w:rsidR="008E2395" w:rsidRPr="00664C75" w:rsidDel="00AB566A" w14:paraId="73BB6EB1" w14:textId="6EB47FC3" w:rsidTr="00BC0469">
        <w:trPr>
          <w:cnfStyle w:val="000000100000" w:firstRow="0" w:lastRow="0" w:firstColumn="0" w:lastColumn="0" w:oddVBand="0" w:evenVBand="0" w:oddHBand="1" w:evenHBand="0" w:firstRowFirstColumn="0" w:firstRowLastColumn="0" w:lastRowFirstColumn="0" w:lastRowLastColumn="0"/>
          <w:cantSplit/>
          <w:trHeight w:val="216"/>
          <w:del w:id="4412" w:author="Jules Brown" w:date="2023-07-13T11:03:00Z"/>
        </w:trPr>
        <w:tc>
          <w:tcPr>
            <w:cnfStyle w:val="001000000000" w:firstRow="0" w:lastRow="0" w:firstColumn="1" w:lastColumn="0" w:oddVBand="0" w:evenVBand="0" w:oddHBand="0" w:evenHBand="0" w:firstRowFirstColumn="0" w:firstRowLastColumn="0" w:lastRowFirstColumn="0" w:lastRowLastColumn="0"/>
            <w:tcW w:w="715" w:type="dxa"/>
          </w:tcPr>
          <w:p w14:paraId="1422C898" w14:textId="44BA6F96" w:rsidR="008E2395" w:rsidRPr="00664C75" w:rsidDel="00AB566A" w:rsidRDefault="008E2395" w:rsidP="008E2395">
            <w:pPr>
              <w:pStyle w:val="NoSpacing"/>
              <w:rPr>
                <w:del w:id="4413" w:author="Jules Brown" w:date="2023-07-13T11:03:00Z"/>
              </w:rPr>
            </w:pPr>
            <w:del w:id="4414" w:author="Jules Brown" w:date="2023-07-13T11:03:00Z">
              <w:r w:rsidRPr="00664C75" w:rsidDel="00AB566A">
                <w:delText>13</w:delText>
              </w:r>
            </w:del>
          </w:p>
        </w:tc>
        <w:tc>
          <w:tcPr>
            <w:tcW w:w="4675" w:type="dxa"/>
          </w:tcPr>
          <w:p w14:paraId="15763AD3" w14:textId="39C8FD91" w:rsidR="008E2395" w:rsidRPr="00E46DCB" w:rsidDel="00AB566A" w:rsidRDefault="008E2395" w:rsidP="008E2395">
            <w:pPr>
              <w:pStyle w:val="NoSpacing"/>
              <w:cnfStyle w:val="000000100000" w:firstRow="0" w:lastRow="0" w:firstColumn="0" w:lastColumn="0" w:oddVBand="0" w:evenVBand="0" w:oddHBand="1" w:evenHBand="0" w:firstRowFirstColumn="0" w:firstRowLastColumn="0" w:lastRowFirstColumn="0" w:lastRowLastColumn="0"/>
              <w:rPr>
                <w:del w:id="4415" w:author="Jules Brown" w:date="2023-07-13T11:03:00Z"/>
                <w:b/>
              </w:rPr>
            </w:pPr>
            <w:del w:id="4416" w:author="Jules Brown" w:date="2023-07-13T11:03:00Z">
              <w:r w:rsidRPr="00E46DCB" w:rsidDel="00AB566A">
                <w:rPr>
                  <w:b/>
                </w:rPr>
                <w:delText>HoHEthnicity</w:delText>
              </w:r>
            </w:del>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4417" w:name="_HMIS_Business_Logic:_6"/>
      <w:bookmarkStart w:id="4418" w:name="_Toc37849808"/>
      <w:bookmarkEnd w:id="4417"/>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4419" w:name="_Toc140489984"/>
      <w:r w:rsidRPr="00C52062">
        <w:lastRenderedPageBreak/>
        <w:t>HMIS Business Logic</w:t>
      </w:r>
      <w:r>
        <w:t xml:space="preserve">: </w:t>
      </w:r>
      <w:proofErr w:type="spellStart"/>
      <w:r>
        <w:t>LSACalculated</w:t>
      </w:r>
      <w:bookmarkEnd w:id="4418"/>
      <w:proofErr w:type="spellEnd"/>
      <w:r w:rsidR="00751B37">
        <w:t xml:space="preserve"> Averages</w:t>
      </w:r>
      <w:bookmarkEnd w:id="4419"/>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277F30">
      <w:pPr>
        <w:pStyle w:val="Heading2"/>
      </w:pPr>
      <w:bookmarkStart w:id="4420" w:name="_Toc78368785"/>
      <w:bookmarkStart w:id="4421" w:name="_Toc140489985"/>
      <w:proofErr w:type="spellStart"/>
      <w:r>
        <w:t>LSACalculated</w:t>
      </w:r>
      <w:proofErr w:type="spellEnd"/>
      <w:r>
        <w:t xml:space="preserve"> Columns</w:t>
      </w:r>
      <w:bookmarkEnd w:id="4420"/>
      <w:bookmarkEnd w:id="4421"/>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3927AC85" w:rsidR="00751B37" w:rsidRDefault="00751B37" w:rsidP="00751B37">
            <w:pPr>
              <w:pStyle w:val="NoSpacing"/>
              <w:numPr>
                <w:ilvl w:val="0"/>
                <w:numId w:val="97"/>
              </w:numPr>
              <w:ind w:left="239" w:hanging="239"/>
            </w:pPr>
            <w:proofErr w:type="spellStart"/>
            <w:r>
              <w:t>LSAHousehold</w:t>
            </w:r>
            <w:proofErr w:type="spellEnd"/>
            <w:r>
              <w:t xml:space="preserve"> averages (rows 1-16) </w:t>
            </w:r>
            <w:del w:id="4422" w:author="Molly McEvilley" w:date="2023-06-13T10:53:00Z">
              <w:r w:rsidDel="00C653C6">
                <w:delText>-</w:delText>
              </w:r>
            </w:del>
            <w:ins w:id="4423" w:author="Molly McEvilley" w:date="2023-06-13T10:53:00Z">
              <w:r w:rsidR="00C653C6">
                <w:t>–</w:t>
              </w:r>
            </w:ins>
            <w:r>
              <w:t xml:space="preserve"> active cohort (1)</w:t>
            </w:r>
          </w:p>
          <w:p w14:paraId="1379793E" w14:textId="4BCADFEB" w:rsidR="00751B37" w:rsidRDefault="00751B37" w:rsidP="00751B37">
            <w:pPr>
              <w:pStyle w:val="NoSpacing"/>
              <w:numPr>
                <w:ilvl w:val="0"/>
                <w:numId w:val="97"/>
              </w:numPr>
              <w:ind w:left="239" w:hanging="239"/>
            </w:pPr>
            <w:proofErr w:type="spellStart"/>
            <w:r>
              <w:t>LSAExit</w:t>
            </w:r>
            <w:proofErr w:type="spellEnd"/>
            <w:r>
              <w:t xml:space="preserve"> averages (rows 18-</w:t>
            </w:r>
            <w:del w:id="4424" w:author="Molly McEvilley" w:date="2023-07-04T09:45:00Z">
              <w:r w:rsidDel="008357E8">
                <w:delText>52</w:delText>
              </w:r>
            </w:del>
            <w:ins w:id="4425" w:author="Molly McEvilley" w:date="2023-07-04T09:45:00Z">
              <w:r w:rsidR="008357E8">
                <w:t xml:space="preserve">36, </w:t>
              </w:r>
            </w:ins>
            <w:ins w:id="4426" w:author="Molly McEvilley" w:date="2023-07-04T09:46:00Z">
              <w:r w:rsidR="00A67253">
                <w:t>63-66, and 101-136</w:t>
              </w:r>
            </w:ins>
            <w:r>
              <w:t xml:space="preserve">) </w:t>
            </w:r>
            <w:del w:id="4427" w:author="Molly McEvilley" w:date="2023-06-13T10:53:00Z">
              <w:r w:rsidDel="00C653C6">
                <w:delText>-</w:delText>
              </w:r>
            </w:del>
            <w:ins w:id="4428" w:author="Molly McEvilley" w:date="2023-06-13T10:53:00Z">
              <w:r w:rsidR="00C653C6">
                <w:t>–</w:t>
              </w:r>
            </w:ins>
            <w:r>
              <w:t xml:space="preserve"> exit cohorts (-2, -1, 0)</w:t>
            </w:r>
          </w:p>
          <w:p w14:paraId="362D0A14" w14:textId="1F808ABE" w:rsidR="00751B37" w:rsidRDefault="00751B37" w:rsidP="00751B37">
            <w:pPr>
              <w:pStyle w:val="NoSpacing"/>
              <w:numPr>
                <w:ilvl w:val="0"/>
                <w:numId w:val="97"/>
              </w:numPr>
              <w:ind w:left="239" w:hanging="239"/>
            </w:pPr>
            <w:r>
              <w:t xml:space="preserve">Counts of people and households (rows 53-56) </w:t>
            </w:r>
            <w:del w:id="4429" w:author="Molly McEvilley" w:date="2023-06-13T10:53:00Z">
              <w:r w:rsidDel="00C653C6">
                <w:delText>-</w:delText>
              </w:r>
            </w:del>
            <w:ins w:id="4430" w:author="Molly McEvilley" w:date="2023-06-13T10:53:00Z">
              <w:r w:rsidR="00C653C6">
                <w:t>–</w:t>
              </w:r>
            </w:ins>
            <w:r>
              <w:t xml:space="preserve"> active and 4 </w:t>
            </w:r>
            <w:proofErr w:type="gramStart"/>
            <w:r>
              <w:t>point</w:t>
            </w:r>
            <w:proofErr w:type="gramEnd"/>
            <w:r>
              <w:t xml:space="preserve"> in time cohorts (1, 10-13)</w:t>
            </w:r>
          </w:p>
          <w:p w14:paraId="78E870D6" w14:textId="7F9B150B" w:rsidR="00751B37" w:rsidRDefault="00751B37" w:rsidP="00751B37">
            <w:pPr>
              <w:pStyle w:val="NoSpacing"/>
              <w:numPr>
                <w:ilvl w:val="0"/>
                <w:numId w:val="97"/>
              </w:numPr>
              <w:ind w:left="239" w:hanging="239"/>
            </w:pPr>
            <w:r>
              <w:t xml:space="preserve">Counts of </w:t>
            </w:r>
            <w:ins w:id="4431" w:author="Genelle Denzin" w:date="2023-07-07T19:41:00Z">
              <w:r w:rsidR="2E002080">
                <w:t>bed night</w:t>
              </w:r>
            </w:ins>
            <w:r>
              <w:t xml:space="preserve">s (row 57) </w:t>
            </w:r>
            <w:del w:id="4432" w:author="Molly McEvilley" w:date="2023-06-13T10:53:00Z">
              <w:r w:rsidDel="006F0577">
                <w:delText>-</w:delText>
              </w:r>
            </w:del>
            <w:ins w:id="4433" w:author="Molly McEvilley" w:date="2023-06-13T10:53:00Z">
              <w:r w:rsidR="00C653C6">
                <w:t>–</w:t>
              </w:r>
            </w:ins>
            <w:r w:rsidR="006F0577">
              <w:t xml:space="preserve"> </w:t>
            </w:r>
            <w:r>
              <w:t>active cohort (1)</w:t>
            </w:r>
          </w:p>
          <w:p w14:paraId="083DBE34" w14:textId="026DECB2" w:rsidR="00751B37" w:rsidRPr="003A0FA0" w:rsidRDefault="00751B37" w:rsidP="0067154B">
            <w:pPr>
              <w:pStyle w:val="NoSpacing"/>
              <w:numPr>
                <w:ilvl w:val="0"/>
                <w:numId w:val="97"/>
              </w:numPr>
              <w:ind w:left="239" w:hanging="239"/>
            </w:pPr>
            <w:r>
              <w:t>Data quality reporting in rows 58-</w:t>
            </w:r>
            <w:r w:rsidR="0067154B">
              <w:t xml:space="preserve">62 </w:t>
            </w:r>
            <w:del w:id="4434" w:author="Molly McEvilley" w:date="2023-06-13T10:53:00Z">
              <w:r w:rsidR="006354C0" w:rsidDel="00C653C6">
                <w:delText>-</w:delText>
              </w:r>
            </w:del>
            <w:ins w:id="4435" w:author="Molly McEvilley" w:date="2023-06-13T10:53:00Z">
              <w:r w:rsidR="00C653C6">
                <w:t>–</w:t>
              </w:r>
            </w:ins>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5A3BBD25" w:rsidR="006F0577" w:rsidRDefault="00751B37" w:rsidP="00751B37">
            <w:pPr>
              <w:pStyle w:val="NoSpacing"/>
              <w:numPr>
                <w:ilvl w:val="0"/>
                <w:numId w:val="97"/>
              </w:numPr>
              <w:ind w:left="239" w:hanging="239"/>
            </w:pPr>
            <w:proofErr w:type="spellStart"/>
            <w:r>
              <w:t>LSAExit</w:t>
            </w:r>
            <w:proofErr w:type="spellEnd"/>
            <w:r>
              <w:t xml:space="preserve">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proofErr w:type="spellStart"/>
            <w:r w:rsidRPr="003A0FA0">
              <w:t>HHType</w:t>
            </w:r>
            <w:proofErr w:type="spellEnd"/>
          </w:p>
        </w:tc>
        <w:tc>
          <w:tcPr>
            <w:tcW w:w="7985" w:type="dxa"/>
          </w:tcPr>
          <w:p w14:paraId="22DFBE43" w14:textId="77777777" w:rsidR="00751B37" w:rsidRPr="003A0FA0" w:rsidRDefault="00751B37" w:rsidP="0030339F">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4436" w:name="_Int_7r26Jd9D"/>
            <w:proofErr w:type="spellStart"/>
            <w:r>
              <w:t>SystemPath</w:t>
            </w:r>
            <w:bookmarkEnd w:id="4436"/>
            <w:proofErr w:type="spellEnd"/>
          </w:p>
        </w:tc>
        <w:tc>
          <w:tcPr>
            <w:tcW w:w="79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proofErr w:type="spellStart"/>
            <w:r w:rsidRPr="003A0FA0">
              <w:t>ProjectID</w:t>
            </w:r>
            <w:proofErr w:type="spellEnd"/>
          </w:p>
        </w:tc>
        <w:tc>
          <w:tcPr>
            <w:tcW w:w="79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proofErr w:type="spellStart"/>
            <w:r w:rsidRPr="003A0FA0">
              <w:t>ReportRow</w:t>
            </w:r>
            <w:proofErr w:type="spellEnd"/>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proofErr w:type="spellStart"/>
            <w:r w:rsidRPr="003A0FA0">
              <w:t>ReportID</w:t>
            </w:r>
            <w:proofErr w:type="spellEnd"/>
          </w:p>
        </w:tc>
        <w:tc>
          <w:tcPr>
            <w:tcW w:w="7985" w:type="dxa"/>
          </w:tcPr>
          <w:p w14:paraId="0C30286A" w14:textId="77777777" w:rsidR="00751B37" w:rsidRPr="003A0FA0" w:rsidRDefault="00751B37" w:rsidP="0030339F">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4437" w:name="_Toc78368786"/>
      <w:bookmarkStart w:id="4438" w:name="_Toc78368787"/>
      <w:bookmarkStart w:id="4439" w:name="_Toc140489986"/>
      <w:bookmarkEnd w:id="4437"/>
      <w:r>
        <w:t xml:space="preserve">Report Rows for </w:t>
      </w:r>
      <w:proofErr w:type="spellStart"/>
      <w:r>
        <w:t>LSACalculated</w:t>
      </w:r>
      <w:proofErr w:type="spellEnd"/>
      <w:r>
        <w:t xml:space="preserve"> Averages</w:t>
      </w:r>
      <w:bookmarkEnd w:id="4438"/>
      <w:bookmarkEnd w:id="4439"/>
    </w:p>
    <w:p w14:paraId="2A227D58" w14:textId="3902A861"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ins w:id="4440"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ins w:id="4441" w:author="Molly McEvilley" w:date="2023-07-04T09:48:00Z"/>
                <w:rFonts w:ascii="Calibri" w:hAnsi="Calibri" w:cs="Calibri"/>
                <w:color w:val="000000"/>
              </w:rPr>
            </w:pPr>
            <w:ins w:id="4442" w:author="Molly McEvilley" w:date="2023-07-04T09:49:00Z">
              <w:r>
                <w:rPr>
                  <w:rFonts w:ascii="Calibri" w:hAnsi="Calibri" w:cs="Calibri"/>
                  <w:color w:val="000000"/>
                </w:rPr>
                <w:t>65</w:t>
              </w:r>
            </w:ins>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443" w:author="Molly McEvilley" w:date="2023-07-04T09:48:00Z"/>
              </w:rPr>
            </w:pPr>
            <w:ins w:id="4444" w:author="Molly McEvilley" w:date="2023-07-04T09:49:00Z">
              <w:r>
                <w:t>Days to return after exit from RRH-SO (placed in PH)</w:t>
              </w:r>
            </w:ins>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445" w:author="Molly McEvilley" w:date="2023-07-04T09:48:00Z"/>
                <w:rFonts w:ascii="Calibri" w:hAnsi="Calibri" w:cs="Calibri"/>
                <w:color w:val="000000"/>
              </w:rPr>
            </w:pPr>
            <w:ins w:id="4446"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ins w:id="4447"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ins w:id="4448" w:author="Molly McEvilley" w:date="2023-07-04T09:48:00Z"/>
                <w:rFonts w:ascii="Calibri" w:hAnsi="Calibri" w:cs="Calibri"/>
                <w:color w:val="000000"/>
              </w:rPr>
            </w:pPr>
            <w:ins w:id="4449" w:author="Molly McEvilley" w:date="2023-07-04T09:49:00Z">
              <w:r>
                <w:rPr>
                  <w:rFonts w:ascii="Calibri" w:hAnsi="Calibri" w:cs="Calibri"/>
                  <w:color w:val="000000"/>
                </w:rPr>
                <w:t>66</w:t>
              </w:r>
            </w:ins>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450" w:author="Molly McEvilley" w:date="2023-07-04T09:48:00Z"/>
              </w:rPr>
            </w:pPr>
            <w:ins w:id="4451" w:author="Molly McEvilley" w:date="2023-07-04T09:49:00Z">
              <w:r>
                <w:t>Days to return after exit from RRH-SO (not placed in PH)</w:t>
              </w:r>
            </w:ins>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452" w:author="Molly McEvilley" w:date="2023-07-04T09:48:00Z"/>
                <w:rFonts w:ascii="Calibri" w:hAnsi="Calibri" w:cs="Calibri"/>
                <w:color w:val="000000"/>
              </w:rPr>
            </w:pPr>
            <w:ins w:id="4453"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rsidDel="002E0D78" w14:paraId="5A96AB35" w14:textId="63C5C29A" w:rsidTr="0030339F">
        <w:trPr>
          <w:cnfStyle w:val="000000010000" w:firstRow="0" w:lastRow="0" w:firstColumn="0" w:lastColumn="0" w:oddVBand="0" w:evenVBand="0" w:oddHBand="0" w:evenHBand="1" w:firstRowFirstColumn="0" w:firstRowLastColumn="0" w:lastRowFirstColumn="0" w:lastRowLastColumn="0"/>
          <w:trHeight w:val="290"/>
          <w:del w:id="445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54B2ED1D" w:rsidR="00FD441C" w:rsidRPr="00845520" w:rsidDel="002E0D78" w:rsidRDefault="00FD441C" w:rsidP="00FD441C">
            <w:pPr>
              <w:spacing w:before="0" w:after="0" w:line="240" w:lineRule="auto"/>
              <w:jc w:val="right"/>
              <w:rPr>
                <w:del w:id="4455" w:author="Molly McEvilley" w:date="2023-07-04T07:51:00Z"/>
                <w:rFonts w:ascii="Calibri" w:hAnsi="Calibri" w:cs="Calibri"/>
                <w:color w:val="000000"/>
              </w:rPr>
            </w:pPr>
            <w:del w:id="4456" w:author="Molly McEvilley" w:date="2023-07-04T07:51:00Z">
              <w:r w:rsidRPr="00845520" w:rsidDel="002E0D78">
                <w:rPr>
                  <w:rFonts w:ascii="Calibri" w:hAnsi="Calibri" w:cs="Calibri"/>
                  <w:color w:val="000000"/>
                </w:rPr>
                <w:delText>37</w:delText>
              </w:r>
            </w:del>
          </w:p>
        </w:tc>
        <w:tc>
          <w:tcPr>
            <w:tcW w:w="7110" w:type="dxa"/>
            <w:noWrap/>
            <w:vAlign w:val="bottom"/>
          </w:tcPr>
          <w:p w14:paraId="209EF8F6" w14:textId="6B88E48B"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457" w:author="Molly McEvilley" w:date="2023-07-04T07:51:00Z"/>
                <w:rFonts w:ascii="Calibri" w:hAnsi="Calibri" w:cs="Calibri"/>
                <w:color w:val="000000"/>
              </w:rPr>
            </w:pPr>
            <w:del w:id="4458" w:author="Molly McEvilley" w:date="2023-07-04T07:51:00Z">
              <w:r w:rsidRPr="00845520" w:rsidDel="002E0D78">
                <w:rPr>
                  <w:rFonts w:ascii="Calibri" w:hAnsi="Calibri" w:cs="Calibri"/>
                  <w:color w:val="000000"/>
                </w:rPr>
                <w:delText>Days to return after PSH destination</w:delText>
              </w:r>
            </w:del>
          </w:p>
        </w:tc>
        <w:tc>
          <w:tcPr>
            <w:tcW w:w="1620" w:type="dxa"/>
          </w:tcPr>
          <w:p w14:paraId="0DC1B057" w14:textId="1406CB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459" w:author="Molly McEvilley" w:date="2023-07-04T07:51:00Z"/>
                <w:rFonts w:ascii="Calibri" w:hAnsi="Calibri" w:cs="Calibri"/>
                <w:color w:val="000000"/>
              </w:rPr>
            </w:pPr>
            <w:del w:id="4460" w:author="Molly McEvilley" w:date="2023-07-04T07:51:00Z">
              <w:r w:rsidRPr="00845520" w:rsidDel="002E0D78">
                <w:rPr>
                  <w:rFonts w:ascii="Calibri" w:hAnsi="Calibri" w:cs="Calibri"/>
                  <w:color w:val="000000"/>
                </w:rPr>
                <w:delText>Section 8.11</w:delText>
              </w:r>
            </w:del>
          </w:p>
        </w:tc>
      </w:tr>
      <w:tr w:rsidR="00FD441C" w:rsidRPr="00845520" w:rsidDel="002E0D78" w14:paraId="346607B2" w14:textId="28F6D7F7" w:rsidTr="0030339F">
        <w:trPr>
          <w:cnfStyle w:val="000000100000" w:firstRow="0" w:lastRow="0" w:firstColumn="0" w:lastColumn="0" w:oddVBand="0" w:evenVBand="0" w:oddHBand="1" w:evenHBand="0" w:firstRowFirstColumn="0" w:firstRowLastColumn="0" w:lastRowFirstColumn="0" w:lastRowLastColumn="0"/>
          <w:trHeight w:val="290"/>
          <w:del w:id="4461"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635ADF5E" w:rsidR="00FD441C" w:rsidRPr="00845520" w:rsidDel="002E0D78" w:rsidRDefault="00FD441C" w:rsidP="00FD441C">
            <w:pPr>
              <w:spacing w:before="0" w:after="0" w:line="240" w:lineRule="auto"/>
              <w:jc w:val="right"/>
              <w:rPr>
                <w:del w:id="4462" w:author="Molly McEvilley" w:date="2023-07-04T07:51:00Z"/>
                <w:rFonts w:ascii="Calibri" w:hAnsi="Calibri" w:cs="Calibri"/>
                <w:color w:val="000000"/>
              </w:rPr>
            </w:pPr>
            <w:del w:id="4463" w:author="Molly McEvilley" w:date="2023-07-04T07:51:00Z">
              <w:r w:rsidRPr="00845520" w:rsidDel="002E0D78">
                <w:rPr>
                  <w:rFonts w:ascii="Calibri" w:hAnsi="Calibri" w:cs="Calibri"/>
                  <w:color w:val="000000"/>
                </w:rPr>
                <w:delText>38</w:delText>
              </w:r>
            </w:del>
          </w:p>
        </w:tc>
        <w:tc>
          <w:tcPr>
            <w:tcW w:w="7110" w:type="dxa"/>
            <w:noWrap/>
            <w:vAlign w:val="bottom"/>
          </w:tcPr>
          <w:p w14:paraId="7AB59C18" w14:textId="2D47E2C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464" w:author="Molly McEvilley" w:date="2023-07-04T07:51:00Z"/>
                <w:rFonts w:ascii="Calibri" w:hAnsi="Calibri" w:cs="Calibri"/>
                <w:color w:val="000000"/>
              </w:rPr>
            </w:pPr>
            <w:del w:id="4465" w:author="Molly McEvilley" w:date="2023-07-04T07:51:00Z">
              <w:r w:rsidRPr="00845520" w:rsidDel="002E0D78">
                <w:rPr>
                  <w:rFonts w:ascii="Calibri" w:hAnsi="Calibri" w:cs="Calibri"/>
                  <w:color w:val="000000"/>
                </w:rPr>
                <w:delText xml:space="preserve">Days to return after PH </w:delText>
              </w:r>
            </w:del>
            <w:del w:id="4466" w:author="Molly McEvilley" w:date="2023-06-13T10:53:00Z">
              <w:r w:rsidRPr="00845520" w:rsidDel="00C653C6">
                <w:rPr>
                  <w:rFonts w:ascii="Calibri" w:hAnsi="Calibri" w:cs="Calibri"/>
                  <w:color w:val="000000"/>
                </w:rPr>
                <w:delText>-</w:delText>
              </w:r>
            </w:del>
            <w:del w:id="4467" w:author="Molly McEvilley" w:date="2023-07-04T07:51:00Z">
              <w:r w:rsidRPr="00845520" w:rsidDel="002E0D78">
                <w:rPr>
                  <w:rFonts w:ascii="Calibri" w:hAnsi="Calibri" w:cs="Calibri"/>
                  <w:color w:val="000000"/>
                </w:rPr>
                <w:delText xml:space="preserve"> rent with temp subsidy destination</w:delText>
              </w:r>
            </w:del>
          </w:p>
        </w:tc>
        <w:tc>
          <w:tcPr>
            <w:tcW w:w="1620" w:type="dxa"/>
          </w:tcPr>
          <w:p w14:paraId="24322FF1" w14:textId="5FC879D5"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468" w:author="Molly McEvilley" w:date="2023-07-04T07:51:00Z"/>
                <w:rFonts w:ascii="Calibri" w:hAnsi="Calibri" w:cs="Calibri"/>
                <w:color w:val="000000"/>
              </w:rPr>
            </w:pPr>
            <w:del w:id="4469" w:author="Molly McEvilley" w:date="2023-07-04T07:51:00Z">
              <w:r w:rsidRPr="00845520" w:rsidDel="002E0D78">
                <w:rPr>
                  <w:rFonts w:ascii="Calibri" w:hAnsi="Calibri" w:cs="Calibri"/>
                  <w:color w:val="000000"/>
                </w:rPr>
                <w:delText>Section 8.11</w:delText>
              </w:r>
            </w:del>
          </w:p>
        </w:tc>
      </w:tr>
      <w:tr w:rsidR="00FD441C" w:rsidRPr="00845520" w:rsidDel="002E0D78" w14:paraId="65B2BD0E" w14:textId="6B6C9AC1" w:rsidTr="0030339F">
        <w:trPr>
          <w:cnfStyle w:val="000000010000" w:firstRow="0" w:lastRow="0" w:firstColumn="0" w:lastColumn="0" w:oddVBand="0" w:evenVBand="0" w:oddHBand="0" w:evenHBand="1" w:firstRowFirstColumn="0" w:firstRowLastColumn="0" w:lastRowFirstColumn="0" w:lastRowLastColumn="0"/>
          <w:trHeight w:val="290"/>
          <w:del w:id="4470"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32025170" w:rsidR="00FD441C" w:rsidRPr="00845520" w:rsidDel="002E0D78" w:rsidRDefault="00FD441C" w:rsidP="00FD441C">
            <w:pPr>
              <w:spacing w:before="0" w:after="0" w:line="240" w:lineRule="auto"/>
              <w:jc w:val="right"/>
              <w:rPr>
                <w:del w:id="4471" w:author="Molly McEvilley" w:date="2023-07-04T07:51:00Z"/>
                <w:rFonts w:ascii="Calibri" w:hAnsi="Calibri" w:cs="Calibri"/>
                <w:color w:val="000000"/>
              </w:rPr>
            </w:pPr>
            <w:del w:id="4472" w:author="Molly McEvilley" w:date="2023-07-04T07:51:00Z">
              <w:r w:rsidRPr="00845520" w:rsidDel="002E0D78">
                <w:rPr>
                  <w:rFonts w:ascii="Calibri" w:hAnsi="Calibri" w:cs="Calibri"/>
                  <w:color w:val="000000"/>
                </w:rPr>
                <w:delText>39</w:delText>
              </w:r>
            </w:del>
          </w:p>
        </w:tc>
        <w:tc>
          <w:tcPr>
            <w:tcW w:w="7110" w:type="dxa"/>
            <w:noWrap/>
            <w:vAlign w:val="bottom"/>
          </w:tcPr>
          <w:p w14:paraId="0253A554" w14:textId="617EB508"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473" w:author="Molly McEvilley" w:date="2023-07-04T07:51:00Z"/>
                <w:rFonts w:ascii="Calibri" w:hAnsi="Calibri" w:cs="Calibri"/>
                <w:color w:val="000000"/>
              </w:rPr>
            </w:pPr>
            <w:del w:id="4474" w:author="Molly McEvilley" w:date="2023-07-04T07:51:00Z">
              <w:r w:rsidRPr="00845520" w:rsidDel="002E0D78">
                <w:rPr>
                  <w:rFonts w:ascii="Calibri" w:hAnsi="Calibri" w:cs="Calibri"/>
                  <w:color w:val="000000"/>
                </w:rPr>
                <w:delText xml:space="preserve">Days to return after PH </w:delText>
              </w:r>
            </w:del>
            <w:del w:id="4475" w:author="Molly McEvilley" w:date="2023-06-13T10:53:00Z">
              <w:r w:rsidRPr="00845520" w:rsidDel="00C653C6">
                <w:rPr>
                  <w:rFonts w:ascii="Calibri" w:hAnsi="Calibri" w:cs="Calibri"/>
                  <w:color w:val="000000"/>
                </w:rPr>
                <w:delText>-</w:delText>
              </w:r>
            </w:del>
            <w:del w:id="4476" w:author="Molly McEvilley" w:date="2023-07-04T07:51:00Z">
              <w:r w:rsidRPr="00845520" w:rsidDel="002E0D78">
                <w:rPr>
                  <w:rFonts w:ascii="Calibri" w:hAnsi="Calibri" w:cs="Calibri"/>
                  <w:color w:val="000000"/>
                </w:rPr>
                <w:delText xml:space="preserve"> rent/own with subsidy destination</w:delText>
              </w:r>
            </w:del>
          </w:p>
        </w:tc>
        <w:tc>
          <w:tcPr>
            <w:tcW w:w="1620" w:type="dxa"/>
          </w:tcPr>
          <w:p w14:paraId="5DFA4841" w14:textId="2BDD7F62"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477" w:author="Molly McEvilley" w:date="2023-07-04T07:51:00Z"/>
                <w:rFonts w:ascii="Calibri" w:hAnsi="Calibri" w:cs="Calibri"/>
                <w:color w:val="000000"/>
              </w:rPr>
            </w:pPr>
            <w:del w:id="4478" w:author="Molly McEvilley" w:date="2023-07-04T07:51:00Z">
              <w:r w:rsidRPr="00845520" w:rsidDel="002E0D78">
                <w:rPr>
                  <w:rFonts w:ascii="Calibri" w:hAnsi="Calibri" w:cs="Calibri"/>
                  <w:color w:val="000000"/>
                </w:rPr>
                <w:delText>Section 8.11</w:delText>
              </w:r>
            </w:del>
          </w:p>
        </w:tc>
      </w:tr>
      <w:tr w:rsidR="00FD441C" w:rsidRPr="00845520" w:rsidDel="002E0D78" w14:paraId="3B338AEB" w14:textId="16AB7981" w:rsidTr="0030339F">
        <w:trPr>
          <w:cnfStyle w:val="000000100000" w:firstRow="0" w:lastRow="0" w:firstColumn="0" w:lastColumn="0" w:oddVBand="0" w:evenVBand="0" w:oddHBand="1" w:evenHBand="0" w:firstRowFirstColumn="0" w:firstRowLastColumn="0" w:lastRowFirstColumn="0" w:lastRowLastColumn="0"/>
          <w:trHeight w:val="290"/>
          <w:del w:id="447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1DDCC08D" w:rsidR="00FD441C" w:rsidRPr="00845520" w:rsidDel="002E0D78" w:rsidRDefault="00FD441C" w:rsidP="00FD441C">
            <w:pPr>
              <w:spacing w:before="0" w:after="0" w:line="240" w:lineRule="auto"/>
              <w:jc w:val="right"/>
              <w:rPr>
                <w:del w:id="4480" w:author="Molly McEvilley" w:date="2023-07-04T07:51:00Z"/>
                <w:rFonts w:ascii="Calibri" w:hAnsi="Calibri" w:cs="Calibri"/>
                <w:color w:val="000000"/>
              </w:rPr>
            </w:pPr>
            <w:del w:id="4481" w:author="Molly McEvilley" w:date="2023-07-04T07:51:00Z">
              <w:r w:rsidRPr="00845520" w:rsidDel="002E0D78">
                <w:rPr>
                  <w:rFonts w:ascii="Calibri" w:hAnsi="Calibri" w:cs="Calibri"/>
                  <w:color w:val="000000"/>
                </w:rPr>
                <w:delText>40</w:delText>
              </w:r>
            </w:del>
          </w:p>
        </w:tc>
        <w:tc>
          <w:tcPr>
            <w:tcW w:w="7110" w:type="dxa"/>
            <w:noWrap/>
            <w:vAlign w:val="bottom"/>
          </w:tcPr>
          <w:p w14:paraId="7CB6BEBF" w14:textId="2E61399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482" w:author="Molly McEvilley" w:date="2023-07-04T07:51:00Z"/>
                <w:rFonts w:ascii="Calibri" w:hAnsi="Calibri" w:cs="Calibri"/>
                <w:color w:val="000000"/>
              </w:rPr>
            </w:pPr>
            <w:del w:id="4483" w:author="Molly McEvilley" w:date="2023-07-04T07:51:00Z">
              <w:r w:rsidRPr="00845520" w:rsidDel="002E0D78">
                <w:rPr>
                  <w:rFonts w:ascii="Calibri" w:hAnsi="Calibri" w:cs="Calibri"/>
                  <w:color w:val="000000"/>
                </w:rPr>
                <w:delText xml:space="preserve">Days to return after PH </w:delText>
              </w:r>
            </w:del>
            <w:del w:id="4484" w:author="Molly McEvilley" w:date="2023-06-13T10:53:00Z">
              <w:r w:rsidRPr="00845520" w:rsidDel="00C653C6">
                <w:rPr>
                  <w:rFonts w:ascii="Calibri" w:hAnsi="Calibri" w:cs="Calibri"/>
                  <w:color w:val="000000"/>
                </w:rPr>
                <w:delText>-</w:delText>
              </w:r>
            </w:del>
            <w:del w:id="4485" w:author="Molly McEvilley" w:date="2023-07-04T07:51:00Z">
              <w:r w:rsidRPr="00845520" w:rsidDel="002E0D78">
                <w:rPr>
                  <w:rFonts w:ascii="Calibri" w:hAnsi="Calibri" w:cs="Calibri"/>
                  <w:color w:val="000000"/>
                </w:rPr>
                <w:delText xml:space="preserve"> rent/own no subsidy destination</w:delText>
              </w:r>
            </w:del>
          </w:p>
        </w:tc>
        <w:tc>
          <w:tcPr>
            <w:tcW w:w="1620" w:type="dxa"/>
          </w:tcPr>
          <w:p w14:paraId="09C08ED1" w14:textId="51B1378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486" w:author="Molly McEvilley" w:date="2023-07-04T07:51:00Z"/>
                <w:rFonts w:ascii="Calibri" w:hAnsi="Calibri" w:cs="Calibri"/>
                <w:color w:val="000000"/>
              </w:rPr>
            </w:pPr>
            <w:del w:id="4487" w:author="Molly McEvilley" w:date="2023-07-04T07:51:00Z">
              <w:r w:rsidRPr="00845520" w:rsidDel="002E0D78">
                <w:rPr>
                  <w:rFonts w:ascii="Calibri" w:hAnsi="Calibri" w:cs="Calibri"/>
                  <w:color w:val="000000"/>
                </w:rPr>
                <w:delText>Section 8.11</w:delText>
              </w:r>
            </w:del>
          </w:p>
        </w:tc>
      </w:tr>
      <w:tr w:rsidR="00FD441C" w:rsidRPr="00845520" w:rsidDel="002E0D78" w14:paraId="4F23899C" w14:textId="339637E1" w:rsidTr="0030339F">
        <w:trPr>
          <w:cnfStyle w:val="000000010000" w:firstRow="0" w:lastRow="0" w:firstColumn="0" w:lastColumn="0" w:oddVBand="0" w:evenVBand="0" w:oddHBand="0" w:evenHBand="1" w:firstRowFirstColumn="0" w:firstRowLastColumn="0" w:lastRowFirstColumn="0" w:lastRowLastColumn="0"/>
          <w:trHeight w:val="290"/>
          <w:del w:id="448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643CB4C2" w:rsidR="00FD441C" w:rsidRPr="00845520" w:rsidDel="002E0D78" w:rsidRDefault="00FD441C" w:rsidP="00FD441C">
            <w:pPr>
              <w:spacing w:before="0" w:after="0" w:line="240" w:lineRule="auto"/>
              <w:jc w:val="right"/>
              <w:rPr>
                <w:del w:id="4489" w:author="Molly McEvilley" w:date="2023-07-04T07:51:00Z"/>
                <w:rFonts w:ascii="Calibri" w:hAnsi="Calibri" w:cs="Calibri"/>
                <w:color w:val="000000"/>
              </w:rPr>
            </w:pPr>
            <w:del w:id="4490" w:author="Molly McEvilley" w:date="2023-07-04T07:51:00Z">
              <w:r w:rsidRPr="00845520" w:rsidDel="002E0D78">
                <w:rPr>
                  <w:rFonts w:ascii="Calibri" w:hAnsi="Calibri" w:cs="Calibri"/>
                  <w:color w:val="000000"/>
                </w:rPr>
                <w:delText>41</w:delText>
              </w:r>
            </w:del>
          </w:p>
        </w:tc>
        <w:tc>
          <w:tcPr>
            <w:tcW w:w="7110" w:type="dxa"/>
            <w:noWrap/>
            <w:vAlign w:val="bottom"/>
          </w:tcPr>
          <w:p w14:paraId="1B6A9BCD" w14:textId="1843BF5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491" w:author="Molly McEvilley" w:date="2023-07-04T07:51:00Z"/>
                <w:rFonts w:ascii="Calibri" w:hAnsi="Calibri" w:cs="Calibri"/>
                <w:color w:val="000000"/>
              </w:rPr>
            </w:pPr>
            <w:del w:id="4492" w:author="Molly McEvilley" w:date="2023-07-04T07:51:00Z">
              <w:r w:rsidRPr="00845520" w:rsidDel="002E0D78">
                <w:rPr>
                  <w:rFonts w:ascii="Calibri" w:hAnsi="Calibri" w:cs="Calibri"/>
                  <w:color w:val="000000"/>
                </w:rPr>
                <w:delText xml:space="preserve">Days to return after Family </w:delText>
              </w:r>
            </w:del>
            <w:del w:id="4493" w:author="Molly McEvilley" w:date="2023-06-13T10:53:00Z">
              <w:r w:rsidRPr="00845520" w:rsidDel="00C653C6">
                <w:rPr>
                  <w:rFonts w:ascii="Calibri" w:hAnsi="Calibri" w:cs="Calibri"/>
                  <w:color w:val="000000"/>
                </w:rPr>
                <w:delText>-</w:delText>
              </w:r>
            </w:del>
            <w:del w:id="4494" w:author="Molly McEvilley" w:date="2023-07-04T07:51:00Z">
              <w:r w:rsidRPr="00845520" w:rsidDel="002E0D78">
                <w:rPr>
                  <w:rFonts w:ascii="Calibri" w:hAnsi="Calibri" w:cs="Calibri"/>
                  <w:color w:val="000000"/>
                </w:rPr>
                <w:delText xml:space="preserve"> permanent destination</w:delText>
              </w:r>
            </w:del>
          </w:p>
        </w:tc>
        <w:tc>
          <w:tcPr>
            <w:tcW w:w="1620" w:type="dxa"/>
          </w:tcPr>
          <w:p w14:paraId="63E7D000" w14:textId="40EBDD5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495" w:author="Molly McEvilley" w:date="2023-07-04T07:51:00Z"/>
                <w:rFonts w:ascii="Calibri" w:hAnsi="Calibri" w:cs="Calibri"/>
                <w:color w:val="000000"/>
              </w:rPr>
            </w:pPr>
            <w:del w:id="4496" w:author="Molly McEvilley" w:date="2023-07-04T07:51:00Z">
              <w:r w:rsidRPr="00845520" w:rsidDel="002E0D78">
                <w:rPr>
                  <w:rFonts w:ascii="Calibri" w:hAnsi="Calibri" w:cs="Calibri"/>
                  <w:color w:val="000000"/>
                </w:rPr>
                <w:delText>Section 8.11</w:delText>
              </w:r>
            </w:del>
          </w:p>
        </w:tc>
      </w:tr>
      <w:tr w:rsidR="00FD441C" w:rsidRPr="00845520" w:rsidDel="002E0D78" w14:paraId="4497ECAE" w14:textId="0F49A89A" w:rsidTr="0030339F">
        <w:trPr>
          <w:cnfStyle w:val="000000100000" w:firstRow="0" w:lastRow="0" w:firstColumn="0" w:lastColumn="0" w:oddVBand="0" w:evenVBand="0" w:oddHBand="1" w:evenHBand="0" w:firstRowFirstColumn="0" w:firstRowLastColumn="0" w:lastRowFirstColumn="0" w:lastRowLastColumn="0"/>
          <w:trHeight w:val="290"/>
          <w:del w:id="4497"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549E8142" w:rsidR="00FD441C" w:rsidRPr="00845520" w:rsidDel="002E0D78" w:rsidRDefault="00FD441C" w:rsidP="00FD441C">
            <w:pPr>
              <w:spacing w:before="0" w:after="0" w:line="240" w:lineRule="auto"/>
              <w:jc w:val="right"/>
              <w:rPr>
                <w:del w:id="4498" w:author="Molly McEvilley" w:date="2023-07-04T07:51:00Z"/>
                <w:rFonts w:ascii="Calibri" w:hAnsi="Calibri" w:cs="Calibri"/>
                <w:color w:val="000000"/>
              </w:rPr>
            </w:pPr>
            <w:del w:id="4499" w:author="Molly McEvilley" w:date="2023-07-04T07:51:00Z">
              <w:r w:rsidRPr="00845520" w:rsidDel="002E0D78">
                <w:rPr>
                  <w:rFonts w:ascii="Calibri" w:hAnsi="Calibri" w:cs="Calibri"/>
                  <w:color w:val="000000"/>
                </w:rPr>
                <w:delText>42</w:delText>
              </w:r>
            </w:del>
          </w:p>
        </w:tc>
        <w:tc>
          <w:tcPr>
            <w:tcW w:w="7110" w:type="dxa"/>
            <w:noWrap/>
            <w:vAlign w:val="bottom"/>
          </w:tcPr>
          <w:p w14:paraId="6CCEC352" w14:textId="305B073B"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00" w:author="Molly McEvilley" w:date="2023-07-04T07:51:00Z"/>
                <w:rFonts w:ascii="Calibri" w:hAnsi="Calibri" w:cs="Calibri"/>
                <w:color w:val="000000"/>
              </w:rPr>
            </w:pPr>
            <w:del w:id="4501" w:author="Molly McEvilley" w:date="2023-07-04T07:51:00Z">
              <w:r w:rsidRPr="00845520" w:rsidDel="002E0D78">
                <w:rPr>
                  <w:rFonts w:ascii="Calibri" w:hAnsi="Calibri" w:cs="Calibri"/>
                  <w:color w:val="000000"/>
                </w:rPr>
                <w:delText xml:space="preserve">Days to return after Friends </w:delText>
              </w:r>
            </w:del>
            <w:del w:id="4502" w:author="Molly McEvilley" w:date="2023-06-13T10:53:00Z">
              <w:r w:rsidRPr="00845520" w:rsidDel="00C653C6">
                <w:rPr>
                  <w:rFonts w:ascii="Calibri" w:hAnsi="Calibri" w:cs="Calibri"/>
                  <w:color w:val="000000"/>
                </w:rPr>
                <w:delText>-</w:delText>
              </w:r>
            </w:del>
            <w:del w:id="4503" w:author="Molly McEvilley" w:date="2023-07-04T07:51:00Z">
              <w:r w:rsidRPr="00845520" w:rsidDel="002E0D78">
                <w:rPr>
                  <w:rFonts w:ascii="Calibri" w:hAnsi="Calibri" w:cs="Calibri"/>
                  <w:color w:val="000000"/>
                </w:rPr>
                <w:delText xml:space="preserve"> permanent destination</w:delText>
              </w:r>
            </w:del>
          </w:p>
        </w:tc>
        <w:tc>
          <w:tcPr>
            <w:tcW w:w="1620" w:type="dxa"/>
          </w:tcPr>
          <w:p w14:paraId="53281AC5" w14:textId="0ECDFC0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04" w:author="Molly McEvilley" w:date="2023-07-04T07:51:00Z"/>
                <w:rFonts w:ascii="Calibri" w:hAnsi="Calibri" w:cs="Calibri"/>
                <w:color w:val="000000"/>
              </w:rPr>
            </w:pPr>
            <w:del w:id="4505" w:author="Molly McEvilley" w:date="2023-07-04T07:51:00Z">
              <w:r w:rsidRPr="00845520" w:rsidDel="002E0D78">
                <w:rPr>
                  <w:rFonts w:ascii="Calibri" w:hAnsi="Calibri" w:cs="Calibri"/>
                  <w:color w:val="000000"/>
                </w:rPr>
                <w:delText>Section 8.11</w:delText>
              </w:r>
            </w:del>
          </w:p>
        </w:tc>
      </w:tr>
      <w:tr w:rsidR="00FD441C" w:rsidRPr="00845520" w:rsidDel="002E0D78" w14:paraId="433956EB" w14:textId="352C10FC" w:rsidTr="0030339F">
        <w:trPr>
          <w:cnfStyle w:val="000000010000" w:firstRow="0" w:lastRow="0" w:firstColumn="0" w:lastColumn="0" w:oddVBand="0" w:evenVBand="0" w:oddHBand="0" w:evenHBand="1" w:firstRowFirstColumn="0" w:firstRowLastColumn="0" w:lastRowFirstColumn="0" w:lastRowLastColumn="0"/>
          <w:trHeight w:val="290"/>
          <w:del w:id="4506"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0420CA44" w:rsidR="00FD441C" w:rsidRPr="00845520" w:rsidDel="002E0D78" w:rsidRDefault="00FD441C" w:rsidP="00FD441C">
            <w:pPr>
              <w:spacing w:before="0" w:after="0" w:line="240" w:lineRule="auto"/>
              <w:jc w:val="right"/>
              <w:rPr>
                <w:del w:id="4507" w:author="Molly McEvilley" w:date="2023-07-04T07:51:00Z"/>
                <w:rFonts w:ascii="Calibri" w:hAnsi="Calibri" w:cs="Calibri"/>
                <w:color w:val="000000"/>
              </w:rPr>
            </w:pPr>
            <w:del w:id="4508" w:author="Molly McEvilley" w:date="2023-07-04T07:51:00Z">
              <w:r w:rsidRPr="00845520" w:rsidDel="002E0D78">
                <w:rPr>
                  <w:rFonts w:ascii="Calibri" w:hAnsi="Calibri" w:cs="Calibri"/>
                  <w:color w:val="000000"/>
                </w:rPr>
                <w:delText>43</w:delText>
              </w:r>
            </w:del>
          </w:p>
        </w:tc>
        <w:tc>
          <w:tcPr>
            <w:tcW w:w="7110" w:type="dxa"/>
            <w:noWrap/>
            <w:vAlign w:val="bottom"/>
          </w:tcPr>
          <w:p w14:paraId="57584FBB" w14:textId="6AAE339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09" w:author="Molly McEvilley" w:date="2023-07-04T07:51:00Z"/>
                <w:rFonts w:ascii="Calibri" w:hAnsi="Calibri" w:cs="Calibri"/>
                <w:color w:val="000000"/>
              </w:rPr>
            </w:pPr>
            <w:del w:id="4510" w:author="Molly McEvilley" w:date="2023-07-04T07:51:00Z">
              <w:r w:rsidRPr="00845520" w:rsidDel="002E0D78">
                <w:rPr>
                  <w:rFonts w:ascii="Calibri" w:hAnsi="Calibri" w:cs="Calibri"/>
                  <w:color w:val="000000"/>
                </w:rPr>
                <w:delText xml:space="preserve">Days to return after Institutions </w:delText>
              </w:r>
            </w:del>
            <w:del w:id="4511" w:author="Molly McEvilley" w:date="2023-06-13T10:53:00Z">
              <w:r w:rsidRPr="00845520" w:rsidDel="00C653C6">
                <w:rPr>
                  <w:rFonts w:ascii="Calibri" w:hAnsi="Calibri" w:cs="Calibri"/>
                  <w:color w:val="000000"/>
                </w:rPr>
                <w:delText>-</w:delText>
              </w:r>
            </w:del>
            <w:del w:id="4512" w:author="Molly McEvilley" w:date="2023-07-04T07:51:00Z">
              <w:r w:rsidRPr="00845520" w:rsidDel="002E0D78">
                <w:rPr>
                  <w:rFonts w:ascii="Calibri" w:hAnsi="Calibri" w:cs="Calibri"/>
                  <w:color w:val="000000"/>
                </w:rPr>
                <w:delText xml:space="preserve"> group/ assisted destination</w:delText>
              </w:r>
            </w:del>
          </w:p>
        </w:tc>
        <w:tc>
          <w:tcPr>
            <w:tcW w:w="1620" w:type="dxa"/>
          </w:tcPr>
          <w:p w14:paraId="71F79C70" w14:textId="3BCCA6E9"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13" w:author="Molly McEvilley" w:date="2023-07-04T07:51:00Z"/>
                <w:rFonts w:ascii="Calibri" w:hAnsi="Calibri" w:cs="Calibri"/>
                <w:color w:val="000000"/>
              </w:rPr>
            </w:pPr>
            <w:del w:id="4514" w:author="Molly McEvilley" w:date="2023-07-04T07:51:00Z">
              <w:r w:rsidRPr="00845520" w:rsidDel="002E0D78">
                <w:rPr>
                  <w:rFonts w:ascii="Calibri" w:hAnsi="Calibri" w:cs="Calibri"/>
                  <w:color w:val="000000"/>
                </w:rPr>
                <w:delText>Section 8.11</w:delText>
              </w:r>
            </w:del>
          </w:p>
        </w:tc>
      </w:tr>
      <w:tr w:rsidR="00FD441C" w:rsidRPr="00845520" w:rsidDel="002E0D78" w14:paraId="36C04572" w14:textId="452BD1D0" w:rsidTr="0030339F">
        <w:trPr>
          <w:cnfStyle w:val="000000100000" w:firstRow="0" w:lastRow="0" w:firstColumn="0" w:lastColumn="0" w:oddVBand="0" w:evenVBand="0" w:oddHBand="1" w:evenHBand="0" w:firstRowFirstColumn="0" w:firstRowLastColumn="0" w:lastRowFirstColumn="0" w:lastRowLastColumn="0"/>
          <w:trHeight w:val="290"/>
          <w:del w:id="451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3818566C" w:rsidR="00FD441C" w:rsidRPr="00845520" w:rsidDel="002E0D78" w:rsidRDefault="00FD441C" w:rsidP="00FD441C">
            <w:pPr>
              <w:spacing w:before="0" w:after="0" w:line="240" w:lineRule="auto"/>
              <w:jc w:val="right"/>
              <w:rPr>
                <w:del w:id="4516" w:author="Molly McEvilley" w:date="2023-07-04T07:51:00Z"/>
                <w:rFonts w:ascii="Calibri" w:hAnsi="Calibri" w:cs="Calibri"/>
                <w:color w:val="000000"/>
              </w:rPr>
            </w:pPr>
            <w:del w:id="4517" w:author="Molly McEvilley" w:date="2023-07-04T07:51:00Z">
              <w:r w:rsidRPr="00845520" w:rsidDel="002E0D78">
                <w:rPr>
                  <w:rFonts w:ascii="Calibri" w:hAnsi="Calibri" w:cs="Calibri"/>
                  <w:color w:val="000000"/>
                </w:rPr>
                <w:delText>44</w:delText>
              </w:r>
            </w:del>
          </w:p>
        </w:tc>
        <w:tc>
          <w:tcPr>
            <w:tcW w:w="7110" w:type="dxa"/>
            <w:noWrap/>
            <w:vAlign w:val="bottom"/>
          </w:tcPr>
          <w:p w14:paraId="6557137E" w14:textId="7C3EE38A"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18" w:author="Molly McEvilley" w:date="2023-07-04T07:51:00Z"/>
                <w:rFonts w:ascii="Calibri" w:hAnsi="Calibri" w:cs="Calibri"/>
                <w:color w:val="000000"/>
              </w:rPr>
            </w:pPr>
            <w:del w:id="4519" w:author="Molly McEvilley" w:date="2023-07-04T07:51:00Z">
              <w:r w:rsidRPr="00845520" w:rsidDel="002E0D78">
                <w:rPr>
                  <w:rFonts w:ascii="Calibri" w:hAnsi="Calibri" w:cs="Calibri"/>
                  <w:color w:val="000000"/>
                </w:rPr>
                <w:delText xml:space="preserve">Days to return after Institutions </w:delText>
              </w:r>
            </w:del>
            <w:del w:id="4520" w:author="Molly McEvilley" w:date="2023-06-13T10:53:00Z">
              <w:r w:rsidRPr="00845520" w:rsidDel="00C653C6">
                <w:rPr>
                  <w:rFonts w:ascii="Calibri" w:hAnsi="Calibri" w:cs="Calibri"/>
                  <w:color w:val="000000"/>
                </w:rPr>
                <w:delText>-</w:delText>
              </w:r>
            </w:del>
            <w:del w:id="4521" w:author="Molly McEvilley" w:date="2023-07-04T07:51:00Z">
              <w:r w:rsidRPr="00845520" w:rsidDel="002E0D78">
                <w:rPr>
                  <w:rFonts w:ascii="Calibri" w:hAnsi="Calibri" w:cs="Calibri"/>
                  <w:color w:val="000000"/>
                </w:rPr>
                <w:delText xml:space="preserve"> medical destination</w:delText>
              </w:r>
            </w:del>
          </w:p>
        </w:tc>
        <w:tc>
          <w:tcPr>
            <w:tcW w:w="1620" w:type="dxa"/>
          </w:tcPr>
          <w:p w14:paraId="5893BCD6" w14:textId="4EE1BD66"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22" w:author="Molly McEvilley" w:date="2023-07-04T07:51:00Z"/>
                <w:rFonts w:ascii="Calibri" w:hAnsi="Calibri" w:cs="Calibri"/>
                <w:color w:val="000000"/>
              </w:rPr>
            </w:pPr>
            <w:del w:id="4523" w:author="Molly McEvilley" w:date="2023-07-04T07:51:00Z">
              <w:r w:rsidRPr="00845520" w:rsidDel="002E0D78">
                <w:rPr>
                  <w:rFonts w:ascii="Calibri" w:hAnsi="Calibri" w:cs="Calibri"/>
                  <w:color w:val="000000"/>
                </w:rPr>
                <w:delText>Section 8.11</w:delText>
              </w:r>
            </w:del>
          </w:p>
        </w:tc>
      </w:tr>
      <w:tr w:rsidR="00FD441C" w:rsidRPr="00845520" w:rsidDel="002E0D78" w14:paraId="28FA459C" w14:textId="31FBF50D" w:rsidTr="0030339F">
        <w:trPr>
          <w:cnfStyle w:val="000000010000" w:firstRow="0" w:lastRow="0" w:firstColumn="0" w:lastColumn="0" w:oddVBand="0" w:evenVBand="0" w:oddHBand="0" w:evenHBand="1" w:firstRowFirstColumn="0" w:firstRowLastColumn="0" w:lastRowFirstColumn="0" w:lastRowLastColumn="0"/>
          <w:trHeight w:val="290"/>
          <w:del w:id="452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1B55620A" w:rsidR="00FD441C" w:rsidRPr="00845520" w:rsidDel="002E0D78" w:rsidRDefault="00FD441C" w:rsidP="00FD441C">
            <w:pPr>
              <w:spacing w:before="0" w:after="0" w:line="240" w:lineRule="auto"/>
              <w:jc w:val="right"/>
              <w:rPr>
                <w:del w:id="4525" w:author="Molly McEvilley" w:date="2023-07-04T07:51:00Z"/>
                <w:rFonts w:ascii="Calibri" w:hAnsi="Calibri" w:cs="Calibri"/>
                <w:color w:val="000000"/>
              </w:rPr>
            </w:pPr>
            <w:del w:id="4526" w:author="Molly McEvilley" w:date="2023-07-04T07:51:00Z">
              <w:r w:rsidRPr="00845520" w:rsidDel="002E0D78">
                <w:rPr>
                  <w:rFonts w:ascii="Calibri" w:hAnsi="Calibri" w:cs="Calibri"/>
                  <w:color w:val="000000"/>
                </w:rPr>
                <w:delText>45</w:delText>
              </w:r>
            </w:del>
          </w:p>
        </w:tc>
        <w:tc>
          <w:tcPr>
            <w:tcW w:w="7110" w:type="dxa"/>
            <w:noWrap/>
            <w:vAlign w:val="bottom"/>
          </w:tcPr>
          <w:p w14:paraId="4DD6B7A2" w14:textId="68244DCF"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27" w:author="Molly McEvilley" w:date="2023-07-04T07:51:00Z"/>
                <w:rFonts w:ascii="Calibri" w:hAnsi="Calibri" w:cs="Calibri"/>
                <w:color w:val="000000"/>
              </w:rPr>
            </w:pPr>
            <w:del w:id="4528" w:author="Molly McEvilley" w:date="2023-07-04T07:51:00Z">
              <w:r w:rsidRPr="00845520" w:rsidDel="002E0D78">
                <w:rPr>
                  <w:rFonts w:ascii="Calibri" w:hAnsi="Calibri" w:cs="Calibri"/>
                  <w:color w:val="000000"/>
                </w:rPr>
                <w:delText xml:space="preserve">Days to return after Institutions </w:delText>
              </w:r>
            </w:del>
            <w:del w:id="4529" w:author="Molly McEvilley" w:date="2023-06-13T10:53:00Z">
              <w:r w:rsidRPr="00845520" w:rsidDel="00C653C6">
                <w:rPr>
                  <w:rFonts w:ascii="Calibri" w:hAnsi="Calibri" w:cs="Calibri"/>
                  <w:color w:val="000000"/>
                </w:rPr>
                <w:delText>-</w:delText>
              </w:r>
            </w:del>
            <w:del w:id="4530" w:author="Molly McEvilley" w:date="2023-07-04T07:51:00Z">
              <w:r w:rsidRPr="00845520" w:rsidDel="002E0D78">
                <w:rPr>
                  <w:rFonts w:ascii="Calibri" w:hAnsi="Calibri" w:cs="Calibri"/>
                  <w:color w:val="000000"/>
                </w:rPr>
                <w:delText xml:space="preserve"> incarceration destination</w:delText>
              </w:r>
            </w:del>
          </w:p>
        </w:tc>
        <w:tc>
          <w:tcPr>
            <w:tcW w:w="1620" w:type="dxa"/>
          </w:tcPr>
          <w:p w14:paraId="414FAF06" w14:textId="04E7217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31" w:author="Molly McEvilley" w:date="2023-07-04T07:51:00Z"/>
                <w:rFonts w:ascii="Calibri" w:hAnsi="Calibri" w:cs="Calibri"/>
                <w:color w:val="000000"/>
              </w:rPr>
            </w:pPr>
            <w:del w:id="4532" w:author="Molly McEvilley" w:date="2023-07-04T07:51:00Z">
              <w:r w:rsidRPr="00845520" w:rsidDel="002E0D78">
                <w:rPr>
                  <w:rFonts w:ascii="Calibri" w:hAnsi="Calibri" w:cs="Calibri"/>
                  <w:color w:val="000000"/>
                </w:rPr>
                <w:delText>Section 8.11</w:delText>
              </w:r>
            </w:del>
          </w:p>
        </w:tc>
      </w:tr>
      <w:tr w:rsidR="00FD441C" w:rsidRPr="00845520" w:rsidDel="002E0D78" w14:paraId="04C281BC" w14:textId="54FC6A68" w:rsidTr="0030339F">
        <w:trPr>
          <w:cnfStyle w:val="000000100000" w:firstRow="0" w:lastRow="0" w:firstColumn="0" w:lastColumn="0" w:oddVBand="0" w:evenVBand="0" w:oddHBand="1" w:evenHBand="0" w:firstRowFirstColumn="0" w:firstRowLastColumn="0" w:lastRowFirstColumn="0" w:lastRowLastColumn="0"/>
          <w:trHeight w:val="290"/>
          <w:del w:id="453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2DCCD284" w:rsidR="00FD441C" w:rsidRPr="00845520" w:rsidDel="002E0D78" w:rsidRDefault="00FD441C" w:rsidP="00FD441C">
            <w:pPr>
              <w:spacing w:before="0" w:after="0" w:line="240" w:lineRule="auto"/>
              <w:jc w:val="right"/>
              <w:rPr>
                <w:del w:id="4534" w:author="Molly McEvilley" w:date="2023-07-04T07:51:00Z"/>
                <w:rFonts w:ascii="Calibri" w:hAnsi="Calibri" w:cs="Calibri"/>
                <w:color w:val="000000"/>
              </w:rPr>
            </w:pPr>
            <w:del w:id="4535" w:author="Molly McEvilley" w:date="2023-07-04T07:51:00Z">
              <w:r w:rsidRPr="00845520" w:rsidDel="002E0D78">
                <w:rPr>
                  <w:rFonts w:ascii="Calibri" w:hAnsi="Calibri" w:cs="Calibri"/>
                  <w:color w:val="000000"/>
                </w:rPr>
                <w:delText>46</w:delText>
              </w:r>
            </w:del>
          </w:p>
        </w:tc>
        <w:tc>
          <w:tcPr>
            <w:tcW w:w="7110" w:type="dxa"/>
            <w:noWrap/>
            <w:vAlign w:val="bottom"/>
          </w:tcPr>
          <w:p w14:paraId="4029625F" w14:textId="0F828C7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36" w:author="Molly McEvilley" w:date="2023-07-04T07:51:00Z"/>
                <w:rFonts w:ascii="Calibri" w:hAnsi="Calibri" w:cs="Calibri"/>
                <w:color w:val="000000"/>
              </w:rPr>
            </w:pPr>
            <w:del w:id="4537" w:author="Molly McEvilley" w:date="2023-07-04T07:51:00Z">
              <w:r w:rsidRPr="00845520" w:rsidDel="002E0D78">
                <w:rPr>
                  <w:rFonts w:ascii="Calibri" w:hAnsi="Calibri" w:cs="Calibri"/>
                  <w:color w:val="000000"/>
                </w:rPr>
                <w:delText xml:space="preserve">Days to return after Temporary </w:delText>
              </w:r>
            </w:del>
            <w:del w:id="4538" w:author="Molly McEvilley" w:date="2023-06-13T10:53:00Z">
              <w:r w:rsidRPr="00845520" w:rsidDel="00C653C6">
                <w:rPr>
                  <w:rFonts w:ascii="Calibri" w:hAnsi="Calibri" w:cs="Calibri"/>
                  <w:color w:val="000000"/>
                </w:rPr>
                <w:delText>-</w:delText>
              </w:r>
            </w:del>
            <w:del w:id="4539" w:author="Molly McEvilley" w:date="2023-07-04T07:51:00Z">
              <w:r w:rsidRPr="00845520" w:rsidDel="002E0D78">
                <w:rPr>
                  <w:rFonts w:ascii="Calibri" w:hAnsi="Calibri" w:cs="Calibri"/>
                  <w:color w:val="000000"/>
                </w:rPr>
                <w:delText xml:space="preserve"> not homeless destination</w:delText>
              </w:r>
            </w:del>
          </w:p>
        </w:tc>
        <w:tc>
          <w:tcPr>
            <w:tcW w:w="1620" w:type="dxa"/>
          </w:tcPr>
          <w:p w14:paraId="0EAFAE68" w14:textId="68385AB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40" w:author="Molly McEvilley" w:date="2023-07-04T07:51:00Z"/>
                <w:rFonts w:ascii="Calibri" w:hAnsi="Calibri" w:cs="Calibri"/>
                <w:color w:val="000000"/>
              </w:rPr>
            </w:pPr>
            <w:del w:id="4541" w:author="Molly McEvilley" w:date="2023-07-04T07:51:00Z">
              <w:r w:rsidRPr="00845520" w:rsidDel="002E0D78">
                <w:rPr>
                  <w:rFonts w:ascii="Calibri" w:hAnsi="Calibri" w:cs="Calibri"/>
                  <w:color w:val="000000"/>
                </w:rPr>
                <w:delText>Section 8.11</w:delText>
              </w:r>
            </w:del>
          </w:p>
        </w:tc>
      </w:tr>
      <w:tr w:rsidR="00FD441C" w:rsidRPr="00845520" w:rsidDel="002E0D78" w14:paraId="584D84C2" w14:textId="3B043871" w:rsidTr="0030339F">
        <w:trPr>
          <w:cnfStyle w:val="000000010000" w:firstRow="0" w:lastRow="0" w:firstColumn="0" w:lastColumn="0" w:oddVBand="0" w:evenVBand="0" w:oddHBand="0" w:evenHBand="1" w:firstRowFirstColumn="0" w:firstRowLastColumn="0" w:lastRowFirstColumn="0" w:lastRowLastColumn="0"/>
          <w:trHeight w:val="290"/>
          <w:del w:id="454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5602A257" w:rsidR="00FD441C" w:rsidRPr="00845520" w:rsidDel="002E0D78" w:rsidRDefault="00FD441C" w:rsidP="00FD441C">
            <w:pPr>
              <w:spacing w:before="0" w:after="0" w:line="240" w:lineRule="auto"/>
              <w:jc w:val="right"/>
              <w:rPr>
                <w:del w:id="4543" w:author="Molly McEvilley" w:date="2023-07-04T07:51:00Z"/>
                <w:rFonts w:ascii="Calibri" w:hAnsi="Calibri" w:cs="Calibri"/>
                <w:color w:val="000000"/>
              </w:rPr>
            </w:pPr>
            <w:del w:id="4544" w:author="Molly McEvilley" w:date="2023-07-04T07:51:00Z">
              <w:r w:rsidRPr="00845520" w:rsidDel="002E0D78">
                <w:rPr>
                  <w:rFonts w:ascii="Calibri" w:hAnsi="Calibri" w:cs="Calibri"/>
                  <w:color w:val="000000"/>
                </w:rPr>
                <w:delText>47</w:delText>
              </w:r>
            </w:del>
          </w:p>
        </w:tc>
        <w:tc>
          <w:tcPr>
            <w:tcW w:w="7110" w:type="dxa"/>
            <w:noWrap/>
            <w:vAlign w:val="bottom"/>
          </w:tcPr>
          <w:p w14:paraId="1DCFD817" w14:textId="44AA93E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45" w:author="Molly McEvilley" w:date="2023-07-04T07:51:00Z"/>
                <w:rFonts w:ascii="Calibri" w:hAnsi="Calibri" w:cs="Calibri"/>
                <w:color w:val="000000"/>
              </w:rPr>
            </w:pPr>
            <w:del w:id="4546" w:author="Molly McEvilley" w:date="2023-07-04T07:51:00Z">
              <w:r w:rsidRPr="00845520" w:rsidDel="002E0D78">
                <w:rPr>
                  <w:rFonts w:ascii="Calibri" w:hAnsi="Calibri" w:cs="Calibri"/>
                  <w:color w:val="000000"/>
                </w:rPr>
                <w:delText xml:space="preserve">Days to return after Homeless </w:delText>
              </w:r>
            </w:del>
            <w:del w:id="4547" w:author="Molly McEvilley" w:date="2023-06-13T10:53:00Z">
              <w:r w:rsidRPr="00845520" w:rsidDel="00C653C6">
                <w:rPr>
                  <w:rFonts w:ascii="Calibri" w:hAnsi="Calibri" w:cs="Calibri"/>
                  <w:color w:val="000000"/>
                </w:rPr>
                <w:delText>-</w:delText>
              </w:r>
            </w:del>
            <w:del w:id="4548" w:author="Molly McEvilley" w:date="2023-07-04T07:51:00Z">
              <w:r w:rsidRPr="00845520" w:rsidDel="002E0D78">
                <w:rPr>
                  <w:rFonts w:ascii="Calibri" w:hAnsi="Calibri" w:cs="Calibri"/>
                  <w:color w:val="000000"/>
                </w:rPr>
                <w:delText xml:space="preserve"> ES/SH/TH destination</w:delText>
              </w:r>
            </w:del>
          </w:p>
        </w:tc>
        <w:tc>
          <w:tcPr>
            <w:tcW w:w="1620" w:type="dxa"/>
          </w:tcPr>
          <w:p w14:paraId="49A19E95" w14:textId="1E443D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49" w:author="Molly McEvilley" w:date="2023-07-04T07:51:00Z"/>
                <w:rFonts w:ascii="Calibri" w:hAnsi="Calibri" w:cs="Calibri"/>
                <w:color w:val="000000"/>
              </w:rPr>
            </w:pPr>
            <w:del w:id="4550" w:author="Molly McEvilley" w:date="2023-07-04T07:51:00Z">
              <w:r w:rsidRPr="00845520" w:rsidDel="002E0D78">
                <w:rPr>
                  <w:rFonts w:ascii="Calibri" w:hAnsi="Calibri" w:cs="Calibri"/>
                  <w:color w:val="000000"/>
                </w:rPr>
                <w:delText>Section 8.11</w:delText>
              </w:r>
            </w:del>
          </w:p>
        </w:tc>
      </w:tr>
      <w:tr w:rsidR="00FD441C" w:rsidRPr="00845520" w:rsidDel="002E0D78" w14:paraId="67A81C42" w14:textId="7A75EC7D" w:rsidTr="0030339F">
        <w:trPr>
          <w:cnfStyle w:val="000000100000" w:firstRow="0" w:lastRow="0" w:firstColumn="0" w:lastColumn="0" w:oddVBand="0" w:evenVBand="0" w:oddHBand="1" w:evenHBand="0" w:firstRowFirstColumn="0" w:firstRowLastColumn="0" w:lastRowFirstColumn="0" w:lastRowLastColumn="0"/>
          <w:trHeight w:val="290"/>
          <w:del w:id="4551"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1D137419" w:rsidR="00FD441C" w:rsidRPr="00845520" w:rsidDel="002E0D78" w:rsidRDefault="00FD441C" w:rsidP="00FD441C">
            <w:pPr>
              <w:spacing w:before="0" w:after="0" w:line="240" w:lineRule="auto"/>
              <w:jc w:val="right"/>
              <w:rPr>
                <w:del w:id="4552" w:author="Molly McEvilley" w:date="2023-07-04T07:51:00Z"/>
                <w:rFonts w:ascii="Calibri" w:hAnsi="Calibri" w:cs="Calibri"/>
                <w:color w:val="000000"/>
              </w:rPr>
            </w:pPr>
            <w:del w:id="4553" w:author="Molly McEvilley" w:date="2023-07-04T07:51:00Z">
              <w:r w:rsidRPr="00845520" w:rsidDel="002E0D78">
                <w:rPr>
                  <w:rFonts w:ascii="Calibri" w:hAnsi="Calibri" w:cs="Calibri"/>
                  <w:color w:val="000000"/>
                </w:rPr>
                <w:delText>48</w:delText>
              </w:r>
            </w:del>
          </w:p>
        </w:tc>
        <w:tc>
          <w:tcPr>
            <w:tcW w:w="7110" w:type="dxa"/>
            <w:noWrap/>
            <w:vAlign w:val="bottom"/>
          </w:tcPr>
          <w:p w14:paraId="3D2DDACA" w14:textId="714ED50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54" w:author="Molly McEvilley" w:date="2023-07-04T07:51:00Z"/>
                <w:rFonts w:ascii="Calibri" w:hAnsi="Calibri" w:cs="Calibri"/>
                <w:color w:val="000000"/>
              </w:rPr>
            </w:pPr>
            <w:del w:id="4555" w:author="Molly McEvilley" w:date="2023-07-04T07:51:00Z">
              <w:r w:rsidRPr="00845520" w:rsidDel="002E0D78">
                <w:rPr>
                  <w:rFonts w:ascii="Calibri" w:hAnsi="Calibri" w:cs="Calibri"/>
                  <w:color w:val="000000"/>
                </w:rPr>
                <w:delText xml:space="preserve">Days to return after Homeless </w:delText>
              </w:r>
            </w:del>
            <w:del w:id="4556" w:author="Molly McEvilley" w:date="2023-06-13T10:53:00Z">
              <w:r w:rsidRPr="00845520" w:rsidDel="00C653C6">
                <w:rPr>
                  <w:rFonts w:ascii="Calibri" w:hAnsi="Calibri" w:cs="Calibri"/>
                  <w:color w:val="000000"/>
                </w:rPr>
                <w:delText>-</w:delText>
              </w:r>
            </w:del>
            <w:del w:id="4557" w:author="Molly McEvilley" w:date="2023-07-04T07:51:00Z">
              <w:r w:rsidRPr="00845520" w:rsidDel="002E0D78">
                <w:rPr>
                  <w:rFonts w:ascii="Calibri" w:hAnsi="Calibri" w:cs="Calibri"/>
                  <w:color w:val="000000"/>
                </w:rPr>
                <w:delText xml:space="preserve"> Street destination</w:delText>
              </w:r>
            </w:del>
          </w:p>
        </w:tc>
        <w:tc>
          <w:tcPr>
            <w:tcW w:w="1620" w:type="dxa"/>
          </w:tcPr>
          <w:p w14:paraId="232F4649" w14:textId="6E422442"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58" w:author="Molly McEvilley" w:date="2023-07-04T07:51:00Z"/>
                <w:rFonts w:ascii="Calibri" w:hAnsi="Calibri" w:cs="Calibri"/>
                <w:color w:val="000000"/>
              </w:rPr>
            </w:pPr>
            <w:del w:id="4559" w:author="Molly McEvilley" w:date="2023-07-04T07:51:00Z">
              <w:r w:rsidRPr="00845520" w:rsidDel="002E0D78">
                <w:rPr>
                  <w:rFonts w:ascii="Calibri" w:hAnsi="Calibri" w:cs="Calibri"/>
                  <w:color w:val="000000"/>
                </w:rPr>
                <w:delText>Section 8.11</w:delText>
              </w:r>
            </w:del>
          </w:p>
        </w:tc>
      </w:tr>
      <w:tr w:rsidR="00FD441C" w:rsidRPr="00845520" w:rsidDel="002E0D78" w14:paraId="133BDA70" w14:textId="29D65182" w:rsidTr="0030339F">
        <w:trPr>
          <w:cnfStyle w:val="000000010000" w:firstRow="0" w:lastRow="0" w:firstColumn="0" w:lastColumn="0" w:oddVBand="0" w:evenVBand="0" w:oddHBand="0" w:evenHBand="1" w:firstRowFirstColumn="0" w:firstRowLastColumn="0" w:lastRowFirstColumn="0" w:lastRowLastColumn="0"/>
          <w:trHeight w:val="290"/>
          <w:del w:id="4560"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21AB7FE" w:rsidR="00FD441C" w:rsidRPr="00845520" w:rsidDel="002E0D78" w:rsidRDefault="00FD441C" w:rsidP="00FD441C">
            <w:pPr>
              <w:spacing w:before="0" w:after="0" w:line="240" w:lineRule="auto"/>
              <w:jc w:val="right"/>
              <w:rPr>
                <w:del w:id="4561" w:author="Molly McEvilley" w:date="2023-07-04T07:51:00Z"/>
                <w:rFonts w:ascii="Calibri" w:hAnsi="Calibri" w:cs="Calibri"/>
                <w:color w:val="000000"/>
              </w:rPr>
            </w:pPr>
            <w:del w:id="4562" w:author="Molly McEvilley" w:date="2023-07-04T07:51:00Z">
              <w:r w:rsidRPr="00845520" w:rsidDel="002E0D78">
                <w:rPr>
                  <w:rFonts w:ascii="Calibri" w:hAnsi="Calibri" w:cs="Calibri"/>
                  <w:color w:val="000000"/>
                </w:rPr>
                <w:delText>49</w:delText>
              </w:r>
            </w:del>
          </w:p>
        </w:tc>
        <w:tc>
          <w:tcPr>
            <w:tcW w:w="7110" w:type="dxa"/>
            <w:noWrap/>
            <w:vAlign w:val="bottom"/>
          </w:tcPr>
          <w:p w14:paraId="3A039C1C" w14:textId="3DD27AB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63" w:author="Molly McEvilley" w:date="2023-07-04T07:51:00Z"/>
                <w:rFonts w:ascii="Calibri" w:hAnsi="Calibri" w:cs="Calibri"/>
                <w:color w:val="000000"/>
              </w:rPr>
            </w:pPr>
            <w:del w:id="4564" w:author="Molly McEvilley" w:date="2023-07-04T07:51:00Z">
              <w:r w:rsidRPr="00845520" w:rsidDel="002E0D78">
                <w:rPr>
                  <w:rFonts w:ascii="Calibri" w:hAnsi="Calibri" w:cs="Calibri"/>
                  <w:color w:val="000000"/>
                </w:rPr>
                <w:delText xml:space="preserve">Days to return after Family </w:delText>
              </w:r>
            </w:del>
            <w:del w:id="4565" w:author="Molly McEvilley" w:date="2023-06-13T10:53:00Z">
              <w:r w:rsidRPr="00845520" w:rsidDel="00C653C6">
                <w:rPr>
                  <w:rFonts w:ascii="Calibri" w:hAnsi="Calibri" w:cs="Calibri"/>
                  <w:color w:val="000000"/>
                </w:rPr>
                <w:delText>-</w:delText>
              </w:r>
            </w:del>
            <w:del w:id="4566" w:author="Molly McEvilley" w:date="2023-07-04T07:51:00Z">
              <w:r w:rsidRPr="00845520" w:rsidDel="002E0D78">
                <w:rPr>
                  <w:rFonts w:ascii="Calibri" w:hAnsi="Calibri" w:cs="Calibri"/>
                  <w:color w:val="000000"/>
                </w:rPr>
                <w:delText xml:space="preserve"> temporary destination</w:delText>
              </w:r>
            </w:del>
          </w:p>
        </w:tc>
        <w:tc>
          <w:tcPr>
            <w:tcW w:w="1620" w:type="dxa"/>
          </w:tcPr>
          <w:p w14:paraId="3788B95C" w14:textId="506ABCB5"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67" w:author="Molly McEvilley" w:date="2023-07-04T07:51:00Z"/>
                <w:rFonts w:ascii="Calibri" w:hAnsi="Calibri" w:cs="Calibri"/>
                <w:color w:val="000000"/>
              </w:rPr>
            </w:pPr>
            <w:del w:id="4568" w:author="Molly McEvilley" w:date="2023-07-04T07:51:00Z">
              <w:r w:rsidRPr="00845520" w:rsidDel="002E0D78">
                <w:rPr>
                  <w:rFonts w:ascii="Calibri" w:hAnsi="Calibri" w:cs="Calibri"/>
                  <w:color w:val="000000"/>
                </w:rPr>
                <w:delText>Section 8.11</w:delText>
              </w:r>
            </w:del>
          </w:p>
        </w:tc>
      </w:tr>
      <w:tr w:rsidR="00FD441C" w:rsidRPr="00845520" w:rsidDel="002E0D78" w14:paraId="1A50F7D8" w14:textId="221C8F7D" w:rsidTr="0030339F">
        <w:trPr>
          <w:cnfStyle w:val="000000100000" w:firstRow="0" w:lastRow="0" w:firstColumn="0" w:lastColumn="0" w:oddVBand="0" w:evenVBand="0" w:oddHBand="1" w:evenHBand="0" w:firstRowFirstColumn="0" w:firstRowLastColumn="0" w:lastRowFirstColumn="0" w:lastRowLastColumn="0"/>
          <w:trHeight w:val="290"/>
          <w:del w:id="456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42962DD5" w:rsidR="00FD441C" w:rsidRPr="00845520" w:rsidDel="002E0D78" w:rsidRDefault="00FD441C" w:rsidP="00FD441C">
            <w:pPr>
              <w:spacing w:before="0" w:after="0" w:line="240" w:lineRule="auto"/>
              <w:jc w:val="right"/>
              <w:rPr>
                <w:del w:id="4570" w:author="Molly McEvilley" w:date="2023-07-04T07:51:00Z"/>
                <w:rFonts w:ascii="Calibri" w:hAnsi="Calibri" w:cs="Calibri"/>
                <w:color w:val="000000"/>
              </w:rPr>
            </w:pPr>
            <w:del w:id="4571" w:author="Molly McEvilley" w:date="2023-07-04T07:51:00Z">
              <w:r w:rsidRPr="00845520" w:rsidDel="002E0D78">
                <w:rPr>
                  <w:rFonts w:ascii="Calibri" w:hAnsi="Calibri" w:cs="Calibri"/>
                  <w:color w:val="000000"/>
                </w:rPr>
                <w:delText>50</w:delText>
              </w:r>
            </w:del>
          </w:p>
        </w:tc>
        <w:tc>
          <w:tcPr>
            <w:tcW w:w="7110" w:type="dxa"/>
            <w:noWrap/>
            <w:vAlign w:val="bottom"/>
          </w:tcPr>
          <w:p w14:paraId="4571CF4F" w14:textId="1426ACA7"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72" w:author="Molly McEvilley" w:date="2023-07-04T07:51:00Z"/>
                <w:rFonts w:ascii="Calibri" w:hAnsi="Calibri" w:cs="Calibri"/>
                <w:color w:val="000000"/>
              </w:rPr>
            </w:pPr>
            <w:del w:id="4573" w:author="Molly McEvilley" w:date="2023-07-04T07:51:00Z">
              <w:r w:rsidRPr="00845520" w:rsidDel="002E0D78">
                <w:rPr>
                  <w:rFonts w:ascii="Calibri" w:hAnsi="Calibri" w:cs="Calibri"/>
                  <w:color w:val="000000"/>
                </w:rPr>
                <w:delText xml:space="preserve">Days to return after Friends </w:delText>
              </w:r>
            </w:del>
            <w:del w:id="4574" w:author="Molly McEvilley" w:date="2023-06-13T10:53:00Z">
              <w:r w:rsidRPr="00845520" w:rsidDel="00C653C6">
                <w:rPr>
                  <w:rFonts w:ascii="Calibri" w:hAnsi="Calibri" w:cs="Calibri"/>
                  <w:color w:val="000000"/>
                </w:rPr>
                <w:delText>-</w:delText>
              </w:r>
            </w:del>
            <w:del w:id="4575" w:author="Molly McEvilley" w:date="2023-07-04T07:51:00Z">
              <w:r w:rsidRPr="00845520" w:rsidDel="002E0D78">
                <w:rPr>
                  <w:rFonts w:ascii="Calibri" w:hAnsi="Calibri" w:cs="Calibri"/>
                  <w:color w:val="000000"/>
                </w:rPr>
                <w:delText xml:space="preserve"> temporary destination</w:delText>
              </w:r>
            </w:del>
          </w:p>
        </w:tc>
        <w:tc>
          <w:tcPr>
            <w:tcW w:w="1620" w:type="dxa"/>
          </w:tcPr>
          <w:p w14:paraId="3A2AE2F1" w14:textId="440F82DF"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76" w:author="Molly McEvilley" w:date="2023-07-04T07:51:00Z"/>
                <w:rFonts w:ascii="Calibri" w:hAnsi="Calibri" w:cs="Calibri"/>
                <w:color w:val="000000"/>
              </w:rPr>
            </w:pPr>
            <w:del w:id="4577" w:author="Molly McEvilley" w:date="2023-07-04T07:51:00Z">
              <w:r w:rsidRPr="00845520" w:rsidDel="002E0D78">
                <w:rPr>
                  <w:rFonts w:ascii="Calibri" w:hAnsi="Calibri" w:cs="Calibri"/>
                  <w:color w:val="000000"/>
                </w:rPr>
                <w:delText>Section 8.11</w:delText>
              </w:r>
            </w:del>
          </w:p>
        </w:tc>
      </w:tr>
      <w:tr w:rsidR="00FD441C" w:rsidRPr="00845520" w:rsidDel="002E0D78" w14:paraId="24C3DC83" w14:textId="6003D037" w:rsidTr="0030339F">
        <w:trPr>
          <w:cnfStyle w:val="000000010000" w:firstRow="0" w:lastRow="0" w:firstColumn="0" w:lastColumn="0" w:oddVBand="0" w:evenVBand="0" w:oddHBand="0" w:evenHBand="1" w:firstRowFirstColumn="0" w:firstRowLastColumn="0" w:lastRowFirstColumn="0" w:lastRowLastColumn="0"/>
          <w:trHeight w:val="290"/>
          <w:del w:id="457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2F90EBC4" w:rsidR="00FD441C" w:rsidRPr="00845520" w:rsidDel="002E0D78" w:rsidRDefault="00FD441C" w:rsidP="00FD441C">
            <w:pPr>
              <w:spacing w:before="0" w:after="0" w:line="240" w:lineRule="auto"/>
              <w:jc w:val="right"/>
              <w:rPr>
                <w:del w:id="4579" w:author="Molly McEvilley" w:date="2023-07-04T07:51:00Z"/>
                <w:rFonts w:ascii="Calibri" w:hAnsi="Calibri" w:cs="Calibri"/>
                <w:color w:val="000000"/>
              </w:rPr>
            </w:pPr>
            <w:del w:id="4580" w:author="Molly McEvilley" w:date="2023-07-04T07:51:00Z">
              <w:r w:rsidRPr="00845520" w:rsidDel="002E0D78">
                <w:rPr>
                  <w:rFonts w:ascii="Calibri" w:hAnsi="Calibri" w:cs="Calibri"/>
                  <w:color w:val="000000"/>
                </w:rPr>
                <w:delText>51</w:delText>
              </w:r>
            </w:del>
          </w:p>
        </w:tc>
        <w:tc>
          <w:tcPr>
            <w:tcW w:w="7110" w:type="dxa"/>
            <w:noWrap/>
            <w:vAlign w:val="bottom"/>
          </w:tcPr>
          <w:p w14:paraId="6322FBAC" w14:textId="685C5897"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81" w:author="Molly McEvilley" w:date="2023-07-04T07:51:00Z"/>
                <w:rFonts w:ascii="Calibri" w:hAnsi="Calibri" w:cs="Calibri"/>
                <w:color w:val="000000"/>
              </w:rPr>
            </w:pPr>
            <w:del w:id="4582" w:author="Molly McEvilley" w:date="2023-07-04T07:51:00Z">
              <w:r w:rsidRPr="00845520" w:rsidDel="002E0D78">
                <w:rPr>
                  <w:rFonts w:ascii="Calibri" w:hAnsi="Calibri" w:cs="Calibri"/>
                  <w:color w:val="000000"/>
                </w:rPr>
                <w:delText>Days to return after Deceased destination</w:delText>
              </w:r>
            </w:del>
          </w:p>
        </w:tc>
        <w:tc>
          <w:tcPr>
            <w:tcW w:w="1620" w:type="dxa"/>
          </w:tcPr>
          <w:p w14:paraId="501DDD69" w14:textId="02ED2DD4"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83" w:author="Molly McEvilley" w:date="2023-07-04T07:51:00Z"/>
                <w:rFonts w:ascii="Calibri" w:hAnsi="Calibri" w:cs="Calibri"/>
                <w:color w:val="000000"/>
              </w:rPr>
            </w:pPr>
            <w:del w:id="4584" w:author="Molly McEvilley" w:date="2023-07-04T07:51:00Z">
              <w:r w:rsidRPr="00845520" w:rsidDel="002E0D78">
                <w:rPr>
                  <w:rFonts w:ascii="Calibri" w:hAnsi="Calibri" w:cs="Calibri"/>
                  <w:color w:val="000000"/>
                </w:rPr>
                <w:delText>Section 8.11</w:delText>
              </w:r>
            </w:del>
          </w:p>
        </w:tc>
      </w:tr>
      <w:tr w:rsidR="00FD441C" w:rsidRPr="00845520" w:rsidDel="002E0D78" w14:paraId="15B8FB42" w14:textId="28FAB043" w:rsidTr="0030339F">
        <w:trPr>
          <w:cnfStyle w:val="000000100000" w:firstRow="0" w:lastRow="0" w:firstColumn="0" w:lastColumn="0" w:oddVBand="0" w:evenVBand="0" w:oddHBand="1" w:evenHBand="0" w:firstRowFirstColumn="0" w:firstRowLastColumn="0" w:lastRowFirstColumn="0" w:lastRowLastColumn="0"/>
          <w:trHeight w:val="290"/>
          <w:del w:id="458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AD31DA9" w:rsidR="00FD441C" w:rsidRPr="00845520" w:rsidDel="002E0D78" w:rsidRDefault="00FD441C" w:rsidP="00FD441C">
            <w:pPr>
              <w:spacing w:before="0" w:after="0" w:line="240" w:lineRule="auto"/>
              <w:jc w:val="right"/>
              <w:rPr>
                <w:del w:id="4586" w:author="Molly McEvilley" w:date="2023-07-04T07:51:00Z"/>
                <w:rFonts w:ascii="Calibri" w:hAnsi="Calibri" w:cs="Calibri"/>
                <w:color w:val="000000"/>
              </w:rPr>
            </w:pPr>
            <w:del w:id="4587" w:author="Molly McEvilley" w:date="2023-07-04T07:51:00Z">
              <w:r w:rsidRPr="00845520" w:rsidDel="002E0D78">
                <w:rPr>
                  <w:rFonts w:ascii="Calibri" w:hAnsi="Calibri" w:cs="Calibri"/>
                  <w:color w:val="000000"/>
                </w:rPr>
                <w:delText>52</w:delText>
              </w:r>
            </w:del>
          </w:p>
        </w:tc>
        <w:tc>
          <w:tcPr>
            <w:tcW w:w="7110" w:type="dxa"/>
            <w:noWrap/>
            <w:vAlign w:val="bottom"/>
          </w:tcPr>
          <w:p w14:paraId="622F0657" w14:textId="193EB7E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88" w:author="Molly McEvilley" w:date="2023-07-04T07:51:00Z"/>
                <w:rFonts w:ascii="Calibri" w:hAnsi="Calibri" w:cs="Calibri"/>
                <w:color w:val="000000"/>
              </w:rPr>
            </w:pPr>
            <w:del w:id="4589" w:author="Molly McEvilley" w:date="2023-07-04T07:51:00Z">
              <w:r w:rsidRPr="00845520" w:rsidDel="002E0D78">
                <w:rPr>
                  <w:rFonts w:ascii="Calibri" w:hAnsi="Calibri" w:cs="Calibri"/>
                  <w:color w:val="000000"/>
                </w:rPr>
                <w:delText>Days to return after Unknown destination</w:delText>
              </w:r>
            </w:del>
          </w:p>
        </w:tc>
        <w:tc>
          <w:tcPr>
            <w:tcW w:w="1620" w:type="dxa"/>
          </w:tcPr>
          <w:p w14:paraId="41131FD5" w14:textId="32169FBC"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90" w:author="Molly McEvilley" w:date="2023-07-04T07:51:00Z"/>
                <w:rFonts w:ascii="Calibri" w:hAnsi="Calibri" w:cs="Calibri"/>
                <w:color w:val="000000"/>
              </w:rPr>
            </w:pPr>
            <w:del w:id="4591" w:author="Molly McEvilley" w:date="2023-07-04T07:51:00Z">
              <w:r w:rsidRPr="00845520" w:rsidDel="002E0D78">
                <w:rPr>
                  <w:rFonts w:ascii="Calibri" w:hAnsi="Calibri" w:cs="Calibri"/>
                  <w:color w:val="000000"/>
                </w:rPr>
                <w:delText>Section 8.11</w:delText>
              </w:r>
            </w:del>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ins w:id="459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ins w:id="4593" w:author="Molly McEvilley" w:date="2023-07-04T07:48:00Z"/>
                <w:rFonts w:ascii="Calibri" w:hAnsi="Calibri" w:cs="Calibri"/>
                <w:color w:val="000000"/>
              </w:rPr>
            </w:pPr>
            <w:ins w:id="4594" w:author="Molly McEvilley" w:date="2023-07-04T07:49:00Z">
              <w:r w:rsidRPr="005C0B71">
                <w:t>101</w:t>
              </w:r>
            </w:ins>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595" w:author="Molly McEvilley" w:date="2023-07-04T07:48:00Z"/>
                <w:rFonts w:ascii="Calibri" w:hAnsi="Calibri" w:cs="Calibri"/>
                <w:color w:val="000000"/>
              </w:rPr>
            </w:pPr>
            <w:ins w:id="4596" w:author="Molly McEvilley" w:date="2023-07-04T07:49:00Z">
              <w:r w:rsidRPr="005C0B71">
                <w:t>Average days to return after exit to Emergency shelter, including hotel or motel paid for with emergency shelter voucher, Host Home shelter</w:t>
              </w:r>
            </w:ins>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597" w:author="Molly McEvilley" w:date="2023-07-04T07:48:00Z"/>
                <w:rFonts w:ascii="Calibri" w:hAnsi="Calibri" w:cs="Calibri"/>
                <w:color w:val="000000"/>
              </w:rPr>
            </w:pPr>
            <w:ins w:id="4598" w:author="Molly McEvilley" w:date="2023-07-04T07:50:00Z">
              <w:r w:rsidRPr="00A96782">
                <w:rPr>
                  <w:rFonts w:ascii="Calibri" w:hAnsi="Calibri" w:cs="Calibri"/>
                  <w:color w:val="000000"/>
                </w:rPr>
                <w:t>Section 8.11</w:t>
              </w:r>
            </w:ins>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ins w:id="459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ins w:id="4600" w:author="Molly McEvilley" w:date="2023-07-04T07:48:00Z"/>
                <w:rFonts w:ascii="Calibri" w:hAnsi="Calibri" w:cs="Calibri"/>
                <w:color w:val="000000"/>
              </w:rPr>
            </w:pPr>
            <w:ins w:id="4601" w:author="Molly McEvilley" w:date="2023-07-04T07:49:00Z">
              <w:r w:rsidRPr="005C0B71">
                <w:t>102</w:t>
              </w:r>
            </w:ins>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02" w:author="Molly McEvilley" w:date="2023-07-04T07:48:00Z"/>
                <w:rFonts w:ascii="Calibri" w:hAnsi="Calibri" w:cs="Calibri"/>
                <w:color w:val="000000"/>
              </w:rPr>
            </w:pPr>
            <w:ins w:id="4603" w:author="Molly McEvilley" w:date="2023-07-04T07:49:00Z">
              <w:r w:rsidRPr="005C0B71">
                <w:t>Average days to return after exit to Place not meant for habitation (e.g., a vehicle, an abandoned building, bus/train/subway station/airport or anywhere outside)</w:t>
              </w:r>
            </w:ins>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04" w:author="Molly McEvilley" w:date="2023-07-04T07:48:00Z"/>
                <w:rFonts w:ascii="Calibri" w:hAnsi="Calibri" w:cs="Calibri"/>
                <w:color w:val="000000"/>
              </w:rPr>
            </w:pPr>
            <w:ins w:id="4605" w:author="Molly McEvilley" w:date="2023-07-04T07:50:00Z">
              <w:r w:rsidRPr="00A96782">
                <w:rPr>
                  <w:rFonts w:ascii="Calibri" w:hAnsi="Calibri" w:cs="Calibri"/>
                  <w:color w:val="000000"/>
                </w:rPr>
                <w:t>Section 8.11</w:t>
              </w:r>
            </w:ins>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ins w:id="460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ins w:id="4607" w:author="Molly McEvilley" w:date="2023-07-04T07:48:00Z"/>
                <w:rFonts w:ascii="Calibri" w:hAnsi="Calibri" w:cs="Calibri"/>
                <w:color w:val="000000"/>
              </w:rPr>
            </w:pPr>
            <w:ins w:id="4608" w:author="Molly McEvilley" w:date="2023-07-04T07:49:00Z">
              <w:r w:rsidRPr="005C0B71">
                <w:t>103</w:t>
              </w:r>
            </w:ins>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09" w:author="Molly McEvilley" w:date="2023-07-04T07:48:00Z"/>
                <w:rFonts w:ascii="Calibri" w:hAnsi="Calibri" w:cs="Calibri"/>
                <w:color w:val="000000"/>
              </w:rPr>
            </w:pPr>
            <w:ins w:id="4610" w:author="Molly McEvilley" w:date="2023-07-04T07:49:00Z">
              <w:r w:rsidRPr="005C0B71">
                <w:t>Average days to return after exit to Safe Haven</w:t>
              </w:r>
            </w:ins>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11" w:author="Molly McEvilley" w:date="2023-07-04T07:48:00Z"/>
                <w:rFonts w:ascii="Calibri" w:hAnsi="Calibri" w:cs="Calibri"/>
                <w:color w:val="000000"/>
              </w:rPr>
            </w:pPr>
            <w:ins w:id="4612" w:author="Molly McEvilley" w:date="2023-07-04T07:50:00Z">
              <w:r w:rsidRPr="00A96782">
                <w:rPr>
                  <w:rFonts w:ascii="Calibri" w:hAnsi="Calibri" w:cs="Calibri"/>
                  <w:color w:val="000000"/>
                </w:rPr>
                <w:t>Section 8.11</w:t>
              </w:r>
            </w:ins>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ins w:id="461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ins w:id="4614" w:author="Molly McEvilley" w:date="2023-07-04T07:48:00Z"/>
                <w:rFonts w:ascii="Calibri" w:hAnsi="Calibri" w:cs="Calibri"/>
                <w:color w:val="000000"/>
              </w:rPr>
            </w:pPr>
            <w:ins w:id="4615" w:author="Molly McEvilley" w:date="2023-07-04T07:49:00Z">
              <w:r w:rsidRPr="005C0B71">
                <w:t>104</w:t>
              </w:r>
            </w:ins>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16" w:author="Molly McEvilley" w:date="2023-07-04T07:48:00Z"/>
                <w:rFonts w:ascii="Calibri" w:hAnsi="Calibri" w:cs="Calibri"/>
                <w:color w:val="000000"/>
              </w:rPr>
            </w:pPr>
            <w:ins w:id="4617" w:author="Molly McEvilley" w:date="2023-07-04T07:49:00Z">
              <w:r w:rsidRPr="005C0B71">
                <w:t>Average days to return after exit to Psychiatric hospital or other psychiatric facility</w:t>
              </w:r>
            </w:ins>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18" w:author="Molly McEvilley" w:date="2023-07-04T07:48:00Z"/>
                <w:rFonts w:ascii="Calibri" w:hAnsi="Calibri" w:cs="Calibri"/>
                <w:color w:val="000000"/>
              </w:rPr>
            </w:pPr>
            <w:ins w:id="4619" w:author="Molly McEvilley" w:date="2023-07-04T07:50:00Z">
              <w:r w:rsidRPr="00A96782">
                <w:rPr>
                  <w:rFonts w:ascii="Calibri" w:hAnsi="Calibri" w:cs="Calibri"/>
                  <w:color w:val="000000"/>
                </w:rPr>
                <w:t>Section 8.11</w:t>
              </w:r>
            </w:ins>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ins w:id="462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ins w:id="4621" w:author="Molly McEvilley" w:date="2023-07-04T07:48:00Z"/>
                <w:rFonts w:ascii="Calibri" w:hAnsi="Calibri" w:cs="Calibri"/>
                <w:color w:val="000000"/>
              </w:rPr>
            </w:pPr>
            <w:ins w:id="4622" w:author="Molly McEvilley" w:date="2023-07-04T07:49:00Z">
              <w:r w:rsidRPr="005C0B71">
                <w:t>105</w:t>
              </w:r>
            </w:ins>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23" w:author="Molly McEvilley" w:date="2023-07-04T07:48:00Z"/>
                <w:rFonts w:ascii="Calibri" w:hAnsi="Calibri" w:cs="Calibri"/>
                <w:color w:val="000000"/>
              </w:rPr>
            </w:pPr>
            <w:ins w:id="4624" w:author="Molly McEvilley" w:date="2023-07-04T07:49:00Z">
              <w:r w:rsidRPr="005C0B71">
                <w:t>Average days to return after exit to Substance abuse treatment facility or detox center</w:t>
              </w:r>
            </w:ins>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25" w:author="Molly McEvilley" w:date="2023-07-04T07:48:00Z"/>
                <w:rFonts w:ascii="Calibri" w:hAnsi="Calibri" w:cs="Calibri"/>
                <w:color w:val="000000"/>
              </w:rPr>
            </w:pPr>
            <w:ins w:id="4626" w:author="Molly McEvilley" w:date="2023-07-04T07:50:00Z">
              <w:r w:rsidRPr="00A96782">
                <w:rPr>
                  <w:rFonts w:ascii="Calibri" w:hAnsi="Calibri" w:cs="Calibri"/>
                  <w:color w:val="000000"/>
                </w:rPr>
                <w:t>Section 8.11</w:t>
              </w:r>
            </w:ins>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ins w:id="462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ins w:id="4628" w:author="Molly McEvilley" w:date="2023-07-04T07:48:00Z"/>
                <w:rFonts w:ascii="Calibri" w:hAnsi="Calibri" w:cs="Calibri"/>
                <w:color w:val="000000"/>
              </w:rPr>
            </w:pPr>
            <w:ins w:id="4629" w:author="Molly McEvilley" w:date="2023-07-04T07:49:00Z">
              <w:r w:rsidRPr="005C0B71">
                <w:t>106</w:t>
              </w:r>
            </w:ins>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30" w:author="Molly McEvilley" w:date="2023-07-04T07:48:00Z"/>
                <w:rFonts w:ascii="Calibri" w:hAnsi="Calibri" w:cs="Calibri"/>
                <w:color w:val="000000"/>
              </w:rPr>
            </w:pPr>
            <w:ins w:id="4631" w:author="Molly McEvilley" w:date="2023-07-04T07:49:00Z">
              <w:r w:rsidRPr="005C0B71">
                <w:t>Average days to return after exit to Hospital or other residential non-psychiatric medical facility</w:t>
              </w:r>
            </w:ins>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32" w:author="Molly McEvilley" w:date="2023-07-04T07:48:00Z"/>
                <w:rFonts w:ascii="Calibri" w:hAnsi="Calibri" w:cs="Calibri"/>
                <w:color w:val="000000"/>
              </w:rPr>
            </w:pPr>
            <w:ins w:id="4633" w:author="Molly McEvilley" w:date="2023-07-04T07:50:00Z">
              <w:r w:rsidRPr="00A96782">
                <w:rPr>
                  <w:rFonts w:ascii="Calibri" w:hAnsi="Calibri" w:cs="Calibri"/>
                  <w:color w:val="000000"/>
                </w:rPr>
                <w:t>Section 8.11</w:t>
              </w:r>
            </w:ins>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ins w:id="463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ins w:id="4635" w:author="Molly McEvilley" w:date="2023-07-04T07:48:00Z"/>
                <w:rFonts w:ascii="Calibri" w:hAnsi="Calibri" w:cs="Calibri"/>
                <w:color w:val="000000"/>
              </w:rPr>
            </w:pPr>
            <w:ins w:id="4636" w:author="Molly McEvilley" w:date="2023-07-04T07:49:00Z">
              <w:r w:rsidRPr="005C0B71">
                <w:t>107</w:t>
              </w:r>
            </w:ins>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37" w:author="Molly McEvilley" w:date="2023-07-04T07:48:00Z"/>
                <w:rFonts w:ascii="Calibri" w:hAnsi="Calibri" w:cs="Calibri"/>
                <w:color w:val="000000"/>
              </w:rPr>
            </w:pPr>
            <w:ins w:id="4638" w:author="Molly McEvilley" w:date="2023-07-04T07:49:00Z">
              <w:r w:rsidRPr="005C0B71">
                <w:t xml:space="preserve">Average days to return after exit to </w:t>
              </w:r>
              <w:proofErr w:type="gramStart"/>
              <w:r w:rsidRPr="005C0B71">
                <w:t>Jail</w:t>
              </w:r>
              <w:proofErr w:type="gramEnd"/>
              <w:r w:rsidRPr="005C0B71">
                <w:t>, prison, or juvenile detention facility</w:t>
              </w:r>
            </w:ins>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39" w:author="Molly McEvilley" w:date="2023-07-04T07:48:00Z"/>
                <w:rFonts w:ascii="Calibri" w:hAnsi="Calibri" w:cs="Calibri"/>
                <w:color w:val="000000"/>
              </w:rPr>
            </w:pPr>
            <w:ins w:id="4640" w:author="Molly McEvilley" w:date="2023-07-04T07:50:00Z">
              <w:r w:rsidRPr="00A96782">
                <w:rPr>
                  <w:rFonts w:ascii="Calibri" w:hAnsi="Calibri" w:cs="Calibri"/>
                  <w:color w:val="000000"/>
                </w:rPr>
                <w:t>Section 8.11</w:t>
              </w:r>
            </w:ins>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ins w:id="464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ins w:id="4642" w:author="Molly McEvilley" w:date="2023-07-04T07:48:00Z"/>
                <w:rFonts w:ascii="Calibri" w:hAnsi="Calibri" w:cs="Calibri"/>
                <w:color w:val="000000"/>
              </w:rPr>
            </w:pPr>
            <w:ins w:id="4643" w:author="Molly McEvilley" w:date="2023-07-04T07:49:00Z">
              <w:r w:rsidRPr="005C0B71">
                <w:t>108</w:t>
              </w:r>
            </w:ins>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44" w:author="Molly McEvilley" w:date="2023-07-04T07:48:00Z"/>
                <w:rFonts w:ascii="Calibri" w:hAnsi="Calibri" w:cs="Calibri"/>
                <w:color w:val="000000"/>
              </w:rPr>
            </w:pPr>
            <w:ins w:id="4645" w:author="Molly McEvilley" w:date="2023-07-04T07:49:00Z">
              <w:r w:rsidRPr="005C0B71">
                <w:t xml:space="preserve">Average days to return after exit to </w:t>
              </w:r>
              <w:proofErr w:type="gramStart"/>
              <w:r w:rsidRPr="005C0B71">
                <w:t>Foster</w:t>
              </w:r>
              <w:proofErr w:type="gramEnd"/>
              <w:r w:rsidRPr="005C0B71">
                <w:t xml:space="preserve"> care home or foster care group home</w:t>
              </w:r>
            </w:ins>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46" w:author="Molly McEvilley" w:date="2023-07-04T07:48:00Z"/>
                <w:rFonts w:ascii="Calibri" w:hAnsi="Calibri" w:cs="Calibri"/>
                <w:color w:val="000000"/>
              </w:rPr>
            </w:pPr>
            <w:ins w:id="4647" w:author="Molly McEvilley" w:date="2023-07-04T07:50:00Z">
              <w:r w:rsidRPr="00A96782">
                <w:rPr>
                  <w:rFonts w:ascii="Calibri" w:hAnsi="Calibri" w:cs="Calibri"/>
                  <w:color w:val="000000"/>
                </w:rPr>
                <w:t>Section 8.11</w:t>
              </w:r>
            </w:ins>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ins w:id="464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ins w:id="4649" w:author="Molly McEvilley" w:date="2023-07-04T07:48:00Z"/>
                <w:rFonts w:ascii="Calibri" w:hAnsi="Calibri" w:cs="Calibri"/>
                <w:color w:val="000000"/>
              </w:rPr>
            </w:pPr>
            <w:ins w:id="4650" w:author="Molly McEvilley" w:date="2023-07-04T07:49:00Z">
              <w:r w:rsidRPr="005C0B71">
                <w:t>109</w:t>
              </w:r>
            </w:ins>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51" w:author="Molly McEvilley" w:date="2023-07-04T07:48:00Z"/>
                <w:rFonts w:ascii="Calibri" w:hAnsi="Calibri" w:cs="Calibri"/>
                <w:color w:val="000000"/>
              </w:rPr>
            </w:pPr>
            <w:ins w:id="4652" w:author="Molly McEvilley" w:date="2023-07-04T07:49:00Z">
              <w:r w:rsidRPr="005C0B71">
                <w:t>Average days to return after exit to Long-term care facility or nursing home</w:t>
              </w:r>
            </w:ins>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53" w:author="Molly McEvilley" w:date="2023-07-04T07:48:00Z"/>
                <w:rFonts w:ascii="Calibri" w:hAnsi="Calibri" w:cs="Calibri"/>
                <w:color w:val="000000"/>
              </w:rPr>
            </w:pPr>
            <w:ins w:id="4654" w:author="Molly McEvilley" w:date="2023-07-04T07:50:00Z">
              <w:r w:rsidRPr="00A96782">
                <w:rPr>
                  <w:rFonts w:ascii="Calibri" w:hAnsi="Calibri" w:cs="Calibri"/>
                  <w:color w:val="000000"/>
                </w:rPr>
                <w:t>Section 8.11</w:t>
              </w:r>
            </w:ins>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ins w:id="465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ins w:id="4656" w:author="Molly McEvilley" w:date="2023-07-04T07:48:00Z"/>
                <w:rFonts w:ascii="Calibri" w:hAnsi="Calibri" w:cs="Calibri"/>
                <w:color w:val="000000"/>
              </w:rPr>
            </w:pPr>
            <w:ins w:id="4657" w:author="Molly McEvilley" w:date="2023-07-04T07:49:00Z">
              <w:r w:rsidRPr="005C0B71">
                <w:t>110</w:t>
              </w:r>
            </w:ins>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58" w:author="Molly McEvilley" w:date="2023-07-04T07:48:00Z"/>
                <w:rFonts w:ascii="Calibri" w:hAnsi="Calibri" w:cs="Calibri"/>
                <w:color w:val="000000"/>
              </w:rPr>
            </w:pPr>
            <w:ins w:id="4659" w:author="Molly McEvilley" w:date="2023-07-04T07:49:00Z">
              <w:r w:rsidRPr="005C0B71">
                <w:t>Average days to return after exit to Transitional housing for homeless persons (including homeless youth)</w:t>
              </w:r>
            </w:ins>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60" w:author="Molly McEvilley" w:date="2023-07-04T07:48:00Z"/>
                <w:rFonts w:ascii="Calibri" w:hAnsi="Calibri" w:cs="Calibri"/>
                <w:color w:val="000000"/>
              </w:rPr>
            </w:pPr>
            <w:ins w:id="4661" w:author="Molly McEvilley" w:date="2023-07-04T07:50:00Z">
              <w:r w:rsidRPr="00A96782">
                <w:rPr>
                  <w:rFonts w:ascii="Calibri" w:hAnsi="Calibri" w:cs="Calibri"/>
                  <w:color w:val="000000"/>
                </w:rPr>
                <w:t>Section 8.11</w:t>
              </w:r>
            </w:ins>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ins w:id="466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ins w:id="4663" w:author="Molly McEvilley" w:date="2023-07-04T07:48:00Z"/>
                <w:rFonts w:ascii="Calibri" w:hAnsi="Calibri" w:cs="Calibri"/>
                <w:color w:val="000000"/>
              </w:rPr>
            </w:pPr>
            <w:ins w:id="4664" w:author="Molly McEvilley" w:date="2023-07-04T07:49:00Z">
              <w:r w:rsidRPr="005C0B71">
                <w:t>111</w:t>
              </w:r>
            </w:ins>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65" w:author="Molly McEvilley" w:date="2023-07-04T07:48:00Z"/>
                <w:rFonts w:ascii="Calibri" w:hAnsi="Calibri" w:cs="Calibri"/>
                <w:color w:val="000000"/>
              </w:rPr>
            </w:pPr>
            <w:ins w:id="4666" w:author="Molly McEvilley" w:date="2023-07-04T07:49:00Z">
              <w:r w:rsidRPr="005C0B71">
                <w:t>Average days to return after exit to Staying or living with family, temporary tenure (</w:t>
              </w:r>
              <w:proofErr w:type="gramStart"/>
              <w:r w:rsidRPr="005C0B71">
                <w:t>e.g.</w:t>
              </w:r>
              <w:proofErr w:type="gramEnd"/>
              <w:r w:rsidRPr="005C0B71">
                <w:t xml:space="preserve"> room, apartment, or house)</w:t>
              </w:r>
            </w:ins>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67" w:author="Molly McEvilley" w:date="2023-07-04T07:48:00Z"/>
                <w:rFonts w:ascii="Calibri" w:hAnsi="Calibri" w:cs="Calibri"/>
                <w:color w:val="000000"/>
              </w:rPr>
            </w:pPr>
            <w:ins w:id="4668" w:author="Molly McEvilley" w:date="2023-07-04T07:50:00Z">
              <w:r w:rsidRPr="00A96782">
                <w:rPr>
                  <w:rFonts w:ascii="Calibri" w:hAnsi="Calibri" w:cs="Calibri"/>
                  <w:color w:val="000000"/>
                </w:rPr>
                <w:t>Section 8.11</w:t>
              </w:r>
            </w:ins>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ins w:id="466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ins w:id="4670" w:author="Molly McEvilley" w:date="2023-07-04T07:48:00Z"/>
                <w:rFonts w:ascii="Calibri" w:hAnsi="Calibri" w:cs="Calibri"/>
                <w:color w:val="000000"/>
              </w:rPr>
            </w:pPr>
            <w:ins w:id="4671" w:author="Molly McEvilley" w:date="2023-07-04T07:49:00Z">
              <w:r w:rsidRPr="005C0B71">
                <w:t>112</w:t>
              </w:r>
            </w:ins>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72" w:author="Molly McEvilley" w:date="2023-07-04T07:48:00Z"/>
                <w:rFonts w:ascii="Calibri" w:hAnsi="Calibri" w:cs="Calibri"/>
                <w:color w:val="000000"/>
              </w:rPr>
            </w:pPr>
            <w:ins w:id="4673" w:author="Molly McEvilley" w:date="2023-07-04T07:49:00Z">
              <w:r w:rsidRPr="005C0B71">
                <w:t>Average days to return after exit to Staying or living with friends, temporary tenure (</w:t>
              </w:r>
              <w:proofErr w:type="gramStart"/>
              <w:r w:rsidRPr="005C0B71">
                <w:t>e.g.</w:t>
              </w:r>
              <w:proofErr w:type="gramEnd"/>
              <w:r w:rsidRPr="005C0B71">
                <w:t xml:space="preserve"> room, apartment, or house)</w:t>
              </w:r>
            </w:ins>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74" w:author="Molly McEvilley" w:date="2023-07-04T07:48:00Z"/>
                <w:rFonts w:ascii="Calibri" w:hAnsi="Calibri" w:cs="Calibri"/>
                <w:color w:val="000000"/>
              </w:rPr>
            </w:pPr>
            <w:ins w:id="4675" w:author="Molly McEvilley" w:date="2023-07-04T07:50:00Z">
              <w:r w:rsidRPr="00A96782">
                <w:rPr>
                  <w:rFonts w:ascii="Calibri" w:hAnsi="Calibri" w:cs="Calibri"/>
                  <w:color w:val="000000"/>
                </w:rPr>
                <w:t>Section 8.11</w:t>
              </w:r>
            </w:ins>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ins w:id="467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ins w:id="4677" w:author="Molly McEvilley" w:date="2023-07-04T07:48:00Z"/>
                <w:rFonts w:ascii="Calibri" w:hAnsi="Calibri" w:cs="Calibri"/>
                <w:color w:val="000000"/>
              </w:rPr>
            </w:pPr>
            <w:ins w:id="4678" w:author="Molly McEvilley" w:date="2023-07-04T07:49:00Z">
              <w:r w:rsidRPr="005C0B71">
                <w:lastRenderedPageBreak/>
                <w:t>113</w:t>
              </w:r>
            </w:ins>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79" w:author="Molly McEvilley" w:date="2023-07-04T07:48:00Z"/>
                <w:rFonts w:ascii="Calibri" w:hAnsi="Calibri" w:cs="Calibri"/>
                <w:color w:val="000000"/>
              </w:rPr>
            </w:pPr>
            <w:ins w:id="4680" w:author="Molly McEvilley" w:date="2023-07-04T07:49:00Z">
              <w:r w:rsidRPr="005C0B71">
                <w:t xml:space="preserve">Average days to return after exit to </w:t>
              </w:r>
              <w:proofErr w:type="gramStart"/>
              <w:r w:rsidRPr="005C0B71">
                <w:t>Hotel</w:t>
              </w:r>
              <w:proofErr w:type="gramEnd"/>
              <w:r w:rsidRPr="005C0B71">
                <w:t xml:space="preserve"> or motel paid for without emergency shelter voucher</w:t>
              </w:r>
            </w:ins>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81" w:author="Molly McEvilley" w:date="2023-07-04T07:48:00Z"/>
                <w:rFonts w:ascii="Calibri" w:hAnsi="Calibri" w:cs="Calibri"/>
                <w:color w:val="000000"/>
              </w:rPr>
            </w:pPr>
            <w:ins w:id="4682" w:author="Molly McEvilley" w:date="2023-07-04T07:50:00Z">
              <w:r w:rsidRPr="00A96782">
                <w:rPr>
                  <w:rFonts w:ascii="Calibri" w:hAnsi="Calibri" w:cs="Calibri"/>
                  <w:color w:val="000000"/>
                </w:rPr>
                <w:t>Section 8.11</w:t>
              </w:r>
            </w:ins>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ins w:id="468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ins w:id="4684" w:author="Molly McEvilley" w:date="2023-07-04T07:48:00Z"/>
                <w:rFonts w:ascii="Calibri" w:hAnsi="Calibri" w:cs="Calibri"/>
                <w:color w:val="000000"/>
              </w:rPr>
            </w:pPr>
            <w:ins w:id="4685" w:author="Molly McEvilley" w:date="2023-07-04T07:49:00Z">
              <w:r w:rsidRPr="005C0B71">
                <w:t>114</w:t>
              </w:r>
            </w:ins>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86" w:author="Molly McEvilley" w:date="2023-07-04T07:48:00Z"/>
                <w:rFonts w:ascii="Calibri" w:hAnsi="Calibri" w:cs="Calibri"/>
                <w:color w:val="000000"/>
              </w:rPr>
            </w:pPr>
            <w:ins w:id="4687" w:author="Molly McEvilley" w:date="2023-07-04T07:49:00Z">
              <w:r w:rsidRPr="005C0B71">
                <w:t xml:space="preserve">Average days to return after exit to </w:t>
              </w:r>
              <w:proofErr w:type="spellStart"/>
              <w:r w:rsidRPr="005C0B71">
                <w:t>Moved</w:t>
              </w:r>
              <w:proofErr w:type="spellEnd"/>
              <w:r w:rsidRPr="005C0B71">
                <w:t xml:space="preserve"> from one HOPWA funded project to HOPWA TH</w:t>
              </w:r>
            </w:ins>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88" w:author="Molly McEvilley" w:date="2023-07-04T07:48:00Z"/>
                <w:rFonts w:ascii="Calibri" w:hAnsi="Calibri" w:cs="Calibri"/>
                <w:color w:val="000000"/>
              </w:rPr>
            </w:pPr>
            <w:ins w:id="4689" w:author="Molly McEvilley" w:date="2023-07-04T07:50:00Z">
              <w:r w:rsidRPr="00A96782">
                <w:rPr>
                  <w:rFonts w:ascii="Calibri" w:hAnsi="Calibri" w:cs="Calibri"/>
                  <w:color w:val="000000"/>
                </w:rPr>
                <w:t>Section 8.11</w:t>
              </w:r>
            </w:ins>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ins w:id="469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ins w:id="4691" w:author="Molly McEvilley" w:date="2023-07-04T07:48:00Z"/>
                <w:rFonts w:ascii="Calibri" w:hAnsi="Calibri" w:cs="Calibri"/>
                <w:color w:val="000000"/>
              </w:rPr>
            </w:pPr>
            <w:ins w:id="4692" w:author="Molly McEvilley" w:date="2023-07-04T07:49:00Z">
              <w:r w:rsidRPr="005C0B71">
                <w:t>115</w:t>
              </w:r>
            </w:ins>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93" w:author="Molly McEvilley" w:date="2023-07-04T07:48:00Z"/>
                <w:rFonts w:ascii="Calibri" w:hAnsi="Calibri" w:cs="Calibri"/>
                <w:color w:val="000000"/>
              </w:rPr>
            </w:pPr>
            <w:ins w:id="4694" w:author="Molly McEvilley" w:date="2023-07-04T07:49:00Z">
              <w:r w:rsidRPr="005C0B71">
                <w:t>Average days to return after exit to Residential project or halfway house with no homeless criteria</w:t>
              </w:r>
            </w:ins>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95" w:author="Molly McEvilley" w:date="2023-07-04T07:48:00Z"/>
                <w:rFonts w:ascii="Calibri" w:hAnsi="Calibri" w:cs="Calibri"/>
                <w:color w:val="000000"/>
              </w:rPr>
            </w:pPr>
            <w:ins w:id="4696" w:author="Molly McEvilley" w:date="2023-07-04T07:50:00Z">
              <w:r w:rsidRPr="00A96782">
                <w:rPr>
                  <w:rFonts w:ascii="Calibri" w:hAnsi="Calibri" w:cs="Calibri"/>
                  <w:color w:val="000000"/>
                </w:rPr>
                <w:t>Section 8.11</w:t>
              </w:r>
            </w:ins>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ins w:id="469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ins w:id="4698" w:author="Molly McEvilley" w:date="2023-07-04T07:48:00Z"/>
                <w:rFonts w:ascii="Calibri" w:hAnsi="Calibri" w:cs="Calibri"/>
                <w:color w:val="000000"/>
              </w:rPr>
            </w:pPr>
            <w:ins w:id="4699" w:author="Molly McEvilley" w:date="2023-07-04T07:49:00Z">
              <w:r w:rsidRPr="005C0B71">
                <w:t>116</w:t>
              </w:r>
            </w:ins>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00" w:author="Molly McEvilley" w:date="2023-07-04T07:48:00Z"/>
                <w:rFonts w:ascii="Calibri" w:hAnsi="Calibri" w:cs="Calibri"/>
                <w:color w:val="000000"/>
              </w:rPr>
            </w:pPr>
            <w:ins w:id="4701" w:author="Molly McEvilley" w:date="2023-07-04T07:49:00Z">
              <w:r w:rsidRPr="005C0B71">
                <w:t>Average days to return after exit to Host Home (non-crisis)</w:t>
              </w:r>
            </w:ins>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02" w:author="Molly McEvilley" w:date="2023-07-04T07:48:00Z"/>
                <w:rFonts w:ascii="Calibri" w:hAnsi="Calibri" w:cs="Calibri"/>
                <w:color w:val="000000"/>
              </w:rPr>
            </w:pPr>
            <w:ins w:id="4703" w:author="Molly McEvilley" w:date="2023-07-04T07:50:00Z">
              <w:r w:rsidRPr="00A96782">
                <w:rPr>
                  <w:rFonts w:ascii="Calibri" w:hAnsi="Calibri" w:cs="Calibri"/>
                  <w:color w:val="000000"/>
                </w:rPr>
                <w:t>Section 8.11</w:t>
              </w:r>
            </w:ins>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ins w:id="470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ins w:id="4705" w:author="Molly McEvilley" w:date="2023-07-04T07:48:00Z"/>
                <w:rFonts w:ascii="Calibri" w:hAnsi="Calibri" w:cs="Calibri"/>
                <w:color w:val="000000"/>
              </w:rPr>
            </w:pPr>
            <w:ins w:id="4706" w:author="Molly McEvilley" w:date="2023-07-04T07:49:00Z">
              <w:r w:rsidRPr="005C0B71">
                <w:t>117</w:t>
              </w:r>
            </w:ins>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07" w:author="Molly McEvilley" w:date="2023-07-04T07:48:00Z"/>
                <w:rFonts w:ascii="Calibri" w:hAnsi="Calibri" w:cs="Calibri"/>
                <w:color w:val="000000"/>
              </w:rPr>
            </w:pPr>
            <w:ins w:id="4708" w:author="Molly McEvilley" w:date="2023-07-04T07:49:00Z">
              <w:r w:rsidRPr="005C0B71">
                <w:t>Average days to return after exit to Rental by client, no ongoing housing subsidy</w:t>
              </w:r>
            </w:ins>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09" w:author="Molly McEvilley" w:date="2023-07-04T07:48:00Z"/>
                <w:rFonts w:ascii="Calibri" w:hAnsi="Calibri" w:cs="Calibri"/>
                <w:color w:val="000000"/>
              </w:rPr>
            </w:pPr>
            <w:ins w:id="4710" w:author="Molly McEvilley" w:date="2023-07-04T07:50:00Z">
              <w:r w:rsidRPr="00A96782">
                <w:rPr>
                  <w:rFonts w:ascii="Calibri" w:hAnsi="Calibri" w:cs="Calibri"/>
                  <w:color w:val="000000"/>
                </w:rPr>
                <w:t>Section 8.11</w:t>
              </w:r>
            </w:ins>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ins w:id="471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ins w:id="4712" w:author="Molly McEvilley" w:date="2023-07-04T07:48:00Z"/>
                <w:rFonts w:ascii="Calibri" w:hAnsi="Calibri" w:cs="Calibri"/>
                <w:color w:val="000000"/>
              </w:rPr>
            </w:pPr>
            <w:ins w:id="4713" w:author="Molly McEvilley" w:date="2023-07-04T07:49:00Z">
              <w:r w:rsidRPr="005C0B71">
                <w:t>118</w:t>
              </w:r>
            </w:ins>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14" w:author="Molly McEvilley" w:date="2023-07-04T07:48:00Z"/>
                <w:rFonts w:ascii="Calibri" w:hAnsi="Calibri" w:cs="Calibri"/>
                <w:color w:val="000000"/>
              </w:rPr>
            </w:pPr>
            <w:ins w:id="4715" w:author="Molly McEvilley" w:date="2023-07-04T07:49:00Z">
              <w:r w:rsidRPr="005C0B71">
                <w:t>Average days to return after exit to Owned by client, no ongoing housing subsidy</w:t>
              </w:r>
            </w:ins>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16" w:author="Molly McEvilley" w:date="2023-07-04T07:48:00Z"/>
                <w:rFonts w:ascii="Calibri" w:hAnsi="Calibri" w:cs="Calibri"/>
                <w:color w:val="000000"/>
              </w:rPr>
            </w:pPr>
            <w:ins w:id="4717" w:author="Molly McEvilley" w:date="2023-07-04T07:50:00Z">
              <w:r w:rsidRPr="00A96782">
                <w:rPr>
                  <w:rFonts w:ascii="Calibri" w:hAnsi="Calibri" w:cs="Calibri"/>
                  <w:color w:val="000000"/>
                </w:rPr>
                <w:t>Section 8.11</w:t>
              </w:r>
            </w:ins>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ins w:id="471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ins w:id="4719" w:author="Molly McEvilley" w:date="2023-07-04T07:48:00Z"/>
                <w:rFonts w:ascii="Calibri" w:hAnsi="Calibri" w:cs="Calibri"/>
                <w:color w:val="000000"/>
              </w:rPr>
            </w:pPr>
            <w:ins w:id="4720" w:author="Molly McEvilley" w:date="2023-07-04T07:49:00Z">
              <w:r w:rsidRPr="005C0B71">
                <w:t>119</w:t>
              </w:r>
            </w:ins>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21" w:author="Molly McEvilley" w:date="2023-07-04T07:48:00Z"/>
                <w:rFonts w:ascii="Calibri" w:hAnsi="Calibri" w:cs="Calibri"/>
                <w:color w:val="000000"/>
              </w:rPr>
            </w:pPr>
            <w:ins w:id="4722" w:author="Molly McEvilley" w:date="2023-07-04T07:49:00Z">
              <w:r w:rsidRPr="005C0B71">
                <w:t>Average days to return after exit to VASH housing subsidy</w:t>
              </w:r>
            </w:ins>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23" w:author="Molly McEvilley" w:date="2023-07-04T07:48:00Z"/>
                <w:rFonts w:ascii="Calibri" w:hAnsi="Calibri" w:cs="Calibri"/>
                <w:color w:val="000000"/>
              </w:rPr>
            </w:pPr>
            <w:ins w:id="4724" w:author="Molly McEvilley" w:date="2023-07-04T07:50:00Z">
              <w:r w:rsidRPr="00A96782">
                <w:rPr>
                  <w:rFonts w:ascii="Calibri" w:hAnsi="Calibri" w:cs="Calibri"/>
                  <w:color w:val="000000"/>
                </w:rPr>
                <w:t>Section 8.11</w:t>
              </w:r>
            </w:ins>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ins w:id="472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ins w:id="4726" w:author="Molly McEvilley" w:date="2023-07-04T07:48:00Z"/>
                <w:rFonts w:ascii="Calibri" w:hAnsi="Calibri" w:cs="Calibri"/>
                <w:color w:val="000000"/>
              </w:rPr>
            </w:pPr>
            <w:ins w:id="4727" w:author="Molly McEvilley" w:date="2023-07-04T07:49:00Z">
              <w:r w:rsidRPr="005C0B71">
                <w:t>120</w:t>
              </w:r>
            </w:ins>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28" w:author="Molly McEvilley" w:date="2023-07-04T07:48:00Z"/>
                <w:rFonts w:ascii="Calibri" w:hAnsi="Calibri" w:cs="Calibri"/>
                <w:color w:val="000000"/>
              </w:rPr>
            </w:pPr>
            <w:ins w:id="4729" w:author="Molly McEvilley" w:date="2023-07-04T07:49:00Z">
              <w:r w:rsidRPr="005C0B71">
                <w:t>Average days to return after exit to Other</w:t>
              </w:r>
            </w:ins>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30" w:author="Molly McEvilley" w:date="2023-07-04T07:48:00Z"/>
                <w:rFonts w:ascii="Calibri" w:hAnsi="Calibri" w:cs="Calibri"/>
                <w:color w:val="000000"/>
              </w:rPr>
            </w:pPr>
            <w:ins w:id="4731" w:author="Molly McEvilley" w:date="2023-07-04T07:50:00Z">
              <w:r w:rsidRPr="00A96782">
                <w:rPr>
                  <w:rFonts w:ascii="Calibri" w:hAnsi="Calibri" w:cs="Calibri"/>
                  <w:color w:val="000000"/>
                </w:rPr>
                <w:t>Section 8.11</w:t>
              </w:r>
            </w:ins>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ins w:id="473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ins w:id="4733" w:author="Molly McEvilley" w:date="2023-07-04T07:48:00Z"/>
                <w:rFonts w:ascii="Calibri" w:hAnsi="Calibri" w:cs="Calibri"/>
                <w:color w:val="000000"/>
              </w:rPr>
            </w:pPr>
            <w:ins w:id="4734" w:author="Molly McEvilley" w:date="2023-07-04T07:49:00Z">
              <w:r w:rsidRPr="005C0B71">
                <w:t>121</w:t>
              </w:r>
            </w:ins>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35" w:author="Molly McEvilley" w:date="2023-07-04T07:48:00Z"/>
                <w:rFonts w:ascii="Calibri" w:hAnsi="Calibri" w:cs="Calibri"/>
                <w:color w:val="000000"/>
              </w:rPr>
            </w:pPr>
            <w:ins w:id="4736" w:author="Molly McEvilley" w:date="2023-07-04T07:49:00Z">
              <w:r w:rsidRPr="005C0B71">
                <w:t>Average days to return after exit to Owned by client, with ongoing housing subsidy</w:t>
              </w:r>
            </w:ins>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37" w:author="Molly McEvilley" w:date="2023-07-04T07:48:00Z"/>
                <w:rFonts w:ascii="Calibri" w:hAnsi="Calibri" w:cs="Calibri"/>
                <w:color w:val="000000"/>
              </w:rPr>
            </w:pPr>
            <w:ins w:id="4738" w:author="Molly McEvilley" w:date="2023-07-04T07:50:00Z">
              <w:r w:rsidRPr="00A96782">
                <w:rPr>
                  <w:rFonts w:ascii="Calibri" w:hAnsi="Calibri" w:cs="Calibri"/>
                  <w:color w:val="000000"/>
                </w:rPr>
                <w:t>Section 8.11</w:t>
              </w:r>
            </w:ins>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ins w:id="473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ins w:id="4740" w:author="Molly McEvilley" w:date="2023-07-04T07:48:00Z"/>
                <w:rFonts w:ascii="Calibri" w:hAnsi="Calibri" w:cs="Calibri"/>
                <w:color w:val="000000"/>
              </w:rPr>
            </w:pPr>
            <w:ins w:id="4741" w:author="Molly McEvilley" w:date="2023-07-04T07:49:00Z">
              <w:r w:rsidRPr="005C0B71">
                <w:t>122</w:t>
              </w:r>
            </w:ins>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42" w:author="Molly McEvilley" w:date="2023-07-04T07:48:00Z"/>
                <w:rFonts w:ascii="Calibri" w:hAnsi="Calibri" w:cs="Calibri"/>
                <w:color w:val="000000"/>
              </w:rPr>
            </w:pPr>
            <w:ins w:id="4743" w:author="Molly McEvilley" w:date="2023-07-04T07:49:00Z">
              <w:r w:rsidRPr="005C0B71">
                <w:t>Average days to return after exit to Staying or living with family, permanent tenure</w:t>
              </w:r>
            </w:ins>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44" w:author="Molly McEvilley" w:date="2023-07-04T07:48:00Z"/>
                <w:rFonts w:ascii="Calibri" w:hAnsi="Calibri" w:cs="Calibri"/>
                <w:color w:val="000000"/>
              </w:rPr>
            </w:pPr>
            <w:ins w:id="4745" w:author="Molly McEvilley" w:date="2023-07-04T07:50:00Z">
              <w:r w:rsidRPr="00A96782">
                <w:rPr>
                  <w:rFonts w:ascii="Calibri" w:hAnsi="Calibri" w:cs="Calibri"/>
                  <w:color w:val="000000"/>
                </w:rPr>
                <w:t>Section 8.11</w:t>
              </w:r>
            </w:ins>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ins w:id="474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ins w:id="4747" w:author="Molly McEvilley" w:date="2023-07-04T07:48:00Z"/>
                <w:rFonts w:ascii="Calibri" w:hAnsi="Calibri" w:cs="Calibri"/>
                <w:color w:val="000000"/>
              </w:rPr>
            </w:pPr>
            <w:ins w:id="4748" w:author="Molly McEvilley" w:date="2023-07-04T07:49:00Z">
              <w:r w:rsidRPr="005C0B71">
                <w:t>123</w:t>
              </w:r>
            </w:ins>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49" w:author="Molly McEvilley" w:date="2023-07-04T07:48:00Z"/>
                <w:rFonts w:ascii="Calibri" w:hAnsi="Calibri" w:cs="Calibri"/>
                <w:color w:val="000000"/>
              </w:rPr>
            </w:pPr>
            <w:ins w:id="4750" w:author="Molly McEvilley" w:date="2023-07-04T07:49:00Z">
              <w:r w:rsidRPr="005C0B71">
                <w:t>Average days to return after exit to Staying or living with friends, permanent tenure</w:t>
              </w:r>
            </w:ins>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51" w:author="Molly McEvilley" w:date="2023-07-04T07:48:00Z"/>
                <w:rFonts w:ascii="Calibri" w:hAnsi="Calibri" w:cs="Calibri"/>
                <w:color w:val="000000"/>
              </w:rPr>
            </w:pPr>
            <w:ins w:id="4752" w:author="Molly McEvilley" w:date="2023-07-04T07:50:00Z">
              <w:r w:rsidRPr="00A96782">
                <w:rPr>
                  <w:rFonts w:ascii="Calibri" w:hAnsi="Calibri" w:cs="Calibri"/>
                  <w:color w:val="000000"/>
                </w:rPr>
                <w:t>Section 8.11</w:t>
              </w:r>
            </w:ins>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ins w:id="475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ins w:id="4754" w:author="Molly McEvilley" w:date="2023-07-04T07:48:00Z"/>
                <w:rFonts w:ascii="Calibri" w:hAnsi="Calibri" w:cs="Calibri"/>
                <w:color w:val="000000"/>
              </w:rPr>
            </w:pPr>
            <w:ins w:id="4755" w:author="Molly McEvilley" w:date="2023-07-04T07:49:00Z">
              <w:r w:rsidRPr="005C0B71">
                <w:t>124</w:t>
              </w:r>
            </w:ins>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56" w:author="Molly McEvilley" w:date="2023-07-04T07:48:00Z"/>
                <w:rFonts w:ascii="Calibri" w:hAnsi="Calibri" w:cs="Calibri"/>
                <w:color w:val="000000"/>
              </w:rPr>
            </w:pPr>
            <w:ins w:id="4757" w:author="Molly McEvilley" w:date="2023-07-04T07:49:00Z">
              <w:r w:rsidRPr="005C0B71">
                <w:t xml:space="preserve">Average days to return after exit to </w:t>
              </w:r>
              <w:proofErr w:type="spellStart"/>
              <w:r w:rsidRPr="005C0B71">
                <w:t>Moved</w:t>
              </w:r>
              <w:proofErr w:type="spellEnd"/>
              <w:r w:rsidRPr="005C0B71">
                <w:t xml:space="preserve"> from one HOPWA funded project to HOPWA PH</w:t>
              </w:r>
            </w:ins>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58" w:author="Molly McEvilley" w:date="2023-07-04T07:48:00Z"/>
                <w:rFonts w:ascii="Calibri" w:hAnsi="Calibri" w:cs="Calibri"/>
                <w:color w:val="000000"/>
              </w:rPr>
            </w:pPr>
            <w:ins w:id="4759" w:author="Molly McEvilley" w:date="2023-07-04T07:50:00Z">
              <w:r w:rsidRPr="00A96782">
                <w:rPr>
                  <w:rFonts w:ascii="Calibri" w:hAnsi="Calibri" w:cs="Calibri"/>
                  <w:color w:val="000000"/>
                </w:rPr>
                <w:t>Section 8.11</w:t>
              </w:r>
            </w:ins>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ins w:id="476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ins w:id="4761" w:author="Molly McEvilley" w:date="2023-07-04T07:48:00Z"/>
                <w:rFonts w:ascii="Calibri" w:hAnsi="Calibri" w:cs="Calibri"/>
                <w:color w:val="000000"/>
              </w:rPr>
            </w:pPr>
            <w:ins w:id="4762" w:author="Molly McEvilley" w:date="2023-07-04T07:49:00Z">
              <w:r w:rsidRPr="005C0B71">
                <w:t>125</w:t>
              </w:r>
            </w:ins>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63" w:author="Molly McEvilley" w:date="2023-07-04T07:48:00Z"/>
                <w:rFonts w:ascii="Calibri" w:hAnsi="Calibri" w:cs="Calibri"/>
                <w:color w:val="000000"/>
              </w:rPr>
            </w:pPr>
            <w:ins w:id="4764" w:author="Molly McEvilley" w:date="2023-07-04T07:49:00Z">
              <w:r w:rsidRPr="005C0B71">
                <w:t>Average days to return after exit to GPD TIP housing subsidy</w:t>
              </w:r>
            </w:ins>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65" w:author="Molly McEvilley" w:date="2023-07-04T07:48:00Z"/>
                <w:rFonts w:ascii="Calibri" w:hAnsi="Calibri" w:cs="Calibri"/>
                <w:color w:val="000000"/>
              </w:rPr>
            </w:pPr>
            <w:ins w:id="4766" w:author="Molly McEvilley" w:date="2023-07-04T07:50:00Z">
              <w:r w:rsidRPr="00A96782">
                <w:rPr>
                  <w:rFonts w:ascii="Calibri" w:hAnsi="Calibri" w:cs="Calibri"/>
                  <w:color w:val="000000"/>
                </w:rPr>
                <w:t>Section 8.11</w:t>
              </w:r>
            </w:ins>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ins w:id="476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ins w:id="4768" w:author="Molly McEvilley" w:date="2023-07-04T07:48:00Z"/>
                <w:rFonts w:ascii="Calibri" w:hAnsi="Calibri" w:cs="Calibri"/>
                <w:color w:val="000000"/>
              </w:rPr>
            </w:pPr>
            <w:ins w:id="4769" w:author="Molly McEvilley" w:date="2023-07-04T07:49:00Z">
              <w:r w:rsidRPr="005C0B71">
                <w:t>126</w:t>
              </w:r>
            </w:ins>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70" w:author="Molly McEvilley" w:date="2023-07-04T07:48:00Z"/>
                <w:rFonts w:ascii="Calibri" w:hAnsi="Calibri" w:cs="Calibri"/>
                <w:color w:val="000000"/>
              </w:rPr>
            </w:pPr>
            <w:ins w:id="4771" w:author="Molly McEvilley" w:date="2023-07-04T07:49:00Z">
              <w:r w:rsidRPr="005C0B71">
                <w:t>Average days to return after exit to RRH or equivalent subsidy</w:t>
              </w:r>
            </w:ins>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72" w:author="Molly McEvilley" w:date="2023-07-04T07:48:00Z"/>
                <w:rFonts w:ascii="Calibri" w:hAnsi="Calibri" w:cs="Calibri"/>
                <w:color w:val="000000"/>
              </w:rPr>
            </w:pPr>
            <w:ins w:id="4773" w:author="Molly McEvilley" w:date="2023-07-04T07:50:00Z">
              <w:r w:rsidRPr="00A96782">
                <w:rPr>
                  <w:rFonts w:ascii="Calibri" w:hAnsi="Calibri" w:cs="Calibri"/>
                  <w:color w:val="000000"/>
                </w:rPr>
                <w:t>Section 8.11</w:t>
              </w:r>
            </w:ins>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ins w:id="477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ins w:id="4775" w:author="Molly McEvilley" w:date="2023-07-04T07:48:00Z"/>
                <w:rFonts w:ascii="Calibri" w:hAnsi="Calibri" w:cs="Calibri"/>
                <w:color w:val="000000"/>
              </w:rPr>
            </w:pPr>
            <w:ins w:id="4776" w:author="Molly McEvilley" w:date="2023-07-04T07:49:00Z">
              <w:r w:rsidRPr="005C0B71">
                <w:t>127</w:t>
              </w:r>
            </w:ins>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77" w:author="Molly McEvilley" w:date="2023-07-04T07:48:00Z"/>
                <w:rFonts w:ascii="Calibri" w:hAnsi="Calibri" w:cs="Calibri"/>
                <w:color w:val="000000"/>
              </w:rPr>
            </w:pPr>
            <w:ins w:id="4778" w:author="Molly McEvilley" w:date="2023-07-04T07:49:00Z">
              <w:r w:rsidRPr="005C0B71">
                <w:t>Average days to return after exit to HCV voucher (tenant or project based) (not dedicated)</w:t>
              </w:r>
            </w:ins>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79" w:author="Molly McEvilley" w:date="2023-07-04T07:48:00Z"/>
                <w:rFonts w:ascii="Calibri" w:hAnsi="Calibri" w:cs="Calibri"/>
                <w:color w:val="000000"/>
              </w:rPr>
            </w:pPr>
            <w:ins w:id="4780" w:author="Molly McEvilley" w:date="2023-07-04T07:50:00Z">
              <w:r w:rsidRPr="00A96782">
                <w:rPr>
                  <w:rFonts w:ascii="Calibri" w:hAnsi="Calibri" w:cs="Calibri"/>
                  <w:color w:val="000000"/>
                </w:rPr>
                <w:t>Section 8.11</w:t>
              </w:r>
            </w:ins>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ins w:id="478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ins w:id="4782" w:author="Molly McEvilley" w:date="2023-07-04T07:48:00Z"/>
                <w:rFonts w:ascii="Calibri" w:hAnsi="Calibri" w:cs="Calibri"/>
                <w:color w:val="000000"/>
              </w:rPr>
            </w:pPr>
            <w:ins w:id="4783" w:author="Molly McEvilley" w:date="2023-07-04T07:49:00Z">
              <w:r w:rsidRPr="005C0B71">
                <w:t>128</w:t>
              </w:r>
            </w:ins>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84" w:author="Molly McEvilley" w:date="2023-07-04T07:48:00Z"/>
                <w:rFonts w:ascii="Calibri" w:hAnsi="Calibri" w:cs="Calibri"/>
                <w:color w:val="000000"/>
              </w:rPr>
            </w:pPr>
            <w:ins w:id="4785" w:author="Molly McEvilley" w:date="2023-07-04T07:49:00Z">
              <w:r w:rsidRPr="005C0B71">
                <w:t xml:space="preserve">Average days to return after exit to </w:t>
              </w:r>
              <w:proofErr w:type="gramStart"/>
              <w:r w:rsidRPr="005C0B71">
                <w:t>Public</w:t>
              </w:r>
              <w:proofErr w:type="gramEnd"/>
              <w:r w:rsidRPr="005C0B71">
                <w:t xml:space="preserve"> housing unit</w:t>
              </w:r>
            </w:ins>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86" w:author="Molly McEvilley" w:date="2023-07-04T07:48:00Z"/>
                <w:rFonts w:ascii="Calibri" w:hAnsi="Calibri" w:cs="Calibri"/>
                <w:color w:val="000000"/>
              </w:rPr>
            </w:pPr>
            <w:ins w:id="4787" w:author="Molly McEvilley" w:date="2023-07-04T07:50:00Z">
              <w:r w:rsidRPr="00A96782">
                <w:rPr>
                  <w:rFonts w:ascii="Calibri" w:hAnsi="Calibri" w:cs="Calibri"/>
                  <w:color w:val="000000"/>
                </w:rPr>
                <w:t>Section 8.11</w:t>
              </w:r>
            </w:ins>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ins w:id="478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ins w:id="4789" w:author="Molly McEvilley" w:date="2023-07-04T07:48:00Z"/>
                <w:rFonts w:ascii="Calibri" w:hAnsi="Calibri" w:cs="Calibri"/>
                <w:color w:val="000000"/>
              </w:rPr>
            </w:pPr>
            <w:ins w:id="4790" w:author="Molly McEvilley" w:date="2023-07-04T07:49:00Z">
              <w:r w:rsidRPr="005C0B71">
                <w:t>129</w:t>
              </w:r>
            </w:ins>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91" w:author="Molly McEvilley" w:date="2023-07-04T07:48:00Z"/>
                <w:rFonts w:ascii="Calibri" w:hAnsi="Calibri" w:cs="Calibri"/>
                <w:color w:val="000000"/>
              </w:rPr>
            </w:pPr>
            <w:ins w:id="4792" w:author="Molly McEvilley" w:date="2023-07-04T07:49:00Z">
              <w:r w:rsidRPr="005C0B71">
                <w:t>Average days to return after exit to Emergency Housing Voucher</w:t>
              </w:r>
            </w:ins>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93" w:author="Molly McEvilley" w:date="2023-07-04T07:48:00Z"/>
                <w:rFonts w:ascii="Calibri" w:hAnsi="Calibri" w:cs="Calibri"/>
                <w:color w:val="000000"/>
              </w:rPr>
            </w:pPr>
            <w:ins w:id="4794" w:author="Molly McEvilley" w:date="2023-07-04T07:50:00Z">
              <w:r w:rsidRPr="00A96782">
                <w:rPr>
                  <w:rFonts w:ascii="Calibri" w:hAnsi="Calibri" w:cs="Calibri"/>
                  <w:color w:val="000000"/>
                </w:rPr>
                <w:t>Section 8.11</w:t>
              </w:r>
            </w:ins>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ins w:id="479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ins w:id="4796" w:author="Molly McEvilley" w:date="2023-07-04T07:48:00Z"/>
                <w:rFonts w:ascii="Calibri" w:hAnsi="Calibri" w:cs="Calibri"/>
                <w:color w:val="000000"/>
              </w:rPr>
            </w:pPr>
            <w:ins w:id="4797" w:author="Molly McEvilley" w:date="2023-07-04T07:49:00Z">
              <w:r w:rsidRPr="005C0B71">
                <w:t>130</w:t>
              </w:r>
            </w:ins>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98" w:author="Molly McEvilley" w:date="2023-07-04T07:48:00Z"/>
                <w:rFonts w:ascii="Calibri" w:hAnsi="Calibri" w:cs="Calibri"/>
                <w:color w:val="000000"/>
              </w:rPr>
            </w:pPr>
            <w:ins w:id="4799" w:author="Molly McEvilley" w:date="2023-07-04T07:49:00Z">
              <w:r w:rsidRPr="005C0B71">
                <w:t>Average days to return after exit to Family Unification Program Voucher (FUP)</w:t>
              </w:r>
            </w:ins>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00" w:author="Molly McEvilley" w:date="2023-07-04T07:48:00Z"/>
                <w:rFonts w:ascii="Calibri" w:hAnsi="Calibri" w:cs="Calibri"/>
                <w:color w:val="000000"/>
              </w:rPr>
            </w:pPr>
            <w:ins w:id="4801" w:author="Molly McEvilley" w:date="2023-07-04T07:50:00Z">
              <w:r w:rsidRPr="00A96782">
                <w:rPr>
                  <w:rFonts w:ascii="Calibri" w:hAnsi="Calibri" w:cs="Calibri"/>
                  <w:color w:val="000000"/>
                </w:rPr>
                <w:t>Section 8.11</w:t>
              </w:r>
            </w:ins>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ins w:id="480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ins w:id="4803" w:author="Molly McEvilley" w:date="2023-07-04T07:48:00Z"/>
                <w:rFonts w:ascii="Calibri" w:hAnsi="Calibri" w:cs="Calibri"/>
                <w:color w:val="000000"/>
              </w:rPr>
            </w:pPr>
            <w:ins w:id="4804" w:author="Molly McEvilley" w:date="2023-07-04T07:49:00Z">
              <w:r w:rsidRPr="005C0B71">
                <w:t>131</w:t>
              </w:r>
            </w:ins>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05" w:author="Molly McEvilley" w:date="2023-07-04T07:48:00Z"/>
                <w:rFonts w:ascii="Calibri" w:hAnsi="Calibri" w:cs="Calibri"/>
                <w:color w:val="000000"/>
              </w:rPr>
            </w:pPr>
            <w:ins w:id="4806" w:author="Molly McEvilley" w:date="2023-07-04T07:49:00Z">
              <w:r w:rsidRPr="005C0B71">
                <w:t>Average days to return after exit to Foster Youth to Independence Initiative (FYI)</w:t>
              </w:r>
            </w:ins>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07" w:author="Molly McEvilley" w:date="2023-07-04T07:48:00Z"/>
                <w:rFonts w:ascii="Calibri" w:hAnsi="Calibri" w:cs="Calibri"/>
                <w:color w:val="000000"/>
              </w:rPr>
            </w:pPr>
            <w:ins w:id="4808" w:author="Molly McEvilley" w:date="2023-07-04T07:50:00Z">
              <w:r w:rsidRPr="00A96782">
                <w:rPr>
                  <w:rFonts w:ascii="Calibri" w:hAnsi="Calibri" w:cs="Calibri"/>
                  <w:color w:val="000000"/>
                </w:rPr>
                <w:t>Section 8.11</w:t>
              </w:r>
            </w:ins>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ins w:id="480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ins w:id="4810" w:author="Molly McEvilley" w:date="2023-07-04T07:48:00Z"/>
                <w:rFonts w:ascii="Calibri" w:hAnsi="Calibri" w:cs="Calibri"/>
                <w:color w:val="000000"/>
              </w:rPr>
            </w:pPr>
            <w:ins w:id="4811" w:author="Molly McEvilley" w:date="2023-07-04T07:49:00Z">
              <w:r w:rsidRPr="005C0B71">
                <w:t>132</w:t>
              </w:r>
            </w:ins>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12" w:author="Molly McEvilley" w:date="2023-07-04T07:48:00Z"/>
                <w:rFonts w:ascii="Calibri" w:hAnsi="Calibri" w:cs="Calibri"/>
                <w:color w:val="000000"/>
              </w:rPr>
            </w:pPr>
            <w:ins w:id="4813" w:author="Molly McEvilley" w:date="2023-07-04T07:49:00Z">
              <w:r w:rsidRPr="005C0B71">
                <w:t>Average days to return after exit to Permanent Supportive Housing</w:t>
              </w:r>
            </w:ins>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14" w:author="Molly McEvilley" w:date="2023-07-04T07:48:00Z"/>
                <w:rFonts w:ascii="Calibri" w:hAnsi="Calibri" w:cs="Calibri"/>
                <w:color w:val="000000"/>
              </w:rPr>
            </w:pPr>
            <w:ins w:id="4815" w:author="Molly McEvilley" w:date="2023-07-04T07:50:00Z">
              <w:r w:rsidRPr="00A96782">
                <w:rPr>
                  <w:rFonts w:ascii="Calibri" w:hAnsi="Calibri" w:cs="Calibri"/>
                  <w:color w:val="000000"/>
                </w:rPr>
                <w:t>Section 8.11</w:t>
              </w:r>
            </w:ins>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ins w:id="481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ins w:id="4817" w:author="Molly McEvilley" w:date="2023-07-04T07:48:00Z"/>
                <w:rFonts w:ascii="Calibri" w:hAnsi="Calibri" w:cs="Calibri"/>
                <w:color w:val="000000"/>
              </w:rPr>
            </w:pPr>
            <w:ins w:id="4818" w:author="Molly McEvilley" w:date="2023-07-04T07:49:00Z">
              <w:r w:rsidRPr="005C0B71">
                <w:t>133</w:t>
              </w:r>
            </w:ins>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19" w:author="Molly McEvilley" w:date="2023-07-04T07:48:00Z"/>
                <w:rFonts w:ascii="Calibri" w:hAnsi="Calibri" w:cs="Calibri"/>
                <w:color w:val="000000"/>
              </w:rPr>
            </w:pPr>
            <w:ins w:id="4820" w:author="Molly McEvilley" w:date="2023-07-04T07:49:00Z">
              <w:r w:rsidRPr="005C0B71">
                <w:t>Average days to return after exit to Other permanent housing dedicated for formerly homeless persons</w:t>
              </w:r>
            </w:ins>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21" w:author="Molly McEvilley" w:date="2023-07-04T07:48:00Z"/>
                <w:rFonts w:ascii="Calibri" w:hAnsi="Calibri" w:cs="Calibri"/>
                <w:color w:val="000000"/>
              </w:rPr>
            </w:pPr>
            <w:ins w:id="4822" w:author="Molly McEvilley" w:date="2023-07-04T07:50:00Z">
              <w:r w:rsidRPr="00A96782">
                <w:rPr>
                  <w:rFonts w:ascii="Calibri" w:hAnsi="Calibri" w:cs="Calibri"/>
                  <w:color w:val="000000"/>
                </w:rPr>
                <w:t>Section 8.11</w:t>
              </w:r>
            </w:ins>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ins w:id="482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ins w:id="4824" w:author="Molly McEvilley" w:date="2023-07-04T07:48:00Z"/>
                <w:rFonts w:ascii="Calibri" w:hAnsi="Calibri" w:cs="Calibri"/>
                <w:color w:val="000000"/>
              </w:rPr>
            </w:pPr>
            <w:ins w:id="4825" w:author="Molly McEvilley" w:date="2023-07-04T07:49:00Z">
              <w:r w:rsidRPr="005C0B71">
                <w:t>134</w:t>
              </w:r>
            </w:ins>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26" w:author="Molly McEvilley" w:date="2023-07-04T07:48:00Z"/>
                <w:rFonts w:ascii="Calibri" w:hAnsi="Calibri" w:cs="Calibri"/>
                <w:color w:val="000000"/>
              </w:rPr>
            </w:pPr>
            <w:ins w:id="4827" w:author="Molly McEvilley" w:date="2023-07-04T07:49:00Z">
              <w:r w:rsidRPr="005C0B71">
                <w:t>Average days to return after exit to Deceased</w:t>
              </w:r>
            </w:ins>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28" w:author="Molly McEvilley" w:date="2023-07-04T07:48:00Z"/>
                <w:rFonts w:ascii="Calibri" w:hAnsi="Calibri" w:cs="Calibri"/>
                <w:color w:val="000000"/>
              </w:rPr>
            </w:pPr>
            <w:ins w:id="4829" w:author="Molly McEvilley" w:date="2023-07-04T07:50:00Z">
              <w:r w:rsidRPr="00A96782">
                <w:rPr>
                  <w:rFonts w:ascii="Calibri" w:hAnsi="Calibri" w:cs="Calibri"/>
                  <w:color w:val="000000"/>
                </w:rPr>
                <w:t>Section 8.11</w:t>
              </w:r>
            </w:ins>
          </w:p>
        </w:tc>
      </w:tr>
      <w:tr w:rsidR="00AC52FB"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AC52FB" w:rsidRPr="005C0B71" w:rsidRDefault="00AC52FB" w:rsidP="00FD441C">
            <w:pPr>
              <w:spacing w:before="0" w:after="0" w:line="240" w:lineRule="auto"/>
              <w:jc w:val="right"/>
            </w:pPr>
            <w:ins w:id="4830" w:author="Jules Brown" w:date="2023-07-26T14:08:00Z">
              <w:r>
                <w:t>135</w:t>
              </w:r>
            </w:ins>
          </w:p>
        </w:tc>
        <w:tc>
          <w:tcPr>
            <w:tcW w:w="7110" w:type="dxa"/>
            <w:noWrap/>
          </w:tcPr>
          <w:p w14:paraId="7B71FBE4" w14:textId="47CDA415" w:rsidR="00AC52FB" w:rsidRPr="005C0B71"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pPr>
            <w:ins w:id="4831" w:author="Jules Brown" w:date="2023-07-26T14:08:00Z">
              <w:r>
                <w:t>Average days to return after exit to Other</w:t>
              </w:r>
            </w:ins>
          </w:p>
        </w:tc>
        <w:tc>
          <w:tcPr>
            <w:tcW w:w="1620" w:type="dxa"/>
          </w:tcPr>
          <w:p w14:paraId="5ED946C6" w14:textId="1AF0C3DB" w:rsidR="00AC52FB" w:rsidRPr="00A96782"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ins w:id="4832" w:author="Jules Brown" w:date="2023-07-26T14:08:00Z">
              <w:r w:rsidRPr="00A96782">
                <w:rPr>
                  <w:rFonts w:ascii="Calibri" w:hAnsi="Calibri" w:cs="Calibri"/>
                  <w:color w:val="000000"/>
                </w:rPr>
                <w:t>Section 8.11</w:t>
              </w:r>
            </w:ins>
          </w:p>
        </w:tc>
      </w:tr>
      <w:tr w:rsidR="00FD441C"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ins w:id="483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FD441C" w:rsidRPr="00845520" w:rsidRDefault="00FD441C" w:rsidP="00FD441C">
            <w:pPr>
              <w:spacing w:before="0" w:after="0" w:line="240" w:lineRule="auto"/>
              <w:jc w:val="right"/>
              <w:rPr>
                <w:ins w:id="4834" w:author="Molly McEvilley" w:date="2023-07-04T07:48:00Z"/>
                <w:rFonts w:ascii="Calibri" w:hAnsi="Calibri" w:cs="Calibri"/>
                <w:color w:val="000000"/>
              </w:rPr>
            </w:pPr>
            <w:ins w:id="4835" w:author="Molly McEvilley" w:date="2023-07-04T07:49:00Z">
              <w:r w:rsidRPr="005C0B71">
                <w:t>13</w:t>
              </w:r>
            </w:ins>
            <w:ins w:id="4836" w:author="Jules Brown" w:date="2023-07-26T14:08:00Z">
              <w:r w:rsidR="00AC52FB">
                <w:t>6</w:t>
              </w:r>
            </w:ins>
          </w:p>
        </w:tc>
        <w:tc>
          <w:tcPr>
            <w:tcW w:w="7110" w:type="dxa"/>
            <w:noWrap/>
          </w:tcPr>
          <w:p w14:paraId="4F3EE755" w14:textId="79758D1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37" w:author="Molly McEvilley" w:date="2023-07-04T07:48:00Z"/>
                <w:rFonts w:ascii="Calibri" w:hAnsi="Calibri" w:cs="Calibri"/>
                <w:color w:val="000000"/>
              </w:rPr>
            </w:pPr>
            <w:ins w:id="4838" w:author="Molly McEvilley" w:date="2023-07-04T07:49:00Z">
              <w:r w:rsidRPr="005C0B71">
                <w:t>Average days to return after exit to unknown destination</w:t>
              </w:r>
            </w:ins>
          </w:p>
        </w:tc>
        <w:tc>
          <w:tcPr>
            <w:tcW w:w="1620" w:type="dxa"/>
          </w:tcPr>
          <w:p w14:paraId="3B3D74D5" w14:textId="29308BE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39" w:author="Molly McEvilley" w:date="2023-07-04T07:48:00Z"/>
                <w:rFonts w:ascii="Calibri" w:hAnsi="Calibri" w:cs="Calibri"/>
                <w:color w:val="000000"/>
              </w:rPr>
            </w:pPr>
            <w:ins w:id="4840" w:author="Molly McEvilley" w:date="2023-07-04T07:50:00Z">
              <w:r w:rsidRPr="00A96782">
                <w:rPr>
                  <w:rFonts w:ascii="Calibri" w:hAnsi="Calibri" w:cs="Calibri"/>
                  <w:color w:val="000000"/>
                </w:rPr>
                <w:t>Section 8.11</w:t>
              </w:r>
            </w:ins>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6"/>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4841" w:name="_Toc78368788"/>
      <w:bookmarkStart w:id="4842" w:name="_Toc140489987"/>
      <w:r>
        <w:lastRenderedPageBreak/>
        <w:t xml:space="preserve">Populations for Average Days from </w:t>
      </w:r>
      <w:proofErr w:type="spellStart"/>
      <w:r>
        <w:t>LSAHousehold</w:t>
      </w:r>
      <w:proofErr w:type="spellEnd"/>
      <w:r>
        <w:t xml:space="preserve"> and </w:t>
      </w:r>
      <w:proofErr w:type="spellStart"/>
      <w:r>
        <w:t>LSAExit</w:t>
      </w:r>
      <w:bookmarkEnd w:id="4841"/>
      <w:bookmarkEnd w:id="4842"/>
      <w:proofErr w:type="spellEnd"/>
    </w:p>
    <w:p w14:paraId="11678950" w14:textId="77777777" w:rsidR="006F0577" w:rsidRDefault="006F0577" w:rsidP="006F0577">
      <w:pPr>
        <w:pStyle w:val="Heading3"/>
      </w:pPr>
      <w:r>
        <w:t xml:space="preserve">Populations </w:t>
      </w:r>
    </w:p>
    <w:p w14:paraId="4C0B79E2" w14:textId="1D0211BE"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w:t>
      </w:r>
      <w:proofErr w:type="spellStart"/>
      <w:r w:rsidRPr="00324164">
        <w:rPr>
          <w:szCs w:val="20"/>
        </w:rPr>
        <w:t>LSA</w:t>
      </w:r>
      <w:r w:rsidRPr="00845520">
        <w:rPr>
          <w:szCs w:val="20"/>
        </w:rPr>
        <w:t>Exit</w:t>
      </w:r>
      <w:proofErr w:type="spellEnd"/>
      <w:r w:rsidRPr="00845520">
        <w:rPr>
          <w:szCs w:val="20"/>
        </w:rPr>
        <w:t xml:space="preserve"> report rows must be generated for the nine populations shown</w:t>
      </w:r>
      <w:ins w:id="4843" w:author="Molly McEvilley" w:date="2023-07-17T05:03:00Z">
        <w:r w:rsidR="00C17A80">
          <w:rPr>
            <w:szCs w:val="20"/>
          </w:rPr>
          <w:t xml:space="preserve"> in the table</w:t>
        </w:r>
      </w:ins>
      <w:r w:rsidRPr="00845520">
        <w:rPr>
          <w:szCs w:val="20"/>
        </w:rPr>
        <w:t xml:space="preserve">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62B7911A"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w:t>
      </w:r>
      <w:ins w:id="4844" w:author="Molly McEvilley" w:date="2023-07-17T05:04:00Z">
        <w:r w:rsidR="00C17A80">
          <w:rPr>
            <w:szCs w:val="20"/>
          </w:rPr>
          <w:t>-66</w:t>
        </w:r>
      </w:ins>
      <w:del w:id="4845" w:author="Molly McEvilley" w:date="2023-07-17T05:04:00Z">
        <w:r w:rsidRPr="00845520" w:rsidDel="00C17A80">
          <w:rPr>
            <w:szCs w:val="20"/>
          </w:rPr>
          <w:delText>, 64</w:delText>
        </w:r>
      </w:del>
      <w:r w:rsidRPr="00845520">
        <w:rPr>
          <w:szCs w:val="20"/>
        </w:rPr>
        <w:t>)</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18A3E1F9" w:rsidR="006F0577" w:rsidRPr="00845520" w:rsidRDefault="006F0577" w:rsidP="0078414B">
      <w:pPr>
        <w:pStyle w:val="ListParagraph"/>
        <w:numPr>
          <w:ilvl w:val="0"/>
          <w:numId w:val="98"/>
        </w:numPr>
        <w:spacing w:line="240" w:lineRule="auto"/>
        <w:rPr>
          <w:szCs w:val="20"/>
        </w:rPr>
      </w:pPr>
      <w:r w:rsidRPr="00845520">
        <w:rPr>
          <w:szCs w:val="20"/>
        </w:rPr>
        <w:t xml:space="preserve">Time to Return by Exit Destination (rows </w:t>
      </w:r>
      <w:del w:id="4846" w:author="Molly McEvilley" w:date="2023-07-17T05:00:00Z">
        <w:r w:rsidRPr="00845520" w:rsidDel="00C17A80">
          <w:rPr>
            <w:szCs w:val="20"/>
          </w:rPr>
          <w:delText>37-52</w:delText>
        </w:r>
      </w:del>
      <w:ins w:id="4847" w:author="Molly McEvilley" w:date="2023-07-17T05:00:00Z">
        <w:r w:rsidR="00C17A80">
          <w:rPr>
            <w:szCs w:val="20"/>
          </w:rPr>
          <w:t>101-136</w:t>
        </w:r>
      </w:ins>
      <w:r w:rsidRPr="00845520">
        <w:rPr>
          <w:szCs w:val="20"/>
        </w:rPr>
        <w:t>)</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w:t>
      </w:r>
      <w:proofErr w:type="spellStart"/>
      <w:r w:rsidRPr="00845520">
        <w:rPr>
          <w:rFonts w:cstheme="minorHAnsi"/>
          <w:szCs w:val="20"/>
        </w:rPr>
        <w:t>LSAExit</w:t>
      </w:r>
      <w:proofErr w:type="spellEnd"/>
      <w:r w:rsidRPr="00845520">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30339F">
            <w:pPr>
              <w:spacing w:before="0" w:after="0" w:line="240" w:lineRule="auto"/>
              <w:jc w:val="right"/>
              <w:rPr>
                <w:rFonts w:ascii="Calibri" w:hAnsi="Calibri" w:cs="Calibri"/>
                <w:color w:val="000000"/>
              </w:rPr>
            </w:pPr>
            <w:bookmarkStart w:id="4848"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rows:</w:t>
      </w:r>
      <w:del w:id="4849" w:author="Molly McEvilley" w:date="2023-07-17T05:01:00Z">
        <w:r w:rsidRPr="00845520" w:rsidDel="00C17A80">
          <w:rPr>
            <w:szCs w:val="20"/>
          </w:rPr>
          <w:delText>.</w:delText>
        </w:r>
      </w:del>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50A16A10" w:rsidR="006F0577" w:rsidRPr="00845520" w:rsidRDefault="006F0577" w:rsidP="006F0577">
      <w:pPr>
        <w:rPr>
          <w:szCs w:val="20"/>
        </w:rPr>
      </w:pPr>
      <w:r w:rsidRPr="00845520">
        <w:rPr>
          <w:szCs w:val="20"/>
        </w:rPr>
        <w:t xml:space="preserve">Those rows are required for each subpopulation in combination with each of the parent populations in the </w:t>
      </w:r>
      <w:del w:id="4850" w:author="Molly McEvilley" w:date="2023-07-17T05:01:00Z">
        <w:r w:rsidRPr="00845520" w:rsidDel="00C17A80">
          <w:rPr>
            <w:szCs w:val="20"/>
          </w:rPr>
          <w:delText>far right</w:delText>
        </w:r>
      </w:del>
      <w:ins w:id="4851" w:author="Molly McEvilley" w:date="2023-07-17T05:01:00Z">
        <w:r w:rsidR="00C17A80" w:rsidRPr="00845520">
          <w:rPr>
            <w:szCs w:val="20"/>
          </w:rPr>
          <w:t>far-right</w:t>
        </w:r>
      </w:ins>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1072"/>
        <w:gridCol w:w="1688"/>
        <w:gridCol w:w="1688"/>
        <w:gridCol w:w="1217"/>
      </w:tblGrid>
      <w:tr w:rsidR="00AC1D94" w:rsidRPr="00845520" w14:paraId="12291A71" w14:textId="77777777" w:rsidTr="00AC1D94">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4848"/>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1260" w:type="dxa"/>
            <w:gridSpan w:val="2"/>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AC1D94">
              <w:rPr>
                <w:rFonts w:cstheme="minorHAnsi"/>
                <w:color w:val="000000"/>
              </w:rPr>
              <w:t>HHType</w:t>
            </w:r>
            <w:proofErr w:type="spellEnd"/>
            <w:r w:rsidRPr="00AC1D94">
              <w:rPr>
                <w:rFonts w:cstheme="minorHAnsi"/>
                <w:color w:val="000000"/>
              </w:rPr>
              <w:t>(s)</w:t>
            </w:r>
          </w:p>
        </w:tc>
        <w:tc>
          <w:tcPr>
            <w:tcW w:w="3150"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55"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AC1D9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1260" w:type="dxa"/>
            <w:gridSpan w:val="2"/>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3150"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HHChronic</w:t>
            </w:r>
            <w:proofErr w:type="spellEnd"/>
            <w:r w:rsidRPr="00AC1D94">
              <w:rPr>
                <w:rFonts w:cstheme="minorHAnsi"/>
                <w:color w:val="000000"/>
              </w:rPr>
              <w:t xml:space="preserve"> = 1</w:t>
            </w:r>
          </w:p>
        </w:tc>
        <w:tc>
          <w:tcPr>
            <w:tcW w:w="1255"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AC1D94">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 xml:space="preserve">Disabled Adult or </w:t>
            </w:r>
            <w:proofErr w:type="spellStart"/>
            <w:r w:rsidRPr="00AC1D94">
              <w:rPr>
                <w:rFonts w:cstheme="minorHAnsi"/>
                <w:color w:val="000000"/>
              </w:rPr>
              <w:t>HoH</w:t>
            </w:r>
            <w:proofErr w:type="spellEnd"/>
          </w:p>
        </w:tc>
        <w:tc>
          <w:tcPr>
            <w:tcW w:w="1260" w:type="dxa"/>
            <w:gridSpan w:val="2"/>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3150"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HHDisability</w:t>
            </w:r>
            <w:proofErr w:type="spellEnd"/>
            <w:r w:rsidRPr="00AC1D94">
              <w:rPr>
                <w:rFonts w:cstheme="minorHAnsi"/>
                <w:color w:val="000000"/>
              </w:rPr>
              <w:t xml:space="preserve"> = 1</w:t>
            </w:r>
          </w:p>
        </w:tc>
        <w:tc>
          <w:tcPr>
            <w:tcW w:w="1255"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AC1D9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1260" w:type="dxa"/>
            <w:gridSpan w:val="2"/>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3150"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HHFleeingDV</w:t>
            </w:r>
            <w:proofErr w:type="spellEnd"/>
            <w:r w:rsidRPr="00AC1D94">
              <w:rPr>
                <w:rFonts w:cstheme="minorHAnsi"/>
                <w:color w:val="000000"/>
              </w:rPr>
              <w:t xml:space="preserve"> = 1</w:t>
            </w:r>
          </w:p>
        </w:tc>
        <w:tc>
          <w:tcPr>
            <w:tcW w:w="1255"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AC1D94">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1260" w:type="dxa"/>
            <w:gridSpan w:val="2"/>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3150"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55"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AC1D9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1260" w:type="dxa"/>
            <w:gridSpan w:val="2"/>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3150"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55"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AC1D94">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1260" w:type="dxa"/>
            <w:gridSpan w:val="2"/>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3150"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PSHMoveIn</w:t>
            </w:r>
            <w:proofErr w:type="spellEnd"/>
            <w:r w:rsidRPr="00AC1D94">
              <w:rPr>
                <w:rFonts w:cstheme="minorHAnsi"/>
                <w:color w:val="000000"/>
              </w:rPr>
              <w:t xml:space="preserve"> = 1</w:t>
            </w:r>
          </w:p>
        </w:tc>
        <w:tc>
          <w:tcPr>
            <w:tcW w:w="1255"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3E1CD793" w14:textId="77777777" w:rsidTr="00AC1D94">
        <w:trPr>
          <w:cnfStyle w:val="000000100000" w:firstRow="0" w:lastRow="0" w:firstColumn="0" w:lastColumn="0" w:oddVBand="0" w:evenVBand="0" w:oddHBand="1" w:evenHBand="0" w:firstRowFirstColumn="0" w:firstRowLastColumn="0" w:lastRowFirstColumn="0" w:lastRowLastColumn="0"/>
          <w:trHeight w:val="290"/>
          <w:ins w:id="4852"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2E271203" w14:textId="7746AA94" w:rsidR="00A133A0" w:rsidRPr="00AC1D94" w:rsidRDefault="00A133A0" w:rsidP="00A133A0">
            <w:pPr>
              <w:spacing w:before="0" w:after="0" w:line="240" w:lineRule="auto"/>
              <w:jc w:val="right"/>
              <w:rPr>
                <w:ins w:id="4853" w:author="Molly McEvilley" w:date="2023-06-30T21:04:00Z"/>
                <w:rFonts w:cstheme="minorHAnsi"/>
                <w:color w:val="000000"/>
              </w:rPr>
            </w:pPr>
            <w:ins w:id="4854" w:author="Molly McEvilley" w:date="2023-06-30T21:05:00Z">
              <w:r w:rsidRPr="00AC1D94">
                <w:rPr>
                  <w:rFonts w:cstheme="minorHAnsi"/>
                </w:rPr>
                <w:t>23</w:t>
              </w:r>
            </w:ins>
          </w:p>
        </w:tc>
        <w:tc>
          <w:tcPr>
            <w:tcW w:w="6933" w:type="dxa"/>
            <w:noWrap/>
          </w:tcPr>
          <w:p w14:paraId="2BEACADE" w14:textId="6D0ADE6F"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855" w:author="Molly McEvilley" w:date="2023-06-30T21:04:00Z"/>
                <w:rFonts w:cstheme="minorHAnsi"/>
                <w:color w:val="000000"/>
              </w:rPr>
            </w:pPr>
            <w:ins w:id="4856" w:author="Molly McEvilley" w:date="2023-06-30T21:05:00Z">
              <w:r w:rsidRPr="00AC1D94">
                <w:rPr>
                  <w:rFonts w:cstheme="minorHAnsi"/>
                </w:rPr>
                <w:t xml:space="preserve">American Indian, Alaska Native, or Indigenous (only) </w:t>
              </w:r>
              <w:proofErr w:type="spellStart"/>
              <w:r w:rsidRPr="00AC1D94">
                <w:rPr>
                  <w:rFonts w:cstheme="minorHAnsi"/>
                </w:rPr>
                <w:t>HoH</w:t>
              </w:r>
            </w:ins>
            <w:proofErr w:type="spellEnd"/>
          </w:p>
        </w:tc>
        <w:tc>
          <w:tcPr>
            <w:tcW w:w="1260" w:type="dxa"/>
          </w:tcPr>
          <w:p w14:paraId="69756EF4" w14:textId="55042D1A"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857" w:author="Molly McEvilley" w:date="2023-06-30T21:04:00Z"/>
                <w:rFonts w:cstheme="minorHAnsi"/>
                <w:color w:val="000000"/>
              </w:rPr>
            </w:pPr>
            <w:ins w:id="4858" w:author="Molly McEvilley" w:date="2023-06-30T21:05:00Z">
              <w:r w:rsidRPr="00AC1D94">
                <w:rPr>
                  <w:rFonts w:cstheme="minorHAnsi"/>
                  <w:color w:val="000000"/>
                </w:rPr>
                <w:t>0,1,2,3,99</w:t>
              </w:r>
            </w:ins>
          </w:p>
        </w:tc>
        <w:tc>
          <w:tcPr>
            <w:tcW w:w="3150" w:type="dxa"/>
            <w:gridSpan w:val="2"/>
          </w:tcPr>
          <w:p w14:paraId="592E6B58" w14:textId="7BAF65C6"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859" w:author="Molly McEvilley" w:date="2023-06-30T21:04:00Z"/>
                <w:rFonts w:cstheme="minorHAnsi"/>
                <w:b/>
                <w:bCs/>
                <w:color w:val="000000"/>
              </w:rPr>
            </w:pPr>
            <w:proofErr w:type="spellStart"/>
            <w:ins w:id="4860" w:author="Molly McEvilley" w:date="2023-06-30T21:10:00Z">
              <w:r w:rsidRPr="00AC1D94">
                <w:rPr>
                  <w:rFonts w:cstheme="minorHAnsi"/>
                  <w:b/>
                  <w:bCs/>
                  <w:color w:val="000000"/>
                </w:rPr>
                <w:t>HoHRaceEthnicity</w:t>
              </w:r>
              <w:proofErr w:type="spellEnd"/>
              <w:r w:rsidRPr="00AC1D94">
                <w:rPr>
                  <w:rFonts w:cstheme="minorHAnsi"/>
                  <w:color w:val="000000"/>
                </w:rPr>
                <w:t xml:space="preserve"> = 1</w:t>
              </w:r>
            </w:ins>
          </w:p>
        </w:tc>
        <w:tc>
          <w:tcPr>
            <w:tcW w:w="1255" w:type="dxa"/>
          </w:tcPr>
          <w:p w14:paraId="64D8ED9A" w14:textId="1C432420"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861" w:author="Molly McEvilley" w:date="2023-06-30T21:04:00Z"/>
                <w:rFonts w:cstheme="minorHAnsi"/>
                <w:color w:val="000000"/>
              </w:rPr>
            </w:pPr>
            <w:ins w:id="4862" w:author="Molly McEvilley" w:date="2023-06-30T21:05:00Z">
              <w:r w:rsidRPr="00AC1D94">
                <w:rPr>
                  <w:rFonts w:cstheme="minorHAnsi"/>
                  <w:color w:val="000000"/>
                </w:rPr>
                <w:t>0, 10-15</w:t>
              </w:r>
            </w:ins>
          </w:p>
        </w:tc>
      </w:tr>
      <w:tr w:rsidR="00AC1D94" w:rsidRPr="00845520" w14:paraId="7BA9B947" w14:textId="77777777" w:rsidTr="00AC1D94">
        <w:trPr>
          <w:cnfStyle w:val="000000010000" w:firstRow="0" w:lastRow="0" w:firstColumn="0" w:lastColumn="0" w:oddVBand="0" w:evenVBand="0" w:oddHBand="0" w:evenHBand="1" w:firstRowFirstColumn="0" w:firstRowLastColumn="0" w:lastRowFirstColumn="0" w:lastRowLastColumn="0"/>
          <w:trHeight w:val="290"/>
          <w:ins w:id="4863"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637AEC85" w14:textId="56CDA5C2" w:rsidR="00A133A0" w:rsidRPr="00AC1D94" w:rsidRDefault="00A133A0" w:rsidP="00A133A0">
            <w:pPr>
              <w:spacing w:before="0" w:after="0" w:line="240" w:lineRule="auto"/>
              <w:jc w:val="right"/>
              <w:rPr>
                <w:ins w:id="4864" w:author="Molly McEvilley" w:date="2023-06-30T21:04:00Z"/>
                <w:rFonts w:cstheme="minorHAnsi"/>
                <w:color w:val="000000"/>
              </w:rPr>
            </w:pPr>
            <w:ins w:id="4865" w:author="Molly McEvilley" w:date="2023-06-30T21:05:00Z">
              <w:r w:rsidRPr="00AC1D94">
                <w:rPr>
                  <w:rFonts w:cstheme="minorHAnsi"/>
                </w:rPr>
                <w:t>24</w:t>
              </w:r>
            </w:ins>
          </w:p>
        </w:tc>
        <w:tc>
          <w:tcPr>
            <w:tcW w:w="6933" w:type="dxa"/>
            <w:noWrap/>
          </w:tcPr>
          <w:p w14:paraId="7DD08833" w14:textId="2A5CDDEB"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866" w:author="Molly McEvilley" w:date="2023-06-30T21:04:00Z"/>
                <w:rFonts w:cstheme="minorHAnsi"/>
                <w:color w:val="000000"/>
              </w:rPr>
            </w:pPr>
            <w:ins w:id="4867" w:author="Molly McEvilley" w:date="2023-06-30T21:05:00Z">
              <w:r w:rsidRPr="00AC1D94">
                <w:rPr>
                  <w:rFonts w:cstheme="minorHAnsi"/>
                </w:rPr>
                <w:t xml:space="preserve">American Indian, Alaska Native, or Indigenous &amp; Hispanic/Latina/e/o </w:t>
              </w:r>
              <w:proofErr w:type="spellStart"/>
              <w:r w:rsidRPr="00AC1D94">
                <w:rPr>
                  <w:rFonts w:cstheme="minorHAnsi"/>
                </w:rPr>
                <w:t>HoH</w:t>
              </w:r>
            </w:ins>
            <w:proofErr w:type="spellEnd"/>
          </w:p>
        </w:tc>
        <w:tc>
          <w:tcPr>
            <w:tcW w:w="1260" w:type="dxa"/>
          </w:tcPr>
          <w:p w14:paraId="4405FD38" w14:textId="47BA3D10"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868" w:author="Molly McEvilley" w:date="2023-06-30T21:04:00Z"/>
                <w:rFonts w:cstheme="minorHAnsi"/>
                <w:color w:val="000000"/>
              </w:rPr>
            </w:pPr>
            <w:ins w:id="4869" w:author="Molly McEvilley" w:date="2023-06-30T21:05:00Z">
              <w:r w:rsidRPr="00AC1D94">
                <w:rPr>
                  <w:rFonts w:cstheme="minorHAnsi"/>
                  <w:color w:val="000000"/>
                </w:rPr>
                <w:t>0,1,2,3,99</w:t>
              </w:r>
            </w:ins>
          </w:p>
        </w:tc>
        <w:tc>
          <w:tcPr>
            <w:tcW w:w="3150" w:type="dxa"/>
            <w:gridSpan w:val="2"/>
          </w:tcPr>
          <w:p w14:paraId="34D02E60" w14:textId="12E047B5"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870" w:author="Molly McEvilley" w:date="2023-06-30T21:04:00Z"/>
                <w:rFonts w:cstheme="minorHAnsi"/>
                <w:b/>
                <w:bCs/>
                <w:color w:val="000000"/>
              </w:rPr>
            </w:pPr>
            <w:proofErr w:type="spellStart"/>
            <w:ins w:id="4871" w:author="Molly McEvilley" w:date="2023-06-30T21:10:00Z">
              <w:r w:rsidRPr="00AC1D94">
                <w:rPr>
                  <w:rFonts w:cstheme="minorHAnsi"/>
                  <w:b/>
                  <w:bCs/>
                  <w:color w:val="000000"/>
                </w:rPr>
                <w:t>HoHRaceEthnicity</w:t>
              </w:r>
              <w:proofErr w:type="spellEnd"/>
              <w:r w:rsidRPr="00AC1D94">
                <w:rPr>
                  <w:rFonts w:cstheme="minorHAnsi"/>
                  <w:color w:val="000000"/>
                </w:rPr>
                <w:t xml:space="preserve"> = 16</w:t>
              </w:r>
            </w:ins>
          </w:p>
        </w:tc>
        <w:tc>
          <w:tcPr>
            <w:tcW w:w="1255" w:type="dxa"/>
          </w:tcPr>
          <w:p w14:paraId="318FFB55" w14:textId="4EC56D99"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872" w:author="Molly McEvilley" w:date="2023-06-30T21:04:00Z"/>
                <w:rFonts w:cstheme="minorHAnsi"/>
                <w:color w:val="000000"/>
              </w:rPr>
            </w:pPr>
            <w:ins w:id="4873" w:author="Molly McEvilley" w:date="2023-06-30T21:05:00Z">
              <w:r w:rsidRPr="00AC1D94">
                <w:rPr>
                  <w:rFonts w:cstheme="minorHAnsi"/>
                  <w:color w:val="000000"/>
                </w:rPr>
                <w:t>0, 10-15</w:t>
              </w:r>
            </w:ins>
          </w:p>
        </w:tc>
      </w:tr>
      <w:tr w:rsidR="00AC1D94" w:rsidRPr="00845520" w14:paraId="3ED910BA" w14:textId="77777777" w:rsidTr="00AC1D94">
        <w:trPr>
          <w:cnfStyle w:val="000000100000" w:firstRow="0" w:lastRow="0" w:firstColumn="0" w:lastColumn="0" w:oddVBand="0" w:evenVBand="0" w:oddHBand="1" w:evenHBand="0" w:firstRowFirstColumn="0" w:firstRowLastColumn="0" w:lastRowFirstColumn="0" w:lastRowLastColumn="0"/>
          <w:trHeight w:val="290"/>
          <w:ins w:id="4874"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67ADFA06" w14:textId="070A57CF" w:rsidR="00A133A0" w:rsidRPr="00AC1D94" w:rsidRDefault="00A133A0" w:rsidP="00A133A0">
            <w:pPr>
              <w:spacing w:before="0" w:after="0" w:line="240" w:lineRule="auto"/>
              <w:jc w:val="right"/>
              <w:rPr>
                <w:ins w:id="4875" w:author="Molly McEvilley" w:date="2023-06-30T21:04:00Z"/>
                <w:rFonts w:cstheme="minorHAnsi"/>
                <w:color w:val="000000"/>
              </w:rPr>
            </w:pPr>
            <w:ins w:id="4876" w:author="Molly McEvilley" w:date="2023-06-30T21:05:00Z">
              <w:r w:rsidRPr="00AC1D94">
                <w:rPr>
                  <w:rFonts w:cstheme="minorHAnsi"/>
                </w:rPr>
                <w:t>25</w:t>
              </w:r>
            </w:ins>
          </w:p>
        </w:tc>
        <w:tc>
          <w:tcPr>
            <w:tcW w:w="6933" w:type="dxa"/>
            <w:noWrap/>
          </w:tcPr>
          <w:p w14:paraId="185DB40A" w14:textId="32D74FC8"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877" w:author="Molly McEvilley" w:date="2023-06-30T21:04:00Z"/>
                <w:rFonts w:cstheme="minorHAnsi"/>
                <w:color w:val="000000"/>
              </w:rPr>
            </w:pPr>
            <w:ins w:id="4878" w:author="Molly McEvilley" w:date="2023-06-30T21:05:00Z">
              <w:r w:rsidRPr="00AC1D94">
                <w:rPr>
                  <w:rFonts w:cstheme="minorHAnsi"/>
                </w:rPr>
                <w:t xml:space="preserve">Asian or Asian American (only) </w:t>
              </w:r>
              <w:proofErr w:type="spellStart"/>
              <w:r w:rsidRPr="00AC1D94">
                <w:rPr>
                  <w:rFonts w:cstheme="minorHAnsi"/>
                </w:rPr>
                <w:t>HoH</w:t>
              </w:r>
            </w:ins>
            <w:proofErr w:type="spellEnd"/>
          </w:p>
        </w:tc>
        <w:tc>
          <w:tcPr>
            <w:tcW w:w="1260" w:type="dxa"/>
          </w:tcPr>
          <w:p w14:paraId="5DD0A0C6" w14:textId="091C6C40"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879" w:author="Molly McEvilley" w:date="2023-06-30T21:04:00Z"/>
                <w:rFonts w:cstheme="minorHAnsi"/>
                <w:color w:val="000000"/>
              </w:rPr>
            </w:pPr>
            <w:ins w:id="4880" w:author="Molly McEvilley" w:date="2023-06-30T21:05:00Z">
              <w:r w:rsidRPr="00AC1D94">
                <w:rPr>
                  <w:rFonts w:cstheme="minorHAnsi"/>
                  <w:color w:val="000000"/>
                </w:rPr>
                <w:t>0,1,2,3,99</w:t>
              </w:r>
            </w:ins>
          </w:p>
        </w:tc>
        <w:tc>
          <w:tcPr>
            <w:tcW w:w="3150" w:type="dxa"/>
            <w:gridSpan w:val="2"/>
          </w:tcPr>
          <w:p w14:paraId="27B4AE2A" w14:textId="412B9816"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881" w:author="Molly McEvilley" w:date="2023-06-30T21:04:00Z"/>
                <w:rFonts w:cstheme="minorHAnsi"/>
                <w:b/>
                <w:bCs/>
                <w:color w:val="000000"/>
              </w:rPr>
            </w:pPr>
            <w:proofErr w:type="spellStart"/>
            <w:ins w:id="4882" w:author="Molly McEvilley" w:date="2023-06-30T21:10:00Z">
              <w:r w:rsidRPr="00AC1D94">
                <w:rPr>
                  <w:rFonts w:cstheme="minorHAnsi"/>
                  <w:b/>
                  <w:bCs/>
                  <w:color w:val="000000"/>
                </w:rPr>
                <w:t>HoHRaceEthnicity</w:t>
              </w:r>
              <w:proofErr w:type="spellEnd"/>
              <w:r w:rsidRPr="00AC1D94">
                <w:rPr>
                  <w:rFonts w:cstheme="minorHAnsi"/>
                  <w:color w:val="000000"/>
                </w:rPr>
                <w:t xml:space="preserve"> = 2</w:t>
              </w:r>
            </w:ins>
          </w:p>
        </w:tc>
        <w:tc>
          <w:tcPr>
            <w:tcW w:w="1255" w:type="dxa"/>
          </w:tcPr>
          <w:p w14:paraId="598A39C1" w14:textId="22717665"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883" w:author="Molly McEvilley" w:date="2023-06-30T21:04:00Z"/>
                <w:rFonts w:cstheme="minorHAnsi"/>
                <w:color w:val="000000"/>
              </w:rPr>
            </w:pPr>
            <w:ins w:id="4884" w:author="Molly McEvilley" w:date="2023-06-30T21:05:00Z">
              <w:r w:rsidRPr="00AC1D94">
                <w:rPr>
                  <w:rFonts w:cstheme="minorHAnsi"/>
                  <w:color w:val="000000"/>
                </w:rPr>
                <w:t>0, 10-15</w:t>
              </w:r>
            </w:ins>
          </w:p>
        </w:tc>
      </w:tr>
      <w:tr w:rsidR="00AC1D94" w:rsidRPr="00845520" w14:paraId="17DB3226" w14:textId="77777777" w:rsidTr="00AC1D94">
        <w:trPr>
          <w:cnfStyle w:val="000000010000" w:firstRow="0" w:lastRow="0" w:firstColumn="0" w:lastColumn="0" w:oddVBand="0" w:evenVBand="0" w:oddHBand="0" w:evenHBand="1" w:firstRowFirstColumn="0" w:firstRowLastColumn="0" w:lastRowFirstColumn="0" w:lastRowLastColumn="0"/>
          <w:trHeight w:val="290"/>
          <w:ins w:id="4885"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118B4704" w14:textId="75D7BB6F" w:rsidR="00A133A0" w:rsidRPr="00AC1D94" w:rsidRDefault="00A133A0" w:rsidP="00A133A0">
            <w:pPr>
              <w:spacing w:before="0" w:after="0" w:line="240" w:lineRule="auto"/>
              <w:jc w:val="right"/>
              <w:rPr>
                <w:ins w:id="4886" w:author="Molly McEvilley" w:date="2023-06-30T21:04:00Z"/>
                <w:rFonts w:cstheme="minorHAnsi"/>
                <w:color w:val="000000"/>
              </w:rPr>
            </w:pPr>
            <w:ins w:id="4887" w:author="Molly McEvilley" w:date="2023-06-30T21:05:00Z">
              <w:r w:rsidRPr="00AC1D94">
                <w:rPr>
                  <w:rFonts w:cstheme="minorHAnsi"/>
                </w:rPr>
                <w:t>26</w:t>
              </w:r>
            </w:ins>
          </w:p>
        </w:tc>
        <w:tc>
          <w:tcPr>
            <w:tcW w:w="6933" w:type="dxa"/>
            <w:noWrap/>
          </w:tcPr>
          <w:p w14:paraId="2730318E" w14:textId="703E7ABF"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888" w:author="Molly McEvilley" w:date="2023-06-30T21:04:00Z"/>
                <w:rFonts w:cstheme="minorHAnsi"/>
                <w:color w:val="000000"/>
              </w:rPr>
            </w:pPr>
            <w:ins w:id="4889" w:author="Molly McEvilley" w:date="2023-06-30T21:05:00Z">
              <w:r w:rsidRPr="00AC1D94">
                <w:rPr>
                  <w:rFonts w:cstheme="minorHAnsi"/>
                </w:rPr>
                <w:t xml:space="preserve">Asian or Asian American &amp; Hispanic/Latina/e/o </w:t>
              </w:r>
              <w:proofErr w:type="spellStart"/>
              <w:r w:rsidRPr="00AC1D94">
                <w:rPr>
                  <w:rFonts w:cstheme="minorHAnsi"/>
                </w:rPr>
                <w:t>HoH</w:t>
              </w:r>
            </w:ins>
            <w:proofErr w:type="spellEnd"/>
          </w:p>
        </w:tc>
        <w:tc>
          <w:tcPr>
            <w:tcW w:w="1260" w:type="dxa"/>
          </w:tcPr>
          <w:p w14:paraId="7EE9EAE6" w14:textId="27F7E11B"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890" w:author="Molly McEvilley" w:date="2023-06-30T21:04:00Z"/>
                <w:rFonts w:cstheme="minorHAnsi"/>
                <w:color w:val="000000"/>
              </w:rPr>
            </w:pPr>
            <w:ins w:id="4891" w:author="Molly McEvilley" w:date="2023-06-30T21:05:00Z">
              <w:r w:rsidRPr="00AC1D94">
                <w:rPr>
                  <w:rFonts w:cstheme="minorHAnsi"/>
                  <w:color w:val="000000"/>
                </w:rPr>
                <w:t>0,1,2,3,99</w:t>
              </w:r>
            </w:ins>
          </w:p>
        </w:tc>
        <w:tc>
          <w:tcPr>
            <w:tcW w:w="3150" w:type="dxa"/>
            <w:gridSpan w:val="2"/>
          </w:tcPr>
          <w:p w14:paraId="6EE58358" w14:textId="407659B6"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892" w:author="Molly McEvilley" w:date="2023-06-30T21:04:00Z"/>
                <w:rFonts w:cstheme="minorHAnsi"/>
                <w:b/>
                <w:bCs/>
                <w:color w:val="000000"/>
              </w:rPr>
            </w:pPr>
            <w:proofErr w:type="spellStart"/>
            <w:ins w:id="4893" w:author="Molly McEvilley" w:date="2023-06-30T21:10:00Z">
              <w:r w:rsidRPr="00AC1D94">
                <w:rPr>
                  <w:rFonts w:cstheme="minorHAnsi"/>
                  <w:b/>
                  <w:bCs/>
                  <w:color w:val="000000"/>
                </w:rPr>
                <w:t>HoHRaceEthnicity</w:t>
              </w:r>
              <w:proofErr w:type="spellEnd"/>
              <w:r w:rsidRPr="00AC1D94">
                <w:rPr>
                  <w:rFonts w:cstheme="minorHAnsi"/>
                  <w:color w:val="000000"/>
                </w:rPr>
                <w:t xml:space="preserve"> = 26</w:t>
              </w:r>
            </w:ins>
          </w:p>
        </w:tc>
        <w:tc>
          <w:tcPr>
            <w:tcW w:w="1255" w:type="dxa"/>
          </w:tcPr>
          <w:p w14:paraId="75ECC8AB" w14:textId="6B839C0D"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894" w:author="Molly McEvilley" w:date="2023-06-30T21:04:00Z"/>
                <w:rFonts w:cstheme="minorHAnsi"/>
                <w:color w:val="000000"/>
              </w:rPr>
            </w:pPr>
            <w:ins w:id="4895" w:author="Molly McEvilley" w:date="2023-06-30T21:05:00Z">
              <w:r w:rsidRPr="00AC1D94">
                <w:rPr>
                  <w:rFonts w:cstheme="minorHAnsi"/>
                  <w:color w:val="000000"/>
                </w:rPr>
                <w:t>0, 10-15</w:t>
              </w:r>
            </w:ins>
          </w:p>
        </w:tc>
      </w:tr>
      <w:tr w:rsidR="00AC1D94" w:rsidRPr="00845520" w14:paraId="014BE49F" w14:textId="77777777" w:rsidTr="00AC1D94">
        <w:trPr>
          <w:cnfStyle w:val="000000100000" w:firstRow="0" w:lastRow="0" w:firstColumn="0" w:lastColumn="0" w:oddVBand="0" w:evenVBand="0" w:oddHBand="1" w:evenHBand="0" w:firstRowFirstColumn="0" w:firstRowLastColumn="0" w:lastRowFirstColumn="0" w:lastRowLastColumn="0"/>
          <w:trHeight w:val="290"/>
          <w:ins w:id="4896"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07B9B3BF" w14:textId="3306975C" w:rsidR="00A133A0" w:rsidRPr="00AC1D94" w:rsidRDefault="00A133A0" w:rsidP="00A133A0">
            <w:pPr>
              <w:spacing w:before="0" w:after="0" w:line="240" w:lineRule="auto"/>
              <w:jc w:val="right"/>
              <w:rPr>
                <w:ins w:id="4897" w:author="Molly McEvilley" w:date="2023-06-30T21:04:00Z"/>
                <w:rFonts w:cstheme="minorHAnsi"/>
                <w:color w:val="000000"/>
              </w:rPr>
            </w:pPr>
            <w:ins w:id="4898" w:author="Molly McEvilley" w:date="2023-06-30T21:05:00Z">
              <w:r w:rsidRPr="00AC1D94">
                <w:rPr>
                  <w:rFonts w:cstheme="minorHAnsi"/>
                </w:rPr>
                <w:t>27</w:t>
              </w:r>
            </w:ins>
          </w:p>
        </w:tc>
        <w:tc>
          <w:tcPr>
            <w:tcW w:w="6933" w:type="dxa"/>
            <w:noWrap/>
          </w:tcPr>
          <w:p w14:paraId="7A315AC2" w14:textId="1EE968FC"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899" w:author="Molly McEvilley" w:date="2023-06-30T21:04:00Z"/>
                <w:rFonts w:cstheme="minorHAnsi"/>
                <w:color w:val="000000"/>
              </w:rPr>
            </w:pPr>
            <w:ins w:id="4900" w:author="Molly McEvilley" w:date="2023-06-30T21:05:00Z">
              <w:r w:rsidRPr="00AC1D94">
                <w:rPr>
                  <w:rFonts w:cstheme="minorHAnsi"/>
                </w:rPr>
                <w:t xml:space="preserve">Black, African American, or African (only) </w:t>
              </w:r>
              <w:proofErr w:type="spellStart"/>
              <w:r w:rsidRPr="00AC1D94">
                <w:rPr>
                  <w:rFonts w:cstheme="minorHAnsi"/>
                </w:rPr>
                <w:t>HoH</w:t>
              </w:r>
            </w:ins>
            <w:proofErr w:type="spellEnd"/>
          </w:p>
        </w:tc>
        <w:tc>
          <w:tcPr>
            <w:tcW w:w="1260" w:type="dxa"/>
          </w:tcPr>
          <w:p w14:paraId="5273C368" w14:textId="7B6D46BD"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01" w:author="Molly McEvilley" w:date="2023-06-30T21:04:00Z"/>
                <w:rFonts w:cstheme="minorHAnsi"/>
                <w:color w:val="000000"/>
              </w:rPr>
            </w:pPr>
            <w:ins w:id="4902" w:author="Molly McEvilley" w:date="2023-06-30T21:05:00Z">
              <w:r w:rsidRPr="00AC1D94">
                <w:rPr>
                  <w:rFonts w:cstheme="minorHAnsi"/>
                  <w:color w:val="000000"/>
                </w:rPr>
                <w:t>0,1,2,3,99</w:t>
              </w:r>
            </w:ins>
          </w:p>
        </w:tc>
        <w:tc>
          <w:tcPr>
            <w:tcW w:w="3150" w:type="dxa"/>
            <w:gridSpan w:val="2"/>
          </w:tcPr>
          <w:p w14:paraId="3E1C3B3B" w14:textId="175C6D2B"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03" w:author="Molly McEvilley" w:date="2023-06-30T21:04:00Z"/>
                <w:rFonts w:cstheme="minorHAnsi"/>
                <w:b/>
                <w:bCs/>
                <w:color w:val="000000"/>
              </w:rPr>
            </w:pPr>
            <w:proofErr w:type="spellStart"/>
            <w:ins w:id="4904" w:author="Molly McEvilley" w:date="2023-06-30T21:10:00Z">
              <w:r w:rsidRPr="00AC1D94">
                <w:rPr>
                  <w:rFonts w:cstheme="minorHAnsi"/>
                  <w:b/>
                  <w:bCs/>
                  <w:color w:val="000000"/>
                </w:rPr>
                <w:t>HoHRaceEthnicity</w:t>
              </w:r>
              <w:proofErr w:type="spellEnd"/>
              <w:r w:rsidRPr="00AC1D94">
                <w:rPr>
                  <w:rFonts w:cstheme="minorHAnsi"/>
                  <w:color w:val="000000"/>
                </w:rPr>
                <w:t xml:space="preserve"> = 3</w:t>
              </w:r>
            </w:ins>
          </w:p>
        </w:tc>
        <w:tc>
          <w:tcPr>
            <w:tcW w:w="1255" w:type="dxa"/>
          </w:tcPr>
          <w:p w14:paraId="5C192717" w14:textId="2A3FAD88"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05" w:author="Molly McEvilley" w:date="2023-06-30T21:04:00Z"/>
                <w:rFonts w:cstheme="minorHAnsi"/>
                <w:color w:val="000000"/>
              </w:rPr>
            </w:pPr>
            <w:ins w:id="4906" w:author="Molly McEvilley" w:date="2023-06-30T21:05:00Z">
              <w:r w:rsidRPr="00AC1D94">
                <w:rPr>
                  <w:rFonts w:cstheme="minorHAnsi"/>
                  <w:color w:val="000000"/>
                </w:rPr>
                <w:t>0, 10-15</w:t>
              </w:r>
            </w:ins>
          </w:p>
        </w:tc>
      </w:tr>
      <w:tr w:rsidR="00AC1D94" w:rsidRPr="00845520" w14:paraId="1FBF7E05" w14:textId="77777777" w:rsidTr="00AC1D94">
        <w:trPr>
          <w:cnfStyle w:val="000000010000" w:firstRow="0" w:lastRow="0" w:firstColumn="0" w:lastColumn="0" w:oddVBand="0" w:evenVBand="0" w:oddHBand="0" w:evenHBand="1" w:firstRowFirstColumn="0" w:firstRowLastColumn="0" w:lastRowFirstColumn="0" w:lastRowLastColumn="0"/>
          <w:trHeight w:val="290"/>
          <w:ins w:id="4907"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1FDE5B03" w14:textId="67F11165" w:rsidR="00A133A0" w:rsidRPr="00AC1D94" w:rsidRDefault="00A133A0" w:rsidP="00A133A0">
            <w:pPr>
              <w:spacing w:before="0" w:after="0" w:line="240" w:lineRule="auto"/>
              <w:jc w:val="right"/>
              <w:rPr>
                <w:ins w:id="4908" w:author="Molly McEvilley" w:date="2023-06-30T21:04:00Z"/>
                <w:rFonts w:cstheme="minorHAnsi"/>
                <w:color w:val="000000"/>
              </w:rPr>
            </w:pPr>
            <w:ins w:id="4909" w:author="Molly McEvilley" w:date="2023-06-30T21:05:00Z">
              <w:r w:rsidRPr="00AC1D94">
                <w:rPr>
                  <w:rFonts w:cstheme="minorHAnsi"/>
                </w:rPr>
                <w:t>28</w:t>
              </w:r>
            </w:ins>
          </w:p>
        </w:tc>
        <w:tc>
          <w:tcPr>
            <w:tcW w:w="6933" w:type="dxa"/>
            <w:noWrap/>
          </w:tcPr>
          <w:p w14:paraId="305637D1" w14:textId="26354B7A"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10" w:author="Molly McEvilley" w:date="2023-06-30T21:04:00Z"/>
                <w:rFonts w:cstheme="minorHAnsi"/>
                <w:color w:val="000000"/>
              </w:rPr>
            </w:pPr>
            <w:ins w:id="4911" w:author="Molly McEvilley" w:date="2023-06-30T21:05:00Z">
              <w:r w:rsidRPr="00AC1D94">
                <w:rPr>
                  <w:rFonts w:cstheme="minorHAnsi"/>
                </w:rPr>
                <w:t xml:space="preserve">Black, African American, or African &amp; Hispanic/Latina/e/o </w:t>
              </w:r>
              <w:proofErr w:type="spellStart"/>
              <w:r w:rsidRPr="00AC1D94">
                <w:rPr>
                  <w:rFonts w:cstheme="minorHAnsi"/>
                </w:rPr>
                <w:t>HoH</w:t>
              </w:r>
            </w:ins>
            <w:proofErr w:type="spellEnd"/>
          </w:p>
        </w:tc>
        <w:tc>
          <w:tcPr>
            <w:tcW w:w="1260" w:type="dxa"/>
          </w:tcPr>
          <w:p w14:paraId="76A80977" w14:textId="659D3D7E"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12" w:author="Molly McEvilley" w:date="2023-06-30T21:04:00Z"/>
                <w:rFonts w:cstheme="minorHAnsi"/>
                <w:color w:val="000000"/>
              </w:rPr>
            </w:pPr>
            <w:ins w:id="4913" w:author="Molly McEvilley" w:date="2023-06-30T21:05:00Z">
              <w:r w:rsidRPr="00AC1D94">
                <w:rPr>
                  <w:rFonts w:cstheme="minorHAnsi"/>
                  <w:color w:val="000000"/>
                </w:rPr>
                <w:t>0,1,2,3,99</w:t>
              </w:r>
            </w:ins>
          </w:p>
        </w:tc>
        <w:tc>
          <w:tcPr>
            <w:tcW w:w="3150" w:type="dxa"/>
            <w:gridSpan w:val="2"/>
          </w:tcPr>
          <w:p w14:paraId="27801171" w14:textId="4FD4BA20"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14" w:author="Molly McEvilley" w:date="2023-06-30T21:04:00Z"/>
                <w:rFonts w:cstheme="minorHAnsi"/>
                <w:b/>
                <w:bCs/>
                <w:color w:val="000000"/>
              </w:rPr>
            </w:pPr>
            <w:proofErr w:type="spellStart"/>
            <w:ins w:id="4915" w:author="Molly McEvilley" w:date="2023-06-30T21:10:00Z">
              <w:r w:rsidRPr="00AC1D94">
                <w:rPr>
                  <w:rFonts w:cstheme="minorHAnsi"/>
                  <w:b/>
                  <w:bCs/>
                  <w:color w:val="000000"/>
                </w:rPr>
                <w:t>HoHRaceEthnicity</w:t>
              </w:r>
              <w:proofErr w:type="spellEnd"/>
              <w:r w:rsidRPr="00AC1D94">
                <w:rPr>
                  <w:rFonts w:cstheme="minorHAnsi"/>
                  <w:color w:val="000000"/>
                </w:rPr>
                <w:t xml:space="preserve"> = 36</w:t>
              </w:r>
            </w:ins>
          </w:p>
        </w:tc>
        <w:tc>
          <w:tcPr>
            <w:tcW w:w="1255" w:type="dxa"/>
          </w:tcPr>
          <w:p w14:paraId="7729F596" w14:textId="5C4CF120"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16" w:author="Molly McEvilley" w:date="2023-06-30T21:04:00Z"/>
                <w:rFonts w:cstheme="minorHAnsi"/>
                <w:color w:val="000000"/>
              </w:rPr>
            </w:pPr>
            <w:ins w:id="4917" w:author="Molly McEvilley" w:date="2023-06-30T21:05:00Z">
              <w:r w:rsidRPr="00AC1D94">
                <w:rPr>
                  <w:rFonts w:cstheme="minorHAnsi"/>
                  <w:color w:val="000000"/>
                </w:rPr>
                <w:t>0, 10-15</w:t>
              </w:r>
            </w:ins>
          </w:p>
        </w:tc>
      </w:tr>
      <w:tr w:rsidR="00AC1D94" w:rsidRPr="00845520" w14:paraId="7919B8F3" w14:textId="77777777" w:rsidTr="00AC1D94">
        <w:trPr>
          <w:cnfStyle w:val="000000100000" w:firstRow="0" w:lastRow="0" w:firstColumn="0" w:lastColumn="0" w:oddVBand="0" w:evenVBand="0" w:oddHBand="1" w:evenHBand="0" w:firstRowFirstColumn="0" w:firstRowLastColumn="0" w:lastRowFirstColumn="0" w:lastRowLastColumn="0"/>
          <w:trHeight w:val="290"/>
          <w:ins w:id="4918"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70E6BFFB" w14:textId="0ECB371D" w:rsidR="00A133A0" w:rsidRPr="00AC1D94" w:rsidRDefault="00A133A0" w:rsidP="00A133A0">
            <w:pPr>
              <w:spacing w:before="0" w:after="0" w:line="240" w:lineRule="auto"/>
              <w:jc w:val="right"/>
              <w:rPr>
                <w:ins w:id="4919" w:author="Molly McEvilley" w:date="2023-06-30T21:04:00Z"/>
                <w:rFonts w:cstheme="minorHAnsi"/>
                <w:color w:val="000000"/>
              </w:rPr>
            </w:pPr>
            <w:ins w:id="4920" w:author="Molly McEvilley" w:date="2023-06-30T21:05:00Z">
              <w:r w:rsidRPr="00AC1D94">
                <w:rPr>
                  <w:rFonts w:cstheme="minorHAnsi"/>
                </w:rPr>
                <w:t>29</w:t>
              </w:r>
            </w:ins>
          </w:p>
        </w:tc>
        <w:tc>
          <w:tcPr>
            <w:tcW w:w="6933" w:type="dxa"/>
            <w:noWrap/>
          </w:tcPr>
          <w:p w14:paraId="5F5FEE54" w14:textId="250E08E3"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21" w:author="Molly McEvilley" w:date="2023-06-30T21:04:00Z"/>
                <w:rFonts w:cstheme="minorHAnsi"/>
                <w:color w:val="000000"/>
              </w:rPr>
            </w:pPr>
            <w:ins w:id="4922" w:author="Molly McEvilley" w:date="2023-06-30T21:05:00Z">
              <w:r w:rsidRPr="00AC1D94">
                <w:rPr>
                  <w:rFonts w:cstheme="minorHAnsi"/>
                </w:rPr>
                <w:t xml:space="preserve">Hispanic/Latina/e/o (only) </w:t>
              </w:r>
              <w:proofErr w:type="spellStart"/>
              <w:r w:rsidRPr="00AC1D94">
                <w:rPr>
                  <w:rFonts w:cstheme="minorHAnsi"/>
                </w:rPr>
                <w:t>HoH</w:t>
              </w:r>
            </w:ins>
            <w:proofErr w:type="spellEnd"/>
          </w:p>
        </w:tc>
        <w:tc>
          <w:tcPr>
            <w:tcW w:w="1260" w:type="dxa"/>
          </w:tcPr>
          <w:p w14:paraId="7E46E6F3" w14:textId="2677AC88"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23" w:author="Molly McEvilley" w:date="2023-06-30T21:04:00Z"/>
                <w:rFonts w:cstheme="minorHAnsi"/>
                <w:color w:val="000000"/>
              </w:rPr>
            </w:pPr>
            <w:ins w:id="4924" w:author="Molly McEvilley" w:date="2023-06-30T21:05:00Z">
              <w:r w:rsidRPr="00AC1D94">
                <w:rPr>
                  <w:rFonts w:cstheme="minorHAnsi"/>
                  <w:color w:val="000000"/>
                </w:rPr>
                <w:t>0,1,2,3,99</w:t>
              </w:r>
            </w:ins>
          </w:p>
        </w:tc>
        <w:tc>
          <w:tcPr>
            <w:tcW w:w="3150" w:type="dxa"/>
            <w:gridSpan w:val="2"/>
          </w:tcPr>
          <w:p w14:paraId="011701B3" w14:textId="2EF53D9C"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25" w:author="Molly McEvilley" w:date="2023-06-30T21:04:00Z"/>
                <w:rFonts w:cstheme="minorHAnsi"/>
                <w:b/>
                <w:bCs/>
                <w:color w:val="000000"/>
              </w:rPr>
            </w:pPr>
            <w:proofErr w:type="spellStart"/>
            <w:ins w:id="4926" w:author="Molly McEvilley" w:date="2023-06-30T21:10:00Z">
              <w:r w:rsidRPr="00AC1D94">
                <w:rPr>
                  <w:rFonts w:cstheme="minorHAnsi"/>
                  <w:b/>
                  <w:bCs/>
                  <w:color w:val="000000"/>
                </w:rPr>
                <w:t>HoHRaceEthnicity</w:t>
              </w:r>
              <w:proofErr w:type="spellEnd"/>
              <w:r w:rsidRPr="00AC1D94">
                <w:rPr>
                  <w:rFonts w:cstheme="minorHAnsi"/>
                  <w:color w:val="000000"/>
                </w:rPr>
                <w:t xml:space="preserve"> = 6</w:t>
              </w:r>
            </w:ins>
          </w:p>
        </w:tc>
        <w:tc>
          <w:tcPr>
            <w:tcW w:w="1255" w:type="dxa"/>
          </w:tcPr>
          <w:p w14:paraId="6AA8E899" w14:textId="58229C7F"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27" w:author="Molly McEvilley" w:date="2023-06-30T21:04:00Z"/>
                <w:rFonts w:cstheme="minorHAnsi"/>
                <w:color w:val="000000"/>
              </w:rPr>
            </w:pPr>
            <w:ins w:id="4928" w:author="Molly McEvilley" w:date="2023-06-30T21:05:00Z">
              <w:r w:rsidRPr="00AC1D94">
                <w:rPr>
                  <w:rFonts w:cstheme="minorHAnsi"/>
                  <w:color w:val="000000"/>
                </w:rPr>
                <w:t>0, 10-15</w:t>
              </w:r>
            </w:ins>
          </w:p>
        </w:tc>
      </w:tr>
      <w:tr w:rsidR="00AC1D94" w:rsidRPr="00845520" w14:paraId="6492F793" w14:textId="77777777" w:rsidTr="00AC1D94">
        <w:trPr>
          <w:cnfStyle w:val="000000010000" w:firstRow="0" w:lastRow="0" w:firstColumn="0" w:lastColumn="0" w:oddVBand="0" w:evenVBand="0" w:oddHBand="0" w:evenHBand="1" w:firstRowFirstColumn="0" w:firstRowLastColumn="0" w:lastRowFirstColumn="0" w:lastRowLastColumn="0"/>
          <w:trHeight w:val="290"/>
          <w:ins w:id="4929"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4A067BC6" w14:textId="42DA8BBA" w:rsidR="00A133A0" w:rsidRPr="00AC1D94" w:rsidRDefault="00A133A0" w:rsidP="00A133A0">
            <w:pPr>
              <w:spacing w:before="0" w:after="0" w:line="240" w:lineRule="auto"/>
              <w:jc w:val="right"/>
              <w:rPr>
                <w:ins w:id="4930" w:author="Molly McEvilley" w:date="2023-06-30T21:04:00Z"/>
                <w:rFonts w:cstheme="minorHAnsi"/>
                <w:color w:val="000000"/>
              </w:rPr>
            </w:pPr>
            <w:ins w:id="4931" w:author="Molly McEvilley" w:date="2023-06-30T21:05:00Z">
              <w:r w:rsidRPr="00AC1D94">
                <w:rPr>
                  <w:rFonts w:cstheme="minorHAnsi"/>
                </w:rPr>
                <w:t>30</w:t>
              </w:r>
            </w:ins>
          </w:p>
        </w:tc>
        <w:tc>
          <w:tcPr>
            <w:tcW w:w="6933" w:type="dxa"/>
            <w:noWrap/>
          </w:tcPr>
          <w:p w14:paraId="75C7293A" w14:textId="552F455F"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32" w:author="Molly McEvilley" w:date="2023-06-30T21:04:00Z"/>
                <w:rFonts w:cstheme="minorHAnsi"/>
                <w:color w:val="000000"/>
              </w:rPr>
            </w:pPr>
            <w:ins w:id="4933" w:author="Molly McEvilley" w:date="2023-06-30T21:05:00Z">
              <w:r w:rsidRPr="00AC1D94">
                <w:rPr>
                  <w:rFonts w:cstheme="minorHAnsi"/>
                </w:rPr>
                <w:t xml:space="preserve">Middle Eastern or North African (only) </w:t>
              </w:r>
              <w:proofErr w:type="spellStart"/>
              <w:r w:rsidRPr="00AC1D94">
                <w:rPr>
                  <w:rFonts w:cstheme="minorHAnsi"/>
                </w:rPr>
                <w:t>HoH</w:t>
              </w:r>
            </w:ins>
            <w:proofErr w:type="spellEnd"/>
          </w:p>
        </w:tc>
        <w:tc>
          <w:tcPr>
            <w:tcW w:w="1260" w:type="dxa"/>
          </w:tcPr>
          <w:p w14:paraId="74858F27" w14:textId="11852F72"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34" w:author="Molly McEvilley" w:date="2023-06-30T21:04:00Z"/>
                <w:rFonts w:cstheme="minorHAnsi"/>
                <w:color w:val="000000"/>
              </w:rPr>
            </w:pPr>
            <w:ins w:id="4935" w:author="Molly McEvilley" w:date="2023-06-30T21:05:00Z">
              <w:r w:rsidRPr="00AC1D94">
                <w:rPr>
                  <w:rFonts w:cstheme="minorHAnsi"/>
                  <w:color w:val="000000"/>
                </w:rPr>
                <w:t>0,1,2,3,99</w:t>
              </w:r>
            </w:ins>
          </w:p>
        </w:tc>
        <w:tc>
          <w:tcPr>
            <w:tcW w:w="3150" w:type="dxa"/>
            <w:gridSpan w:val="2"/>
          </w:tcPr>
          <w:p w14:paraId="42D1B963" w14:textId="1149574D"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36" w:author="Molly McEvilley" w:date="2023-06-30T21:04:00Z"/>
                <w:rFonts w:cstheme="minorHAnsi"/>
                <w:b/>
                <w:bCs/>
                <w:color w:val="000000"/>
              </w:rPr>
            </w:pPr>
            <w:proofErr w:type="spellStart"/>
            <w:ins w:id="4937" w:author="Molly McEvilley" w:date="2023-06-30T21:10:00Z">
              <w:r w:rsidRPr="00AC1D94">
                <w:rPr>
                  <w:rFonts w:cstheme="minorHAnsi"/>
                  <w:b/>
                  <w:bCs/>
                  <w:color w:val="000000"/>
                </w:rPr>
                <w:t>HoHRaceEthnicity</w:t>
              </w:r>
              <w:proofErr w:type="spellEnd"/>
              <w:r w:rsidRPr="00AC1D94">
                <w:rPr>
                  <w:rFonts w:cstheme="minorHAnsi"/>
                  <w:color w:val="000000"/>
                </w:rPr>
                <w:t xml:space="preserve"> = 7</w:t>
              </w:r>
            </w:ins>
          </w:p>
        </w:tc>
        <w:tc>
          <w:tcPr>
            <w:tcW w:w="1255" w:type="dxa"/>
          </w:tcPr>
          <w:p w14:paraId="02C1EC4D" w14:textId="3D79EB67"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38" w:author="Molly McEvilley" w:date="2023-06-30T21:04:00Z"/>
                <w:rFonts w:cstheme="minorHAnsi"/>
                <w:color w:val="000000"/>
              </w:rPr>
            </w:pPr>
            <w:ins w:id="4939" w:author="Molly McEvilley" w:date="2023-06-30T21:05:00Z">
              <w:r w:rsidRPr="00AC1D94">
                <w:rPr>
                  <w:rFonts w:cstheme="minorHAnsi"/>
                  <w:color w:val="000000"/>
                </w:rPr>
                <w:t>0, 10-15</w:t>
              </w:r>
            </w:ins>
          </w:p>
        </w:tc>
      </w:tr>
      <w:tr w:rsidR="00AC1D94" w:rsidRPr="00845520" w14:paraId="774ECD6D" w14:textId="77777777" w:rsidTr="00AC1D94">
        <w:trPr>
          <w:cnfStyle w:val="000000100000" w:firstRow="0" w:lastRow="0" w:firstColumn="0" w:lastColumn="0" w:oddVBand="0" w:evenVBand="0" w:oddHBand="1" w:evenHBand="0" w:firstRowFirstColumn="0" w:firstRowLastColumn="0" w:lastRowFirstColumn="0" w:lastRowLastColumn="0"/>
          <w:trHeight w:val="290"/>
          <w:ins w:id="4940"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2C0448B4" w14:textId="094890BC" w:rsidR="00A133A0" w:rsidRPr="00AC1D94" w:rsidRDefault="00A133A0" w:rsidP="00A133A0">
            <w:pPr>
              <w:spacing w:before="0" w:after="0" w:line="240" w:lineRule="auto"/>
              <w:jc w:val="right"/>
              <w:rPr>
                <w:ins w:id="4941" w:author="Molly McEvilley" w:date="2023-06-30T21:04:00Z"/>
                <w:rFonts w:cstheme="minorHAnsi"/>
                <w:color w:val="000000"/>
              </w:rPr>
            </w:pPr>
            <w:ins w:id="4942" w:author="Molly McEvilley" w:date="2023-06-30T21:05:00Z">
              <w:r w:rsidRPr="00AC1D94">
                <w:rPr>
                  <w:rFonts w:cstheme="minorHAnsi"/>
                </w:rPr>
                <w:t>31</w:t>
              </w:r>
            </w:ins>
          </w:p>
        </w:tc>
        <w:tc>
          <w:tcPr>
            <w:tcW w:w="6933" w:type="dxa"/>
            <w:noWrap/>
          </w:tcPr>
          <w:p w14:paraId="3B65EFEB" w14:textId="3FE52642"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43" w:author="Molly McEvilley" w:date="2023-06-30T21:04:00Z"/>
                <w:rFonts w:cstheme="minorHAnsi"/>
                <w:color w:val="000000"/>
              </w:rPr>
            </w:pPr>
            <w:ins w:id="4944" w:author="Molly McEvilley" w:date="2023-06-30T21:05:00Z">
              <w:r w:rsidRPr="00AC1D94">
                <w:rPr>
                  <w:rFonts w:cstheme="minorHAnsi"/>
                </w:rPr>
                <w:t xml:space="preserve">Middle Eastern or North African &amp; Hispanic/Latina/e/o </w:t>
              </w:r>
              <w:proofErr w:type="spellStart"/>
              <w:r w:rsidRPr="00AC1D94">
                <w:rPr>
                  <w:rFonts w:cstheme="minorHAnsi"/>
                </w:rPr>
                <w:t>HoH</w:t>
              </w:r>
            </w:ins>
            <w:proofErr w:type="spellEnd"/>
          </w:p>
        </w:tc>
        <w:tc>
          <w:tcPr>
            <w:tcW w:w="1260" w:type="dxa"/>
          </w:tcPr>
          <w:p w14:paraId="50B1CBA2" w14:textId="54F98106"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45" w:author="Molly McEvilley" w:date="2023-06-30T21:04:00Z"/>
                <w:rFonts w:cstheme="minorHAnsi"/>
                <w:color w:val="000000"/>
              </w:rPr>
            </w:pPr>
            <w:ins w:id="4946" w:author="Molly McEvilley" w:date="2023-06-30T21:05:00Z">
              <w:r w:rsidRPr="00AC1D94">
                <w:rPr>
                  <w:rFonts w:cstheme="minorHAnsi"/>
                  <w:color w:val="000000"/>
                </w:rPr>
                <w:t>0,1,2,3,99</w:t>
              </w:r>
            </w:ins>
          </w:p>
        </w:tc>
        <w:tc>
          <w:tcPr>
            <w:tcW w:w="3150" w:type="dxa"/>
            <w:gridSpan w:val="2"/>
          </w:tcPr>
          <w:p w14:paraId="4FDDE7B5" w14:textId="45A6DF57"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47" w:author="Molly McEvilley" w:date="2023-06-30T21:04:00Z"/>
                <w:rFonts w:cstheme="minorHAnsi"/>
                <w:b/>
                <w:bCs/>
                <w:color w:val="000000"/>
              </w:rPr>
            </w:pPr>
            <w:proofErr w:type="spellStart"/>
            <w:ins w:id="4948" w:author="Molly McEvilley" w:date="2023-06-30T21:10:00Z">
              <w:r w:rsidRPr="00AC1D94">
                <w:rPr>
                  <w:rFonts w:cstheme="minorHAnsi"/>
                  <w:b/>
                  <w:bCs/>
                  <w:color w:val="000000"/>
                </w:rPr>
                <w:t>HoHRaceEthnicity</w:t>
              </w:r>
              <w:proofErr w:type="spellEnd"/>
              <w:r w:rsidRPr="00AC1D94">
                <w:rPr>
                  <w:rFonts w:cstheme="minorHAnsi"/>
                  <w:color w:val="000000"/>
                </w:rPr>
                <w:t xml:space="preserve"> = 67</w:t>
              </w:r>
            </w:ins>
          </w:p>
        </w:tc>
        <w:tc>
          <w:tcPr>
            <w:tcW w:w="1255" w:type="dxa"/>
          </w:tcPr>
          <w:p w14:paraId="0F0EED23" w14:textId="02D7B539"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49" w:author="Molly McEvilley" w:date="2023-06-30T21:04:00Z"/>
                <w:rFonts w:cstheme="minorHAnsi"/>
                <w:color w:val="000000"/>
              </w:rPr>
            </w:pPr>
            <w:ins w:id="4950" w:author="Molly McEvilley" w:date="2023-06-30T21:05:00Z">
              <w:r w:rsidRPr="00AC1D94">
                <w:rPr>
                  <w:rFonts w:cstheme="minorHAnsi"/>
                  <w:color w:val="000000"/>
                </w:rPr>
                <w:t>0, 10-15</w:t>
              </w:r>
            </w:ins>
          </w:p>
        </w:tc>
      </w:tr>
      <w:tr w:rsidR="00AC1D94" w:rsidRPr="00845520" w14:paraId="169EF502" w14:textId="77777777" w:rsidTr="00AC1D94">
        <w:trPr>
          <w:cnfStyle w:val="000000010000" w:firstRow="0" w:lastRow="0" w:firstColumn="0" w:lastColumn="0" w:oddVBand="0" w:evenVBand="0" w:oddHBand="0" w:evenHBand="1" w:firstRowFirstColumn="0" w:firstRowLastColumn="0" w:lastRowFirstColumn="0" w:lastRowLastColumn="0"/>
          <w:trHeight w:val="290"/>
          <w:ins w:id="4951"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70435D93" w14:textId="285010B8" w:rsidR="00A133A0" w:rsidRPr="00AC1D94" w:rsidRDefault="00A133A0" w:rsidP="00A133A0">
            <w:pPr>
              <w:spacing w:before="0" w:after="0" w:line="240" w:lineRule="auto"/>
              <w:jc w:val="right"/>
              <w:rPr>
                <w:ins w:id="4952" w:author="Molly McEvilley" w:date="2023-06-30T21:04:00Z"/>
                <w:rFonts w:cstheme="minorHAnsi"/>
                <w:color w:val="000000"/>
              </w:rPr>
            </w:pPr>
            <w:ins w:id="4953" w:author="Molly McEvilley" w:date="2023-06-30T21:05:00Z">
              <w:r w:rsidRPr="00AC1D94">
                <w:rPr>
                  <w:rFonts w:cstheme="minorHAnsi"/>
                </w:rPr>
                <w:t>32</w:t>
              </w:r>
            </w:ins>
          </w:p>
        </w:tc>
        <w:tc>
          <w:tcPr>
            <w:tcW w:w="6933" w:type="dxa"/>
            <w:noWrap/>
          </w:tcPr>
          <w:p w14:paraId="6369C01E" w14:textId="229E217D"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54" w:author="Molly McEvilley" w:date="2023-06-30T21:04:00Z"/>
                <w:rFonts w:cstheme="minorHAnsi"/>
                <w:color w:val="000000"/>
              </w:rPr>
            </w:pPr>
            <w:ins w:id="4955" w:author="Molly McEvilley" w:date="2023-06-30T21:05:00Z">
              <w:r w:rsidRPr="00AC1D94">
                <w:rPr>
                  <w:rFonts w:cstheme="minorHAnsi"/>
                </w:rPr>
                <w:t xml:space="preserve">Native Hawaiian or Pacific Islander (only) </w:t>
              </w:r>
              <w:proofErr w:type="spellStart"/>
              <w:r w:rsidRPr="00AC1D94">
                <w:rPr>
                  <w:rFonts w:cstheme="minorHAnsi"/>
                </w:rPr>
                <w:t>HoH</w:t>
              </w:r>
            </w:ins>
            <w:proofErr w:type="spellEnd"/>
          </w:p>
        </w:tc>
        <w:tc>
          <w:tcPr>
            <w:tcW w:w="1260" w:type="dxa"/>
          </w:tcPr>
          <w:p w14:paraId="6AFC3881" w14:textId="27777D32"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56" w:author="Molly McEvilley" w:date="2023-06-30T21:04:00Z"/>
                <w:rFonts w:cstheme="minorHAnsi"/>
                <w:color w:val="000000"/>
              </w:rPr>
            </w:pPr>
            <w:ins w:id="4957" w:author="Molly McEvilley" w:date="2023-06-30T21:05:00Z">
              <w:r w:rsidRPr="00AC1D94">
                <w:rPr>
                  <w:rFonts w:cstheme="minorHAnsi"/>
                  <w:color w:val="000000"/>
                </w:rPr>
                <w:t>0,1,2,3,99</w:t>
              </w:r>
            </w:ins>
          </w:p>
        </w:tc>
        <w:tc>
          <w:tcPr>
            <w:tcW w:w="3150" w:type="dxa"/>
            <w:gridSpan w:val="2"/>
          </w:tcPr>
          <w:p w14:paraId="6910A57F" w14:textId="2DD2F98D"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58" w:author="Molly McEvilley" w:date="2023-06-30T21:04:00Z"/>
                <w:rFonts w:cstheme="minorHAnsi"/>
                <w:b/>
                <w:bCs/>
                <w:color w:val="000000"/>
              </w:rPr>
            </w:pPr>
            <w:proofErr w:type="spellStart"/>
            <w:ins w:id="4959" w:author="Molly McEvilley" w:date="2023-06-30T21:10:00Z">
              <w:r w:rsidRPr="00AC1D94">
                <w:rPr>
                  <w:rFonts w:cstheme="minorHAnsi"/>
                  <w:b/>
                  <w:bCs/>
                  <w:color w:val="000000"/>
                </w:rPr>
                <w:t>HoHRaceEthnicity</w:t>
              </w:r>
              <w:proofErr w:type="spellEnd"/>
              <w:r w:rsidRPr="00AC1D94">
                <w:rPr>
                  <w:rFonts w:cstheme="minorHAnsi"/>
                  <w:color w:val="000000"/>
                </w:rPr>
                <w:t xml:space="preserve"> = 4</w:t>
              </w:r>
            </w:ins>
          </w:p>
        </w:tc>
        <w:tc>
          <w:tcPr>
            <w:tcW w:w="1255" w:type="dxa"/>
          </w:tcPr>
          <w:p w14:paraId="3EA9E40F" w14:textId="2E0AB744"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60" w:author="Molly McEvilley" w:date="2023-06-30T21:04:00Z"/>
                <w:rFonts w:cstheme="minorHAnsi"/>
                <w:color w:val="000000"/>
              </w:rPr>
            </w:pPr>
            <w:ins w:id="4961" w:author="Molly McEvilley" w:date="2023-06-30T21:05:00Z">
              <w:r w:rsidRPr="00AC1D94">
                <w:rPr>
                  <w:rFonts w:cstheme="minorHAnsi"/>
                  <w:color w:val="000000"/>
                </w:rPr>
                <w:t>0, 10-15</w:t>
              </w:r>
            </w:ins>
          </w:p>
        </w:tc>
      </w:tr>
      <w:tr w:rsidR="00AC1D94" w:rsidRPr="00845520" w14:paraId="06D21ACE" w14:textId="77777777" w:rsidTr="00AC1D94">
        <w:trPr>
          <w:cnfStyle w:val="000000100000" w:firstRow="0" w:lastRow="0" w:firstColumn="0" w:lastColumn="0" w:oddVBand="0" w:evenVBand="0" w:oddHBand="1" w:evenHBand="0" w:firstRowFirstColumn="0" w:firstRowLastColumn="0" w:lastRowFirstColumn="0" w:lastRowLastColumn="0"/>
          <w:trHeight w:val="290"/>
          <w:ins w:id="4962"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73E15A72" w14:textId="6C2565D8" w:rsidR="00A133A0" w:rsidRPr="00AC1D94" w:rsidRDefault="00A133A0" w:rsidP="00A133A0">
            <w:pPr>
              <w:spacing w:before="0" w:after="0" w:line="240" w:lineRule="auto"/>
              <w:jc w:val="right"/>
              <w:rPr>
                <w:ins w:id="4963" w:author="Molly McEvilley" w:date="2023-06-30T21:04:00Z"/>
                <w:rFonts w:cstheme="minorHAnsi"/>
                <w:color w:val="000000"/>
              </w:rPr>
            </w:pPr>
            <w:ins w:id="4964" w:author="Molly McEvilley" w:date="2023-06-30T21:05:00Z">
              <w:r w:rsidRPr="00AC1D94">
                <w:rPr>
                  <w:rFonts w:cstheme="minorHAnsi"/>
                </w:rPr>
                <w:t>33</w:t>
              </w:r>
            </w:ins>
          </w:p>
        </w:tc>
        <w:tc>
          <w:tcPr>
            <w:tcW w:w="6933" w:type="dxa"/>
            <w:noWrap/>
          </w:tcPr>
          <w:p w14:paraId="2757CF90" w14:textId="71C10DDF"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65" w:author="Molly McEvilley" w:date="2023-06-30T21:04:00Z"/>
                <w:rFonts w:cstheme="minorHAnsi"/>
                <w:color w:val="000000"/>
              </w:rPr>
            </w:pPr>
            <w:ins w:id="4966" w:author="Molly McEvilley" w:date="2023-06-30T21:05:00Z">
              <w:r w:rsidRPr="00AC1D94">
                <w:rPr>
                  <w:rFonts w:cstheme="minorHAnsi"/>
                </w:rPr>
                <w:t xml:space="preserve">Native Hawaiian or Pacific Islander &amp; Hispanic/Latina/e/o </w:t>
              </w:r>
              <w:proofErr w:type="spellStart"/>
              <w:r w:rsidRPr="00AC1D94">
                <w:rPr>
                  <w:rFonts w:cstheme="minorHAnsi"/>
                </w:rPr>
                <w:t>HoH</w:t>
              </w:r>
            </w:ins>
            <w:proofErr w:type="spellEnd"/>
          </w:p>
        </w:tc>
        <w:tc>
          <w:tcPr>
            <w:tcW w:w="1260" w:type="dxa"/>
          </w:tcPr>
          <w:p w14:paraId="6EC27C6F" w14:textId="163E0E56"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67" w:author="Molly McEvilley" w:date="2023-06-30T21:04:00Z"/>
                <w:rFonts w:cstheme="minorHAnsi"/>
                <w:color w:val="000000"/>
              </w:rPr>
            </w:pPr>
            <w:ins w:id="4968" w:author="Molly McEvilley" w:date="2023-06-30T21:05:00Z">
              <w:r w:rsidRPr="00AC1D94">
                <w:rPr>
                  <w:rFonts w:cstheme="minorHAnsi"/>
                  <w:color w:val="000000"/>
                </w:rPr>
                <w:t>0,1,2,3,99</w:t>
              </w:r>
            </w:ins>
          </w:p>
        </w:tc>
        <w:tc>
          <w:tcPr>
            <w:tcW w:w="3150" w:type="dxa"/>
            <w:gridSpan w:val="2"/>
          </w:tcPr>
          <w:p w14:paraId="362CA636" w14:textId="11BC741C"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69" w:author="Molly McEvilley" w:date="2023-06-30T21:04:00Z"/>
                <w:rFonts w:cstheme="minorHAnsi"/>
                <w:b/>
                <w:bCs/>
                <w:color w:val="000000"/>
              </w:rPr>
            </w:pPr>
            <w:proofErr w:type="spellStart"/>
            <w:ins w:id="4970" w:author="Molly McEvilley" w:date="2023-06-30T21:10:00Z">
              <w:r w:rsidRPr="00AC1D94">
                <w:rPr>
                  <w:rFonts w:cstheme="minorHAnsi"/>
                  <w:b/>
                  <w:bCs/>
                  <w:color w:val="000000"/>
                </w:rPr>
                <w:t>HoHRaceEthnicity</w:t>
              </w:r>
              <w:proofErr w:type="spellEnd"/>
              <w:r w:rsidRPr="00AC1D94">
                <w:rPr>
                  <w:rFonts w:cstheme="minorHAnsi"/>
                  <w:color w:val="000000"/>
                </w:rPr>
                <w:t xml:space="preserve"> = 46</w:t>
              </w:r>
            </w:ins>
          </w:p>
        </w:tc>
        <w:tc>
          <w:tcPr>
            <w:tcW w:w="1255" w:type="dxa"/>
          </w:tcPr>
          <w:p w14:paraId="69F13111" w14:textId="65B8C97D"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71" w:author="Molly McEvilley" w:date="2023-06-30T21:04:00Z"/>
                <w:rFonts w:cstheme="minorHAnsi"/>
                <w:color w:val="000000"/>
              </w:rPr>
            </w:pPr>
            <w:ins w:id="4972" w:author="Molly McEvilley" w:date="2023-06-30T21:05:00Z">
              <w:r w:rsidRPr="00AC1D94">
                <w:rPr>
                  <w:rFonts w:cstheme="minorHAnsi"/>
                  <w:color w:val="000000"/>
                </w:rPr>
                <w:t>0, 10-15</w:t>
              </w:r>
            </w:ins>
          </w:p>
        </w:tc>
      </w:tr>
      <w:tr w:rsidR="00AC1D94" w:rsidRPr="00845520" w14:paraId="2EC8A6AB" w14:textId="77777777" w:rsidTr="00AC1D94">
        <w:trPr>
          <w:cnfStyle w:val="000000010000" w:firstRow="0" w:lastRow="0" w:firstColumn="0" w:lastColumn="0" w:oddVBand="0" w:evenVBand="0" w:oddHBand="0" w:evenHBand="1" w:firstRowFirstColumn="0" w:firstRowLastColumn="0" w:lastRowFirstColumn="0" w:lastRowLastColumn="0"/>
          <w:trHeight w:val="290"/>
          <w:ins w:id="4973"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1A94EB30" w14:textId="7D16AEDA" w:rsidR="00A133A0" w:rsidRPr="00AC1D94" w:rsidRDefault="00A133A0" w:rsidP="00A133A0">
            <w:pPr>
              <w:spacing w:before="0" w:after="0" w:line="240" w:lineRule="auto"/>
              <w:jc w:val="right"/>
              <w:rPr>
                <w:ins w:id="4974" w:author="Molly McEvilley" w:date="2023-06-30T21:04:00Z"/>
                <w:rFonts w:cstheme="minorHAnsi"/>
                <w:color w:val="000000"/>
              </w:rPr>
            </w:pPr>
            <w:ins w:id="4975" w:author="Molly McEvilley" w:date="2023-06-30T21:05:00Z">
              <w:r w:rsidRPr="00AC1D94">
                <w:rPr>
                  <w:rFonts w:cstheme="minorHAnsi"/>
                </w:rPr>
                <w:t>34</w:t>
              </w:r>
            </w:ins>
          </w:p>
        </w:tc>
        <w:tc>
          <w:tcPr>
            <w:tcW w:w="6933" w:type="dxa"/>
            <w:noWrap/>
          </w:tcPr>
          <w:p w14:paraId="5E0F55F8" w14:textId="6A3ED75B"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76" w:author="Molly McEvilley" w:date="2023-06-30T21:04:00Z"/>
                <w:rFonts w:cstheme="minorHAnsi"/>
                <w:color w:val="000000"/>
              </w:rPr>
            </w:pPr>
            <w:ins w:id="4977" w:author="Molly McEvilley" w:date="2023-06-30T21:05:00Z">
              <w:r w:rsidRPr="00AC1D94">
                <w:rPr>
                  <w:rFonts w:cstheme="minorHAnsi"/>
                </w:rPr>
                <w:t xml:space="preserve">White (only) </w:t>
              </w:r>
              <w:proofErr w:type="spellStart"/>
              <w:r w:rsidRPr="00AC1D94">
                <w:rPr>
                  <w:rFonts w:cstheme="minorHAnsi"/>
                </w:rPr>
                <w:t>HoH</w:t>
              </w:r>
            </w:ins>
            <w:proofErr w:type="spellEnd"/>
          </w:p>
        </w:tc>
        <w:tc>
          <w:tcPr>
            <w:tcW w:w="1260" w:type="dxa"/>
          </w:tcPr>
          <w:p w14:paraId="0D61FA84" w14:textId="07D8A923"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78" w:author="Molly McEvilley" w:date="2023-06-30T21:04:00Z"/>
                <w:rFonts w:cstheme="minorHAnsi"/>
                <w:color w:val="000000"/>
              </w:rPr>
            </w:pPr>
            <w:ins w:id="4979" w:author="Molly McEvilley" w:date="2023-06-30T21:05:00Z">
              <w:r w:rsidRPr="00AC1D94">
                <w:rPr>
                  <w:rFonts w:cstheme="minorHAnsi"/>
                  <w:color w:val="000000"/>
                </w:rPr>
                <w:t>0,1,2,3,99</w:t>
              </w:r>
            </w:ins>
          </w:p>
        </w:tc>
        <w:tc>
          <w:tcPr>
            <w:tcW w:w="3150" w:type="dxa"/>
            <w:gridSpan w:val="2"/>
          </w:tcPr>
          <w:p w14:paraId="02D45141" w14:textId="05BF2081"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80" w:author="Molly McEvilley" w:date="2023-06-30T21:04:00Z"/>
                <w:rFonts w:cstheme="minorHAnsi"/>
                <w:b/>
                <w:bCs/>
                <w:color w:val="000000"/>
              </w:rPr>
            </w:pPr>
            <w:proofErr w:type="spellStart"/>
            <w:ins w:id="4981" w:author="Molly McEvilley" w:date="2023-06-30T21:10:00Z">
              <w:r w:rsidRPr="00AC1D94">
                <w:rPr>
                  <w:rFonts w:cstheme="minorHAnsi"/>
                  <w:b/>
                  <w:bCs/>
                  <w:color w:val="000000"/>
                </w:rPr>
                <w:t>HoHRaceEthnicity</w:t>
              </w:r>
              <w:proofErr w:type="spellEnd"/>
              <w:r w:rsidRPr="00AC1D94">
                <w:rPr>
                  <w:rFonts w:cstheme="minorHAnsi"/>
                  <w:color w:val="000000"/>
                </w:rPr>
                <w:t xml:space="preserve"> = 5</w:t>
              </w:r>
            </w:ins>
          </w:p>
        </w:tc>
        <w:tc>
          <w:tcPr>
            <w:tcW w:w="1255" w:type="dxa"/>
          </w:tcPr>
          <w:p w14:paraId="263DE00A" w14:textId="1DDD467C" w:rsidR="00A133A0" w:rsidRPr="00AC1D94" w:rsidRDefault="00A133A0" w:rsidP="00A133A0">
            <w:pPr>
              <w:spacing w:before="0" w:after="0" w:line="240" w:lineRule="auto"/>
              <w:cnfStyle w:val="000000010000" w:firstRow="0" w:lastRow="0" w:firstColumn="0" w:lastColumn="0" w:oddVBand="0" w:evenVBand="0" w:oddHBand="0" w:evenHBand="1" w:firstRowFirstColumn="0" w:firstRowLastColumn="0" w:lastRowFirstColumn="0" w:lastRowLastColumn="0"/>
              <w:rPr>
                <w:ins w:id="4982" w:author="Molly McEvilley" w:date="2023-06-30T21:04:00Z"/>
                <w:rFonts w:cstheme="minorHAnsi"/>
                <w:color w:val="000000"/>
              </w:rPr>
            </w:pPr>
            <w:ins w:id="4983" w:author="Molly McEvilley" w:date="2023-06-30T21:05:00Z">
              <w:r w:rsidRPr="00AC1D94">
                <w:rPr>
                  <w:rFonts w:cstheme="minorHAnsi"/>
                  <w:color w:val="000000"/>
                </w:rPr>
                <w:t>0, 10-15</w:t>
              </w:r>
            </w:ins>
          </w:p>
        </w:tc>
      </w:tr>
      <w:tr w:rsidR="00AC1D94" w:rsidRPr="00845520" w14:paraId="6D6A9522" w14:textId="77777777" w:rsidTr="00AC1D94">
        <w:trPr>
          <w:cnfStyle w:val="000000100000" w:firstRow="0" w:lastRow="0" w:firstColumn="0" w:lastColumn="0" w:oddVBand="0" w:evenVBand="0" w:oddHBand="1" w:evenHBand="0" w:firstRowFirstColumn="0" w:firstRowLastColumn="0" w:lastRowFirstColumn="0" w:lastRowLastColumn="0"/>
          <w:trHeight w:val="290"/>
          <w:ins w:id="4984"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0F19D651" w14:textId="4CE5C150" w:rsidR="00A133A0" w:rsidRPr="00AC1D94" w:rsidRDefault="00A133A0" w:rsidP="00A133A0">
            <w:pPr>
              <w:spacing w:before="0" w:after="0" w:line="240" w:lineRule="auto"/>
              <w:jc w:val="right"/>
              <w:rPr>
                <w:ins w:id="4985" w:author="Molly McEvilley" w:date="2023-06-30T21:04:00Z"/>
                <w:rFonts w:cstheme="minorHAnsi"/>
                <w:color w:val="000000"/>
              </w:rPr>
            </w:pPr>
            <w:ins w:id="4986" w:author="Molly McEvilley" w:date="2023-06-30T21:05:00Z">
              <w:r w:rsidRPr="00AC1D94">
                <w:rPr>
                  <w:rFonts w:cstheme="minorHAnsi"/>
                </w:rPr>
                <w:t>35</w:t>
              </w:r>
            </w:ins>
          </w:p>
        </w:tc>
        <w:tc>
          <w:tcPr>
            <w:tcW w:w="6933" w:type="dxa"/>
            <w:noWrap/>
          </w:tcPr>
          <w:p w14:paraId="6D3FA9CE" w14:textId="2535F1BB"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87" w:author="Molly McEvilley" w:date="2023-06-30T21:04:00Z"/>
                <w:rFonts w:cstheme="minorHAnsi"/>
                <w:color w:val="000000"/>
                <w:lang w:val="pt-PT"/>
              </w:rPr>
            </w:pPr>
            <w:ins w:id="4988" w:author="Molly McEvilley" w:date="2023-06-30T21:05:00Z">
              <w:r w:rsidRPr="00AC1D94">
                <w:rPr>
                  <w:rFonts w:cstheme="minorHAnsi"/>
                  <w:lang w:val="pt-PT"/>
                </w:rPr>
                <w:t xml:space="preserve">White &amp; </w:t>
              </w:r>
              <w:proofErr w:type="spellStart"/>
              <w:r w:rsidRPr="00AC1D94">
                <w:rPr>
                  <w:rFonts w:cstheme="minorHAnsi"/>
                  <w:lang w:val="pt-PT"/>
                </w:rPr>
                <w:t>Hispanic</w:t>
              </w:r>
              <w:proofErr w:type="spellEnd"/>
              <w:r w:rsidRPr="00AC1D94">
                <w:rPr>
                  <w:rFonts w:cstheme="minorHAnsi"/>
                  <w:lang w:val="pt-PT"/>
                </w:rPr>
                <w:t xml:space="preserve">/Latina/e/o </w:t>
              </w:r>
              <w:proofErr w:type="spellStart"/>
              <w:r w:rsidRPr="00AC1D94">
                <w:rPr>
                  <w:rFonts w:cstheme="minorHAnsi"/>
                  <w:lang w:val="pt-PT"/>
                </w:rPr>
                <w:t>HoH</w:t>
              </w:r>
            </w:ins>
            <w:proofErr w:type="spellEnd"/>
          </w:p>
        </w:tc>
        <w:tc>
          <w:tcPr>
            <w:tcW w:w="1260" w:type="dxa"/>
          </w:tcPr>
          <w:p w14:paraId="3E622F82" w14:textId="21875A58"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89" w:author="Molly McEvilley" w:date="2023-06-30T21:04:00Z"/>
                <w:rFonts w:cstheme="minorHAnsi"/>
                <w:color w:val="000000"/>
              </w:rPr>
            </w:pPr>
            <w:ins w:id="4990" w:author="Molly McEvilley" w:date="2023-06-30T21:05:00Z">
              <w:r w:rsidRPr="00AC1D94">
                <w:rPr>
                  <w:rFonts w:cstheme="minorHAnsi"/>
                  <w:color w:val="000000"/>
                </w:rPr>
                <w:t>0,1,2,3,99</w:t>
              </w:r>
            </w:ins>
          </w:p>
        </w:tc>
        <w:tc>
          <w:tcPr>
            <w:tcW w:w="3150" w:type="dxa"/>
            <w:gridSpan w:val="2"/>
          </w:tcPr>
          <w:p w14:paraId="57C568D0" w14:textId="104EAF89"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91" w:author="Molly McEvilley" w:date="2023-06-30T21:04:00Z"/>
                <w:rFonts w:cstheme="minorHAnsi"/>
                <w:b/>
                <w:bCs/>
                <w:color w:val="000000"/>
              </w:rPr>
            </w:pPr>
            <w:proofErr w:type="spellStart"/>
            <w:ins w:id="4992" w:author="Molly McEvilley" w:date="2023-06-30T21:10:00Z">
              <w:r w:rsidRPr="00AC1D94">
                <w:rPr>
                  <w:rFonts w:cstheme="minorHAnsi"/>
                  <w:b/>
                  <w:bCs/>
                  <w:color w:val="000000"/>
                </w:rPr>
                <w:t>HoHRaceEthnicity</w:t>
              </w:r>
              <w:proofErr w:type="spellEnd"/>
              <w:r w:rsidRPr="00AC1D94">
                <w:rPr>
                  <w:rFonts w:cstheme="minorHAnsi"/>
                  <w:color w:val="000000"/>
                </w:rPr>
                <w:t xml:space="preserve"> = 56</w:t>
              </w:r>
            </w:ins>
          </w:p>
        </w:tc>
        <w:tc>
          <w:tcPr>
            <w:tcW w:w="1255" w:type="dxa"/>
          </w:tcPr>
          <w:p w14:paraId="4B52E48E" w14:textId="60A1996A" w:rsidR="00A133A0" w:rsidRPr="00AC1D94" w:rsidRDefault="00A133A0" w:rsidP="00A133A0">
            <w:pPr>
              <w:spacing w:before="0" w:after="0" w:line="240" w:lineRule="auto"/>
              <w:cnfStyle w:val="000000100000" w:firstRow="0" w:lastRow="0" w:firstColumn="0" w:lastColumn="0" w:oddVBand="0" w:evenVBand="0" w:oddHBand="1" w:evenHBand="0" w:firstRowFirstColumn="0" w:firstRowLastColumn="0" w:lastRowFirstColumn="0" w:lastRowLastColumn="0"/>
              <w:rPr>
                <w:ins w:id="4993" w:author="Molly McEvilley" w:date="2023-06-30T21:04:00Z"/>
                <w:rFonts w:cstheme="minorHAnsi"/>
                <w:color w:val="000000"/>
              </w:rPr>
            </w:pPr>
            <w:ins w:id="4994" w:author="Molly McEvilley" w:date="2023-06-30T21:05:00Z">
              <w:r w:rsidRPr="00AC1D94">
                <w:rPr>
                  <w:rFonts w:cstheme="minorHAnsi"/>
                  <w:color w:val="000000"/>
                </w:rPr>
                <w:t>0, 10-15</w:t>
              </w:r>
            </w:ins>
          </w:p>
        </w:tc>
      </w:tr>
      <w:tr w:rsidR="00AC1D94" w:rsidRPr="00845520" w14:paraId="601ADF97" w14:textId="77777777" w:rsidTr="00AC1D94">
        <w:trPr>
          <w:cnfStyle w:val="000000010000" w:firstRow="0" w:lastRow="0" w:firstColumn="0" w:lastColumn="0" w:oddVBand="0" w:evenVBand="0" w:oddHBand="0" w:evenHBand="1" w:firstRowFirstColumn="0" w:firstRowLastColumn="0" w:lastRowFirstColumn="0" w:lastRowLastColumn="0"/>
          <w:trHeight w:val="290"/>
          <w:ins w:id="4995"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66F06875" w14:textId="3287613C" w:rsidR="00E9342B" w:rsidRPr="00AC1D94" w:rsidRDefault="00E9342B" w:rsidP="00E9342B">
            <w:pPr>
              <w:spacing w:before="0" w:after="0" w:line="240" w:lineRule="auto"/>
              <w:jc w:val="right"/>
              <w:rPr>
                <w:ins w:id="4996" w:author="Molly McEvilley" w:date="2023-06-30T21:04:00Z"/>
                <w:rFonts w:cstheme="minorHAnsi"/>
                <w:color w:val="000000"/>
              </w:rPr>
            </w:pPr>
            <w:ins w:id="4997" w:author="Molly McEvilley" w:date="2023-06-30T21:05:00Z">
              <w:r w:rsidRPr="00AC1D94">
                <w:rPr>
                  <w:rFonts w:cstheme="minorHAnsi"/>
                </w:rPr>
                <w:t>36</w:t>
              </w:r>
            </w:ins>
          </w:p>
        </w:tc>
        <w:tc>
          <w:tcPr>
            <w:tcW w:w="6933" w:type="dxa"/>
            <w:noWrap/>
          </w:tcPr>
          <w:p w14:paraId="2FE437C2" w14:textId="0EA9F997"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4998" w:author="Molly McEvilley" w:date="2023-06-30T21:04:00Z"/>
                <w:rFonts w:cstheme="minorHAnsi"/>
                <w:color w:val="000000"/>
              </w:rPr>
            </w:pPr>
            <w:ins w:id="4999" w:author="Molly McEvilley" w:date="2023-06-30T21:05:00Z">
              <w:r w:rsidRPr="00AC1D94">
                <w:rPr>
                  <w:rFonts w:cstheme="minorHAnsi"/>
                </w:rPr>
                <w:t xml:space="preserve">Multi-Racial (not Hispanic/Latina/e/o) </w:t>
              </w:r>
              <w:proofErr w:type="spellStart"/>
              <w:r w:rsidRPr="00AC1D94">
                <w:rPr>
                  <w:rFonts w:cstheme="minorHAnsi"/>
                </w:rPr>
                <w:t>HoH</w:t>
              </w:r>
            </w:ins>
            <w:proofErr w:type="spellEnd"/>
          </w:p>
        </w:tc>
        <w:tc>
          <w:tcPr>
            <w:tcW w:w="1260" w:type="dxa"/>
          </w:tcPr>
          <w:p w14:paraId="613BCC7D" w14:textId="29D8D193"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000" w:author="Molly McEvilley" w:date="2023-06-30T21:04:00Z"/>
                <w:rFonts w:cstheme="minorHAnsi"/>
                <w:color w:val="000000"/>
              </w:rPr>
            </w:pPr>
            <w:ins w:id="5001" w:author="Molly McEvilley" w:date="2023-06-30T21:05:00Z">
              <w:r w:rsidRPr="00AC1D94">
                <w:rPr>
                  <w:rFonts w:cstheme="minorHAnsi"/>
                  <w:color w:val="000000"/>
                </w:rPr>
                <w:t>0,1,2,3,99</w:t>
              </w:r>
            </w:ins>
          </w:p>
        </w:tc>
        <w:tc>
          <w:tcPr>
            <w:tcW w:w="3150" w:type="dxa"/>
            <w:gridSpan w:val="2"/>
          </w:tcPr>
          <w:p w14:paraId="4E20CE65" w14:textId="335E579D" w:rsidR="00E9342B" w:rsidRPr="00AC1D94" w:rsidRDefault="00B92AA8"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002" w:author="Molly McEvilley" w:date="2023-06-30T21:04:00Z"/>
                <w:rFonts w:cstheme="minorHAnsi"/>
                <w:color w:val="000000"/>
              </w:rPr>
            </w:pPr>
            <w:proofErr w:type="spellStart"/>
            <w:ins w:id="5003" w:author="Molly McEvilley" w:date="2023-06-30T21:10:00Z">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w:t>
              </w:r>
            </w:ins>
            <w:ins w:id="5004" w:author="Molly McEvilley" w:date="2023-06-30T21:11:00Z">
              <w:r w:rsidRPr="00AC1D94">
                <w:rPr>
                  <w:rFonts w:cstheme="minorHAnsi"/>
                  <w:b/>
                  <w:bCs/>
                  <w:color w:val="000000"/>
                </w:rPr>
                <w:t xml:space="preserve">, </w:t>
              </w:r>
              <w:r w:rsidRPr="00AC1D94">
                <w:rPr>
                  <w:rFonts w:cstheme="minorHAnsi"/>
                  <w:color w:val="000000"/>
                </w:rPr>
                <w:t>does not include a 6</w:t>
              </w:r>
            </w:ins>
          </w:p>
        </w:tc>
        <w:tc>
          <w:tcPr>
            <w:tcW w:w="1255" w:type="dxa"/>
          </w:tcPr>
          <w:p w14:paraId="5B9AE39D" w14:textId="7DECC552"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005" w:author="Molly McEvilley" w:date="2023-06-30T21:04:00Z"/>
                <w:rFonts w:cstheme="minorHAnsi"/>
                <w:color w:val="000000"/>
              </w:rPr>
            </w:pPr>
            <w:ins w:id="5006" w:author="Molly McEvilley" w:date="2023-06-30T21:05:00Z">
              <w:r w:rsidRPr="00AC1D94">
                <w:rPr>
                  <w:rFonts w:cstheme="minorHAnsi"/>
                  <w:color w:val="000000"/>
                </w:rPr>
                <w:t>0, 10-15</w:t>
              </w:r>
            </w:ins>
          </w:p>
        </w:tc>
      </w:tr>
      <w:tr w:rsidR="00AC1D94" w:rsidRPr="00845520" w14:paraId="2DFCC26F" w14:textId="77777777" w:rsidTr="00AC1D94">
        <w:trPr>
          <w:cnfStyle w:val="000000100000" w:firstRow="0" w:lastRow="0" w:firstColumn="0" w:lastColumn="0" w:oddVBand="0" w:evenVBand="0" w:oddHBand="1" w:evenHBand="0" w:firstRowFirstColumn="0" w:firstRowLastColumn="0" w:lastRowFirstColumn="0" w:lastRowLastColumn="0"/>
          <w:trHeight w:val="290"/>
          <w:ins w:id="5007"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6368E1A6" w14:textId="7F5AE195" w:rsidR="00E9342B" w:rsidRPr="00AC1D94" w:rsidRDefault="00E9342B" w:rsidP="00E9342B">
            <w:pPr>
              <w:spacing w:before="0" w:after="0" w:line="240" w:lineRule="auto"/>
              <w:jc w:val="right"/>
              <w:rPr>
                <w:ins w:id="5008" w:author="Molly McEvilley" w:date="2023-06-30T21:04:00Z"/>
                <w:rFonts w:cstheme="minorHAnsi"/>
                <w:color w:val="000000"/>
              </w:rPr>
            </w:pPr>
            <w:ins w:id="5009" w:author="Molly McEvilley" w:date="2023-06-30T21:05:00Z">
              <w:r w:rsidRPr="00AC1D94">
                <w:rPr>
                  <w:rFonts w:cstheme="minorHAnsi"/>
                </w:rPr>
                <w:t>37</w:t>
              </w:r>
            </w:ins>
          </w:p>
        </w:tc>
        <w:tc>
          <w:tcPr>
            <w:tcW w:w="6933" w:type="dxa"/>
            <w:noWrap/>
          </w:tcPr>
          <w:p w14:paraId="49A57831" w14:textId="5C8D08A3" w:rsidR="00E9342B" w:rsidRPr="00AC1D94" w:rsidRDefault="00E9342B" w:rsidP="00E9342B">
            <w:pPr>
              <w:spacing w:before="0" w:after="0" w:line="240" w:lineRule="auto"/>
              <w:cnfStyle w:val="000000100000" w:firstRow="0" w:lastRow="0" w:firstColumn="0" w:lastColumn="0" w:oddVBand="0" w:evenVBand="0" w:oddHBand="1" w:evenHBand="0" w:firstRowFirstColumn="0" w:firstRowLastColumn="0" w:lastRowFirstColumn="0" w:lastRowLastColumn="0"/>
              <w:rPr>
                <w:ins w:id="5010" w:author="Molly McEvilley" w:date="2023-06-30T21:04:00Z"/>
                <w:rFonts w:cstheme="minorHAnsi"/>
                <w:color w:val="000000"/>
                <w:lang w:val="pt-PT"/>
              </w:rPr>
            </w:pPr>
            <w:proofErr w:type="spellStart"/>
            <w:ins w:id="5011" w:author="Molly McEvilley" w:date="2023-06-30T21:05:00Z">
              <w:r w:rsidRPr="00AC1D94">
                <w:rPr>
                  <w:rFonts w:cstheme="minorHAnsi"/>
                  <w:lang w:val="pt-PT"/>
                </w:rPr>
                <w:t>Multi-Racial</w:t>
              </w:r>
              <w:proofErr w:type="spellEnd"/>
              <w:r w:rsidRPr="00AC1D94">
                <w:rPr>
                  <w:rFonts w:cstheme="minorHAnsi"/>
                  <w:lang w:val="pt-PT"/>
                </w:rPr>
                <w:t xml:space="preserve"> &amp; </w:t>
              </w:r>
              <w:proofErr w:type="spellStart"/>
              <w:r w:rsidRPr="00AC1D94">
                <w:rPr>
                  <w:rFonts w:cstheme="minorHAnsi"/>
                  <w:lang w:val="pt-PT"/>
                </w:rPr>
                <w:t>Hispanic</w:t>
              </w:r>
              <w:proofErr w:type="spellEnd"/>
              <w:r w:rsidRPr="00AC1D94">
                <w:rPr>
                  <w:rFonts w:cstheme="minorHAnsi"/>
                  <w:lang w:val="pt-PT"/>
                </w:rPr>
                <w:t xml:space="preserve">/Latina/e/o) </w:t>
              </w:r>
              <w:proofErr w:type="spellStart"/>
              <w:r w:rsidRPr="00AC1D94">
                <w:rPr>
                  <w:rFonts w:cstheme="minorHAnsi"/>
                  <w:lang w:val="pt-PT"/>
                </w:rPr>
                <w:t>HoH</w:t>
              </w:r>
            </w:ins>
            <w:proofErr w:type="spellEnd"/>
          </w:p>
        </w:tc>
        <w:tc>
          <w:tcPr>
            <w:tcW w:w="1260" w:type="dxa"/>
          </w:tcPr>
          <w:p w14:paraId="6C00D64D" w14:textId="29914AA1" w:rsidR="00E9342B" w:rsidRPr="00AC1D94" w:rsidRDefault="00E9342B" w:rsidP="00E9342B">
            <w:pPr>
              <w:spacing w:before="0" w:after="0" w:line="240" w:lineRule="auto"/>
              <w:cnfStyle w:val="000000100000" w:firstRow="0" w:lastRow="0" w:firstColumn="0" w:lastColumn="0" w:oddVBand="0" w:evenVBand="0" w:oddHBand="1" w:evenHBand="0" w:firstRowFirstColumn="0" w:firstRowLastColumn="0" w:lastRowFirstColumn="0" w:lastRowLastColumn="0"/>
              <w:rPr>
                <w:ins w:id="5012" w:author="Molly McEvilley" w:date="2023-06-30T21:04:00Z"/>
                <w:rFonts w:cstheme="minorHAnsi"/>
                <w:color w:val="000000"/>
              </w:rPr>
            </w:pPr>
            <w:ins w:id="5013" w:author="Molly McEvilley" w:date="2023-06-30T21:05:00Z">
              <w:r w:rsidRPr="00AC1D94">
                <w:rPr>
                  <w:rFonts w:cstheme="minorHAnsi"/>
                  <w:color w:val="000000"/>
                </w:rPr>
                <w:t>0,1,2,3,99</w:t>
              </w:r>
            </w:ins>
          </w:p>
        </w:tc>
        <w:tc>
          <w:tcPr>
            <w:tcW w:w="3150" w:type="dxa"/>
            <w:gridSpan w:val="2"/>
          </w:tcPr>
          <w:p w14:paraId="772A3464" w14:textId="7041A4BC" w:rsidR="00E9342B" w:rsidRPr="00AC1D94" w:rsidRDefault="00B92AA8" w:rsidP="00E9342B">
            <w:pPr>
              <w:spacing w:before="0" w:after="0" w:line="240" w:lineRule="auto"/>
              <w:cnfStyle w:val="000000100000" w:firstRow="0" w:lastRow="0" w:firstColumn="0" w:lastColumn="0" w:oddVBand="0" w:evenVBand="0" w:oddHBand="1" w:evenHBand="0" w:firstRowFirstColumn="0" w:firstRowLastColumn="0" w:lastRowFirstColumn="0" w:lastRowLastColumn="0"/>
              <w:rPr>
                <w:ins w:id="5014" w:author="Molly McEvilley" w:date="2023-06-30T21:04:00Z"/>
                <w:rFonts w:cstheme="minorHAnsi"/>
                <w:b/>
                <w:bCs/>
                <w:color w:val="000000"/>
              </w:rPr>
            </w:pPr>
            <w:proofErr w:type="spellStart"/>
            <w:ins w:id="5015" w:author="Molly McEvilley" w:date="2023-06-30T21:11:00Z">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w:t>
              </w:r>
            </w:ins>
            <w:ins w:id="5016" w:author="Molly McEvilley" w:date="2023-06-30T21:12:00Z">
              <w:r w:rsidRPr="00AC1D94">
                <w:rPr>
                  <w:rFonts w:cstheme="minorHAnsi"/>
                  <w:color w:val="000000"/>
                </w:rPr>
                <w:t>s</w:t>
              </w:r>
            </w:ins>
            <w:ins w:id="5017" w:author="Molly McEvilley" w:date="2023-06-30T21:11:00Z">
              <w:r w:rsidRPr="00AC1D94">
                <w:rPr>
                  <w:rFonts w:cstheme="minorHAnsi"/>
                  <w:color w:val="000000"/>
                </w:rPr>
                <w:t xml:space="preserve"> a 6</w:t>
              </w:r>
            </w:ins>
          </w:p>
        </w:tc>
        <w:tc>
          <w:tcPr>
            <w:tcW w:w="1255" w:type="dxa"/>
          </w:tcPr>
          <w:p w14:paraId="2928DA3D" w14:textId="45E8CE2A" w:rsidR="00E9342B" w:rsidRPr="00AC1D94" w:rsidRDefault="00E9342B" w:rsidP="00E9342B">
            <w:pPr>
              <w:spacing w:before="0" w:after="0" w:line="240" w:lineRule="auto"/>
              <w:cnfStyle w:val="000000100000" w:firstRow="0" w:lastRow="0" w:firstColumn="0" w:lastColumn="0" w:oddVBand="0" w:evenVBand="0" w:oddHBand="1" w:evenHBand="0" w:firstRowFirstColumn="0" w:firstRowLastColumn="0" w:lastRowFirstColumn="0" w:lastRowLastColumn="0"/>
              <w:rPr>
                <w:ins w:id="5018" w:author="Molly McEvilley" w:date="2023-06-30T21:04:00Z"/>
                <w:rFonts w:cstheme="minorHAnsi"/>
                <w:color w:val="000000"/>
              </w:rPr>
            </w:pPr>
            <w:ins w:id="5019" w:author="Molly McEvilley" w:date="2023-06-30T21:05:00Z">
              <w:r w:rsidRPr="00AC1D94">
                <w:rPr>
                  <w:rFonts w:cstheme="minorHAnsi"/>
                  <w:color w:val="000000"/>
                </w:rPr>
                <w:t>0, 10-15</w:t>
              </w:r>
            </w:ins>
          </w:p>
        </w:tc>
      </w:tr>
      <w:tr w:rsidR="00AC1D94" w:rsidRPr="00845520" w14:paraId="412C30B4" w14:textId="77777777" w:rsidTr="00AC1D94">
        <w:trPr>
          <w:cnfStyle w:val="000000010000" w:firstRow="0" w:lastRow="0" w:firstColumn="0" w:lastColumn="0" w:oddVBand="0" w:evenVBand="0" w:oddHBand="0" w:evenHBand="1" w:firstRowFirstColumn="0" w:firstRowLastColumn="0" w:lastRowFirstColumn="0" w:lastRowLastColumn="0"/>
          <w:trHeight w:val="290"/>
          <w:ins w:id="5020"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4952C2D2" w14:textId="0F3A0CA2" w:rsidR="00E9342B" w:rsidRPr="00AC1D94" w:rsidRDefault="00E9342B" w:rsidP="00E9342B">
            <w:pPr>
              <w:spacing w:before="0" w:after="0" w:line="240" w:lineRule="auto"/>
              <w:jc w:val="right"/>
              <w:rPr>
                <w:ins w:id="5021" w:author="Molly McEvilley" w:date="2023-06-30T21:04:00Z"/>
                <w:rFonts w:cstheme="minorHAnsi"/>
                <w:color w:val="000000"/>
              </w:rPr>
            </w:pPr>
            <w:ins w:id="5022" w:author="Molly McEvilley" w:date="2023-06-30T21:05:00Z">
              <w:r w:rsidRPr="00AC1D94">
                <w:rPr>
                  <w:rFonts w:cstheme="minorHAnsi"/>
                </w:rPr>
                <w:t>38</w:t>
              </w:r>
            </w:ins>
          </w:p>
        </w:tc>
        <w:tc>
          <w:tcPr>
            <w:tcW w:w="6933" w:type="dxa"/>
            <w:noWrap/>
          </w:tcPr>
          <w:p w14:paraId="0708C9BC" w14:textId="4103617E"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023" w:author="Molly McEvilley" w:date="2023-06-30T21:04:00Z"/>
                <w:rFonts w:cstheme="minorHAnsi"/>
                <w:color w:val="000000"/>
              </w:rPr>
            </w:pPr>
            <w:ins w:id="5024" w:author="Molly McEvilley" w:date="2023-06-30T21:05:00Z">
              <w:r w:rsidRPr="00AC1D94">
                <w:rPr>
                  <w:rFonts w:cstheme="minorHAnsi"/>
                </w:rPr>
                <w:t xml:space="preserve">American Indian, Alaska Native, or Indigenous (any combination) </w:t>
              </w:r>
              <w:proofErr w:type="spellStart"/>
              <w:r w:rsidRPr="00AC1D94">
                <w:rPr>
                  <w:rFonts w:cstheme="minorHAnsi"/>
                </w:rPr>
                <w:t>HoH</w:t>
              </w:r>
            </w:ins>
            <w:proofErr w:type="spellEnd"/>
          </w:p>
        </w:tc>
        <w:tc>
          <w:tcPr>
            <w:tcW w:w="1260" w:type="dxa"/>
          </w:tcPr>
          <w:p w14:paraId="772FE3CC" w14:textId="39BFF2EB"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025" w:author="Molly McEvilley" w:date="2023-06-30T21:04:00Z"/>
                <w:rFonts w:cstheme="minorHAnsi"/>
                <w:color w:val="000000"/>
              </w:rPr>
            </w:pPr>
            <w:ins w:id="5026" w:author="Molly McEvilley" w:date="2023-06-30T21:05:00Z">
              <w:r w:rsidRPr="00AC1D94">
                <w:rPr>
                  <w:rFonts w:cstheme="minorHAnsi"/>
                  <w:color w:val="000000"/>
                </w:rPr>
                <w:t>0,1,2,3,99</w:t>
              </w:r>
            </w:ins>
          </w:p>
        </w:tc>
        <w:tc>
          <w:tcPr>
            <w:tcW w:w="3150" w:type="dxa"/>
            <w:gridSpan w:val="2"/>
          </w:tcPr>
          <w:p w14:paraId="0342F349" w14:textId="49E32A6F" w:rsidR="00E9342B" w:rsidRPr="00AC1D94" w:rsidRDefault="00696060"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027" w:author="Molly McEvilley" w:date="2023-06-30T21:04:00Z"/>
                <w:rFonts w:cstheme="minorHAnsi"/>
                <w:b/>
                <w:bCs/>
                <w:color w:val="000000"/>
              </w:rPr>
            </w:pPr>
            <w:proofErr w:type="spellStart"/>
            <w:ins w:id="5028" w:author="Molly McEvilley" w:date="2023-06-30T21:12:00Z">
              <w:r w:rsidRPr="00AC1D94">
                <w:rPr>
                  <w:rFonts w:cstheme="minorHAnsi"/>
                  <w:b/>
                  <w:bCs/>
                  <w:color w:val="000000"/>
                </w:rPr>
                <w:t>HoHRaceEthnicity</w:t>
              </w:r>
              <w:proofErr w:type="spellEnd"/>
              <w:r w:rsidRPr="00AC1D94">
                <w:rPr>
                  <w:rFonts w:cstheme="minorHAnsi"/>
                  <w:color w:val="000000"/>
                </w:rPr>
                <w:t xml:space="preserve"> includes a 1</w:t>
              </w:r>
            </w:ins>
          </w:p>
        </w:tc>
        <w:tc>
          <w:tcPr>
            <w:tcW w:w="1255" w:type="dxa"/>
          </w:tcPr>
          <w:p w14:paraId="3A7BF9D5" w14:textId="13D6FA8A" w:rsidR="00E9342B" w:rsidRPr="00AC1D94" w:rsidRDefault="00E9342B" w:rsidP="00E9342B">
            <w:pPr>
              <w:spacing w:before="0" w:after="0" w:line="240" w:lineRule="auto"/>
              <w:cnfStyle w:val="000000010000" w:firstRow="0" w:lastRow="0" w:firstColumn="0" w:lastColumn="0" w:oddVBand="0" w:evenVBand="0" w:oddHBand="0" w:evenHBand="1" w:firstRowFirstColumn="0" w:firstRowLastColumn="0" w:lastRowFirstColumn="0" w:lastRowLastColumn="0"/>
              <w:rPr>
                <w:ins w:id="5029" w:author="Molly McEvilley" w:date="2023-06-30T21:04:00Z"/>
                <w:rFonts w:cstheme="minorHAnsi"/>
                <w:color w:val="000000"/>
              </w:rPr>
            </w:pPr>
            <w:ins w:id="5030" w:author="Molly McEvilley" w:date="2023-06-30T21:05:00Z">
              <w:r w:rsidRPr="00AC1D94">
                <w:rPr>
                  <w:rFonts w:cstheme="minorHAnsi"/>
                  <w:color w:val="000000"/>
                </w:rPr>
                <w:t>0, 10-15</w:t>
              </w:r>
            </w:ins>
          </w:p>
        </w:tc>
      </w:tr>
      <w:tr w:rsidR="00AC1D94" w:rsidRPr="00845520" w14:paraId="6D394BCC" w14:textId="77777777" w:rsidTr="00AC1D94">
        <w:trPr>
          <w:cnfStyle w:val="000000100000" w:firstRow="0" w:lastRow="0" w:firstColumn="0" w:lastColumn="0" w:oddVBand="0" w:evenVBand="0" w:oddHBand="1" w:evenHBand="0" w:firstRowFirstColumn="0" w:firstRowLastColumn="0" w:lastRowFirstColumn="0" w:lastRowLastColumn="0"/>
          <w:trHeight w:val="290"/>
          <w:ins w:id="5031"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1482ABC9" w14:textId="39563974" w:rsidR="00696060" w:rsidRPr="00AC1D94" w:rsidRDefault="00696060" w:rsidP="00696060">
            <w:pPr>
              <w:spacing w:before="0" w:after="0" w:line="240" w:lineRule="auto"/>
              <w:jc w:val="right"/>
              <w:rPr>
                <w:ins w:id="5032" w:author="Molly McEvilley" w:date="2023-06-30T21:04:00Z"/>
                <w:rFonts w:cstheme="minorHAnsi"/>
                <w:color w:val="000000"/>
              </w:rPr>
            </w:pPr>
            <w:ins w:id="5033" w:author="Molly McEvilley" w:date="2023-06-30T21:05:00Z">
              <w:r w:rsidRPr="00AC1D94">
                <w:rPr>
                  <w:rFonts w:cstheme="minorHAnsi"/>
                </w:rPr>
                <w:lastRenderedPageBreak/>
                <w:t>39</w:t>
              </w:r>
            </w:ins>
          </w:p>
        </w:tc>
        <w:tc>
          <w:tcPr>
            <w:tcW w:w="6933" w:type="dxa"/>
            <w:noWrap/>
          </w:tcPr>
          <w:p w14:paraId="7404E966" w14:textId="3BE6EF42"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34" w:author="Molly McEvilley" w:date="2023-06-30T21:04:00Z"/>
                <w:rFonts w:cstheme="minorHAnsi"/>
                <w:color w:val="000000"/>
              </w:rPr>
            </w:pPr>
            <w:ins w:id="5035" w:author="Molly McEvilley" w:date="2023-06-30T21:05:00Z">
              <w:r w:rsidRPr="00AC1D94">
                <w:rPr>
                  <w:rFonts w:cstheme="minorHAnsi"/>
                </w:rPr>
                <w:t xml:space="preserve">Asian or Asian American (any combination) </w:t>
              </w:r>
              <w:proofErr w:type="spellStart"/>
              <w:r w:rsidRPr="00AC1D94">
                <w:rPr>
                  <w:rFonts w:cstheme="minorHAnsi"/>
                </w:rPr>
                <w:t>HoH</w:t>
              </w:r>
            </w:ins>
            <w:proofErr w:type="spellEnd"/>
          </w:p>
        </w:tc>
        <w:tc>
          <w:tcPr>
            <w:tcW w:w="1260" w:type="dxa"/>
          </w:tcPr>
          <w:p w14:paraId="7B7AF4C6" w14:textId="257581D5"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36" w:author="Molly McEvilley" w:date="2023-06-30T21:04:00Z"/>
                <w:rFonts w:cstheme="minorHAnsi"/>
                <w:color w:val="000000"/>
              </w:rPr>
            </w:pPr>
            <w:ins w:id="5037" w:author="Molly McEvilley" w:date="2023-06-30T21:05:00Z">
              <w:r w:rsidRPr="00AC1D94">
                <w:rPr>
                  <w:rFonts w:cstheme="minorHAnsi"/>
                  <w:color w:val="000000"/>
                </w:rPr>
                <w:t>0,1,2,3,99</w:t>
              </w:r>
            </w:ins>
          </w:p>
        </w:tc>
        <w:tc>
          <w:tcPr>
            <w:tcW w:w="3150" w:type="dxa"/>
            <w:gridSpan w:val="2"/>
          </w:tcPr>
          <w:p w14:paraId="370D408C" w14:textId="20CC0D2A"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38" w:author="Molly McEvilley" w:date="2023-06-30T21:04:00Z"/>
                <w:rFonts w:cstheme="minorHAnsi"/>
                <w:b/>
                <w:bCs/>
                <w:color w:val="000000"/>
              </w:rPr>
            </w:pPr>
            <w:proofErr w:type="spellStart"/>
            <w:ins w:id="5039" w:author="Molly McEvilley" w:date="2023-06-30T21:12:00Z">
              <w:r w:rsidRPr="00AC1D94">
                <w:rPr>
                  <w:rFonts w:cstheme="minorHAnsi"/>
                  <w:b/>
                  <w:bCs/>
                  <w:color w:val="000000"/>
                </w:rPr>
                <w:t>HoHRaceEthnicity</w:t>
              </w:r>
              <w:proofErr w:type="spellEnd"/>
              <w:r w:rsidRPr="00AC1D94">
                <w:rPr>
                  <w:rFonts w:cstheme="minorHAnsi"/>
                  <w:color w:val="000000"/>
                </w:rPr>
                <w:t xml:space="preserve"> includes a 2</w:t>
              </w:r>
            </w:ins>
          </w:p>
        </w:tc>
        <w:tc>
          <w:tcPr>
            <w:tcW w:w="1255" w:type="dxa"/>
          </w:tcPr>
          <w:p w14:paraId="12721500" w14:textId="28028D77"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40" w:author="Molly McEvilley" w:date="2023-06-30T21:04:00Z"/>
                <w:rFonts w:cstheme="minorHAnsi"/>
                <w:color w:val="000000"/>
              </w:rPr>
            </w:pPr>
            <w:ins w:id="5041" w:author="Molly McEvilley" w:date="2023-06-30T21:05:00Z">
              <w:r w:rsidRPr="00AC1D94">
                <w:rPr>
                  <w:rFonts w:cstheme="minorHAnsi"/>
                  <w:color w:val="000000"/>
                </w:rPr>
                <w:t>0, 10-15</w:t>
              </w:r>
            </w:ins>
          </w:p>
        </w:tc>
      </w:tr>
      <w:tr w:rsidR="00AC1D94" w:rsidRPr="00845520" w14:paraId="6527E312" w14:textId="77777777" w:rsidTr="00AC1D94">
        <w:trPr>
          <w:cnfStyle w:val="000000010000" w:firstRow="0" w:lastRow="0" w:firstColumn="0" w:lastColumn="0" w:oddVBand="0" w:evenVBand="0" w:oddHBand="0" w:evenHBand="1" w:firstRowFirstColumn="0" w:firstRowLastColumn="0" w:lastRowFirstColumn="0" w:lastRowLastColumn="0"/>
          <w:trHeight w:val="290"/>
          <w:ins w:id="5042"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27FCA034" w14:textId="04F9D3D8" w:rsidR="00696060" w:rsidRPr="00AC1D94" w:rsidRDefault="00696060" w:rsidP="00696060">
            <w:pPr>
              <w:spacing w:before="0" w:after="0" w:line="240" w:lineRule="auto"/>
              <w:jc w:val="right"/>
              <w:rPr>
                <w:ins w:id="5043" w:author="Molly McEvilley" w:date="2023-06-30T21:04:00Z"/>
                <w:rFonts w:cstheme="minorHAnsi"/>
                <w:color w:val="000000"/>
              </w:rPr>
            </w:pPr>
            <w:ins w:id="5044" w:author="Molly McEvilley" w:date="2023-06-30T21:05:00Z">
              <w:r w:rsidRPr="00AC1D94">
                <w:rPr>
                  <w:rFonts w:cstheme="minorHAnsi"/>
                </w:rPr>
                <w:t>40</w:t>
              </w:r>
            </w:ins>
          </w:p>
        </w:tc>
        <w:tc>
          <w:tcPr>
            <w:tcW w:w="6933" w:type="dxa"/>
            <w:noWrap/>
          </w:tcPr>
          <w:p w14:paraId="219AC09C" w14:textId="7F40AF20"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45" w:author="Molly McEvilley" w:date="2023-06-30T21:04:00Z"/>
                <w:rFonts w:cstheme="minorHAnsi"/>
                <w:color w:val="000000"/>
              </w:rPr>
            </w:pPr>
            <w:ins w:id="5046" w:author="Molly McEvilley" w:date="2023-06-30T21:05:00Z">
              <w:r w:rsidRPr="00AC1D94">
                <w:rPr>
                  <w:rFonts w:cstheme="minorHAnsi"/>
                </w:rPr>
                <w:t xml:space="preserve">Black, African American, or African &amp; Any Other (any combination) </w:t>
              </w:r>
              <w:proofErr w:type="spellStart"/>
              <w:r w:rsidRPr="00AC1D94">
                <w:rPr>
                  <w:rFonts w:cstheme="minorHAnsi"/>
                </w:rPr>
                <w:t>HoH</w:t>
              </w:r>
            </w:ins>
            <w:proofErr w:type="spellEnd"/>
          </w:p>
        </w:tc>
        <w:tc>
          <w:tcPr>
            <w:tcW w:w="1260" w:type="dxa"/>
          </w:tcPr>
          <w:p w14:paraId="48DBF2B8" w14:textId="6F8B5E86"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47" w:author="Molly McEvilley" w:date="2023-06-30T21:04:00Z"/>
                <w:rFonts w:cstheme="minorHAnsi"/>
                <w:color w:val="000000"/>
              </w:rPr>
            </w:pPr>
            <w:ins w:id="5048" w:author="Molly McEvilley" w:date="2023-06-30T21:05:00Z">
              <w:r w:rsidRPr="00AC1D94">
                <w:rPr>
                  <w:rFonts w:cstheme="minorHAnsi"/>
                  <w:color w:val="000000"/>
                </w:rPr>
                <w:t>0,1,2,3,99</w:t>
              </w:r>
            </w:ins>
          </w:p>
        </w:tc>
        <w:tc>
          <w:tcPr>
            <w:tcW w:w="3150" w:type="dxa"/>
            <w:gridSpan w:val="2"/>
          </w:tcPr>
          <w:p w14:paraId="38FB52B6" w14:textId="2AF4B8A7"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49" w:author="Molly McEvilley" w:date="2023-06-30T21:04:00Z"/>
                <w:rFonts w:cstheme="minorHAnsi"/>
                <w:b/>
                <w:bCs/>
                <w:color w:val="000000"/>
              </w:rPr>
            </w:pPr>
            <w:proofErr w:type="spellStart"/>
            <w:ins w:id="5050" w:author="Molly McEvilley" w:date="2023-06-30T21:12:00Z">
              <w:r w:rsidRPr="00AC1D94">
                <w:rPr>
                  <w:rFonts w:cstheme="minorHAnsi"/>
                  <w:b/>
                  <w:bCs/>
                  <w:color w:val="000000"/>
                </w:rPr>
                <w:t>HoHRaceEthnicity</w:t>
              </w:r>
              <w:proofErr w:type="spellEnd"/>
              <w:r w:rsidRPr="00AC1D94">
                <w:rPr>
                  <w:rFonts w:cstheme="minorHAnsi"/>
                  <w:color w:val="000000"/>
                </w:rPr>
                <w:t xml:space="preserve"> includes a 3</w:t>
              </w:r>
            </w:ins>
          </w:p>
        </w:tc>
        <w:tc>
          <w:tcPr>
            <w:tcW w:w="1255" w:type="dxa"/>
          </w:tcPr>
          <w:p w14:paraId="1CA0F01A" w14:textId="50B63D47"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51" w:author="Molly McEvilley" w:date="2023-06-30T21:04:00Z"/>
                <w:rFonts w:cstheme="minorHAnsi"/>
                <w:color w:val="000000"/>
              </w:rPr>
            </w:pPr>
            <w:ins w:id="5052" w:author="Molly McEvilley" w:date="2023-06-30T21:05:00Z">
              <w:r w:rsidRPr="00AC1D94">
                <w:rPr>
                  <w:rFonts w:cstheme="minorHAnsi"/>
                  <w:color w:val="000000"/>
                </w:rPr>
                <w:t>0, 10-15</w:t>
              </w:r>
            </w:ins>
          </w:p>
        </w:tc>
      </w:tr>
      <w:tr w:rsidR="00AC1D94" w:rsidRPr="00845520" w14:paraId="3A7791CF" w14:textId="77777777" w:rsidTr="00AC1D94">
        <w:trPr>
          <w:cnfStyle w:val="000000100000" w:firstRow="0" w:lastRow="0" w:firstColumn="0" w:lastColumn="0" w:oddVBand="0" w:evenVBand="0" w:oddHBand="1" w:evenHBand="0" w:firstRowFirstColumn="0" w:firstRowLastColumn="0" w:lastRowFirstColumn="0" w:lastRowLastColumn="0"/>
          <w:trHeight w:val="290"/>
          <w:ins w:id="5053"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0C578B27" w14:textId="7A59BDB5" w:rsidR="00696060" w:rsidRPr="00AC1D94" w:rsidRDefault="00696060" w:rsidP="00696060">
            <w:pPr>
              <w:spacing w:before="0" w:after="0" w:line="240" w:lineRule="auto"/>
              <w:jc w:val="right"/>
              <w:rPr>
                <w:ins w:id="5054" w:author="Molly McEvilley" w:date="2023-06-30T21:04:00Z"/>
                <w:rFonts w:cstheme="minorHAnsi"/>
                <w:color w:val="000000"/>
              </w:rPr>
            </w:pPr>
            <w:ins w:id="5055" w:author="Molly McEvilley" w:date="2023-06-30T21:05:00Z">
              <w:r w:rsidRPr="00AC1D94">
                <w:rPr>
                  <w:rFonts w:cstheme="minorHAnsi"/>
                </w:rPr>
                <w:t>41</w:t>
              </w:r>
            </w:ins>
          </w:p>
        </w:tc>
        <w:tc>
          <w:tcPr>
            <w:tcW w:w="6933" w:type="dxa"/>
            <w:noWrap/>
          </w:tcPr>
          <w:p w14:paraId="15820DF2" w14:textId="5FCFBEB0"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56" w:author="Molly McEvilley" w:date="2023-06-30T21:04:00Z"/>
                <w:rFonts w:cstheme="minorHAnsi"/>
                <w:color w:val="000000"/>
              </w:rPr>
            </w:pPr>
            <w:ins w:id="5057" w:author="Molly McEvilley" w:date="2023-06-30T21:05:00Z">
              <w:r w:rsidRPr="00AC1D94">
                <w:rPr>
                  <w:rFonts w:cstheme="minorHAnsi"/>
                </w:rPr>
                <w:t xml:space="preserve">Hispanic/Latina/e/o (any combination) </w:t>
              </w:r>
              <w:proofErr w:type="spellStart"/>
              <w:r w:rsidRPr="00AC1D94">
                <w:rPr>
                  <w:rFonts w:cstheme="minorHAnsi"/>
                </w:rPr>
                <w:t>HoH</w:t>
              </w:r>
            </w:ins>
            <w:proofErr w:type="spellEnd"/>
          </w:p>
        </w:tc>
        <w:tc>
          <w:tcPr>
            <w:tcW w:w="1260" w:type="dxa"/>
          </w:tcPr>
          <w:p w14:paraId="395DA7EC" w14:textId="3FD3628B"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58" w:author="Molly McEvilley" w:date="2023-06-30T21:04:00Z"/>
                <w:rFonts w:cstheme="minorHAnsi"/>
                <w:color w:val="000000"/>
              </w:rPr>
            </w:pPr>
            <w:ins w:id="5059" w:author="Molly McEvilley" w:date="2023-06-30T21:05:00Z">
              <w:r w:rsidRPr="00AC1D94">
                <w:rPr>
                  <w:rFonts w:cstheme="minorHAnsi"/>
                  <w:color w:val="000000"/>
                </w:rPr>
                <w:t>0,1,2,3,99</w:t>
              </w:r>
            </w:ins>
          </w:p>
        </w:tc>
        <w:tc>
          <w:tcPr>
            <w:tcW w:w="3150" w:type="dxa"/>
            <w:gridSpan w:val="2"/>
          </w:tcPr>
          <w:p w14:paraId="58FFEC9D" w14:textId="41615441"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60" w:author="Molly McEvilley" w:date="2023-06-30T21:04:00Z"/>
                <w:rFonts w:cstheme="minorHAnsi"/>
                <w:b/>
                <w:bCs/>
                <w:color w:val="000000"/>
              </w:rPr>
            </w:pPr>
            <w:proofErr w:type="spellStart"/>
            <w:ins w:id="5061" w:author="Molly McEvilley" w:date="2023-06-30T21:12:00Z">
              <w:r w:rsidRPr="00AC1D94">
                <w:rPr>
                  <w:rFonts w:cstheme="minorHAnsi"/>
                  <w:b/>
                  <w:bCs/>
                  <w:color w:val="000000"/>
                </w:rPr>
                <w:t>HoHRaceEthnicity</w:t>
              </w:r>
              <w:proofErr w:type="spellEnd"/>
              <w:r w:rsidRPr="00AC1D94">
                <w:rPr>
                  <w:rFonts w:cstheme="minorHAnsi"/>
                  <w:color w:val="000000"/>
                </w:rPr>
                <w:t xml:space="preserve"> includes a </w:t>
              </w:r>
            </w:ins>
            <w:ins w:id="5062" w:author="Molly McEvilley" w:date="2023-06-30T21:13:00Z">
              <w:r w:rsidRPr="00AC1D94">
                <w:rPr>
                  <w:rFonts w:cstheme="minorHAnsi"/>
                  <w:color w:val="000000"/>
                </w:rPr>
                <w:t>6</w:t>
              </w:r>
            </w:ins>
          </w:p>
        </w:tc>
        <w:tc>
          <w:tcPr>
            <w:tcW w:w="1255" w:type="dxa"/>
          </w:tcPr>
          <w:p w14:paraId="6D2521BE" w14:textId="2B784AF6"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63" w:author="Molly McEvilley" w:date="2023-06-30T21:04:00Z"/>
                <w:rFonts w:cstheme="minorHAnsi"/>
                <w:color w:val="000000"/>
              </w:rPr>
            </w:pPr>
            <w:ins w:id="5064" w:author="Molly McEvilley" w:date="2023-06-30T21:05:00Z">
              <w:r w:rsidRPr="00AC1D94">
                <w:rPr>
                  <w:rFonts w:cstheme="minorHAnsi"/>
                  <w:color w:val="000000"/>
                </w:rPr>
                <w:t>0, 10-15</w:t>
              </w:r>
            </w:ins>
          </w:p>
        </w:tc>
      </w:tr>
      <w:tr w:rsidR="00AC1D94" w:rsidRPr="00845520" w14:paraId="440D3B98" w14:textId="77777777" w:rsidTr="00AC1D94">
        <w:trPr>
          <w:cnfStyle w:val="000000010000" w:firstRow="0" w:lastRow="0" w:firstColumn="0" w:lastColumn="0" w:oddVBand="0" w:evenVBand="0" w:oddHBand="0" w:evenHBand="1" w:firstRowFirstColumn="0" w:firstRowLastColumn="0" w:lastRowFirstColumn="0" w:lastRowLastColumn="0"/>
          <w:trHeight w:val="290"/>
          <w:ins w:id="5065"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706C1523" w14:textId="40E07863" w:rsidR="00696060" w:rsidRPr="00AC1D94" w:rsidRDefault="00696060" w:rsidP="00696060">
            <w:pPr>
              <w:spacing w:before="0" w:after="0" w:line="240" w:lineRule="auto"/>
              <w:jc w:val="right"/>
              <w:rPr>
                <w:ins w:id="5066" w:author="Molly McEvilley" w:date="2023-06-30T21:04:00Z"/>
                <w:rFonts w:cstheme="minorHAnsi"/>
                <w:color w:val="000000"/>
              </w:rPr>
            </w:pPr>
            <w:ins w:id="5067" w:author="Molly McEvilley" w:date="2023-06-30T21:05:00Z">
              <w:r w:rsidRPr="00AC1D94">
                <w:rPr>
                  <w:rFonts w:cstheme="minorHAnsi"/>
                </w:rPr>
                <w:t>42</w:t>
              </w:r>
            </w:ins>
          </w:p>
        </w:tc>
        <w:tc>
          <w:tcPr>
            <w:tcW w:w="6933" w:type="dxa"/>
            <w:noWrap/>
          </w:tcPr>
          <w:p w14:paraId="7D73C384" w14:textId="7E775091"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68" w:author="Molly McEvilley" w:date="2023-06-30T21:04:00Z"/>
                <w:rFonts w:cstheme="minorHAnsi"/>
                <w:color w:val="000000"/>
              </w:rPr>
            </w:pPr>
            <w:ins w:id="5069" w:author="Molly McEvilley" w:date="2023-06-30T21:05:00Z">
              <w:r w:rsidRPr="00AC1D94">
                <w:rPr>
                  <w:rFonts w:cstheme="minorHAnsi"/>
                </w:rPr>
                <w:t xml:space="preserve">Middle Eastern or North African &amp; Any Other (any combination) </w:t>
              </w:r>
              <w:proofErr w:type="spellStart"/>
              <w:r w:rsidRPr="00AC1D94">
                <w:rPr>
                  <w:rFonts w:cstheme="minorHAnsi"/>
                </w:rPr>
                <w:t>HoH</w:t>
              </w:r>
            </w:ins>
            <w:proofErr w:type="spellEnd"/>
          </w:p>
        </w:tc>
        <w:tc>
          <w:tcPr>
            <w:tcW w:w="1260" w:type="dxa"/>
          </w:tcPr>
          <w:p w14:paraId="5D209D0E" w14:textId="425ACC60"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70" w:author="Molly McEvilley" w:date="2023-06-30T21:04:00Z"/>
                <w:rFonts w:cstheme="minorHAnsi"/>
                <w:color w:val="000000"/>
              </w:rPr>
            </w:pPr>
            <w:ins w:id="5071" w:author="Molly McEvilley" w:date="2023-06-30T21:05:00Z">
              <w:r w:rsidRPr="00AC1D94">
                <w:rPr>
                  <w:rFonts w:cstheme="minorHAnsi"/>
                  <w:color w:val="000000"/>
                </w:rPr>
                <w:t>0,1,2,3,99</w:t>
              </w:r>
            </w:ins>
          </w:p>
        </w:tc>
        <w:tc>
          <w:tcPr>
            <w:tcW w:w="3150" w:type="dxa"/>
            <w:gridSpan w:val="2"/>
          </w:tcPr>
          <w:p w14:paraId="473616E6" w14:textId="30BB2A77"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72" w:author="Molly McEvilley" w:date="2023-06-30T21:04:00Z"/>
                <w:rFonts w:cstheme="minorHAnsi"/>
                <w:b/>
                <w:bCs/>
                <w:color w:val="000000"/>
              </w:rPr>
            </w:pPr>
            <w:proofErr w:type="spellStart"/>
            <w:ins w:id="5073" w:author="Molly McEvilley" w:date="2023-06-30T21:12:00Z">
              <w:r w:rsidRPr="00AC1D94">
                <w:rPr>
                  <w:rFonts w:cstheme="minorHAnsi"/>
                  <w:b/>
                  <w:bCs/>
                  <w:color w:val="000000"/>
                </w:rPr>
                <w:t>HoHRaceEthnicity</w:t>
              </w:r>
              <w:proofErr w:type="spellEnd"/>
              <w:r w:rsidRPr="00AC1D94">
                <w:rPr>
                  <w:rFonts w:cstheme="minorHAnsi"/>
                  <w:color w:val="000000"/>
                </w:rPr>
                <w:t xml:space="preserve"> includes a </w:t>
              </w:r>
            </w:ins>
            <w:ins w:id="5074" w:author="Molly McEvilley" w:date="2023-06-30T21:13:00Z">
              <w:r w:rsidRPr="00AC1D94">
                <w:rPr>
                  <w:rFonts w:cstheme="minorHAnsi"/>
                  <w:color w:val="000000"/>
                </w:rPr>
                <w:t>7</w:t>
              </w:r>
            </w:ins>
          </w:p>
        </w:tc>
        <w:tc>
          <w:tcPr>
            <w:tcW w:w="1255" w:type="dxa"/>
          </w:tcPr>
          <w:p w14:paraId="01195637" w14:textId="305F68E6"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75" w:author="Molly McEvilley" w:date="2023-06-30T21:04:00Z"/>
                <w:rFonts w:cstheme="minorHAnsi"/>
                <w:color w:val="000000"/>
              </w:rPr>
            </w:pPr>
            <w:ins w:id="5076" w:author="Molly McEvilley" w:date="2023-06-30T21:05:00Z">
              <w:r w:rsidRPr="00AC1D94">
                <w:rPr>
                  <w:rFonts w:cstheme="minorHAnsi"/>
                  <w:color w:val="000000"/>
                </w:rPr>
                <w:t>0, 10-15</w:t>
              </w:r>
            </w:ins>
          </w:p>
        </w:tc>
      </w:tr>
      <w:tr w:rsidR="00AC1D94" w:rsidRPr="00845520" w14:paraId="3DFB16C4" w14:textId="77777777" w:rsidTr="00AC1D94">
        <w:trPr>
          <w:cnfStyle w:val="000000100000" w:firstRow="0" w:lastRow="0" w:firstColumn="0" w:lastColumn="0" w:oddVBand="0" w:evenVBand="0" w:oddHBand="1" w:evenHBand="0" w:firstRowFirstColumn="0" w:firstRowLastColumn="0" w:lastRowFirstColumn="0" w:lastRowLastColumn="0"/>
          <w:trHeight w:val="290"/>
          <w:ins w:id="5077"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620F5BD8" w14:textId="57481A38" w:rsidR="00696060" w:rsidRPr="00AC1D94" w:rsidRDefault="00696060" w:rsidP="00696060">
            <w:pPr>
              <w:spacing w:before="0" w:after="0" w:line="240" w:lineRule="auto"/>
              <w:jc w:val="right"/>
              <w:rPr>
                <w:ins w:id="5078" w:author="Molly McEvilley" w:date="2023-06-30T21:04:00Z"/>
                <w:rFonts w:cstheme="minorHAnsi"/>
                <w:color w:val="000000"/>
              </w:rPr>
            </w:pPr>
            <w:ins w:id="5079" w:author="Molly McEvilley" w:date="2023-06-30T21:05:00Z">
              <w:r w:rsidRPr="00AC1D94">
                <w:rPr>
                  <w:rFonts w:cstheme="minorHAnsi"/>
                </w:rPr>
                <w:t>43</w:t>
              </w:r>
            </w:ins>
          </w:p>
        </w:tc>
        <w:tc>
          <w:tcPr>
            <w:tcW w:w="6933" w:type="dxa"/>
            <w:noWrap/>
          </w:tcPr>
          <w:p w14:paraId="02436057" w14:textId="0422A7F2"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80" w:author="Molly McEvilley" w:date="2023-06-30T21:04:00Z"/>
                <w:rFonts w:cstheme="minorHAnsi"/>
                <w:color w:val="000000"/>
              </w:rPr>
            </w:pPr>
            <w:ins w:id="5081" w:author="Molly McEvilley" w:date="2023-06-30T21:05:00Z">
              <w:r w:rsidRPr="00AC1D94">
                <w:rPr>
                  <w:rFonts w:cstheme="minorHAnsi"/>
                </w:rPr>
                <w:t xml:space="preserve">Native Hawaiian or Pacific Islander &amp; Any Other (any combination) </w:t>
              </w:r>
              <w:proofErr w:type="spellStart"/>
              <w:r w:rsidRPr="00AC1D94">
                <w:rPr>
                  <w:rFonts w:cstheme="minorHAnsi"/>
                </w:rPr>
                <w:t>HoH</w:t>
              </w:r>
            </w:ins>
            <w:proofErr w:type="spellEnd"/>
          </w:p>
        </w:tc>
        <w:tc>
          <w:tcPr>
            <w:tcW w:w="1260" w:type="dxa"/>
          </w:tcPr>
          <w:p w14:paraId="6DD3882C" w14:textId="40919AF9"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82" w:author="Molly McEvilley" w:date="2023-06-30T21:04:00Z"/>
                <w:rFonts w:cstheme="minorHAnsi"/>
                <w:color w:val="000000"/>
              </w:rPr>
            </w:pPr>
            <w:ins w:id="5083" w:author="Molly McEvilley" w:date="2023-06-30T21:05:00Z">
              <w:r w:rsidRPr="00AC1D94">
                <w:rPr>
                  <w:rFonts w:cstheme="minorHAnsi"/>
                  <w:color w:val="000000"/>
                </w:rPr>
                <w:t>0,1,2,3,99</w:t>
              </w:r>
            </w:ins>
          </w:p>
        </w:tc>
        <w:tc>
          <w:tcPr>
            <w:tcW w:w="3150" w:type="dxa"/>
            <w:gridSpan w:val="2"/>
          </w:tcPr>
          <w:p w14:paraId="671C0462" w14:textId="2467FAB9"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84" w:author="Molly McEvilley" w:date="2023-06-30T21:04:00Z"/>
                <w:rFonts w:cstheme="minorHAnsi"/>
                <w:b/>
                <w:bCs/>
                <w:color w:val="000000"/>
              </w:rPr>
            </w:pPr>
            <w:proofErr w:type="spellStart"/>
            <w:ins w:id="5085" w:author="Molly McEvilley" w:date="2023-06-30T21:12:00Z">
              <w:r w:rsidRPr="00AC1D94">
                <w:rPr>
                  <w:rFonts w:cstheme="minorHAnsi"/>
                  <w:b/>
                  <w:bCs/>
                  <w:color w:val="000000"/>
                </w:rPr>
                <w:t>HoHRaceEthnicity</w:t>
              </w:r>
              <w:proofErr w:type="spellEnd"/>
              <w:r w:rsidRPr="00AC1D94">
                <w:rPr>
                  <w:rFonts w:cstheme="minorHAnsi"/>
                  <w:color w:val="000000"/>
                </w:rPr>
                <w:t xml:space="preserve"> includes a </w:t>
              </w:r>
            </w:ins>
            <w:ins w:id="5086" w:author="Molly McEvilley" w:date="2023-06-30T21:13:00Z">
              <w:r w:rsidRPr="00AC1D94">
                <w:rPr>
                  <w:rFonts w:cstheme="minorHAnsi"/>
                  <w:color w:val="000000"/>
                </w:rPr>
                <w:t>4</w:t>
              </w:r>
            </w:ins>
          </w:p>
        </w:tc>
        <w:tc>
          <w:tcPr>
            <w:tcW w:w="1255" w:type="dxa"/>
          </w:tcPr>
          <w:p w14:paraId="38E112DF" w14:textId="2CF314CE" w:rsidR="00696060" w:rsidRPr="00AC1D94" w:rsidRDefault="00696060" w:rsidP="00696060">
            <w:pPr>
              <w:spacing w:before="0" w:after="0" w:line="240" w:lineRule="auto"/>
              <w:cnfStyle w:val="000000100000" w:firstRow="0" w:lastRow="0" w:firstColumn="0" w:lastColumn="0" w:oddVBand="0" w:evenVBand="0" w:oddHBand="1" w:evenHBand="0" w:firstRowFirstColumn="0" w:firstRowLastColumn="0" w:lastRowFirstColumn="0" w:lastRowLastColumn="0"/>
              <w:rPr>
                <w:ins w:id="5087" w:author="Molly McEvilley" w:date="2023-06-30T21:04:00Z"/>
                <w:rFonts w:cstheme="minorHAnsi"/>
                <w:color w:val="000000"/>
              </w:rPr>
            </w:pPr>
            <w:ins w:id="5088" w:author="Molly McEvilley" w:date="2023-06-30T21:05:00Z">
              <w:r w:rsidRPr="00AC1D94">
                <w:rPr>
                  <w:rFonts w:cstheme="minorHAnsi"/>
                  <w:color w:val="000000"/>
                </w:rPr>
                <w:t>0, 10-15</w:t>
              </w:r>
            </w:ins>
          </w:p>
        </w:tc>
      </w:tr>
      <w:tr w:rsidR="00AC1D94" w:rsidRPr="00845520" w14:paraId="20666EB5" w14:textId="77777777" w:rsidTr="00AC1D94">
        <w:trPr>
          <w:cnfStyle w:val="000000010000" w:firstRow="0" w:lastRow="0" w:firstColumn="0" w:lastColumn="0" w:oddVBand="0" w:evenVBand="0" w:oddHBand="0" w:evenHBand="1" w:firstRowFirstColumn="0" w:firstRowLastColumn="0" w:lastRowFirstColumn="0" w:lastRowLastColumn="0"/>
          <w:trHeight w:val="290"/>
          <w:ins w:id="5089" w:author="Molly McEvilley" w:date="2023-06-30T21:04:00Z"/>
        </w:trPr>
        <w:tc>
          <w:tcPr>
            <w:cnfStyle w:val="001000000000" w:firstRow="0" w:lastRow="0" w:firstColumn="1" w:lastColumn="0" w:oddVBand="0" w:evenVBand="0" w:oddHBand="0" w:evenHBand="0" w:firstRowFirstColumn="0" w:firstRowLastColumn="0" w:lastRowFirstColumn="0" w:lastRowLastColumn="0"/>
            <w:tcW w:w="622" w:type="dxa"/>
            <w:noWrap/>
          </w:tcPr>
          <w:p w14:paraId="29EBE400" w14:textId="0471EE38" w:rsidR="00696060" w:rsidRPr="00AC1D94" w:rsidRDefault="00696060" w:rsidP="00696060">
            <w:pPr>
              <w:spacing w:before="0" w:after="0" w:line="240" w:lineRule="auto"/>
              <w:jc w:val="right"/>
              <w:rPr>
                <w:ins w:id="5090" w:author="Molly McEvilley" w:date="2023-06-30T21:04:00Z"/>
                <w:rFonts w:cstheme="minorHAnsi"/>
                <w:color w:val="000000"/>
              </w:rPr>
            </w:pPr>
            <w:ins w:id="5091" w:author="Molly McEvilley" w:date="2023-06-30T21:05:00Z">
              <w:r w:rsidRPr="00AC1D94">
                <w:rPr>
                  <w:rFonts w:cstheme="minorHAnsi"/>
                </w:rPr>
                <w:t>44</w:t>
              </w:r>
            </w:ins>
          </w:p>
        </w:tc>
        <w:tc>
          <w:tcPr>
            <w:tcW w:w="6933" w:type="dxa"/>
            <w:noWrap/>
          </w:tcPr>
          <w:p w14:paraId="5996A7D8" w14:textId="21CC837B"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92" w:author="Molly McEvilley" w:date="2023-06-30T21:04:00Z"/>
                <w:rFonts w:cstheme="minorHAnsi"/>
                <w:color w:val="000000"/>
              </w:rPr>
            </w:pPr>
            <w:ins w:id="5093" w:author="Molly McEvilley" w:date="2023-06-30T21:05:00Z">
              <w:r w:rsidRPr="00AC1D94">
                <w:rPr>
                  <w:rFonts w:cstheme="minorHAnsi"/>
                </w:rPr>
                <w:t xml:space="preserve">White (any combination) </w:t>
              </w:r>
              <w:proofErr w:type="spellStart"/>
              <w:r w:rsidRPr="00AC1D94">
                <w:rPr>
                  <w:rFonts w:cstheme="minorHAnsi"/>
                </w:rPr>
                <w:t>HoH</w:t>
              </w:r>
            </w:ins>
            <w:proofErr w:type="spellEnd"/>
          </w:p>
        </w:tc>
        <w:tc>
          <w:tcPr>
            <w:tcW w:w="1260" w:type="dxa"/>
          </w:tcPr>
          <w:p w14:paraId="03B1ED21" w14:textId="3DDCD4CF"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94" w:author="Molly McEvilley" w:date="2023-06-30T21:04:00Z"/>
                <w:rFonts w:cstheme="minorHAnsi"/>
                <w:color w:val="000000"/>
              </w:rPr>
            </w:pPr>
            <w:ins w:id="5095" w:author="Molly McEvilley" w:date="2023-06-30T21:05:00Z">
              <w:r w:rsidRPr="00AC1D94">
                <w:rPr>
                  <w:rFonts w:cstheme="minorHAnsi"/>
                  <w:color w:val="000000"/>
                </w:rPr>
                <w:t>0,1,2,3,99</w:t>
              </w:r>
            </w:ins>
          </w:p>
        </w:tc>
        <w:tc>
          <w:tcPr>
            <w:tcW w:w="3150" w:type="dxa"/>
            <w:gridSpan w:val="2"/>
          </w:tcPr>
          <w:p w14:paraId="5BE2AE6E" w14:textId="7323C404"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96" w:author="Molly McEvilley" w:date="2023-06-30T21:04:00Z"/>
                <w:rFonts w:cstheme="minorHAnsi"/>
                <w:b/>
                <w:bCs/>
                <w:color w:val="000000"/>
              </w:rPr>
            </w:pPr>
            <w:proofErr w:type="spellStart"/>
            <w:ins w:id="5097" w:author="Molly McEvilley" w:date="2023-06-30T21:12:00Z">
              <w:r w:rsidRPr="00AC1D94">
                <w:rPr>
                  <w:rFonts w:cstheme="minorHAnsi"/>
                  <w:b/>
                  <w:bCs/>
                  <w:color w:val="000000"/>
                </w:rPr>
                <w:t>HoHRaceEthnicity</w:t>
              </w:r>
              <w:proofErr w:type="spellEnd"/>
              <w:r w:rsidRPr="00AC1D94">
                <w:rPr>
                  <w:rFonts w:cstheme="minorHAnsi"/>
                  <w:color w:val="000000"/>
                </w:rPr>
                <w:t xml:space="preserve"> includes a </w:t>
              </w:r>
            </w:ins>
            <w:ins w:id="5098" w:author="Molly McEvilley" w:date="2023-06-30T21:13:00Z">
              <w:r w:rsidRPr="00AC1D94">
                <w:rPr>
                  <w:rFonts w:cstheme="minorHAnsi"/>
                  <w:color w:val="000000"/>
                </w:rPr>
                <w:t>5</w:t>
              </w:r>
            </w:ins>
          </w:p>
        </w:tc>
        <w:tc>
          <w:tcPr>
            <w:tcW w:w="1255" w:type="dxa"/>
          </w:tcPr>
          <w:p w14:paraId="224A8895" w14:textId="5BDCDBD8" w:rsidR="00696060" w:rsidRPr="00AC1D94" w:rsidRDefault="00696060" w:rsidP="00696060">
            <w:pPr>
              <w:spacing w:before="0" w:after="0" w:line="240" w:lineRule="auto"/>
              <w:cnfStyle w:val="000000010000" w:firstRow="0" w:lastRow="0" w:firstColumn="0" w:lastColumn="0" w:oddVBand="0" w:evenVBand="0" w:oddHBand="0" w:evenHBand="1" w:firstRowFirstColumn="0" w:firstRowLastColumn="0" w:lastRowFirstColumn="0" w:lastRowLastColumn="0"/>
              <w:rPr>
                <w:ins w:id="5099" w:author="Molly McEvilley" w:date="2023-06-30T21:04:00Z"/>
                <w:rFonts w:cstheme="minorHAnsi"/>
                <w:color w:val="000000"/>
              </w:rPr>
            </w:pPr>
            <w:ins w:id="5100" w:author="Molly McEvilley" w:date="2023-06-30T21:05:00Z">
              <w:r w:rsidRPr="00AC1D94">
                <w:rPr>
                  <w:rFonts w:cstheme="minorHAnsi"/>
                  <w:color w:val="000000"/>
                </w:rPr>
                <w:t>0, 10-15</w:t>
              </w:r>
            </w:ins>
          </w:p>
        </w:tc>
      </w:tr>
      <w:tr w:rsidR="00EE2F61" w:rsidRPr="00845520" w14:paraId="47582406" w14:textId="77777777" w:rsidTr="00AC1D9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3092285" w14:textId="2A7C10CB" w:rsidR="002702EF" w:rsidRPr="00AC1D94" w:rsidRDefault="00E9342B">
            <w:pPr>
              <w:spacing w:before="0" w:after="0" w:line="240" w:lineRule="auto"/>
              <w:jc w:val="right"/>
              <w:rPr>
                <w:rFonts w:cstheme="minorHAnsi"/>
                <w:color w:val="000000"/>
              </w:rPr>
            </w:pPr>
            <w:ins w:id="5101" w:author="Molly McEvilley" w:date="2023-06-30T21:06:00Z">
              <w:r w:rsidRPr="00AC1D94">
                <w:rPr>
                  <w:rFonts w:cstheme="minorHAnsi"/>
                  <w:color w:val="000000"/>
                </w:rPr>
                <w:t>45</w:t>
              </w:r>
            </w:ins>
          </w:p>
        </w:tc>
        <w:tc>
          <w:tcPr>
            <w:tcW w:w="6933" w:type="dxa"/>
            <w:noWrap/>
            <w:hideMark/>
          </w:tcPr>
          <w:p w14:paraId="407E5089"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1260" w:type="dxa"/>
            <w:gridSpan w:val="2"/>
          </w:tcPr>
          <w:p w14:paraId="48E47A4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1</w:t>
            </w:r>
          </w:p>
        </w:tc>
        <w:tc>
          <w:tcPr>
            <w:tcW w:w="3150" w:type="dxa"/>
          </w:tcPr>
          <w:p w14:paraId="0034B059"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HHAdultAge</w:t>
            </w:r>
            <w:proofErr w:type="spellEnd"/>
            <w:r w:rsidRPr="00AC1D94">
              <w:rPr>
                <w:rFonts w:cstheme="minorHAnsi"/>
                <w:color w:val="000000"/>
              </w:rPr>
              <w:t xml:space="preserve"> = 55</w:t>
            </w:r>
          </w:p>
        </w:tc>
        <w:tc>
          <w:tcPr>
            <w:tcW w:w="1255" w:type="dxa"/>
          </w:tcPr>
          <w:p w14:paraId="005DE7AE"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AC1D94" w:rsidRPr="00845520" w14:paraId="577E5306" w14:textId="77777777" w:rsidTr="00AC1D94">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EEC783C" w14:textId="0DEE088F" w:rsidR="002702EF" w:rsidRPr="00AC1D94" w:rsidRDefault="002702EF" w:rsidP="00D43959">
            <w:pPr>
              <w:spacing w:before="0" w:after="0" w:line="240" w:lineRule="auto"/>
              <w:jc w:val="right"/>
              <w:rPr>
                <w:rFonts w:cstheme="minorHAnsi"/>
                <w:color w:val="000000"/>
              </w:rPr>
            </w:pPr>
            <w:del w:id="5102" w:author="Molly McEvilley" w:date="2023-06-30T21:06:00Z">
              <w:r w:rsidRPr="00AC1D94" w:rsidDel="00E9342B">
                <w:rPr>
                  <w:rFonts w:cstheme="minorHAnsi"/>
                  <w:color w:val="000000"/>
                </w:rPr>
                <w:delText>35</w:delText>
              </w:r>
            </w:del>
            <w:ins w:id="5103" w:author="Molly McEvilley" w:date="2023-06-30T21:06:00Z">
              <w:r w:rsidR="00E9342B" w:rsidRPr="00AC1D94">
                <w:rPr>
                  <w:rFonts w:cstheme="minorHAnsi"/>
                  <w:color w:val="000000"/>
                </w:rPr>
                <w:t>46</w:t>
              </w:r>
            </w:ins>
          </w:p>
        </w:tc>
        <w:tc>
          <w:tcPr>
            <w:tcW w:w="6933" w:type="dxa"/>
            <w:noWrap/>
            <w:hideMark/>
          </w:tcPr>
          <w:p w14:paraId="40CD71FF"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1260" w:type="dxa"/>
            <w:gridSpan w:val="2"/>
          </w:tcPr>
          <w:p w14:paraId="249B1DD1"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3</w:t>
            </w:r>
          </w:p>
        </w:tc>
        <w:tc>
          <w:tcPr>
            <w:tcW w:w="3150" w:type="dxa"/>
          </w:tcPr>
          <w:p w14:paraId="6DD3925F"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HHParent</w:t>
            </w:r>
            <w:proofErr w:type="spellEnd"/>
            <w:r w:rsidRPr="00AC1D94">
              <w:rPr>
                <w:rFonts w:cstheme="minorHAnsi"/>
                <w:b/>
                <w:bCs/>
                <w:color w:val="000000"/>
              </w:rPr>
              <w:t xml:space="preserve"> = 1</w:t>
            </w:r>
          </w:p>
        </w:tc>
        <w:tc>
          <w:tcPr>
            <w:tcW w:w="1255" w:type="dxa"/>
          </w:tcPr>
          <w:p w14:paraId="68A3303C" w14:textId="669EB6B0"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w:t>
            </w:r>
            <w:del w:id="5104" w:author="Molly McEvilley" w:date="2023-06-30T21:36:00Z">
              <w:r w:rsidRPr="00AC1D94" w:rsidDel="00B4047D">
                <w:rPr>
                  <w:rFonts w:cstheme="minorHAnsi"/>
                  <w:color w:val="000000"/>
                </w:rPr>
                <w:delText>13</w:delText>
              </w:r>
            </w:del>
            <w:ins w:id="5105" w:author="Molly McEvilley" w:date="2023-06-30T21:36:00Z">
              <w:r w:rsidR="00B4047D" w:rsidRPr="00AC1D94">
                <w:rPr>
                  <w:rFonts w:cstheme="minorHAnsi"/>
                  <w:color w:val="000000"/>
                </w:rPr>
                <w:t>15</w:t>
              </w:r>
            </w:ins>
          </w:p>
        </w:tc>
      </w:tr>
      <w:tr w:rsidR="00AC1D94" w:rsidRPr="00845520" w14:paraId="015D8EA5" w14:textId="77777777" w:rsidTr="00AC1D9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443F63B" w14:textId="0B1C2B0B" w:rsidR="002702EF" w:rsidRPr="00AC1D94" w:rsidRDefault="002702EF" w:rsidP="00D43959">
            <w:pPr>
              <w:spacing w:before="0" w:after="0" w:line="240" w:lineRule="auto"/>
              <w:jc w:val="right"/>
              <w:rPr>
                <w:rFonts w:cstheme="minorHAnsi"/>
                <w:color w:val="000000"/>
              </w:rPr>
            </w:pPr>
            <w:del w:id="5106" w:author="Molly McEvilley" w:date="2023-06-30T21:06:00Z">
              <w:r w:rsidRPr="00AC1D94" w:rsidDel="00E9342B">
                <w:rPr>
                  <w:rFonts w:cstheme="minorHAnsi"/>
                  <w:color w:val="000000"/>
                </w:rPr>
                <w:delText>36</w:delText>
              </w:r>
            </w:del>
            <w:ins w:id="5107" w:author="Molly McEvilley" w:date="2023-06-30T21:06:00Z">
              <w:r w:rsidR="00E9342B" w:rsidRPr="00AC1D94">
                <w:rPr>
                  <w:rFonts w:cstheme="minorHAnsi"/>
                  <w:color w:val="000000"/>
                </w:rPr>
                <w:t>47</w:t>
              </w:r>
            </w:ins>
          </w:p>
        </w:tc>
        <w:tc>
          <w:tcPr>
            <w:tcW w:w="6933" w:type="dxa"/>
            <w:noWrap/>
            <w:hideMark/>
          </w:tcPr>
          <w:p w14:paraId="5E4A023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LSAHousehold</w:t>
            </w:r>
            <w:proofErr w:type="spellEnd"/>
            <w:r w:rsidRPr="00AC1D94">
              <w:rPr>
                <w:rFonts w:cstheme="minorHAnsi"/>
                <w:color w:val="000000"/>
              </w:rPr>
              <w:t>)</w:t>
            </w:r>
          </w:p>
        </w:tc>
        <w:tc>
          <w:tcPr>
            <w:tcW w:w="1260" w:type="dxa"/>
            <w:gridSpan w:val="2"/>
          </w:tcPr>
          <w:p w14:paraId="5844989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2</w:t>
            </w:r>
          </w:p>
        </w:tc>
        <w:tc>
          <w:tcPr>
            <w:tcW w:w="3150" w:type="dxa"/>
          </w:tcPr>
          <w:p w14:paraId="5A9F3FD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HHChild</w:t>
            </w:r>
            <w:proofErr w:type="spellEnd"/>
            <w:r w:rsidRPr="00AC1D94">
              <w:rPr>
                <w:rFonts w:cstheme="minorHAnsi"/>
                <w:b/>
                <w:bCs/>
                <w:color w:val="000000"/>
              </w:rPr>
              <w:t xml:space="preserve"> = 3</w:t>
            </w:r>
          </w:p>
        </w:tc>
        <w:tc>
          <w:tcPr>
            <w:tcW w:w="1255" w:type="dxa"/>
          </w:tcPr>
          <w:p w14:paraId="2A61B4B0"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AC1D94" w:rsidRPr="00845520" w14:paraId="4B6110FB" w14:textId="77777777" w:rsidTr="00AC1D94">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D360716" w14:textId="39925F9C" w:rsidR="002702EF" w:rsidRPr="00AC1D94" w:rsidRDefault="002702EF" w:rsidP="00D43959">
            <w:pPr>
              <w:spacing w:before="0" w:after="0" w:line="240" w:lineRule="auto"/>
              <w:jc w:val="right"/>
              <w:rPr>
                <w:rFonts w:cstheme="minorHAnsi"/>
                <w:color w:val="000000"/>
              </w:rPr>
            </w:pPr>
            <w:del w:id="5108" w:author="Molly McEvilley" w:date="2023-06-30T21:06:00Z">
              <w:r w:rsidRPr="00AC1D94" w:rsidDel="00E9342B">
                <w:rPr>
                  <w:rFonts w:cstheme="minorHAnsi"/>
                  <w:color w:val="000000"/>
                </w:rPr>
                <w:delText>36</w:delText>
              </w:r>
            </w:del>
            <w:ins w:id="5109" w:author="Molly McEvilley" w:date="2023-06-30T21:06:00Z">
              <w:r w:rsidR="00E9342B" w:rsidRPr="00AC1D94">
                <w:rPr>
                  <w:rFonts w:cstheme="minorHAnsi"/>
                  <w:color w:val="000000"/>
                </w:rPr>
                <w:t>47</w:t>
              </w:r>
            </w:ins>
          </w:p>
        </w:tc>
        <w:tc>
          <w:tcPr>
            <w:tcW w:w="6933" w:type="dxa"/>
            <w:noWrap/>
            <w:hideMark/>
          </w:tcPr>
          <w:p w14:paraId="1CBACB36"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LSAExit</w:t>
            </w:r>
            <w:proofErr w:type="spellEnd"/>
            <w:r w:rsidRPr="00AC1D94">
              <w:rPr>
                <w:rFonts w:cstheme="minorHAnsi"/>
                <w:color w:val="000000"/>
              </w:rPr>
              <w:t>)</w:t>
            </w:r>
          </w:p>
        </w:tc>
        <w:tc>
          <w:tcPr>
            <w:tcW w:w="1260" w:type="dxa"/>
            <w:gridSpan w:val="2"/>
          </w:tcPr>
          <w:p w14:paraId="45128B2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2</w:t>
            </w:r>
          </w:p>
        </w:tc>
        <w:tc>
          <w:tcPr>
            <w:tcW w:w="3150" w:type="dxa"/>
          </w:tcPr>
          <w:p w14:paraId="7370CA9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AC3Plus = 1</w:t>
            </w:r>
          </w:p>
        </w:tc>
        <w:tc>
          <w:tcPr>
            <w:tcW w:w="1255" w:type="dxa"/>
          </w:tcPr>
          <w:p w14:paraId="49187C30"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AC1D94" w:rsidRPr="00845520" w14:paraId="0E1B1C60" w14:textId="77777777" w:rsidTr="00AC1D94">
        <w:trPr>
          <w:gridAfter w:val="1"/>
          <w:cnfStyle w:val="000000100000" w:firstRow="0" w:lastRow="0" w:firstColumn="0" w:lastColumn="0" w:oddVBand="0" w:evenVBand="0" w:oddHBand="1" w:evenHBand="0" w:firstRowFirstColumn="0" w:firstRowLastColumn="0" w:lastRowFirstColumn="0" w:lastRowLastColumn="0"/>
          <w:wAfter w:w="1260" w:type="dxa"/>
          <w:trHeight w:val="290"/>
          <w:ins w:id="5110" w:author="Molly McEvilley" w:date="2023-07-04T10:52:00Z"/>
        </w:trPr>
        <w:tc>
          <w:tcPr>
            <w:cnfStyle w:val="001000000000" w:firstRow="0" w:lastRow="0" w:firstColumn="1" w:lastColumn="0" w:oddVBand="0" w:evenVBand="0" w:oddHBand="0" w:evenHBand="0" w:firstRowFirstColumn="0" w:firstRowLastColumn="0" w:lastRowFirstColumn="0" w:lastRowLastColumn="0"/>
            <w:tcW w:w="622" w:type="dxa"/>
            <w:noWrap/>
          </w:tcPr>
          <w:p w14:paraId="049A55B7" w14:textId="664AEC9B" w:rsidR="00871EE7" w:rsidRPr="00845520" w:rsidDel="00E9342B" w:rsidRDefault="00871EE7" w:rsidP="00D43959">
            <w:pPr>
              <w:spacing w:before="0" w:after="0" w:line="240" w:lineRule="auto"/>
              <w:jc w:val="right"/>
              <w:rPr>
                <w:ins w:id="5111" w:author="Molly McEvilley" w:date="2023-07-04T10:52:00Z"/>
                <w:rFonts w:cstheme="minorHAnsi"/>
                <w:color w:val="000000"/>
              </w:rPr>
            </w:pPr>
            <w:ins w:id="5112" w:author="Molly McEvilley" w:date="2023-07-04T10:52:00Z">
              <w:r>
                <w:rPr>
                  <w:rFonts w:cstheme="minorHAnsi"/>
                  <w:color w:val="000000"/>
                </w:rPr>
                <w:t>48</w:t>
              </w:r>
            </w:ins>
          </w:p>
        </w:tc>
        <w:tc>
          <w:tcPr>
            <w:tcW w:w="6933" w:type="dxa"/>
            <w:noWrap/>
          </w:tcPr>
          <w:p w14:paraId="2FD711BE" w14:textId="0FF0B10B" w:rsidR="00871EE7" w:rsidRPr="00845520" w:rsidRDefault="00E93E21"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ins w:id="5113" w:author="Molly McEvilley" w:date="2023-07-04T10:52:00Z"/>
                <w:rFonts w:cstheme="minorHAnsi"/>
                <w:color w:val="000000"/>
              </w:rPr>
            </w:pPr>
            <w:ins w:id="5114" w:author="Molly McEvilley" w:date="2023-07-04T10:52:00Z">
              <w:r>
                <w:rPr>
                  <w:rFonts w:cstheme="minorHAnsi"/>
                  <w:color w:val="000000"/>
                </w:rPr>
                <w:t xml:space="preserve">Domestic Violence Survivors Not </w:t>
              </w:r>
            </w:ins>
            <w:ins w:id="5115" w:author="Jules Brown" w:date="2023-07-15T10:22:00Z">
              <w:r w:rsidR="0059311F">
                <w:rPr>
                  <w:rFonts w:cstheme="minorHAnsi"/>
                  <w:color w:val="000000"/>
                </w:rPr>
                <w:t xml:space="preserve">Identified as </w:t>
              </w:r>
            </w:ins>
            <w:ins w:id="5116" w:author="Molly McEvilley" w:date="2023-07-04T10:52:00Z">
              <w:r>
                <w:rPr>
                  <w:rFonts w:cstheme="minorHAnsi"/>
                  <w:color w:val="000000"/>
                </w:rPr>
                <w:t>Currently Fleeing</w:t>
              </w:r>
            </w:ins>
          </w:p>
        </w:tc>
        <w:tc>
          <w:tcPr>
            <w:tcW w:w="1260" w:type="dxa"/>
          </w:tcPr>
          <w:p w14:paraId="68D06BB4" w14:textId="19C00717" w:rsidR="00871EE7" w:rsidRPr="00845520" w:rsidRDefault="003E08B4"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ins w:id="5117" w:author="Molly McEvilley" w:date="2023-07-04T10:52:00Z"/>
                <w:rFonts w:cstheme="minorHAnsi"/>
                <w:color w:val="000000"/>
              </w:rPr>
            </w:pPr>
            <w:ins w:id="5118" w:author="Molly McEvilley" w:date="2023-07-04T10:52:00Z">
              <w:r>
                <w:rPr>
                  <w:rFonts w:cstheme="minorHAnsi"/>
                  <w:color w:val="000000"/>
                </w:rPr>
                <w:t>0,1,2,3,99</w:t>
              </w:r>
            </w:ins>
          </w:p>
        </w:tc>
        <w:tc>
          <w:tcPr>
            <w:tcW w:w="3150" w:type="dxa"/>
          </w:tcPr>
          <w:p w14:paraId="1EC0D5BF" w14:textId="73CB07B1" w:rsidR="00871EE7" w:rsidRPr="00277F30" w:rsidRDefault="003E08B4"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ins w:id="5119" w:author="Molly McEvilley" w:date="2023-07-04T10:52:00Z"/>
                <w:rFonts w:cstheme="minorHAnsi"/>
                <w:color w:val="000000"/>
              </w:rPr>
            </w:pPr>
            <w:proofErr w:type="spellStart"/>
            <w:ins w:id="5120" w:author="Molly McEvilley" w:date="2023-07-04T10:52:00Z">
              <w:r>
                <w:rPr>
                  <w:rFonts w:cstheme="minorHAnsi"/>
                  <w:b/>
                  <w:bCs/>
                  <w:color w:val="000000"/>
                </w:rPr>
                <w:t>HHFleeingDV</w:t>
              </w:r>
              <w:proofErr w:type="spellEnd"/>
              <w:r>
                <w:rPr>
                  <w:rFonts w:cstheme="minorHAnsi"/>
                  <w:b/>
                  <w:bCs/>
                  <w:color w:val="000000"/>
                </w:rPr>
                <w:t xml:space="preserve"> </w:t>
              </w:r>
            </w:ins>
            <w:ins w:id="5121" w:author="Molly McEvilley" w:date="2023-07-04T10:53:00Z">
              <w:r w:rsidRPr="00277F30">
                <w:rPr>
                  <w:rFonts w:cstheme="minorHAnsi"/>
                  <w:color w:val="000000"/>
                </w:rPr>
                <w:t>= 2</w:t>
              </w:r>
            </w:ins>
          </w:p>
        </w:tc>
        <w:tc>
          <w:tcPr>
            <w:tcW w:w="1260" w:type="dxa"/>
          </w:tcPr>
          <w:p w14:paraId="66D4D5CE" w14:textId="781C1D6F" w:rsidR="00871EE7" w:rsidRPr="00845520" w:rsidRDefault="00FE5AC7"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ins w:id="5122" w:author="Molly McEvilley" w:date="2023-07-04T10:52:00Z"/>
                <w:rFonts w:cstheme="minorHAnsi"/>
                <w:color w:val="000000"/>
              </w:rPr>
            </w:pPr>
            <w:ins w:id="5123" w:author="Molly McEvilley" w:date="2023-07-04T10:53:00Z">
              <w:r>
                <w:rPr>
                  <w:rFonts w:cstheme="minorHAnsi"/>
                  <w:color w:val="000000"/>
                </w:rPr>
                <w:t>0,13-15</w:t>
              </w:r>
            </w:ins>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5124" w:name="_Get_Average_Days_3"/>
      <w:bookmarkStart w:id="5125" w:name="_Toc37849809"/>
      <w:bookmarkStart w:id="5126" w:name="_Toc140489988"/>
      <w:bookmarkEnd w:id="5124"/>
      <w:r w:rsidRPr="00C52062">
        <w:t xml:space="preserve">Get Average Days for </w:t>
      </w:r>
      <w:r>
        <w:t>Length of Time Homeless</w:t>
      </w:r>
      <w:bookmarkEnd w:id="4410"/>
      <w:bookmarkEnd w:id="5125"/>
      <w:bookmarkEnd w:id="512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F18D851" id="Group 21" o:spid="_x0000_s146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OW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AVjwOWkAMAAOEKAAAOAAAAAAAAAAAA&#10;AAAAAC4CAABkcnMvZTJvRG9jLnhtbFBLAQItABQABgAIAAAAIQDTyuzS2wAAAAQBAAAPAAAAAAAA&#10;AAAAAAAAAOoFAABkcnMvZG93bnJldi54bWxQSwUGAAAAAAQABADzAAAA8gYAAAAA&#10;">
                <v:shape id="AutoShape 390" o:spid="_x0000_s146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6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proofErr w:type="spellStart"/>
            <w:r>
              <w:t>HHType</w:t>
            </w:r>
            <w:proofErr w:type="spellEnd"/>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proofErr w:type="spellStart"/>
            <w:r w:rsidRPr="00947F08">
              <w:rPr>
                <w:rFonts w:cstheme="minorHAnsi"/>
                <w:bCs/>
              </w:rPr>
              <w:t>ESDays</w:t>
            </w:r>
            <w:proofErr w:type="spellEnd"/>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proofErr w:type="spellStart"/>
            <w:r w:rsidRPr="00947F08">
              <w:rPr>
                <w:rFonts w:cstheme="minorHAnsi"/>
                <w:bCs/>
              </w:rPr>
              <w:t>THDays</w:t>
            </w:r>
            <w:proofErr w:type="spellEnd"/>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proofErr w:type="spellStart"/>
            <w:r w:rsidRPr="00947F08">
              <w:rPr>
                <w:rFonts w:cstheme="minorHAnsi"/>
                <w:bCs/>
              </w:rPr>
              <w:t>ESTDays</w:t>
            </w:r>
            <w:proofErr w:type="spellEnd"/>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proofErr w:type="spellStart"/>
            <w:r w:rsidRPr="00947F08">
              <w:rPr>
                <w:rFonts w:cstheme="minorHAnsi"/>
                <w:bCs/>
              </w:rPr>
              <w:t>RRHPSHPreMoveInDays</w:t>
            </w:r>
            <w:proofErr w:type="spellEnd"/>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proofErr w:type="spellStart"/>
            <w:r w:rsidRPr="00947F08">
              <w:rPr>
                <w:rFonts w:cstheme="minorHAnsi"/>
                <w:bCs/>
              </w:rPr>
              <w:t>SystemHomelessDays</w:t>
            </w:r>
            <w:proofErr w:type="spellEnd"/>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proofErr w:type="spellStart"/>
            <w:r w:rsidRPr="00947F08">
              <w:rPr>
                <w:rFonts w:cstheme="minorHAnsi"/>
                <w:bCs/>
              </w:rPr>
              <w:t>TotalHomelessDays</w:t>
            </w:r>
            <w:proofErr w:type="spellEnd"/>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proofErr w:type="spellStart"/>
            <w:r w:rsidRPr="00947F08">
              <w:rPr>
                <w:rFonts w:cstheme="minorHAnsi"/>
                <w:bCs/>
              </w:rPr>
              <w:t>RRHHousedDays</w:t>
            </w:r>
            <w:proofErr w:type="spellEnd"/>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proofErr w:type="spellStart"/>
            <w:r w:rsidRPr="00947F08">
              <w:rPr>
                <w:bCs/>
              </w:rPr>
              <w:t>HHChronic</w:t>
            </w:r>
            <w:proofErr w:type="spellEnd"/>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proofErr w:type="spellStart"/>
            <w:r w:rsidRPr="00947F08">
              <w:rPr>
                <w:bCs/>
              </w:rPr>
              <w:t>HHVet</w:t>
            </w:r>
            <w:proofErr w:type="spellEnd"/>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proofErr w:type="spellStart"/>
            <w:r w:rsidRPr="00947F08">
              <w:rPr>
                <w:bCs/>
              </w:rPr>
              <w:t>HHDisability</w:t>
            </w:r>
            <w:proofErr w:type="spellEnd"/>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proofErr w:type="spellStart"/>
            <w:r w:rsidRPr="00947F08">
              <w:rPr>
                <w:bCs/>
              </w:rPr>
              <w:t>HHFleeingDV</w:t>
            </w:r>
            <w:proofErr w:type="spellEnd"/>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proofErr w:type="spellStart"/>
            <w:r w:rsidRPr="00947F08">
              <w:rPr>
                <w:bCs/>
              </w:rPr>
              <w:t>HHAdultAge</w:t>
            </w:r>
            <w:proofErr w:type="spellEnd"/>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proofErr w:type="spellStart"/>
            <w:r w:rsidRPr="00947F08">
              <w:rPr>
                <w:bCs/>
              </w:rPr>
              <w:t>HHParent</w:t>
            </w:r>
            <w:proofErr w:type="spellEnd"/>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proofErr w:type="spellStart"/>
            <w:r>
              <w:rPr>
                <w:bCs/>
              </w:rPr>
              <w:t>HoHRace</w:t>
            </w:r>
            <w:ins w:id="5127" w:author="Jules Brown" w:date="2023-07-13T11:04:00Z">
              <w:r w:rsidR="007E63A2">
                <w:rPr>
                  <w:bCs/>
                </w:rPr>
                <w:t>Ethnicity</w:t>
              </w:r>
            </w:ins>
            <w:proofErr w:type="spellEnd"/>
          </w:p>
        </w:tc>
      </w:tr>
      <w:tr w:rsidR="007D5D8A" w:rsidRPr="005F4836" w:rsidDel="007E63A2" w14:paraId="1C512D1E" w14:textId="0BB4187C" w:rsidTr="0030339F">
        <w:trPr>
          <w:trHeight w:val="216"/>
          <w:del w:id="5128" w:author="Jules Brown" w:date="2023-07-13T11:04:00Z"/>
        </w:trPr>
        <w:tc>
          <w:tcPr>
            <w:tcW w:w="9355" w:type="dxa"/>
          </w:tcPr>
          <w:p w14:paraId="403069A1" w14:textId="3E422C8E" w:rsidR="007D5D8A" w:rsidRPr="00947F08" w:rsidDel="007E63A2" w:rsidRDefault="007D5D8A" w:rsidP="0030339F">
            <w:pPr>
              <w:pStyle w:val="NoSpacing"/>
              <w:rPr>
                <w:del w:id="5129" w:author="Jules Brown" w:date="2023-07-13T11:04:00Z"/>
                <w:bCs/>
              </w:rPr>
            </w:pPr>
            <w:del w:id="5130" w:author="Jules Brown" w:date="2023-07-13T11:04:00Z">
              <w:r w:rsidRPr="00947F08" w:rsidDel="007E63A2">
                <w:rPr>
                  <w:bCs/>
                </w:rPr>
                <w:delText>HoHEthnicity</w:delText>
              </w:r>
            </w:del>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30339F">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proofErr w:type="spellStart"/>
            <w:r w:rsidRPr="003A0FA0">
              <w:t>SystemPath</w:t>
            </w:r>
            <w:proofErr w:type="spellEnd"/>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proofErr w:type="spellStart"/>
            <w:r w:rsidRPr="003A0FA0">
              <w:t>ProjectID</w:t>
            </w:r>
            <w:proofErr w:type="spellEnd"/>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proofErr w:type="spellStart"/>
            <w:r w:rsidRPr="003A0FA0">
              <w:t>ReportID</w:t>
            </w:r>
            <w:proofErr w:type="spellEnd"/>
          </w:p>
        </w:tc>
        <w:tc>
          <w:tcPr>
            <w:tcW w:w="7915" w:type="dxa"/>
          </w:tcPr>
          <w:p w14:paraId="3943AA28" w14:textId="77777777" w:rsidR="007D5D8A" w:rsidRPr="003A0FA0" w:rsidRDefault="007D5D8A" w:rsidP="0030339F">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5131" w:name="_Toc31198237"/>
      <w:bookmarkStart w:id="5132" w:name="_Toc31198238"/>
      <w:bookmarkStart w:id="5133" w:name="_Toc37849810"/>
      <w:bookmarkStart w:id="5134" w:name="_Toc140489989"/>
      <w:bookmarkEnd w:id="5131"/>
      <w:bookmarkEnd w:id="5132"/>
      <w:r w:rsidRPr="00C52062">
        <w:t xml:space="preserve">Get Average Days for </w:t>
      </w:r>
      <w:r>
        <w:t>Length of Time Homeless by System Path</w:t>
      </w:r>
      <w:bookmarkEnd w:id="5133"/>
      <w:bookmarkEnd w:id="513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374CB63" id="Group 25" o:spid="_x0000_s146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o8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s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DEFao8kwMAAOEKAAAOAAAAAAAA&#10;AAAAAAAAAC4CAABkcnMvZTJvRG9jLnhtbFBLAQItABQABgAIAAAAIQDTyuzS2wAAAAQBAAAPAAAA&#10;AAAAAAAAAAAAAO0FAABkcnMvZG93bnJldi54bWxQSwUGAAAAAAQABADzAAAA9QYAAAAA&#10;">
                <v:shape id="AutoShape 390" o:spid="_x0000_s146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6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2922D224" id="Group 219" o:spid="_x0000_s146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HOkQ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WfchzpEDAADkCgAADgAAAAAAAAAA&#10;AAAAAAAuAgAAZHJzL2Uyb0RvYy54bWxQSwECLQAUAAYACAAAACEA08rs0tsAAAAEAQAADwAAAAAA&#10;AAAAAAAAAADrBQAAZHJzL2Rvd25yZXYueG1sUEsFBgAAAAAEAAQA8wAAAPMGAAAAAA==&#10;">
                <v:shape id="AutoShape 390" o:spid="_x0000_s146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proofErr w:type="spellStart"/>
                        <w:r>
                          <w:t>tlsa_</w:t>
                        </w:r>
                        <w:r w:rsidRPr="00F824D6">
                          <w:t>Household</w:t>
                        </w:r>
                        <w:proofErr w:type="spellEnd"/>
                      </w:p>
                    </w:txbxContent>
                  </v:textbox>
                </v:shape>
                <v:shape id="AutoShape 16" o:spid="_x0000_s147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7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proofErr w:type="spellStart"/>
                        <w:r>
                          <w:t>lsa_</w:t>
                        </w:r>
                        <w:proofErr w:type="gramStart"/>
                        <w:r>
                          <w:t>Calculated</w:t>
                        </w:r>
                        <w:proofErr w:type="spellEnd"/>
                        <w:proofErr w:type="gram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proofErr w:type="spellStart"/>
            <w:r>
              <w:t>HHType</w:t>
            </w:r>
            <w:proofErr w:type="spellEnd"/>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proofErr w:type="spellStart"/>
            <w:r w:rsidRPr="00845520">
              <w:rPr>
                <w:rFonts w:cstheme="minorHAnsi"/>
                <w:bCs/>
              </w:rPr>
              <w:t>ESDays</w:t>
            </w:r>
            <w:proofErr w:type="spellEnd"/>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proofErr w:type="spellStart"/>
            <w:r w:rsidRPr="00845520">
              <w:rPr>
                <w:rFonts w:cstheme="minorHAnsi"/>
                <w:bCs/>
              </w:rPr>
              <w:t>THDays</w:t>
            </w:r>
            <w:proofErr w:type="spellEnd"/>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proofErr w:type="spellStart"/>
            <w:r w:rsidRPr="00845520">
              <w:rPr>
                <w:rFonts w:cstheme="minorHAnsi"/>
                <w:bCs/>
              </w:rPr>
              <w:t>ESTDays</w:t>
            </w:r>
            <w:proofErr w:type="spellEnd"/>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proofErr w:type="spellStart"/>
            <w:r w:rsidRPr="00845520">
              <w:rPr>
                <w:rFonts w:cstheme="minorHAnsi"/>
                <w:bCs/>
              </w:rPr>
              <w:t>RRHPSHPreMoveInDays</w:t>
            </w:r>
            <w:proofErr w:type="spellEnd"/>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proofErr w:type="spellStart"/>
            <w:r w:rsidRPr="00845520">
              <w:rPr>
                <w:rFonts w:cstheme="minorHAnsi"/>
                <w:bCs/>
              </w:rPr>
              <w:t>SystemHomelessDays</w:t>
            </w:r>
            <w:proofErr w:type="spellEnd"/>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proofErr w:type="spellStart"/>
            <w:r w:rsidRPr="00845520">
              <w:rPr>
                <w:rFonts w:cstheme="minorHAnsi"/>
                <w:bCs/>
              </w:rPr>
              <w:t>TotalHomelessDays</w:t>
            </w:r>
            <w:proofErr w:type="spellEnd"/>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proofErr w:type="spellStart"/>
            <w:r w:rsidRPr="00845520">
              <w:rPr>
                <w:rFonts w:cstheme="minorHAnsi"/>
                <w:bCs/>
              </w:rPr>
              <w:t>RRHHousedDays</w:t>
            </w:r>
            <w:proofErr w:type="spellEnd"/>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lastRenderedPageBreak/>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proofErr w:type="spellStart"/>
            <w:r w:rsidRPr="003A0FA0">
              <w:t>ProjectID</w:t>
            </w:r>
            <w:proofErr w:type="spellEnd"/>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proofErr w:type="spellStart"/>
            <w:r w:rsidRPr="003A0FA0">
              <w:t>ReportID</w:t>
            </w:r>
            <w:proofErr w:type="spellEnd"/>
          </w:p>
        </w:tc>
        <w:tc>
          <w:tcPr>
            <w:tcW w:w="7915" w:type="dxa"/>
          </w:tcPr>
          <w:p w14:paraId="4201828B"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5135" w:name="_Toc31198693"/>
      <w:bookmarkStart w:id="5136" w:name="_Get_Average_Days_1"/>
      <w:bookmarkStart w:id="5137" w:name="_Toc506721212"/>
      <w:bookmarkStart w:id="5138" w:name="_Toc37849811"/>
      <w:bookmarkStart w:id="5139" w:name="_Toc140489990"/>
      <w:bookmarkEnd w:id="5135"/>
      <w:bookmarkEnd w:id="5136"/>
      <w:r w:rsidRPr="00C52062">
        <w:t>Get Average Days for Cumulative Length of Time Housed in PSH</w:t>
      </w:r>
      <w:bookmarkEnd w:id="5137"/>
      <w:bookmarkEnd w:id="5138"/>
      <w:bookmarkEnd w:id="513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0C515CFA" id="Group 29"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85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X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ij&#10;ue1eRDeX6SJNJl4dzpqZV1GWjbyCw+qpurmWdNcxYZ4nmJerTbJ2/QW1O2LDoxS8q7mXyfsoe3HB&#10;dOf0Qaj+RcF0twO4R7m+GO989qJ2d+za4HAzPf8f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d5RPOZQDAADhCgAADgAAAAAA&#10;AAAAAAAAAAAuAgAAZHJzL2Uyb0RvYy54bWxQSwECLQAUAAYACAAAACEA08rs0tsAAAAEAQAADwAA&#10;AAAAAAAAAAAAAADuBQAAZHJzL2Rvd25yZXYueG1sUEsFBgAAAAAEAAQA8wAAAPYGA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proofErr w:type="spellStart"/>
            <w:r>
              <w:t>HHType</w:t>
            </w:r>
            <w:proofErr w:type="spellEnd"/>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proofErr w:type="spellStart"/>
            <w:r>
              <w:rPr>
                <w:rFonts w:cstheme="minorHAnsi"/>
                <w:bCs/>
              </w:rPr>
              <w:t>PSHMoveIn</w:t>
            </w:r>
            <w:proofErr w:type="spellEnd"/>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proofErr w:type="spellStart"/>
            <w:r>
              <w:rPr>
                <w:rFonts w:cstheme="minorHAnsi"/>
                <w:bCs/>
              </w:rPr>
              <w:t>PSHStatus</w:t>
            </w:r>
            <w:proofErr w:type="spellEnd"/>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5140"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proofErr w:type="spellStart"/>
            <w:r w:rsidRPr="003A0FA0">
              <w:t>SystemPath</w:t>
            </w:r>
            <w:proofErr w:type="spellEnd"/>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proofErr w:type="spellStart"/>
            <w:r w:rsidRPr="003A0FA0">
              <w:t>ProjectID</w:t>
            </w:r>
            <w:proofErr w:type="spellEnd"/>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proofErr w:type="spellStart"/>
            <w:r w:rsidRPr="003A0FA0">
              <w:t>ReportID</w:t>
            </w:r>
            <w:proofErr w:type="spellEnd"/>
          </w:p>
        </w:tc>
        <w:tc>
          <w:tcPr>
            <w:tcW w:w="7915" w:type="dxa"/>
          </w:tcPr>
          <w:p w14:paraId="4F3C4506"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bookmarkEnd w:id="5140"/>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5141" w:name="_Toc34145685"/>
      <w:bookmarkStart w:id="5142" w:name="_Toc34145686"/>
      <w:bookmarkStart w:id="5143" w:name="_Get_Average_Days_2"/>
      <w:bookmarkStart w:id="5144" w:name="_Toc506721213"/>
      <w:bookmarkStart w:id="5145" w:name="_Toc37849812"/>
      <w:bookmarkStart w:id="5146" w:name="_Toc140489991"/>
      <w:bookmarkEnd w:id="5141"/>
      <w:bookmarkEnd w:id="5142"/>
      <w:bookmarkEnd w:id="5143"/>
      <w:r w:rsidRPr="00C52062">
        <w:t>Get Average Days for Length of Time in RRH Projects</w:t>
      </w:r>
      <w:bookmarkEnd w:id="5144"/>
      <w:bookmarkEnd w:id="5145"/>
      <w:bookmarkEnd w:id="514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A16F124" id="Group 59"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1hlQ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s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zhyf90L1Jwqmux3APcr1xXDnsxe1w7Frg/3N9OIH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EUbfWGVAwAA4QoAAA4AAAAA&#10;AAAAAAAAAAAALgIAAGRycy9lMm9Eb2MueG1sUEsBAi0AFAAGAAgAAAAhANPK7NLbAAAABAEAAA8A&#10;AAAAAAAAAAAAAAAA7wUAAGRycy9kb3ducmV2LnhtbFBLBQYAAAAABAAEAPMAAAD3Bg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proofErr w:type="spellStart"/>
            <w:r>
              <w:lastRenderedPageBreak/>
              <w:t>HHType</w:t>
            </w:r>
            <w:proofErr w:type="spellEnd"/>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proofErr w:type="spellStart"/>
            <w:r>
              <w:rPr>
                <w:rFonts w:cstheme="minorHAnsi"/>
                <w:bCs/>
              </w:rPr>
              <w:t>RRHStatus</w:t>
            </w:r>
            <w:proofErr w:type="spellEnd"/>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proofErr w:type="spellStart"/>
            <w:r>
              <w:rPr>
                <w:rFonts w:cstheme="minorHAnsi"/>
                <w:bCs/>
              </w:rPr>
              <w:t>RRHMoveIn</w:t>
            </w:r>
            <w:proofErr w:type="spellEnd"/>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proofErr w:type="spellStart"/>
            <w:r w:rsidRPr="003A0FA0">
              <w:t>SystemPath</w:t>
            </w:r>
            <w:proofErr w:type="spellEnd"/>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proofErr w:type="spellStart"/>
            <w:r w:rsidRPr="003A0FA0">
              <w:t>ProjectID</w:t>
            </w:r>
            <w:proofErr w:type="spellEnd"/>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proofErr w:type="spellStart"/>
            <w:r w:rsidRPr="003A0FA0">
              <w:t>ReportID</w:t>
            </w:r>
            <w:proofErr w:type="spellEnd"/>
          </w:p>
        </w:tc>
        <w:tc>
          <w:tcPr>
            <w:tcW w:w="7915" w:type="dxa"/>
          </w:tcPr>
          <w:p w14:paraId="3DD83DE2"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5147" w:name="_Toc34145696"/>
      <w:bookmarkStart w:id="5148" w:name="_Toc34145697"/>
      <w:bookmarkStart w:id="5149" w:name="_Toc506721215"/>
      <w:bookmarkStart w:id="5150" w:name="_Toc37849813"/>
      <w:bookmarkStart w:id="5151" w:name="_Toc140489992"/>
      <w:bookmarkEnd w:id="5147"/>
      <w:bookmarkEnd w:id="5148"/>
      <w:r w:rsidRPr="00C52062">
        <w:t>Get Average Days to Return/Re-engage by Last Project Type</w:t>
      </w:r>
      <w:bookmarkEnd w:id="5149"/>
      <w:bookmarkEnd w:id="5150"/>
      <w:bookmarkEnd w:id="515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C8F828E" id="Group 63"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JyaApOVAwAA5AoAAA4AAAAA&#10;AAAAAAAAAAAALgIAAGRycy9lMm9Eb2MueG1sUEsBAi0AFAAGAAgAAAAhANPK7NLbAAAABAEAAA8A&#10;AAAAAAAAAAAAAAAA7wUAAGRycy9kb3ducmV2LnhtbFBLBQYAAAAABAAEAPMAAAD3Bg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1415431" w14:textId="77777777" w:rsidR="00A72AC3" w:rsidRDefault="00A72AC3" w:rsidP="0030339F">
      <w:pPr>
        <w:pStyle w:val="Heading3"/>
      </w:pPr>
      <w:r>
        <w:lastRenderedPageBreak/>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30339F">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407F7836"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del w:id="5152" w:author="Molly McEvilley" w:date="2023-07-17T05:09:00Z">
              <w:r w:rsidRPr="00A6067F" w:rsidDel="00C17A80">
                <w:rPr>
                  <w:rFonts w:cstheme="minorHAnsi"/>
                </w:rPr>
                <w:delText>1 and 6</w:delText>
              </w:r>
            </w:del>
            <w:ins w:id="5153" w:author="Molly McEvilley" w:date="2023-07-17T05:09:00Z">
              <w:r w:rsidR="00C17A80">
                <w:rPr>
                  <w:rFonts w:cstheme="minorHAnsi"/>
                </w:rPr>
                <w:t>400 and 499</w:t>
              </w:r>
            </w:ins>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6D05DB56"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del w:id="5154" w:author="Molly McEvilley" w:date="2023-07-17T05:10:00Z">
              <w:r w:rsidRPr="00A6067F" w:rsidDel="002913E2">
                <w:rPr>
                  <w:rFonts w:cstheme="minorHAnsi"/>
                </w:rPr>
                <w:delText xml:space="preserve">7 </w:delText>
              </w:r>
            </w:del>
            <w:ins w:id="5155" w:author="Molly McEvilley" w:date="2023-07-17T05:10:00Z">
              <w:r w:rsidR="002913E2">
                <w:rPr>
                  <w:rFonts w:cstheme="minorHAnsi"/>
                </w:rPr>
                <w:t>100</w:t>
              </w:r>
              <w:r w:rsidR="002913E2" w:rsidRPr="00A6067F">
                <w:rPr>
                  <w:rFonts w:cstheme="minorHAnsi"/>
                </w:rPr>
                <w:t xml:space="preserve"> </w:t>
              </w:r>
            </w:ins>
            <w:r w:rsidRPr="00A6067F">
              <w:rPr>
                <w:rFonts w:cstheme="minorHAnsi"/>
              </w:rPr>
              <w:t xml:space="preserve">and </w:t>
            </w:r>
            <w:del w:id="5156" w:author="Molly McEvilley" w:date="2023-07-17T05:10:00Z">
              <w:r w:rsidRPr="00A6067F" w:rsidDel="002913E2">
                <w:rPr>
                  <w:rFonts w:cstheme="minorHAnsi"/>
                </w:rPr>
                <w:delText>14</w:delText>
              </w:r>
            </w:del>
            <w:ins w:id="5157" w:author="Molly McEvilley" w:date="2023-07-17T05:10:00Z">
              <w:r w:rsidR="002913E2">
                <w:rPr>
                  <w:rFonts w:cstheme="minorHAnsi"/>
                </w:rPr>
                <w:t>399</w:t>
              </w:r>
            </w:ins>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58351DA2"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del w:id="5158" w:author="Molly McEvilley" w:date="2023-07-17T05:12:00Z">
              <w:r w:rsidRPr="00A6067F" w:rsidDel="002913E2">
                <w:rPr>
                  <w:rFonts w:cstheme="minorHAnsi"/>
                </w:rPr>
                <w:delText>in (15,99)</w:delText>
              </w:r>
            </w:del>
            <w:ins w:id="5159" w:author="Molly McEvilley" w:date="2023-07-17T05:12:00Z">
              <w:r w:rsidR="002913E2">
                <w:rPr>
                  <w:rFonts w:cstheme="minorHAnsi"/>
                </w:rPr>
                <w:t xml:space="preserve">&lt; </w:t>
              </w:r>
            </w:ins>
            <w:ins w:id="5160" w:author="Molly McEvilley" w:date="2023-07-17T05:13:00Z">
              <w:r w:rsidR="002913E2">
                <w:rPr>
                  <w:rFonts w:cstheme="minorHAnsi"/>
                </w:rPr>
                <w:t>100</w:t>
              </w:r>
            </w:ins>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lastRenderedPageBreak/>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5161" w:name="_Get_Average_Days"/>
            <w:bookmarkStart w:id="5162" w:name="_Toc37973614"/>
            <w:bookmarkStart w:id="5163" w:name="_Toc37974167"/>
            <w:bookmarkStart w:id="5164" w:name="_Toc37974718"/>
            <w:bookmarkStart w:id="5165" w:name="_Toc37975206"/>
            <w:bookmarkStart w:id="5166" w:name="_Toc37849814"/>
            <w:bookmarkStart w:id="5167" w:name="_Toc506721216"/>
            <w:bookmarkEnd w:id="5161"/>
            <w:bookmarkEnd w:id="5162"/>
            <w:bookmarkEnd w:id="5163"/>
            <w:bookmarkEnd w:id="5164"/>
            <w:bookmarkEnd w:id="5165"/>
            <w:ins w:id="5168" w:author="Molly McEvilley" w:date="2023-07-04T09:49:00Z">
              <w:r>
                <w:t>Days to return after exit from RRH-SO (placed in PH)</w:t>
              </w:r>
            </w:ins>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proofErr w:type="spellStart"/>
            <w:ins w:id="5169" w:author="Jules Brown" w:date="2023-07-15T10:16: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9</w:t>
              </w:r>
            </w:ins>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ins w:id="5170" w:author="Jules Brown" w:date="2023-07-15T10:15:00Z">
              <w:r>
                <w:t>65</w:t>
              </w:r>
            </w:ins>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ins w:id="5171" w:author="Molly McEvilley" w:date="2023-07-04T09:49:00Z">
              <w:r>
                <w:t>Days to return after exit from RRH-SO (not placed in PH)</w:t>
              </w:r>
            </w:ins>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proofErr w:type="spellStart"/>
            <w:ins w:id="5172" w:author="Jules Brown" w:date="2023-07-15T10:16: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rsidR="00EF1D71">
                <w:t>10</w:t>
              </w:r>
            </w:ins>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ins w:id="5173" w:author="Jules Brown" w:date="2023-07-15T10:15:00Z">
              <w:r>
                <w:t>66</w:t>
              </w:r>
            </w:ins>
          </w:p>
        </w:tc>
      </w:tr>
    </w:tbl>
    <w:p w14:paraId="6F575101" w14:textId="1CF96513" w:rsidR="00B64929" w:rsidRDefault="00B64929" w:rsidP="0088191A">
      <w:pPr>
        <w:pStyle w:val="Heading2"/>
      </w:pPr>
      <w:bookmarkStart w:id="5174" w:name="_Toc140489993"/>
      <w:r w:rsidRPr="00C52062">
        <w:t xml:space="preserve">Get Average Days to Return/Re-engage by </w:t>
      </w:r>
      <w:proofErr w:type="gramStart"/>
      <w:r w:rsidRPr="00C52062">
        <w:t>Population</w:t>
      </w:r>
      <w:bookmarkEnd w:id="5166"/>
      <w:bookmarkEnd w:id="5174"/>
      <w:proofErr w:type="gramEnd"/>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6B703CA" id="Group 208"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inlw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proofErr w:type="spellStart"/>
            <w:r>
              <w:t>HHType</w:t>
            </w:r>
            <w:proofErr w:type="spellEnd"/>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proofErr w:type="spellStart"/>
            <w:r>
              <w:rPr>
                <w:rFonts w:cstheme="minorHAnsi"/>
                <w:bCs/>
              </w:rPr>
              <w:t>ExitFrom</w:t>
            </w:r>
            <w:proofErr w:type="spellEnd"/>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proofErr w:type="spellStart"/>
            <w:r w:rsidRPr="00845520">
              <w:rPr>
                <w:bCs/>
              </w:rPr>
              <w:t>HHDisability</w:t>
            </w:r>
            <w:proofErr w:type="spellEnd"/>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proofErr w:type="spellStart"/>
            <w:r w:rsidRPr="00845520">
              <w:rPr>
                <w:bCs/>
              </w:rPr>
              <w:t>HHFleeingDV</w:t>
            </w:r>
            <w:proofErr w:type="spellEnd"/>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proofErr w:type="spellStart"/>
            <w:r w:rsidRPr="00845520">
              <w:rPr>
                <w:bCs/>
              </w:rPr>
              <w:t>HHParent</w:t>
            </w:r>
            <w:proofErr w:type="spellEnd"/>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proofErr w:type="spellStart"/>
            <w:r>
              <w:rPr>
                <w:bCs/>
              </w:rPr>
              <w:t>HoHRace</w:t>
            </w:r>
            <w:ins w:id="5175" w:author="Jules Brown" w:date="2023-07-13T11:05:00Z">
              <w:r w:rsidR="007E63A2">
                <w:rPr>
                  <w:bCs/>
                </w:rPr>
                <w:t>Ethnicity</w:t>
              </w:r>
            </w:ins>
            <w:proofErr w:type="spellEnd"/>
          </w:p>
        </w:tc>
      </w:tr>
      <w:tr w:rsidR="00A72AC3" w:rsidRPr="005F4836" w:rsidDel="007E63A2" w14:paraId="04C19ABF" w14:textId="6FD19ECB" w:rsidTr="0030339F">
        <w:trPr>
          <w:trHeight w:val="216"/>
          <w:del w:id="5176" w:author="Jules Brown" w:date="2023-07-13T11:05:00Z"/>
        </w:trPr>
        <w:tc>
          <w:tcPr>
            <w:tcW w:w="9355" w:type="dxa"/>
          </w:tcPr>
          <w:p w14:paraId="6BF3D865" w14:textId="2920F131" w:rsidR="00A72AC3" w:rsidRPr="00845520" w:rsidDel="007E63A2" w:rsidRDefault="00A72AC3" w:rsidP="0030339F">
            <w:pPr>
              <w:pStyle w:val="NoSpacing"/>
              <w:rPr>
                <w:del w:id="5177" w:author="Jules Brown" w:date="2023-07-13T11:05:00Z"/>
                <w:bCs/>
              </w:rPr>
            </w:pPr>
            <w:del w:id="5178" w:author="Jules Brown" w:date="2023-07-13T11:05:00Z">
              <w:r w:rsidRPr="00845520" w:rsidDel="007E63A2">
                <w:rPr>
                  <w:bCs/>
                </w:rPr>
                <w:delText>HoHEthnicity</w:delText>
              </w:r>
            </w:del>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proofErr w:type="spellStart"/>
            <w:r w:rsidRPr="003A0FA0">
              <w:t>SystemPath</w:t>
            </w:r>
            <w:proofErr w:type="spellEnd"/>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proofErr w:type="spellStart"/>
            <w:r w:rsidRPr="003A0FA0">
              <w:t>ProjectID</w:t>
            </w:r>
            <w:proofErr w:type="spellEnd"/>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proofErr w:type="spellStart"/>
            <w:r w:rsidRPr="003A0FA0">
              <w:t>ReportID</w:t>
            </w:r>
            <w:proofErr w:type="spellEnd"/>
          </w:p>
        </w:tc>
        <w:tc>
          <w:tcPr>
            <w:tcW w:w="7915" w:type="dxa"/>
          </w:tcPr>
          <w:p w14:paraId="227B9738"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lastRenderedPageBreak/>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55C407F1"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ins w:id="5179" w:author="Molly McEvilley" w:date="2023-07-17T05:13:00Z">
              <w:r w:rsidRPr="00655B0F">
                <w:rPr>
                  <w:b/>
                </w:rPr>
                <w:t>ExitTo</w:t>
              </w:r>
              <w:proofErr w:type="spellEnd"/>
              <w:r w:rsidRPr="00A6067F">
                <w:rPr>
                  <w:rFonts w:cstheme="minorHAnsi"/>
                </w:rPr>
                <w:t xml:space="preserve"> between </w:t>
              </w:r>
              <w:r>
                <w:rPr>
                  <w:rFonts w:cstheme="minorHAnsi"/>
                </w:rPr>
                <w:t>400 and 499</w:t>
              </w:r>
            </w:ins>
            <w:del w:id="5180" w:author="Molly McEvilley" w:date="2023-07-17T05:13:00Z">
              <w:r w:rsidRPr="00655B0F" w:rsidDel="0061186D">
                <w:rPr>
                  <w:b/>
                </w:rPr>
                <w:delText>ExitTo</w:delText>
              </w:r>
              <w:r w:rsidRPr="00A6067F" w:rsidDel="0061186D">
                <w:rPr>
                  <w:rFonts w:cstheme="minorHAnsi"/>
                </w:rPr>
                <w:delText xml:space="preserve"> between 1 and 6</w:delText>
              </w:r>
            </w:del>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2838BCC3"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ins w:id="5181" w:author="Molly McEvilley" w:date="2023-07-17T05:13:00Z">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182" w:author="Molly McEvilley" w:date="2023-07-17T05:13:00Z">
              <w:r w:rsidRPr="00655B0F" w:rsidDel="0061186D">
                <w:rPr>
                  <w:b/>
                </w:rPr>
                <w:delText>ExitTo</w:delText>
              </w:r>
              <w:r w:rsidRPr="00A6067F" w:rsidDel="0061186D">
                <w:rPr>
                  <w:rFonts w:cstheme="minorHAnsi"/>
                </w:rPr>
                <w:delText xml:space="preserve"> between 7 and 14</w:delText>
              </w:r>
            </w:del>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689FED5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ins w:id="5183" w:author="Molly McEvilley" w:date="2023-07-17T05:13:00Z">
              <w:r w:rsidRPr="00655B0F">
                <w:rPr>
                  <w:b/>
                </w:rPr>
                <w:t>ExitTo</w:t>
              </w:r>
              <w:proofErr w:type="spellEnd"/>
              <w:r w:rsidRPr="00A6067F">
                <w:rPr>
                  <w:rFonts w:cstheme="minorHAnsi"/>
                </w:rPr>
                <w:t xml:space="preserve"> </w:t>
              </w:r>
              <w:r>
                <w:rPr>
                  <w:rFonts w:cstheme="minorHAnsi"/>
                </w:rPr>
                <w:t>&lt; 100</w:t>
              </w:r>
            </w:ins>
            <w:del w:id="5184" w:author="Molly McEvilley" w:date="2023-07-17T05:13:00Z">
              <w:r w:rsidRPr="00655B0F" w:rsidDel="0061186D">
                <w:rPr>
                  <w:b/>
                </w:rPr>
                <w:delText>ExitTo</w:delText>
              </w:r>
              <w:r w:rsidRPr="00A6067F" w:rsidDel="0061186D">
                <w:rPr>
                  <w:rFonts w:cstheme="minorHAnsi"/>
                </w:rPr>
                <w:delText xml:space="preserve"> in (15,99)</w:delText>
              </w:r>
            </w:del>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5185" w:name="_Toc31198752"/>
      <w:bookmarkStart w:id="5186" w:name="_Toc37849815"/>
      <w:bookmarkStart w:id="5187" w:name="_Toc140489994"/>
      <w:bookmarkEnd w:id="5185"/>
      <w:r w:rsidRPr="00C52062">
        <w:t xml:space="preserve">Get Average Days to Return/Re-engage by </w:t>
      </w:r>
      <w:r>
        <w:t>System Path</w:t>
      </w:r>
      <w:bookmarkEnd w:id="5167"/>
      <w:bookmarkEnd w:id="5186"/>
      <w:bookmarkEnd w:id="5187"/>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582C747A" id="Group 228"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H8zIWGSAwAA5AoAAA4AAAAAAAAA&#10;AAAAAAAALgIAAGRycy9lMm9Eb2MueG1sUEsBAi0AFAAGAAgAAAAhANPK7NLbAAAABAEAAA8AAAAA&#10;AAAAAAAAAAAA7AUAAGRycy9kb3ducmV2LnhtbFBLBQYAAAAABAAEAPMAAAD0Bg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proofErr w:type="spellStart"/>
            <w:r>
              <w:t>HHType</w:t>
            </w:r>
            <w:proofErr w:type="spellEnd"/>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proofErr w:type="spellStart"/>
            <w:r>
              <w:rPr>
                <w:rFonts w:cstheme="minorHAnsi"/>
                <w:bCs/>
              </w:rPr>
              <w:t>ExitTo</w:t>
            </w:r>
            <w:proofErr w:type="spellEnd"/>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proofErr w:type="spellStart"/>
            <w:r>
              <w:rPr>
                <w:rFonts w:cstheme="minorHAnsi"/>
                <w:bCs/>
              </w:rPr>
              <w:t>ExitFrom</w:t>
            </w:r>
            <w:proofErr w:type="spellEnd"/>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proofErr w:type="spellStart"/>
            <w:r>
              <w:rPr>
                <w:rFonts w:cstheme="minorHAnsi"/>
                <w:bCs/>
              </w:rPr>
              <w:t>ReturnTime</w:t>
            </w:r>
            <w:proofErr w:type="spellEnd"/>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proofErr w:type="spellStart"/>
            <w:r w:rsidRPr="00845520">
              <w:rPr>
                <w:bCs/>
              </w:rPr>
              <w:t>HHChronic</w:t>
            </w:r>
            <w:proofErr w:type="spellEnd"/>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proofErr w:type="spellStart"/>
            <w:r w:rsidRPr="00845520">
              <w:rPr>
                <w:bCs/>
              </w:rPr>
              <w:t>HHVet</w:t>
            </w:r>
            <w:proofErr w:type="spellEnd"/>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proofErr w:type="spellStart"/>
            <w:r w:rsidRPr="00845520">
              <w:rPr>
                <w:bCs/>
              </w:rPr>
              <w:t>HHAdultAge</w:t>
            </w:r>
            <w:proofErr w:type="spellEnd"/>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proofErr w:type="spellStart"/>
            <w:r w:rsidRPr="00845520">
              <w:rPr>
                <w:bCs/>
              </w:rPr>
              <w:t>HHParent</w:t>
            </w:r>
            <w:proofErr w:type="spellEnd"/>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proofErr w:type="spellStart"/>
            <w:r w:rsidRPr="003A0FA0">
              <w:t>SystemPath</w:t>
            </w:r>
            <w:proofErr w:type="spellEnd"/>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proofErr w:type="spellStart"/>
            <w:r w:rsidRPr="003A0FA0">
              <w:t>ProjectID</w:t>
            </w:r>
            <w:proofErr w:type="spellEnd"/>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proofErr w:type="spellStart"/>
            <w:r w:rsidRPr="00845520">
              <w:rPr>
                <w:b/>
                <w:bCs/>
              </w:rPr>
              <w:lastRenderedPageBreak/>
              <w:t>ReportRow</w:t>
            </w:r>
            <w:proofErr w:type="spellEnd"/>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proofErr w:type="spellStart"/>
            <w:r w:rsidRPr="003A0FA0">
              <w:t>ReportID</w:t>
            </w:r>
            <w:proofErr w:type="spellEnd"/>
          </w:p>
        </w:tc>
        <w:tc>
          <w:tcPr>
            <w:tcW w:w="7915" w:type="dxa"/>
          </w:tcPr>
          <w:p w14:paraId="6EAA2A35" w14:textId="77777777" w:rsidR="00F824F8" w:rsidRPr="003A0FA0" w:rsidRDefault="00F824F8" w:rsidP="0030339F">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34185A3"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ins w:id="5188" w:author="Molly McEvilley" w:date="2023-07-17T05:13:00Z">
              <w:r w:rsidRPr="00655B0F">
                <w:rPr>
                  <w:b/>
                </w:rPr>
                <w:t>ExitTo</w:t>
              </w:r>
              <w:proofErr w:type="spellEnd"/>
              <w:r w:rsidRPr="00A6067F">
                <w:rPr>
                  <w:rFonts w:cstheme="minorHAnsi"/>
                </w:rPr>
                <w:t xml:space="preserve"> between </w:t>
              </w:r>
              <w:r>
                <w:rPr>
                  <w:rFonts w:cstheme="minorHAnsi"/>
                </w:rPr>
                <w:t>400 and 499</w:t>
              </w:r>
            </w:ins>
            <w:del w:id="5189" w:author="Molly McEvilley" w:date="2023-07-17T05:13:00Z">
              <w:r w:rsidRPr="00655B0F" w:rsidDel="005046BB">
                <w:rPr>
                  <w:b/>
                </w:rPr>
                <w:delText>ExitTo</w:delText>
              </w:r>
              <w:r w:rsidRPr="00A6067F" w:rsidDel="005046BB">
                <w:rPr>
                  <w:rFonts w:cstheme="minorHAnsi"/>
                </w:rPr>
                <w:delText xml:space="preserve"> between 1 and 6</w:delText>
              </w:r>
            </w:del>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22DF7C84"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ins w:id="5190" w:author="Molly McEvilley" w:date="2023-07-17T05:13:00Z">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191" w:author="Molly McEvilley" w:date="2023-07-17T05:13:00Z">
              <w:r w:rsidRPr="00655B0F" w:rsidDel="005046BB">
                <w:rPr>
                  <w:b/>
                </w:rPr>
                <w:delText>ExitTo</w:delText>
              </w:r>
              <w:r w:rsidRPr="00A6067F" w:rsidDel="005046BB">
                <w:rPr>
                  <w:rFonts w:cstheme="minorHAnsi"/>
                </w:rPr>
                <w:delText xml:space="preserve"> between 7 and 14</w:delText>
              </w:r>
            </w:del>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1A481857"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ins w:id="5192" w:author="Molly McEvilley" w:date="2023-07-17T05:13:00Z">
              <w:r w:rsidRPr="00655B0F">
                <w:rPr>
                  <w:b/>
                </w:rPr>
                <w:t>ExitTo</w:t>
              </w:r>
              <w:proofErr w:type="spellEnd"/>
              <w:r w:rsidRPr="00A6067F">
                <w:rPr>
                  <w:rFonts w:cstheme="minorHAnsi"/>
                </w:rPr>
                <w:t xml:space="preserve"> </w:t>
              </w:r>
              <w:r>
                <w:rPr>
                  <w:rFonts w:cstheme="minorHAnsi"/>
                </w:rPr>
                <w:t>&lt; 100</w:t>
              </w:r>
            </w:ins>
            <w:del w:id="5193" w:author="Molly McEvilley" w:date="2023-07-17T05:13:00Z">
              <w:r w:rsidRPr="00655B0F" w:rsidDel="005046BB">
                <w:rPr>
                  <w:b/>
                </w:rPr>
                <w:delText>ExitTo</w:delText>
              </w:r>
              <w:r w:rsidRPr="00A6067F" w:rsidDel="005046BB">
                <w:rPr>
                  <w:rFonts w:cstheme="minorHAnsi"/>
                </w:rPr>
                <w:delText xml:space="preserve"> in (15,99)</w:delText>
              </w:r>
            </w:del>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5194" w:name="_Toc31198754"/>
      <w:bookmarkStart w:id="5195" w:name="_Toc37973617"/>
      <w:bookmarkStart w:id="5196" w:name="_Toc37974170"/>
      <w:bookmarkStart w:id="5197" w:name="_Toc37974721"/>
      <w:bookmarkStart w:id="5198" w:name="_Toc37975209"/>
      <w:bookmarkStart w:id="5199" w:name="_Toc506721217"/>
      <w:bookmarkStart w:id="5200" w:name="_Toc37849816"/>
      <w:bookmarkStart w:id="5201" w:name="_Toc140489995"/>
      <w:bookmarkStart w:id="5202" w:name="_Toc499544018"/>
      <w:bookmarkEnd w:id="5194"/>
      <w:bookmarkEnd w:id="5195"/>
      <w:bookmarkEnd w:id="5196"/>
      <w:bookmarkEnd w:id="5197"/>
      <w:bookmarkEnd w:id="5198"/>
      <w:r w:rsidRPr="00C52062">
        <w:t>Get Average Days to Return/Re-engage by Exit Destination</w:t>
      </w:r>
      <w:bookmarkEnd w:id="5199"/>
      <w:bookmarkEnd w:id="5200"/>
      <w:bookmarkEnd w:id="520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49480561" id="Group 236"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2D6ISSAwAA5A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proofErr w:type="spellStart"/>
            <w:r>
              <w:lastRenderedPageBreak/>
              <w:t>HHType</w:t>
            </w:r>
            <w:proofErr w:type="spellEnd"/>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proofErr w:type="spellStart"/>
            <w:r w:rsidRPr="00947F08">
              <w:t>SystemPath</w:t>
            </w:r>
            <w:proofErr w:type="spellEnd"/>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proofErr w:type="spellStart"/>
            <w:r w:rsidRPr="003A0FA0">
              <w:t>ProjectID</w:t>
            </w:r>
            <w:proofErr w:type="spellEnd"/>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30339F">
            <w:pPr>
              <w:pStyle w:val="NoSpacing"/>
            </w:pPr>
            <w:r>
              <w:t>37-52</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proofErr w:type="spellStart"/>
            <w:r w:rsidRPr="003A0FA0">
              <w:t>ReportID</w:t>
            </w:r>
            <w:proofErr w:type="spellEnd"/>
          </w:p>
        </w:tc>
        <w:tc>
          <w:tcPr>
            <w:tcW w:w="7915" w:type="dxa"/>
          </w:tcPr>
          <w:p w14:paraId="4F54D656"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ins w:id="5203" w:author="Molly McEvilley" w:date="2023-07-04T08:34:00Z"/>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237" w:type="dxa"/>
        <w:tblLook w:val="04A0" w:firstRow="1" w:lastRow="0" w:firstColumn="1" w:lastColumn="0" w:noHBand="0" w:noVBand="1"/>
      </w:tblPr>
      <w:tblGrid>
        <w:gridCol w:w="1289"/>
        <w:gridCol w:w="5520"/>
        <w:gridCol w:w="1580"/>
        <w:gridCol w:w="961"/>
      </w:tblGrid>
      <w:tr w:rsidR="007153EE" w:rsidRPr="00211B09" w14:paraId="64DEB1CB" w14:textId="77777777" w:rsidTr="00277F30">
        <w:trPr>
          <w:cnfStyle w:val="100000000000" w:firstRow="1" w:lastRow="0" w:firstColumn="0" w:lastColumn="0" w:oddVBand="0" w:evenVBand="0" w:oddHBand="0" w:evenHBand="0" w:firstRowFirstColumn="0" w:firstRowLastColumn="0" w:lastRowFirstColumn="0" w:lastRowLastColumn="0"/>
          <w:trHeight w:val="285"/>
          <w:ins w:id="5204" w:author="Molly McEvilley" w:date="2023-07-04T08:35:00Z"/>
        </w:trPr>
        <w:tc>
          <w:tcPr>
            <w:cnfStyle w:val="001000000000" w:firstRow="0" w:lastRow="0" w:firstColumn="1" w:lastColumn="0" w:oddVBand="0" w:evenVBand="0" w:oddHBand="0" w:evenHBand="0" w:firstRowFirstColumn="0" w:firstRowLastColumn="0" w:lastRowFirstColumn="0" w:lastRowLastColumn="0"/>
            <w:tcW w:w="1165" w:type="dxa"/>
            <w:noWrap/>
          </w:tcPr>
          <w:p w14:paraId="28558E57" w14:textId="053D60BB" w:rsidR="007153EE" w:rsidRPr="00277F30" w:rsidRDefault="004C700D" w:rsidP="00E70A75">
            <w:pPr>
              <w:spacing w:before="0" w:after="0" w:line="240" w:lineRule="auto"/>
              <w:jc w:val="right"/>
              <w:rPr>
                <w:ins w:id="5205" w:author="Molly McEvilley" w:date="2023-07-04T08:35:00Z"/>
                <w:rFonts w:cstheme="minorHAnsi"/>
                <w:color w:val="000000"/>
              </w:rPr>
            </w:pPr>
            <w:ins w:id="5206" w:author="Molly McEvilley" w:date="2023-07-04T08:37:00Z">
              <w:r w:rsidRPr="00277F30">
                <w:rPr>
                  <w:rFonts w:cstheme="minorHAnsi"/>
                  <w:color w:val="000000"/>
                </w:rPr>
                <w:t>Row</w:t>
              </w:r>
            </w:ins>
          </w:p>
        </w:tc>
        <w:tc>
          <w:tcPr>
            <w:tcW w:w="5528"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ins w:id="5207" w:author="Molly McEvilley" w:date="2023-07-04T08:35:00Z"/>
                <w:rFonts w:cstheme="minorHAnsi"/>
                <w:color w:val="000000"/>
              </w:rPr>
            </w:pPr>
            <w:ins w:id="5208" w:author="Molly McEvilley" w:date="2023-07-04T08:37:00Z">
              <w:r w:rsidRPr="00277F30">
                <w:rPr>
                  <w:rFonts w:cstheme="minorHAnsi"/>
                  <w:color w:val="000000"/>
                </w:rPr>
                <w:t>Row Name</w:t>
              </w:r>
            </w:ins>
          </w:p>
        </w:tc>
        <w:tc>
          <w:tcPr>
            <w:tcW w:w="1582"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209" w:author="Molly McEvilley" w:date="2023-07-04T08:35:00Z"/>
                <w:rFonts w:cstheme="minorHAnsi"/>
                <w:color w:val="000000"/>
              </w:rPr>
            </w:pPr>
            <w:proofErr w:type="spellStart"/>
            <w:ins w:id="5210" w:author="Molly McEvilley" w:date="2023-07-04T08:37:00Z">
              <w:r w:rsidRPr="00277F30">
                <w:rPr>
                  <w:rFonts w:cstheme="minorHAnsi"/>
                  <w:color w:val="000000"/>
                </w:rPr>
                <w:t>ExitTo</w:t>
              </w:r>
            </w:ins>
            <w:proofErr w:type="spellEnd"/>
          </w:p>
        </w:tc>
        <w:tc>
          <w:tcPr>
            <w:tcW w:w="962"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211" w:author="Molly McEvilley" w:date="2023-07-04T08:35:00Z"/>
                <w:rFonts w:cstheme="minorHAnsi"/>
                <w:color w:val="000000"/>
              </w:rPr>
            </w:pPr>
            <w:ins w:id="5212" w:author="Molly McEvilley" w:date="2023-07-04T08:37:00Z">
              <w:r w:rsidRPr="00277F30">
                <w:rPr>
                  <w:rFonts w:cstheme="minorHAnsi"/>
                  <w:color w:val="000000"/>
                </w:rPr>
                <w:t>Universe</w:t>
              </w:r>
            </w:ins>
          </w:p>
        </w:tc>
      </w:tr>
      <w:tr w:rsidR="00617D0F" w:rsidRPr="00617D0F" w14:paraId="19451578" w14:textId="77777777" w:rsidTr="004C700D">
        <w:trPr>
          <w:cnfStyle w:val="000000100000" w:firstRow="0" w:lastRow="0" w:firstColumn="0" w:lastColumn="0" w:oddVBand="0" w:evenVBand="0" w:oddHBand="1" w:evenHBand="0" w:firstRowFirstColumn="0" w:firstRowLastColumn="0" w:lastRowFirstColumn="0" w:lastRowLastColumn="0"/>
          <w:trHeight w:val="285"/>
          <w:ins w:id="5213"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8477F5D" w14:textId="77777777" w:rsidR="00E70A75" w:rsidRPr="00277F30" w:rsidRDefault="00E70A75" w:rsidP="00E70A75">
            <w:pPr>
              <w:spacing w:before="0" w:after="0" w:line="240" w:lineRule="auto"/>
              <w:jc w:val="right"/>
              <w:rPr>
                <w:ins w:id="5214" w:author="Molly McEvilley" w:date="2023-07-04T08:34:00Z"/>
                <w:rFonts w:cstheme="minorHAnsi"/>
                <w:color w:val="000000"/>
              </w:rPr>
            </w:pPr>
            <w:ins w:id="5215" w:author="Molly McEvilley" w:date="2023-07-04T08:34:00Z">
              <w:r w:rsidRPr="00277F30">
                <w:rPr>
                  <w:rFonts w:cstheme="minorHAnsi"/>
                  <w:color w:val="000000"/>
                </w:rPr>
                <w:t>101</w:t>
              </w:r>
            </w:ins>
          </w:p>
        </w:tc>
        <w:tc>
          <w:tcPr>
            <w:tcW w:w="5528"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216" w:author="Molly McEvilley" w:date="2023-07-04T08:34:00Z"/>
                <w:rFonts w:cstheme="minorHAnsi"/>
                <w:color w:val="000000"/>
              </w:rPr>
            </w:pPr>
            <w:ins w:id="5217" w:author="Molly McEvilley" w:date="2023-07-04T08:34:00Z">
              <w:r w:rsidRPr="00277F30">
                <w:rPr>
                  <w:rFonts w:cstheme="minorHAnsi"/>
                  <w:color w:val="000000"/>
                </w:rPr>
                <w:t>Average days to return after exit to Emergency shelter, including hotel or motel paid for with emergency shelter voucher, Host Home shelter</w:t>
              </w:r>
            </w:ins>
          </w:p>
        </w:tc>
        <w:tc>
          <w:tcPr>
            <w:tcW w:w="1582"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18" w:author="Molly McEvilley" w:date="2023-07-04T08:34:00Z"/>
                <w:rFonts w:cstheme="minorHAnsi"/>
                <w:color w:val="000000"/>
              </w:rPr>
            </w:pPr>
            <w:ins w:id="5219" w:author="Molly McEvilley" w:date="2023-07-04T08:34:00Z">
              <w:r w:rsidRPr="00277F30">
                <w:rPr>
                  <w:rFonts w:cstheme="minorHAnsi"/>
                  <w:color w:val="000000"/>
                </w:rPr>
                <w:t>101</w:t>
              </w:r>
            </w:ins>
          </w:p>
        </w:tc>
        <w:tc>
          <w:tcPr>
            <w:tcW w:w="962"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20" w:author="Molly McEvilley" w:date="2023-07-04T08:34:00Z"/>
                <w:rFonts w:cstheme="minorHAnsi"/>
                <w:color w:val="000000"/>
              </w:rPr>
            </w:pPr>
            <w:ins w:id="5221" w:author="Molly McEvilley" w:date="2023-07-04T08:34:00Z">
              <w:r w:rsidRPr="00277F30">
                <w:rPr>
                  <w:rFonts w:cstheme="minorHAnsi"/>
                  <w:color w:val="000000"/>
                </w:rPr>
                <w:t>3</w:t>
              </w:r>
            </w:ins>
          </w:p>
        </w:tc>
      </w:tr>
      <w:tr w:rsidR="00617D0F" w:rsidRPr="00617D0F" w14:paraId="1E71EB65" w14:textId="77777777" w:rsidTr="004C700D">
        <w:trPr>
          <w:cnfStyle w:val="000000010000" w:firstRow="0" w:lastRow="0" w:firstColumn="0" w:lastColumn="0" w:oddVBand="0" w:evenVBand="0" w:oddHBand="0" w:evenHBand="1" w:firstRowFirstColumn="0" w:firstRowLastColumn="0" w:lastRowFirstColumn="0" w:lastRowLastColumn="0"/>
          <w:trHeight w:val="285"/>
          <w:ins w:id="5222"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253C3AA" w14:textId="77777777" w:rsidR="00E70A75" w:rsidRPr="00277F30" w:rsidRDefault="00E70A75" w:rsidP="00E70A75">
            <w:pPr>
              <w:spacing w:before="0" w:after="0" w:line="240" w:lineRule="auto"/>
              <w:jc w:val="right"/>
              <w:rPr>
                <w:ins w:id="5223" w:author="Molly McEvilley" w:date="2023-07-04T08:34:00Z"/>
                <w:rFonts w:cstheme="minorHAnsi"/>
                <w:color w:val="000000"/>
              </w:rPr>
            </w:pPr>
            <w:ins w:id="5224" w:author="Molly McEvilley" w:date="2023-07-04T08:34:00Z">
              <w:r w:rsidRPr="00277F30">
                <w:rPr>
                  <w:rFonts w:cstheme="minorHAnsi"/>
                  <w:color w:val="000000"/>
                </w:rPr>
                <w:t>102</w:t>
              </w:r>
            </w:ins>
          </w:p>
        </w:tc>
        <w:tc>
          <w:tcPr>
            <w:tcW w:w="5528"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225" w:author="Molly McEvilley" w:date="2023-07-04T08:34:00Z"/>
                <w:rFonts w:cstheme="minorHAnsi"/>
                <w:color w:val="000000"/>
              </w:rPr>
            </w:pPr>
            <w:ins w:id="5226" w:author="Molly McEvilley" w:date="2023-07-04T08:34:00Z">
              <w:r w:rsidRPr="00277F30">
                <w:rPr>
                  <w:rFonts w:cstheme="minorHAnsi"/>
                  <w:color w:val="000000"/>
                </w:rPr>
                <w:t>Average days to return after exit to Place not meant for habitation (e.g., a vehicle, an abandoned building, bus/train/subway station/airport or anywhere outside)</w:t>
              </w:r>
            </w:ins>
          </w:p>
        </w:tc>
        <w:tc>
          <w:tcPr>
            <w:tcW w:w="1582"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27" w:author="Molly McEvilley" w:date="2023-07-04T08:34:00Z"/>
                <w:rFonts w:cstheme="minorHAnsi"/>
                <w:color w:val="000000"/>
              </w:rPr>
            </w:pPr>
            <w:ins w:id="5228" w:author="Molly McEvilley" w:date="2023-07-04T08:34:00Z">
              <w:r w:rsidRPr="00277F30">
                <w:rPr>
                  <w:rFonts w:cstheme="minorHAnsi"/>
                  <w:color w:val="000000"/>
                </w:rPr>
                <w:t>116</w:t>
              </w:r>
            </w:ins>
          </w:p>
        </w:tc>
        <w:tc>
          <w:tcPr>
            <w:tcW w:w="962"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29" w:author="Molly McEvilley" w:date="2023-07-04T08:34:00Z"/>
                <w:rFonts w:cstheme="minorHAnsi"/>
                <w:color w:val="000000"/>
              </w:rPr>
            </w:pPr>
            <w:ins w:id="5230" w:author="Molly McEvilley" w:date="2023-07-04T08:34:00Z">
              <w:r w:rsidRPr="00277F30">
                <w:rPr>
                  <w:rFonts w:cstheme="minorHAnsi"/>
                  <w:color w:val="000000"/>
                </w:rPr>
                <w:t>3</w:t>
              </w:r>
            </w:ins>
          </w:p>
        </w:tc>
      </w:tr>
      <w:tr w:rsidR="00617D0F" w:rsidRPr="00617D0F" w14:paraId="61971D8A" w14:textId="77777777" w:rsidTr="004C700D">
        <w:trPr>
          <w:cnfStyle w:val="000000100000" w:firstRow="0" w:lastRow="0" w:firstColumn="0" w:lastColumn="0" w:oddVBand="0" w:evenVBand="0" w:oddHBand="1" w:evenHBand="0" w:firstRowFirstColumn="0" w:firstRowLastColumn="0" w:lastRowFirstColumn="0" w:lastRowLastColumn="0"/>
          <w:trHeight w:val="285"/>
          <w:ins w:id="5231"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F58ABC7" w14:textId="77777777" w:rsidR="00E70A75" w:rsidRPr="00277F30" w:rsidRDefault="00E70A75" w:rsidP="00E70A75">
            <w:pPr>
              <w:spacing w:before="0" w:after="0" w:line="240" w:lineRule="auto"/>
              <w:jc w:val="right"/>
              <w:rPr>
                <w:ins w:id="5232" w:author="Molly McEvilley" w:date="2023-07-04T08:34:00Z"/>
                <w:rFonts w:cstheme="minorHAnsi"/>
                <w:color w:val="000000"/>
              </w:rPr>
            </w:pPr>
            <w:ins w:id="5233" w:author="Molly McEvilley" w:date="2023-07-04T08:34:00Z">
              <w:r w:rsidRPr="00277F30">
                <w:rPr>
                  <w:rFonts w:cstheme="minorHAnsi"/>
                  <w:color w:val="000000"/>
                </w:rPr>
                <w:t>103</w:t>
              </w:r>
            </w:ins>
          </w:p>
        </w:tc>
        <w:tc>
          <w:tcPr>
            <w:tcW w:w="5528"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234" w:author="Molly McEvilley" w:date="2023-07-04T08:34:00Z"/>
                <w:rFonts w:cstheme="minorHAnsi"/>
                <w:color w:val="000000"/>
              </w:rPr>
            </w:pPr>
            <w:ins w:id="5235" w:author="Molly McEvilley" w:date="2023-07-04T08:34:00Z">
              <w:r w:rsidRPr="00277F30">
                <w:rPr>
                  <w:rFonts w:cstheme="minorHAnsi"/>
                  <w:color w:val="000000"/>
                </w:rPr>
                <w:t>Average days to return after exit to Safe Haven</w:t>
              </w:r>
            </w:ins>
          </w:p>
        </w:tc>
        <w:tc>
          <w:tcPr>
            <w:tcW w:w="1582"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36" w:author="Molly McEvilley" w:date="2023-07-04T08:34:00Z"/>
                <w:rFonts w:cstheme="minorHAnsi"/>
                <w:color w:val="000000"/>
              </w:rPr>
            </w:pPr>
            <w:ins w:id="5237" w:author="Molly McEvilley" w:date="2023-07-04T08:34:00Z">
              <w:r w:rsidRPr="00277F30">
                <w:rPr>
                  <w:rFonts w:cstheme="minorHAnsi"/>
                  <w:color w:val="000000"/>
                </w:rPr>
                <w:t>118</w:t>
              </w:r>
            </w:ins>
          </w:p>
        </w:tc>
        <w:tc>
          <w:tcPr>
            <w:tcW w:w="962"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38" w:author="Molly McEvilley" w:date="2023-07-04T08:34:00Z"/>
                <w:rFonts w:cstheme="minorHAnsi"/>
                <w:color w:val="000000"/>
              </w:rPr>
            </w:pPr>
            <w:ins w:id="5239" w:author="Molly McEvilley" w:date="2023-07-04T08:34:00Z">
              <w:r w:rsidRPr="00277F30">
                <w:rPr>
                  <w:rFonts w:cstheme="minorHAnsi"/>
                  <w:color w:val="000000"/>
                </w:rPr>
                <w:t>3</w:t>
              </w:r>
            </w:ins>
          </w:p>
        </w:tc>
      </w:tr>
      <w:tr w:rsidR="00617D0F" w:rsidRPr="00617D0F" w14:paraId="7918F056" w14:textId="77777777" w:rsidTr="004C700D">
        <w:trPr>
          <w:cnfStyle w:val="000000010000" w:firstRow="0" w:lastRow="0" w:firstColumn="0" w:lastColumn="0" w:oddVBand="0" w:evenVBand="0" w:oddHBand="0" w:evenHBand="1" w:firstRowFirstColumn="0" w:firstRowLastColumn="0" w:lastRowFirstColumn="0" w:lastRowLastColumn="0"/>
          <w:trHeight w:val="285"/>
          <w:ins w:id="524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3A917CB" w14:textId="77777777" w:rsidR="00E70A75" w:rsidRPr="00277F30" w:rsidRDefault="00E70A75" w:rsidP="00E70A75">
            <w:pPr>
              <w:spacing w:before="0" w:after="0" w:line="240" w:lineRule="auto"/>
              <w:jc w:val="right"/>
              <w:rPr>
                <w:ins w:id="5241" w:author="Molly McEvilley" w:date="2023-07-04T08:34:00Z"/>
                <w:rFonts w:cstheme="minorHAnsi"/>
                <w:color w:val="000000"/>
              </w:rPr>
            </w:pPr>
            <w:ins w:id="5242" w:author="Molly McEvilley" w:date="2023-07-04T08:34:00Z">
              <w:r w:rsidRPr="00277F30">
                <w:rPr>
                  <w:rFonts w:cstheme="minorHAnsi"/>
                  <w:color w:val="000000"/>
                </w:rPr>
                <w:t>104</w:t>
              </w:r>
            </w:ins>
          </w:p>
        </w:tc>
        <w:tc>
          <w:tcPr>
            <w:tcW w:w="5528"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243" w:author="Molly McEvilley" w:date="2023-07-04T08:34:00Z"/>
                <w:rFonts w:cstheme="minorHAnsi"/>
                <w:color w:val="000000"/>
              </w:rPr>
            </w:pPr>
            <w:ins w:id="5244" w:author="Molly McEvilley" w:date="2023-07-04T08:34:00Z">
              <w:r w:rsidRPr="00277F30">
                <w:rPr>
                  <w:rFonts w:cstheme="minorHAnsi"/>
                  <w:color w:val="000000"/>
                </w:rPr>
                <w:t>Average days to return after exit to Psychiatric hospital or other psychiatric facility</w:t>
              </w:r>
            </w:ins>
          </w:p>
        </w:tc>
        <w:tc>
          <w:tcPr>
            <w:tcW w:w="1582"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45" w:author="Molly McEvilley" w:date="2023-07-04T08:34:00Z"/>
                <w:rFonts w:cstheme="minorHAnsi"/>
                <w:color w:val="000000"/>
              </w:rPr>
            </w:pPr>
            <w:ins w:id="5246" w:author="Molly McEvilley" w:date="2023-07-04T08:34:00Z">
              <w:r w:rsidRPr="00277F30">
                <w:rPr>
                  <w:rFonts w:cstheme="minorHAnsi"/>
                  <w:color w:val="000000"/>
                </w:rPr>
                <w:t>204</w:t>
              </w:r>
            </w:ins>
          </w:p>
        </w:tc>
        <w:tc>
          <w:tcPr>
            <w:tcW w:w="962"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47" w:author="Molly McEvilley" w:date="2023-07-04T08:34:00Z"/>
                <w:rFonts w:cstheme="minorHAnsi"/>
                <w:color w:val="000000"/>
              </w:rPr>
            </w:pPr>
            <w:ins w:id="5248" w:author="Molly McEvilley" w:date="2023-07-04T08:34:00Z">
              <w:r w:rsidRPr="00277F30">
                <w:rPr>
                  <w:rFonts w:cstheme="minorHAnsi"/>
                  <w:color w:val="000000"/>
                </w:rPr>
                <w:t>3</w:t>
              </w:r>
            </w:ins>
          </w:p>
        </w:tc>
      </w:tr>
      <w:tr w:rsidR="00617D0F" w:rsidRPr="00617D0F" w14:paraId="691FA409" w14:textId="77777777" w:rsidTr="004C700D">
        <w:trPr>
          <w:cnfStyle w:val="000000100000" w:firstRow="0" w:lastRow="0" w:firstColumn="0" w:lastColumn="0" w:oddVBand="0" w:evenVBand="0" w:oddHBand="1" w:evenHBand="0" w:firstRowFirstColumn="0" w:firstRowLastColumn="0" w:lastRowFirstColumn="0" w:lastRowLastColumn="0"/>
          <w:trHeight w:val="285"/>
          <w:ins w:id="524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256E456" w14:textId="77777777" w:rsidR="00E70A75" w:rsidRPr="00277F30" w:rsidRDefault="00E70A75" w:rsidP="00E70A75">
            <w:pPr>
              <w:spacing w:before="0" w:after="0" w:line="240" w:lineRule="auto"/>
              <w:jc w:val="right"/>
              <w:rPr>
                <w:ins w:id="5250" w:author="Molly McEvilley" w:date="2023-07-04T08:34:00Z"/>
                <w:rFonts w:cstheme="minorHAnsi"/>
                <w:color w:val="000000"/>
              </w:rPr>
            </w:pPr>
            <w:ins w:id="5251" w:author="Molly McEvilley" w:date="2023-07-04T08:34:00Z">
              <w:r w:rsidRPr="00277F30">
                <w:rPr>
                  <w:rFonts w:cstheme="minorHAnsi"/>
                  <w:color w:val="000000"/>
                </w:rPr>
                <w:t>105</w:t>
              </w:r>
            </w:ins>
          </w:p>
        </w:tc>
        <w:tc>
          <w:tcPr>
            <w:tcW w:w="5528"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252" w:author="Molly McEvilley" w:date="2023-07-04T08:34:00Z"/>
                <w:rFonts w:cstheme="minorHAnsi"/>
                <w:color w:val="000000"/>
              </w:rPr>
            </w:pPr>
            <w:ins w:id="5253" w:author="Molly McEvilley" w:date="2023-07-04T08:34:00Z">
              <w:r w:rsidRPr="00277F30">
                <w:rPr>
                  <w:rFonts w:cstheme="minorHAnsi"/>
                  <w:color w:val="000000"/>
                </w:rPr>
                <w:t>Average days to return after exit to Substance abuse treatment facility or detox center</w:t>
              </w:r>
            </w:ins>
          </w:p>
        </w:tc>
        <w:tc>
          <w:tcPr>
            <w:tcW w:w="1582"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54" w:author="Molly McEvilley" w:date="2023-07-04T08:34:00Z"/>
                <w:rFonts w:cstheme="minorHAnsi"/>
                <w:color w:val="000000"/>
              </w:rPr>
            </w:pPr>
            <w:ins w:id="5255" w:author="Molly McEvilley" w:date="2023-07-04T08:34:00Z">
              <w:r w:rsidRPr="00277F30">
                <w:rPr>
                  <w:rFonts w:cstheme="minorHAnsi"/>
                  <w:color w:val="000000"/>
                </w:rPr>
                <w:t>205</w:t>
              </w:r>
            </w:ins>
          </w:p>
        </w:tc>
        <w:tc>
          <w:tcPr>
            <w:tcW w:w="962"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56" w:author="Molly McEvilley" w:date="2023-07-04T08:34:00Z"/>
                <w:rFonts w:cstheme="minorHAnsi"/>
                <w:color w:val="000000"/>
              </w:rPr>
            </w:pPr>
            <w:ins w:id="5257" w:author="Molly McEvilley" w:date="2023-07-04T08:34:00Z">
              <w:r w:rsidRPr="00277F30">
                <w:rPr>
                  <w:rFonts w:cstheme="minorHAnsi"/>
                  <w:color w:val="000000"/>
                </w:rPr>
                <w:t>3</w:t>
              </w:r>
            </w:ins>
          </w:p>
        </w:tc>
      </w:tr>
      <w:tr w:rsidR="00617D0F" w:rsidRPr="00617D0F" w14:paraId="77D0BC31" w14:textId="77777777" w:rsidTr="004C700D">
        <w:trPr>
          <w:cnfStyle w:val="000000010000" w:firstRow="0" w:lastRow="0" w:firstColumn="0" w:lastColumn="0" w:oddVBand="0" w:evenVBand="0" w:oddHBand="0" w:evenHBand="1" w:firstRowFirstColumn="0" w:firstRowLastColumn="0" w:lastRowFirstColumn="0" w:lastRowLastColumn="0"/>
          <w:trHeight w:val="285"/>
          <w:ins w:id="5258"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94FA940" w14:textId="77777777" w:rsidR="00E70A75" w:rsidRPr="00277F30" w:rsidRDefault="00E70A75" w:rsidP="00E70A75">
            <w:pPr>
              <w:spacing w:before="0" w:after="0" w:line="240" w:lineRule="auto"/>
              <w:jc w:val="right"/>
              <w:rPr>
                <w:ins w:id="5259" w:author="Molly McEvilley" w:date="2023-07-04T08:34:00Z"/>
                <w:rFonts w:cstheme="minorHAnsi"/>
                <w:color w:val="000000"/>
              </w:rPr>
            </w:pPr>
            <w:ins w:id="5260" w:author="Molly McEvilley" w:date="2023-07-04T08:34:00Z">
              <w:r w:rsidRPr="00277F30">
                <w:rPr>
                  <w:rFonts w:cstheme="minorHAnsi"/>
                  <w:color w:val="000000"/>
                </w:rPr>
                <w:t>106</w:t>
              </w:r>
            </w:ins>
          </w:p>
        </w:tc>
        <w:tc>
          <w:tcPr>
            <w:tcW w:w="5528"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261" w:author="Molly McEvilley" w:date="2023-07-04T08:34:00Z"/>
                <w:rFonts w:cstheme="minorHAnsi"/>
                <w:color w:val="000000"/>
              </w:rPr>
            </w:pPr>
            <w:ins w:id="5262" w:author="Molly McEvilley" w:date="2023-07-04T08:34:00Z">
              <w:r w:rsidRPr="00277F30">
                <w:rPr>
                  <w:rFonts w:cstheme="minorHAnsi"/>
                  <w:color w:val="000000"/>
                </w:rPr>
                <w:t>Average days to return after exit to Hospital or other residential non-psychiatric medical facility</w:t>
              </w:r>
            </w:ins>
          </w:p>
        </w:tc>
        <w:tc>
          <w:tcPr>
            <w:tcW w:w="1582"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63" w:author="Molly McEvilley" w:date="2023-07-04T08:34:00Z"/>
                <w:rFonts w:cstheme="minorHAnsi"/>
                <w:color w:val="000000"/>
              </w:rPr>
            </w:pPr>
            <w:ins w:id="5264" w:author="Molly McEvilley" w:date="2023-07-04T08:34:00Z">
              <w:r w:rsidRPr="00277F30">
                <w:rPr>
                  <w:rFonts w:cstheme="minorHAnsi"/>
                  <w:color w:val="000000"/>
                </w:rPr>
                <w:t>206</w:t>
              </w:r>
            </w:ins>
          </w:p>
        </w:tc>
        <w:tc>
          <w:tcPr>
            <w:tcW w:w="962"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65" w:author="Molly McEvilley" w:date="2023-07-04T08:34:00Z"/>
                <w:rFonts w:cstheme="minorHAnsi"/>
                <w:color w:val="000000"/>
              </w:rPr>
            </w:pPr>
            <w:ins w:id="5266" w:author="Molly McEvilley" w:date="2023-07-04T08:34:00Z">
              <w:r w:rsidRPr="00277F30">
                <w:rPr>
                  <w:rFonts w:cstheme="minorHAnsi"/>
                  <w:color w:val="000000"/>
                </w:rPr>
                <w:t>3</w:t>
              </w:r>
            </w:ins>
          </w:p>
        </w:tc>
      </w:tr>
      <w:tr w:rsidR="00617D0F" w:rsidRPr="00617D0F" w14:paraId="549621C0" w14:textId="77777777" w:rsidTr="004C700D">
        <w:trPr>
          <w:cnfStyle w:val="000000100000" w:firstRow="0" w:lastRow="0" w:firstColumn="0" w:lastColumn="0" w:oddVBand="0" w:evenVBand="0" w:oddHBand="1" w:evenHBand="0" w:firstRowFirstColumn="0" w:firstRowLastColumn="0" w:lastRowFirstColumn="0" w:lastRowLastColumn="0"/>
          <w:trHeight w:val="285"/>
          <w:ins w:id="5267"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638C7A3" w14:textId="77777777" w:rsidR="00E70A75" w:rsidRPr="00277F30" w:rsidRDefault="00E70A75" w:rsidP="00E70A75">
            <w:pPr>
              <w:spacing w:before="0" w:after="0" w:line="240" w:lineRule="auto"/>
              <w:jc w:val="right"/>
              <w:rPr>
                <w:ins w:id="5268" w:author="Molly McEvilley" w:date="2023-07-04T08:34:00Z"/>
                <w:rFonts w:cstheme="minorHAnsi"/>
                <w:color w:val="000000"/>
              </w:rPr>
            </w:pPr>
            <w:ins w:id="5269" w:author="Molly McEvilley" w:date="2023-07-04T08:34:00Z">
              <w:r w:rsidRPr="00277F30">
                <w:rPr>
                  <w:rFonts w:cstheme="minorHAnsi"/>
                  <w:color w:val="000000"/>
                </w:rPr>
                <w:t>107</w:t>
              </w:r>
            </w:ins>
          </w:p>
        </w:tc>
        <w:tc>
          <w:tcPr>
            <w:tcW w:w="5528"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270" w:author="Molly McEvilley" w:date="2023-07-04T08:34:00Z"/>
                <w:rFonts w:cstheme="minorHAnsi"/>
                <w:color w:val="000000"/>
              </w:rPr>
            </w:pPr>
            <w:ins w:id="5271" w:author="Molly McEvilley" w:date="2023-07-04T08:34:00Z">
              <w:r w:rsidRPr="00277F30">
                <w:rPr>
                  <w:rFonts w:cstheme="minorHAnsi"/>
                  <w:color w:val="000000"/>
                </w:rPr>
                <w:t xml:space="preserve">Average days to return after exit to </w:t>
              </w:r>
              <w:proofErr w:type="gramStart"/>
              <w:r w:rsidRPr="00277F30">
                <w:rPr>
                  <w:rFonts w:cstheme="minorHAnsi"/>
                  <w:color w:val="000000"/>
                </w:rPr>
                <w:t>Jail</w:t>
              </w:r>
              <w:proofErr w:type="gramEnd"/>
              <w:r w:rsidRPr="00277F30">
                <w:rPr>
                  <w:rFonts w:cstheme="minorHAnsi"/>
                  <w:color w:val="000000"/>
                </w:rPr>
                <w:t>, prison, or juvenile detention facility</w:t>
              </w:r>
            </w:ins>
          </w:p>
        </w:tc>
        <w:tc>
          <w:tcPr>
            <w:tcW w:w="1582"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72" w:author="Molly McEvilley" w:date="2023-07-04T08:34:00Z"/>
                <w:rFonts w:cstheme="minorHAnsi"/>
                <w:color w:val="000000"/>
              </w:rPr>
            </w:pPr>
            <w:ins w:id="5273" w:author="Molly McEvilley" w:date="2023-07-04T08:34:00Z">
              <w:r w:rsidRPr="00277F30">
                <w:rPr>
                  <w:rFonts w:cstheme="minorHAnsi"/>
                  <w:color w:val="000000"/>
                </w:rPr>
                <w:t>207</w:t>
              </w:r>
            </w:ins>
          </w:p>
        </w:tc>
        <w:tc>
          <w:tcPr>
            <w:tcW w:w="962"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74" w:author="Molly McEvilley" w:date="2023-07-04T08:34:00Z"/>
                <w:rFonts w:cstheme="minorHAnsi"/>
                <w:color w:val="000000"/>
              </w:rPr>
            </w:pPr>
            <w:ins w:id="5275" w:author="Molly McEvilley" w:date="2023-07-04T08:34:00Z">
              <w:r w:rsidRPr="00277F30">
                <w:rPr>
                  <w:rFonts w:cstheme="minorHAnsi"/>
                  <w:color w:val="000000"/>
                </w:rPr>
                <w:t>3</w:t>
              </w:r>
            </w:ins>
          </w:p>
        </w:tc>
      </w:tr>
      <w:tr w:rsidR="00617D0F" w:rsidRPr="00617D0F" w14:paraId="6D504133" w14:textId="77777777" w:rsidTr="004C700D">
        <w:trPr>
          <w:cnfStyle w:val="000000010000" w:firstRow="0" w:lastRow="0" w:firstColumn="0" w:lastColumn="0" w:oddVBand="0" w:evenVBand="0" w:oddHBand="0" w:evenHBand="1" w:firstRowFirstColumn="0" w:firstRowLastColumn="0" w:lastRowFirstColumn="0" w:lastRowLastColumn="0"/>
          <w:trHeight w:val="285"/>
          <w:ins w:id="5276"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E5F4155" w14:textId="77777777" w:rsidR="00E70A75" w:rsidRPr="00277F30" w:rsidRDefault="00E70A75" w:rsidP="00E70A75">
            <w:pPr>
              <w:spacing w:before="0" w:after="0" w:line="240" w:lineRule="auto"/>
              <w:jc w:val="right"/>
              <w:rPr>
                <w:ins w:id="5277" w:author="Molly McEvilley" w:date="2023-07-04T08:34:00Z"/>
                <w:rFonts w:cstheme="minorHAnsi"/>
                <w:color w:val="000000"/>
              </w:rPr>
            </w:pPr>
            <w:ins w:id="5278" w:author="Molly McEvilley" w:date="2023-07-04T08:34:00Z">
              <w:r w:rsidRPr="00277F30">
                <w:rPr>
                  <w:rFonts w:cstheme="minorHAnsi"/>
                  <w:color w:val="000000"/>
                </w:rPr>
                <w:lastRenderedPageBreak/>
                <w:t>108</w:t>
              </w:r>
            </w:ins>
          </w:p>
        </w:tc>
        <w:tc>
          <w:tcPr>
            <w:tcW w:w="5528"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279" w:author="Molly McEvilley" w:date="2023-07-04T08:34:00Z"/>
                <w:rFonts w:cstheme="minorHAnsi"/>
                <w:color w:val="000000"/>
              </w:rPr>
            </w:pPr>
            <w:ins w:id="5280" w:author="Molly McEvilley" w:date="2023-07-04T08:34:00Z">
              <w:r w:rsidRPr="00277F30">
                <w:rPr>
                  <w:rFonts w:cstheme="minorHAnsi"/>
                  <w:color w:val="000000"/>
                </w:rPr>
                <w:t xml:space="preserve">Average days to return after exit to </w:t>
              </w:r>
              <w:proofErr w:type="gramStart"/>
              <w:r w:rsidRPr="00277F30">
                <w:rPr>
                  <w:rFonts w:cstheme="minorHAnsi"/>
                  <w:color w:val="000000"/>
                </w:rPr>
                <w:t>Foster</w:t>
              </w:r>
              <w:proofErr w:type="gramEnd"/>
              <w:r w:rsidRPr="00277F30">
                <w:rPr>
                  <w:rFonts w:cstheme="minorHAnsi"/>
                  <w:color w:val="000000"/>
                </w:rPr>
                <w:t xml:space="preserve"> care home or foster care group home</w:t>
              </w:r>
            </w:ins>
          </w:p>
        </w:tc>
        <w:tc>
          <w:tcPr>
            <w:tcW w:w="1582"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81" w:author="Molly McEvilley" w:date="2023-07-04T08:34:00Z"/>
                <w:rFonts w:cstheme="minorHAnsi"/>
                <w:color w:val="000000"/>
              </w:rPr>
            </w:pPr>
            <w:ins w:id="5282" w:author="Molly McEvilley" w:date="2023-07-04T08:34:00Z">
              <w:r w:rsidRPr="00277F30">
                <w:rPr>
                  <w:rFonts w:cstheme="minorHAnsi"/>
                  <w:color w:val="000000"/>
                </w:rPr>
                <w:t>215</w:t>
              </w:r>
            </w:ins>
          </w:p>
        </w:tc>
        <w:tc>
          <w:tcPr>
            <w:tcW w:w="962"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83" w:author="Molly McEvilley" w:date="2023-07-04T08:34:00Z"/>
                <w:rFonts w:cstheme="minorHAnsi"/>
                <w:color w:val="000000"/>
              </w:rPr>
            </w:pPr>
            <w:ins w:id="5284" w:author="Molly McEvilley" w:date="2023-07-04T08:34:00Z">
              <w:r w:rsidRPr="00277F30">
                <w:rPr>
                  <w:rFonts w:cstheme="minorHAnsi"/>
                  <w:color w:val="000000"/>
                </w:rPr>
                <w:t>3</w:t>
              </w:r>
            </w:ins>
          </w:p>
        </w:tc>
      </w:tr>
      <w:tr w:rsidR="00617D0F" w:rsidRPr="00617D0F" w14:paraId="57746799" w14:textId="77777777" w:rsidTr="004C700D">
        <w:trPr>
          <w:cnfStyle w:val="000000100000" w:firstRow="0" w:lastRow="0" w:firstColumn="0" w:lastColumn="0" w:oddVBand="0" w:evenVBand="0" w:oddHBand="1" w:evenHBand="0" w:firstRowFirstColumn="0" w:firstRowLastColumn="0" w:lastRowFirstColumn="0" w:lastRowLastColumn="0"/>
          <w:trHeight w:val="285"/>
          <w:ins w:id="5285"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9F41E7E" w14:textId="77777777" w:rsidR="00E70A75" w:rsidRPr="00277F30" w:rsidRDefault="00E70A75" w:rsidP="00E70A75">
            <w:pPr>
              <w:spacing w:before="0" w:after="0" w:line="240" w:lineRule="auto"/>
              <w:jc w:val="right"/>
              <w:rPr>
                <w:ins w:id="5286" w:author="Molly McEvilley" w:date="2023-07-04T08:34:00Z"/>
                <w:rFonts w:cstheme="minorHAnsi"/>
                <w:color w:val="000000"/>
              </w:rPr>
            </w:pPr>
            <w:ins w:id="5287" w:author="Molly McEvilley" w:date="2023-07-04T08:34:00Z">
              <w:r w:rsidRPr="00277F30">
                <w:rPr>
                  <w:rFonts w:cstheme="minorHAnsi"/>
                  <w:color w:val="000000"/>
                </w:rPr>
                <w:t>109</w:t>
              </w:r>
            </w:ins>
          </w:p>
        </w:tc>
        <w:tc>
          <w:tcPr>
            <w:tcW w:w="5528"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288" w:author="Molly McEvilley" w:date="2023-07-04T08:34:00Z"/>
                <w:rFonts w:cstheme="minorHAnsi"/>
                <w:color w:val="000000"/>
              </w:rPr>
            </w:pPr>
            <w:ins w:id="5289" w:author="Molly McEvilley" w:date="2023-07-04T08:34:00Z">
              <w:r w:rsidRPr="00277F30">
                <w:rPr>
                  <w:rFonts w:cstheme="minorHAnsi"/>
                  <w:color w:val="000000"/>
                </w:rPr>
                <w:t>Average days to return after exit to Long-term care facility or nursing home</w:t>
              </w:r>
            </w:ins>
          </w:p>
        </w:tc>
        <w:tc>
          <w:tcPr>
            <w:tcW w:w="1582"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90" w:author="Molly McEvilley" w:date="2023-07-04T08:34:00Z"/>
                <w:rFonts w:cstheme="minorHAnsi"/>
                <w:color w:val="000000"/>
              </w:rPr>
            </w:pPr>
            <w:ins w:id="5291" w:author="Molly McEvilley" w:date="2023-07-04T08:34:00Z">
              <w:r w:rsidRPr="00277F30">
                <w:rPr>
                  <w:rFonts w:cstheme="minorHAnsi"/>
                  <w:color w:val="000000"/>
                </w:rPr>
                <w:t>225</w:t>
              </w:r>
            </w:ins>
          </w:p>
        </w:tc>
        <w:tc>
          <w:tcPr>
            <w:tcW w:w="962"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92" w:author="Molly McEvilley" w:date="2023-07-04T08:34:00Z"/>
                <w:rFonts w:cstheme="minorHAnsi"/>
                <w:color w:val="000000"/>
              </w:rPr>
            </w:pPr>
            <w:ins w:id="5293" w:author="Molly McEvilley" w:date="2023-07-04T08:34:00Z">
              <w:r w:rsidRPr="00277F30">
                <w:rPr>
                  <w:rFonts w:cstheme="minorHAnsi"/>
                  <w:color w:val="000000"/>
                </w:rPr>
                <w:t>3</w:t>
              </w:r>
            </w:ins>
          </w:p>
        </w:tc>
      </w:tr>
      <w:tr w:rsidR="00617D0F" w:rsidRPr="00617D0F" w14:paraId="552DCCF5" w14:textId="77777777" w:rsidTr="004C700D">
        <w:trPr>
          <w:cnfStyle w:val="000000010000" w:firstRow="0" w:lastRow="0" w:firstColumn="0" w:lastColumn="0" w:oddVBand="0" w:evenVBand="0" w:oddHBand="0" w:evenHBand="1" w:firstRowFirstColumn="0" w:firstRowLastColumn="0" w:lastRowFirstColumn="0" w:lastRowLastColumn="0"/>
          <w:trHeight w:val="285"/>
          <w:ins w:id="5294"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DEB64A8" w14:textId="77777777" w:rsidR="00E70A75" w:rsidRPr="00277F30" w:rsidRDefault="00E70A75" w:rsidP="00E70A75">
            <w:pPr>
              <w:spacing w:before="0" w:after="0" w:line="240" w:lineRule="auto"/>
              <w:jc w:val="right"/>
              <w:rPr>
                <w:ins w:id="5295" w:author="Molly McEvilley" w:date="2023-07-04T08:34:00Z"/>
                <w:rFonts w:cstheme="minorHAnsi"/>
                <w:color w:val="000000"/>
              </w:rPr>
            </w:pPr>
            <w:ins w:id="5296" w:author="Molly McEvilley" w:date="2023-07-04T08:34:00Z">
              <w:r w:rsidRPr="00277F30">
                <w:rPr>
                  <w:rFonts w:cstheme="minorHAnsi"/>
                  <w:color w:val="000000"/>
                </w:rPr>
                <w:t>110</w:t>
              </w:r>
            </w:ins>
          </w:p>
        </w:tc>
        <w:tc>
          <w:tcPr>
            <w:tcW w:w="5528"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297" w:author="Molly McEvilley" w:date="2023-07-04T08:34:00Z"/>
                <w:rFonts w:cstheme="minorHAnsi"/>
                <w:color w:val="000000"/>
              </w:rPr>
            </w:pPr>
            <w:ins w:id="5298" w:author="Molly McEvilley" w:date="2023-07-04T08:34:00Z">
              <w:r w:rsidRPr="00277F30">
                <w:rPr>
                  <w:rFonts w:cstheme="minorHAnsi"/>
                  <w:color w:val="000000"/>
                </w:rPr>
                <w:t>Average days to return after exit to Transitional housing for homeless persons (including homeless youth)</w:t>
              </w:r>
            </w:ins>
          </w:p>
        </w:tc>
        <w:tc>
          <w:tcPr>
            <w:tcW w:w="1582"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99" w:author="Molly McEvilley" w:date="2023-07-04T08:34:00Z"/>
                <w:rFonts w:cstheme="minorHAnsi"/>
                <w:color w:val="000000"/>
              </w:rPr>
            </w:pPr>
            <w:ins w:id="5300" w:author="Molly McEvilley" w:date="2023-07-04T08:34:00Z">
              <w:r w:rsidRPr="00277F30">
                <w:rPr>
                  <w:rFonts w:cstheme="minorHAnsi"/>
                  <w:color w:val="000000"/>
                </w:rPr>
                <w:t>302</w:t>
              </w:r>
            </w:ins>
          </w:p>
        </w:tc>
        <w:tc>
          <w:tcPr>
            <w:tcW w:w="962"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01" w:author="Molly McEvilley" w:date="2023-07-04T08:34:00Z"/>
                <w:rFonts w:cstheme="minorHAnsi"/>
                <w:color w:val="000000"/>
              </w:rPr>
            </w:pPr>
            <w:ins w:id="5302" w:author="Molly McEvilley" w:date="2023-07-04T08:34:00Z">
              <w:r w:rsidRPr="00277F30">
                <w:rPr>
                  <w:rFonts w:cstheme="minorHAnsi"/>
                  <w:color w:val="000000"/>
                </w:rPr>
                <w:t>3</w:t>
              </w:r>
            </w:ins>
          </w:p>
        </w:tc>
      </w:tr>
      <w:tr w:rsidR="00617D0F" w:rsidRPr="00617D0F" w14:paraId="2AA77BAD" w14:textId="77777777" w:rsidTr="004C700D">
        <w:trPr>
          <w:cnfStyle w:val="000000100000" w:firstRow="0" w:lastRow="0" w:firstColumn="0" w:lastColumn="0" w:oddVBand="0" w:evenVBand="0" w:oddHBand="1" w:evenHBand="0" w:firstRowFirstColumn="0" w:firstRowLastColumn="0" w:lastRowFirstColumn="0" w:lastRowLastColumn="0"/>
          <w:trHeight w:val="285"/>
          <w:ins w:id="5303"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809B7E7" w14:textId="77777777" w:rsidR="00E70A75" w:rsidRPr="00277F30" w:rsidRDefault="00E70A75" w:rsidP="00E70A75">
            <w:pPr>
              <w:spacing w:before="0" w:after="0" w:line="240" w:lineRule="auto"/>
              <w:jc w:val="right"/>
              <w:rPr>
                <w:ins w:id="5304" w:author="Molly McEvilley" w:date="2023-07-04T08:34:00Z"/>
                <w:rFonts w:cstheme="minorHAnsi"/>
                <w:color w:val="000000"/>
              </w:rPr>
            </w:pPr>
            <w:ins w:id="5305" w:author="Molly McEvilley" w:date="2023-07-04T08:34:00Z">
              <w:r w:rsidRPr="00277F30">
                <w:rPr>
                  <w:rFonts w:cstheme="minorHAnsi"/>
                  <w:color w:val="000000"/>
                </w:rPr>
                <w:t>111</w:t>
              </w:r>
            </w:ins>
          </w:p>
        </w:tc>
        <w:tc>
          <w:tcPr>
            <w:tcW w:w="5528"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06" w:author="Molly McEvilley" w:date="2023-07-04T08:34:00Z"/>
                <w:rFonts w:cstheme="minorHAnsi"/>
                <w:color w:val="000000"/>
              </w:rPr>
            </w:pPr>
            <w:ins w:id="5307" w:author="Molly McEvilley" w:date="2023-07-04T08:34:00Z">
              <w:r w:rsidRPr="00277F30">
                <w:rPr>
                  <w:rFonts w:cstheme="minorHAnsi"/>
                  <w:color w:val="000000"/>
                </w:rPr>
                <w:t>Average days to return after exit to Staying or living with family,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ins>
          </w:p>
        </w:tc>
        <w:tc>
          <w:tcPr>
            <w:tcW w:w="1582"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08" w:author="Molly McEvilley" w:date="2023-07-04T08:34:00Z"/>
                <w:rFonts w:cstheme="minorHAnsi"/>
                <w:color w:val="000000"/>
              </w:rPr>
            </w:pPr>
            <w:ins w:id="5309" w:author="Molly McEvilley" w:date="2023-07-04T08:34:00Z">
              <w:r w:rsidRPr="00277F30">
                <w:rPr>
                  <w:rFonts w:cstheme="minorHAnsi"/>
                  <w:color w:val="000000"/>
                </w:rPr>
                <w:t>312</w:t>
              </w:r>
            </w:ins>
          </w:p>
        </w:tc>
        <w:tc>
          <w:tcPr>
            <w:tcW w:w="962"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10" w:author="Molly McEvilley" w:date="2023-07-04T08:34:00Z"/>
                <w:rFonts w:cstheme="minorHAnsi"/>
                <w:color w:val="000000"/>
              </w:rPr>
            </w:pPr>
            <w:ins w:id="5311" w:author="Molly McEvilley" w:date="2023-07-04T08:34:00Z">
              <w:r w:rsidRPr="00277F30">
                <w:rPr>
                  <w:rFonts w:cstheme="minorHAnsi"/>
                  <w:color w:val="000000"/>
                </w:rPr>
                <w:t>3</w:t>
              </w:r>
            </w:ins>
          </w:p>
        </w:tc>
      </w:tr>
      <w:tr w:rsidR="00617D0F" w:rsidRPr="00617D0F" w14:paraId="3B2B2DAB" w14:textId="77777777" w:rsidTr="004C700D">
        <w:trPr>
          <w:cnfStyle w:val="000000010000" w:firstRow="0" w:lastRow="0" w:firstColumn="0" w:lastColumn="0" w:oddVBand="0" w:evenVBand="0" w:oddHBand="0" w:evenHBand="1" w:firstRowFirstColumn="0" w:firstRowLastColumn="0" w:lastRowFirstColumn="0" w:lastRowLastColumn="0"/>
          <w:trHeight w:val="285"/>
          <w:ins w:id="5312"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D80884F" w14:textId="77777777" w:rsidR="00E70A75" w:rsidRPr="00277F30" w:rsidRDefault="00E70A75" w:rsidP="00E70A75">
            <w:pPr>
              <w:spacing w:before="0" w:after="0" w:line="240" w:lineRule="auto"/>
              <w:jc w:val="right"/>
              <w:rPr>
                <w:ins w:id="5313" w:author="Molly McEvilley" w:date="2023-07-04T08:34:00Z"/>
                <w:rFonts w:cstheme="minorHAnsi"/>
                <w:color w:val="000000"/>
              </w:rPr>
            </w:pPr>
            <w:ins w:id="5314" w:author="Molly McEvilley" w:date="2023-07-04T08:34:00Z">
              <w:r w:rsidRPr="00277F30">
                <w:rPr>
                  <w:rFonts w:cstheme="minorHAnsi"/>
                  <w:color w:val="000000"/>
                </w:rPr>
                <w:t>112</w:t>
              </w:r>
            </w:ins>
          </w:p>
        </w:tc>
        <w:tc>
          <w:tcPr>
            <w:tcW w:w="5528"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15" w:author="Molly McEvilley" w:date="2023-07-04T08:34:00Z"/>
                <w:rFonts w:cstheme="minorHAnsi"/>
                <w:color w:val="000000"/>
              </w:rPr>
            </w:pPr>
            <w:ins w:id="5316" w:author="Molly McEvilley" w:date="2023-07-04T08:34:00Z">
              <w:r w:rsidRPr="00277F30">
                <w:rPr>
                  <w:rFonts w:cstheme="minorHAnsi"/>
                  <w:color w:val="000000"/>
                </w:rPr>
                <w:t>Average days to return after exit to Staying or living with friends,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ins>
          </w:p>
        </w:tc>
        <w:tc>
          <w:tcPr>
            <w:tcW w:w="1582"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17" w:author="Molly McEvilley" w:date="2023-07-04T08:34:00Z"/>
                <w:rFonts w:cstheme="minorHAnsi"/>
                <w:color w:val="000000"/>
              </w:rPr>
            </w:pPr>
            <w:ins w:id="5318" w:author="Molly McEvilley" w:date="2023-07-04T08:34:00Z">
              <w:r w:rsidRPr="00277F30">
                <w:rPr>
                  <w:rFonts w:cstheme="minorHAnsi"/>
                  <w:color w:val="000000"/>
                </w:rPr>
                <w:t>313</w:t>
              </w:r>
            </w:ins>
          </w:p>
        </w:tc>
        <w:tc>
          <w:tcPr>
            <w:tcW w:w="962"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19" w:author="Molly McEvilley" w:date="2023-07-04T08:34:00Z"/>
                <w:rFonts w:cstheme="minorHAnsi"/>
                <w:color w:val="000000"/>
              </w:rPr>
            </w:pPr>
            <w:ins w:id="5320" w:author="Molly McEvilley" w:date="2023-07-04T08:34:00Z">
              <w:r w:rsidRPr="00277F30">
                <w:rPr>
                  <w:rFonts w:cstheme="minorHAnsi"/>
                  <w:color w:val="000000"/>
                </w:rPr>
                <w:t>3</w:t>
              </w:r>
            </w:ins>
          </w:p>
        </w:tc>
      </w:tr>
      <w:tr w:rsidR="00617D0F" w:rsidRPr="00617D0F" w14:paraId="1B27B34A" w14:textId="77777777" w:rsidTr="004C700D">
        <w:trPr>
          <w:cnfStyle w:val="000000100000" w:firstRow="0" w:lastRow="0" w:firstColumn="0" w:lastColumn="0" w:oddVBand="0" w:evenVBand="0" w:oddHBand="1" w:evenHBand="0" w:firstRowFirstColumn="0" w:firstRowLastColumn="0" w:lastRowFirstColumn="0" w:lastRowLastColumn="0"/>
          <w:trHeight w:val="285"/>
          <w:ins w:id="5321"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0FB7A2C" w14:textId="77777777" w:rsidR="00E70A75" w:rsidRPr="00277F30" w:rsidRDefault="00E70A75" w:rsidP="00E70A75">
            <w:pPr>
              <w:spacing w:before="0" w:after="0" w:line="240" w:lineRule="auto"/>
              <w:jc w:val="right"/>
              <w:rPr>
                <w:ins w:id="5322" w:author="Molly McEvilley" w:date="2023-07-04T08:34:00Z"/>
                <w:rFonts w:cstheme="minorHAnsi"/>
                <w:color w:val="000000"/>
              </w:rPr>
            </w:pPr>
            <w:ins w:id="5323" w:author="Molly McEvilley" w:date="2023-07-04T08:34:00Z">
              <w:r w:rsidRPr="00277F30">
                <w:rPr>
                  <w:rFonts w:cstheme="minorHAnsi"/>
                  <w:color w:val="000000"/>
                </w:rPr>
                <w:t>113</w:t>
              </w:r>
            </w:ins>
          </w:p>
        </w:tc>
        <w:tc>
          <w:tcPr>
            <w:tcW w:w="5528"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24" w:author="Molly McEvilley" w:date="2023-07-04T08:34:00Z"/>
                <w:rFonts w:cstheme="minorHAnsi"/>
                <w:color w:val="000000"/>
              </w:rPr>
            </w:pPr>
            <w:ins w:id="5325" w:author="Molly McEvilley" w:date="2023-07-04T08:34:00Z">
              <w:r w:rsidRPr="00277F30">
                <w:rPr>
                  <w:rFonts w:cstheme="minorHAnsi"/>
                  <w:color w:val="000000"/>
                </w:rPr>
                <w:t xml:space="preserve">Average days to return after exit to </w:t>
              </w:r>
              <w:proofErr w:type="gramStart"/>
              <w:r w:rsidRPr="00277F30">
                <w:rPr>
                  <w:rFonts w:cstheme="minorHAnsi"/>
                  <w:color w:val="000000"/>
                </w:rPr>
                <w:t>Hotel</w:t>
              </w:r>
              <w:proofErr w:type="gramEnd"/>
              <w:r w:rsidRPr="00277F30">
                <w:rPr>
                  <w:rFonts w:cstheme="minorHAnsi"/>
                  <w:color w:val="000000"/>
                </w:rPr>
                <w:t xml:space="preserve"> or motel paid for without emergency shelter voucher</w:t>
              </w:r>
            </w:ins>
          </w:p>
        </w:tc>
        <w:tc>
          <w:tcPr>
            <w:tcW w:w="1582"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26" w:author="Molly McEvilley" w:date="2023-07-04T08:34:00Z"/>
                <w:rFonts w:cstheme="minorHAnsi"/>
                <w:color w:val="000000"/>
              </w:rPr>
            </w:pPr>
            <w:ins w:id="5327" w:author="Molly McEvilley" w:date="2023-07-04T08:34:00Z">
              <w:r w:rsidRPr="00277F30">
                <w:rPr>
                  <w:rFonts w:cstheme="minorHAnsi"/>
                  <w:color w:val="000000"/>
                </w:rPr>
                <w:t>314</w:t>
              </w:r>
            </w:ins>
          </w:p>
        </w:tc>
        <w:tc>
          <w:tcPr>
            <w:tcW w:w="962"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28" w:author="Molly McEvilley" w:date="2023-07-04T08:34:00Z"/>
                <w:rFonts w:cstheme="minorHAnsi"/>
                <w:color w:val="000000"/>
              </w:rPr>
            </w:pPr>
            <w:ins w:id="5329" w:author="Molly McEvilley" w:date="2023-07-04T08:34:00Z">
              <w:r w:rsidRPr="00277F30">
                <w:rPr>
                  <w:rFonts w:cstheme="minorHAnsi"/>
                  <w:color w:val="000000"/>
                </w:rPr>
                <w:t>3</w:t>
              </w:r>
            </w:ins>
          </w:p>
        </w:tc>
      </w:tr>
      <w:tr w:rsidR="00617D0F" w:rsidRPr="00617D0F" w14:paraId="45100B06" w14:textId="77777777" w:rsidTr="004C700D">
        <w:trPr>
          <w:cnfStyle w:val="000000010000" w:firstRow="0" w:lastRow="0" w:firstColumn="0" w:lastColumn="0" w:oddVBand="0" w:evenVBand="0" w:oddHBand="0" w:evenHBand="1" w:firstRowFirstColumn="0" w:firstRowLastColumn="0" w:lastRowFirstColumn="0" w:lastRowLastColumn="0"/>
          <w:trHeight w:val="285"/>
          <w:ins w:id="533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879FD88" w14:textId="77777777" w:rsidR="00E70A75" w:rsidRPr="00277F30" w:rsidRDefault="00E70A75" w:rsidP="00E70A75">
            <w:pPr>
              <w:spacing w:before="0" w:after="0" w:line="240" w:lineRule="auto"/>
              <w:jc w:val="right"/>
              <w:rPr>
                <w:ins w:id="5331" w:author="Molly McEvilley" w:date="2023-07-04T08:34:00Z"/>
                <w:rFonts w:cstheme="minorHAnsi"/>
                <w:color w:val="000000"/>
              </w:rPr>
            </w:pPr>
            <w:ins w:id="5332" w:author="Molly McEvilley" w:date="2023-07-04T08:34:00Z">
              <w:r w:rsidRPr="00277F30">
                <w:rPr>
                  <w:rFonts w:cstheme="minorHAnsi"/>
                  <w:color w:val="000000"/>
                </w:rPr>
                <w:t>114</w:t>
              </w:r>
            </w:ins>
          </w:p>
        </w:tc>
        <w:tc>
          <w:tcPr>
            <w:tcW w:w="5528"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33" w:author="Molly McEvilley" w:date="2023-07-04T08:34:00Z"/>
                <w:rFonts w:cstheme="minorHAnsi"/>
                <w:color w:val="000000"/>
              </w:rPr>
            </w:pPr>
            <w:ins w:id="5334" w:author="Molly McEvilley" w:date="2023-07-04T08:34:00Z">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TH</w:t>
              </w:r>
            </w:ins>
          </w:p>
        </w:tc>
        <w:tc>
          <w:tcPr>
            <w:tcW w:w="1582"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35" w:author="Molly McEvilley" w:date="2023-07-04T08:34:00Z"/>
                <w:rFonts w:cstheme="minorHAnsi"/>
                <w:color w:val="000000"/>
              </w:rPr>
            </w:pPr>
            <w:ins w:id="5336" w:author="Molly McEvilley" w:date="2023-07-04T08:34:00Z">
              <w:r w:rsidRPr="00277F30">
                <w:rPr>
                  <w:rFonts w:cstheme="minorHAnsi"/>
                  <w:color w:val="000000"/>
                </w:rPr>
                <w:t>327</w:t>
              </w:r>
            </w:ins>
          </w:p>
        </w:tc>
        <w:tc>
          <w:tcPr>
            <w:tcW w:w="962"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37" w:author="Molly McEvilley" w:date="2023-07-04T08:34:00Z"/>
                <w:rFonts w:cstheme="minorHAnsi"/>
                <w:color w:val="000000"/>
              </w:rPr>
            </w:pPr>
            <w:ins w:id="5338" w:author="Molly McEvilley" w:date="2023-07-04T08:34:00Z">
              <w:r w:rsidRPr="00277F30">
                <w:rPr>
                  <w:rFonts w:cstheme="minorHAnsi"/>
                  <w:color w:val="000000"/>
                </w:rPr>
                <w:t>3</w:t>
              </w:r>
            </w:ins>
          </w:p>
        </w:tc>
      </w:tr>
      <w:tr w:rsidR="00617D0F" w:rsidRPr="00617D0F" w14:paraId="7780BAED" w14:textId="77777777" w:rsidTr="004C700D">
        <w:trPr>
          <w:cnfStyle w:val="000000100000" w:firstRow="0" w:lastRow="0" w:firstColumn="0" w:lastColumn="0" w:oddVBand="0" w:evenVBand="0" w:oddHBand="1" w:evenHBand="0" w:firstRowFirstColumn="0" w:firstRowLastColumn="0" w:lastRowFirstColumn="0" w:lastRowLastColumn="0"/>
          <w:trHeight w:val="285"/>
          <w:ins w:id="533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77B3029" w14:textId="77777777" w:rsidR="00E70A75" w:rsidRPr="00277F30" w:rsidRDefault="00E70A75" w:rsidP="00E70A75">
            <w:pPr>
              <w:spacing w:before="0" w:after="0" w:line="240" w:lineRule="auto"/>
              <w:jc w:val="right"/>
              <w:rPr>
                <w:ins w:id="5340" w:author="Molly McEvilley" w:date="2023-07-04T08:34:00Z"/>
                <w:rFonts w:cstheme="minorHAnsi"/>
                <w:color w:val="000000"/>
              </w:rPr>
            </w:pPr>
            <w:ins w:id="5341" w:author="Molly McEvilley" w:date="2023-07-04T08:34:00Z">
              <w:r w:rsidRPr="00277F30">
                <w:rPr>
                  <w:rFonts w:cstheme="minorHAnsi"/>
                  <w:color w:val="000000"/>
                </w:rPr>
                <w:t>115</w:t>
              </w:r>
            </w:ins>
          </w:p>
        </w:tc>
        <w:tc>
          <w:tcPr>
            <w:tcW w:w="5528"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42" w:author="Molly McEvilley" w:date="2023-07-04T08:34:00Z"/>
                <w:rFonts w:cstheme="minorHAnsi"/>
                <w:color w:val="000000"/>
              </w:rPr>
            </w:pPr>
            <w:ins w:id="5343" w:author="Molly McEvilley" w:date="2023-07-04T08:34:00Z">
              <w:r w:rsidRPr="00277F30">
                <w:rPr>
                  <w:rFonts w:cstheme="minorHAnsi"/>
                  <w:color w:val="000000"/>
                </w:rPr>
                <w:t>Average days to return after exit to Residential project or halfway house with no homeless criteria</w:t>
              </w:r>
            </w:ins>
          </w:p>
        </w:tc>
        <w:tc>
          <w:tcPr>
            <w:tcW w:w="1582"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44" w:author="Molly McEvilley" w:date="2023-07-04T08:34:00Z"/>
                <w:rFonts w:cstheme="minorHAnsi"/>
                <w:color w:val="000000"/>
              </w:rPr>
            </w:pPr>
            <w:ins w:id="5345" w:author="Molly McEvilley" w:date="2023-07-04T08:34:00Z">
              <w:r w:rsidRPr="00277F30">
                <w:rPr>
                  <w:rFonts w:cstheme="minorHAnsi"/>
                  <w:color w:val="000000"/>
                </w:rPr>
                <w:t>329</w:t>
              </w:r>
            </w:ins>
          </w:p>
        </w:tc>
        <w:tc>
          <w:tcPr>
            <w:tcW w:w="962"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46" w:author="Molly McEvilley" w:date="2023-07-04T08:34:00Z"/>
                <w:rFonts w:cstheme="minorHAnsi"/>
                <w:color w:val="000000"/>
              </w:rPr>
            </w:pPr>
            <w:ins w:id="5347" w:author="Molly McEvilley" w:date="2023-07-04T08:34:00Z">
              <w:r w:rsidRPr="00277F30">
                <w:rPr>
                  <w:rFonts w:cstheme="minorHAnsi"/>
                  <w:color w:val="000000"/>
                </w:rPr>
                <w:t>3</w:t>
              </w:r>
            </w:ins>
          </w:p>
        </w:tc>
      </w:tr>
      <w:tr w:rsidR="00617D0F" w:rsidRPr="00617D0F" w14:paraId="18F4FBE1" w14:textId="77777777" w:rsidTr="004C700D">
        <w:trPr>
          <w:cnfStyle w:val="000000010000" w:firstRow="0" w:lastRow="0" w:firstColumn="0" w:lastColumn="0" w:oddVBand="0" w:evenVBand="0" w:oddHBand="0" w:evenHBand="1" w:firstRowFirstColumn="0" w:firstRowLastColumn="0" w:lastRowFirstColumn="0" w:lastRowLastColumn="0"/>
          <w:trHeight w:val="285"/>
          <w:ins w:id="5348"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9486B5E" w14:textId="77777777" w:rsidR="00E70A75" w:rsidRPr="00277F30" w:rsidRDefault="00E70A75" w:rsidP="00E70A75">
            <w:pPr>
              <w:spacing w:before="0" w:after="0" w:line="240" w:lineRule="auto"/>
              <w:jc w:val="right"/>
              <w:rPr>
                <w:ins w:id="5349" w:author="Molly McEvilley" w:date="2023-07-04T08:34:00Z"/>
                <w:rFonts w:cstheme="minorHAnsi"/>
                <w:color w:val="000000"/>
              </w:rPr>
            </w:pPr>
            <w:ins w:id="5350" w:author="Molly McEvilley" w:date="2023-07-04T08:34:00Z">
              <w:r w:rsidRPr="00277F30">
                <w:rPr>
                  <w:rFonts w:cstheme="minorHAnsi"/>
                  <w:color w:val="000000"/>
                </w:rPr>
                <w:t>116</w:t>
              </w:r>
            </w:ins>
          </w:p>
        </w:tc>
        <w:tc>
          <w:tcPr>
            <w:tcW w:w="5528"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51" w:author="Molly McEvilley" w:date="2023-07-04T08:34:00Z"/>
                <w:rFonts w:cstheme="minorHAnsi"/>
                <w:color w:val="000000"/>
              </w:rPr>
            </w:pPr>
            <w:ins w:id="5352" w:author="Molly McEvilley" w:date="2023-07-04T08:34:00Z">
              <w:r w:rsidRPr="00277F30">
                <w:rPr>
                  <w:rFonts w:cstheme="minorHAnsi"/>
                  <w:color w:val="000000"/>
                </w:rPr>
                <w:t>Average days to return after exit to Host Home (non-crisis)</w:t>
              </w:r>
            </w:ins>
          </w:p>
        </w:tc>
        <w:tc>
          <w:tcPr>
            <w:tcW w:w="1582"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53" w:author="Molly McEvilley" w:date="2023-07-04T08:34:00Z"/>
                <w:rFonts w:cstheme="minorHAnsi"/>
                <w:color w:val="000000"/>
              </w:rPr>
            </w:pPr>
            <w:ins w:id="5354" w:author="Molly McEvilley" w:date="2023-07-04T08:34:00Z">
              <w:r w:rsidRPr="00277F30">
                <w:rPr>
                  <w:rFonts w:cstheme="minorHAnsi"/>
                  <w:color w:val="000000"/>
                </w:rPr>
                <w:t>332</w:t>
              </w:r>
            </w:ins>
          </w:p>
        </w:tc>
        <w:tc>
          <w:tcPr>
            <w:tcW w:w="962"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55" w:author="Molly McEvilley" w:date="2023-07-04T08:34:00Z"/>
                <w:rFonts w:cstheme="minorHAnsi"/>
                <w:color w:val="000000"/>
              </w:rPr>
            </w:pPr>
            <w:ins w:id="5356" w:author="Molly McEvilley" w:date="2023-07-04T08:34:00Z">
              <w:r w:rsidRPr="00277F30">
                <w:rPr>
                  <w:rFonts w:cstheme="minorHAnsi"/>
                  <w:color w:val="000000"/>
                </w:rPr>
                <w:t>3</w:t>
              </w:r>
            </w:ins>
          </w:p>
        </w:tc>
      </w:tr>
      <w:tr w:rsidR="00617D0F" w:rsidRPr="00617D0F" w14:paraId="67258076" w14:textId="77777777" w:rsidTr="004C700D">
        <w:trPr>
          <w:cnfStyle w:val="000000100000" w:firstRow="0" w:lastRow="0" w:firstColumn="0" w:lastColumn="0" w:oddVBand="0" w:evenVBand="0" w:oddHBand="1" w:evenHBand="0" w:firstRowFirstColumn="0" w:firstRowLastColumn="0" w:lastRowFirstColumn="0" w:lastRowLastColumn="0"/>
          <w:trHeight w:val="285"/>
          <w:ins w:id="5357"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64F47CD" w14:textId="77777777" w:rsidR="00E70A75" w:rsidRPr="00277F30" w:rsidRDefault="00E70A75" w:rsidP="00E70A75">
            <w:pPr>
              <w:spacing w:before="0" w:after="0" w:line="240" w:lineRule="auto"/>
              <w:jc w:val="right"/>
              <w:rPr>
                <w:ins w:id="5358" w:author="Molly McEvilley" w:date="2023-07-04T08:34:00Z"/>
                <w:rFonts w:cstheme="minorHAnsi"/>
                <w:color w:val="000000"/>
              </w:rPr>
            </w:pPr>
            <w:ins w:id="5359" w:author="Molly McEvilley" w:date="2023-07-04T08:34:00Z">
              <w:r w:rsidRPr="00277F30">
                <w:rPr>
                  <w:rFonts w:cstheme="minorHAnsi"/>
                  <w:color w:val="000000"/>
                </w:rPr>
                <w:t>117</w:t>
              </w:r>
            </w:ins>
          </w:p>
        </w:tc>
        <w:tc>
          <w:tcPr>
            <w:tcW w:w="5528"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60" w:author="Molly McEvilley" w:date="2023-07-04T08:34:00Z"/>
                <w:rFonts w:cstheme="minorHAnsi"/>
                <w:color w:val="000000"/>
              </w:rPr>
            </w:pPr>
            <w:ins w:id="5361" w:author="Molly McEvilley" w:date="2023-07-04T08:34:00Z">
              <w:r w:rsidRPr="00277F30">
                <w:rPr>
                  <w:rFonts w:cstheme="minorHAnsi"/>
                  <w:color w:val="000000"/>
                </w:rPr>
                <w:t>Average days to return after exit to Rental by client, no ongoing housing subsidy</w:t>
              </w:r>
            </w:ins>
          </w:p>
        </w:tc>
        <w:tc>
          <w:tcPr>
            <w:tcW w:w="1582"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62" w:author="Molly McEvilley" w:date="2023-07-04T08:34:00Z"/>
                <w:rFonts w:cstheme="minorHAnsi"/>
                <w:color w:val="000000"/>
              </w:rPr>
            </w:pPr>
            <w:ins w:id="5363" w:author="Molly McEvilley" w:date="2023-07-04T08:34:00Z">
              <w:r w:rsidRPr="00277F30">
                <w:rPr>
                  <w:rFonts w:cstheme="minorHAnsi"/>
                  <w:color w:val="000000"/>
                </w:rPr>
                <w:t>410</w:t>
              </w:r>
            </w:ins>
          </w:p>
        </w:tc>
        <w:tc>
          <w:tcPr>
            <w:tcW w:w="962"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64" w:author="Molly McEvilley" w:date="2023-07-04T08:34:00Z"/>
                <w:rFonts w:cstheme="minorHAnsi"/>
                <w:color w:val="000000"/>
              </w:rPr>
            </w:pPr>
            <w:ins w:id="5365" w:author="Molly McEvilley" w:date="2023-07-04T08:34:00Z">
              <w:r w:rsidRPr="00277F30">
                <w:rPr>
                  <w:rFonts w:cstheme="minorHAnsi"/>
                  <w:color w:val="000000"/>
                </w:rPr>
                <w:t>2</w:t>
              </w:r>
            </w:ins>
          </w:p>
        </w:tc>
      </w:tr>
      <w:tr w:rsidR="00617D0F" w:rsidRPr="00617D0F" w14:paraId="1803EE55" w14:textId="77777777" w:rsidTr="004C700D">
        <w:trPr>
          <w:cnfStyle w:val="000000010000" w:firstRow="0" w:lastRow="0" w:firstColumn="0" w:lastColumn="0" w:oddVBand="0" w:evenVBand="0" w:oddHBand="0" w:evenHBand="1" w:firstRowFirstColumn="0" w:firstRowLastColumn="0" w:lastRowFirstColumn="0" w:lastRowLastColumn="0"/>
          <w:trHeight w:val="285"/>
          <w:ins w:id="5366"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A1A637B" w14:textId="77777777" w:rsidR="00E70A75" w:rsidRPr="00277F30" w:rsidRDefault="00E70A75" w:rsidP="00E70A75">
            <w:pPr>
              <w:spacing w:before="0" w:after="0" w:line="240" w:lineRule="auto"/>
              <w:jc w:val="right"/>
              <w:rPr>
                <w:ins w:id="5367" w:author="Molly McEvilley" w:date="2023-07-04T08:34:00Z"/>
                <w:rFonts w:cstheme="minorHAnsi"/>
                <w:color w:val="000000"/>
              </w:rPr>
            </w:pPr>
            <w:ins w:id="5368" w:author="Molly McEvilley" w:date="2023-07-04T08:34:00Z">
              <w:r w:rsidRPr="00277F30">
                <w:rPr>
                  <w:rFonts w:cstheme="minorHAnsi"/>
                  <w:color w:val="000000"/>
                </w:rPr>
                <w:t>118</w:t>
              </w:r>
            </w:ins>
          </w:p>
        </w:tc>
        <w:tc>
          <w:tcPr>
            <w:tcW w:w="5528"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69" w:author="Molly McEvilley" w:date="2023-07-04T08:34:00Z"/>
                <w:rFonts w:cstheme="minorHAnsi"/>
                <w:color w:val="000000"/>
              </w:rPr>
            </w:pPr>
            <w:ins w:id="5370" w:author="Molly McEvilley" w:date="2023-07-04T08:34:00Z">
              <w:r w:rsidRPr="00277F30">
                <w:rPr>
                  <w:rFonts w:cstheme="minorHAnsi"/>
                  <w:color w:val="000000"/>
                </w:rPr>
                <w:t>Average days to return after exit to Owned by client, no ongoing housing subsidy</w:t>
              </w:r>
            </w:ins>
          </w:p>
        </w:tc>
        <w:tc>
          <w:tcPr>
            <w:tcW w:w="1582"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71" w:author="Molly McEvilley" w:date="2023-07-04T08:34:00Z"/>
                <w:rFonts w:cstheme="minorHAnsi"/>
                <w:color w:val="000000"/>
              </w:rPr>
            </w:pPr>
            <w:ins w:id="5372" w:author="Molly McEvilley" w:date="2023-07-04T08:34:00Z">
              <w:r w:rsidRPr="00277F30">
                <w:rPr>
                  <w:rFonts w:cstheme="minorHAnsi"/>
                  <w:color w:val="000000"/>
                </w:rPr>
                <w:t>411</w:t>
              </w:r>
            </w:ins>
          </w:p>
        </w:tc>
        <w:tc>
          <w:tcPr>
            <w:tcW w:w="962"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73" w:author="Molly McEvilley" w:date="2023-07-04T08:34:00Z"/>
                <w:rFonts w:cstheme="minorHAnsi"/>
                <w:color w:val="000000"/>
              </w:rPr>
            </w:pPr>
            <w:ins w:id="5374" w:author="Molly McEvilley" w:date="2023-07-04T08:34:00Z">
              <w:r w:rsidRPr="00277F30">
                <w:rPr>
                  <w:rFonts w:cstheme="minorHAnsi"/>
                  <w:color w:val="000000"/>
                </w:rPr>
                <w:t>2</w:t>
              </w:r>
            </w:ins>
          </w:p>
        </w:tc>
      </w:tr>
      <w:tr w:rsidR="00617D0F" w:rsidRPr="00617D0F" w14:paraId="19D9BB6E" w14:textId="77777777" w:rsidTr="004C700D">
        <w:trPr>
          <w:cnfStyle w:val="000000100000" w:firstRow="0" w:lastRow="0" w:firstColumn="0" w:lastColumn="0" w:oddVBand="0" w:evenVBand="0" w:oddHBand="1" w:evenHBand="0" w:firstRowFirstColumn="0" w:firstRowLastColumn="0" w:lastRowFirstColumn="0" w:lastRowLastColumn="0"/>
          <w:trHeight w:val="285"/>
          <w:ins w:id="5375"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95ADDA1" w14:textId="77777777" w:rsidR="00E70A75" w:rsidRPr="00277F30" w:rsidRDefault="00E70A75" w:rsidP="00E70A75">
            <w:pPr>
              <w:spacing w:before="0" w:after="0" w:line="240" w:lineRule="auto"/>
              <w:jc w:val="right"/>
              <w:rPr>
                <w:ins w:id="5376" w:author="Molly McEvilley" w:date="2023-07-04T08:34:00Z"/>
                <w:rFonts w:cstheme="minorHAnsi"/>
                <w:color w:val="000000"/>
              </w:rPr>
            </w:pPr>
            <w:ins w:id="5377" w:author="Molly McEvilley" w:date="2023-07-04T08:34:00Z">
              <w:r w:rsidRPr="00277F30">
                <w:rPr>
                  <w:rFonts w:cstheme="minorHAnsi"/>
                  <w:color w:val="000000"/>
                </w:rPr>
                <w:t>119</w:t>
              </w:r>
            </w:ins>
          </w:p>
        </w:tc>
        <w:tc>
          <w:tcPr>
            <w:tcW w:w="5528" w:type="dxa"/>
            <w:noWrap/>
            <w:hideMark/>
          </w:tcPr>
          <w:p w14:paraId="4DF5323E"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78" w:author="Molly McEvilley" w:date="2023-07-04T08:34:00Z"/>
                <w:rFonts w:cstheme="minorHAnsi"/>
                <w:color w:val="000000"/>
              </w:rPr>
            </w:pPr>
            <w:ins w:id="5379" w:author="Molly McEvilley" w:date="2023-07-04T08:34:00Z">
              <w:r w:rsidRPr="00277F30">
                <w:rPr>
                  <w:rFonts w:cstheme="minorHAnsi"/>
                  <w:color w:val="000000"/>
                </w:rPr>
                <w:t>Average days to return after exit to Rental by client with VASH housing subsidy</w:t>
              </w:r>
            </w:ins>
          </w:p>
        </w:tc>
        <w:tc>
          <w:tcPr>
            <w:tcW w:w="1582" w:type="dxa"/>
            <w:noWrap/>
            <w:hideMark/>
          </w:tcPr>
          <w:p w14:paraId="52955CA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80" w:author="Molly McEvilley" w:date="2023-07-04T08:34:00Z"/>
                <w:rFonts w:cstheme="minorHAnsi"/>
                <w:color w:val="000000"/>
              </w:rPr>
            </w:pPr>
            <w:ins w:id="5381" w:author="Molly McEvilley" w:date="2023-07-04T08:34:00Z">
              <w:r w:rsidRPr="00277F30">
                <w:rPr>
                  <w:rFonts w:cstheme="minorHAnsi"/>
                  <w:color w:val="000000"/>
                </w:rPr>
                <w:t>419</w:t>
              </w:r>
            </w:ins>
          </w:p>
        </w:tc>
        <w:tc>
          <w:tcPr>
            <w:tcW w:w="962" w:type="dxa"/>
            <w:noWrap/>
            <w:hideMark/>
          </w:tcPr>
          <w:p w14:paraId="47111EC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82" w:author="Molly McEvilley" w:date="2023-07-04T08:34:00Z"/>
                <w:rFonts w:cstheme="minorHAnsi"/>
                <w:color w:val="000000"/>
              </w:rPr>
            </w:pPr>
            <w:ins w:id="5383" w:author="Molly McEvilley" w:date="2023-07-04T08:34:00Z">
              <w:r w:rsidRPr="00277F30">
                <w:rPr>
                  <w:rFonts w:cstheme="minorHAnsi"/>
                  <w:color w:val="000000"/>
                </w:rPr>
                <w:t>2</w:t>
              </w:r>
            </w:ins>
          </w:p>
        </w:tc>
      </w:tr>
      <w:tr w:rsidR="00617D0F" w:rsidRPr="00617D0F" w14:paraId="4C946EC3" w14:textId="77777777" w:rsidTr="004C700D">
        <w:trPr>
          <w:cnfStyle w:val="000000010000" w:firstRow="0" w:lastRow="0" w:firstColumn="0" w:lastColumn="0" w:oddVBand="0" w:evenVBand="0" w:oddHBand="0" w:evenHBand="1" w:firstRowFirstColumn="0" w:firstRowLastColumn="0" w:lastRowFirstColumn="0" w:lastRowLastColumn="0"/>
          <w:trHeight w:val="285"/>
          <w:ins w:id="5384"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0E74226" w14:textId="77777777" w:rsidR="00E70A75" w:rsidRPr="00277F30" w:rsidRDefault="00E70A75" w:rsidP="00E70A75">
            <w:pPr>
              <w:spacing w:before="0" w:after="0" w:line="240" w:lineRule="auto"/>
              <w:jc w:val="right"/>
              <w:rPr>
                <w:ins w:id="5385" w:author="Molly McEvilley" w:date="2023-07-04T08:34:00Z"/>
                <w:rFonts w:cstheme="minorHAnsi"/>
                <w:color w:val="000000"/>
              </w:rPr>
            </w:pPr>
            <w:ins w:id="5386" w:author="Molly McEvilley" w:date="2023-07-04T08:34:00Z">
              <w:r w:rsidRPr="00277F30">
                <w:rPr>
                  <w:rFonts w:cstheme="minorHAnsi"/>
                  <w:color w:val="000000"/>
                </w:rPr>
                <w:t>120</w:t>
              </w:r>
            </w:ins>
          </w:p>
        </w:tc>
        <w:tc>
          <w:tcPr>
            <w:tcW w:w="5528" w:type="dxa"/>
            <w:noWrap/>
            <w:hideMark/>
          </w:tcPr>
          <w:p w14:paraId="42E1632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87" w:author="Molly McEvilley" w:date="2023-07-04T08:34:00Z"/>
                <w:rFonts w:cstheme="minorHAnsi"/>
                <w:color w:val="000000"/>
              </w:rPr>
            </w:pPr>
            <w:ins w:id="5388" w:author="Molly McEvilley" w:date="2023-07-04T08:34:00Z">
              <w:r w:rsidRPr="00277F30">
                <w:rPr>
                  <w:rFonts w:cstheme="minorHAnsi"/>
                  <w:color w:val="000000"/>
                </w:rPr>
                <w:t xml:space="preserve">Average days to return after exit to Rental by client with </w:t>
              </w:r>
              <w:proofErr w:type="gramStart"/>
              <w:r w:rsidRPr="00277F30">
                <w:rPr>
                  <w:rFonts w:cstheme="minorHAnsi"/>
                  <w:color w:val="000000"/>
                </w:rPr>
                <w:t>Other</w:t>
              </w:r>
              <w:proofErr w:type="gramEnd"/>
              <w:r w:rsidRPr="00277F30">
                <w:rPr>
                  <w:rFonts w:cstheme="minorHAnsi"/>
                  <w:color w:val="000000"/>
                </w:rPr>
                <w:t xml:space="preserve"> ongoing subsidy</w:t>
              </w:r>
            </w:ins>
          </w:p>
        </w:tc>
        <w:tc>
          <w:tcPr>
            <w:tcW w:w="1582" w:type="dxa"/>
            <w:noWrap/>
            <w:hideMark/>
          </w:tcPr>
          <w:p w14:paraId="5BA6981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89" w:author="Molly McEvilley" w:date="2023-07-04T08:34:00Z"/>
                <w:rFonts w:cstheme="minorHAnsi"/>
                <w:color w:val="000000"/>
              </w:rPr>
            </w:pPr>
            <w:ins w:id="5390" w:author="Molly McEvilley" w:date="2023-07-04T08:34:00Z">
              <w:r w:rsidRPr="00277F30">
                <w:rPr>
                  <w:rFonts w:cstheme="minorHAnsi"/>
                  <w:color w:val="000000"/>
                </w:rPr>
                <w:t>420</w:t>
              </w:r>
            </w:ins>
          </w:p>
        </w:tc>
        <w:tc>
          <w:tcPr>
            <w:tcW w:w="962" w:type="dxa"/>
            <w:noWrap/>
            <w:hideMark/>
          </w:tcPr>
          <w:p w14:paraId="2126123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91" w:author="Molly McEvilley" w:date="2023-07-04T08:34:00Z"/>
                <w:rFonts w:cstheme="minorHAnsi"/>
                <w:color w:val="000000"/>
              </w:rPr>
            </w:pPr>
            <w:ins w:id="5392" w:author="Molly McEvilley" w:date="2023-07-04T08:34:00Z">
              <w:r w:rsidRPr="00277F30">
                <w:rPr>
                  <w:rFonts w:cstheme="minorHAnsi"/>
                  <w:color w:val="000000"/>
                </w:rPr>
                <w:t>2</w:t>
              </w:r>
            </w:ins>
          </w:p>
        </w:tc>
      </w:tr>
      <w:tr w:rsidR="00617D0F" w:rsidRPr="00617D0F" w14:paraId="4CB986E4" w14:textId="77777777" w:rsidTr="004C700D">
        <w:trPr>
          <w:cnfStyle w:val="000000100000" w:firstRow="0" w:lastRow="0" w:firstColumn="0" w:lastColumn="0" w:oddVBand="0" w:evenVBand="0" w:oddHBand="1" w:evenHBand="0" w:firstRowFirstColumn="0" w:firstRowLastColumn="0" w:lastRowFirstColumn="0" w:lastRowLastColumn="0"/>
          <w:trHeight w:val="285"/>
          <w:ins w:id="5393"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56A18EF" w14:textId="77777777" w:rsidR="00E70A75" w:rsidRPr="00277F30" w:rsidRDefault="00E70A75" w:rsidP="00E70A75">
            <w:pPr>
              <w:spacing w:before="0" w:after="0" w:line="240" w:lineRule="auto"/>
              <w:jc w:val="right"/>
              <w:rPr>
                <w:ins w:id="5394" w:author="Molly McEvilley" w:date="2023-07-04T08:34:00Z"/>
                <w:rFonts w:cstheme="minorHAnsi"/>
                <w:color w:val="000000"/>
              </w:rPr>
            </w:pPr>
            <w:ins w:id="5395" w:author="Molly McEvilley" w:date="2023-07-04T08:34:00Z">
              <w:r w:rsidRPr="00277F30">
                <w:rPr>
                  <w:rFonts w:cstheme="minorHAnsi"/>
                  <w:color w:val="000000"/>
                </w:rPr>
                <w:t>121</w:t>
              </w:r>
            </w:ins>
          </w:p>
        </w:tc>
        <w:tc>
          <w:tcPr>
            <w:tcW w:w="5528" w:type="dxa"/>
            <w:noWrap/>
            <w:hideMark/>
          </w:tcPr>
          <w:p w14:paraId="024B90D3"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96" w:author="Molly McEvilley" w:date="2023-07-04T08:34:00Z"/>
                <w:rFonts w:cstheme="minorHAnsi"/>
                <w:color w:val="000000"/>
              </w:rPr>
            </w:pPr>
            <w:ins w:id="5397" w:author="Molly McEvilley" w:date="2023-07-04T08:34:00Z">
              <w:r w:rsidRPr="00277F30">
                <w:rPr>
                  <w:rFonts w:cstheme="minorHAnsi"/>
                  <w:color w:val="000000"/>
                </w:rPr>
                <w:t>Average days to return after exit to Owned by client, with ongoing housing subsidy</w:t>
              </w:r>
            </w:ins>
          </w:p>
        </w:tc>
        <w:tc>
          <w:tcPr>
            <w:tcW w:w="1582" w:type="dxa"/>
            <w:noWrap/>
            <w:hideMark/>
          </w:tcPr>
          <w:p w14:paraId="27FF95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98" w:author="Molly McEvilley" w:date="2023-07-04T08:34:00Z"/>
                <w:rFonts w:cstheme="minorHAnsi"/>
                <w:color w:val="000000"/>
              </w:rPr>
            </w:pPr>
            <w:ins w:id="5399" w:author="Molly McEvilley" w:date="2023-07-04T08:34:00Z">
              <w:r w:rsidRPr="00277F30">
                <w:rPr>
                  <w:rFonts w:cstheme="minorHAnsi"/>
                  <w:color w:val="000000"/>
                </w:rPr>
                <w:t>421</w:t>
              </w:r>
            </w:ins>
          </w:p>
        </w:tc>
        <w:tc>
          <w:tcPr>
            <w:tcW w:w="962" w:type="dxa"/>
            <w:noWrap/>
            <w:hideMark/>
          </w:tcPr>
          <w:p w14:paraId="132432E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00" w:author="Molly McEvilley" w:date="2023-07-04T08:34:00Z"/>
                <w:rFonts w:cstheme="minorHAnsi"/>
                <w:color w:val="000000"/>
              </w:rPr>
            </w:pPr>
            <w:ins w:id="5401" w:author="Molly McEvilley" w:date="2023-07-04T08:34:00Z">
              <w:r w:rsidRPr="00277F30">
                <w:rPr>
                  <w:rFonts w:cstheme="minorHAnsi"/>
                  <w:color w:val="000000"/>
                </w:rPr>
                <w:t>2</w:t>
              </w:r>
            </w:ins>
          </w:p>
        </w:tc>
      </w:tr>
      <w:tr w:rsidR="00617D0F" w:rsidRPr="00617D0F" w14:paraId="630A5A46" w14:textId="77777777" w:rsidTr="004C700D">
        <w:trPr>
          <w:cnfStyle w:val="000000010000" w:firstRow="0" w:lastRow="0" w:firstColumn="0" w:lastColumn="0" w:oddVBand="0" w:evenVBand="0" w:oddHBand="0" w:evenHBand="1" w:firstRowFirstColumn="0" w:firstRowLastColumn="0" w:lastRowFirstColumn="0" w:lastRowLastColumn="0"/>
          <w:trHeight w:val="285"/>
          <w:ins w:id="5402"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8974549" w14:textId="77777777" w:rsidR="00E70A75" w:rsidRPr="00277F30" w:rsidRDefault="00E70A75" w:rsidP="00E70A75">
            <w:pPr>
              <w:spacing w:before="0" w:after="0" w:line="240" w:lineRule="auto"/>
              <w:jc w:val="right"/>
              <w:rPr>
                <w:ins w:id="5403" w:author="Molly McEvilley" w:date="2023-07-04T08:34:00Z"/>
                <w:rFonts w:cstheme="minorHAnsi"/>
                <w:color w:val="000000"/>
              </w:rPr>
            </w:pPr>
            <w:ins w:id="5404" w:author="Molly McEvilley" w:date="2023-07-04T08:34:00Z">
              <w:r w:rsidRPr="00277F30">
                <w:rPr>
                  <w:rFonts w:cstheme="minorHAnsi"/>
                  <w:color w:val="000000"/>
                </w:rPr>
                <w:t>122</w:t>
              </w:r>
            </w:ins>
          </w:p>
        </w:tc>
        <w:tc>
          <w:tcPr>
            <w:tcW w:w="5528" w:type="dxa"/>
            <w:noWrap/>
            <w:hideMark/>
          </w:tcPr>
          <w:p w14:paraId="0E49F6A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05" w:author="Molly McEvilley" w:date="2023-07-04T08:34:00Z"/>
                <w:rFonts w:cstheme="minorHAnsi"/>
                <w:color w:val="000000"/>
              </w:rPr>
            </w:pPr>
            <w:ins w:id="5406" w:author="Molly McEvilley" w:date="2023-07-04T08:34:00Z">
              <w:r w:rsidRPr="00277F30">
                <w:rPr>
                  <w:rFonts w:cstheme="minorHAnsi"/>
                  <w:color w:val="000000"/>
                </w:rPr>
                <w:t>Average days to return after exit to Staying or living with family, permanent tenure</w:t>
              </w:r>
            </w:ins>
          </w:p>
        </w:tc>
        <w:tc>
          <w:tcPr>
            <w:tcW w:w="1582" w:type="dxa"/>
            <w:noWrap/>
            <w:hideMark/>
          </w:tcPr>
          <w:p w14:paraId="46877B0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07" w:author="Molly McEvilley" w:date="2023-07-04T08:34:00Z"/>
                <w:rFonts w:cstheme="minorHAnsi"/>
                <w:color w:val="000000"/>
              </w:rPr>
            </w:pPr>
            <w:ins w:id="5408" w:author="Molly McEvilley" w:date="2023-07-04T08:34:00Z">
              <w:r w:rsidRPr="00277F30">
                <w:rPr>
                  <w:rFonts w:cstheme="minorHAnsi"/>
                  <w:color w:val="000000"/>
                </w:rPr>
                <w:t>422</w:t>
              </w:r>
            </w:ins>
          </w:p>
        </w:tc>
        <w:tc>
          <w:tcPr>
            <w:tcW w:w="962" w:type="dxa"/>
            <w:noWrap/>
            <w:hideMark/>
          </w:tcPr>
          <w:p w14:paraId="5687444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09" w:author="Molly McEvilley" w:date="2023-07-04T08:34:00Z"/>
                <w:rFonts w:cstheme="minorHAnsi"/>
                <w:color w:val="000000"/>
              </w:rPr>
            </w:pPr>
            <w:ins w:id="5410" w:author="Molly McEvilley" w:date="2023-07-04T08:34:00Z">
              <w:r w:rsidRPr="00277F30">
                <w:rPr>
                  <w:rFonts w:cstheme="minorHAnsi"/>
                  <w:color w:val="000000"/>
                </w:rPr>
                <w:t>2</w:t>
              </w:r>
            </w:ins>
          </w:p>
        </w:tc>
      </w:tr>
      <w:tr w:rsidR="00617D0F" w:rsidRPr="00617D0F" w14:paraId="07AF5B03" w14:textId="77777777" w:rsidTr="004C700D">
        <w:trPr>
          <w:cnfStyle w:val="000000100000" w:firstRow="0" w:lastRow="0" w:firstColumn="0" w:lastColumn="0" w:oddVBand="0" w:evenVBand="0" w:oddHBand="1" w:evenHBand="0" w:firstRowFirstColumn="0" w:firstRowLastColumn="0" w:lastRowFirstColumn="0" w:lastRowLastColumn="0"/>
          <w:trHeight w:val="285"/>
          <w:ins w:id="5411"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814A320" w14:textId="77777777" w:rsidR="00E70A75" w:rsidRPr="00277F30" w:rsidRDefault="00E70A75" w:rsidP="00E70A75">
            <w:pPr>
              <w:spacing w:before="0" w:after="0" w:line="240" w:lineRule="auto"/>
              <w:jc w:val="right"/>
              <w:rPr>
                <w:ins w:id="5412" w:author="Molly McEvilley" w:date="2023-07-04T08:34:00Z"/>
                <w:rFonts w:cstheme="minorHAnsi"/>
                <w:color w:val="000000"/>
              </w:rPr>
            </w:pPr>
            <w:ins w:id="5413" w:author="Molly McEvilley" w:date="2023-07-04T08:34:00Z">
              <w:r w:rsidRPr="00277F30">
                <w:rPr>
                  <w:rFonts w:cstheme="minorHAnsi"/>
                  <w:color w:val="000000"/>
                </w:rPr>
                <w:t>123</w:t>
              </w:r>
            </w:ins>
          </w:p>
        </w:tc>
        <w:tc>
          <w:tcPr>
            <w:tcW w:w="5528" w:type="dxa"/>
            <w:noWrap/>
            <w:hideMark/>
          </w:tcPr>
          <w:p w14:paraId="3AC2BB1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14" w:author="Molly McEvilley" w:date="2023-07-04T08:34:00Z"/>
                <w:rFonts w:cstheme="minorHAnsi"/>
                <w:color w:val="000000"/>
              </w:rPr>
            </w:pPr>
            <w:ins w:id="5415" w:author="Molly McEvilley" w:date="2023-07-04T08:34:00Z">
              <w:r w:rsidRPr="00277F30">
                <w:rPr>
                  <w:rFonts w:cstheme="minorHAnsi"/>
                  <w:color w:val="000000"/>
                </w:rPr>
                <w:t>Average days to return after exit to Staying or living with friends, permanent tenure</w:t>
              </w:r>
            </w:ins>
          </w:p>
        </w:tc>
        <w:tc>
          <w:tcPr>
            <w:tcW w:w="1582" w:type="dxa"/>
            <w:noWrap/>
            <w:hideMark/>
          </w:tcPr>
          <w:p w14:paraId="5B916C73"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16" w:author="Molly McEvilley" w:date="2023-07-04T08:34:00Z"/>
                <w:rFonts w:cstheme="minorHAnsi"/>
                <w:color w:val="000000"/>
              </w:rPr>
            </w:pPr>
            <w:ins w:id="5417" w:author="Molly McEvilley" w:date="2023-07-04T08:34:00Z">
              <w:r w:rsidRPr="00277F30">
                <w:rPr>
                  <w:rFonts w:cstheme="minorHAnsi"/>
                  <w:color w:val="000000"/>
                </w:rPr>
                <w:t>423</w:t>
              </w:r>
            </w:ins>
          </w:p>
        </w:tc>
        <w:tc>
          <w:tcPr>
            <w:tcW w:w="962" w:type="dxa"/>
            <w:noWrap/>
            <w:hideMark/>
          </w:tcPr>
          <w:p w14:paraId="74FA6FF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18" w:author="Molly McEvilley" w:date="2023-07-04T08:34:00Z"/>
                <w:rFonts w:cstheme="minorHAnsi"/>
                <w:color w:val="000000"/>
              </w:rPr>
            </w:pPr>
            <w:ins w:id="5419" w:author="Molly McEvilley" w:date="2023-07-04T08:34:00Z">
              <w:r w:rsidRPr="00277F30">
                <w:rPr>
                  <w:rFonts w:cstheme="minorHAnsi"/>
                  <w:color w:val="000000"/>
                </w:rPr>
                <w:t>2</w:t>
              </w:r>
            </w:ins>
          </w:p>
        </w:tc>
      </w:tr>
      <w:tr w:rsidR="00617D0F" w:rsidRPr="00617D0F" w14:paraId="39BDD85F" w14:textId="77777777" w:rsidTr="004C700D">
        <w:trPr>
          <w:cnfStyle w:val="000000010000" w:firstRow="0" w:lastRow="0" w:firstColumn="0" w:lastColumn="0" w:oddVBand="0" w:evenVBand="0" w:oddHBand="0" w:evenHBand="1" w:firstRowFirstColumn="0" w:firstRowLastColumn="0" w:lastRowFirstColumn="0" w:lastRowLastColumn="0"/>
          <w:trHeight w:val="285"/>
          <w:ins w:id="542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CE7CDB8" w14:textId="77777777" w:rsidR="00E70A75" w:rsidRPr="00277F30" w:rsidRDefault="00E70A75" w:rsidP="00E70A75">
            <w:pPr>
              <w:spacing w:before="0" w:after="0" w:line="240" w:lineRule="auto"/>
              <w:jc w:val="right"/>
              <w:rPr>
                <w:ins w:id="5421" w:author="Molly McEvilley" w:date="2023-07-04T08:34:00Z"/>
                <w:rFonts w:cstheme="minorHAnsi"/>
                <w:color w:val="000000"/>
              </w:rPr>
            </w:pPr>
            <w:ins w:id="5422" w:author="Molly McEvilley" w:date="2023-07-04T08:34:00Z">
              <w:r w:rsidRPr="00277F30">
                <w:rPr>
                  <w:rFonts w:cstheme="minorHAnsi"/>
                  <w:color w:val="000000"/>
                </w:rPr>
                <w:t>124</w:t>
              </w:r>
            </w:ins>
          </w:p>
        </w:tc>
        <w:tc>
          <w:tcPr>
            <w:tcW w:w="5528" w:type="dxa"/>
            <w:noWrap/>
            <w:hideMark/>
          </w:tcPr>
          <w:p w14:paraId="13CC05AE"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23" w:author="Molly McEvilley" w:date="2023-07-04T08:34:00Z"/>
                <w:rFonts w:cstheme="minorHAnsi"/>
                <w:color w:val="000000"/>
              </w:rPr>
            </w:pPr>
            <w:ins w:id="5424" w:author="Molly McEvilley" w:date="2023-07-04T08:34:00Z">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PH</w:t>
              </w:r>
            </w:ins>
          </w:p>
        </w:tc>
        <w:tc>
          <w:tcPr>
            <w:tcW w:w="1582" w:type="dxa"/>
            <w:noWrap/>
            <w:hideMark/>
          </w:tcPr>
          <w:p w14:paraId="1502A52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25" w:author="Molly McEvilley" w:date="2023-07-04T08:34:00Z"/>
                <w:rFonts w:cstheme="minorHAnsi"/>
                <w:color w:val="000000"/>
              </w:rPr>
            </w:pPr>
            <w:ins w:id="5426" w:author="Molly McEvilley" w:date="2023-07-04T08:34:00Z">
              <w:r w:rsidRPr="00277F30">
                <w:rPr>
                  <w:rFonts w:cstheme="minorHAnsi"/>
                  <w:color w:val="000000"/>
                </w:rPr>
                <w:t>426</w:t>
              </w:r>
            </w:ins>
          </w:p>
        </w:tc>
        <w:tc>
          <w:tcPr>
            <w:tcW w:w="962" w:type="dxa"/>
            <w:noWrap/>
            <w:hideMark/>
          </w:tcPr>
          <w:p w14:paraId="2187755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27" w:author="Molly McEvilley" w:date="2023-07-04T08:34:00Z"/>
                <w:rFonts w:cstheme="minorHAnsi"/>
                <w:color w:val="000000"/>
              </w:rPr>
            </w:pPr>
            <w:ins w:id="5428" w:author="Molly McEvilley" w:date="2023-07-04T08:34:00Z">
              <w:r w:rsidRPr="00277F30">
                <w:rPr>
                  <w:rFonts w:cstheme="minorHAnsi"/>
                  <w:color w:val="000000"/>
                </w:rPr>
                <w:t>2</w:t>
              </w:r>
            </w:ins>
          </w:p>
        </w:tc>
      </w:tr>
      <w:tr w:rsidR="00617D0F" w:rsidRPr="00617D0F" w14:paraId="05C6043A" w14:textId="77777777" w:rsidTr="004C700D">
        <w:trPr>
          <w:cnfStyle w:val="000000100000" w:firstRow="0" w:lastRow="0" w:firstColumn="0" w:lastColumn="0" w:oddVBand="0" w:evenVBand="0" w:oddHBand="1" w:evenHBand="0" w:firstRowFirstColumn="0" w:firstRowLastColumn="0" w:lastRowFirstColumn="0" w:lastRowLastColumn="0"/>
          <w:trHeight w:val="285"/>
          <w:ins w:id="542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D741689" w14:textId="77777777" w:rsidR="00E70A75" w:rsidRPr="00277F30" w:rsidRDefault="00E70A75" w:rsidP="00E70A75">
            <w:pPr>
              <w:spacing w:before="0" w:after="0" w:line="240" w:lineRule="auto"/>
              <w:jc w:val="right"/>
              <w:rPr>
                <w:ins w:id="5430" w:author="Molly McEvilley" w:date="2023-07-04T08:34:00Z"/>
                <w:rFonts w:cstheme="minorHAnsi"/>
                <w:color w:val="000000"/>
              </w:rPr>
            </w:pPr>
            <w:ins w:id="5431" w:author="Molly McEvilley" w:date="2023-07-04T08:34:00Z">
              <w:r w:rsidRPr="00277F30">
                <w:rPr>
                  <w:rFonts w:cstheme="minorHAnsi"/>
                  <w:color w:val="000000"/>
                </w:rPr>
                <w:t>125</w:t>
              </w:r>
            </w:ins>
          </w:p>
        </w:tc>
        <w:tc>
          <w:tcPr>
            <w:tcW w:w="5528" w:type="dxa"/>
            <w:noWrap/>
            <w:hideMark/>
          </w:tcPr>
          <w:p w14:paraId="499163CE"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32" w:author="Molly McEvilley" w:date="2023-07-04T08:34:00Z"/>
                <w:rFonts w:cstheme="minorHAnsi"/>
                <w:color w:val="000000"/>
              </w:rPr>
            </w:pPr>
            <w:ins w:id="5433" w:author="Molly McEvilley" w:date="2023-07-04T08:34:00Z">
              <w:r w:rsidRPr="00277F30">
                <w:rPr>
                  <w:rFonts w:cstheme="minorHAnsi"/>
                  <w:color w:val="000000"/>
                </w:rPr>
                <w:t>Average days to return after exit to Rental by client with GPD TIP housing subsidy</w:t>
              </w:r>
            </w:ins>
          </w:p>
        </w:tc>
        <w:tc>
          <w:tcPr>
            <w:tcW w:w="1582" w:type="dxa"/>
            <w:noWrap/>
            <w:hideMark/>
          </w:tcPr>
          <w:p w14:paraId="69AEAE19"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34" w:author="Molly McEvilley" w:date="2023-07-04T08:34:00Z"/>
                <w:rFonts w:cstheme="minorHAnsi"/>
                <w:color w:val="000000"/>
              </w:rPr>
            </w:pPr>
            <w:ins w:id="5435" w:author="Molly McEvilley" w:date="2023-07-04T08:34:00Z">
              <w:r w:rsidRPr="00277F30">
                <w:rPr>
                  <w:rFonts w:cstheme="minorHAnsi"/>
                  <w:color w:val="000000"/>
                </w:rPr>
                <w:t>428</w:t>
              </w:r>
            </w:ins>
          </w:p>
        </w:tc>
        <w:tc>
          <w:tcPr>
            <w:tcW w:w="962" w:type="dxa"/>
            <w:noWrap/>
            <w:hideMark/>
          </w:tcPr>
          <w:p w14:paraId="6D59F43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36" w:author="Molly McEvilley" w:date="2023-07-04T08:34:00Z"/>
                <w:rFonts w:cstheme="minorHAnsi"/>
                <w:color w:val="000000"/>
              </w:rPr>
            </w:pPr>
            <w:ins w:id="5437" w:author="Molly McEvilley" w:date="2023-07-04T08:34:00Z">
              <w:r w:rsidRPr="00277F30">
                <w:rPr>
                  <w:rFonts w:cstheme="minorHAnsi"/>
                  <w:color w:val="000000"/>
                </w:rPr>
                <w:t>2</w:t>
              </w:r>
            </w:ins>
          </w:p>
        </w:tc>
      </w:tr>
      <w:tr w:rsidR="00617D0F" w:rsidRPr="00617D0F" w14:paraId="51556DFB" w14:textId="77777777" w:rsidTr="004C700D">
        <w:trPr>
          <w:cnfStyle w:val="000000010000" w:firstRow="0" w:lastRow="0" w:firstColumn="0" w:lastColumn="0" w:oddVBand="0" w:evenVBand="0" w:oddHBand="0" w:evenHBand="1" w:firstRowFirstColumn="0" w:firstRowLastColumn="0" w:lastRowFirstColumn="0" w:lastRowLastColumn="0"/>
          <w:trHeight w:val="285"/>
          <w:ins w:id="5438"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22A3DBA" w14:textId="77777777" w:rsidR="00E70A75" w:rsidRPr="00277F30" w:rsidRDefault="00E70A75" w:rsidP="00E70A75">
            <w:pPr>
              <w:spacing w:before="0" w:after="0" w:line="240" w:lineRule="auto"/>
              <w:jc w:val="right"/>
              <w:rPr>
                <w:ins w:id="5439" w:author="Molly McEvilley" w:date="2023-07-04T08:34:00Z"/>
                <w:rFonts w:cstheme="minorHAnsi"/>
                <w:color w:val="000000"/>
              </w:rPr>
            </w:pPr>
            <w:ins w:id="5440" w:author="Molly McEvilley" w:date="2023-07-04T08:34:00Z">
              <w:r w:rsidRPr="00277F30">
                <w:rPr>
                  <w:rFonts w:cstheme="minorHAnsi"/>
                  <w:color w:val="000000"/>
                </w:rPr>
                <w:t>126</w:t>
              </w:r>
            </w:ins>
          </w:p>
        </w:tc>
        <w:tc>
          <w:tcPr>
            <w:tcW w:w="5528" w:type="dxa"/>
            <w:noWrap/>
            <w:hideMark/>
          </w:tcPr>
          <w:p w14:paraId="298EAB3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41" w:author="Molly McEvilley" w:date="2023-07-04T08:34:00Z"/>
                <w:rFonts w:cstheme="minorHAnsi"/>
                <w:color w:val="000000"/>
              </w:rPr>
            </w:pPr>
            <w:ins w:id="5442" w:author="Molly McEvilley" w:date="2023-07-04T08:34:00Z">
              <w:r w:rsidRPr="00277F30">
                <w:rPr>
                  <w:rFonts w:cstheme="minorHAnsi"/>
                  <w:color w:val="000000"/>
                </w:rPr>
                <w:t>Average days to return after exit to Rental by client with RRH or equivalent subsidy</w:t>
              </w:r>
            </w:ins>
          </w:p>
        </w:tc>
        <w:tc>
          <w:tcPr>
            <w:tcW w:w="1582" w:type="dxa"/>
            <w:noWrap/>
            <w:hideMark/>
          </w:tcPr>
          <w:p w14:paraId="614A2721"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43" w:author="Molly McEvilley" w:date="2023-07-04T08:34:00Z"/>
                <w:rFonts w:cstheme="minorHAnsi"/>
                <w:color w:val="000000"/>
              </w:rPr>
            </w:pPr>
            <w:ins w:id="5444" w:author="Molly McEvilley" w:date="2023-07-04T08:34:00Z">
              <w:r w:rsidRPr="00277F30">
                <w:rPr>
                  <w:rFonts w:cstheme="minorHAnsi"/>
                  <w:color w:val="000000"/>
                </w:rPr>
                <w:t>431</w:t>
              </w:r>
            </w:ins>
          </w:p>
        </w:tc>
        <w:tc>
          <w:tcPr>
            <w:tcW w:w="962" w:type="dxa"/>
            <w:noWrap/>
            <w:hideMark/>
          </w:tcPr>
          <w:p w14:paraId="74CC13E6"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45" w:author="Molly McEvilley" w:date="2023-07-04T08:34:00Z"/>
                <w:rFonts w:cstheme="minorHAnsi"/>
                <w:color w:val="000000"/>
              </w:rPr>
            </w:pPr>
            <w:ins w:id="5446" w:author="Molly McEvilley" w:date="2023-07-04T08:34:00Z">
              <w:r w:rsidRPr="00277F30">
                <w:rPr>
                  <w:rFonts w:cstheme="minorHAnsi"/>
                  <w:color w:val="000000"/>
                </w:rPr>
                <w:t>2</w:t>
              </w:r>
            </w:ins>
          </w:p>
        </w:tc>
      </w:tr>
      <w:tr w:rsidR="00617D0F" w:rsidRPr="00617D0F" w14:paraId="02A878D8" w14:textId="77777777" w:rsidTr="004C700D">
        <w:trPr>
          <w:cnfStyle w:val="000000100000" w:firstRow="0" w:lastRow="0" w:firstColumn="0" w:lastColumn="0" w:oddVBand="0" w:evenVBand="0" w:oddHBand="1" w:evenHBand="0" w:firstRowFirstColumn="0" w:firstRowLastColumn="0" w:lastRowFirstColumn="0" w:lastRowLastColumn="0"/>
          <w:trHeight w:val="285"/>
          <w:ins w:id="5447"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E185B0F" w14:textId="77777777" w:rsidR="00E70A75" w:rsidRPr="00277F30" w:rsidRDefault="00E70A75" w:rsidP="00E70A75">
            <w:pPr>
              <w:spacing w:before="0" w:after="0" w:line="240" w:lineRule="auto"/>
              <w:jc w:val="right"/>
              <w:rPr>
                <w:ins w:id="5448" w:author="Molly McEvilley" w:date="2023-07-04T08:34:00Z"/>
                <w:rFonts w:cstheme="minorHAnsi"/>
                <w:color w:val="000000"/>
              </w:rPr>
            </w:pPr>
            <w:ins w:id="5449" w:author="Molly McEvilley" w:date="2023-07-04T08:34:00Z">
              <w:r w:rsidRPr="00277F30">
                <w:rPr>
                  <w:rFonts w:cstheme="minorHAnsi"/>
                  <w:color w:val="000000"/>
                </w:rPr>
                <w:t>127</w:t>
              </w:r>
            </w:ins>
          </w:p>
        </w:tc>
        <w:tc>
          <w:tcPr>
            <w:tcW w:w="5528" w:type="dxa"/>
            <w:noWrap/>
            <w:hideMark/>
          </w:tcPr>
          <w:p w14:paraId="5769FC28"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50" w:author="Molly McEvilley" w:date="2023-07-04T08:34:00Z"/>
                <w:rFonts w:cstheme="minorHAnsi"/>
                <w:color w:val="000000"/>
              </w:rPr>
            </w:pPr>
            <w:ins w:id="5451" w:author="Molly McEvilley" w:date="2023-07-04T08:34:00Z">
              <w:r w:rsidRPr="00277F30">
                <w:rPr>
                  <w:rFonts w:cstheme="minorHAnsi"/>
                  <w:color w:val="000000"/>
                </w:rPr>
                <w:t>Average days to return after exit to Rental by client with HCV voucher (tenant or project based) (not dedicated)</w:t>
              </w:r>
            </w:ins>
          </w:p>
        </w:tc>
        <w:tc>
          <w:tcPr>
            <w:tcW w:w="1582" w:type="dxa"/>
            <w:noWrap/>
            <w:hideMark/>
          </w:tcPr>
          <w:p w14:paraId="17FB5CBB"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52" w:author="Molly McEvilley" w:date="2023-07-04T08:34:00Z"/>
                <w:rFonts w:cstheme="minorHAnsi"/>
                <w:color w:val="000000"/>
              </w:rPr>
            </w:pPr>
            <w:ins w:id="5453" w:author="Molly McEvilley" w:date="2023-07-04T08:34:00Z">
              <w:r w:rsidRPr="00277F30">
                <w:rPr>
                  <w:rFonts w:cstheme="minorHAnsi"/>
                  <w:color w:val="000000"/>
                </w:rPr>
                <w:t>433</w:t>
              </w:r>
            </w:ins>
          </w:p>
        </w:tc>
        <w:tc>
          <w:tcPr>
            <w:tcW w:w="962" w:type="dxa"/>
            <w:noWrap/>
            <w:hideMark/>
          </w:tcPr>
          <w:p w14:paraId="21212F6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54" w:author="Molly McEvilley" w:date="2023-07-04T08:34:00Z"/>
                <w:rFonts w:cstheme="minorHAnsi"/>
                <w:color w:val="000000"/>
              </w:rPr>
            </w:pPr>
            <w:ins w:id="5455" w:author="Molly McEvilley" w:date="2023-07-04T08:34:00Z">
              <w:r w:rsidRPr="00277F30">
                <w:rPr>
                  <w:rFonts w:cstheme="minorHAnsi"/>
                  <w:color w:val="000000"/>
                </w:rPr>
                <w:t>2</w:t>
              </w:r>
            </w:ins>
          </w:p>
        </w:tc>
      </w:tr>
      <w:tr w:rsidR="00617D0F" w:rsidRPr="00617D0F" w14:paraId="3199CCAA" w14:textId="77777777" w:rsidTr="004C700D">
        <w:trPr>
          <w:cnfStyle w:val="000000010000" w:firstRow="0" w:lastRow="0" w:firstColumn="0" w:lastColumn="0" w:oddVBand="0" w:evenVBand="0" w:oddHBand="0" w:evenHBand="1" w:firstRowFirstColumn="0" w:firstRowLastColumn="0" w:lastRowFirstColumn="0" w:lastRowLastColumn="0"/>
          <w:trHeight w:val="285"/>
          <w:ins w:id="5456"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26574C7" w14:textId="77777777" w:rsidR="00E70A75" w:rsidRPr="00277F30" w:rsidRDefault="00E70A75" w:rsidP="00E70A75">
            <w:pPr>
              <w:spacing w:before="0" w:after="0" w:line="240" w:lineRule="auto"/>
              <w:jc w:val="right"/>
              <w:rPr>
                <w:ins w:id="5457" w:author="Molly McEvilley" w:date="2023-07-04T08:34:00Z"/>
                <w:rFonts w:cstheme="minorHAnsi"/>
                <w:color w:val="000000"/>
              </w:rPr>
            </w:pPr>
            <w:ins w:id="5458" w:author="Molly McEvilley" w:date="2023-07-04T08:34:00Z">
              <w:r w:rsidRPr="00277F30">
                <w:rPr>
                  <w:rFonts w:cstheme="minorHAnsi"/>
                  <w:color w:val="000000"/>
                </w:rPr>
                <w:t>128</w:t>
              </w:r>
            </w:ins>
          </w:p>
        </w:tc>
        <w:tc>
          <w:tcPr>
            <w:tcW w:w="5528" w:type="dxa"/>
            <w:noWrap/>
            <w:hideMark/>
          </w:tcPr>
          <w:p w14:paraId="593DA99E"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59" w:author="Molly McEvilley" w:date="2023-07-04T08:34:00Z"/>
                <w:rFonts w:cstheme="minorHAnsi"/>
                <w:color w:val="000000"/>
              </w:rPr>
            </w:pPr>
            <w:ins w:id="5460" w:author="Molly McEvilley" w:date="2023-07-04T08:34:00Z">
              <w:r w:rsidRPr="00277F30">
                <w:rPr>
                  <w:rFonts w:cstheme="minorHAnsi"/>
                  <w:color w:val="000000"/>
                </w:rPr>
                <w:t xml:space="preserve">Average days to return after exit to Rental by client with </w:t>
              </w:r>
              <w:proofErr w:type="gramStart"/>
              <w:r w:rsidRPr="00277F30">
                <w:rPr>
                  <w:rFonts w:cstheme="minorHAnsi"/>
                  <w:color w:val="000000"/>
                </w:rPr>
                <w:t>Public</w:t>
              </w:r>
              <w:proofErr w:type="gramEnd"/>
              <w:r w:rsidRPr="00277F30">
                <w:rPr>
                  <w:rFonts w:cstheme="minorHAnsi"/>
                  <w:color w:val="000000"/>
                </w:rPr>
                <w:t xml:space="preserve"> housing unit</w:t>
              </w:r>
            </w:ins>
          </w:p>
        </w:tc>
        <w:tc>
          <w:tcPr>
            <w:tcW w:w="1582" w:type="dxa"/>
            <w:noWrap/>
            <w:hideMark/>
          </w:tcPr>
          <w:p w14:paraId="2DA0FC8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61" w:author="Molly McEvilley" w:date="2023-07-04T08:34:00Z"/>
                <w:rFonts w:cstheme="minorHAnsi"/>
                <w:color w:val="000000"/>
              </w:rPr>
            </w:pPr>
            <w:ins w:id="5462" w:author="Molly McEvilley" w:date="2023-07-04T08:34:00Z">
              <w:r w:rsidRPr="00277F30">
                <w:rPr>
                  <w:rFonts w:cstheme="minorHAnsi"/>
                  <w:color w:val="000000"/>
                </w:rPr>
                <w:t>434</w:t>
              </w:r>
            </w:ins>
          </w:p>
        </w:tc>
        <w:tc>
          <w:tcPr>
            <w:tcW w:w="962" w:type="dxa"/>
            <w:noWrap/>
            <w:hideMark/>
          </w:tcPr>
          <w:p w14:paraId="140375C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63" w:author="Molly McEvilley" w:date="2023-07-04T08:34:00Z"/>
                <w:rFonts w:cstheme="minorHAnsi"/>
                <w:color w:val="000000"/>
              </w:rPr>
            </w:pPr>
            <w:ins w:id="5464" w:author="Molly McEvilley" w:date="2023-07-04T08:34:00Z">
              <w:r w:rsidRPr="00277F30">
                <w:rPr>
                  <w:rFonts w:cstheme="minorHAnsi"/>
                  <w:color w:val="000000"/>
                </w:rPr>
                <w:t>2</w:t>
              </w:r>
            </w:ins>
          </w:p>
        </w:tc>
      </w:tr>
      <w:tr w:rsidR="00617D0F" w:rsidRPr="00617D0F" w14:paraId="2E1B932B" w14:textId="77777777" w:rsidTr="004C700D">
        <w:trPr>
          <w:cnfStyle w:val="000000100000" w:firstRow="0" w:lastRow="0" w:firstColumn="0" w:lastColumn="0" w:oddVBand="0" w:evenVBand="0" w:oddHBand="1" w:evenHBand="0" w:firstRowFirstColumn="0" w:firstRowLastColumn="0" w:lastRowFirstColumn="0" w:lastRowLastColumn="0"/>
          <w:trHeight w:val="285"/>
          <w:ins w:id="5465"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0D87CCB" w14:textId="77777777" w:rsidR="00E70A75" w:rsidRPr="00277F30" w:rsidRDefault="00E70A75" w:rsidP="00E70A75">
            <w:pPr>
              <w:spacing w:before="0" w:after="0" w:line="240" w:lineRule="auto"/>
              <w:jc w:val="right"/>
              <w:rPr>
                <w:ins w:id="5466" w:author="Molly McEvilley" w:date="2023-07-04T08:34:00Z"/>
                <w:rFonts w:cstheme="minorHAnsi"/>
                <w:color w:val="000000"/>
              </w:rPr>
            </w:pPr>
            <w:ins w:id="5467" w:author="Molly McEvilley" w:date="2023-07-04T08:34:00Z">
              <w:r w:rsidRPr="00277F30">
                <w:rPr>
                  <w:rFonts w:cstheme="minorHAnsi"/>
                  <w:color w:val="000000"/>
                </w:rPr>
                <w:t>129</w:t>
              </w:r>
            </w:ins>
          </w:p>
        </w:tc>
        <w:tc>
          <w:tcPr>
            <w:tcW w:w="5528" w:type="dxa"/>
            <w:noWrap/>
            <w:hideMark/>
          </w:tcPr>
          <w:p w14:paraId="1C384693"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68" w:author="Molly McEvilley" w:date="2023-07-04T08:34:00Z"/>
                <w:rFonts w:cstheme="minorHAnsi"/>
                <w:color w:val="000000"/>
              </w:rPr>
            </w:pPr>
            <w:ins w:id="5469" w:author="Molly McEvilley" w:date="2023-07-04T08:34:00Z">
              <w:r w:rsidRPr="00277F30">
                <w:rPr>
                  <w:rFonts w:cstheme="minorHAnsi"/>
                  <w:color w:val="000000"/>
                </w:rPr>
                <w:t>Average days to return after exit to Rental by client with Emergency Housing Voucher</w:t>
              </w:r>
            </w:ins>
          </w:p>
        </w:tc>
        <w:tc>
          <w:tcPr>
            <w:tcW w:w="1582" w:type="dxa"/>
            <w:noWrap/>
            <w:hideMark/>
          </w:tcPr>
          <w:p w14:paraId="35F82C2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70" w:author="Molly McEvilley" w:date="2023-07-04T08:34:00Z"/>
                <w:rFonts w:cstheme="minorHAnsi"/>
                <w:color w:val="000000"/>
              </w:rPr>
            </w:pPr>
            <w:ins w:id="5471" w:author="Molly McEvilley" w:date="2023-07-04T08:34:00Z">
              <w:r w:rsidRPr="00277F30">
                <w:rPr>
                  <w:rFonts w:cstheme="minorHAnsi"/>
                  <w:color w:val="000000"/>
                </w:rPr>
                <w:t>436</w:t>
              </w:r>
            </w:ins>
          </w:p>
        </w:tc>
        <w:tc>
          <w:tcPr>
            <w:tcW w:w="962" w:type="dxa"/>
            <w:noWrap/>
            <w:hideMark/>
          </w:tcPr>
          <w:p w14:paraId="0CC38BB9"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72" w:author="Molly McEvilley" w:date="2023-07-04T08:34:00Z"/>
                <w:rFonts w:cstheme="minorHAnsi"/>
                <w:color w:val="000000"/>
              </w:rPr>
            </w:pPr>
            <w:ins w:id="5473" w:author="Molly McEvilley" w:date="2023-07-04T08:34:00Z">
              <w:r w:rsidRPr="00277F30">
                <w:rPr>
                  <w:rFonts w:cstheme="minorHAnsi"/>
                  <w:color w:val="000000"/>
                </w:rPr>
                <w:t>2</w:t>
              </w:r>
            </w:ins>
          </w:p>
        </w:tc>
      </w:tr>
      <w:tr w:rsidR="00617D0F" w:rsidRPr="00617D0F" w14:paraId="7EF8621C" w14:textId="77777777" w:rsidTr="004C700D">
        <w:trPr>
          <w:cnfStyle w:val="000000010000" w:firstRow="0" w:lastRow="0" w:firstColumn="0" w:lastColumn="0" w:oddVBand="0" w:evenVBand="0" w:oddHBand="0" w:evenHBand="1" w:firstRowFirstColumn="0" w:firstRowLastColumn="0" w:lastRowFirstColumn="0" w:lastRowLastColumn="0"/>
          <w:trHeight w:val="285"/>
          <w:ins w:id="5474"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28698EB" w14:textId="77777777" w:rsidR="00E70A75" w:rsidRPr="00277F30" w:rsidRDefault="00E70A75" w:rsidP="00E70A75">
            <w:pPr>
              <w:spacing w:before="0" w:after="0" w:line="240" w:lineRule="auto"/>
              <w:jc w:val="right"/>
              <w:rPr>
                <w:ins w:id="5475" w:author="Molly McEvilley" w:date="2023-07-04T08:34:00Z"/>
                <w:rFonts w:cstheme="minorHAnsi"/>
                <w:color w:val="000000"/>
              </w:rPr>
            </w:pPr>
            <w:ins w:id="5476" w:author="Molly McEvilley" w:date="2023-07-04T08:34:00Z">
              <w:r w:rsidRPr="00277F30">
                <w:rPr>
                  <w:rFonts w:cstheme="minorHAnsi"/>
                  <w:color w:val="000000"/>
                </w:rPr>
                <w:t>130</w:t>
              </w:r>
            </w:ins>
          </w:p>
        </w:tc>
        <w:tc>
          <w:tcPr>
            <w:tcW w:w="5528" w:type="dxa"/>
            <w:noWrap/>
            <w:hideMark/>
          </w:tcPr>
          <w:p w14:paraId="50A539A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77" w:author="Molly McEvilley" w:date="2023-07-04T08:34:00Z"/>
                <w:rFonts w:cstheme="minorHAnsi"/>
                <w:color w:val="000000"/>
              </w:rPr>
            </w:pPr>
            <w:ins w:id="5478" w:author="Molly McEvilley" w:date="2023-07-04T08:34:00Z">
              <w:r w:rsidRPr="00277F30">
                <w:rPr>
                  <w:rFonts w:cstheme="minorHAnsi"/>
                  <w:color w:val="000000"/>
                </w:rPr>
                <w:t>Average days to return after exit to Rental by client with Family Unification Program Voucher (FUP)</w:t>
              </w:r>
            </w:ins>
          </w:p>
        </w:tc>
        <w:tc>
          <w:tcPr>
            <w:tcW w:w="1582" w:type="dxa"/>
            <w:noWrap/>
            <w:hideMark/>
          </w:tcPr>
          <w:p w14:paraId="6DA0893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79" w:author="Molly McEvilley" w:date="2023-07-04T08:34:00Z"/>
                <w:rFonts w:cstheme="minorHAnsi"/>
                <w:color w:val="000000"/>
              </w:rPr>
            </w:pPr>
            <w:ins w:id="5480" w:author="Molly McEvilley" w:date="2023-07-04T08:34:00Z">
              <w:r w:rsidRPr="00277F30">
                <w:rPr>
                  <w:rFonts w:cstheme="minorHAnsi"/>
                  <w:color w:val="000000"/>
                </w:rPr>
                <w:t>437</w:t>
              </w:r>
            </w:ins>
          </w:p>
        </w:tc>
        <w:tc>
          <w:tcPr>
            <w:tcW w:w="962" w:type="dxa"/>
            <w:noWrap/>
            <w:hideMark/>
          </w:tcPr>
          <w:p w14:paraId="42BBD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81" w:author="Molly McEvilley" w:date="2023-07-04T08:34:00Z"/>
                <w:rFonts w:cstheme="minorHAnsi"/>
                <w:color w:val="000000"/>
              </w:rPr>
            </w:pPr>
            <w:ins w:id="5482" w:author="Molly McEvilley" w:date="2023-07-04T08:34:00Z">
              <w:r w:rsidRPr="00277F30">
                <w:rPr>
                  <w:rFonts w:cstheme="minorHAnsi"/>
                  <w:color w:val="000000"/>
                </w:rPr>
                <w:t>2</w:t>
              </w:r>
            </w:ins>
          </w:p>
        </w:tc>
      </w:tr>
      <w:tr w:rsidR="00617D0F" w:rsidRPr="00617D0F" w14:paraId="7A82759D" w14:textId="77777777" w:rsidTr="004C700D">
        <w:trPr>
          <w:cnfStyle w:val="000000100000" w:firstRow="0" w:lastRow="0" w:firstColumn="0" w:lastColumn="0" w:oddVBand="0" w:evenVBand="0" w:oddHBand="1" w:evenHBand="0" w:firstRowFirstColumn="0" w:firstRowLastColumn="0" w:lastRowFirstColumn="0" w:lastRowLastColumn="0"/>
          <w:trHeight w:val="285"/>
          <w:ins w:id="5483"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6CDB0E7" w14:textId="77777777" w:rsidR="00E70A75" w:rsidRPr="00277F30" w:rsidRDefault="00E70A75" w:rsidP="00E70A75">
            <w:pPr>
              <w:spacing w:before="0" w:after="0" w:line="240" w:lineRule="auto"/>
              <w:jc w:val="right"/>
              <w:rPr>
                <w:ins w:id="5484" w:author="Molly McEvilley" w:date="2023-07-04T08:34:00Z"/>
                <w:rFonts w:cstheme="minorHAnsi"/>
                <w:color w:val="000000"/>
              </w:rPr>
            </w:pPr>
            <w:ins w:id="5485" w:author="Molly McEvilley" w:date="2023-07-04T08:34:00Z">
              <w:r w:rsidRPr="00277F30">
                <w:rPr>
                  <w:rFonts w:cstheme="minorHAnsi"/>
                  <w:color w:val="000000"/>
                </w:rPr>
                <w:t>131</w:t>
              </w:r>
            </w:ins>
          </w:p>
        </w:tc>
        <w:tc>
          <w:tcPr>
            <w:tcW w:w="5528" w:type="dxa"/>
            <w:noWrap/>
            <w:hideMark/>
          </w:tcPr>
          <w:p w14:paraId="7C087158"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86" w:author="Molly McEvilley" w:date="2023-07-04T08:34:00Z"/>
                <w:rFonts w:cstheme="minorHAnsi"/>
                <w:color w:val="000000"/>
              </w:rPr>
            </w:pPr>
            <w:ins w:id="5487" w:author="Molly McEvilley" w:date="2023-07-04T08:34:00Z">
              <w:r w:rsidRPr="00277F30">
                <w:rPr>
                  <w:rFonts w:cstheme="minorHAnsi"/>
                  <w:color w:val="000000"/>
                </w:rPr>
                <w:t>Average days to return after exit to Rental by client with Foster Youth to Independence Initiative (FYI)</w:t>
              </w:r>
            </w:ins>
          </w:p>
        </w:tc>
        <w:tc>
          <w:tcPr>
            <w:tcW w:w="1582" w:type="dxa"/>
            <w:noWrap/>
            <w:hideMark/>
          </w:tcPr>
          <w:p w14:paraId="6AF13E98"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88" w:author="Molly McEvilley" w:date="2023-07-04T08:34:00Z"/>
                <w:rFonts w:cstheme="minorHAnsi"/>
                <w:color w:val="000000"/>
              </w:rPr>
            </w:pPr>
            <w:ins w:id="5489" w:author="Molly McEvilley" w:date="2023-07-04T08:34:00Z">
              <w:r w:rsidRPr="00277F30">
                <w:rPr>
                  <w:rFonts w:cstheme="minorHAnsi"/>
                  <w:color w:val="000000"/>
                </w:rPr>
                <w:t>438</w:t>
              </w:r>
            </w:ins>
          </w:p>
        </w:tc>
        <w:tc>
          <w:tcPr>
            <w:tcW w:w="962" w:type="dxa"/>
            <w:noWrap/>
            <w:hideMark/>
          </w:tcPr>
          <w:p w14:paraId="43FB3059"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90" w:author="Molly McEvilley" w:date="2023-07-04T08:34:00Z"/>
                <w:rFonts w:cstheme="minorHAnsi"/>
                <w:color w:val="000000"/>
              </w:rPr>
            </w:pPr>
            <w:ins w:id="5491" w:author="Molly McEvilley" w:date="2023-07-04T08:34:00Z">
              <w:r w:rsidRPr="00277F30">
                <w:rPr>
                  <w:rFonts w:cstheme="minorHAnsi"/>
                  <w:color w:val="000000"/>
                </w:rPr>
                <w:t>2</w:t>
              </w:r>
            </w:ins>
          </w:p>
        </w:tc>
      </w:tr>
      <w:tr w:rsidR="00617D0F" w:rsidRPr="00617D0F" w14:paraId="7316F459" w14:textId="77777777" w:rsidTr="004C700D">
        <w:trPr>
          <w:cnfStyle w:val="000000010000" w:firstRow="0" w:lastRow="0" w:firstColumn="0" w:lastColumn="0" w:oddVBand="0" w:evenVBand="0" w:oddHBand="0" w:evenHBand="1" w:firstRowFirstColumn="0" w:firstRowLastColumn="0" w:lastRowFirstColumn="0" w:lastRowLastColumn="0"/>
          <w:trHeight w:val="285"/>
          <w:ins w:id="5492"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B2B74F6" w14:textId="77777777" w:rsidR="00E70A75" w:rsidRPr="00277F30" w:rsidRDefault="00E70A75" w:rsidP="00E70A75">
            <w:pPr>
              <w:spacing w:before="0" w:after="0" w:line="240" w:lineRule="auto"/>
              <w:jc w:val="right"/>
              <w:rPr>
                <w:ins w:id="5493" w:author="Molly McEvilley" w:date="2023-07-04T08:34:00Z"/>
                <w:rFonts w:cstheme="minorHAnsi"/>
                <w:color w:val="000000"/>
              </w:rPr>
            </w:pPr>
            <w:ins w:id="5494" w:author="Molly McEvilley" w:date="2023-07-04T08:34:00Z">
              <w:r w:rsidRPr="00277F30">
                <w:rPr>
                  <w:rFonts w:cstheme="minorHAnsi"/>
                  <w:color w:val="000000"/>
                </w:rPr>
                <w:t>132</w:t>
              </w:r>
            </w:ins>
          </w:p>
        </w:tc>
        <w:tc>
          <w:tcPr>
            <w:tcW w:w="5528" w:type="dxa"/>
            <w:noWrap/>
            <w:hideMark/>
          </w:tcPr>
          <w:p w14:paraId="4D32F9E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95" w:author="Molly McEvilley" w:date="2023-07-04T08:34:00Z"/>
                <w:rFonts w:cstheme="minorHAnsi"/>
                <w:color w:val="000000"/>
              </w:rPr>
            </w:pPr>
            <w:ins w:id="5496" w:author="Molly McEvilley" w:date="2023-07-04T08:34:00Z">
              <w:r w:rsidRPr="00277F30">
                <w:rPr>
                  <w:rFonts w:cstheme="minorHAnsi"/>
                  <w:color w:val="000000"/>
                </w:rPr>
                <w:t>Average days to return after exit to Permanent Supportive Housing</w:t>
              </w:r>
            </w:ins>
          </w:p>
        </w:tc>
        <w:tc>
          <w:tcPr>
            <w:tcW w:w="1582" w:type="dxa"/>
            <w:noWrap/>
            <w:hideMark/>
          </w:tcPr>
          <w:p w14:paraId="37AADCF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97" w:author="Molly McEvilley" w:date="2023-07-04T08:34:00Z"/>
                <w:rFonts w:cstheme="minorHAnsi"/>
                <w:color w:val="000000"/>
              </w:rPr>
            </w:pPr>
            <w:ins w:id="5498" w:author="Molly McEvilley" w:date="2023-07-04T08:34:00Z">
              <w:r w:rsidRPr="00277F30">
                <w:rPr>
                  <w:rFonts w:cstheme="minorHAnsi"/>
                  <w:color w:val="000000"/>
                </w:rPr>
                <w:t>439</w:t>
              </w:r>
            </w:ins>
          </w:p>
        </w:tc>
        <w:tc>
          <w:tcPr>
            <w:tcW w:w="962" w:type="dxa"/>
            <w:noWrap/>
            <w:hideMark/>
          </w:tcPr>
          <w:p w14:paraId="30EC4188"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99" w:author="Molly McEvilley" w:date="2023-07-04T08:34:00Z"/>
                <w:rFonts w:cstheme="minorHAnsi"/>
                <w:color w:val="000000"/>
              </w:rPr>
            </w:pPr>
            <w:ins w:id="5500" w:author="Molly McEvilley" w:date="2023-07-04T08:34:00Z">
              <w:r w:rsidRPr="00277F30">
                <w:rPr>
                  <w:rFonts w:cstheme="minorHAnsi"/>
                  <w:color w:val="000000"/>
                </w:rPr>
                <w:t>2</w:t>
              </w:r>
            </w:ins>
          </w:p>
        </w:tc>
      </w:tr>
      <w:tr w:rsidR="00617D0F" w:rsidRPr="00617D0F" w14:paraId="7BF51832" w14:textId="77777777" w:rsidTr="004C700D">
        <w:trPr>
          <w:cnfStyle w:val="000000100000" w:firstRow="0" w:lastRow="0" w:firstColumn="0" w:lastColumn="0" w:oddVBand="0" w:evenVBand="0" w:oddHBand="1" w:evenHBand="0" w:firstRowFirstColumn="0" w:firstRowLastColumn="0" w:lastRowFirstColumn="0" w:lastRowLastColumn="0"/>
          <w:trHeight w:val="285"/>
          <w:ins w:id="5501"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710D576" w14:textId="77777777" w:rsidR="00E70A75" w:rsidRPr="00277F30" w:rsidRDefault="00E70A75" w:rsidP="00E70A75">
            <w:pPr>
              <w:spacing w:before="0" w:after="0" w:line="240" w:lineRule="auto"/>
              <w:jc w:val="right"/>
              <w:rPr>
                <w:ins w:id="5502" w:author="Molly McEvilley" w:date="2023-07-04T08:34:00Z"/>
                <w:rFonts w:cstheme="minorHAnsi"/>
                <w:color w:val="000000"/>
              </w:rPr>
            </w:pPr>
            <w:ins w:id="5503" w:author="Molly McEvilley" w:date="2023-07-04T08:34:00Z">
              <w:r w:rsidRPr="00277F30">
                <w:rPr>
                  <w:rFonts w:cstheme="minorHAnsi"/>
                  <w:color w:val="000000"/>
                </w:rPr>
                <w:t>133</w:t>
              </w:r>
            </w:ins>
          </w:p>
        </w:tc>
        <w:tc>
          <w:tcPr>
            <w:tcW w:w="5528" w:type="dxa"/>
            <w:noWrap/>
            <w:hideMark/>
          </w:tcPr>
          <w:p w14:paraId="1BD9D03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04" w:author="Molly McEvilley" w:date="2023-07-04T08:34:00Z"/>
                <w:rFonts w:cstheme="minorHAnsi"/>
                <w:color w:val="000000"/>
              </w:rPr>
            </w:pPr>
            <w:ins w:id="5505" w:author="Molly McEvilley" w:date="2023-07-04T08:34:00Z">
              <w:r w:rsidRPr="00277F30">
                <w:rPr>
                  <w:rFonts w:cstheme="minorHAnsi"/>
                  <w:color w:val="000000"/>
                </w:rPr>
                <w:t>Average days to return after exit to Other permanent housing dedicated for formerly homeless persons</w:t>
              </w:r>
            </w:ins>
          </w:p>
        </w:tc>
        <w:tc>
          <w:tcPr>
            <w:tcW w:w="1582" w:type="dxa"/>
            <w:noWrap/>
            <w:hideMark/>
          </w:tcPr>
          <w:p w14:paraId="0E16426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06" w:author="Molly McEvilley" w:date="2023-07-04T08:34:00Z"/>
                <w:rFonts w:cstheme="minorHAnsi"/>
                <w:color w:val="000000"/>
              </w:rPr>
            </w:pPr>
            <w:ins w:id="5507" w:author="Molly McEvilley" w:date="2023-07-04T08:34:00Z">
              <w:r w:rsidRPr="00277F30">
                <w:rPr>
                  <w:rFonts w:cstheme="minorHAnsi"/>
                  <w:color w:val="000000"/>
                </w:rPr>
                <w:t>440</w:t>
              </w:r>
            </w:ins>
          </w:p>
        </w:tc>
        <w:tc>
          <w:tcPr>
            <w:tcW w:w="962" w:type="dxa"/>
            <w:noWrap/>
            <w:hideMark/>
          </w:tcPr>
          <w:p w14:paraId="06FE0A2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08" w:author="Molly McEvilley" w:date="2023-07-04T08:34:00Z"/>
                <w:rFonts w:cstheme="minorHAnsi"/>
                <w:color w:val="000000"/>
              </w:rPr>
            </w:pPr>
            <w:ins w:id="5509" w:author="Molly McEvilley" w:date="2023-07-04T08:34:00Z">
              <w:r w:rsidRPr="00277F30">
                <w:rPr>
                  <w:rFonts w:cstheme="minorHAnsi"/>
                  <w:color w:val="000000"/>
                </w:rPr>
                <w:t>2</w:t>
              </w:r>
            </w:ins>
          </w:p>
        </w:tc>
      </w:tr>
      <w:tr w:rsidR="00617D0F" w:rsidRPr="00617D0F" w14:paraId="3D15DF5D" w14:textId="77777777" w:rsidTr="004C700D">
        <w:trPr>
          <w:cnfStyle w:val="000000010000" w:firstRow="0" w:lastRow="0" w:firstColumn="0" w:lastColumn="0" w:oddVBand="0" w:evenVBand="0" w:oddHBand="0" w:evenHBand="1" w:firstRowFirstColumn="0" w:firstRowLastColumn="0" w:lastRowFirstColumn="0" w:lastRowLastColumn="0"/>
          <w:trHeight w:val="285"/>
          <w:ins w:id="551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5C5E502" w14:textId="77777777" w:rsidR="00E70A75" w:rsidRPr="00277F30" w:rsidRDefault="00E70A75" w:rsidP="00E70A75">
            <w:pPr>
              <w:spacing w:before="0" w:after="0" w:line="240" w:lineRule="auto"/>
              <w:jc w:val="right"/>
              <w:rPr>
                <w:ins w:id="5511" w:author="Molly McEvilley" w:date="2023-07-04T08:34:00Z"/>
                <w:rFonts w:cstheme="minorHAnsi"/>
                <w:color w:val="000000"/>
              </w:rPr>
            </w:pPr>
            <w:ins w:id="5512" w:author="Molly McEvilley" w:date="2023-07-04T08:34:00Z">
              <w:r w:rsidRPr="00277F30">
                <w:rPr>
                  <w:rFonts w:cstheme="minorHAnsi"/>
                  <w:color w:val="000000"/>
                </w:rPr>
                <w:t>134</w:t>
              </w:r>
            </w:ins>
          </w:p>
        </w:tc>
        <w:tc>
          <w:tcPr>
            <w:tcW w:w="5528" w:type="dxa"/>
            <w:noWrap/>
            <w:hideMark/>
          </w:tcPr>
          <w:p w14:paraId="53EF6161"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13" w:author="Molly McEvilley" w:date="2023-07-04T08:34:00Z"/>
                <w:rFonts w:cstheme="minorHAnsi"/>
                <w:color w:val="000000"/>
              </w:rPr>
            </w:pPr>
            <w:ins w:id="5514" w:author="Molly McEvilley" w:date="2023-07-04T08:34:00Z">
              <w:r w:rsidRPr="00277F30">
                <w:rPr>
                  <w:rFonts w:cstheme="minorHAnsi"/>
                  <w:color w:val="000000"/>
                </w:rPr>
                <w:t>Average days to return after exit to Deceased</w:t>
              </w:r>
            </w:ins>
          </w:p>
        </w:tc>
        <w:tc>
          <w:tcPr>
            <w:tcW w:w="1582" w:type="dxa"/>
            <w:noWrap/>
            <w:hideMark/>
          </w:tcPr>
          <w:p w14:paraId="2177B668"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15" w:author="Molly McEvilley" w:date="2023-07-04T08:34:00Z"/>
                <w:rFonts w:cstheme="minorHAnsi"/>
                <w:color w:val="000000"/>
              </w:rPr>
            </w:pPr>
            <w:ins w:id="5516" w:author="Molly McEvilley" w:date="2023-07-04T08:34:00Z">
              <w:r w:rsidRPr="00277F30">
                <w:rPr>
                  <w:rFonts w:cstheme="minorHAnsi"/>
                  <w:color w:val="000000"/>
                </w:rPr>
                <w:t>24</w:t>
              </w:r>
            </w:ins>
          </w:p>
        </w:tc>
        <w:tc>
          <w:tcPr>
            <w:tcW w:w="962" w:type="dxa"/>
            <w:noWrap/>
            <w:hideMark/>
          </w:tcPr>
          <w:p w14:paraId="089D8A6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17" w:author="Molly McEvilley" w:date="2023-07-04T08:34:00Z"/>
                <w:rFonts w:cstheme="minorHAnsi"/>
                <w:color w:val="000000"/>
              </w:rPr>
            </w:pPr>
            <w:ins w:id="5518" w:author="Molly McEvilley" w:date="2023-07-04T08:34:00Z">
              <w:r w:rsidRPr="00277F30">
                <w:rPr>
                  <w:rFonts w:cstheme="minorHAnsi"/>
                  <w:color w:val="000000"/>
                </w:rPr>
                <w:t>4</w:t>
              </w:r>
            </w:ins>
          </w:p>
        </w:tc>
      </w:tr>
      <w:tr w:rsidR="00617D0F" w:rsidRPr="00617D0F" w14:paraId="3B55BD53" w14:textId="77777777" w:rsidTr="004C700D">
        <w:trPr>
          <w:cnfStyle w:val="000000100000" w:firstRow="0" w:lastRow="0" w:firstColumn="0" w:lastColumn="0" w:oddVBand="0" w:evenVBand="0" w:oddHBand="1" w:evenHBand="0" w:firstRowFirstColumn="0" w:firstRowLastColumn="0" w:lastRowFirstColumn="0" w:lastRowLastColumn="0"/>
          <w:trHeight w:val="285"/>
          <w:ins w:id="551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9E4586B" w14:textId="77777777" w:rsidR="00E70A75" w:rsidRPr="00277F30" w:rsidRDefault="00E70A75" w:rsidP="00E70A75">
            <w:pPr>
              <w:spacing w:before="0" w:after="0" w:line="240" w:lineRule="auto"/>
              <w:jc w:val="right"/>
              <w:rPr>
                <w:ins w:id="5520" w:author="Molly McEvilley" w:date="2023-07-04T08:34:00Z"/>
                <w:rFonts w:cstheme="minorHAnsi"/>
                <w:color w:val="000000"/>
              </w:rPr>
            </w:pPr>
            <w:ins w:id="5521" w:author="Molly McEvilley" w:date="2023-07-04T08:34:00Z">
              <w:r w:rsidRPr="00277F30">
                <w:rPr>
                  <w:rFonts w:cstheme="minorHAnsi"/>
                  <w:color w:val="000000"/>
                </w:rPr>
                <w:lastRenderedPageBreak/>
                <w:t>135</w:t>
              </w:r>
            </w:ins>
          </w:p>
        </w:tc>
        <w:tc>
          <w:tcPr>
            <w:tcW w:w="5528" w:type="dxa"/>
            <w:noWrap/>
            <w:hideMark/>
          </w:tcPr>
          <w:p w14:paraId="3820BEFD"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22" w:author="Molly McEvilley" w:date="2023-07-04T08:34:00Z"/>
                <w:rFonts w:cstheme="minorHAnsi"/>
                <w:color w:val="000000"/>
              </w:rPr>
            </w:pPr>
            <w:ins w:id="5523" w:author="Molly McEvilley" w:date="2023-07-04T08:34:00Z">
              <w:r w:rsidRPr="00277F30">
                <w:rPr>
                  <w:rFonts w:cstheme="minorHAnsi"/>
                  <w:color w:val="000000"/>
                </w:rPr>
                <w:t>Average days to return after exit to Other</w:t>
              </w:r>
            </w:ins>
          </w:p>
        </w:tc>
        <w:tc>
          <w:tcPr>
            <w:tcW w:w="1582" w:type="dxa"/>
            <w:noWrap/>
            <w:hideMark/>
          </w:tcPr>
          <w:p w14:paraId="5B4BB9A3"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24" w:author="Molly McEvilley" w:date="2023-07-04T08:34:00Z"/>
                <w:rFonts w:cstheme="minorHAnsi"/>
                <w:color w:val="000000"/>
              </w:rPr>
            </w:pPr>
            <w:ins w:id="5525" w:author="Molly McEvilley" w:date="2023-07-04T08:34:00Z">
              <w:r w:rsidRPr="00277F30">
                <w:rPr>
                  <w:rFonts w:cstheme="minorHAnsi"/>
                  <w:color w:val="000000"/>
                </w:rPr>
                <w:t>17</w:t>
              </w:r>
            </w:ins>
          </w:p>
        </w:tc>
        <w:tc>
          <w:tcPr>
            <w:tcW w:w="962" w:type="dxa"/>
            <w:noWrap/>
            <w:hideMark/>
          </w:tcPr>
          <w:p w14:paraId="031D983B"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26" w:author="Molly McEvilley" w:date="2023-07-04T08:34:00Z"/>
                <w:rFonts w:cstheme="minorHAnsi"/>
                <w:color w:val="000000"/>
              </w:rPr>
            </w:pPr>
            <w:ins w:id="5527" w:author="Molly McEvilley" w:date="2023-07-04T08:34:00Z">
              <w:r w:rsidRPr="00277F30">
                <w:rPr>
                  <w:rFonts w:cstheme="minorHAnsi"/>
                  <w:color w:val="000000"/>
                </w:rPr>
                <w:t>4</w:t>
              </w:r>
            </w:ins>
          </w:p>
        </w:tc>
      </w:tr>
      <w:tr w:rsidR="00617D0F" w:rsidRPr="00617D0F" w14:paraId="0C6F3ECE" w14:textId="77777777" w:rsidTr="004C700D">
        <w:trPr>
          <w:cnfStyle w:val="000000010000" w:firstRow="0" w:lastRow="0" w:firstColumn="0" w:lastColumn="0" w:oddVBand="0" w:evenVBand="0" w:oddHBand="0" w:evenHBand="1" w:firstRowFirstColumn="0" w:firstRowLastColumn="0" w:lastRowFirstColumn="0" w:lastRowLastColumn="0"/>
          <w:trHeight w:val="285"/>
          <w:ins w:id="5528"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86ED0C2" w14:textId="77777777" w:rsidR="00E70A75" w:rsidRPr="00277F30" w:rsidRDefault="00E70A75" w:rsidP="00E70A75">
            <w:pPr>
              <w:spacing w:before="0" w:after="0" w:line="240" w:lineRule="auto"/>
              <w:jc w:val="right"/>
              <w:rPr>
                <w:ins w:id="5529" w:author="Molly McEvilley" w:date="2023-07-04T08:34:00Z"/>
                <w:rFonts w:cstheme="minorHAnsi"/>
                <w:color w:val="000000"/>
              </w:rPr>
            </w:pPr>
            <w:ins w:id="5530" w:author="Molly McEvilley" w:date="2023-07-04T08:34:00Z">
              <w:r w:rsidRPr="00277F30">
                <w:rPr>
                  <w:rFonts w:cstheme="minorHAnsi"/>
                  <w:color w:val="000000"/>
                </w:rPr>
                <w:t>136</w:t>
              </w:r>
            </w:ins>
          </w:p>
        </w:tc>
        <w:tc>
          <w:tcPr>
            <w:tcW w:w="5528" w:type="dxa"/>
            <w:noWrap/>
            <w:hideMark/>
          </w:tcPr>
          <w:p w14:paraId="2E4B7B1E"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31" w:author="Molly McEvilley" w:date="2023-07-04T08:34:00Z"/>
                <w:rFonts w:cstheme="minorHAnsi"/>
                <w:color w:val="000000"/>
              </w:rPr>
            </w:pPr>
            <w:ins w:id="5532" w:author="Molly McEvilley" w:date="2023-07-04T08:34:00Z">
              <w:r w:rsidRPr="00277F30">
                <w:rPr>
                  <w:rFonts w:cstheme="minorHAnsi"/>
                  <w:color w:val="000000"/>
                </w:rPr>
                <w:t>Average days to return after exit to unknown destination</w:t>
              </w:r>
            </w:ins>
          </w:p>
        </w:tc>
        <w:tc>
          <w:tcPr>
            <w:tcW w:w="1582" w:type="dxa"/>
            <w:noWrap/>
            <w:hideMark/>
          </w:tcPr>
          <w:p w14:paraId="20BF032B"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33" w:author="Molly McEvilley" w:date="2023-07-04T08:34:00Z"/>
                <w:rFonts w:cstheme="minorHAnsi"/>
                <w:color w:val="000000"/>
              </w:rPr>
            </w:pPr>
            <w:ins w:id="5534" w:author="Molly McEvilley" w:date="2023-07-04T08:34:00Z">
              <w:r w:rsidRPr="00277F30">
                <w:rPr>
                  <w:rFonts w:cstheme="minorHAnsi"/>
                  <w:color w:val="000000"/>
                </w:rPr>
                <w:t>(</w:t>
              </w:r>
              <w:proofErr w:type="gramStart"/>
              <w:r w:rsidRPr="00277F30">
                <w:rPr>
                  <w:rFonts w:cstheme="minorHAnsi"/>
                  <w:color w:val="000000"/>
                </w:rPr>
                <w:t>any</w:t>
              </w:r>
              <w:proofErr w:type="gramEnd"/>
              <w:r w:rsidRPr="00277F30">
                <w:rPr>
                  <w:rFonts w:cstheme="minorHAnsi"/>
                  <w:color w:val="000000"/>
                </w:rPr>
                <w:t xml:space="preserve"> other)</w:t>
              </w:r>
            </w:ins>
          </w:p>
        </w:tc>
        <w:tc>
          <w:tcPr>
            <w:tcW w:w="962" w:type="dxa"/>
            <w:noWrap/>
            <w:hideMark/>
          </w:tcPr>
          <w:p w14:paraId="5AE95738"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35" w:author="Molly McEvilley" w:date="2023-07-04T08:34:00Z"/>
                <w:rFonts w:cstheme="minorHAnsi"/>
                <w:color w:val="000000"/>
              </w:rPr>
            </w:pPr>
            <w:ins w:id="5536" w:author="Molly McEvilley" w:date="2023-07-04T08:34:00Z">
              <w:r w:rsidRPr="00277F30">
                <w:rPr>
                  <w:rFonts w:cstheme="minorHAnsi"/>
                  <w:color w:val="000000"/>
                </w:rPr>
                <w:t>4</w:t>
              </w:r>
            </w:ins>
          </w:p>
        </w:tc>
      </w:tr>
      <w:tr w:rsidR="003F3890" w:rsidRPr="00211B09" w:rsidDel="00153B9A" w14:paraId="63D92766" w14:textId="22D5AB6F" w:rsidTr="00277F30">
        <w:trPr>
          <w:cnfStyle w:val="000000100000" w:firstRow="0" w:lastRow="0" w:firstColumn="0" w:lastColumn="0" w:oddVBand="0" w:evenVBand="0" w:oddHBand="1" w:evenHBand="0" w:firstRowFirstColumn="0" w:firstRowLastColumn="0" w:lastRowFirstColumn="0" w:lastRowLastColumn="0"/>
          <w:trHeight w:val="216"/>
          <w:del w:id="5537"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89ED9C2" w14:textId="21965150" w:rsidR="003F3890" w:rsidRPr="00211B09" w:rsidDel="00153B9A" w:rsidRDefault="003F3890" w:rsidP="00F6016E">
            <w:pPr>
              <w:spacing w:before="0" w:after="0"/>
              <w:rPr>
                <w:del w:id="5538" w:author="Molly McEvilley" w:date="2023-07-04T08:39:00Z"/>
                <w:rFonts w:cstheme="minorHAnsi"/>
              </w:rPr>
            </w:pPr>
            <w:del w:id="5539" w:author="Molly McEvilley" w:date="2023-07-04T08:39:00Z">
              <w:r w:rsidRPr="00211B09" w:rsidDel="00153B9A">
                <w:rPr>
                  <w:rFonts w:cstheme="minorHAnsi"/>
                </w:rPr>
                <w:delText>Report Row Category</w:delText>
              </w:r>
              <w:bookmarkStart w:id="5540" w:name="_Toc140489996"/>
              <w:bookmarkEnd w:id="5540"/>
            </w:del>
          </w:p>
        </w:tc>
        <w:tc>
          <w:tcPr>
            <w:tcW w:w="5528" w:type="dxa"/>
            <w:hideMark/>
          </w:tcPr>
          <w:p w14:paraId="1114D207" w14:textId="1ED3BAE3" w:rsidR="003F3890" w:rsidRPr="00211B09" w:rsidDel="00153B9A" w:rsidRDefault="00F824D6" w:rsidP="00F6016E">
            <w:pPr>
              <w:spacing w:before="0" w:after="0"/>
              <w:cnfStyle w:val="000000100000" w:firstRow="0" w:lastRow="0" w:firstColumn="0" w:lastColumn="0" w:oddVBand="0" w:evenVBand="0" w:oddHBand="1" w:evenHBand="0" w:firstRowFirstColumn="0" w:firstRowLastColumn="0" w:lastRowFirstColumn="0" w:lastRowLastColumn="0"/>
              <w:rPr>
                <w:del w:id="5541" w:author="Molly McEvilley" w:date="2023-07-04T08:39:00Z"/>
                <w:rFonts w:cstheme="minorHAnsi"/>
              </w:rPr>
            </w:pPr>
            <w:del w:id="5542" w:author="Molly McEvilley" w:date="2023-07-04T08:39:00Z">
              <w:r w:rsidRPr="00211B09" w:rsidDel="00153B9A">
                <w:rPr>
                  <w:rFonts w:cstheme="minorHAnsi"/>
                </w:rPr>
                <w:delText>tlsa</w:delText>
              </w:r>
              <w:r w:rsidR="003F3890" w:rsidRPr="00211B09" w:rsidDel="00153B9A">
                <w:rPr>
                  <w:rFonts w:cstheme="minorHAnsi"/>
                </w:rPr>
                <w:delText>_Exit Identifiers</w:delText>
              </w:r>
              <w:bookmarkStart w:id="5543" w:name="_Toc140489997"/>
              <w:bookmarkEnd w:id="5543"/>
            </w:del>
          </w:p>
        </w:tc>
        <w:tc>
          <w:tcPr>
            <w:tcW w:w="1582" w:type="dxa"/>
          </w:tcPr>
          <w:p w14:paraId="66CA1542" w14:textId="34753923"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44" w:author="Molly McEvilley" w:date="2023-07-04T08:39:00Z"/>
                <w:rFonts w:cstheme="minorHAnsi"/>
              </w:rPr>
            </w:pPr>
            <w:del w:id="5545" w:author="Molly McEvilley" w:date="2023-07-04T08:39:00Z">
              <w:r w:rsidRPr="00211B09" w:rsidDel="00153B9A">
                <w:rPr>
                  <w:rFonts w:cstheme="minorHAnsi"/>
                </w:rPr>
                <w:delText>ReportRow</w:delText>
              </w:r>
              <w:bookmarkStart w:id="5546" w:name="_Toc140489998"/>
              <w:bookmarkEnd w:id="5546"/>
            </w:del>
          </w:p>
        </w:tc>
        <w:tc>
          <w:tcPr>
            <w:tcW w:w="962" w:type="dxa"/>
          </w:tcPr>
          <w:p w14:paraId="719E6016" w14:textId="62CB0D9A"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47" w:author="Molly McEvilley" w:date="2023-07-04T08:39:00Z"/>
                <w:rFonts w:cstheme="minorHAnsi"/>
              </w:rPr>
            </w:pPr>
            <w:del w:id="5548" w:author="Molly McEvilley" w:date="2023-07-04T08:39:00Z">
              <w:r w:rsidRPr="00211B09" w:rsidDel="00153B9A">
                <w:rPr>
                  <w:rFonts w:cstheme="minorHAnsi"/>
                </w:rPr>
                <w:delText>Universe</w:delText>
              </w:r>
              <w:bookmarkStart w:id="5549" w:name="_Toc140489999"/>
              <w:bookmarkEnd w:id="5549"/>
            </w:del>
          </w:p>
        </w:tc>
        <w:bookmarkStart w:id="5550" w:name="_Toc140490000"/>
        <w:bookmarkEnd w:id="5550"/>
      </w:tr>
      <w:tr w:rsidR="00211B09" w:rsidRPr="00E92A33" w:rsidDel="00153B9A" w14:paraId="42A39FF6" w14:textId="77777777" w:rsidTr="004C700D">
        <w:trPr>
          <w:cnfStyle w:val="000000010000" w:firstRow="0" w:lastRow="0" w:firstColumn="0" w:lastColumn="0" w:oddVBand="0" w:evenVBand="0" w:oddHBand="0" w:evenHBand="1" w:firstRowFirstColumn="0" w:firstRowLastColumn="0" w:lastRowFirstColumn="0" w:lastRowLastColumn="0"/>
          <w:trHeight w:val="216"/>
          <w:del w:id="5551"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CC95431" w14:textId="7DBB8AE8" w:rsidR="003F3890" w:rsidRPr="00211B09" w:rsidDel="00153B9A" w:rsidRDefault="003F3890" w:rsidP="00F6016E">
            <w:pPr>
              <w:spacing w:before="0" w:after="0"/>
              <w:rPr>
                <w:del w:id="5552" w:author="Molly McEvilley" w:date="2023-07-04T08:39:00Z"/>
                <w:rFonts w:cstheme="minorHAnsi"/>
              </w:rPr>
            </w:pPr>
            <w:del w:id="5553" w:author="Molly McEvilley" w:date="2023-07-04T08:39:00Z">
              <w:r w:rsidRPr="00211B09" w:rsidDel="00153B9A">
                <w:rPr>
                  <w:rFonts w:cstheme="minorHAnsi"/>
                </w:rPr>
                <w:delText>Days to return after PSH destination</w:delText>
              </w:r>
              <w:bookmarkStart w:id="5554" w:name="_Toc140490001"/>
              <w:bookmarkEnd w:id="5554"/>
            </w:del>
          </w:p>
        </w:tc>
        <w:tc>
          <w:tcPr>
            <w:tcW w:w="5528" w:type="dxa"/>
            <w:noWrap/>
            <w:hideMark/>
          </w:tcPr>
          <w:p w14:paraId="72AF90FF" w14:textId="604E770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55" w:author="Molly McEvilley" w:date="2023-07-04T08:39:00Z"/>
                <w:rFonts w:cstheme="minorHAnsi"/>
              </w:rPr>
            </w:pPr>
            <w:del w:id="5556" w:author="Molly McEvilley" w:date="2023-07-04T08:39:00Z">
              <w:r w:rsidRPr="00211B09" w:rsidDel="00153B9A">
                <w:rPr>
                  <w:rFonts w:cstheme="minorHAnsi"/>
                  <w:b/>
                </w:rPr>
                <w:delText>ExitTo</w:delText>
              </w:r>
              <w:r w:rsidRPr="00211B09" w:rsidDel="00153B9A">
                <w:rPr>
                  <w:rFonts w:cstheme="minorHAnsi"/>
                </w:rPr>
                <w:delText xml:space="preserve"> = 1</w:delText>
              </w:r>
              <w:bookmarkStart w:id="5557" w:name="_Toc140490002"/>
              <w:bookmarkEnd w:id="5557"/>
            </w:del>
          </w:p>
        </w:tc>
        <w:tc>
          <w:tcPr>
            <w:tcW w:w="1582" w:type="dxa"/>
          </w:tcPr>
          <w:p w14:paraId="545A857D" w14:textId="7127EBB2"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58" w:author="Molly McEvilley" w:date="2023-07-04T08:39:00Z"/>
                <w:rFonts w:cstheme="minorHAnsi"/>
              </w:rPr>
            </w:pPr>
            <w:del w:id="5559" w:author="Molly McEvilley" w:date="2023-07-04T08:39:00Z">
              <w:r w:rsidRPr="00211B09" w:rsidDel="00153B9A">
                <w:rPr>
                  <w:rFonts w:cstheme="minorHAnsi"/>
                </w:rPr>
                <w:delText>37</w:delText>
              </w:r>
              <w:bookmarkStart w:id="5560" w:name="_Toc140490003"/>
              <w:bookmarkEnd w:id="5560"/>
            </w:del>
          </w:p>
        </w:tc>
        <w:tc>
          <w:tcPr>
            <w:tcW w:w="962" w:type="dxa"/>
          </w:tcPr>
          <w:p w14:paraId="2FBFFA2E" w14:textId="0091A57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61" w:author="Molly McEvilley" w:date="2023-07-04T08:39:00Z"/>
                <w:rFonts w:cstheme="minorHAnsi"/>
                <w:color w:val="000000"/>
              </w:rPr>
            </w:pPr>
            <w:del w:id="5562" w:author="Molly McEvilley" w:date="2023-07-04T08:39:00Z">
              <w:r w:rsidRPr="00211B09" w:rsidDel="00153B9A">
                <w:rPr>
                  <w:rFonts w:cstheme="minorHAnsi"/>
                </w:rPr>
                <w:delText>2</w:delText>
              </w:r>
              <w:bookmarkStart w:id="5563" w:name="_Toc140490004"/>
              <w:bookmarkEnd w:id="5563"/>
            </w:del>
          </w:p>
        </w:tc>
        <w:bookmarkStart w:id="5564" w:name="_Toc140490005"/>
        <w:bookmarkEnd w:id="5564"/>
      </w:tr>
      <w:tr w:rsidR="003F3890" w:rsidRPr="00211B09" w:rsidDel="00153B9A" w14:paraId="46C07DC9" w14:textId="3D7CC9C1" w:rsidTr="00277F30">
        <w:trPr>
          <w:cnfStyle w:val="000000100000" w:firstRow="0" w:lastRow="0" w:firstColumn="0" w:lastColumn="0" w:oddVBand="0" w:evenVBand="0" w:oddHBand="1" w:evenHBand="0" w:firstRowFirstColumn="0" w:firstRowLastColumn="0" w:lastRowFirstColumn="0" w:lastRowLastColumn="0"/>
          <w:trHeight w:val="216"/>
          <w:del w:id="5565"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F679C0B" w14:textId="4F43DDBB" w:rsidR="003F3890" w:rsidRPr="00211B09" w:rsidDel="00153B9A" w:rsidRDefault="003F3890" w:rsidP="00F6016E">
            <w:pPr>
              <w:spacing w:before="0" w:after="0"/>
              <w:rPr>
                <w:del w:id="5566" w:author="Molly McEvilley" w:date="2023-07-04T08:39:00Z"/>
                <w:rFonts w:cstheme="minorHAnsi"/>
              </w:rPr>
            </w:pPr>
            <w:del w:id="5567" w:author="Molly McEvilley" w:date="2023-07-04T08:39:00Z">
              <w:r w:rsidRPr="00211B09" w:rsidDel="00153B9A">
                <w:rPr>
                  <w:rFonts w:cstheme="minorHAnsi"/>
                </w:rPr>
                <w:delText xml:space="preserve">Days to return after PH </w:delText>
              </w:r>
            </w:del>
            <w:del w:id="5568" w:author="Molly McEvilley" w:date="2023-06-13T10:53:00Z">
              <w:r w:rsidRPr="00211B09" w:rsidDel="00C653C6">
                <w:rPr>
                  <w:rFonts w:cstheme="minorHAnsi"/>
                </w:rPr>
                <w:delText>-</w:delText>
              </w:r>
            </w:del>
            <w:del w:id="5569" w:author="Molly McEvilley" w:date="2023-07-04T08:39:00Z">
              <w:r w:rsidRPr="00211B09" w:rsidDel="00153B9A">
                <w:rPr>
                  <w:rFonts w:cstheme="minorHAnsi"/>
                </w:rPr>
                <w:delText xml:space="preserve"> rent with temp subsidy destination</w:delText>
              </w:r>
              <w:bookmarkStart w:id="5570" w:name="_Toc140490006"/>
              <w:bookmarkEnd w:id="5570"/>
            </w:del>
          </w:p>
        </w:tc>
        <w:tc>
          <w:tcPr>
            <w:tcW w:w="5528" w:type="dxa"/>
            <w:noWrap/>
            <w:hideMark/>
          </w:tcPr>
          <w:p w14:paraId="64DA10DC" w14:textId="666C4D7E"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71" w:author="Molly McEvilley" w:date="2023-07-04T08:39:00Z"/>
                <w:rFonts w:cstheme="minorHAnsi"/>
              </w:rPr>
            </w:pPr>
            <w:del w:id="5572" w:author="Molly McEvilley" w:date="2023-07-04T08:39:00Z">
              <w:r w:rsidRPr="00211B09" w:rsidDel="00153B9A">
                <w:rPr>
                  <w:rFonts w:cstheme="minorHAnsi"/>
                  <w:b/>
                </w:rPr>
                <w:delText>ExitTo</w:delText>
              </w:r>
              <w:r w:rsidRPr="00211B09" w:rsidDel="00153B9A">
                <w:rPr>
                  <w:rFonts w:cstheme="minorHAnsi"/>
                </w:rPr>
                <w:delText xml:space="preserve"> = 2</w:delText>
              </w:r>
              <w:bookmarkStart w:id="5573" w:name="_Toc140490007"/>
              <w:bookmarkEnd w:id="5573"/>
            </w:del>
          </w:p>
        </w:tc>
        <w:tc>
          <w:tcPr>
            <w:tcW w:w="1582" w:type="dxa"/>
          </w:tcPr>
          <w:p w14:paraId="1CC5B0F9" w14:textId="01933714"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74" w:author="Molly McEvilley" w:date="2023-07-04T08:39:00Z"/>
                <w:rFonts w:cstheme="minorHAnsi"/>
              </w:rPr>
            </w:pPr>
            <w:del w:id="5575" w:author="Molly McEvilley" w:date="2023-07-04T08:39:00Z">
              <w:r w:rsidRPr="00211B09" w:rsidDel="00153B9A">
                <w:rPr>
                  <w:rFonts w:cstheme="minorHAnsi"/>
                </w:rPr>
                <w:delText>38</w:delText>
              </w:r>
              <w:bookmarkStart w:id="5576" w:name="_Toc140490008"/>
              <w:bookmarkEnd w:id="5576"/>
            </w:del>
          </w:p>
        </w:tc>
        <w:tc>
          <w:tcPr>
            <w:tcW w:w="962" w:type="dxa"/>
          </w:tcPr>
          <w:p w14:paraId="67230D42" w14:textId="37EA95A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77" w:author="Molly McEvilley" w:date="2023-07-04T08:39:00Z"/>
                <w:rFonts w:cstheme="minorHAnsi"/>
                <w:color w:val="000000"/>
              </w:rPr>
            </w:pPr>
            <w:del w:id="5578" w:author="Molly McEvilley" w:date="2023-07-04T08:39:00Z">
              <w:r w:rsidRPr="00211B09" w:rsidDel="00153B9A">
                <w:rPr>
                  <w:rFonts w:cstheme="minorHAnsi"/>
                </w:rPr>
                <w:delText>2</w:delText>
              </w:r>
              <w:bookmarkStart w:id="5579" w:name="_Toc140490009"/>
              <w:bookmarkEnd w:id="5579"/>
            </w:del>
          </w:p>
        </w:tc>
        <w:bookmarkStart w:id="5580" w:name="_Toc140490010"/>
        <w:bookmarkEnd w:id="5580"/>
      </w:tr>
      <w:tr w:rsidR="00211B09" w:rsidRPr="00E92A33" w:rsidDel="00153B9A" w14:paraId="6ED1AAF7" w14:textId="77777777" w:rsidTr="004C700D">
        <w:trPr>
          <w:cnfStyle w:val="000000010000" w:firstRow="0" w:lastRow="0" w:firstColumn="0" w:lastColumn="0" w:oddVBand="0" w:evenVBand="0" w:oddHBand="0" w:evenHBand="1" w:firstRowFirstColumn="0" w:firstRowLastColumn="0" w:lastRowFirstColumn="0" w:lastRowLastColumn="0"/>
          <w:trHeight w:val="216"/>
          <w:del w:id="5581"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1A65592" w14:textId="48E1E53E" w:rsidR="003F3890" w:rsidRPr="00211B09" w:rsidDel="00153B9A" w:rsidRDefault="003F3890" w:rsidP="00F6016E">
            <w:pPr>
              <w:spacing w:before="0" w:after="0"/>
              <w:rPr>
                <w:del w:id="5582" w:author="Molly McEvilley" w:date="2023-07-04T08:39:00Z"/>
                <w:rFonts w:cstheme="minorHAnsi"/>
              </w:rPr>
            </w:pPr>
            <w:del w:id="5583" w:author="Molly McEvilley" w:date="2023-07-04T08:39:00Z">
              <w:r w:rsidRPr="00211B09" w:rsidDel="00153B9A">
                <w:rPr>
                  <w:rFonts w:cstheme="minorHAnsi"/>
                </w:rPr>
                <w:delText xml:space="preserve">Days to return after PH </w:delText>
              </w:r>
            </w:del>
            <w:del w:id="5584" w:author="Molly McEvilley" w:date="2023-06-13T10:53:00Z">
              <w:r w:rsidRPr="00211B09" w:rsidDel="00C653C6">
                <w:rPr>
                  <w:rFonts w:cstheme="minorHAnsi"/>
                </w:rPr>
                <w:delText>-</w:delText>
              </w:r>
            </w:del>
            <w:del w:id="5585" w:author="Molly McEvilley" w:date="2023-07-04T08:39:00Z">
              <w:r w:rsidRPr="00211B09" w:rsidDel="00153B9A">
                <w:rPr>
                  <w:rFonts w:cstheme="minorHAnsi"/>
                </w:rPr>
                <w:delText xml:space="preserve"> rent/own with subsidy destination</w:delText>
              </w:r>
              <w:bookmarkStart w:id="5586" w:name="_Toc140490011"/>
              <w:bookmarkEnd w:id="5586"/>
            </w:del>
          </w:p>
        </w:tc>
        <w:tc>
          <w:tcPr>
            <w:tcW w:w="5528" w:type="dxa"/>
            <w:noWrap/>
            <w:hideMark/>
          </w:tcPr>
          <w:p w14:paraId="452D9BCE" w14:textId="5ECE9B5B"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87" w:author="Molly McEvilley" w:date="2023-07-04T08:39:00Z"/>
                <w:rFonts w:cstheme="minorHAnsi"/>
              </w:rPr>
            </w:pPr>
            <w:del w:id="5588" w:author="Molly McEvilley" w:date="2023-07-04T08:39:00Z">
              <w:r w:rsidRPr="00211B09" w:rsidDel="00153B9A">
                <w:rPr>
                  <w:rFonts w:cstheme="minorHAnsi"/>
                  <w:b/>
                </w:rPr>
                <w:delText>ExitTo</w:delText>
              </w:r>
              <w:r w:rsidRPr="00211B09" w:rsidDel="00153B9A">
                <w:rPr>
                  <w:rFonts w:cstheme="minorHAnsi"/>
                </w:rPr>
                <w:delText xml:space="preserve"> = 3</w:delText>
              </w:r>
              <w:bookmarkStart w:id="5589" w:name="_Toc140490012"/>
              <w:bookmarkEnd w:id="5589"/>
            </w:del>
          </w:p>
        </w:tc>
        <w:tc>
          <w:tcPr>
            <w:tcW w:w="1582" w:type="dxa"/>
          </w:tcPr>
          <w:p w14:paraId="01BEF88B" w14:textId="7FA0AAF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90" w:author="Molly McEvilley" w:date="2023-07-04T08:39:00Z"/>
                <w:rFonts w:cstheme="minorHAnsi"/>
              </w:rPr>
            </w:pPr>
            <w:del w:id="5591" w:author="Molly McEvilley" w:date="2023-07-04T08:39:00Z">
              <w:r w:rsidRPr="00211B09" w:rsidDel="00153B9A">
                <w:rPr>
                  <w:rFonts w:cstheme="minorHAnsi"/>
                </w:rPr>
                <w:delText>39</w:delText>
              </w:r>
              <w:bookmarkStart w:id="5592" w:name="_Toc140490013"/>
              <w:bookmarkEnd w:id="5592"/>
            </w:del>
          </w:p>
        </w:tc>
        <w:tc>
          <w:tcPr>
            <w:tcW w:w="962" w:type="dxa"/>
          </w:tcPr>
          <w:p w14:paraId="1651A3A5" w14:textId="6A9E52D5"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93" w:author="Molly McEvilley" w:date="2023-07-04T08:39:00Z"/>
                <w:rFonts w:cstheme="minorHAnsi"/>
                <w:color w:val="000000"/>
              </w:rPr>
            </w:pPr>
            <w:del w:id="5594" w:author="Molly McEvilley" w:date="2023-07-04T08:39:00Z">
              <w:r w:rsidRPr="00211B09" w:rsidDel="00153B9A">
                <w:rPr>
                  <w:rFonts w:cstheme="minorHAnsi"/>
                </w:rPr>
                <w:delText>2</w:delText>
              </w:r>
              <w:bookmarkStart w:id="5595" w:name="_Toc140490014"/>
              <w:bookmarkEnd w:id="5595"/>
            </w:del>
          </w:p>
        </w:tc>
        <w:bookmarkStart w:id="5596" w:name="_Toc140490015"/>
        <w:bookmarkEnd w:id="5596"/>
      </w:tr>
      <w:tr w:rsidR="003F3890" w:rsidRPr="00211B09" w:rsidDel="00153B9A" w14:paraId="35FE056A" w14:textId="346ED7AA" w:rsidTr="00277F30">
        <w:trPr>
          <w:cnfStyle w:val="000000100000" w:firstRow="0" w:lastRow="0" w:firstColumn="0" w:lastColumn="0" w:oddVBand="0" w:evenVBand="0" w:oddHBand="1" w:evenHBand="0" w:firstRowFirstColumn="0" w:firstRowLastColumn="0" w:lastRowFirstColumn="0" w:lastRowLastColumn="0"/>
          <w:trHeight w:val="216"/>
          <w:del w:id="5597"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2475805" w14:textId="79563664" w:rsidR="003F3890" w:rsidRPr="00211B09" w:rsidDel="00153B9A" w:rsidRDefault="003F3890" w:rsidP="00F6016E">
            <w:pPr>
              <w:spacing w:before="0" w:after="0"/>
              <w:rPr>
                <w:del w:id="5598" w:author="Molly McEvilley" w:date="2023-07-04T08:39:00Z"/>
                <w:rFonts w:cstheme="minorHAnsi"/>
              </w:rPr>
            </w:pPr>
            <w:del w:id="5599" w:author="Molly McEvilley" w:date="2023-07-04T08:39:00Z">
              <w:r w:rsidRPr="00211B09" w:rsidDel="00153B9A">
                <w:rPr>
                  <w:rFonts w:cstheme="minorHAnsi"/>
                </w:rPr>
                <w:delText xml:space="preserve">Days to return after PH </w:delText>
              </w:r>
            </w:del>
            <w:del w:id="5600" w:author="Molly McEvilley" w:date="2023-06-13T10:53:00Z">
              <w:r w:rsidRPr="00211B09" w:rsidDel="00C653C6">
                <w:rPr>
                  <w:rFonts w:cstheme="minorHAnsi"/>
                </w:rPr>
                <w:delText>-</w:delText>
              </w:r>
            </w:del>
            <w:del w:id="5601" w:author="Molly McEvilley" w:date="2023-07-04T08:39:00Z">
              <w:r w:rsidRPr="00211B09" w:rsidDel="00153B9A">
                <w:rPr>
                  <w:rFonts w:cstheme="minorHAnsi"/>
                </w:rPr>
                <w:delText xml:space="preserve"> rent/own no subsidy destination</w:delText>
              </w:r>
              <w:bookmarkStart w:id="5602" w:name="_Toc140490016"/>
              <w:bookmarkEnd w:id="5602"/>
            </w:del>
          </w:p>
        </w:tc>
        <w:tc>
          <w:tcPr>
            <w:tcW w:w="5528" w:type="dxa"/>
            <w:noWrap/>
            <w:hideMark/>
          </w:tcPr>
          <w:p w14:paraId="3608B5B2" w14:textId="481F21F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03" w:author="Molly McEvilley" w:date="2023-07-04T08:39:00Z"/>
                <w:rFonts w:cstheme="minorHAnsi"/>
              </w:rPr>
            </w:pPr>
            <w:del w:id="5604" w:author="Molly McEvilley" w:date="2023-07-04T08:39:00Z">
              <w:r w:rsidRPr="00211B09" w:rsidDel="00153B9A">
                <w:rPr>
                  <w:rFonts w:cstheme="minorHAnsi"/>
                  <w:b/>
                </w:rPr>
                <w:delText>ExitTo</w:delText>
              </w:r>
              <w:r w:rsidRPr="00211B09" w:rsidDel="00153B9A">
                <w:rPr>
                  <w:rFonts w:cstheme="minorHAnsi"/>
                </w:rPr>
                <w:delText xml:space="preserve"> = 4</w:delText>
              </w:r>
              <w:bookmarkStart w:id="5605" w:name="_Toc140490017"/>
              <w:bookmarkEnd w:id="5605"/>
            </w:del>
          </w:p>
        </w:tc>
        <w:tc>
          <w:tcPr>
            <w:tcW w:w="1582" w:type="dxa"/>
          </w:tcPr>
          <w:p w14:paraId="072F4D80" w14:textId="06F10CA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06" w:author="Molly McEvilley" w:date="2023-07-04T08:39:00Z"/>
                <w:rFonts w:cstheme="minorHAnsi"/>
              </w:rPr>
            </w:pPr>
            <w:del w:id="5607" w:author="Molly McEvilley" w:date="2023-07-04T08:39:00Z">
              <w:r w:rsidRPr="00211B09" w:rsidDel="00153B9A">
                <w:rPr>
                  <w:rFonts w:cstheme="minorHAnsi"/>
                </w:rPr>
                <w:delText>40</w:delText>
              </w:r>
              <w:bookmarkStart w:id="5608" w:name="_Toc140490018"/>
              <w:bookmarkEnd w:id="5608"/>
            </w:del>
          </w:p>
        </w:tc>
        <w:tc>
          <w:tcPr>
            <w:tcW w:w="962" w:type="dxa"/>
          </w:tcPr>
          <w:p w14:paraId="3CBCE731" w14:textId="06DF027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09" w:author="Molly McEvilley" w:date="2023-07-04T08:39:00Z"/>
                <w:rFonts w:cstheme="minorHAnsi"/>
                <w:color w:val="000000"/>
              </w:rPr>
            </w:pPr>
            <w:del w:id="5610" w:author="Molly McEvilley" w:date="2023-07-04T08:39:00Z">
              <w:r w:rsidRPr="00211B09" w:rsidDel="00153B9A">
                <w:rPr>
                  <w:rFonts w:cstheme="minorHAnsi"/>
                </w:rPr>
                <w:delText>2</w:delText>
              </w:r>
              <w:bookmarkStart w:id="5611" w:name="_Toc140490019"/>
              <w:bookmarkEnd w:id="5611"/>
            </w:del>
          </w:p>
        </w:tc>
        <w:bookmarkStart w:id="5612" w:name="_Toc140490020"/>
        <w:bookmarkEnd w:id="5612"/>
      </w:tr>
      <w:tr w:rsidR="00211B09" w:rsidRPr="00E92A33" w:rsidDel="00153B9A" w14:paraId="0A954318" w14:textId="77777777" w:rsidTr="004C700D">
        <w:trPr>
          <w:cnfStyle w:val="000000010000" w:firstRow="0" w:lastRow="0" w:firstColumn="0" w:lastColumn="0" w:oddVBand="0" w:evenVBand="0" w:oddHBand="0" w:evenHBand="1" w:firstRowFirstColumn="0" w:firstRowLastColumn="0" w:lastRowFirstColumn="0" w:lastRowLastColumn="0"/>
          <w:trHeight w:val="216"/>
          <w:del w:id="5613"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D227957" w14:textId="6D581107" w:rsidR="003F3890" w:rsidRPr="00211B09" w:rsidDel="00153B9A" w:rsidRDefault="003F3890" w:rsidP="00F6016E">
            <w:pPr>
              <w:spacing w:before="0" w:after="0"/>
              <w:rPr>
                <w:del w:id="5614" w:author="Molly McEvilley" w:date="2023-07-04T08:39:00Z"/>
                <w:rFonts w:cstheme="minorHAnsi"/>
              </w:rPr>
            </w:pPr>
            <w:del w:id="5615" w:author="Molly McEvilley" w:date="2023-07-04T08:39:00Z">
              <w:r w:rsidRPr="00211B09" w:rsidDel="00153B9A">
                <w:rPr>
                  <w:rFonts w:cstheme="minorHAnsi"/>
                </w:rPr>
                <w:delText xml:space="preserve">Days to return after Family </w:delText>
              </w:r>
            </w:del>
            <w:del w:id="5616" w:author="Molly McEvilley" w:date="2023-06-13T10:53:00Z">
              <w:r w:rsidRPr="00211B09" w:rsidDel="00C653C6">
                <w:rPr>
                  <w:rFonts w:cstheme="minorHAnsi"/>
                </w:rPr>
                <w:delText>-</w:delText>
              </w:r>
            </w:del>
            <w:del w:id="5617" w:author="Molly McEvilley" w:date="2023-07-04T08:39:00Z">
              <w:r w:rsidRPr="00211B09" w:rsidDel="00153B9A">
                <w:rPr>
                  <w:rFonts w:cstheme="minorHAnsi"/>
                </w:rPr>
                <w:delText xml:space="preserve"> permanent destination</w:delText>
              </w:r>
              <w:bookmarkStart w:id="5618" w:name="_Toc140490021"/>
              <w:bookmarkEnd w:id="5618"/>
            </w:del>
          </w:p>
        </w:tc>
        <w:tc>
          <w:tcPr>
            <w:tcW w:w="5528" w:type="dxa"/>
            <w:noWrap/>
            <w:hideMark/>
          </w:tcPr>
          <w:p w14:paraId="5E95E388" w14:textId="6AD21C1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19" w:author="Molly McEvilley" w:date="2023-07-04T08:39:00Z"/>
                <w:rFonts w:cstheme="minorHAnsi"/>
              </w:rPr>
            </w:pPr>
            <w:del w:id="5620" w:author="Molly McEvilley" w:date="2023-07-04T08:39:00Z">
              <w:r w:rsidRPr="00211B09" w:rsidDel="00153B9A">
                <w:rPr>
                  <w:rFonts w:cstheme="minorHAnsi"/>
                  <w:b/>
                </w:rPr>
                <w:delText>ExitTo</w:delText>
              </w:r>
              <w:r w:rsidRPr="00211B09" w:rsidDel="00153B9A">
                <w:rPr>
                  <w:rFonts w:cstheme="minorHAnsi"/>
                </w:rPr>
                <w:delText xml:space="preserve"> = 5</w:delText>
              </w:r>
              <w:bookmarkStart w:id="5621" w:name="_Toc140490022"/>
              <w:bookmarkEnd w:id="5621"/>
            </w:del>
          </w:p>
        </w:tc>
        <w:tc>
          <w:tcPr>
            <w:tcW w:w="1582" w:type="dxa"/>
          </w:tcPr>
          <w:p w14:paraId="3746CC05" w14:textId="6F8FE0A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22" w:author="Molly McEvilley" w:date="2023-07-04T08:39:00Z"/>
                <w:rFonts w:cstheme="minorHAnsi"/>
              </w:rPr>
            </w:pPr>
            <w:del w:id="5623" w:author="Molly McEvilley" w:date="2023-07-04T08:39:00Z">
              <w:r w:rsidRPr="00211B09" w:rsidDel="00153B9A">
                <w:rPr>
                  <w:rFonts w:cstheme="minorHAnsi"/>
                </w:rPr>
                <w:delText>41</w:delText>
              </w:r>
              <w:bookmarkStart w:id="5624" w:name="_Toc140490023"/>
              <w:bookmarkEnd w:id="5624"/>
            </w:del>
          </w:p>
        </w:tc>
        <w:tc>
          <w:tcPr>
            <w:tcW w:w="962" w:type="dxa"/>
          </w:tcPr>
          <w:p w14:paraId="320DC012" w14:textId="05BC00F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25" w:author="Molly McEvilley" w:date="2023-07-04T08:39:00Z"/>
                <w:rFonts w:cstheme="minorHAnsi"/>
                <w:color w:val="000000"/>
              </w:rPr>
            </w:pPr>
            <w:del w:id="5626" w:author="Molly McEvilley" w:date="2023-07-04T08:39:00Z">
              <w:r w:rsidRPr="00211B09" w:rsidDel="00153B9A">
                <w:rPr>
                  <w:rFonts w:cstheme="minorHAnsi"/>
                </w:rPr>
                <w:delText>2</w:delText>
              </w:r>
              <w:bookmarkStart w:id="5627" w:name="_Toc140490024"/>
              <w:bookmarkEnd w:id="5627"/>
            </w:del>
          </w:p>
        </w:tc>
        <w:bookmarkStart w:id="5628" w:name="_Toc140490025"/>
        <w:bookmarkEnd w:id="5628"/>
      </w:tr>
      <w:tr w:rsidR="003F3890" w:rsidRPr="00211B09" w:rsidDel="00153B9A" w14:paraId="35950503" w14:textId="79DB8307" w:rsidTr="00277F30">
        <w:trPr>
          <w:cnfStyle w:val="000000100000" w:firstRow="0" w:lastRow="0" w:firstColumn="0" w:lastColumn="0" w:oddVBand="0" w:evenVBand="0" w:oddHBand="1" w:evenHBand="0" w:firstRowFirstColumn="0" w:firstRowLastColumn="0" w:lastRowFirstColumn="0" w:lastRowLastColumn="0"/>
          <w:trHeight w:val="216"/>
          <w:del w:id="5629"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248B494" w14:textId="6277745E" w:rsidR="003F3890" w:rsidRPr="00211B09" w:rsidDel="00153B9A" w:rsidRDefault="003F3890" w:rsidP="00F6016E">
            <w:pPr>
              <w:spacing w:before="0" w:after="0"/>
              <w:rPr>
                <w:del w:id="5630" w:author="Molly McEvilley" w:date="2023-07-04T08:39:00Z"/>
                <w:rFonts w:cstheme="minorHAnsi"/>
              </w:rPr>
            </w:pPr>
            <w:del w:id="5631" w:author="Molly McEvilley" w:date="2023-07-04T08:39:00Z">
              <w:r w:rsidRPr="00211B09" w:rsidDel="00153B9A">
                <w:rPr>
                  <w:rFonts w:cstheme="minorHAnsi"/>
                </w:rPr>
                <w:delText xml:space="preserve">Days to return after Friends </w:delText>
              </w:r>
            </w:del>
            <w:del w:id="5632" w:author="Molly McEvilley" w:date="2023-06-13T10:53:00Z">
              <w:r w:rsidRPr="00211B09" w:rsidDel="00C653C6">
                <w:rPr>
                  <w:rFonts w:cstheme="minorHAnsi"/>
                </w:rPr>
                <w:delText>-</w:delText>
              </w:r>
            </w:del>
            <w:del w:id="5633" w:author="Molly McEvilley" w:date="2023-07-04T08:39:00Z">
              <w:r w:rsidRPr="00211B09" w:rsidDel="00153B9A">
                <w:rPr>
                  <w:rFonts w:cstheme="minorHAnsi"/>
                </w:rPr>
                <w:delText xml:space="preserve"> permanent destination</w:delText>
              </w:r>
              <w:bookmarkStart w:id="5634" w:name="_Toc140490026"/>
              <w:bookmarkEnd w:id="5634"/>
            </w:del>
          </w:p>
        </w:tc>
        <w:tc>
          <w:tcPr>
            <w:tcW w:w="5528" w:type="dxa"/>
            <w:noWrap/>
            <w:hideMark/>
          </w:tcPr>
          <w:p w14:paraId="6A449410" w14:textId="4E9DE36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35" w:author="Molly McEvilley" w:date="2023-07-04T08:39:00Z"/>
                <w:rFonts w:cstheme="minorHAnsi"/>
              </w:rPr>
            </w:pPr>
            <w:del w:id="5636" w:author="Molly McEvilley" w:date="2023-07-04T08:39:00Z">
              <w:r w:rsidRPr="00211B09" w:rsidDel="00153B9A">
                <w:rPr>
                  <w:rFonts w:cstheme="minorHAnsi"/>
                  <w:b/>
                </w:rPr>
                <w:delText>ExitTo</w:delText>
              </w:r>
              <w:r w:rsidRPr="00211B09" w:rsidDel="00153B9A">
                <w:rPr>
                  <w:rFonts w:cstheme="minorHAnsi"/>
                </w:rPr>
                <w:delText xml:space="preserve"> = 6</w:delText>
              </w:r>
              <w:bookmarkStart w:id="5637" w:name="_Toc140490027"/>
              <w:bookmarkEnd w:id="5637"/>
            </w:del>
          </w:p>
        </w:tc>
        <w:tc>
          <w:tcPr>
            <w:tcW w:w="1582" w:type="dxa"/>
          </w:tcPr>
          <w:p w14:paraId="63F12538" w14:textId="37F09371"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38" w:author="Molly McEvilley" w:date="2023-07-04T08:39:00Z"/>
                <w:rFonts w:cstheme="minorHAnsi"/>
              </w:rPr>
            </w:pPr>
            <w:del w:id="5639" w:author="Molly McEvilley" w:date="2023-07-04T08:39:00Z">
              <w:r w:rsidRPr="00211B09" w:rsidDel="00153B9A">
                <w:rPr>
                  <w:rFonts w:cstheme="minorHAnsi"/>
                </w:rPr>
                <w:delText>42</w:delText>
              </w:r>
              <w:bookmarkStart w:id="5640" w:name="_Toc140490028"/>
              <w:bookmarkEnd w:id="5640"/>
            </w:del>
          </w:p>
        </w:tc>
        <w:tc>
          <w:tcPr>
            <w:tcW w:w="962" w:type="dxa"/>
          </w:tcPr>
          <w:p w14:paraId="352DB567" w14:textId="164BED4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41" w:author="Molly McEvilley" w:date="2023-07-04T08:39:00Z"/>
                <w:rFonts w:cstheme="minorHAnsi"/>
                <w:color w:val="000000"/>
              </w:rPr>
            </w:pPr>
            <w:del w:id="5642" w:author="Molly McEvilley" w:date="2023-07-04T08:39:00Z">
              <w:r w:rsidRPr="00211B09" w:rsidDel="00153B9A">
                <w:rPr>
                  <w:rFonts w:cstheme="minorHAnsi"/>
                </w:rPr>
                <w:delText>2</w:delText>
              </w:r>
              <w:bookmarkStart w:id="5643" w:name="_Toc140490029"/>
              <w:bookmarkEnd w:id="5643"/>
            </w:del>
          </w:p>
        </w:tc>
        <w:bookmarkStart w:id="5644" w:name="_Toc140490030"/>
        <w:bookmarkEnd w:id="5644"/>
      </w:tr>
      <w:tr w:rsidR="00617D0F" w:rsidRPr="00211B09" w:rsidDel="00153B9A" w14:paraId="3E08F1C7" w14:textId="77777777" w:rsidTr="004C700D">
        <w:trPr>
          <w:cnfStyle w:val="000000010000" w:firstRow="0" w:lastRow="0" w:firstColumn="0" w:lastColumn="0" w:oddVBand="0" w:evenVBand="0" w:oddHBand="0" w:evenHBand="1" w:firstRowFirstColumn="0" w:firstRowLastColumn="0" w:lastRowFirstColumn="0" w:lastRowLastColumn="0"/>
          <w:trHeight w:val="216"/>
          <w:del w:id="5645"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0EE20B4" w14:textId="022C01FA" w:rsidR="003F3890" w:rsidRPr="00211B09" w:rsidDel="00153B9A" w:rsidRDefault="003F3890" w:rsidP="00F6016E">
            <w:pPr>
              <w:spacing w:before="0" w:after="0"/>
              <w:rPr>
                <w:del w:id="5646" w:author="Molly McEvilley" w:date="2023-07-04T08:39:00Z"/>
                <w:rFonts w:cstheme="minorHAnsi"/>
              </w:rPr>
            </w:pPr>
            <w:del w:id="5647" w:author="Molly McEvilley" w:date="2023-07-04T08:39:00Z">
              <w:r w:rsidRPr="00211B09" w:rsidDel="00153B9A">
                <w:rPr>
                  <w:rFonts w:cstheme="minorHAnsi"/>
                </w:rPr>
                <w:delText xml:space="preserve">Days to return after Institutions </w:delText>
              </w:r>
            </w:del>
            <w:del w:id="5648" w:author="Molly McEvilley" w:date="2023-06-13T10:53:00Z">
              <w:r w:rsidRPr="00211B09" w:rsidDel="00C653C6">
                <w:rPr>
                  <w:rFonts w:cstheme="minorHAnsi"/>
                </w:rPr>
                <w:delText>-</w:delText>
              </w:r>
            </w:del>
            <w:del w:id="5649" w:author="Molly McEvilley" w:date="2023-07-04T08:39:00Z">
              <w:r w:rsidRPr="00211B09" w:rsidDel="00153B9A">
                <w:rPr>
                  <w:rFonts w:cstheme="minorHAnsi"/>
                </w:rPr>
                <w:delText xml:space="preserve"> group/ assisted destination</w:delText>
              </w:r>
              <w:bookmarkStart w:id="5650" w:name="_Toc140490031"/>
              <w:bookmarkEnd w:id="5650"/>
            </w:del>
          </w:p>
        </w:tc>
        <w:tc>
          <w:tcPr>
            <w:tcW w:w="5528" w:type="dxa"/>
            <w:noWrap/>
            <w:hideMark/>
          </w:tcPr>
          <w:p w14:paraId="3A696059" w14:textId="74DE2C90"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51" w:author="Molly McEvilley" w:date="2023-07-04T08:39:00Z"/>
                <w:rFonts w:cstheme="minorHAnsi"/>
              </w:rPr>
            </w:pPr>
            <w:del w:id="5652" w:author="Molly McEvilley" w:date="2023-07-04T08:39:00Z">
              <w:r w:rsidRPr="00211B09" w:rsidDel="00153B9A">
                <w:rPr>
                  <w:rFonts w:cstheme="minorHAnsi"/>
                  <w:b/>
                </w:rPr>
                <w:delText>ExitTo</w:delText>
              </w:r>
              <w:r w:rsidRPr="00211B09" w:rsidDel="00153B9A">
                <w:rPr>
                  <w:rFonts w:cstheme="minorHAnsi"/>
                </w:rPr>
                <w:delText xml:space="preserve"> = 7</w:delText>
              </w:r>
              <w:bookmarkStart w:id="5653" w:name="_Toc140490032"/>
              <w:bookmarkEnd w:id="5653"/>
            </w:del>
          </w:p>
        </w:tc>
        <w:tc>
          <w:tcPr>
            <w:tcW w:w="1582" w:type="dxa"/>
          </w:tcPr>
          <w:p w14:paraId="77A210B1" w14:textId="3694BE1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54" w:author="Molly McEvilley" w:date="2023-07-04T08:39:00Z"/>
                <w:rFonts w:cstheme="minorHAnsi"/>
              </w:rPr>
            </w:pPr>
            <w:del w:id="5655" w:author="Molly McEvilley" w:date="2023-07-04T08:39:00Z">
              <w:r w:rsidRPr="00211B09" w:rsidDel="00153B9A">
                <w:rPr>
                  <w:rFonts w:cstheme="minorHAnsi"/>
                </w:rPr>
                <w:delText>43</w:delText>
              </w:r>
              <w:bookmarkStart w:id="5656" w:name="_Toc140490033"/>
              <w:bookmarkEnd w:id="5656"/>
            </w:del>
          </w:p>
        </w:tc>
        <w:tc>
          <w:tcPr>
            <w:tcW w:w="962" w:type="dxa"/>
          </w:tcPr>
          <w:p w14:paraId="1F6758C1" w14:textId="6D4B103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57" w:author="Molly McEvilley" w:date="2023-07-04T08:39:00Z"/>
                <w:rFonts w:cstheme="minorHAnsi"/>
                <w:color w:val="000000"/>
              </w:rPr>
            </w:pPr>
            <w:del w:id="5658" w:author="Molly McEvilley" w:date="2023-07-04T08:39:00Z">
              <w:r w:rsidRPr="00211B09" w:rsidDel="00153B9A">
                <w:rPr>
                  <w:rFonts w:cstheme="minorHAnsi"/>
                </w:rPr>
                <w:delText>3</w:delText>
              </w:r>
              <w:bookmarkStart w:id="5659" w:name="_Toc140490034"/>
              <w:bookmarkEnd w:id="5659"/>
            </w:del>
          </w:p>
        </w:tc>
        <w:bookmarkStart w:id="5660" w:name="_Toc140490035"/>
        <w:bookmarkEnd w:id="5660"/>
      </w:tr>
      <w:tr w:rsidR="003F3890" w:rsidRPr="00211B09" w:rsidDel="00153B9A" w14:paraId="250D1263" w14:textId="5F86B8ED" w:rsidTr="00277F30">
        <w:trPr>
          <w:cnfStyle w:val="000000100000" w:firstRow="0" w:lastRow="0" w:firstColumn="0" w:lastColumn="0" w:oddVBand="0" w:evenVBand="0" w:oddHBand="1" w:evenHBand="0" w:firstRowFirstColumn="0" w:firstRowLastColumn="0" w:lastRowFirstColumn="0" w:lastRowLastColumn="0"/>
          <w:trHeight w:val="216"/>
          <w:del w:id="5661"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4456FDC0" w14:textId="06FBD3CB" w:rsidR="003F3890" w:rsidRPr="00211B09" w:rsidDel="00153B9A" w:rsidRDefault="003F3890" w:rsidP="00F6016E">
            <w:pPr>
              <w:spacing w:before="0" w:after="0"/>
              <w:rPr>
                <w:del w:id="5662" w:author="Molly McEvilley" w:date="2023-07-04T08:39:00Z"/>
                <w:rFonts w:cstheme="minorHAnsi"/>
              </w:rPr>
            </w:pPr>
            <w:del w:id="5663" w:author="Molly McEvilley" w:date="2023-07-04T08:39:00Z">
              <w:r w:rsidRPr="00211B09" w:rsidDel="00153B9A">
                <w:rPr>
                  <w:rFonts w:cstheme="minorHAnsi"/>
                </w:rPr>
                <w:delText xml:space="preserve">Days to return after Institutions </w:delText>
              </w:r>
            </w:del>
            <w:del w:id="5664" w:author="Molly McEvilley" w:date="2023-06-13T10:53:00Z">
              <w:r w:rsidRPr="00211B09" w:rsidDel="00C653C6">
                <w:rPr>
                  <w:rFonts w:cstheme="minorHAnsi"/>
                </w:rPr>
                <w:delText>-</w:delText>
              </w:r>
            </w:del>
            <w:del w:id="5665" w:author="Molly McEvilley" w:date="2023-07-04T08:39:00Z">
              <w:r w:rsidRPr="00211B09" w:rsidDel="00153B9A">
                <w:rPr>
                  <w:rFonts w:cstheme="minorHAnsi"/>
                </w:rPr>
                <w:delText xml:space="preserve"> medical destination</w:delText>
              </w:r>
              <w:bookmarkStart w:id="5666" w:name="_Toc140490036"/>
              <w:bookmarkEnd w:id="5666"/>
            </w:del>
          </w:p>
        </w:tc>
        <w:tc>
          <w:tcPr>
            <w:tcW w:w="5528" w:type="dxa"/>
            <w:noWrap/>
          </w:tcPr>
          <w:p w14:paraId="58518418" w14:textId="5B4E3A25"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67" w:author="Molly McEvilley" w:date="2023-07-04T08:39:00Z"/>
                <w:rFonts w:cstheme="minorHAnsi"/>
              </w:rPr>
            </w:pPr>
            <w:del w:id="5668" w:author="Molly McEvilley" w:date="2023-07-04T08:39:00Z">
              <w:r w:rsidRPr="00211B09" w:rsidDel="00153B9A">
                <w:rPr>
                  <w:rFonts w:cstheme="minorHAnsi"/>
                  <w:b/>
                </w:rPr>
                <w:delText>ExitTo</w:delText>
              </w:r>
              <w:r w:rsidRPr="00211B09" w:rsidDel="00153B9A">
                <w:rPr>
                  <w:rFonts w:cstheme="minorHAnsi"/>
                </w:rPr>
                <w:delText xml:space="preserve"> = 8</w:delText>
              </w:r>
              <w:bookmarkStart w:id="5669" w:name="_Toc140490037"/>
              <w:bookmarkEnd w:id="5669"/>
            </w:del>
          </w:p>
        </w:tc>
        <w:tc>
          <w:tcPr>
            <w:tcW w:w="1582" w:type="dxa"/>
          </w:tcPr>
          <w:p w14:paraId="4A456249" w14:textId="6391905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70" w:author="Molly McEvilley" w:date="2023-07-04T08:39:00Z"/>
                <w:rFonts w:cstheme="minorHAnsi"/>
              </w:rPr>
            </w:pPr>
            <w:del w:id="5671" w:author="Molly McEvilley" w:date="2023-07-04T08:39:00Z">
              <w:r w:rsidRPr="00211B09" w:rsidDel="00153B9A">
                <w:rPr>
                  <w:rFonts w:cstheme="minorHAnsi"/>
                </w:rPr>
                <w:delText>44</w:delText>
              </w:r>
              <w:bookmarkStart w:id="5672" w:name="_Toc140490038"/>
              <w:bookmarkEnd w:id="5672"/>
            </w:del>
          </w:p>
        </w:tc>
        <w:tc>
          <w:tcPr>
            <w:tcW w:w="962" w:type="dxa"/>
          </w:tcPr>
          <w:p w14:paraId="62D874FE" w14:textId="001C7A2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73" w:author="Molly McEvilley" w:date="2023-07-04T08:39:00Z"/>
                <w:rFonts w:cstheme="minorHAnsi"/>
                <w:color w:val="000000"/>
              </w:rPr>
            </w:pPr>
            <w:del w:id="5674" w:author="Molly McEvilley" w:date="2023-07-04T08:39:00Z">
              <w:r w:rsidRPr="00211B09" w:rsidDel="00153B9A">
                <w:rPr>
                  <w:rFonts w:cstheme="minorHAnsi"/>
                </w:rPr>
                <w:delText>3</w:delText>
              </w:r>
              <w:bookmarkStart w:id="5675" w:name="_Toc140490039"/>
              <w:bookmarkEnd w:id="5675"/>
            </w:del>
          </w:p>
        </w:tc>
        <w:bookmarkStart w:id="5676" w:name="_Toc140490040"/>
        <w:bookmarkEnd w:id="5676"/>
      </w:tr>
      <w:tr w:rsidR="00617D0F" w:rsidRPr="00211B09" w:rsidDel="00153B9A" w14:paraId="783036CE" w14:textId="77777777" w:rsidTr="004C700D">
        <w:trPr>
          <w:cnfStyle w:val="000000010000" w:firstRow="0" w:lastRow="0" w:firstColumn="0" w:lastColumn="0" w:oddVBand="0" w:evenVBand="0" w:oddHBand="0" w:evenHBand="1" w:firstRowFirstColumn="0" w:firstRowLastColumn="0" w:lastRowFirstColumn="0" w:lastRowLastColumn="0"/>
          <w:trHeight w:val="216"/>
          <w:del w:id="5677"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018718D7" w14:textId="35301910" w:rsidR="003F3890" w:rsidRPr="00211B09" w:rsidDel="00153B9A" w:rsidRDefault="003F3890" w:rsidP="00F6016E">
            <w:pPr>
              <w:spacing w:before="0" w:after="0"/>
              <w:rPr>
                <w:del w:id="5678" w:author="Molly McEvilley" w:date="2023-07-04T08:39:00Z"/>
                <w:rFonts w:cstheme="minorHAnsi"/>
              </w:rPr>
            </w:pPr>
            <w:del w:id="5679" w:author="Molly McEvilley" w:date="2023-07-04T08:39:00Z">
              <w:r w:rsidRPr="00211B09" w:rsidDel="00153B9A">
                <w:rPr>
                  <w:rFonts w:cstheme="minorHAnsi"/>
                </w:rPr>
                <w:delText xml:space="preserve">Days to return after Institutions </w:delText>
              </w:r>
            </w:del>
            <w:del w:id="5680" w:author="Molly McEvilley" w:date="2023-06-13T10:53:00Z">
              <w:r w:rsidRPr="00211B09" w:rsidDel="00C653C6">
                <w:rPr>
                  <w:rFonts w:cstheme="minorHAnsi"/>
                </w:rPr>
                <w:delText>-</w:delText>
              </w:r>
            </w:del>
            <w:del w:id="5681" w:author="Molly McEvilley" w:date="2023-07-04T08:39:00Z">
              <w:r w:rsidRPr="00211B09" w:rsidDel="00153B9A">
                <w:rPr>
                  <w:rFonts w:cstheme="minorHAnsi"/>
                </w:rPr>
                <w:delText xml:space="preserve"> </w:delText>
              </w:r>
              <w:r w:rsidR="000B4277" w:rsidRPr="00211B09" w:rsidDel="00153B9A">
                <w:rPr>
                  <w:rFonts w:cstheme="minorHAnsi"/>
                </w:rPr>
                <w:delText xml:space="preserve">incarceration </w:delText>
              </w:r>
              <w:r w:rsidRPr="00211B09" w:rsidDel="00153B9A">
                <w:rPr>
                  <w:rFonts w:cstheme="minorHAnsi"/>
                </w:rPr>
                <w:delText>destination</w:delText>
              </w:r>
              <w:bookmarkStart w:id="5682" w:name="_Toc140490041"/>
              <w:bookmarkEnd w:id="5682"/>
            </w:del>
          </w:p>
        </w:tc>
        <w:tc>
          <w:tcPr>
            <w:tcW w:w="5528" w:type="dxa"/>
            <w:noWrap/>
          </w:tcPr>
          <w:p w14:paraId="36D09E69" w14:textId="4FDD4EF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83" w:author="Molly McEvilley" w:date="2023-07-04T08:39:00Z"/>
                <w:rFonts w:cstheme="minorHAnsi"/>
              </w:rPr>
            </w:pPr>
            <w:del w:id="5684" w:author="Molly McEvilley" w:date="2023-07-04T08:39:00Z">
              <w:r w:rsidRPr="00211B09" w:rsidDel="00153B9A">
                <w:rPr>
                  <w:rFonts w:cstheme="minorHAnsi"/>
                  <w:b/>
                </w:rPr>
                <w:delText>ExitTo</w:delText>
              </w:r>
              <w:r w:rsidRPr="00211B09" w:rsidDel="00153B9A">
                <w:rPr>
                  <w:rFonts w:cstheme="minorHAnsi"/>
                </w:rPr>
                <w:delText xml:space="preserve"> = 9</w:delText>
              </w:r>
              <w:bookmarkStart w:id="5685" w:name="_Toc140490042"/>
              <w:bookmarkEnd w:id="5685"/>
            </w:del>
          </w:p>
        </w:tc>
        <w:tc>
          <w:tcPr>
            <w:tcW w:w="1582" w:type="dxa"/>
          </w:tcPr>
          <w:p w14:paraId="7C5A05B9" w14:textId="58A69C0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86" w:author="Molly McEvilley" w:date="2023-07-04T08:39:00Z"/>
                <w:rFonts w:cstheme="minorHAnsi"/>
              </w:rPr>
            </w:pPr>
            <w:del w:id="5687" w:author="Molly McEvilley" w:date="2023-07-04T08:39:00Z">
              <w:r w:rsidRPr="00211B09" w:rsidDel="00153B9A">
                <w:rPr>
                  <w:rFonts w:cstheme="minorHAnsi"/>
                </w:rPr>
                <w:delText>45</w:delText>
              </w:r>
              <w:bookmarkStart w:id="5688" w:name="_Toc140490043"/>
              <w:bookmarkEnd w:id="5688"/>
            </w:del>
          </w:p>
        </w:tc>
        <w:tc>
          <w:tcPr>
            <w:tcW w:w="962" w:type="dxa"/>
          </w:tcPr>
          <w:p w14:paraId="249A7EDF" w14:textId="0E76DC6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89" w:author="Molly McEvilley" w:date="2023-07-04T08:39:00Z"/>
                <w:rFonts w:cstheme="minorHAnsi"/>
                <w:color w:val="000000"/>
              </w:rPr>
            </w:pPr>
            <w:del w:id="5690" w:author="Molly McEvilley" w:date="2023-07-04T08:39:00Z">
              <w:r w:rsidRPr="00211B09" w:rsidDel="00153B9A">
                <w:rPr>
                  <w:rFonts w:cstheme="minorHAnsi"/>
                </w:rPr>
                <w:delText>3</w:delText>
              </w:r>
              <w:bookmarkStart w:id="5691" w:name="_Toc140490044"/>
              <w:bookmarkEnd w:id="5691"/>
            </w:del>
          </w:p>
        </w:tc>
        <w:bookmarkStart w:id="5692" w:name="_Toc140490045"/>
        <w:bookmarkEnd w:id="5692"/>
      </w:tr>
      <w:tr w:rsidR="003F3890" w:rsidRPr="00211B09" w:rsidDel="00153B9A" w14:paraId="21D7879F" w14:textId="62469E8C" w:rsidTr="00277F30">
        <w:trPr>
          <w:cnfStyle w:val="000000100000" w:firstRow="0" w:lastRow="0" w:firstColumn="0" w:lastColumn="0" w:oddVBand="0" w:evenVBand="0" w:oddHBand="1" w:evenHBand="0" w:firstRowFirstColumn="0" w:firstRowLastColumn="0" w:lastRowFirstColumn="0" w:lastRowLastColumn="0"/>
          <w:trHeight w:val="216"/>
          <w:del w:id="5693"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2658EB07" w14:textId="1B6700D5" w:rsidR="003F3890" w:rsidRPr="00211B09" w:rsidDel="00153B9A" w:rsidRDefault="003F3890" w:rsidP="00F6016E">
            <w:pPr>
              <w:spacing w:before="0" w:after="0"/>
              <w:rPr>
                <w:del w:id="5694" w:author="Molly McEvilley" w:date="2023-07-04T08:39:00Z"/>
                <w:rFonts w:cstheme="minorHAnsi"/>
              </w:rPr>
            </w:pPr>
            <w:del w:id="5695" w:author="Molly McEvilley" w:date="2023-07-04T08:39:00Z">
              <w:r w:rsidRPr="00211B09" w:rsidDel="00153B9A">
                <w:rPr>
                  <w:rFonts w:cstheme="minorHAnsi"/>
                </w:rPr>
                <w:delText xml:space="preserve">Days to return after Temporary </w:delText>
              </w:r>
            </w:del>
            <w:del w:id="5696" w:author="Molly McEvilley" w:date="2023-06-13T10:53:00Z">
              <w:r w:rsidRPr="00211B09" w:rsidDel="00C653C6">
                <w:rPr>
                  <w:rFonts w:cstheme="minorHAnsi"/>
                </w:rPr>
                <w:delText>-</w:delText>
              </w:r>
            </w:del>
            <w:del w:id="5697" w:author="Molly McEvilley" w:date="2023-07-04T08:39:00Z">
              <w:r w:rsidRPr="00211B09" w:rsidDel="00153B9A">
                <w:rPr>
                  <w:rFonts w:cstheme="minorHAnsi"/>
                </w:rPr>
                <w:delText xml:space="preserve"> not homeless destination</w:delText>
              </w:r>
              <w:bookmarkStart w:id="5698" w:name="_Toc140490046"/>
              <w:bookmarkEnd w:id="5698"/>
            </w:del>
          </w:p>
        </w:tc>
        <w:tc>
          <w:tcPr>
            <w:tcW w:w="5528" w:type="dxa"/>
            <w:noWrap/>
          </w:tcPr>
          <w:p w14:paraId="3C3D2251" w14:textId="64B92C86"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99" w:author="Molly McEvilley" w:date="2023-07-04T08:39:00Z"/>
                <w:rFonts w:cstheme="minorHAnsi"/>
                <w:b/>
              </w:rPr>
            </w:pPr>
            <w:del w:id="5700" w:author="Molly McEvilley" w:date="2023-07-04T08:39:00Z">
              <w:r w:rsidRPr="00211B09" w:rsidDel="00153B9A">
                <w:rPr>
                  <w:rFonts w:cstheme="minorHAnsi"/>
                  <w:b/>
                </w:rPr>
                <w:delText>ExitTo</w:delText>
              </w:r>
              <w:r w:rsidRPr="00211B09" w:rsidDel="00153B9A">
                <w:rPr>
                  <w:rFonts w:cstheme="minorHAnsi"/>
                </w:rPr>
                <w:delText xml:space="preserve"> = 10</w:delText>
              </w:r>
              <w:bookmarkStart w:id="5701" w:name="_Toc140490047"/>
              <w:bookmarkEnd w:id="5701"/>
            </w:del>
          </w:p>
        </w:tc>
        <w:tc>
          <w:tcPr>
            <w:tcW w:w="1582" w:type="dxa"/>
          </w:tcPr>
          <w:p w14:paraId="105A4ECD" w14:textId="79E2EF9F"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02" w:author="Molly McEvilley" w:date="2023-07-04T08:39:00Z"/>
                <w:rFonts w:cstheme="minorHAnsi"/>
              </w:rPr>
            </w:pPr>
            <w:del w:id="5703" w:author="Molly McEvilley" w:date="2023-07-04T08:39:00Z">
              <w:r w:rsidRPr="00211B09" w:rsidDel="00153B9A">
                <w:rPr>
                  <w:rFonts w:cstheme="minorHAnsi"/>
                </w:rPr>
                <w:delText>46</w:delText>
              </w:r>
              <w:bookmarkStart w:id="5704" w:name="_Toc140490048"/>
              <w:bookmarkEnd w:id="5704"/>
            </w:del>
          </w:p>
        </w:tc>
        <w:tc>
          <w:tcPr>
            <w:tcW w:w="962" w:type="dxa"/>
          </w:tcPr>
          <w:p w14:paraId="738DCBFC" w14:textId="7BFE351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05" w:author="Molly McEvilley" w:date="2023-07-04T08:39:00Z"/>
                <w:rFonts w:cstheme="minorHAnsi"/>
                <w:color w:val="000000"/>
              </w:rPr>
            </w:pPr>
            <w:del w:id="5706" w:author="Molly McEvilley" w:date="2023-07-04T08:39:00Z">
              <w:r w:rsidRPr="00211B09" w:rsidDel="00153B9A">
                <w:rPr>
                  <w:rFonts w:cstheme="minorHAnsi"/>
                </w:rPr>
                <w:delText>3</w:delText>
              </w:r>
              <w:bookmarkStart w:id="5707" w:name="_Toc140490049"/>
              <w:bookmarkEnd w:id="5707"/>
            </w:del>
          </w:p>
        </w:tc>
        <w:bookmarkStart w:id="5708" w:name="_Toc140490050"/>
        <w:bookmarkEnd w:id="5708"/>
      </w:tr>
      <w:tr w:rsidR="00617D0F" w:rsidRPr="00211B09" w:rsidDel="00153B9A" w14:paraId="6CB38308" w14:textId="77777777" w:rsidTr="004C700D">
        <w:trPr>
          <w:cnfStyle w:val="000000010000" w:firstRow="0" w:lastRow="0" w:firstColumn="0" w:lastColumn="0" w:oddVBand="0" w:evenVBand="0" w:oddHBand="0" w:evenHBand="1" w:firstRowFirstColumn="0" w:firstRowLastColumn="0" w:lastRowFirstColumn="0" w:lastRowLastColumn="0"/>
          <w:trHeight w:val="216"/>
          <w:del w:id="5709"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647AA904" w14:textId="254ED4AD" w:rsidR="003F3890" w:rsidRPr="00211B09" w:rsidDel="00153B9A" w:rsidRDefault="003F3890" w:rsidP="00F6016E">
            <w:pPr>
              <w:spacing w:before="0" w:after="0"/>
              <w:rPr>
                <w:del w:id="5710" w:author="Molly McEvilley" w:date="2023-07-04T08:39:00Z"/>
                <w:rFonts w:cstheme="minorHAnsi"/>
              </w:rPr>
            </w:pPr>
            <w:del w:id="5711" w:author="Molly McEvilley" w:date="2023-07-04T08:39:00Z">
              <w:r w:rsidRPr="00211B09" w:rsidDel="00153B9A">
                <w:rPr>
                  <w:rFonts w:cstheme="minorHAnsi"/>
                </w:rPr>
                <w:delText xml:space="preserve">Days to return after Homeless </w:delText>
              </w:r>
            </w:del>
            <w:del w:id="5712" w:author="Molly McEvilley" w:date="2023-06-13T10:53:00Z">
              <w:r w:rsidRPr="00211B09" w:rsidDel="00C653C6">
                <w:rPr>
                  <w:rFonts w:cstheme="minorHAnsi"/>
                </w:rPr>
                <w:delText>-</w:delText>
              </w:r>
            </w:del>
            <w:del w:id="5713" w:author="Molly McEvilley" w:date="2023-07-04T08:39:00Z">
              <w:r w:rsidRPr="00211B09" w:rsidDel="00153B9A">
                <w:rPr>
                  <w:rFonts w:cstheme="minorHAnsi"/>
                </w:rPr>
                <w:delText xml:space="preserve"> ES/SH/TH destination</w:delText>
              </w:r>
              <w:bookmarkStart w:id="5714" w:name="_Toc140490051"/>
              <w:bookmarkEnd w:id="5714"/>
            </w:del>
          </w:p>
        </w:tc>
        <w:tc>
          <w:tcPr>
            <w:tcW w:w="5528" w:type="dxa"/>
            <w:noWrap/>
          </w:tcPr>
          <w:p w14:paraId="50B2D884" w14:textId="318448B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15" w:author="Molly McEvilley" w:date="2023-07-04T08:39:00Z"/>
                <w:rFonts w:cstheme="minorHAnsi"/>
              </w:rPr>
            </w:pPr>
            <w:del w:id="5716" w:author="Molly McEvilley" w:date="2023-07-04T08:39:00Z">
              <w:r w:rsidRPr="00211B09" w:rsidDel="00153B9A">
                <w:rPr>
                  <w:rFonts w:cstheme="minorHAnsi"/>
                  <w:b/>
                </w:rPr>
                <w:delText>ExitTo</w:delText>
              </w:r>
              <w:r w:rsidRPr="00211B09" w:rsidDel="00153B9A">
                <w:rPr>
                  <w:rFonts w:cstheme="minorHAnsi"/>
                </w:rPr>
                <w:delText xml:space="preserve"> = 11</w:delText>
              </w:r>
              <w:bookmarkStart w:id="5717" w:name="_Toc140490052"/>
              <w:bookmarkEnd w:id="5717"/>
            </w:del>
          </w:p>
        </w:tc>
        <w:tc>
          <w:tcPr>
            <w:tcW w:w="1582" w:type="dxa"/>
          </w:tcPr>
          <w:p w14:paraId="78292687" w14:textId="4EA8CB81"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18" w:author="Molly McEvilley" w:date="2023-07-04T08:39:00Z"/>
                <w:rFonts w:cstheme="minorHAnsi"/>
              </w:rPr>
            </w:pPr>
            <w:del w:id="5719" w:author="Molly McEvilley" w:date="2023-07-04T08:39:00Z">
              <w:r w:rsidRPr="00211B09" w:rsidDel="00153B9A">
                <w:rPr>
                  <w:rFonts w:cstheme="minorHAnsi"/>
                </w:rPr>
                <w:delText>47</w:delText>
              </w:r>
              <w:bookmarkStart w:id="5720" w:name="_Toc140490053"/>
              <w:bookmarkEnd w:id="5720"/>
            </w:del>
          </w:p>
        </w:tc>
        <w:tc>
          <w:tcPr>
            <w:tcW w:w="962" w:type="dxa"/>
          </w:tcPr>
          <w:p w14:paraId="5DB7FC6E" w14:textId="1107901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21" w:author="Molly McEvilley" w:date="2023-07-04T08:39:00Z"/>
                <w:rFonts w:cstheme="minorHAnsi"/>
                <w:color w:val="000000"/>
              </w:rPr>
            </w:pPr>
            <w:del w:id="5722" w:author="Molly McEvilley" w:date="2023-07-04T08:39:00Z">
              <w:r w:rsidRPr="00211B09" w:rsidDel="00153B9A">
                <w:rPr>
                  <w:rFonts w:cstheme="minorHAnsi"/>
                </w:rPr>
                <w:delText>3</w:delText>
              </w:r>
              <w:bookmarkStart w:id="5723" w:name="_Toc140490054"/>
              <w:bookmarkEnd w:id="5723"/>
            </w:del>
          </w:p>
        </w:tc>
        <w:bookmarkStart w:id="5724" w:name="_Toc140490055"/>
        <w:bookmarkEnd w:id="5724"/>
      </w:tr>
      <w:tr w:rsidR="003F3890" w:rsidRPr="00211B09" w:rsidDel="00153B9A" w14:paraId="2BC66578" w14:textId="1232A7FD" w:rsidTr="00277F30">
        <w:trPr>
          <w:cnfStyle w:val="000000100000" w:firstRow="0" w:lastRow="0" w:firstColumn="0" w:lastColumn="0" w:oddVBand="0" w:evenVBand="0" w:oddHBand="1" w:evenHBand="0" w:firstRowFirstColumn="0" w:firstRowLastColumn="0" w:lastRowFirstColumn="0" w:lastRowLastColumn="0"/>
          <w:trHeight w:val="216"/>
          <w:del w:id="5725"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421F9709" w14:textId="7F61B075" w:rsidR="003F3890" w:rsidRPr="00211B09" w:rsidDel="00153B9A" w:rsidRDefault="003F3890" w:rsidP="00F6016E">
            <w:pPr>
              <w:spacing w:before="0" w:after="0"/>
              <w:rPr>
                <w:del w:id="5726" w:author="Molly McEvilley" w:date="2023-07-04T08:39:00Z"/>
                <w:rFonts w:cstheme="minorHAnsi"/>
              </w:rPr>
            </w:pPr>
            <w:del w:id="5727" w:author="Molly McEvilley" w:date="2023-07-04T08:39:00Z">
              <w:r w:rsidRPr="00211B09" w:rsidDel="00153B9A">
                <w:rPr>
                  <w:rFonts w:cstheme="minorHAnsi"/>
                </w:rPr>
                <w:delText xml:space="preserve">Days to return after Homeless </w:delText>
              </w:r>
            </w:del>
            <w:del w:id="5728" w:author="Molly McEvilley" w:date="2023-06-13T10:53:00Z">
              <w:r w:rsidRPr="00211B09" w:rsidDel="00C653C6">
                <w:rPr>
                  <w:rFonts w:cstheme="minorHAnsi"/>
                </w:rPr>
                <w:delText>-</w:delText>
              </w:r>
            </w:del>
            <w:del w:id="5729" w:author="Molly McEvilley" w:date="2023-07-04T08:39:00Z">
              <w:r w:rsidRPr="00211B09" w:rsidDel="00153B9A">
                <w:rPr>
                  <w:rFonts w:cstheme="minorHAnsi"/>
                </w:rPr>
                <w:delText xml:space="preserve"> Street destination</w:delText>
              </w:r>
              <w:bookmarkStart w:id="5730" w:name="_Toc140490056"/>
              <w:bookmarkEnd w:id="5730"/>
            </w:del>
          </w:p>
        </w:tc>
        <w:tc>
          <w:tcPr>
            <w:tcW w:w="5528" w:type="dxa"/>
            <w:noWrap/>
          </w:tcPr>
          <w:p w14:paraId="50F20F4F" w14:textId="2261DD3A"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31" w:author="Molly McEvilley" w:date="2023-07-04T08:39:00Z"/>
                <w:rFonts w:cstheme="minorHAnsi"/>
              </w:rPr>
            </w:pPr>
            <w:del w:id="5732" w:author="Molly McEvilley" w:date="2023-07-04T08:39:00Z">
              <w:r w:rsidRPr="00211B09" w:rsidDel="00153B9A">
                <w:rPr>
                  <w:rFonts w:cstheme="minorHAnsi"/>
                  <w:b/>
                </w:rPr>
                <w:delText>ExitTo</w:delText>
              </w:r>
              <w:r w:rsidRPr="00211B09" w:rsidDel="00153B9A">
                <w:rPr>
                  <w:rFonts w:cstheme="minorHAnsi"/>
                </w:rPr>
                <w:delText xml:space="preserve"> = 12</w:delText>
              </w:r>
              <w:bookmarkStart w:id="5733" w:name="_Toc140490057"/>
              <w:bookmarkEnd w:id="5733"/>
            </w:del>
          </w:p>
        </w:tc>
        <w:tc>
          <w:tcPr>
            <w:tcW w:w="1582" w:type="dxa"/>
          </w:tcPr>
          <w:p w14:paraId="714217C6" w14:textId="42A18FC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34" w:author="Molly McEvilley" w:date="2023-07-04T08:39:00Z"/>
                <w:rFonts w:cstheme="minorHAnsi"/>
              </w:rPr>
            </w:pPr>
            <w:del w:id="5735" w:author="Molly McEvilley" w:date="2023-07-04T08:39:00Z">
              <w:r w:rsidRPr="00211B09" w:rsidDel="00153B9A">
                <w:rPr>
                  <w:rFonts w:cstheme="minorHAnsi"/>
                </w:rPr>
                <w:delText>48</w:delText>
              </w:r>
              <w:bookmarkStart w:id="5736" w:name="_Toc140490058"/>
              <w:bookmarkEnd w:id="5736"/>
            </w:del>
          </w:p>
        </w:tc>
        <w:tc>
          <w:tcPr>
            <w:tcW w:w="962" w:type="dxa"/>
          </w:tcPr>
          <w:p w14:paraId="0F96EB1D" w14:textId="3F6EA16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37" w:author="Molly McEvilley" w:date="2023-07-04T08:39:00Z"/>
                <w:rFonts w:cstheme="minorHAnsi"/>
                <w:color w:val="000000"/>
              </w:rPr>
            </w:pPr>
            <w:del w:id="5738" w:author="Molly McEvilley" w:date="2023-07-04T08:39:00Z">
              <w:r w:rsidRPr="00211B09" w:rsidDel="00153B9A">
                <w:rPr>
                  <w:rFonts w:cstheme="minorHAnsi"/>
                </w:rPr>
                <w:delText>3</w:delText>
              </w:r>
              <w:bookmarkStart w:id="5739" w:name="_Toc140490059"/>
              <w:bookmarkEnd w:id="5739"/>
            </w:del>
          </w:p>
        </w:tc>
        <w:bookmarkStart w:id="5740" w:name="_Toc140490060"/>
        <w:bookmarkEnd w:id="5740"/>
      </w:tr>
      <w:tr w:rsidR="00617D0F" w:rsidRPr="00211B09" w:rsidDel="00153B9A" w14:paraId="3DB6B009" w14:textId="77777777" w:rsidTr="004C700D">
        <w:trPr>
          <w:cnfStyle w:val="000000010000" w:firstRow="0" w:lastRow="0" w:firstColumn="0" w:lastColumn="0" w:oddVBand="0" w:evenVBand="0" w:oddHBand="0" w:evenHBand="1" w:firstRowFirstColumn="0" w:firstRowLastColumn="0" w:lastRowFirstColumn="0" w:lastRowLastColumn="0"/>
          <w:trHeight w:val="216"/>
          <w:del w:id="5741"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752F6D54" w14:textId="0CF8D783" w:rsidR="003F3890" w:rsidRPr="00211B09" w:rsidDel="00153B9A" w:rsidRDefault="003F3890" w:rsidP="00F6016E">
            <w:pPr>
              <w:spacing w:before="0" w:after="0"/>
              <w:rPr>
                <w:del w:id="5742" w:author="Molly McEvilley" w:date="2023-07-04T08:39:00Z"/>
                <w:rFonts w:cstheme="minorHAnsi"/>
              </w:rPr>
            </w:pPr>
            <w:del w:id="5743" w:author="Molly McEvilley" w:date="2023-07-04T08:39:00Z">
              <w:r w:rsidRPr="00211B09" w:rsidDel="00153B9A">
                <w:rPr>
                  <w:rFonts w:cstheme="minorHAnsi"/>
                </w:rPr>
                <w:delText xml:space="preserve">Days to return after Family </w:delText>
              </w:r>
            </w:del>
            <w:del w:id="5744" w:author="Molly McEvilley" w:date="2023-06-13T10:53:00Z">
              <w:r w:rsidRPr="00211B09" w:rsidDel="00C653C6">
                <w:rPr>
                  <w:rFonts w:cstheme="minorHAnsi"/>
                </w:rPr>
                <w:delText>-</w:delText>
              </w:r>
            </w:del>
            <w:del w:id="5745" w:author="Molly McEvilley" w:date="2023-07-04T08:39:00Z">
              <w:r w:rsidRPr="00211B09" w:rsidDel="00153B9A">
                <w:rPr>
                  <w:rFonts w:cstheme="minorHAnsi"/>
                </w:rPr>
                <w:delText xml:space="preserve"> temporary destination</w:delText>
              </w:r>
              <w:bookmarkStart w:id="5746" w:name="_Toc140490061"/>
              <w:bookmarkEnd w:id="5746"/>
            </w:del>
          </w:p>
        </w:tc>
        <w:tc>
          <w:tcPr>
            <w:tcW w:w="5528" w:type="dxa"/>
            <w:noWrap/>
          </w:tcPr>
          <w:p w14:paraId="37822D52" w14:textId="418BE9E3"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47" w:author="Molly McEvilley" w:date="2023-07-04T08:39:00Z"/>
                <w:rFonts w:cstheme="minorHAnsi"/>
              </w:rPr>
            </w:pPr>
            <w:del w:id="5748" w:author="Molly McEvilley" w:date="2023-07-04T08:39:00Z">
              <w:r w:rsidRPr="00211B09" w:rsidDel="00153B9A">
                <w:rPr>
                  <w:rFonts w:cstheme="minorHAnsi"/>
                  <w:b/>
                </w:rPr>
                <w:delText>ExitTo</w:delText>
              </w:r>
              <w:r w:rsidRPr="00211B09" w:rsidDel="00153B9A">
                <w:rPr>
                  <w:rFonts w:cstheme="minorHAnsi"/>
                </w:rPr>
                <w:delText xml:space="preserve"> = 13</w:delText>
              </w:r>
              <w:bookmarkStart w:id="5749" w:name="_Toc140490062"/>
              <w:bookmarkEnd w:id="5749"/>
            </w:del>
          </w:p>
        </w:tc>
        <w:tc>
          <w:tcPr>
            <w:tcW w:w="1582" w:type="dxa"/>
          </w:tcPr>
          <w:p w14:paraId="18117BBB" w14:textId="0817A2D7"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50" w:author="Molly McEvilley" w:date="2023-07-04T08:39:00Z"/>
                <w:rFonts w:cstheme="minorHAnsi"/>
              </w:rPr>
            </w:pPr>
            <w:del w:id="5751" w:author="Molly McEvilley" w:date="2023-07-04T08:39:00Z">
              <w:r w:rsidRPr="00211B09" w:rsidDel="00153B9A">
                <w:rPr>
                  <w:rFonts w:cstheme="minorHAnsi"/>
                </w:rPr>
                <w:delText>49</w:delText>
              </w:r>
              <w:bookmarkStart w:id="5752" w:name="_Toc140490063"/>
              <w:bookmarkEnd w:id="5752"/>
            </w:del>
          </w:p>
        </w:tc>
        <w:tc>
          <w:tcPr>
            <w:tcW w:w="962" w:type="dxa"/>
          </w:tcPr>
          <w:p w14:paraId="71C47FB6" w14:textId="515EECB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53" w:author="Molly McEvilley" w:date="2023-07-04T08:39:00Z"/>
                <w:rFonts w:cstheme="minorHAnsi"/>
                <w:color w:val="000000"/>
              </w:rPr>
            </w:pPr>
            <w:del w:id="5754" w:author="Molly McEvilley" w:date="2023-07-04T08:39:00Z">
              <w:r w:rsidRPr="00211B09" w:rsidDel="00153B9A">
                <w:rPr>
                  <w:rFonts w:cstheme="minorHAnsi"/>
                </w:rPr>
                <w:delText>3</w:delText>
              </w:r>
              <w:bookmarkStart w:id="5755" w:name="_Toc140490064"/>
              <w:bookmarkEnd w:id="5755"/>
            </w:del>
          </w:p>
        </w:tc>
        <w:bookmarkStart w:id="5756" w:name="_Toc140490065"/>
        <w:bookmarkEnd w:id="5756"/>
      </w:tr>
      <w:tr w:rsidR="003F3890" w:rsidRPr="00211B09" w:rsidDel="00153B9A" w14:paraId="543CB1C6" w14:textId="48D3F8B8" w:rsidTr="00277F30">
        <w:trPr>
          <w:cnfStyle w:val="000000100000" w:firstRow="0" w:lastRow="0" w:firstColumn="0" w:lastColumn="0" w:oddVBand="0" w:evenVBand="0" w:oddHBand="1" w:evenHBand="0" w:firstRowFirstColumn="0" w:firstRowLastColumn="0" w:lastRowFirstColumn="0" w:lastRowLastColumn="0"/>
          <w:trHeight w:val="216"/>
          <w:del w:id="5757"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1501B064" w14:textId="684BCFB6" w:rsidR="003F3890" w:rsidRPr="00211B09" w:rsidDel="00153B9A" w:rsidRDefault="003F3890" w:rsidP="00F6016E">
            <w:pPr>
              <w:spacing w:before="0" w:after="0"/>
              <w:rPr>
                <w:del w:id="5758" w:author="Molly McEvilley" w:date="2023-07-04T08:39:00Z"/>
                <w:rFonts w:cstheme="minorHAnsi"/>
              </w:rPr>
            </w:pPr>
            <w:del w:id="5759" w:author="Molly McEvilley" w:date="2023-07-04T08:39:00Z">
              <w:r w:rsidRPr="00211B09" w:rsidDel="00153B9A">
                <w:rPr>
                  <w:rFonts w:cstheme="minorHAnsi"/>
                </w:rPr>
                <w:delText xml:space="preserve">Days to return after Friends </w:delText>
              </w:r>
            </w:del>
            <w:del w:id="5760" w:author="Molly McEvilley" w:date="2023-06-13T10:53:00Z">
              <w:r w:rsidRPr="00211B09" w:rsidDel="00C653C6">
                <w:rPr>
                  <w:rFonts w:cstheme="minorHAnsi"/>
                </w:rPr>
                <w:delText>-</w:delText>
              </w:r>
            </w:del>
            <w:del w:id="5761" w:author="Molly McEvilley" w:date="2023-07-04T08:39:00Z">
              <w:r w:rsidRPr="00211B09" w:rsidDel="00153B9A">
                <w:rPr>
                  <w:rFonts w:cstheme="minorHAnsi"/>
                </w:rPr>
                <w:delText xml:space="preserve"> temporary destination</w:delText>
              </w:r>
              <w:bookmarkStart w:id="5762" w:name="_Toc140490066"/>
              <w:bookmarkEnd w:id="5762"/>
            </w:del>
          </w:p>
        </w:tc>
        <w:tc>
          <w:tcPr>
            <w:tcW w:w="5528" w:type="dxa"/>
            <w:noWrap/>
          </w:tcPr>
          <w:p w14:paraId="7CD89C94" w14:textId="7F256AE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63" w:author="Molly McEvilley" w:date="2023-07-04T08:39:00Z"/>
                <w:rFonts w:cstheme="minorHAnsi"/>
              </w:rPr>
            </w:pPr>
            <w:del w:id="5764" w:author="Molly McEvilley" w:date="2023-07-04T08:39:00Z">
              <w:r w:rsidRPr="00211B09" w:rsidDel="00153B9A">
                <w:rPr>
                  <w:rFonts w:cstheme="minorHAnsi"/>
                  <w:b/>
                </w:rPr>
                <w:delText>ExitTo</w:delText>
              </w:r>
              <w:r w:rsidRPr="00211B09" w:rsidDel="00153B9A">
                <w:rPr>
                  <w:rFonts w:cstheme="minorHAnsi"/>
                </w:rPr>
                <w:delText xml:space="preserve"> = 14</w:delText>
              </w:r>
              <w:bookmarkStart w:id="5765" w:name="_Toc140490067"/>
              <w:bookmarkEnd w:id="5765"/>
            </w:del>
          </w:p>
        </w:tc>
        <w:tc>
          <w:tcPr>
            <w:tcW w:w="1582" w:type="dxa"/>
          </w:tcPr>
          <w:p w14:paraId="1CFBD912" w14:textId="70DF27C9"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66" w:author="Molly McEvilley" w:date="2023-07-04T08:39:00Z"/>
                <w:rFonts w:cstheme="minorHAnsi"/>
              </w:rPr>
            </w:pPr>
            <w:del w:id="5767" w:author="Molly McEvilley" w:date="2023-07-04T08:39:00Z">
              <w:r w:rsidRPr="00211B09" w:rsidDel="00153B9A">
                <w:rPr>
                  <w:rFonts w:cstheme="minorHAnsi"/>
                </w:rPr>
                <w:delText>50</w:delText>
              </w:r>
              <w:bookmarkStart w:id="5768" w:name="_Toc140490068"/>
              <w:bookmarkEnd w:id="5768"/>
            </w:del>
          </w:p>
        </w:tc>
        <w:tc>
          <w:tcPr>
            <w:tcW w:w="962" w:type="dxa"/>
          </w:tcPr>
          <w:p w14:paraId="04C35265" w14:textId="55A57DB2"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69" w:author="Molly McEvilley" w:date="2023-07-04T08:39:00Z"/>
                <w:rFonts w:cstheme="minorHAnsi"/>
                <w:color w:val="000000"/>
              </w:rPr>
            </w:pPr>
            <w:del w:id="5770" w:author="Molly McEvilley" w:date="2023-07-04T08:39:00Z">
              <w:r w:rsidRPr="00211B09" w:rsidDel="00153B9A">
                <w:rPr>
                  <w:rFonts w:cstheme="minorHAnsi"/>
                </w:rPr>
                <w:delText>3</w:delText>
              </w:r>
              <w:bookmarkStart w:id="5771" w:name="_Toc140490069"/>
              <w:bookmarkEnd w:id="5771"/>
            </w:del>
          </w:p>
        </w:tc>
        <w:bookmarkStart w:id="5772" w:name="_Toc140490070"/>
        <w:bookmarkEnd w:id="5772"/>
      </w:tr>
      <w:tr w:rsidR="00617D0F" w:rsidRPr="00211B09" w:rsidDel="00153B9A" w14:paraId="248C12ED" w14:textId="77777777" w:rsidTr="004C700D">
        <w:trPr>
          <w:cnfStyle w:val="000000010000" w:firstRow="0" w:lastRow="0" w:firstColumn="0" w:lastColumn="0" w:oddVBand="0" w:evenVBand="0" w:oddHBand="0" w:evenHBand="1" w:firstRowFirstColumn="0" w:firstRowLastColumn="0" w:lastRowFirstColumn="0" w:lastRowLastColumn="0"/>
          <w:trHeight w:val="216"/>
          <w:del w:id="5773"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377CE4E7" w14:textId="2E21B6B6" w:rsidR="003F3890" w:rsidRPr="00211B09" w:rsidDel="00153B9A" w:rsidRDefault="003F3890" w:rsidP="00F6016E">
            <w:pPr>
              <w:spacing w:before="0" w:after="0"/>
              <w:rPr>
                <w:del w:id="5774" w:author="Molly McEvilley" w:date="2023-07-04T08:39:00Z"/>
                <w:rFonts w:cstheme="minorHAnsi"/>
              </w:rPr>
            </w:pPr>
            <w:del w:id="5775" w:author="Molly McEvilley" w:date="2023-07-04T08:39:00Z">
              <w:r w:rsidRPr="00211B09" w:rsidDel="00153B9A">
                <w:rPr>
                  <w:rFonts w:cstheme="minorHAnsi"/>
                </w:rPr>
                <w:delText>Days to return after Deceased destination</w:delText>
              </w:r>
              <w:bookmarkStart w:id="5776" w:name="_Toc140490071"/>
              <w:bookmarkEnd w:id="5776"/>
            </w:del>
          </w:p>
        </w:tc>
        <w:tc>
          <w:tcPr>
            <w:tcW w:w="5528" w:type="dxa"/>
            <w:noWrap/>
          </w:tcPr>
          <w:p w14:paraId="4D6641F1" w14:textId="414390E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77" w:author="Molly McEvilley" w:date="2023-07-04T08:39:00Z"/>
                <w:rFonts w:cstheme="minorHAnsi"/>
              </w:rPr>
            </w:pPr>
            <w:del w:id="5778" w:author="Molly McEvilley" w:date="2023-07-04T08:39:00Z">
              <w:r w:rsidRPr="00211B09" w:rsidDel="00153B9A">
                <w:rPr>
                  <w:rFonts w:cstheme="minorHAnsi"/>
                  <w:b/>
                </w:rPr>
                <w:delText>ExitTo</w:delText>
              </w:r>
              <w:r w:rsidRPr="00211B09" w:rsidDel="00153B9A">
                <w:rPr>
                  <w:rFonts w:cstheme="minorHAnsi"/>
                </w:rPr>
                <w:delText xml:space="preserve"> = 15</w:delText>
              </w:r>
              <w:bookmarkStart w:id="5779" w:name="_Toc140490072"/>
              <w:bookmarkEnd w:id="5779"/>
            </w:del>
          </w:p>
        </w:tc>
        <w:tc>
          <w:tcPr>
            <w:tcW w:w="1582" w:type="dxa"/>
          </w:tcPr>
          <w:p w14:paraId="66FC9417" w14:textId="3443B78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80" w:author="Molly McEvilley" w:date="2023-07-04T08:39:00Z"/>
                <w:rFonts w:cstheme="minorHAnsi"/>
              </w:rPr>
            </w:pPr>
            <w:del w:id="5781" w:author="Molly McEvilley" w:date="2023-07-04T08:39:00Z">
              <w:r w:rsidRPr="00211B09" w:rsidDel="00153B9A">
                <w:rPr>
                  <w:rFonts w:cstheme="minorHAnsi"/>
                </w:rPr>
                <w:delText>51</w:delText>
              </w:r>
              <w:bookmarkStart w:id="5782" w:name="_Toc140490073"/>
              <w:bookmarkEnd w:id="5782"/>
            </w:del>
          </w:p>
        </w:tc>
        <w:tc>
          <w:tcPr>
            <w:tcW w:w="962" w:type="dxa"/>
          </w:tcPr>
          <w:p w14:paraId="02CA1285" w14:textId="72B51D2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83" w:author="Molly McEvilley" w:date="2023-07-04T08:39:00Z"/>
                <w:rFonts w:cstheme="minorHAnsi"/>
                <w:color w:val="000000"/>
              </w:rPr>
            </w:pPr>
            <w:del w:id="5784" w:author="Molly McEvilley" w:date="2023-07-04T08:39:00Z">
              <w:r w:rsidRPr="00211B09" w:rsidDel="00153B9A">
                <w:rPr>
                  <w:rFonts w:cstheme="minorHAnsi"/>
                </w:rPr>
                <w:delText>4</w:delText>
              </w:r>
              <w:bookmarkStart w:id="5785" w:name="_Toc140490074"/>
              <w:bookmarkEnd w:id="5785"/>
            </w:del>
          </w:p>
        </w:tc>
        <w:bookmarkStart w:id="5786" w:name="_Toc140490075"/>
        <w:bookmarkEnd w:id="5786"/>
      </w:tr>
      <w:tr w:rsidR="003F3890" w:rsidRPr="00211B09" w:rsidDel="00153B9A" w14:paraId="3CB8B02B" w14:textId="36030772" w:rsidTr="00277F30">
        <w:trPr>
          <w:cnfStyle w:val="000000100000" w:firstRow="0" w:lastRow="0" w:firstColumn="0" w:lastColumn="0" w:oddVBand="0" w:evenVBand="0" w:oddHBand="1" w:evenHBand="0" w:firstRowFirstColumn="0" w:firstRowLastColumn="0" w:lastRowFirstColumn="0" w:lastRowLastColumn="0"/>
          <w:trHeight w:val="216"/>
          <w:del w:id="5787"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1E4500BF" w14:textId="5AE68495" w:rsidR="003F3890" w:rsidRPr="00211B09" w:rsidDel="00153B9A" w:rsidRDefault="003F3890" w:rsidP="00F6016E">
            <w:pPr>
              <w:spacing w:before="0" w:after="0"/>
              <w:rPr>
                <w:del w:id="5788" w:author="Molly McEvilley" w:date="2023-07-04T08:39:00Z"/>
                <w:rFonts w:cstheme="minorHAnsi"/>
              </w:rPr>
            </w:pPr>
            <w:del w:id="5789" w:author="Molly McEvilley" w:date="2023-07-04T08:39:00Z">
              <w:r w:rsidRPr="00211B09" w:rsidDel="00153B9A">
                <w:rPr>
                  <w:rFonts w:cstheme="minorHAnsi"/>
                </w:rPr>
                <w:delText>Days to return after Unknown destination</w:delText>
              </w:r>
              <w:bookmarkStart w:id="5790" w:name="_Toc140490076"/>
              <w:bookmarkEnd w:id="5790"/>
            </w:del>
          </w:p>
        </w:tc>
        <w:tc>
          <w:tcPr>
            <w:tcW w:w="5528" w:type="dxa"/>
            <w:noWrap/>
          </w:tcPr>
          <w:p w14:paraId="583A69DD" w14:textId="5EE8499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91" w:author="Molly McEvilley" w:date="2023-07-04T08:39:00Z"/>
                <w:rFonts w:cstheme="minorHAnsi"/>
                <w:b/>
              </w:rPr>
            </w:pPr>
            <w:del w:id="5792" w:author="Molly McEvilley" w:date="2023-07-04T08:39:00Z">
              <w:r w:rsidRPr="00211B09" w:rsidDel="00153B9A">
                <w:rPr>
                  <w:rFonts w:cstheme="minorHAnsi"/>
                  <w:b/>
                </w:rPr>
                <w:delText>ExitTo</w:delText>
              </w:r>
              <w:r w:rsidRPr="00211B09" w:rsidDel="00153B9A">
                <w:rPr>
                  <w:rFonts w:cstheme="minorHAnsi"/>
                </w:rPr>
                <w:delText xml:space="preserve"> = 99</w:delText>
              </w:r>
              <w:bookmarkStart w:id="5793" w:name="_Toc140490077"/>
              <w:bookmarkEnd w:id="5793"/>
            </w:del>
          </w:p>
        </w:tc>
        <w:tc>
          <w:tcPr>
            <w:tcW w:w="1582" w:type="dxa"/>
          </w:tcPr>
          <w:p w14:paraId="53FC3241" w14:textId="1436346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94" w:author="Molly McEvilley" w:date="2023-07-04T08:39:00Z"/>
                <w:rFonts w:cstheme="minorHAnsi"/>
              </w:rPr>
            </w:pPr>
            <w:del w:id="5795" w:author="Molly McEvilley" w:date="2023-07-04T08:39:00Z">
              <w:r w:rsidRPr="00211B09" w:rsidDel="00153B9A">
                <w:rPr>
                  <w:rFonts w:cstheme="minorHAnsi"/>
                </w:rPr>
                <w:delText>52</w:delText>
              </w:r>
              <w:bookmarkStart w:id="5796" w:name="_Toc140490078"/>
              <w:bookmarkEnd w:id="5796"/>
            </w:del>
          </w:p>
        </w:tc>
        <w:tc>
          <w:tcPr>
            <w:tcW w:w="962" w:type="dxa"/>
          </w:tcPr>
          <w:p w14:paraId="0D20C1D5" w14:textId="29337457"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97" w:author="Molly McEvilley" w:date="2023-07-04T08:39:00Z"/>
                <w:rFonts w:cstheme="minorHAnsi"/>
                <w:color w:val="000000"/>
              </w:rPr>
            </w:pPr>
            <w:del w:id="5798" w:author="Molly McEvilley" w:date="2023-07-04T08:39:00Z">
              <w:r w:rsidRPr="00211B09" w:rsidDel="00153B9A">
                <w:rPr>
                  <w:rFonts w:cstheme="minorHAnsi"/>
                </w:rPr>
                <w:delText>4</w:delText>
              </w:r>
              <w:bookmarkStart w:id="5799" w:name="_Toc140490079"/>
              <w:bookmarkEnd w:id="5799"/>
            </w:del>
          </w:p>
        </w:tc>
        <w:bookmarkStart w:id="5800" w:name="_Toc140490080"/>
        <w:bookmarkEnd w:id="5800"/>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5801" w:name="_Toc31198792"/>
      <w:bookmarkStart w:id="5802" w:name="_Toc37849817"/>
      <w:bookmarkStart w:id="5803" w:name="_Toc499292041"/>
      <w:bookmarkStart w:id="5804" w:name="_Toc499544003"/>
      <w:bookmarkStart w:id="5805" w:name="_Toc506721219"/>
      <w:bookmarkEnd w:id="5801"/>
    </w:p>
    <w:p w14:paraId="14F8F368" w14:textId="6E50B1EF" w:rsidR="00E86581" w:rsidRDefault="00E86581" w:rsidP="00E86581">
      <w:pPr>
        <w:pStyle w:val="Heading1"/>
      </w:pPr>
      <w:bookmarkStart w:id="5806" w:name="_Toc140490081"/>
      <w:r>
        <w:lastRenderedPageBreak/>
        <w:t xml:space="preserve">HMIS Business Logic:  </w:t>
      </w:r>
      <w:proofErr w:type="spellStart"/>
      <w:r>
        <w:t>LSACalculated</w:t>
      </w:r>
      <w:proofErr w:type="spellEnd"/>
      <w:r>
        <w:t xml:space="preserve"> AHAR Counts</w:t>
      </w:r>
      <w:bookmarkEnd w:id="5806"/>
    </w:p>
    <w:p w14:paraId="75CA130C" w14:textId="77777777" w:rsidR="00D3069A" w:rsidRDefault="00D3069A" w:rsidP="00D3069A">
      <w:pPr>
        <w:pStyle w:val="Heading2"/>
      </w:pPr>
      <w:bookmarkStart w:id="5807" w:name="_Toc78368848"/>
      <w:bookmarkStart w:id="5808" w:name="_Toc140490082"/>
      <w:r>
        <w:t xml:space="preserve">Report Rows for </w:t>
      </w:r>
      <w:proofErr w:type="spellStart"/>
      <w:r>
        <w:t>LSACalculated</w:t>
      </w:r>
      <w:proofErr w:type="spellEnd"/>
      <w:r>
        <w:t xml:space="preserve"> Counts</w:t>
      </w:r>
      <w:bookmarkEnd w:id="5807"/>
      <w:bookmarkEnd w:id="5808"/>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5809" w:name="_Toc78368849"/>
    </w:p>
    <w:p w14:paraId="787A1976" w14:textId="502CD320" w:rsidR="00D3069A" w:rsidRDefault="00D3069A" w:rsidP="00D3069A">
      <w:pPr>
        <w:pStyle w:val="Heading2"/>
      </w:pPr>
      <w:bookmarkStart w:id="5810" w:name="_Toc140490083"/>
      <w:r>
        <w:t xml:space="preserve">Identify Active and Point in Time Cohorts for </w:t>
      </w:r>
      <w:proofErr w:type="spellStart"/>
      <w:r>
        <w:t>LSACalculated</w:t>
      </w:r>
      <w:proofErr w:type="spellEnd"/>
      <w:r>
        <w:t xml:space="preserve"> AHAR Counts</w:t>
      </w:r>
      <w:bookmarkEnd w:id="5809"/>
      <w:bookmarkEnd w:id="5810"/>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proofErr w:type="spellStart"/>
            <w:r>
              <w:rPr>
                <w:b/>
                <w:bCs/>
              </w:rPr>
              <w:t>tlsa_CohortDates</w:t>
            </w:r>
            <w:proofErr w:type="spellEnd"/>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proofErr w:type="spellStart"/>
            <w:r w:rsidRPr="00947F08">
              <w:t>CohortStart</w:t>
            </w:r>
            <w:proofErr w:type="spellEnd"/>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proofErr w:type="spellStart"/>
            <w:r w:rsidRPr="00947F08">
              <w:t>CohortEnd</w:t>
            </w:r>
            <w:proofErr w:type="spellEnd"/>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proofErr w:type="spellStart"/>
            <w:r>
              <w:rPr>
                <w:b/>
                <w:bCs/>
              </w:rPr>
              <w:t>tlsa_Enrollment</w:t>
            </w:r>
            <w:proofErr w:type="spellEnd"/>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proofErr w:type="spellStart"/>
            <w:r>
              <w:rPr>
                <w:rFonts w:cstheme="minorHAnsi"/>
                <w:bCs/>
              </w:rPr>
              <w:t>EntryDate</w:t>
            </w:r>
            <w:proofErr w:type="spellEnd"/>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proofErr w:type="spellStart"/>
            <w:r>
              <w:rPr>
                <w:bCs/>
              </w:rPr>
              <w:t>ExitDate</w:t>
            </w:r>
            <w:proofErr w:type="spellEnd"/>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proofErr w:type="spellStart"/>
            <w:r w:rsidRPr="00845520">
              <w:rPr>
                <w:b/>
              </w:rPr>
              <w:t>hmis_Services</w:t>
            </w:r>
            <w:proofErr w:type="spellEnd"/>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proofErr w:type="spellStart"/>
            <w:r>
              <w:rPr>
                <w:bCs/>
              </w:rPr>
              <w:t>EnrollmentID</w:t>
            </w:r>
            <w:proofErr w:type="spellEnd"/>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6637BEC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039F49F1"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5811" w:name="_Toc78368888"/>
      <w:bookmarkStart w:id="5812" w:name="_Toc140490084"/>
      <w:r>
        <w:t>Counts of People and Households by Project and Household Characteristics</w:t>
      </w:r>
      <w:bookmarkEnd w:id="5811"/>
      <w:bookmarkEnd w:id="581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9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">
                <v:shape id="AutoShape 15" o:spid="_x0000_s149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v:textbox>
                </v:shape>
                <v:shape id="AutoShape 390" o:spid="_x0000_s149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50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0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0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0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0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proofErr w:type="spellStart"/>
            <w:r w:rsidRPr="00845520">
              <w:t>PITOctober</w:t>
            </w:r>
            <w:proofErr w:type="spellEnd"/>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proofErr w:type="spellStart"/>
            <w:r w:rsidRPr="00845520">
              <w:t>PITJanuary</w:t>
            </w:r>
            <w:proofErr w:type="spellEnd"/>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proofErr w:type="spellStart"/>
            <w:r w:rsidRPr="00845520">
              <w:t>PITApril</w:t>
            </w:r>
            <w:proofErr w:type="spellEnd"/>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proofErr w:type="spellStart"/>
            <w:r w:rsidRPr="00845520">
              <w:t>PITJuly</w:t>
            </w:r>
            <w:proofErr w:type="spellEnd"/>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proofErr w:type="spellStart"/>
            <w:r w:rsidRPr="00845520">
              <w:rPr>
                <w:b/>
                <w:bCs/>
              </w:rPr>
              <w:t>tlsa_HHID</w:t>
            </w:r>
            <w:proofErr w:type="spellEnd"/>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proofErr w:type="spellStart"/>
            <w:r>
              <w:t>ActiveHHType</w:t>
            </w:r>
            <w:proofErr w:type="spellEnd"/>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proofErr w:type="spellStart"/>
            <w:r>
              <w:t>ProjectID</w:t>
            </w:r>
            <w:proofErr w:type="spellEnd"/>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proofErr w:type="spellStart"/>
            <w:r>
              <w:t>LSA</w:t>
            </w:r>
            <w:r w:rsidR="003C3461">
              <w:t>ProjectType</w:t>
            </w:r>
            <w:proofErr w:type="spellEnd"/>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proofErr w:type="spellStart"/>
            <w:r w:rsidRPr="00246D5B">
              <w:t>HHChronic</w:t>
            </w:r>
            <w:proofErr w:type="spellEnd"/>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proofErr w:type="spellStart"/>
            <w:r w:rsidRPr="00845520">
              <w:rPr>
                <w:bCs/>
              </w:rPr>
              <w:t>HHVet</w:t>
            </w:r>
            <w:proofErr w:type="spellEnd"/>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proofErr w:type="spellStart"/>
            <w:r w:rsidRPr="00845520">
              <w:rPr>
                <w:bCs/>
              </w:rPr>
              <w:t>HHAdultAge</w:t>
            </w:r>
            <w:proofErr w:type="spellEnd"/>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proofErr w:type="spellStart"/>
            <w:r w:rsidRPr="00845520">
              <w:rPr>
                <w:bCs/>
              </w:rPr>
              <w:t>HHParent</w:t>
            </w:r>
            <w:proofErr w:type="spellEnd"/>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proofErr w:type="spellStart"/>
            <w:r>
              <w:rPr>
                <w:bCs/>
              </w:rPr>
              <w:t>HHFleeingDV</w:t>
            </w:r>
            <w:proofErr w:type="spellEnd"/>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proofErr w:type="spellStart"/>
            <w:r w:rsidRPr="003A0FA0">
              <w:t>ReportID</w:t>
            </w:r>
            <w:proofErr w:type="spellEnd"/>
          </w:p>
        </w:tc>
        <w:tc>
          <w:tcPr>
            <w:tcW w:w="7915" w:type="dxa"/>
          </w:tcPr>
          <w:p w14:paraId="0531C045" w14:textId="77777777" w:rsidR="003C3461" w:rsidRPr="003A0FA0" w:rsidRDefault="003C3461" w:rsidP="0030339F">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622"/>
        <w:gridCol w:w="3026"/>
        <w:gridCol w:w="1522"/>
        <w:gridCol w:w="4185"/>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5459FDAD" w:rsidR="003C3461" w:rsidRPr="00947F08" w:rsidRDefault="003C3461" w:rsidP="0030339F">
            <w:pPr>
              <w:spacing w:before="0" w:after="0" w:line="240" w:lineRule="auto"/>
              <w:jc w:val="right"/>
              <w:rPr>
                <w:rFonts w:cstheme="minorHAnsi"/>
                <w:color w:val="000000"/>
              </w:rPr>
            </w:pPr>
            <w:del w:id="5813" w:author="Molly McEvilley" w:date="2023-06-30T22:42:00Z">
              <w:r w:rsidRPr="00947F08" w:rsidDel="00342172">
                <w:rPr>
                  <w:rFonts w:cstheme="minorHAnsi"/>
                  <w:color w:val="000000"/>
                </w:rPr>
                <w:delText>34</w:delText>
              </w:r>
            </w:del>
            <w:ins w:id="5814" w:author="Molly McEvilley" w:date="2023-06-30T22:42:00Z">
              <w:r w:rsidR="00342172">
                <w:rPr>
                  <w:rFonts w:cstheme="minorHAnsi"/>
                  <w:color w:val="000000"/>
                </w:rPr>
                <w:t>45</w:t>
              </w:r>
            </w:ins>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2F60F1F7" w:rsidR="003C3461" w:rsidRPr="00947F08" w:rsidRDefault="003C3461" w:rsidP="0030339F">
            <w:pPr>
              <w:spacing w:before="0" w:after="0" w:line="240" w:lineRule="auto"/>
              <w:jc w:val="right"/>
              <w:rPr>
                <w:rFonts w:cstheme="minorHAnsi"/>
                <w:color w:val="000000"/>
              </w:rPr>
            </w:pPr>
            <w:del w:id="5815" w:author="Molly McEvilley" w:date="2023-06-30T22:42:00Z">
              <w:r w:rsidRPr="00947F08" w:rsidDel="00342172">
                <w:rPr>
                  <w:rFonts w:cstheme="minorHAnsi"/>
                  <w:color w:val="000000"/>
                </w:rPr>
                <w:delText>35</w:delText>
              </w:r>
            </w:del>
            <w:ins w:id="5816" w:author="Molly McEvilley" w:date="2023-06-30T22:42:00Z">
              <w:r w:rsidR="00342172">
                <w:rPr>
                  <w:rFonts w:cstheme="minorHAnsi"/>
                  <w:color w:val="000000"/>
                </w:rPr>
                <w:t>46</w:t>
              </w:r>
            </w:ins>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ins w:id="5817" w:author="Molly McEvilley" w:date="2023-07-04T10:55:00Z"/>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ins w:id="5818" w:author="Molly McEvilley" w:date="2023-07-04T10:55:00Z"/>
                <w:rFonts w:cstheme="minorHAnsi"/>
                <w:color w:val="000000"/>
              </w:rPr>
            </w:pPr>
            <w:ins w:id="5819" w:author="Jules Brown" w:date="2023-07-15T10:23:00Z">
              <w:r>
                <w:rPr>
                  <w:rFonts w:cstheme="minorHAnsi"/>
                  <w:color w:val="000000"/>
                </w:rPr>
                <w:t>48</w:t>
              </w:r>
            </w:ins>
          </w:p>
        </w:tc>
        <w:tc>
          <w:tcPr>
            <w:tcW w:w="3026" w:type="dxa"/>
            <w:noWrap/>
          </w:tcPr>
          <w:p w14:paraId="745F7A79" w14:textId="52CFF477"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5820" w:author="Molly McEvilley" w:date="2023-07-04T10:55:00Z"/>
                <w:rFonts w:cstheme="minorHAnsi"/>
                <w:color w:val="000000"/>
              </w:rPr>
            </w:pPr>
            <w:ins w:id="5821" w:author="Molly McEvilley" w:date="2023-07-04T10:55:00Z">
              <w:r>
                <w:rPr>
                  <w:rFonts w:cstheme="minorHAnsi"/>
                  <w:color w:val="000000"/>
                </w:rPr>
                <w:t>Domestic Violence Survivors Not Currently Fleeing</w:t>
              </w:r>
            </w:ins>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5822" w:author="Molly McEvilley" w:date="2023-07-04T10:55:00Z"/>
                <w:rFonts w:cstheme="minorHAnsi"/>
                <w:color w:val="000000"/>
              </w:rPr>
            </w:pPr>
            <w:ins w:id="5823" w:author="Molly McEvilley" w:date="2023-07-04T10:55:00Z">
              <w:r w:rsidRPr="00947F08">
                <w:rPr>
                  <w:rFonts w:cstheme="minorHAnsi"/>
                  <w:color w:val="000000"/>
                </w:rPr>
                <w:t>0,1,2,3,99</w:t>
              </w:r>
            </w:ins>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5824" w:author="Molly McEvilley" w:date="2023-07-04T10:55:00Z"/>
                <w:rFonts w:cstheme="minorHAnsi"/>
                <w:b/>
                <w:bCs/>
                <w:color w:val="000000"/>
              </w:rPr>
            </w:pPr>
            <w:proofErr w:type="spellStart"/>
            <w:ins w:id="5825" w:author="Molly McEvilley" w:date="2023-07-04T10:55:00Z">
              <w:r w:rsidRPr="00947F08">
                <w:rPr>
                  <w:rFonts w:cstheme="minorHAnsi"/>
                  <w:b/>
                  <w:bCs/>
                  <w:color w:val="000000"/>
                </w:rPr>
                <w:t>HHFleeingDV</w:t>
              </w:r>
              <w:proofErr w:type="spellEnd"/>
              <w:r w:rsidRPr="00947F08">
                <w:rPr>
                  <w:rFonts w:cstheme="minorHAnsi"/>
                  <w:color w:val="000000"/>
                </w:rPr>
                <w:t xml:space="preserve"> = </w:t>
              </w:r>
              <w:r>
                <w:rPr>
                  <w:rFonts w:cstheme="minorHAnsi"/>
                  <w:color w:val="000000"/>
                </w:rPr>
                <w:t>2</w:t>
              </w:r>
            </w:ins>
          </w:p>
        </w:tc>
      </w:tr>
    </w:tbl>
    <w:p w14:paraId="106DBCB1" w14:textId="63D51C0E" w:rsidR="00864BAE" w:rsidRDefault="00864BAE" w:rsidP="0088191A">
      <w:pPr>
        <w:pStyle w:val="Heading2"/>
      </w:pPr>
      <w:bookmarkStart w:id="5826" w:name="_Toc525229521"/>
      <w:bookmarkStart w:id="5827" w:name="_Toc525229522"/>
      <w:bookmarkStart w:id="5828" w:name="_Toc525229523"/>
      <w:bookmarkStart w:id="5829" w:name="_Toc525229524"/>
      <w:bookmarkStart w:id="5830" w:name="_Toc525229525"/>
      <w:bookmarkStart w:id="5831" w:name="_Toc525229526"/>
      <w:bookmarkStart w:id="5832" w:name="_Toc525229527"/>
      <w:bookmarkStart w:id="5833" w:name="_Toc525229553"/>
      <w:bookmarkStart w:id="5834" w:name="_Toc525229554"/>
      <w:bookmarkStart w:id="5835" w:name="_Toc525229555"/>
      <w:bookmarkStart w:id="5836" w:name="_Toc525229556"/>
      <w:bookmarkStart w:id="5837" w:name="_Toc525229557"/>
      <w:bookmarkStart w:id="5838" w:name="_Toc525229558"/>
      <w:bookmarkStart w:id="5839" w:name="_Toc525229559"/>
      <w:bookmarkStart w:id="5840" w:name="_Toc525229585"/>
      <w:bookmarkStart w:id="5841" w:name="_Toc525229586"/>
      <w:bookmarkStart w:id="5842" w:name="_Toc525229587"/>
      <w:bookmarkStart w:id="5843" w:name="_Toc525229588"/>
      <w:bookmarkStart w:id="5844" w:name="_Toc525229589"/>
      <w:bookmarkStart w:id="5845" w:name="_Toc525229590"/>
      <w:bookmarkStart w:id="5846" w:name="_Toc525229591"/>
      <w:bookmarkStart w:id="5847" w:name="_Toc525229617"/>
      <w:bookmarkStart w:id="5848" w:name="_Toc525229618"/>
      <w:bookmarkStart w:id="5849" w:name="_Toc525229619"/>
      <w:bookmarkStart w:id="5850" w:name="_Toc525229620"/>
      <w:bookmarkStart w:id="5851" w:name="_Toc525229621"/>
      <w:bookmarkStart w:id="5852" w:name="_Toc525229622"/>
      <w:bookmarkStart w:id="5853" w:name="_Toc525229623"/>
      <w:bookmarkStart w:id="5854" w:name="_Toc511744576"/>
      <w:bookmarkStart w:id="5855" w:name="_Toc511744577"/>
      <w:bookmarkStart w:id="5856" w:name="_Toc511744578"/>
      <w:bookmarkStart w:id="5857" w:name="_Toc511744579"/>
      <w:bookmarkStart w:id="5858" w:name="_Toc511744580"/>
      <w:bookmarkStart w:id="5859" w:name="_Toc511744581"/>
      <w:bookmarkStart w:id="5860" w:name="_Toc511744582"/>
      <w:bookmarkStart w:id="5861" w:name="_Toc511744591"/>
      <w:bookmarkStart w:id="5862" w:name="_Toc511744592"/>
      <w:bookmarkStart w:id="5863" w:name="_Toc511744593"/>
      <w:bookmarkStart w:id="5864" w:name="_Toc511744594"/>
      <w:bookmarkStart w:id="5865" w:name="_Toc511744595"/>
      <w:bookmarkStart w:id="5866" w:name="_Toc511744656"/>
      <w:bookmarkStart w:id="5867" w:name="_Toc511744657"/>
      <w:bookmarkStart w:id="5868" w:name="_Toc511744658"/>
      <w:bookmarkStart w:id="5869" w:name="_Toc511744659"/>
      <w:bookmarkStart w:id="5870" w:name="_Toc511744660"/>
      <w:bookmarkStart w:id="5871" w:name="_Toc511744661"/>
      <w:bookmarkStart w:id="5872" w:name="_Toc511744662"/>
      <w:bookmarkStart w:id="5873" w:name="_Toc511744663"/>
      <w:bookmarkStart w:id="5874" w:name="_Toc511182521"/>
      <w:bookmarkStart w:id="5875" w:name="_Toc37849821"/>
      <w:bookmarkStart w:id="5876" w:name="_Toc140490085"/>
      <w:bookmarkEnd w:id="5802"/>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r>
        <w:t>Get Counts of People by Project and Personal Characteristics</w:t>
      </w:r>
      <w:bookmarkEnd w:id="5875"/>
      <w:bookmarkEnd w:id="5876"/>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0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">
                <v:shape id="AutoShape 15" o:spid="_x0000_s150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1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v:textbox>
                </v:shape>
                <v:shape id="AutoShape 390" o:spid="_x0000_s151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1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1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1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proofErr w:type="spellStart"/>
            <w:r w:rsidRPr="00845520">
              <w:t>PITOctober</w:t>
            </w:r>
            <w:proofErr w:type="spellEnd"/>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proofErr w:type="spellStart"/>
            <w:r w:rsidRPr="00845520">
              <w:t>PITJanuary</w:t>
            </w:r>
            <w:proofErr w:type="spellEnd"/>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proofErr w:type="spellStart"/>
            <w:r w:rsidRPr="00845520">
              <w:t>PITApril</w:t>
            </w:r>
            <w:proofErr w:type="spellEnd"/>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proofErr w:type="spellStart"/>
            <w:r w:rsidRPr="00845520">
              <w:t>PITJuly</w:t>
            </w:r>
            <w:proofErr w:type="spellEnd"/>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proofErr w:type="spellStart"/>
            <w:r w:rsidRPr="00845520">
              <w:rPr>
                <w:b/>
                <w:bCs/>
              </w:rPr>
              <w:t>tlsa_HHID</w:t>
            </w:r>
            <w:proofErr w:type="spellEnd"/>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proofErr w:type="spellStart"/>
            <w:r>
              <w:t>ActiveHHType</w:t>
            </w:r>
            <w:proofErr w:type="spellEnd"/>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proofErr w:type="spellStart"/>
            <w:r>
              <w:t>ProjectID</w:t>
            </w:r>
            <w:proofErr w:type="spellEnd"/>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proofErr w:type="spellStart"/>
            <w:r>
              <w:t>LSA</w:t>
            </w:r>
            <w:r w:rsidR="00153611">
              <w:t>ProjectType</w:t>
            </w:r>
            <w:proofErr w:type="spellEnd"/>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proofErr w:type="spellStart"/>
            <w:r w:rsidRPr="00246D5B">
              <w:t>HHChronic</w:t>
            </w:r>
            <w:proofErr w:type="spellEnd"/>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proofErr w:type="spellStart"/>
            <w:r w:rsidRPr="00845520">
              <w:rPr>
                <w:bCs/>
              </w:rPr>
              <w:t>HHVet</w:t>
            </w:r>
            <w:proofErr w:type="spellEnd"/>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proofErr w:type="spellStart"/>
            <w:r w:rsidRPr="00845520">
              <w:rPr>
                <w:bCs/>
              </w:rPr>
              <w:t>HHAdultAge</w:t>
            </w:r>
            <w:proofErr w:type="spellEnd"/>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proofErr w:type="spellStart"/>
            <w:r w:rsidRPr="00845520">
              <w:rPr>
                <w:bCs/>
              </w:rPr>
              <w:t>HHParent</w:t>
            </w:r>
            <w:proofErr w:type="spellEnd"/>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proofErr w:type="spellStart"/>
            <w:r w:rsidRPr="003A0FA0">
              <w:t>ReportID</w:t>
            </w:r>
            <w:proofErr w:type="spellEnd"/>
          </w:p>
        </w:tc>
        <w:tc>
          <w:tcPr>
            <w:tcW w:w="7915" w:type="dxa"/>
          </w:tcPr>
          <w:p w14:paraId="19E1B593" w14:textId="77777777" w:rsidR="00153611" w:rsidRPr="003A0FA0" w:rsidRDefault="00153611" w:rsidP="0030339F">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4790F71D" w:rsidR="00153611" w:rsidRPr="00845520" w:rsidRDefault="00C815B9" w:rsidP="0030339F">
            <w:pPr>
              <w:pStyle w:val="NoSpacing"/>
              <w:rPr>
                <w:rFonts w:ascii="Calibri" w:hAnsi="Calibri" w:cs="Calibri"/>
                <w:bCs w:val="0"/>
              </w:rPr>
            </w:pPr>
            <w:del w:id="5877" w:author="Molly McEvilley" w:date="2023-06-30T22:23:00Z">
              <w:r w:rsidDel="004D1D0B">
                <w:rPr>
                  <w:rFonts w:ascii="Calibri" w:hAnsi="Calibri" w:cs="Calibri"/>
                  <w:bCs w:val="0"/>
                </w:rPr>
                <w:delText>1176</w:delText>
              </w:r>
            </w:del>
            <w:ins w:id="5878" w:author="Molly McEvilley" w:date="2023-06-30T22:29:00Z">
              <w:r w:rsidR="00F1717A">
                <w:rPr>
                  <w:rFonts w:ascii="Calibri" w:hAnsi="Calibri" w:cs="Calibri"/>
                  <w:bCs w:val="0"/>
                </w:rPr>
                <w:t>1190</w:t>
              </w:r>
            </w:ins>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12AA2419" w:rsidR="00153611" w:rsidRPr="00845520" w:rsidRDefault="00C815B9" w:rsidP="0030339F">
            <w:pPr>
              <w:pStyle w:val="NoSpacing"/>
              <w:rPr>
                <w:rFonts w:ascii="Calibri" w:hAnsi="Calibri" w:cs="Calibri"/>
                <w:bCs w:val="0"/>
              </w:rPr>
            </w:pPr>
            <w:del w:id="5879" w:author="Molly McEvilley" w:date="2023-06-30T22:23:00Z">
              <w:r w:rsidDel="004D1D0B">
                <w:rPr>
                  <w:rFonts w:ascii="Calibri" w:hAnsi="Calibri" w:cs="Calibri"/>
                  <w:bCs w:val="0"/>
                  <w:color w:val="000000"/>
                </w:rPr>
                <w:delText>1177</w:delText>
              </w:r>
            </w:del>
            <w:ins w:id="5880" w:author="Molly McEvilley" w:date="2023-06-30T22:23:00Z">
              <w:r w:rsidR="004D1D0B">
                <w:rPr>
                  <w:rFonts w:ascii="Calibri" w:hAnsi="Calibri" w:cs="Calibri"/>
                  <w:bCs w:val="0"/>
                  <w:color w:val="000000"/>
                </w:rPr>
                <w:t>119</w:t>
              </w:r>
            </w:ins>
            <w:ins w:id="5881" w:author="Molly McEvilley" w:date="2023-06-30T22:24:00Z">
              <w:r w:rsidR="004D1D0B">
                <w:rPr>
                  <w:rFonts w:ascii="Calibri" w:hAnsi="Calibri" w:cs="Calibri"/>
                  <w:bCs w:val="0"/>
                  <w:color w:val="000000"/>
                </w:rPr>
                <w:t>1</w:t>
              </w:r>
            </w:ins>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07FEC6F4" w:rsidR="00153611" w:rsidRPr="00845520" w:rsidRDefault="00C815B9" w:rsidP="0030339F">
            <w:pPr>
              <w:pStyle w:val="NoSpacing"/>
              <w:rPr>
                <w:rFonts w:ascii="Calibri" w:hAnsi="Calibri" w:cs="Calibri"/>
                <w:bCs w:val="0"/>
                <w:color w:val="000000"/>
              </w:rPr>
            </w:pPr>
            <w:del w:id="5882" w:author="Molly McEvilley" w:date="2023-06-30T22:24:00Z">
              <w:r w:rsidDel="004D1D0B">
                <w:rPr>
                  <w:rFonts w:ascii="Calibri" w:hAnsi="Calibri" w:cs="Calibri"/>
                  <w:bCs w:val="0"/>
                </w:rPr>
                <w:delText>1276</w:delText>
              </w:r>
            </w:del>
            <w:ins w:id="5883" w:author="Molly McEvilley" w:date="2023-06-30T22:24:00Z">
              <w:r w:rsidR="004D1D0B">
                <w:rPr>
                  <w:rFonts w:ascii="Calibri" w:hAnsi="Calibri" w:cs="Calibri"/>
                  <w:bCs w:val="0"/>
                </w:rPr>
                <w:t>1290</w:t>
              </w:r>
            </w:ins>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4C59F01A" w:rsidR="00153611" w:rsidRPr="00845520" w:rsidRDefault="00C815B9" w:rsidP="0030339F">
            <w:pPr>
              <w:pStyle w:val="NoSpacing"/>
              <w:rPr>
                <w:rFonts w:ascii="Calibri" w:hAnsi="Calibri" w:cs="Calibri"/>
                <w:bCs w:val="0"/>
              </w:rPr>
            </w:pPr>
            <w:del w:id="5884" w:author="Molly McEvilley" w:date="2023-06-30T22:24:00Z">
              <w:r w:rsidDel="004D1D0B">
                <w:rPr>
                  <w:rFonts w:ascii="Calibri" w:hAnsi="Calibri" w:cs="Calibri"/>
                  <w:bCs w:val="0"/>
                  <w:color w:val="000000"/>
                </w:rPr>
                <w:delText>1277</w:delText>
              </w:r>
            </w:del>
            <w:ins w:id="5885" w:author="Molly McEvilley" w:date="2023-06-30T22:24:00Z">
              <w:r w:rsidR="004D1D0B">
                <w:rPr>
                  <w:rFonts w:ascii="Calibri" w:hAnsi="Calibri" w:cs="Calibri"/>
                  <w:bCs w:val="0"/>
                  <w:color w:val="000000"/>
                </w:rPr>
                <w:t>1291</w:t>
              </w:r>
            </w:ins>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64DAF97D" w:rsidR="00153611" w:rsidRDefault="00153611" w:rsidP="00153611">
      <w:r>
        <w:t>For counts by project type</w:t>
      </w:r>
      <w:del w:id="5886" w:author="Molly McEvilley" w:date="2023-07-17T08:38:00Z">
        <w:r w:rsidDel="00BF03FF">
          <w:delText xml:space="preserve"> </w:delText>
        </w:r>
      </w:del>
      <w:r>
        <w:t xml:space="preserv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88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rPr>
                <w:ins w:id="5888" w:author="Molly McEvilley" w:date="2023-06-30T22:20:00Z"/>
              </w:rPr>
            </w:pPr>
            <w:ins w:id="5889" w:author="Molly McEvilley" w:date="2023-06-30T22:21:00Z">
              <w:r w:rsidRPr="0012150A">
                <w:t>56</w:t>
              </w:r>
            </w:ins>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90" w:author="Molly McEvilley" w:date="2023-06-30T22:20:00Z"/>
                <w:rFonts w:ascii="Calibri" w:hAnsi="Calibri" w:cs="Calibri"/>
                <w:color w:val="000000"/>
              </w:rPr>
            </w:pPr>
            <w:ins w:id="5891" w:author="Molly McEvilley" w:date="2023-06-30T22:22:00Z">
              <w:r w:rsidRPr="004877D2">
                <w:t>American Indian, Alaska Native, or Indigenous (only)</w:t>
              </w:r>
            </w:ins>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92" w:author="Molly McEvilley" w:date="2023-06-30T22:20:00Z"/>
                <w:rFonts w:ascii="Calibri" w:hAnsi="Calibri" w:cs="Calibri"/>
                <w:color w:val="000000"/>
              </w:rPr>
            </w:pPr>
            <w:ins w:id="5893" w:author="Molly McEvilley" w:date="2023-06-30T22:22:00Z">
              <w:r w:rsidRPr="00563BE4">
                <w:rPr>
                  <w:rFonts w:ascii="Calibri" w:hAnsi="Calibri" w:cs="Calibri"/>
                  <w:color w:val="000000"/>
                </w:rPr>
                <w:t>0,1,2,3,99</w:t>
              </w:r>
            </w:ins>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94" w:author="Molly McEvilley" w:date="2023-06-30T22:20:00Z"/>
                <w:rFonts w:ascii="Calibri" w:hAnsi="Calibri" w:cs="Calibri"/>
                <w:color w:val="000000"/>
              </w:rPr>
            </w:pPr>
            <w:proofErr w:type="spellStart"/>
            <w:ins w:id="5895"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w:t>
              </w:r>
            </w:ins>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89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rPr>
                <w:ins w:id="5897" w:author="Molly McEvilley" w:date="2023-06-30T22:20:00Z"/>
              </w:rPr>
            </w:pPr>
            <w:ins w:id="5898" w:author="Molly McEvilley" w:date="2023-06-30T22:21:00Z">
              <w:r w:rsidRPr="0012150A">
                <w:t>57</w:t>
              </w:r>
            </w:ins>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99" w:author="Molly McEvilley" w:date="2023-06-30T22:20:00Z"/>
                <w:rFonts w:ascii="Calibri" w:hAnsi="Calibri" w:cs="Calibri"/>
                <w:color w:val="000000"/>
              </w:rPr>
            </w:pPr>
            <w:ins w:id="5900" w:author="Molly McEvilley" w:date="2023-06-30T22:22:00Z">
              <w:r w:rsidRPr="004877D2">
                <w:t>American Indian, Alaska Native, or Indigenous &amp; Hispanic/Latina/e/o</w:t>
              </w:r>
            </w:ins>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01" w:author="Molly McEvilley" w:date="2023-06-30T22:20:00Z"/>
                <w:rFonts w:ascii="Calibri" w:hAnsi="Calibri" w:cs="Calibri"/>
                <w:color w:val="000000"/>
              </w:rPr>
            </w:pPr>
            <w:ins w:id="5902" w:author="Molly McEvilley" w:date="2023-06-30T22:22:00Z">
              <w:r w:rsidRPr="00563BE4">
                <w:rPr>
                  <w:rFonts w:ascii="Calibri" w:hAnsi="Calibri" w:cs="Calibri"/>
                  <w:color w:val="000000"/>
                </w:rPr>
                <w:t>0,1,2,3,99</w:t>
              </w:r>
            </w:ins>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03" w:author="Molly McEvilley" w:date="2023-06-30T22:20:00Z"/>
                <w:rFonts w:ascii="Calibri" w:hAnsi="Calibri" w:cs="Calibri"/>
                <w:color w:val="000000"/>
              </w:rPr>
            </w:pPr>
            <w:proofErr w:type="spellStart"/>
            <w:ins w:id="5904"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16</w:t>
              </w:r>
            </w:ins>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90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rPr>
                <w:ins w:id="5906" w:author="Molly McEvilley" w:date="2023-06-30T22:20:00Z"/>
              </w:rPr>
            </w:pPr>
            <w:ins w:id="5907" w:author="Molly McEvilley" w:date="2023-06-30T22:21:00Z">
              <w:r w:rsidRPr="0012150A">
                <w:t>58</w:t>
              </w:r>
            </w:ins>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08" w:author="Molly McEvilley" w:date="2023-06-30T22:20:00Z"/>
                <w:rFonts w:ascii="Calibri" w:hAnsi="Calibri" w:cs="Calibri"/>
                <w:color w:val="000000"/>
              </w:rPr>
            </w:pPr>
            <w:ins w:id="5909" w:author="Molly McEvilley" w:date="2023-06-30T22:22:00Z">
              <w:r w:rsidRPr="004877D2">
                <w:t>Asian or Asian American (only)</w:t>
              </w:r>
            </w:ins>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10" w:author="Molly McEvilley" w:date="2023-06-30T22:20:00Z"/>
                <w:rFonts w:ascii="Calibri" w:hAnsi="Calibri" w:cs="Calibri"/>
                <w:color w:val="000000"/>
              </w:rPr>
            </w:pPr>
            <w:ins w:id="5911" w:author="Molly McEvilley" w:date="2023-06-30T22:22:00Z">
              <w:r w:rsidRPr="00563BE4">
                <w:rPr>
                  <w:rFonts w:ascii="Calibri" w:hAnsi="Calibri" w:cs="Calibri"/>
                  <w:color w:val="000000"/>
                </w:rPr>
                <w:t>0,1,2,3,99</w:t>
              </w:r>
            </w:ins>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12" w:author="Molly McEvilley" w:date="2023-06-30T22:20:00Z"/>
                <w:rFonts w:ascii="Calibri" w:hAnsi="Calibri" w:cs="Calibri"/>
                <w:color w:val="000000"/>
              </w:rPr>
            </w:pPr>
            <w:proofErr w:type="spellStart"/>
            <w:ins w:id="5913"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w:t>
              </w:r>
            </w:ins>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91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rPr>
                <w:ins w:id="5915" w:author="Molly McEvilley" w:date="2023-06-30T22:20:00Z"/>
              </w:rPr>
            </w:pPr>
            <w:ins w:id="5916" w:author="Molly McEvilley" w:date="2023-06-30T22:21:00Z">
              <w:r w:rsidRPr="0012150A">
                <w:t>59</w:t>
              </w:r>
            </w:ins>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17" w:author="Molly McEvilley" w:date="2023-06-30T22:20:00Z"/>
                <w:rFonts w:ascii="Calibri" w:hAnsi="Calibri" w:cs="Calibri"/>
                <w:color w:val="000000"/>
              </w:rPr>
            </w:pPr>
            <w:ins w:id="5918" w:author="Molly McEvilley" w:date="2023-06-30T22:22:00Z">
              <w:r w:rsidRPr="004877D2">
                <w:t>Asian or Asian American &amp; Hispanic/Latina/e/o</w:t>
              </w:r>
            </w:ins>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19" w:author="Molly McEvilley" w:date="2023-06-30T22:20:00Z"/>
                <w:rFonts w:ascii="Calibri" w:hAnsi="Calibri" w:cs="Calibri"/>
                <w:color w:val="000000"/>
              </w:rPr>
            </w:pPr>
            <w:ins w:id="5920" w:author="Molly McEvilley" w:date="2023-06-30T22:22:00Z">
              <w:r w:rsidRPr="00563BE4">
                <w:rPr>
                  <w:rFonts w:ascii="Calibri" w:hAnsi="Calibri" w:cs="Calibri"/>
                  <w:color w:val="000000"/>
                </w:rPr>
                <w:t>0,1,2,3,99</w:t>
              </w:r>
            </w:ins>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21" w:author="Molly McEvilley" w:date="2023-06-30T22:20:00Z"/>
                <w:rFonts w:ascii="Calibri" w:hAnsi="Calibri" w:cs="Calibri"/>
                <w:color w:val="000000"/>
              </w:rPr>
            </w:pPr>
            <w:proofErr w:type="spellStart"/>
            <w:ins w:id="5922"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26</w:t>
              </w:r>
            </w:ins>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92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rPr>
                <w:ins w:id="5924" w:author="Molly McEvilley" w:date="2023-06-30T22:20:00Z"/>
              </w:rPr>
            </w:pPr>
            <w:ins w:id="5925" w:author="Molly McEvilley" w:date="2023-06-30T22:21:00Z">
              <w:r w:rsidRPr="0012150A">
                <w:t>60</w:t>
              </w:r>
            </w:ins>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26" w:author="Molly McEvilley" w:date="2023-06-30T22:20:00Z"/>
                <w:rFonts w:ascii="Calibri" w:hAnsi="Calibri" w:cs="Calibri"/>
                <w:color w:val="000000"/>
              </w:rPr>
            </w:pPr>
            <w:ins w:id="5927" w:author="Molly McEvilley" w:date="2023-06-30T22:22:00Z">
              <w:r w:rsidRPr="004877D2">
                <w:t>Black, African American, or African (only)</w:t>
              </w:r>
            </w:ins>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28" w:author="Molly McEvilley" w:date="2023-06-30T22:20:00Z"/>
                <w:rFonts w:ascii="Calibri" w:hAnsi="Calibri" w:cs="Calibri"/>
                <w:color w:val="000000"/>
              </w:rPr>
            </w:pPr>
            <w:ins w:id="5929" w:author="Molly McEvilley" w:date="2023-06-30T22:22:00Z">
              <w:r w:rsidRPr="00563BE4">
                <w:rPr>
                  <w:rFonts w:ascii="Calibri" w:hAnsi="Calibri" w:cs="Calibri"/>
                  <w:color w:val="000000"/>
                </w:rPr>
                <w:t>0,1,2,3,99</w:t>
              </w:r>
            </w:ins>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30" w:author="Molly McEvilley" w:date="2023-06-30T22:20:00Z"/>
                <w:rFonts w:ascii="Calibri" w:hAnsi="Calibri" w:cs="Calibri"/>
                <w:color w:val="000000"/>
              </w:rPr>
            </w:pPr>
            <w:proofErr w:type="spellStart"/>
            <w:ins w:id="5931"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w:t>
              </w:r>
            </w:ins>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93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rPr>
                <w:ins w:id="5933" w:author="Molly McEvilley" w:date="2023-06-30T22:20:00Z"/>
              </w:rPr>
            </w:pPr>
            <w:ins w:id="5934" w:author="Molly McEvilley" w:date="2023-06-30T22:21:00Z">
              <w:r w:rsidRPr="0012150A">
                <w:t>61</w:t>
              </w:r>
            </w:ins>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35" w:author="Molly McEvilley" w:date="2023-06-30T22:20:00Z"/>
                <w:rFonts w:ascii="Calibri" w:hAnsi="Calibri" w:cs="Calibri"/>
                <w:color w:val="000000"/>
              </w:rPr>
            </w:pPr>
            <w:ins w:id="5936" w:author="Molly McEvilley" w:date="2023-06-30T22:22:00Z">
              <w:r w:rsidRPr="004877D2">
                <w:t>Black, African American, or African &amp; Hispanic/Latina/e/o</w:t>
              </w:r>
            </w:ins>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37" w:author="Molly McEvilley" w:date="2023-06-30T22:20:00Z"/>
                <w:rFonts w:ascii="Calibri" w:hAnsi="Calibri" w:cs="Calibri"/>
                <w:color w:val="000000"/>
              </w:rPr>
            </w:pPr>
            <w:ins w:id="5938" w:author="Molly McEvilley" w:date="2023-06-30T22:22:00Z">
              <w:r w:rsidRPr="00563BE4">
                <w:rPr>
                  <w:rFonts w:ascii="Calibri" w:hAnsi="Calibri" w:cs="Calibri"/>
                  <w:color w:val="000000"/>
                </w:rPr>
                <w:t>0,1,2,3,99</w:t>
              </w:r>
            </w:ins>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39" w:author="Molly McEvilley" w:date="2023-06-30T22:20:00Z"/>
                <w:rFonts w:ascii="Calibri" w:hAnsi="Calibri" w:cs="Calibri"/>
                <w:color w:val="000000"/>
              </w:rPr>
            </w:pPr>
            <w:proofErr w:type="spellStart"/>
            <w:ins w:id="5940"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36</w:t>
              </w:r>
            </w:ins>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94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rPr>
                <w:ins w:id="5942" w:author="Molly McEvilley" w:date="2023-06-30T22:20:00Z"/>
              </w:rPr>
            </w:pPr>
            <w:ins w:id="5943" w:author="Molly McEvilley" w:date="2023-06-30T22:21:00Z">
              <w:r w:rsidRPr="0012150A">
                <w:t>62</w:t>
              </w:r>
            </w:ins>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44" w:author="Molly McEvilley" w:date="2023-06-30T22:20:00Z"/>
                <w:rFonts w:ascii="Calibri" w:hAnsi="Calibri" w:cs="Calibri"/>
                <w:color w:val="000000"/>
                <w:lang w:val="pt-PT"/>
              </w:rPr>
            </w:pPr>
            <w:proofErr w:type="spellStart"/>
            <w:ins w:id="5945" w:author="Molly McEvilley" w:date="2023-06-30T22:22:00Z">
              <w:r w:rsidRPr="00AC1D94">
                <w:rPr>
                  <w:lang w:val="pt-PT"/>
                </w:rPr>
                <w:t>Hispanic</w:t>
              </w:r>
              <w:proofErr w:type="spellEnd"/>
              <w:r w:rsidRPr="00AC1D94">
                <w:rPr>
                  <w:lang w:val="pt-PT"/>
                </w:rPr>
                <w:t>/Latina/e/o (</w:t>
              </w:r>
              <w:proofErr w:type="spellStart"/>
              <w:r w:rsidRPr="00AC1D94">
                <w:rPr>
                  <w:lang w:val="pt-PT"/>
                </w:rPr>
                <w:t>only</w:t>
              </w:r>
              <w:proofErr w:type="spellEnd"/>
              <w:r w:rsidRPr="00AC1D94">
                <w:rPr>
                  <w:lang w:val="pt-PT"/>
                </w:rPr>
                <w:t>)</w:t>
              </w:r>
            </w:ins>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46" w:author="Molly McEvilley" w:date="2023-06-30T22:20:00Z"/>
                <w:rFonts w:ascii="Calibri" w:hAnsi="Calibri" w:cs="Calibri"/>
                <w:color w:val="000000"/>
              </w:rPr>
            </w:pPr>
            <w:ins w:id="5947" w:author="Molly McEvilley" w:date="2023-06-30T22:22:00Z">
              <w:r w:rsidRPr="00563BE4">
                <w:rPr>
                  <w:rFonts w:ascii="Calibri" w:hAnsi="Calibri" w:cs="Calibri"/>
                  <w:color w:val="000000"/>
                </w:rPr>
                <w:t>0,1,2,3,99</w:t>
              </w:r>
            </w:ins>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48" w:author="Molly McEvilley" w:date="2023-06-30T22:20:00Z"/>
                <w:rFonts w:ascii="Calibri" w:hAnsi="Calibri" w:cs="Calibri"/>
                <w:color w:val="000000"/>
              </w:rPr>
            </w:pPr>
            <w:proofErr w:type="spellStart"/>
            <w:ins w:id="5949"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w:t>
              </w:r>
            </w:ins>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95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rPr>
                <w:ins w:id="5951" w:author="Molly McEvilley" w:date="2023-06-30T22:20:00Z"/>
              </w:rPr>
            </w:pPr>
            <w:ins w:id="5952" w:author="Molly McEvilley" w:date="2023-06-30T22:21:00Z">
              <w:r w:rsidRPr="0012150A">
                <w:t>63</w:t>
              </w:r>
            </w:ins>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53" w:author="Molly McEvilley" w:date="2023-06-30T22:20:00Z"/>
                <w:rFonts w:ascii="Calibri" w:hAnsi="Calibri" w:cs="Calibri"/>
                <w:color w:val="000000"/>
              </w:rPr>
            </w:pPr>
            <w:ins w:id="5954" w:author="Molly McEvilley" w:date="2023-06-30T22:22:00Z">
              <w:r w:rsidRPr="004877D2">
                <w:t>Middle Eastern or North African (only)</w:t>
              </w:r>
            </w:ins>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55" w:author="Molly McEvilley" w:date="2023-06-30T22:20:00Z"/>
                <w:rFonts w:ascii="Calibri" w:hAnsi="Calibri" w:cs="Calibri"/>
                <w:color w:val="000000"/>
              </w:rPr>
            </w:pPr>
            <w:ins w:id="5956" w:author="Molly McEvilley" w:date="2023-06-30T22:22:00Z">
              <w:r w:rsidRPr="00563BE4">
                <w:rPr>
                  <w:rFonts w:ascii="Calibri" w:hAnsi="Calibri" w:cs="Calibri"/>
                  <w:color w:val="000000"/>
                </w:rPr>
                <w:t>0,1,2,3,99</w:t>
              </w:r>
            </w:ins>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57" w:author="Molly McEvilley" w:date="2023-06-30T22:20:00Z"/>
                <w:rFonts w:ascii="Calibri" w:hAnsi="Calibri" w:cs="Calibri"/>
                <w:color w:val="000000"/>
              </w:rPr>
            </w:pPr>
            <w:proofErr w:type="spellStart"/>
            <w:ins w:id="5958"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7</w:t>
              </w:r>
            </w:ins>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95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rPr>
                <w:ins w:id="5960" w:author="Molly McEvilley" w:date="2023-06-30T22:20:00Z"/>
              </w:rPr>
            </w:pPr>
            <w:ins w:id="5961" w:author="Molly McEvilley" w:date="2023-06-30T22:21:00Z">
              <w:r w:rsidRPr="0012150A">
                <w:t>64</w:t>
              </w:r>
            </w:ins>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62" w:author="Molly McEvilley" w:date="2023-06-30T22:20:00Z"/>
                <w:rFonts w:ascii="Calibri" w:hAnsi="Calibri" w:cs="Calibri"/>
                <w:color w:val="000000"/>
              </w:rPr>
            </w:pPr>
            <w:ins w:id="5963" w:author="Molly McEvilley" w:date="2023-06-30T22:22:00Z">
              <w:r w:rsidRPr="004877D2">
                <w:t>Middle Eastern or North African &amp; Hispanic/Latina/e/o</w:t>
              </w:r>
            </w:ins>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64" w:author="Molly McEvilley" w:date="2023-06-30T22:20:00Z"/>
                <w:rFonts w:ascii="Calibri" w:hAnsi="Calibri" w:cs="Calibri"/>
                <w:color w:val="000000"/>
              </w:rPr>
            </w:pPr>
            <w:ins w:id="5965" w:author="Molly McEvilley" w:date="2023-06-30T22:22:00Z">
              <w:r w:rsidRPr="00563BE4">
                <w:rPr>
                  <w:rFonts w:ascii="Calibri" w:hAnsi="Calibri" w:cs="Calibri"/>
                  <w:color w:val="000000"/>
                </w:rPr>
                <w:t>0,1,2,3,99</w:t>
              </w:r>
            </w:ins>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66" w:author="Molly McEvilley" w:date="2023-06-30T22:20:00Z"/>
                <w:rFonts w:ascii="Calibri" w:hAnsi="Calibri" w:cs="Calibri"/>
                <w:color w:val="000000"/>
              </w:rPr>
            </w:pPr>
            <w:proofErr w:type="spellStart"/>
            <w:ins w:id="5967"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67</w:t>
              </w:r>
            </w:ins>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96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rPr>
                <w:ins w:id="5969" w:author="Molly McEvilley" w:date="2023-06-30T22:20:00Z"/>
              </w:rPr>
            </w:pPr>
            <w:ins w:id="5970" w:author="Molly McEvilley" w:date="2023-06-30T22:21:00Z">
              <w:r w:rsidRPr="0012150A">
                <w:t>65</w:t>
              </w:r>
            </w:ins>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71" w:author="Molly McEvilley" w:date="2023-06-30T22:20:00Z"/>
                <w:rFonts w:ascii="Calibri" w:hAnsi="Calibri" w:cs="Calibri"/>
                <w:color w:val="000000"/>
              </w:rPr>
            </w:pPr>
            <w:ins w:id="5972" w:author="Molly McEvilley" w:date="2023-06-30T22:22:00Z">
              <w:r w:rsidRPr="004877D2">
                <w:t>Native Hawaiian or Pacific Islander (only)</w:t>
              </w:r>
            </w:ins>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73" w:author="Molly McEvilley" w:date="2023-06-30T22:20:00Z"/>
                <w:rFonts w:ascii="Calibri" w:hAnsi="Calibri" w:cs="Calibri"/>
                <w:color w:val="000000"/>
              </w:rPr>
            </w:pPr>
            <w:ins w:id="5974" w:author="Molly McEvilley" w:date="2023-06-30T22:22:00Z">
              <w:r w:rsidRPr="00563BE4">
                <w:rPr>
                  <w:rFonts w:ascii="Calibri" w:hAnsi="Calibri" w:cs="Calibri"/>
                  <w:color w:val="000000"/>
                </w:rPr>
                <w:t>0,1,2,3,99</w:t>
              </w:r>
            </w:ins>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75" w:author="Molly McEvilley" w:date="2023-06-30T22:20:00Z"/>
                <w:rFonts w:ascii="Calibri" w:hAnsi="Calibri" w:cs="Calibri"/>
                <w:color w:val="000000"/>
              </w:rPr>
            </w:pPr>
            <w:proofErr w:type="spellStart"/>
            <w:ins w:id="5976"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w:t>
              </w:r>
            </w:ins>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97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rPr>
                <w:ins w:id="5978" w:author="Molly McEvilley" w:date="2023-06-30T22:20:00Z"/>
              </w:rPr>
            </w:pPr>
            <w:ins w:id="5979" w:author="Molly McEvilley" w:date="2023-06-30T22:21:00Z">
              <w:r w:rsidRPr="0012150A">
                <w:t>66</w:t>
              </w:r>
            </w:ins>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80" w:author="Molly McEvilley" w:date="2023-06-30T22:20:00Z"/>
                <w:rFonts w:ascii="Calibri" w:hAnsi="Calibri" w:cs="Calibri"/>
                <w:color w:val="000000"/>
              </w:rPr>
            </w:pPr>
            <w:ins w:id="5981" w:author="Molly McEvilley" w:date="2023-06-30T22:22:00Z">
              <w:r w:rsidRPr="004877D2">
                <w:t>Native Hawaiian or Pacific Islander &amp; Hispanic/Latina/e/o</w:t>
              </w:r>
            </w:ins>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82" w:author="Molly McEvilley" w:date="2023-06-30T22:20:00Z"/>
                <w:rFonts w:ascii="Calibri" w:hAnsi="Calibri" w:cs="Calibri"/>
                <w:color w:val="000000"/>
              </w:rPr>
            </w:pPr>
            <w:ins w:id="5983" w:author="Molly McEvilley" w:date="2023-06-30T22:22:00Z">
              <w:r w:rsidRPr="00563BE4">
                <w:rPr>
                  <w:rFonts w:ascii="Calibri" w:hAnsi="Calibri" w:cs="Calibri"/>
                  <w:color w:val="000000"/>
                </w:rPr>
                <w:t>0,1,2,3,99</w:t>
              </w:r>
            </w:ins>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84" w:author="Molly McEvilley" w:date="2023-06-30T22:20:00Z"/>
                <w:rFonts w:ascii="Calibri" w:hAnsi="Calibri" w:cs="Calibri"/>
                <w:color w:val="000000"/>
              </w:rPr>
            </w:pPr>
            <w:proofErr w:type="spellStart"/>
            <w:ins w:id="5985"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46</w:t>
              </w:r>
            </w:ins>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98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rPr>
                <w:ins w:id="5987" w:author="Molly McEvilley" w:date="2023-06-30T22:20:00Z"/>
              </w:rPr>
            </w:pPr>
            <w:ins w:id="5988" w:author="Molly McEvilley" w:date="2023-06-30T22:21:00Z">
              <w:r w:rsidRPr="0012150A">
                <w:t>67</w:t>
              </w:r>
            </w:ins>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89" w:author="Molly McEvilley" w:date="2023-06-30T22:20:00Z"/>
                <w:rFonts w:ascii="Calibri" w:hAnsi="Calibri" w:cs="Calibri"/>
                <w:color w:val="000000"/>
              </w:rPr>
            </w:pPr>
            <w:ins w:id="5990" w:author="Molly McEvilley" w:date="2023-06-30T22:22:00Z">
              <w:r w:rsidRPr="004877D2">
                <w:t>White (only)</w:t>
              </w:r>
            </w:ins>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91" w:author="Molly McEvilley" w:date="2023-06-30T22:20:00Z"/>
                <w:rFonts w:ascii="Calibri" w:hAnsi="Calibri" w:cs="Calibri"/>
                <w:color w:val="000000"/>
              </w:rPr>
            </w:pPr>
            <w:ins w:id="5992" w:author="Molly McEvilley" w:date="2023-06-30T22:22:00Z">
              <w:r w:rsidRPr="00563BE4">
                <w:rPr>
                  <w:rFonts w:ascii="Calibri" w:hAnsi="Calibri" w:cs="Calibri"/>
                  <w:color w:val="000000"/>
                </w:rPr>
                <w:t>0,1,2,3,99</w:t>
              </w:r>
            </w:ins>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93" w:author="Molly McEvilley" w:date="2023-06-30T22:20:00Z"/>
                <w:rFonts w:ascii="Calibri" w:hAnsi="Calibri" w:cs="Calibri"/>
                <w:color w:val="000000"/>
              </w:rPr>
            </w:pPr>
            <w:proofErr w:type="spellStart"/>
            <w:ins w:id="5994"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w:t>
              </w:r>
            </w:ins>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99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rPr>
                <w:ins w:id="5996" w:author="Molly McEvilley" w:date="2023-06-30T22:20:00Z"/>
              </w:rPr>
            </w:pPr>
            <w:ins w:id="5997" w:author="Molly McEvilley" w:date="2023-06-30T22:21:00Z">
              <w:r w:rsidRPr="0012150A">
                <w:t>68</w:t>
              </w:r>
            </w:ins>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98" w:author="Molly McEvilley" w:date="2023-06-30T22:20:00Z"/>
                <w:rFonts w:ascii="Calibri" w:hAnsi="Calibri" w:cs="Calibri"/>
                <w:color w:val="000000"/>
                <w:lang w:val="pt-PT"/>
              </w:rPr>
            </w:pPr>
            <w:ins w:id="5999" w:author="Molly McEvilley" w:date="2023-06-30T22:22:00Z">
              <w:r w:rsidRPr="00AC1D94">
                <w:rPr>
                  <w:lang w:val="pt-PT"/>
                </w:rPr>
                <w:t xml:space="preserve">White &amp; </w:t>
              </w:r>
              <w:proofErr w:type="spellStart"/>
              <w:r w:rsidRPr="00AC1D94">
                <w:rPr>
                  <w:lang w:val="pt-PT"/>
                </w:rPr>
                <w:t>Hispanic</w:t>
              </w:r>
              <w:proofErr w:type="spellEnd"/>
              <w:r w:rsidRPr="00AC1D94">
                <w:rPr>
                  <w:lang w:val="pt-PT"/>
                </w:rPr>
                <w:t>/Latina/e/o</w:t>
              </w:r>
            </w:ins>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00" w:author="Molly McEvilley" w:date="2023-06-30T22:20:00Z"/>
                <w:rFonts w:ascii="Calibri" w:hAnsi="Calibri" w:cs="Calibri"/>
                <w:color w:val="000000"/>
              </w:rPr>
            </w:pPr>
            <w:ins w:id="6001" w:author="Molly McEvilley" w:date="2023-06-30T22:22:00Z">
              <w:r w:rsidRPr="00563BE4">
                <w:rPr>
                  <w:rFonts w:ascii="Calibri" w:hAnsi="Calibri" w:cs="Calibri"/>
                  <w:color w:val="000000"/>
                </w:rPr>
                <w:t>0,1,2,3,99</w:t>
              </w:r>
            </w:ins>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02" w:author="Molly McEvilley" w:date="2023-06-30T22:20:00Z"/>
                <w:rFonts w:ascii="Calibri" w:hAnsi="Calibri" w:cs="Calibri"/>
                <w:color w:val="000000"/>
              </w:rPr>
            </w:pPr>
            <w:proofErr w:type="spellStart"/>
            <w:ins w:id="6003" w:author="Molly McEvilley" w:date="2023-06-30T22:24:00Z">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56</w:t>
              </w:r>
            </w:ins>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00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rPr>
                <w:ins w:id="6005" w:author="Molly McEvilley" w:date="2023-06-30T22:20:00Z"/>
              </w:rPr>
            </w:pPr>
            <w:ins w:id="6006" w:author="Molly McEvilley" w:date="2023-06-30T22:21:00Z">
              <w:r w:rsidRPr="0012150A">
                <w:t>69</w:t>
              </w:r>
            </w:ins>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07" w:author="Molly McEvilley" w:date="2023-06-30T22:20:00Z"/>
                <w:rFonts w:ascii="Calibri" w:hAnsi="Calibri" w:cs="Calibri"/>
                <w:color w:val="000000"/>
              </w:rPr>
            </w:pPr>
            <w:ins w:id="6008" w:author="Molly McEvilley" w:date="2023-06-30T22:22:00Z">
              <w:r w:rsidRPr="004877D2">
                <w:t>Multi-Racial (not Hispanic/Latina/e/o)</w:t>
              </w:r>
            </w:ins>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09" w:author="Molly McEvilley" w:date="2023-06-30T22:20:00Z"/>
                <w:rFonts w:ascii="Calibri" w:hAnsi="Calibri" w:cs="Calibri"/>
                <w:color w:val="000000"/>
              </w:rPr>
            </w:pPr>
            <w:ins w:id="6010" w:author="Molly McEvilley" w:date="2023-06-30T22:22:00Z">
              <w:r w:rsidRPr="00563BE4">
                <w:rPr>
                  <w:rFonts w:ascii="Calibri" w:hAnsi="Calibri" w:cs="Calibri"/>
                  <w:color w:val="000000"/>
                </w:rPr>
                <w:t>0,1,2,3,99</w:t>
              </w:r>
            </w:ins>
          </w:p>
        </w:tc>
        <w:tc>
          <w:tcPr>
            <w:tcW w:w="0" w:type="dxa"/>
            <w:vAlign w:val="center"/>
          </w:tcPr>
          <w:p w14:paraId="35BDE552" w14:textId="2B3917D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11" w:author="Molly McEvilley" w:date="2023-06-30T22:20:00Z"/>
                <w:rFonts w:ascii="Calibri" w:hAnsi="Calibri" w:cs="Calibri"/>
                <w:color w:val="000000"/>
              </w:rPr>
            </w:pPr>
            <w:proofErr w:type="spellStart"/>
            <w:ins w:id="6012" w:author="Molly McEvilley" w:date="2023-06-30T22:24:00Z">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b/>
                  <w:bCs/>
                  <w:color w:val="000000"/>
                  <w:sz w:val="22"/>
                  <w:szCs w:val="22"/>
                </w:rPr>
                <w:t xml:space="preserve">, </w:t>
              </w:r>
              <w:r>
                <w:rPr>
                  <w:rFonts w:ascii="Calibri" w:hAnsi="Calibri" w:cs="Calibri"/>
                  <w:color w:val="000000"/>
                  <w:sz w:val="22"/>
                  <w:szCs w:val="22"/>
                </w:rPr>
                <w:t>does not include a 6</w:t>
              </w:r>
            </w:ins>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01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rPr>
                <w:ins w:id="6014" w:author="Molly McEvilley" w:date="2023-06-30T22:20:00Z"/>
              </w:rPr>
            </w:pPr>
            <w:ins w:id="6015" w:author="Molly McEvilley" w:date="2023-06-30T22:21:00Z">
              <w:r w:rsidRPr="0012150A">
                <w:t>70</w:t>
              </w:r>
            </w:ins>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16" w:author="Molly McEvilley" w:date="2023-06-30T22:20:00Z"/>
                <w:rFonts w:ascii="Calibri" w:hAnsi="Calibri" w:cs="Calibri"/>
                <w:color w:val="000000"/>
                <w:lang w:val="pt-PT"/>
              </w:rPr>
            </w:pPr>
            <w:proofErr w:type="spellStart"/>
            <w:ins w:id="6017" w:author="Molly McEvilley" w:date="2023-06-30T22:22:00Z">
              <w:r w:rsidRPr="00AC1D94">
                <w:rPr>
                  <w:lang w:val="pt-PT"/>
                </w:rPr>
                <w:t>Multi-Racial</w:t>
              </w:r>
              <w:proofErr w:type="spellEnd"/>
              <w:r w:rsidRPr="00AC1D94">
                <w:rPr>
                  <w:lang w:val="pt-PT"/>
                </w:rPr>
                <w:t xml:space="preserve"> &amp; </w:t>
              </w:r>
              <w:proofErr w:type="spellStart"/>
              <w:r w:rsidRPr="00AC1D94">
                <w:rPr>
                  <w:lang w:val="pt-PT"/>
                </w:rPr>
                <w:t>Hispanic</w:t>
              </w:r>
              <w:proofErr w:type="spellEnd"/>
              <w:r w:rsidRPr="00AC1D94">
                <w:rPr>
                  <w:lang w:val="pt-PT"/>
                </w:rPr>
                <w:t>/Latina/e/o)</w:t>
              </w:r>
            </w:ins>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18" w:author="Molly McEvilley" w:date="2023-06-30T22:20:00Z"/>
                <w:rFonts w:ascii="Calibri" w:hAnsi="Calibri" w:cs="Calibri"/>
                <w:color w:val="000000"/>
              </w:rPr>
            </w:pPr>
            <w:ins w:id="6019" w:author="Molly McEvilley" w:date="2023-06-30T22:22:00Z">
              <w:r w:rsidRPr="00563BE4">
                <w:rPr>
                  <w:rFonts w:ascii="Calibri" w:hAnsi="Calibri" w:cs="Calibri"/>
                  <w:color w:val="000000"/>
                </w:rPr>
                <w:t>0,1,2,3,99</w:t>
              </w:r>
            </w:ins>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20" w:author="Molly McEvilley" w:date="2023-06-30T22:20:00Z"/>
                <w:rFonts w:ascii="Calibri" w:hAnsi="Calibri" w:cs="Calibri"/>
                <w:color w:val="000000"/>
              </w:rPr>
            </w:pPr>
            <w:proofErr w:type="spellStart"/>
            <w:ins w:id="6021" w:author="Molly McEvilley" w:date="2023-06-30T22:24:00Z">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ins>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02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rPr>
                <w:ins w:id="6023" w:author="Molly McEvilley" w:date="2023-06-30T22:20:00Z"/>
              </w:rPr>
            </w:pPr>
            <w:ins w:id="6024" w:author="Molly McEvilley" w:date="2023-06-30T22:21:00Z">
              <w:r w:rsidRPr="0012150A">
                <w:t>71</w:t>
              </w:r>
            </w:ins>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25" w:author="Molly McEvilley" w:date="2023-06-30T22:20:00Z"/>
                <w:rFonts w:ascii="Calibri" w:hAnsi="Calibri" w:cs="Calibri"/>
                <w:color w:val="000000"/>
              </w:rPr>
            </w:pPr>
            <w:ins w:id="6026" w:author="Molly McEvilley" w:date="2023-06-30T22:22:00Z">
              <w:r w:rsidRPr="004877D2">
                <w:t>American Indian, Alaska Native, or Indigenous (any combination)</w:t>
              </w:r>
            </w:ins>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27" w:author="Molly McEvilley" w:date="2023-06-30T22:20:00Z"/>
                <w:rFonts w:ascii="Calibri" w:hAnsi="Calibri" w:cs="Calibri"/>
                <w:color w:val="000000"/>
              </w:rPr>
            </w:pPr>
            <w:ins w:id="6028" w:author="Molly McEvilley" w:date="2023-06-30T22:22:00Z">
              <w:r w:rsidRPr="00563BE4">
                <w:rPr>
                  <w:rFonts w:ascii="Calibri" w:hAnsi="Calibri" w:cs="Calibri"/>
                  <w:color w:val="000000"/>
                </w:rPr>
                <w:t>0,1,2,3,99</w:t>
              </w:r>
            </w:ins>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29" w:author="Molly McEvilley" w:date="2023-06-30T22:20:00Z"/>
                <w:rFonts w:ascii="Calibri" w:hAnsi="Calibri" w:cs="Calibri"/>
                <w:color w:val="000000"/>
              </w:rPr>
            </w:pPr>
            <w:proofErr w:type="spellStart"/>
            <w:ins w:id="6030" w:author="Molly McEvilley" w:date="2023-06-30T22:24:00Z">
              <w:r>
                <w:rPr>
                  <w:rFonts w:cstheme="minorHAnsi"/>
                  <w:b/>
                  <w:bCs/>
                  <w:color w:val="000000"/>
                </w:rPr>
                <w:t>RaceEthnicity</w:t>
              </w:r>
              <w:proofErr w:type="spellEnd"/>
              <w:r w:rsidRPr="00D43959">
                <w:rPr>
                  <w:rFonts w:cstheme="minorHAnsi"/>
                  <w:color w:val="000000"/>
                </w:rPr>
                <w:t xml:space="preserve"> includes a </w:t>
              </w:r>
              <w:r>
                <w:rPr>
                  <w:rFonts w:cstheme="minorHAnsi"/>
                  <w:color w:val="000000"/>
                </w:rPr>
                <w:t>1</w:t>
              </w:r>
            </w:ins>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03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rPr>
                <w:ins w:id="6032" w:author="Molly McEvilley" w:date="2023-06-30T22:20:00Z"/>
              </w:rPr>
            </w:pPr>
            <w:ins w:id="6033" w:author="Molly McEvilley" w:date="2023-06-30T22:21:00Z">
              <w:r w:rsidRPr="0012150A">
                <w:t>72</w:t>
              </w:r>
            </w:ins>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34" w:author="Molly McEvilley" w:date="2023-06-30T22:20:00Z"/>
                <w:rFonts w:ascii="Calibri" w:hAnsi="Calibri" w:cs="Calibri"/>
                <w:color w:val="000000"/>
              </w:rPr>
            </w:pPr>
            <w:ins w:id="6035" w:author="Molly McEvilley" w:date="2023-06-30T22:22:00Z">
              <w:r w:rsidRPr="004877D2">
                <w:t>Asian or Asian American (any combination)</w:t>
              </w:r>
            </w:ins>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36" w:author="Molly McEvilley" w:date="2023-06-30T22:20:00Z"/>
                <w:rFonts w:ascii="Calibri" w:hAnsi="Calibri" w:cs="Calibri"/>
                <w:color w:val="000000"/>
              </w:rPr>
            </w:pPr>
            <w:ins w:id="6037" w:author="Molly McEvilley" w:date="2023-06-30T22:22:00Z">
              <w:r w:rsidRPr="00563BE4">
                <w:rPr>
                  <w:rFonts w:ascii="Calibri" w:hAnsi="Calibri" w:cs="Calibri"/>
                  <w:color w:val="000000"/>
                </w:rPr>
                <w:t>0,1,2,3,99</w:t>
              </w:r>
            </w:ins>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38" w:author="Molly McEvilley" w:date="2023-06-30T22:20:00Z"/>
                <w:rFonts w:ascii="Calibri" w:hAnsi="Calibri" w:cs="Calibri"/>
                <w:color w:val="000000"/>
              </w:rPr>
            </w:pPr>
            <w:proofErr w:type="spellStart"/>
            <w:ins w:id="6039" w:author="Molly McEvilley" w:date="2023-06-30T22:24:00Z">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2</w:t>
              </w:r>
            </w:ins>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04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rPr>
                <w:ins w:id="6041" w:author="Molly McEvilley" w:date="2023-06-30T22:20:00Z"/>
              </w:rPr>
            </w:pPr>
            <w:ins w:id="6042" w:author="Molly McEvilley" w:date="2023-06-30T22:21:00Z">
              <w:r w:rsidRPr="0012150A">
                <w:t>73</w:t>
              </w:r>
            </w:ins>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43" w:author="Molly McEvilley" w:date="2023-06-30T22:20:00Z"/>
                <w:rFonts w:ascii="Calibri" w:hAnsi="Calibri" w:cs="Calibri"/>
                <w:color w:val="000000"/>
              </w:rPr>
            </w:pPr>
            <w:ins w:id="6044" w:author="Molly McEvilley" w:date="2023-06-30T22:22:00Z">
              <w:r w:rsidRPr="004877D2">
                <w:t>Black, African American, or African &amp; Any Other (any combination)</w:t>
              </w:r>
            </w:ins>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45" w:author="Molly McEvilley" w:date="2023-06-30T22:20:00Z"/>
                <w:rFonts w:ascii="Calibri" w:hAnsi="Calibri" w:cs="Calibri"/>
                <w:color w:val="000000"/>
              </w:rPr>
            </w:pPr>
            <w:ins w:id="6046" w:author="Molly McEvilley" w:date="2023-06-30T22:22:00Z">
              <w:r w:rsidRPr="00563BE4">
                <w:rPr>
                  <w:rFonts w:ascii="Calibri" w:hAnsi="Calibri" w:cs="Calibri"/>
                  <w:color w:val="000000"/>
                </w:rPr>
                <w:t>0,1,2,3,99</w:t>
              </w:r>
            </w:ins>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47" w:author="Molly McEvilley" w:date="2023-06-30T22:20:00Z"/>
                <w:rFonts w:ascii="Calibri" w:hAnsi="Calibri" w:cs="Calibri"/>
                <w:color w:val="000000"/>
              </w:rPr>
            </w:pPr>
            <w:proofErr w:type="spellStart"/>
            <w:ins w:id="6048" w:author="Molly McEvilley" w:date="2023-06-30T22:24:00Z">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3</w:t>
              </w:r>
            </w:ins>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04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rPr>
                <w:ins w:id="6050" w:author="Molly McEvilley" w:date="2023-06-30T22:20:00Z"/>
              </w:rPr>
            </w:pPr>
            <w:ins w:id="6051" w:author="Molly McEvilley" w:date="2023-06-30T22:21:00Z">
              <w:r w:rsidRPr="0012150A">
                <w:t>74</w:t>
              </w:r>
            </w:ins>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52" w:author="Molly McEvilley" w:date="2023-06-30T22:20:00Z"/>
                <w:rFonts w:ascii="Calibri" w:hAnsi="Calibri" w:cs="Calibri"/>
                <w:color w:val="000000"/>
              </w:rPr>
            </w:pPr>
            <w:ins w:id="6053" w:author="Molly McEvilley" w:date="2023-06-30T22:22:00Z">
              <w:r w:rsidRPr="004877D2">
                <w:t>Hispanic/Latina/e/o (any combination)</w:t>
              </w:r>
            </w:ins>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54" w:author="Molly McEvilley" w:date="2023-06-30T22:20:00Z"/>
                <w:rFonts w:ascii="Calibri" w:hAnsi="Calibri" w:cs="Calibri"/>
                <w:color w:val="000000"/>
              </w:rPr>
            </w:pPr>
            <w:ins w:id="6055" w:author="Molly McEvilley" w:date="2023-06-30T22:22:00Z">
              <w:r w:rsidRPr="00563BE4">
                <w:rPr>
                  <w:rFonts w:ascii="Calibri" w:hAnsi="Calibri" w:cs="Calibri"/>
                  <w:color w:val="000000"/>
                </w:rPr>
                <w:t>0,1,2,3,99</w:t>
              </w:r>
            </w:ins>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56" w:author="Molly McEvilley" w:date="2023-06-30T22:20:00Z"/>
                <w:rFonts w:ascii="Calibri" w:hAnsi="Calibri" w:cs="Calibri"/>
                <w:color w:val="000000"/>
              </w:rPr>
            </w:pPr>
            <w:proofErr w:type="spellStart"/>
            <w:ins w:id="6057" w:author="Molly McEvilley" w:date="2023-06-30T22:24:00Z">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6</w:t>
              </w:r>
            </w:ins>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05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rPr>
                <w:ins w:id="6059" w:author="Molly McEvilley" w:date="2023-06-30T22:20:00Z"/>
              </w:rPr>
            </w:pPr>
            <w:ins w:id="6060" w:author="Molly McEvilley" w:date="2023-06-30T22:21:00Z">
              <w:r w:rsidRPr="0012150A">
                <w:t>75</w:t>
              </w:r>
            </w:ins>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61" w:author="Molly McEvilley" w:date="2023-06-30T22:20:00Z"/>
                <w:rFonts w:ascii="Calibri" w:hAnsi="Calibri" w:cs="Calibri"/>
                <w:color w:val="000000"/>
              </w:rPr>
            </w:pPr>
            <w:ins w:id="6062" w:author="Molly McEvilley" w:date="2023-06-30T22:22:00Z">
              <w:r w:rsidRPr="004877D2">
                <w:t>Middle Eastern or North African &amp; Any Other (any combination)</w:t>
              </w:r>
            </w:ins>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63" w:author="Molly McEvilley" w:date="2023-06-30T22:20:00Z"/>
                <w:rFonts w:ascii="Calibri" w:hAnsi="Calibri" w:cs="Calibri"/>
                <w:color w:val="000000"/>
              </w:rPr>
            </w:pPr>
            <w:ins w:id="6064" w:author="Molly McEvilley" w:date="2023-06-30T22:22:00Z">
              <w:r w:rsidRPr="00563BE4">
                <w:rPr>
                  <w:rFonts w:ascii="Calibri" w:hAnsi="Calibri" w:cs="Calibri"/>
                  <w:color w:val="000000"/>
                </w:rPr>
                <w:t>0,1,2,3,99</w:t>
              </w:r>
            </w:ins>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65" w:author="Molly McEvilley" w:date="2023-06-30T22:20:00Z"/>
                <w:rFonts w:ascii="Calibri" w:hAnsi="Calibri" w:cs="Calibri"/>
                <w:color w:val="000000"/>
              </w:rPr>
            </w:pPr>
            <w:proofErr w:type="spellStart"/>
            <w:ins w:id="6066" w:author="Molly McEvilley" w:date="2023-06-30T22:24:00Z">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7</w:t>
              </w:r>
            </w:ins>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06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rPr>
                <w:ins w:id="6068" w:author="Molly McEvilley" w:date="2023-06-30T22:20:00Z"/>
              </w:rPr>
            </w:pPr>
            <w:ins w:id="6069" w:author="Molly McEvilley" w:date="2023-06-30T22:21:00Z">
              <w:r w:rsidRPr="0012150A">
                <w:t>76</w:t>
              </w:r>
            </w:ins>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70" w:author="Molly McEvilley" w:date="2023-06-30T22:20:00Z"/>
                <w:rFonts w:ascii="Calibri" w:hAnsi="Calibri" w:cs="Calibri"/>
                <w:color w:val="000000"/>
              </w:rPr>
            </w:pPr>
            <w:ins w:id="6071" w:author="Molly McEvilley" w:date="2023-06-30T22:22:00Z">
              <w:r w:rsidRPr="004877D2">
                <w:t>Native Hawaiian or Pacific Islander &amp; Any Other (any combination)</w:t>
              </w:r>
            </w:ins>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72" w:author="Molly McEvilley" w:date="2023-06-30T22:20:00Z"/>
                <w:rFonts w:ascii="Calibri" w:hAnsi="Calibri" w:cs="Calibri"/>
                <w:color w:val="000000"/>
              </w:rPr>
            </w:pPr>
            <w:ins w:id="6073" w:author="Molly McEvilley" w:date="2023-06-30T22:22:00Z">
              <w:r w:rsidRPr="00563BE4">
                <w:rPr>
                  <w:rFonts w:ascii="Calibri" w:hAnsi="Calibri" w:cs="Calibri"/>
                  <w:color w:val="000000"/>
                </w:rPr>
                <w:t>0,1,2,3,99</w:t>
              </w:r>
            </w:ins>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74" w:author="Molly McEvilley" w:date="2023-06-30T22:20:00Z"/>
                <w:rFonts w:ascii="Calibri" w:hAnsi="Calibri" w:cs="Calibri"/>
                <w:color w:val="000000"/>
              </w:rPr>
            </w:pPr>
            <w:proofErr w:type="spellStart"/>
            <w:ins w:id="6075" w:author="Molly McEvilley" w:date="2023-06-30T22:24:00Z">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4</w:t>
              </w:r>
            </w:ins>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07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rPr>
                <w:ins w:id="6077" w:author="Molly McEvilley" w:date="2023-06-30T22:20:00Z"/>
              </w:rPr>
            </w:pPr>
            <w:ins w:id="6078" w:author="Molly McEvilley" w:date="2023-06-30T22:21:00Z">
              <w:r w:rsidRPr="0012150A">
                <w:t>77</w:t>
              </w:r>
            </w:ins>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79" w:author="Molly McEvilley" w:date="2023-06-30T22:20:00Z"/>
                <w:rFonts w:ascii="Calibri" w:hAnsi="Calibri" w:cs="Calibri"/>
                <w:color w:val="000000"/>
              </w:rPr>
            </w:pPr>
            <w:ins w:id="6080" w:author="Molly McEvilley" w:date="2023-06-30T22:22:00Z">
              <w:r w:rsidRPr="004877D2">
                <w:t>White (any combination)</w:t>
              </w:r>
            </w:ins>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81" w:author="Molly McEvilley" w:date="2023-06-30T22:20:00Z"/>
                <w:rFonts w:ascii="Calibri" w:hAnsi="Calibri" w:cs="Calibri"/>
                <w:color w:val="000000"/>
              </w:rPr>
            </w:pPr>
            <w:ins w:id="6082" w:author="Molly McEvilley" w:date="2023-06-30T22:22:00Z">
              <w:r w:rsidRPr="00563BE4">
                <w:rPr>
                  <w:rFonts w:ascii="Calibri" w:hAnsi="Calibri" w:cs="Calibri"/>
                  <w:color w:val="000000"/>
                </w:rPr>
                <w:t>0,1,2,3,99</w:t>
              </w:r>
            </w:ins>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83" w:author="Molly McEvilley" w:date="2023-06-30T22:20:00Z"/>
                <w:rFonts w:ascii="Calibri" w:hAnsi="Calibri" w:cs="Calibri"/>
                <w:color w:val="000000"/>
              </w:rPr>
            </w:pPr>
            <w:proofErr w:type="spellStart"/>
            <w:ins w:id="6084" w:author="Molly McEvilley" w:date="2023-06-30T22:24:00Z">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5</w:t>
              </w:r>
            </w:ins>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08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rPr>
                <w:ins w:id="6086" w:author="Molly McEvilley" w:date="2023-06-30T22:20:00Z"/>
              </w:rPr>
            </w:pPr>
            <w:ins w:id="6087" w:author="Molly McEvilley" w:date="2023-06-30T22:21:00Z">
              <w:r w:rsidRPr="0012150A">
                <w:t>78</w:t>
              </w:r>
            </w:ins>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088" w:author="Molly McEvilley" w:date="2023-06-30T22:20:00Z"/>
                <w:rFonts w:ascii="Calibri" w:hAnsi="Calibri" w:cs="Calibri"/>
                <w:color w:val="000000"/>
              </w:rPr>
            </w:pPr>
            <w:ins w:id="6089" w:author="Molly McEvilley" w:date="2023-06-30T22:22:00Z">
              <w:r w:rsidRPr="004877D2">
                <w:t>Woman/Girl</w:t>
              </w:r>
            </w:ins>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090" w:author="Molly McEvilley" w:date="2023-06-30T22:20:00Z"/>
                <w:rFonts w:ascii="Calibri" w:hAnsi="Calibri" w:cs="Calibri"/>
                <w:color w:val="000000"/>
              </w:rPr>
            </w:pPr>
            <w:ins w:id="6091" w:author="Molly McEvilley" w:date="2023-06-30T22:22:00Z">
              <w:r w:rsidRPr="00563BE4">
                <w:rPr>
                  <w:rFonts w:ascii="Calibri" w:hAnsi="Calibri" w:cs="Calibri"/>
                  <w:color w:val="000000"/>
                </w:rPr>
                <w:t>0,1,2,3,99</w:t>
              </w:r>
            </w:ins>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092" w:author="Molly McEvilley" w:date="2023-06-30T22:20:00Z"/>
                <w:rFonts w:ascii="Calibri" w:hAnsi="Calibri" w:cs="Calibri"/>
                <w:color w:val="000000"/>
              </w:rPr>
            </w:pPr>
            <w:ins w:id="6093" w:author="Molly McEvilley" w:date="2023-06-30T22:25:00Z">
              <w:r w:rsidRPr="00277F30">
                <w:rPr>
                  <w:rFonts w:ascii="Calibri" w:hAnsi="Calibri" w:cs="Calibri"/>
                  <w:b/>
                  <w:bCs/>
                  <w:color w:val="000000"/>
                </w:rPr>
                <w:t>Gender</w:t>
              </w:r>
              <w:r>
                <w:rPr>
                  <w:rFonts w:ascii="Calibri" w:hAnsi="Calibri" w:cs="Calibri"/>
                  <w:color w:val="000000"/>
                </w:rPr>
                <w:t xml:space="preserve"> = 0</w:t>
              </w:r>
            </w:ins>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09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rPr>
                <w:ins w:id="6095" w:author="Molly McEvilley" w:date="2023-06-30T22:20:00Z"/>
              </w:rPr>
            </w:pPr>
            <w:ins w:id="6096" w:author="Molly McEvilley" w:date="2023-06-30T22:21:00Z">
              <w:r w:rsidRPr="0012150A">
                <w:t>79</w:t>
              </w:r>
            </w:ins>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097" w:author="Molly McEvilley" w:date="2023-06-30T22:20:00Z"/>
                <w:rFonts w:ascii="Calibri" w:hAnsi="Calibri" w:cs="Calibri"/>
                <w:color w:val="000000"/>
              </w:rPr>
            </w:pPr>
            <w:ins w:id="6098" w:author="Molly McEvilley" w:date="2023-06-30T22:22:00Z">
              <w:r w:rsidRPr="004877D2">
                <w:t>Man/Boy</w:t>
              </w:r>
            </w:ins>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099" w:author="Molly McEvilley" w:date="2023-06-30T22:20:00Z"/>
                <w:rFonts w:ascii="Calibri" w:hAnsi="Calibri" w:cs="Calibri"/>
                <w:color w:val="000000"/>
              </w:rPr>
            </w:pPr>
            <w:ins w:id="6100" w:author="Molly McEvilley" w:date="2023-06-30T22:22:00Z">
              <w:r w:rsidRPr="00563BE4">
                <w:rPr>
                  <w:rFonts w:ascii="Calibri" w:hAnsi="Calibri" w:cs="Calibri"/>
                  <w:color w:val="000000"/>
                </w:rPr>
                <w:t>0,1,2,3,99</w:t>
              </w:r>
            </w:ins>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101" w:author="Molly McEvilley" w:date="2023-06-30T22:20:00Z"/>
                <w:rFonts w:ascii="Calibri" w:hAnsi="Calibri" w:cs="Calibri"/>
                <w:color w:val="000000"/>
              </w:rPr>
            </w:pPr>
            <w:ins w:id="6102" w:author="Molly McEvilley" w:date="2023-06-30T22:25:00Z">
              <w:r w:rsidRPr="00D43959">
                <w:rPr>
                  <w:rFonts w:ascii="Calibri" w:hAnsi="Calibri" w:cs="Calibri"/>
                  <w:b/>
                  <w:bCs/>
                  <w:color w:val="000000"/>
                </w:rPr>
                <w:t>Gender</w:t>
              </w:r>
              <w:r>
                <w:rPr>
                  <w:rFonts w:ascii="Calibri" w:hAnsi="Calibri" w:cs="Calibri"/>
                  <w:color w:val="000000"/>
                </w:rPr>
                <w:t xml:space="preserve"> = 1</w:t>
              </w:r>
            </w:ins>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0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rPr>
                <w:ins w:id="6104" w:author="Molly McEvilley" w:date="2023-06-30T22:20:00Z"/>
              </w:rPr>
            </w:pPr>
            <w:ins w:id="6105" w:author="Molly McEvilley" w:date="2023-06-30T22:21:00Z">
              <w:r w:rsidRPr="0012150A">
                <w:lastRenderedPageBreak/>
                <w:t>80</w:t>
              </w:r>
            </w:ins>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106" w:author="Molly McEvilley" w:date="2023-06-30T22:20:00Z"/>
                <w:rFonts w:ascii="Calibri" w:hAnsi="Calibri" w:cs="Calibri"/>
                <w:color w:val="000000"/>
              </w:rPr>
            </w:pPr>
            <w:ins w:id="6107" w:author="Molly McEvilley" w:date="2023-06-30T22:22:00Z">
              <w:r w:rsidRPr="004877D2">
                <w:t>Culturally Specific Identity</w:t>
              </w:r>
            </w:ins>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108" w:author="Molly McEvilley" w:date="2023-06-30T22:20:00Z"/>
                <w:rFonts w:ascii="Calibri" w:hAnsi="Calibri" w:cs="Calibri"/>
                <w:color w:val="000000"/>
              </w:rPr>
            </w:pPr>
            <w:ins w:id="6109" w:author="Molly McEvilley" w:date="2023-06-30T22:22:00Z">
              <w:r w:rsidRPr="00563BE4">
                <w:rPr>
                  <w:rFonts w:ascii="Calibri" w:hAnsi="Calibri" w:cs="Calibri"/>
                  <w:color w:val="000000"/>
                </w:rPr>
                <w:t>0,1,2,3,99</w:t>
              </w:r>
            </w:ins>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110" w:author="Molly McEvilley" w:date="2023-06-30T22:20:00Z"/>
                <w:rFonts w:ascii="Calibri" w:hAnsi="Calibri" w:cs="Calibri"/>
                <w:color w:val="000000"/>
              </w:rPr>
            </w:pPr>
            <w:ins w:id="6111" w:author="Molly McEvilley" w:date="2023-06-30T22:25:00Z">
              <w:r w:rsidRPr="00D43959">
                <w:rPr>
                  <w:rFonts w:ascii="Calibri" w:hAnsi="Calibri" w:cs="Calibri"/>
                  <w:b/>
                  <w:bCs/>
                  <w:color w:val="000000"/>
                </w:rPr>
                <w:t>Gender</w:t>
              </w:r>
              <w:r>
                <w:rPr>
                  <w:rFonts w:ascii="Calibri" w:hAnsi="Calibri" w:cs="Calibri"/>
                  <w:color w:val="000000"/>
                </w:rPr>
                <w:t xml:space="preserve"> = 2</w:t>
              </w:r>
            </w:ins>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1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rPr>
                <w:ins w:id="6113" w:author="Molly McEvilley" w:date="2023-06-30T22:20:00Z"/>
              </w:rPr>
            </w:pPr>
            <w:ins w:id="6114" w:author="Molly McEvilley" w:date="2023-06-30T22:21:00Z">
              <w:r w:rsidRPr="0012150A">
                <w:t>81</w:t>
              </w:r>
            </w:ins>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115" w:author="Molly McEvilley" w:date="2023-06-30T22:20:00Z"/>
                <w:rFonts w:ascii="Calibri" w:hAnsi="Calibri" w:cs="Calibri"/>
                <w:color w:val="000000"/>
              </w:rPr>
            </w:pPr>
            <w:ins w:id="6116" w:author="Molly McEvilley" w:date="2023-06-30T22:22:00Z">
              <w:r w:rsidRPr="004877D2">
                <w:t>Transgender</w:t>
              </w:r>
            </w:ins>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117" w:author="Molly McEvilley" w:date="2023-06-30T22:20:00Z"/>
                <w:rFonts w:ascii="Calibri" w:hAnsi="Calibri" w:cs="Calibri"/>
                <w:color w:val="000000"/>
              </w:rPr>
            </w:pPr>
            <w:ins w:id="6118" w:author="Molly McEvilley" w:date="2023-06-30T22:22:00Z">
              <w:r w:rsidRPr="00563BE4">
                <w:rPr>
                  <w:rFonts w:ascii="Calibri" w:hAnsi="Calibri" w:cs="Calibri"/>
                  <w:color w:val="000000"/>
                </w:rPr>
                <w:t>0,1,2,3,99</w:t>
              </w:r>
            </w:ins>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119" w:author="Molly McEvilley" w:date="2023-06-30T22:20:00Z"/>
                <w:rFonts w:ascii="Calibri" w:hAnsi="Calibri" w:cs="Calibri"/>
                <w:color w:val="000000"/>
              </w:rPr>
            </w:pPr>
            <w:ins w:id="6120"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121" w:author="Molly McEvilley" w:date="2023-06-30T22:27:00Z">
              <w:r w:rsidR="00D43AE6">
                <w:rPr>
                  <w:rFonts w:ascii="Calibri" w:hAnsi="Calibri" w:cs="Calibri"/>
                  <w:color w:val="000000"/>
                </w:rPr>
                <w:t xml:space="preserve"> 5</w:t>
              </w:r>
            </w:ins>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2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rPr>
                <w:ins w:id="6123" w:author="Molly McEvilley" w:date="2023-06-30T22:20:00Z"/>
              </w:rPr>
            </w:pPr>
            <w:ins w:id="6124" w:author="Molly McEvilley" w:date="2023-06-30T22:21:00Z">
              <w:r w:rsidRPr="0012150A">
                <w:t>82</w:t>
              </w:r>
            </w:ins>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125" w:author="Molly McEvilley" w:date="2023-06-30T22:20:00Z"/>
                <w:rFonts w:ascii="Calibri" w:hAnsi="Calibri" w:cs="Calibri"/>
                <w:color w:val="000000"/>
              </w:rPr>
            </w:pPr>
            <w:ins w:id="6126" w:author="Molly McEvilley" w:date="2023-06-30T22:22:00Z">
              <w:r w:rsidRPr="004877D2">
                <w:t>Non-Binary</w:t>
              </w:r>
            </w:ins>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127" w:author="Molly McEvilley" w:date="2023-06-30T22:20:00Z"/>
                <w:rFonts w:ascii="Calibri" w:hAnsi="Calibri" w:cs="Calibri"/>
                <w:color w:val="000000"/>
              </w:rPr>
            </w:pPr>
            <w:ins w:id="6128" w:author="Molly McEvilley" w:date="2023-06-30T22:22:00Z">
              <w:r w:rsidRPr="00563BE4">
                <w:rPr>
                  <w:rFonts w:ascii="Calibri" w:hAnsi="Calibri" w:cs="Calibri"/>
                  <w:color w:val="000000"/>
                </w:rPr>
                <w:t>0,1,2,3,99</w:t>
              </w:r>
            </w:ins>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129" w:author="Molly McEvilley" w:date="2023-06-30T22:20:00Z"/>
                <w:rFonts w:ascii="Calibri" w:hAnsi="Calibri" w:cs="Calibri"/>
                <w:color w:val="000000"/>
              </w:rPr>
            </w:pPr>
            <w:ins w:id="6130"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131" w:author="Molly McEvilley" w:date="2023-06-30T22:27:00Z">
              <w:r w:rsidR="00D43AE6">
                <w:rPr>
                  <w:rFonts w:ascii="Calibri" w:hAnsi="Calibri" w:cs="Calibri"/>
                  <w:color w:val="000000"/>
                </w:rPr>
                <w:t xml:space="preserve"> 4</w:t>
              </w:r>
            </w:ins>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3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rPr>
                <w:ins w:id="6133" w:author="Molly McEvilley" w:date="2023-06-30T22:20:00Z"/>
              </w:rPr>
            </w:pPr>
            <w:ins w:id="6134" w:author="Molly McEvilley" w:date="2023-06-30T22:21:00Z">
              <w:r w:rsidRPr="0012150A">
                <w:t>83</w:t>
              </w:r>
            </w:ins>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135" w:author="Molly McEvilley" w:date="2023-06-30T22:20:00Z"/>
                <w:rFonts w:ascii="Calibri" w:hAnsi="Calibri" w:cs="Calibri"/>
                <w:color w:val="000000"/>
              </w:rPr>
            </w:pPr>
            <w:ins w:id="6136" w:author="Molly McEvilley" w:date="2023-06-30T22:22:00Z">
              <w:r w:rsidRPr="004877D2">
                <w:t>Questioning</w:t>
              </w:r>
            </w:ins>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137" w:author="Molly McEvilley" w:date="2023-06-30T22:20:00Z"/>
                <w:rFonts w:ascii="Calibri" w:hAnsi="Calibri" w:cs="Calibri"/>
                <w:color w:val="000000"/>
              </w:rPr>
            </w:pPr>
            <w:ins w:id="6138" w:author="Molly McEvilley" w:date="2023-06-30T22:22:00Z">
              <w:r w:rsidRPr="00563BE4">
                <w:rPr>
                  <w:rFonts w:ascii="Calibri" w:hAnsi="Calibri" w:cs="Calibri"/>
                  <w:color w:val="000000"/>
                </w:rPr>
                <w:t>0,1,2,3,99</w:t>
              </w:r>
            </w:ins>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139" w:author="Molly McEvilley" w:date="2023-06-30T22:20:00Z"/>
                <w:rFonts w:ascii="Calibri" w:hAnsi="Calibri" w:cs="Calibri"/>
                <w:color w:val="000000"/>
              </w:rPr>
            </w:pPr>
            <w:ins w:id="6140"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141" w:author="Molly McEvilley" w:date="2023-06-30T22:27:00Z">
              <w:r w:rsidR="00D43AE6">
                <w:rPr>
                  <w:rFonts w:ascii="Calibri" w:hAnsi="Calibri" w:cs="Calibri"/>
                  <w:color w:val="000000"/>
                </w:rPr>
                <w:t xml:space="preserve"> 6</w:t>
              </w:r>
            </w:ins>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4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rPr>
                <w:ins w:id="6143" w:author="Molly McEvilley" w:date="2023-06-30T22:20:00Z"/>
              </w:rPr>
            </w:pPr>
            <w:ins w:id="6144" w:author="Molly McEvilley" w:date="2023-06-30T22:21:00Z">
              <w:r w:rsidRPr="0012150A">
                <w:t>84</w:t>
              </w:r>
            </w:ins>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145" w:author="Molly McEvilley" w:date="2023-06-30T22:20:00Z"/>
                <w:rFonts w:ascii="Calibri" w:hAnsi="Calibri" w:cs="Calibri"/>
                <w:color w:val="000000"/>
              </w:rPr>
            </w:pPr>
            <w:ins w:id="6146" w:author="Molly McEvilley" w:date="2023-06-30T22:22:00Z">
              <w:r w:rsidRPr="004877D2">
                <w:t>Different Identity</w:t>
              </w:r>
            </w:ins>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147" w:author="Molly McEvilley" w:date="2023-06-30T22:20:00Z"/>
                <w:rFonts w:ascii="Calibri" w:hAnsi="Calibri" w:cs="Calibri"/>
                <w:color w:val="000000"/>
              </w:rPr>
            </w:pPr>
            <w:ins w:id="6148" w:author="Molly McEvilley" w:date="2023-06-30T22:22:00Z">
              <w:r w:rsidRPr="00563BE4">
                <w:rPr>
                  <w:rFonts w:ascii="Calibri" w:hAnsi="Calibri" w:cs="Calibri"/>
                  <w:color w:val="000000"/>
                </w:rPr>
                <w:t>0,1,2,3,99</w:t>
              </w:r>
            </w:ins>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149" w:author="Molly McEvilley" w:date="2023-06-30T22:20:00Z"/>
                <w:rFonts w:ascii="Calibri" w:hAnsi="Calibri" w:cs="Calibri"/>
                <w:color w:val="000000"/>
              </w:rPr>
            </w:pPr>
            <w:ins w:id="6150"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151" w:author="Molly McEvilley" w:date="2023-06-30T22:27:00Z">
              <w:r w:rsidR="00D43AE6">
                <w:rPr>
                  <w:rFonts w:ascii="Calibri" w:hAnsi="Calibri" w:cs="Calibri"/>
                  <w:color w:val="000000"/>
                </w:rPr>
                <w:t xml:space="preserve"> 3</w:t>
              </w:r>
            </w:ins>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52" w:author="Molly McEvilley" w:date="2023-06-30T22:21:00Z"/>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rPr>
                <w:ins w:id="6153" w:author="Molly McEvilley" w:date="2023-06-30T22:21:00Z"/>
              </w:rPr>
            </w:pPr>
            <w:ins w:id="6154" w:author="Molly McEvilley" w:date="2023-06-30T22:21:00Z">
              <w:r>
                <w:t>85</w:t>
              </w:r>
            </w:ins>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155" w:author="Molly McEvilley" w:date="2023-06-30T22:21:00Z"/>
                <w:rFonts w:ascii="Calibri" w:hAnsi="Calibri" w:cs="Calibri"/>
                <w:color w:val="000000"/>
              </w:rPr>
            </w:pPr>
            <w:ins w:id="6156" w:author="Molly McEvilley" w:date="2023-06-30T22:22:00Z">
              <w:r w:rsidRPr="004877D2">
                <w:t>Multiple Selections</w:t>
              </w:r>
            </w:ins>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157" w:author="Molly McEvilley" w:date="2023-06-30T22:21:00Z"/>
                <w:rFonts w:ascii="Calibri" w:hAnsi="Calibri" w:cs="Calibri"/>
                <w:color w:val="000000"/>
              </w:rPr>
            </w:pPr>
            <w:ins w:id="6158" w:author="Molly McEvilley" w:date="2023-06-30T22:22:00Z">
              <w:r w:rsidRPr="00563BE4">
                <w:rPr>
                  <w:rFonts w:ascii="Calibri" w:hAnsi="Calibri" w:cs="Calibri"/>
                  <w:color w:val="000000"/>
                </w:rPr>
                <w:t>0,1,2,3,99</w:t>
              </w:r>
            </w:ins>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ins w:id="6159" w:author="Molly McEvilley" w:date="2023-06-30T22:21:00Z"/>
                <w:rFonts w:ascii="Calibri" w:hAnsi="Calibri" w:cs="Calibri"/>
                <w:color w:val="000000"/>
              </w:rPr>
            </w:pPr>
            <w:ins w:id="6160" w:author="Molly McEvilley" w:date="2023-06-30T22:27:00Z">
              <w:r w:rsidRPr="00D43959">
                <w:rPr>
                  <w:rFonts w:ascii="Calibri" w:hAnsi="Calibri" w:cs="Calibri"/>
                  <w:b/>
                  <w:bCs/>
                  <w:color w:val="000000"/>
                </w:rPr>
                <w:t>Gender</w:t>
              </w:r>
              <w:r>
                <w:rPr>
                  <w:rFonts w:ascii="Calibri" w:hAnsi="Calibri" w:cs="Calibri"/>
                  <w:color w:val="000000"/>
                </w:rPr>
                <w:t xml:space="preserve"> &gt;= 10 and not in (98,99)</w:t>
              </w:r>
            </w:ins>
          </w:p>
        </w:tc>
      </w:tr>
      <w:tr w:rsidR="00153611" w:rsidRPr="00660AB8" w:rsidDel="00F1717A" w14:paraId="7FF46FF9" w14:textId="3A8990C2" w:rsidTr="00D749B1">
        <w:trPr>
          <w:cnfStyle w:val="000000100000" w:firstRow="0" w:lastRow="0" w:firstColumn="0" w:lastColumn="0" w:oddVBand="0" w:evenVBand="0" w:oddHBand="1" w:evenHBand="0" w:firstRowFirstColumn="0" w:firstRowLastColumn="0" w:lastRowFirstColumn="0" w:lastRowLastColumn="0"/>
          <w:cantSplit/>
          <w:trHeight w:val="216"/>
          <w:del w:id="616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010EFF48" w:rsidR="00153611" w:rsidRPr="001B77FD" w:rsidDel="00F1717A" w:rsidRDefault="00153611" w:rsidP="0030339F">
            <w:pPr>
              <w:pStyle w:val="NoSpacing"/>
              <w:rPr>
                <w:del w:id="6162" w:author="Molly McEvilley" w:date="2023-06-30T22:28:00Z"/>
              </w:rPr>
            </w:pPr>
            <w:del w:id="6163" w:author="Molly McEvilley" w:date="2023-06-30T22:28:00Z">
              <w:r w:rsidRPr="00947F08" w:rsidDel="00F1717A">
                <w:rPr>
                  <w:rFonts w:ascii="Calibri" w:hAnsi="Calibri" w:cs="Calibri"/>
                  <w:color w:val="000000"/>
                </w:rPr>
                <w:delText>56</w:delText>
              </w:r>
            </w:del>
          </w:p>
        </w:tc>
        <w:tc>
          <w:tcPr>
            <w:tcW w:w="3184" w:type="dxa"/>
            <w:vAlign w:val="center"/>
          </w:tcPr>
          <w:p w14:paraId="75EF813D" w14:textId="5D868169"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64" w:author="Molly McEvilley" w:date="2023-06-30T22:28:00Z"/>
              </w:rPr>
            </w:pPr>
            <w:del w:id="6165" w:author="Molly McEvilley" w:date="2023-06-30T22:28:00Z">
              <w:r w:rsidRPr="00947F08" w:rsidDel="00F1717A">
                <w:rPr>
                  <w:rFonts w:ascii="Calibri" w:hAnsi="Calibri" w:cs="Calibri"/>
                  <w:color w:val="000000"/>
                </w:rPr>
                <w:delText>White, non-Hispanic/Latin(a)(o)(x)</w:delText>
              </w:r>
            </w:del>
          </w:p>
        </w:tc>
        <w:tc>
          <w:tcPr>
            <w:tcW w:w="1024" w:type="dxa"/>
            <w:vAlign w:val="center"/>
          </w:tcPr>
          <w:p w14:paraId="003DEE09" w14:textId="2E8DB395"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66" w:author="Molly McEvilley" w:date="2023-06-30T22:28:00Z"/>
              </w:rPr>
            </w:pPr>
            <w:del w:id="6167" w:author="Molly McEvilley" w:date="2023-06-30T22:28:00Z">
              <w:r w:rsidRPr="00947F08" w:rsidDel="00F1717A">
                <w:rPr>
                  <w:rFonts w:ascii="Calibri" w:hAnsi="Calibri" w:cs="Calibri"/>
                  <w:color w:val="000000"/>
                </w:rPr>
                <w:delText>0,1,2,3,99</w:delText>
              </w:r>
            </w:del>
          </w:p>
        </w:tc>
        <w:tc>
          <w:tcPr>
            <w:tcW w:w="4125" w:type="dxa"/>
            <w:vAlign w:val="center"/>
          </w:tcPr>
          <w:p w14:paraId="62E17FE5" w14:textId="4625FDE2"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68" w:author="Molly McEvilley" w:date="2023-06-30T22:28:00Z"/>
                <w:b/>
              </w:rPr>
            </w:pPr>
            <w:del w:id="6169" w:author="Molly McEvilley" w:date="2023-06-30T22:28:00Z">
              <w:r w:rsidRPr="00947F08" w:rsidDel="00F1717A">
                <w:rPr>
                  <w:rFonts w:ascii="Calibri" w:hAnsi="Calibri" w:cs="Calibri"/>
                  <w:b/>
                  <w:bCs/>
                  <w:color w:val="000000"/>
                </w:rPr>
                <w:delText xml:space="preserve">Race = 5 and </w:delText>
              </w:r>
              <w:r w:rsidRPr="00947F08" w:rsidDel="00F1717A">
                <w:rPr>
                  <w:rFonts w:ascii="Calibri" w:hAnsi="Calibri" w:cs="Calibri"/>
                  <w:color w:val="000000"/>
                </w:rPr>
                <w:delText>Ethnicity</w:delText>
              </w:r>
              <w:r w:rsidRPr="00947F08" w:rsidDel="00F1717A">
                <w:rPr>
                  <w:rFonts w:ascii="Calibri" w:hAnsi="Calibri" w:cs="Calibri"/>
                  <w:b/>
                  <w:bCs/>
                  <w:color w:val="000000"/>
                </w:rPr>
                <w:delText xml:space="preserve"> &lt;&gt; 1</w:delText>
              </w:r>
            </w:del>
          </w:p>
        </w:tc>
      </w:tr>
      <w:tr w:rsidR="00153611" w:rsidRPr="00660AB8" w:rsidDel="00F1717A" w14:paraId="66284E27" w14:textId="1E093ECB" w:rsidTr="00D749B1">
        <w:trPr>
          <w:cnfStyle w:val="000000010000" w:firstRow="0" w:lastRow="0" w:firstColumn="0" w:lastColumn="0" w:oddVBand="0" w:evenVBand="0" w:oddHBand="0" w:evenHBand="1" w:firstRowFirstColumn="0" w:firstRowLastColumn="0" w:lastRowFirstColumn="0" w:lastRowLastColumn="0"/>
          <w:cantSplit/>
          <w:trHeight w:val="216"/>
          <w:del w:id="6170"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251B7EB7" w:rsidR="00153611" w:rsidRPr="00947F08" w:rsidDel="00F1717A" w:rsidRDefault="00153611" w:rsidP="0030339F">
            <w:pPr>
              <w:pStyle w:val="NoSpacing"/>
              <w:rPr>
                <w:del w:id="6171" w:author="Molly McEvilley" w:date="2023-06-30T22:28:00Z"/>
                <w:rFonts w:cstheme="minorHAnsi"/>
                <w:color w:val="000000"/>
              </w:rPr>
            </w:pPr>
            <w:del w:id="6172" w:author="Molly McEvilley" w:date="2023-06-30T22:28:00Z">
              <w:r w:rsidRPr="00947F08" w:rsidDel="00F1717A">
                <w:rPr>
                  <w:rFonts w:ascii="Calibri" w:hAnsi="Calibri" w:cs="Calibri"/>
                  <w:color w:val="000000"/>
                </w:rPr>
                <w:delText>57</w:delText>
              </w:r>
            </w:del>
          </w:p>
        </w:tc>
        <w:tc>
          <w:tcPr>
            <w:tcW w:w="3184" w:type="dxa"/>
            <w:vAlign w:val="center"/>
          </w:tcPr>
          <w:p w14:paraId="2EFB00DF" w14:textId="1F7C7C5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73" w:author="Molly McEvilley" w:date="2023-06-30T22:28:00Z"/>
                <w:rFonts w:cstheme="minorHAnsi"/>
                <w:color w:val="000000"/>
              </w:rPr>
            </w:pPr>
            <w:del w:id="6174" w:author="Molly McEvilley" w:date="2023-06-30T22:28:00Z">
              <w:r w:rsidRPr="00947F08" w:rsidDel="00F1717A">
                <w:rPr>
                  <w:rFonts w:ascii="Calibri" w:hAnsi="Calibri" w:cs="Calibri"/>
                  <w:color w:val="000000"/>
                </w:rPr>
                <w:delText>White, Hispanic/Latin(a)(o)(x)</w:delText>
              </w:r>
            </w:del>
          </w:p>
        </w:tc>
        <w:tc>
          <w:tcPr>
            <w:tcW w:w="1024" w:type="dxa"/>
            <w:vAlign w:val="center"/>
          </w:tcPr>
          <w:p w14:paraId="6E5D387C" w14:textId="5C2AD8C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75" w:author="Molly McEvilley" w:date="2023-06-30T22:28:00Z"/>
                <w:rFonts w:cstheme="minorHAnsi"/>
                <w:color w:val="000000"/>
              </w:rPr>
            </w:pPr>
            <w:del w:id="6176" w:author="Molly McEvilley" w:date="2023-06-30T22:28:00Z">
              <w:r w:rsidRPr="00947F08" w:rsidDel="00F1717A">
                <w:rPr>
                  <w:rFonts w:ascii="Calibri" w:hAnsi="Calibri" w:cs="Calibri"/>
                  <w:color w:val="000000"/>
                </w:rPr>
                <w:delText>0,1,2,3,99</w:delText>
              </w:r>
            </w:del>
          </w:p>
        </w:tc>
        <w:tc>
          <w:tcPr>
            <w:tcW w:w="4125" w:type="dxa"/>
            <w:vAlign w:val="center"/>
          </w:tcPr>
          <w:p w14:paraId="094CE636" w14:textId="4ED35FA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77" w:author="Molly McEvilley" w:date="2023-06-30T22:28:00Z"/>
                <w:rFonts w:cstheme="minorHAnsi"/>
                <w:b/>
                <w:bCs/>
                <w:color w:val="000000"/>
              </w:rPr>
            </w:pPr>
            <w:del w:id="6178"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5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6E21E7E1" w14:textId="2CCB98ED" w:rsidTr="00D749B1">
        <w:trPr>
          <w:cnfStyle w:val="000000100000" w:firstRow="0" w:lastRow="0" w:firstColumn="0" w:lastColumn="0" w:oddVBand="0" w:evenVBand="0" w:oddHBand="1" w:evenHBand="0" w:firstRowFirstColumn="0" w:firstRowLastColumn="0" w:lastRowFirstColumn="0" w:lastRowLastColumn="0"/>
          <w:cantSplit/>
          <w:trHeight w:val="216"/>
          <w:del w:id="6179"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0EE1F986" w:rsidR="00153611" w:rsidRPr="00947F08" w:rsidDel="00F1717A" w:rsidRDefault="00153611" w:rsidP="0030339F">
            <w:pPr>
              <w:pStyle w:val="NoSpacing"/>
              <w:rPr>
                <w:del w:id="6180" w:author="Molly McEvilley" w:date="2023-06-30T22:28:00Z"/>
                <w:rFonts w:cstheme="minorHAnsi"/>
                <w:color w:val="000000"/>
              </w:rPr>
            </w:pPr>
            <w:del w:id="6181" w:author="Molly McEvilley" w:date="2023-06-30T22:28:00Z">
              <w:r w:rsidRPr="00947F08" w:rsidDel="00F1717A">
                <w:rPr>
                  <w:rFonts w:ascii="Calibri" w:hAnsi="Calibri" w:cs="Calibri"/>
                  <w:color w:val="000000"/>
                </w:rPr>
                <w:delText>58</w:delText>
              </w:r>
            </w:del>
          </w:p>
        </w:tc>
        <w:tc>
          <w:tcPr>
            <w:tcW w:w="3184" w:type="dxa"/>
            <w:vAlign w:val="center"/>
          </w:tcPr>
          <w:p w14:paraId="6208D4AE" w14:textId="21C07C34"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82" w:author="Molly McEvilley" w:date="2023-06-30T22:28:00Z"/>
                <w:rFonts w:cstheme="minorHAnsi"/>
                <w:bCs/>
              </w:rPr>
            </w:pPr>
            <w:del w:id="6183" w:author="Molly McEvilley" w:date="2023-06-30T22:28:00Z">
              <w:r w:rsidRPr="00947F08" w:rsidDel="00F1717A">
                <w:rPr>
                  <w:rFonts w:ascii="Calibri" w:hAnsi="Calibri" w:cs="Calibri"/>
                  <w:color w:val="000000"/>
                </w:rPr>
                <w:delText>Black, African American, or African, non-Hispanic/Latin(a)(o)(x)</w:delText>
              </w:r>
            </w:del>
          </w:p>
        </w:tc>
        <w:tc>
          <w:tcPr>
            <w:tcW w:w="1024" w:type="dxa"/>
            <w:vAlign w:val="center"/>
          </w:tcPr>
          <w:p w14:paraId="07D3FB78" w14:textId="1D6978C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84" w:author="Molly McEvilley" w:date="2023-06-30T22:28:00Z"/>
                <w:rFonts w:cstheme="minorHAnsi"/>
                <w:color w:val="000000"/>
              </w:rPr>
            </w:pPr>
            <w:del w:id="6185" w:author="Molly McEvilley" w:date="2023-06-30T22:28:00Z">
              <w:r w:rsidRPr="00947F08" w:rsidDel="00F1717A">
                <w:rPr>
                  <w:rFonts w:ascii="Calibri" w:hAnsi="Calibri" w:cs="Calibri"/>
                  <w:color w:val="000000"/>
                </w:rPr>
                <w:delText>0,1,2,3,99</w:delText>
              </w:r>
            </w:del>
          </w:p>
        </w:tc>
        <w:tc>
          <w:tcPr>
            <w:tcW w:w="4125" w:type="dxa"/>
            <w:vAlign w:val="center"/>
          </w:tcPr>
          <w:p w14:paraId="6A62DF6A" w14:textId="11E5827C"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86" w:author="Molly McEvilley" w:date="2023-06-30T22:28:00Z"/>
                <w:rFonts w:cstheme="minorHAnsi"/>
                <w:b/>
                <w:bCs/>
              </w:rPr>
            </w:pPr>
            <w:del w:id="6187"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46052AFC" w14:textId="528D2457" w:rsidTr="00D749B1">
        <w:trPr>
          <w:cnfStyle w:val="000000010000" w:firstRow="0" w:lastRow="0" w:firstColumn="0" w:lastColumn="0" w:oddVBand="0" w:evenVBand="0" w:oddHBand="0" w:evenHBand="1" w:firstRowFirstColumn="0" w:firstRowLastColumn="0" w:lastRowFirstColumn="0" w:lastRowLastColumn="0"/>
          <w:cantSplit/>
          <w:trHeight w:val="216"/>
          <w:del w:id="6188"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0D32A365" w:rsidR="00153611" w:rsidRPr="00947F08" w:rsidDel="00F1717A" w:rsidRDefault="00153611" w:rsidP="0030339F">
            <w:pPr>
              <w:pStyle w:val="NoSpacing"/>
              <w:rPr>
                <w:del w:id="6189" w:author="Molly McEvilley" w:date="2023-06-30T22:28:00Z"/>
                <w:rFonts w:cstheme="minorHAnsi"/>
                <w:color w:val="000000"/>
              </w:rPr>
            </w:pPr>
            <w:del w:id="6190" w:author="Molly McEvilley" w:date="2023-06-30T22:28:00Z">
              <w:r w:rsidRPr="00947F08" w:rsidDel="00F1717A">
                <w:rPr>
                  <w:rFonts w:ascii="Calibri" w:hAnsi="Calibri" w:cs="Calibri"/>
                  <w:color w:val="000000"/>
                </w:rPr>
                <w:delText>59</w:delText>
              </w:r>
            </w:del>
          </w:p>
        </w:tc>
        <w:tc>
          <w:tcPr>
            <w:tcW w:w="3184" w:type="dxa"/>
            <w:vAlign w:val="center"/>
          </w:tcPr>
          <w:p w14:paraId="43CD45AD" w14:textId="1622581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91" w:author="Molly McEvilley" w:date="2023-06-30T22:28:00Z"/>
                <w:rFonts w:cstheme="minorHAnsi"/>
                <w:bCs/>
                <w:color w:val="000000"/>
              </w:rPr>
            </w:pPr>
            <w:del w:id="6192" w:author="Molly McEvilley" w:date="2023-06-30T22:28:00Z">
              <w:r w:rsidRPr="00947F08" w:rsidDel="00F1717A">
                <w:rPr>
                  <w:rFonts w:ascii="Calibri" w:hAnsi="Calibri" w:cs="Calibri"/>
                  <w:color w:val="000000"/>
                </w:rPr>
                <w:delText>Black, African American, or African, Hispanic/Latin(a)(o)(x)</w:delText>
              </w:r>
            </w:del>
          </w:p>
        </w:tc>
        <w:tc>
          <w:tcPr>
            <w:tcW w:w="1024" w:type="dxa"/>
            <w:vAlign w:val="center"/>
          </w:tcPr>
          <w:p w14:paraId="34F6DDE8" w14:textId="383B144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93" w:author="Molly McEvilley" w:date="2023-06-30T22:28:00Z"/>
                <w:rFonts w:cstheme="minorHAnsi"/>
                <w:color w:val="000000"/>
              </w:rPr>
            </w:pPr>
            <w:del w:id="6194" w:author="Molly McEvilley" w:date="2023-06-30T22:28:00Z">
              <w:r w:rsidRPr="00947F08" w:rsidDel="00F1717A">
                <w:rPr>
                  <w:rFonts w:ascii="Calibri" w:hAnsi="Calibri" w:cs="Calibri"/>
                  <w:color w:val="000000"/>
                </w:rPr>
                <w:delText>0,1,2,3,99</w:delText>
              </w:r>
            </w:del>
          </w:p>
        </w:tc>
        <w:tc>
          <w:tcPr>
            <w:tcW w:w="4125" w:type="dxa"/>
            <w:vAlign w:val="center"/>
          </w:tcPr>
          <w:p w14:paraId="7DABE1DF" w14:textId="59DB710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95" w:author="Molly McEvilley" w:date="2023-06-30T22:28:00Z"/>
                <w:rFonts w:cstheme="minorHAnsi"/>
                <w:b/>
                <w:bCs/>
                <w:color w:val="000000"/>
              </w:rPr>
            </w:pPr>
            <w:del w:id="6196"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3CD43F76" w14:textId="4F1D6147" w:rsidTr="00D749B1">
        <w:trPr>
          <w:cnfStyle w:val="000000100000" w:firstRow="0" w:lastRow="0" w:firstColumn="0" w:lastColumn="0" w:oddVBand="0" w:evenVBand="0" w:oddHBand="1" w:evenHBand="0" w:firstRowFirstColumn="0" w:firstRowLastColumn="0" w:lastRowFirstColumn="0" w:lastRowLastColumn="0"/>
          <w:cantSplit/>
          <w:trHeight w:val="216"/>
          <w:del w:id="6197"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2BFB7DD2" w:rsidR="00153611" w:rsidRPr="00947F08" w:rsidDel="00F1717A" w:rsidRDefault="00153611" w:rsidP="0030339F">
            <w:pPr>
              <w:pStyle w:val="NoSpacing"/>
              <w:rPr>
                <w:del w:id="6198" w:author="Molly McEvilley" w:date="2023-06-30T22:28:00Z"/>
                <w:rFonts w:cstheme="minorHAnsi"/>
                <w:color w:val="000000"/>
              </w:rPr>
            </w:pPr>
            <w:del w:id="6199" w:author="Molly McEvilley" w:date="2023-06-30T22:28:00Z">
              <w:r w:rsidRPr="00947F08" w:rsidDel="00F1717A">
                <w:rPr>
                  <w:rFonts w:ascii="Calibri" w:hAnsi="Calibri" w:cs="Calibri"/>
                  <w:color w:val="000000"/>
                </w:rPr>
                <w:delText>60</w:delText>
              </w:r>
            </w:del>
          </w:p>
        </w:tc>
        <w:tc>
          <w:tcPr>
            <w:tcW w:w="3184" w:type="dxa"/>
            <w:vAlign w:val="center"/>
          </w:tcPr>
          <w:p w14:paraId="22C80904" w14:textId="01E27786"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00" w:author="Molly McEvilley" w:date="2023-06-30T22:28:00Z"/>
                <w:rFonts w:cstheme="minorHAnsi"/>
                <w:bCs/>
              </w:rPr>
            </w:pPr>
            <w:del w:id="6201" w:author="Molly McEvilley" w:date="2023-06-30T22:28:00Z">
              <w:r w:rsidRPr="00947F08" w:rsidDel="00F1717A">
                <w:rPr>
                  <w:rFonts w:ascii="Calibri" w:hAnsi="Calibri" w:cs="Calibri"/>
                  <w:color w:val="000000"/>
                </w:rPr>
                <w:delText>Asian or Asian American</w:delText>
              </w:r>
            </w:del>
          </w:p>
        </w:tc>
        <w:tc>
          <w:tcPr>
            <w:tcW w:w="1024" w:type="dxa"/>
            <w:vAlign w:val="center"/>
          </w:tcPr>
          <w:p w14:paraId="6F0E942D" w14:textId="470E617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02" w:author="Molly McEvilley" w:date="2023-06-30T22:28:00Z"/>
                <w:rFonts w:cstheme="minorHAnsi"/>
                <w:color w:val="000000"/>
              </w:rPr>
            </w:pPr>
            <w:del w:id="6203" w:author="Molly McEvilley" w:date="2023-06-30T22:28:00Z">
              <w:r w:rsidRPr="00947F08" w:rsidDel="00F1717A">
                <w:rPr>
                  <w:rFonts w:ascii="Calibri" w:hAnsi="Calibri" w:cs="Calibri"/>
                  <w:color w:val="000000"/>
                </w:rPr>
                <w:delText>0,1,2,3,99</w:delText>
              </w:r>
            </w:del>
          </w:p>
        </w:tc>
        <w:tc>
          <w:tcPr>
            <w:tcW w:w="4125" w:type="dxa"/>
            <w:vAlign w:val="center"/>
          </w:tcPr>
          <w:p w14:paraId="1D576541" w14:textId="3C922EE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04" w:author="Molly McEvilley" w:date="2023-06-30T22:28:00Z"/>
                <w:rFonts w:cstheme="minorHAnsi"/>
                <w:b/>
                <w:bCs/>
              </w:rPr>
            </w:pPr>
            <w:del w:id="6205"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2</w:delText>
              </w:r>
            </w:del>
          </w:p>
        </w:tc>
      </w:tr>
      <w:tr w:rsidR="00153611" w:rsidRPr="00660AB8" w:rsidDel="00F1717A" w14:paraId="5600DBB2" w14:textId="162E0B5C" w:rsidTr="00D749B1">
        <w:trPr>
          <w:cnfStyle w:val="000000010000" w:firstRow="0" w:lastRow="0" w:firstColumn="0" w:lastColumn="0" w:oddVBand="0" w:evenVBand="0" w:oddHBand="0" w:evenHBand="1" w:firstRowFirstColumn="0" w:firstRowLastColumn="0" w:lastRowFirstColumn="0" w:lastRowLastColumn="0"/>
          <w:cantSplit/>
          <w:trHeight w:val="216"/>
          <w:del w:id="6206"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1D6DE494" w:rsidR="00153611" w:rsidRPr="00947F08" w:rsidDel="00F1717A" w:rsidRDefault="00153611" w:rsidP="0030339F">
            <w:pPr>
              <w:pStyle w:val="NoSpacing"/>
              <w:rPr>
                <w:del w:id="6207" w:author="Molly McEvilley" w:date="2023-06-30T22:28:00Z"/>
                <w:rFonts w:cstheme="minorHAnsi"/>
                <w:color w:val="000000"/>
              </w:rPr>
            </w:pPr>
            <w:del w:id="6208" w:author="Molly McEvilley" w:date="2023-06-30T22:28:00Z">
              <w:r w:rsidRPr="00947F08" w:rsidDel="00F1717A">
                <w:rPr>
                  <w:rFonts w:ascii="Calibri" w:hAnsi="Calibri" w:cs="Calibri"/>
                  <w:color w:val="000000"/>
                </w:rPr>
                <w:delText>61</w:delText>
              </w:r>
            </w:del>
          </w:p>
        </w:tc>
        <w:tc>
          <w:tcPr>
            <w:tcW w:w="3184" w:type="dxa"/>
            <w:vAlign w:val="center"/>
          </w:tcPr>
          <w:p w14:paraId="73897112" w14:textId="57A38DE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09" w:author="Molly McEvilley" w:date="2023-06-30T22:28:00Z"/>
                <w:rFonts w:cstheme="minorHAnsi"/>
                <w:bCs/>
                <w:color w:val="000000"/>
              </w:rPr>
            </w:pPr>
            <w:del w:id="6210" w:author="Molly McEvilley" w:date="2023-06-30T22:28:00Z">
              <w:r w:rsidRPr="00947F08" w:rsidDel="00F1717A">
                <w:rPr>
                  <w:rFonts w:ascii="Calibri" w:hAnsi="Calibri" w:cs="Calibri"/>
                  <w:color w:val="000000"/>
                </w:rPr>
                <w:delText>American Indian, Alaska Native, or Indigenous, Hispanic/Latin(a)(o)(x)</w:delText>
              </w:r>
            </w:del>
          </w:p>
        </w:tc>
        <w:tc>
          <w:tcPr>
            <w:tcW w:w="1024" w:type="dxa"/>
            <w:vAlign w:val="center"/>
          </w:tcPr>
          <w:p w14:paraId="7AC3AD88" w14:textId="7071490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11" w:author="Molly McEvilley" w:date="2023-06-30T22:28:00Z"/>
                <w:rFonts w:cstheme="minorHAnsi"/>
                <w:color w:val="000000"/>
              </w:rPr>
            </w:pPr>
            <w:del w:id="6212" w:author="Molly McEvilley" w:date="2023-06-30T22:28:00Z">
              <w:r w:rsidRPr="00947F08" w:rsidDel="00F1717A">
                <w:rPr>
                  <w:rFonts w:ascii="Calibri" w:hAnsi="Calibri" w:cs="Calibri"/>
                  <w:color w:val="000000"/>
                </w:rPr>
                <w:delText>0,1,2,3,99</w:delText>
              </w:r>
            </w:del>
          </w:p>
        </w:tc>
        <w:tc>
          <w:tcPr>
            <w:tcW w:w="4125" w:type="dxa"/>
            <w:vAlign w:val="center"/>
          </w:tcPr>
          <w:p w14:paraId="3FE52D1F" w14:textId="2A8D9F8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13" w:author="Molly McEvilley" w:date="2023-06-30T22:28:00Z"/>
                <w:rFonts w:cstheme="minorHAnsi"/>
                <w:b/>
                <w:bCs/>
                <w:color w:val="000000"/>
              </w:rPr>
            </w:pPr>
            <w:del w:id="6214"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17F6127A" w14:textId="7C42C18B" w:rsidTr="00D749B1">
        <w:trPr>
          <w:cnfStyle w:val="000000100000" w:firstRow="0" w:lastRow="0" w:firstColumn="0" w:lastColumn="0" w:oddVBand="0" w:evenVBand="0" w:oddHBand="1" w:evenHBand="0" w:firstRowFirstColumn="0" w:firstRowLastColumn="0" w:lastRowFirstColumn="0" w:lastRowLastColumn="0"/>
          <w:cantSplit/>
          <w:trHeight w:val="216"/>
          <w:del w:id="6215"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02C91235" w:rsidR="00153611" w:rsidRPr="00947F08" w:rsidDel="00F1717A" w:rsidRDefault="00153611" w:rsidP="0030339F">
            <w:pPr>
              <w:pStyle w:val="NoSpacing"/>
              <w:rPr>
                <w:del w:id="6216" w:author="Molly McEvilley" w:date="2023-06-30T22:28:00Z"/>
                <w:rFonts w:cstheme="minorHAnsi"/>
                <w:color w:val="000000"/>
              </w:rPr>
            </w:pPr>
            <w:del w:id="6217" w:author="Molly McEvilley" w:date="2023-06-30T22:28:00Z">
              <w:r w:rsidRPr="00947F08" w:rsidDel="00F1717A">
                <w:rPr>
                  <w:rFonts w:ascii="Calibri" w:hAnsi="Calibri" w:cs="Calibri"/>
                  <w:color w:val="000000"/>
                </w:rPr>
                <w:delText>62</w:delText>
              </w:r>
            </w:del>
          </w:p>
        </w:tc>
        <w:tc>
          <w:tcPr>
            <w:tcW w:w="3184" w:type="dxa"/>
            <w:vAlign w:val="center"/>
          </w:tcPr>
          <w:p w14:paraId="66A3460A" w14:textId="78606D08"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18" w:author="Molly McEvilley" w:date="2023-06-30T22:28:00Z"/>
                <w:rFonts w:cstheme="minorHAnsi"/>
                <w:bCs/>
                <w:color w:val="000000"/>
              </w:rPr>
            </w:pPr>
            <w:del w:id="6219" w:author="Molly McEvilley" w:date="2023-06-30T22:28:00Z">
              <w:r w:rsidRPr="00947F08" w:rsidDel="00F1717A">
                <w:rPr>
                  <w:rFonts w:ascii="Calibri" w:hAnsi="Calibri" w:cs="Calibri"/>
                  <w:color w:val="000000"/>
                </w:rPr>
                <w:delText>American Indian, Alaska Native, or Indigenous, non-Hispanic/Latin(a)(o)(x)</w:delText>
              </w:r>
            </w:del>
          </w:p>
        </w:tc>
        <w:tc>
          <w:tcPr>
            <w:tcW w:w="1024" w:type="dxa"/>
            <w:vAlign w:val="center"/>
          </w:tcPr>
          <w:p w14:paraId="20C2CDEB" w14:textId="101A157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20" w:author="Molly McEvilley" w:date="2023-06-30T22:28:00Z"/>
                <w:rFonts w:cstheme="minorHAnsi"/>
                <w:color w:val="000000"/>
              </w:rPr>
            </w:pPr>
            <w:del w:id="6221" w:author="Molly McEvilley" w:date="2023-06-30T22:28:00Z">
              <w:r w:rsidRPr="00947F08" w:rsidDel="00F1717A">
                <w:rPr>
                  <w:rFonts w:ascii="Calibri" w:hAnsi="Calibri" w:cs="Calibri"/>
                  <w:color w:val="000000"/>
                </w:rPr>
                <w:delText>0,1,2,3,99</w:delText>
              </w:r>
            </w:del>
          </w:p>
        </w:tc>
        <w:tc>
          <w:tcPr>
            <w:tcW w:w="4125" w:type="dxa"/>
            <w:vAlign w:val="center"/>
          </w:tcPr>
          <w:p w14:paraId="6C627381" w14:textId="0E4B5D3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22" w:author="Molly McEvilley" w:date="2023-06-30T22:28:00Z"/>
                <w:rFonts w:cstheme="minorHAnsi"/>
                <w:b/>
                <w:bCs/>
              </w:rPr>
            </w:pPr>
            <w:del w:id="6223"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00E0AFF6" w14:textId="468ED56C" w:rsidTr="00D749B1">
        <w:trPr>
          <w:cnfStyle w:val="000000010000" w:firstRow="0" w:lastRow="0" w:firstColumn="0" w:lastColumn="0" w:oddVBand="0" w:evenVBand="0" w:oddHBand="0" w:evenHBand="1" w:firstRowFirstColumn="0" w:firstRowLastColumn="0" w:lastRowFirstColumn="0" w:lastRowLastColumn="0"/>
          <w:cantSplit/>
          <w:trHeight w:val="216"/>
          <w:del w:id="622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503B3AF4" w:rsidR="00153611" w:rsidRPr="00947F08" w:rsidDel="00F1717A" w:rsidRDefault="00153611" w:rsidP="0030339F">
            <w:pPr>
              <w:pStyle w:val="NoSpacing"/>
              <w:rPr>
                <w:del w:id="6225" w:author="Molly McEvilley" w:date="2023-06-30T22:28:00Z"/>
                <w:rFonts w:cstheme="minorHAnsi"/>
                <w:color w:val="000000"/>
              </w:rPr>
            </w:pPr>
            <w:del w:id="6226" w:author="Molly McEvilley" w:date="2023-06-30T22:28:00Z">
              <w:r w:rsidRPr="00947F08" w:rsidDel="00F1717A">
                <w:rPr>
                  <w:rFonts w:ascii="Calibri" w:hAnsi="Calibri" w:cs="Calibri"/>
                  <w:color w:val="000000"/>
                </w:rPr>
                <w:delText>63</w:delText>
              </w:r>
            </w:del>
          </w:p>
        </w:tc>
        <w:tc>
          <w:tcPr>
            <w:tcW w:w="3184" w:type="dxa"/>
            <w:vAlign w:val="center"/>
          </w:tcPr>
          <w:p w14:paraId="7B461115" w14:textId="5199DB6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27" w:author="Molly McEvilley" w:date="2023-06-30T22:28:00Z"/>
                <w:rFonts w:cstheme="minorHAnsi"/>
                <w:bCs/>
              </w:rPr>
            </w:pPr>
            <w:del w:id="6228" w:author="Molly McEvilley" w:date="2023-06-30T22:28:00Z">
              <w:r w:rsidRPr="00947F08" w:rsidDel="00F1717A">
                <w:rPr>
                  <w:rFonts w:ascii="Calibri" w:hAnsi="Calibri" w:cs="Calibri"/>
                  <w:color w:val="000000"/>
                </w:rPr>
                <w:delText>Native Hawaiian or Pacific Islander</w:delText>
              </w:r>
            </w:del>
          </w:p>
        </w:tc>
        <w:tc>
          <w:tcPr>
            <w:tcW w:w="1024" w:type="dxa"/>
            <w:vAlign w:val="center"/>
          </w:tcPr>
          <w:p w14:paraId="4A0A5FDE" w14:textId="4572CC91"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29" w:author="Molly McEvilley" w:date="2023-06-30T22:28:00Z"/>
                <w:rFonts w:cstheme="minorHAnsi"/>
                <w:color w:val="000000"/>
              </w:rPr>
            </w:pPr>
            <w:del w:id="6230" w:author="Molly McEvilley" w:date="2023-06-30T22:28:00Z">
              <w:r w:rsidRPr="00947F08" w:rsidDel="00F1717A">
                <w:rPr>
                  <w:rFonts w:ascii="Calibri" w:hAnsi="Calibri" w:cs="Calibri"/>
                  <w:color w:val="000000"/>
                </w:rPr>
                <w:delText>0,1,2,3,99</w:delText>
              </w:r>
            </w:del>
          </w:p>
        </w:tc>
        <w:tc>
          <w:tcPr>
            <w:tcW w:w="4125" w:type="dxa"/>
            <w:vAlign w:val="center"/>
          </w:tcPr>
          <w:p w14:paraId="0B0CB0A0" w14:textId="2771747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31" w:author="Molly McEvilley" w:date="2023-06-30T22:28:00Z"/>
                <w:rFonts w:cstheme="minorHAnsi"/>
                <w:b/>
                <w:bCs/>
                <w:color w:val="000000"/>
              </w:rPr>
            </w:pPr>
            <w:del w:id="6232"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4</w:delText>
              </w:r>
            </w:del>
          </w:p>
        </w:tc>
      </w:tr>
      <w:tr w:rsidR="00153611" w:rsidRPr="00660AB8" w:rsidDel="00F1717A" w14:paraId="0BB005AB" w14:textId="30FA85EB" w:rsidTr="00D749B1">
        <w:trPr>
          <w:cnfStyle w:val="000000100000" w:firstRow="0" w:lastRow="0" w:firstColumn="0" w:lastColumn="0" w:oddVBand="0" w:evenVBand="0" w:oddHBand="1" w:evenHBand="0" w:firstRowFirstColumn="0" w:firstRowLastColumn="0" w:lastRowFirstColumn="0" w:lastRowLastColumn="0"/>
          <w:cantSplit/>
          <w:trHeight w:val="216"/>
          <w:del w:id="623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08D3C704" w:rsidR="00153611" w:rsidRPr="00947F08" w:rsidDel="00F1717A" w:rsidRDefault="00153611" w:rsidP="0030339F">
            <w:pPr>
              <w:pStyle w:val="NoSpacing"/>
              <w:rPr>
                <w:del w:id="6234" w:author="Molly McEvilley" w:date="2023-06-30T22:28:00Z"/>
                <w:rFonts w:cstheme="minorHAnsi"/>
                <w:color w:val="000000"/>
              </w:rPr>
            </w:pPr>
            <w:del w:id="6235" w:author="Molly McEvilley" w:date="2023-06-30T22:28:00Z">
              <w:r w:rsidRPr="00947F08" w:rsidDel="00F1717A">
                <w:rPr>
                  <w:rFonts w:ascii="Calibri" w:hAnsi="Calibri" w:cs="Calibri"/>
                  <w:color w:val="000000"/>
                </w:rPr>
                <w:delText>64</w:delText>
              </w:r>
            </w:del>
          </w:p>
        </w:tc>
        <w:tc>
          <w:tcPr>
            <w:tcW w:w="3184" w:type="dxa"/>
            <w:vAlign w:val="center"/>
          </w:tcPr>
          <w:p w14:paraId="7BD45400" w14:textId="2BA17E9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36" w:author="Molly McEvilley" w:date="2023-06-30T22:28:00Z"/>
                <w:rFonts w:cstheme="minorHAnsi"/>
                <w:bCs/>
              </w:rPr>
            </w:pPr>
            <w:del w:id="6237" w:author="Molly McEvilley" w:date="2023-06-30T22:28:00Z">
              <w:r w:rsidRPr="00947F08" w:rsidDel="00F1717A">
                <w:rPr>
                  <w:rFonts w:ascii="Calibri" w:hAnsi="Calibri" w:cs="Calibri"/>
                  <w:color w:val="000000"/>
                </w:rPr>
                <w:delText>Multi-Racial</w:delText>
              </w:r>
            </w:del>
          </w:p>
        </w:tc>
        <w:tc>
          <w:tcPr>
            <w:tcW w:w="1024" w:type="dxa"/>
            <w:vAlign w:val="center"/>
          </w:tcPr>
          <w:p w14:paraId="1BA76CC1" w14:textId="0E4DA9C7"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38" w:author="Molly McEvilley" w:date="2023-06-30T22:28:00Z"/>
                <w:rFonts w:cstheme="minorHAnsi"/>
                <w:color w:val="000000"/>
              </w:rPr>
            </w:pPr>
            <w:del w:id="6239" w:author="Molly McEvilley" w:date="2023-06-30T22:28:00Z">
              <w:r w:rsidRPr="00947F08" w:rsidDel="00F1717A">
                <w:rPr>
                  <w:rFonts w:ascii="Calibri" w:hAnsi="Calibri" w:cs="Calibri"/>
                  <w:color w:val="000000"/>
                </w:rPr>
                <w:delText>0,1,2,3,99</w:delText>
              </w:r>
            </w:del>
          </w:p>
        </w:tc>
        <w:tc>
          <w:tcPr>
            <w:tcW w:w="4125" w:type="dxa"/>
            <w:vAlign w:val="center"/>
          </w:tcPr>
          <w:p w14:paraId="0103D932" w14:textId="37D63D4D"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40" w:author="Molly McEvilley" w:date="2023-06-30T22:28:00Z"/>
                <w:rFonts w:cstheme="minorHAnsi"/>
                <w:b/>
                <w:bCs/>
              </w:rPr>
            </w:pPr>
            <w:del w:id="6241"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&gt; 5 and </w:delText>
              </w:r>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not in (98,99)</w:delText>
              </w:r>
            </w:del>
          </w:p>
        </w:tc>
      </w:tr>
      <w:tr w:rsidR="00153611" w:rsidRPr="00660AB8" w:rsidDel="00F1717A" w14:paraId="5FDE711E" w14:textId="5A9DCE44" w:rsidTr="00D749B1">
        <w:trPr>
          <w:cnfStyle w:val="000000010000" w:firstRow="0" w:lastRow="0" w:firstColumn="0" w:lastColumn="0" w:oddVBand="0" w:evenVBand="0" w:oddHBand="0" w:evenHBand="1" w:firstRowFirstColumn="0" w:firstRowLastColumn="0" w:lastRowFirstColumn="0" w:lastRowLastColumn="0"/>
          <w:cantSplit/>
          <w:trHeight w:val="216"/>
          <w:del w:id="624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42649E3F" w:rsidR="00153611" w:rsidRPr="00947F08" w:rsidDel="00F1717A" w:rsidRDefault="00153611" w:rsidP="0030339F">
            <w:pPr>
              <w:pStyle w:val="NoSpacing"/>
              <w:rPr>
                <w:del w:id="6243" w:author="Molly McEvilley" w:date="2023-06-30T22:28:00Z"/>
                <w:rFonts w:cstheme="minorHAnsi"/>
                <w:color w:val="000000"/>
              </w:rPr>
            </w:pPr>
            <w:del w:id="6244" w:author="Molly McEvilley" w:date="2023-06-30T22:28:00Z">
              <w:r w:rsidRPr="00947F08" w:rsidDel="00F1717A">
                <w:rPr>
                  <w:rFonts w:ascii="Calibri" w:hAnsi="Calibri" w:cs="Calibri"/>
                  <w:color w:val="000000"/>
                </w:rPr>
                <w:delText>65</w:delText>
              </w:r>
            </w:del>
          </w:p>
        </w:tc>
        <w:tc>
          <w:tcPr>
            <w:tcW w:w="3184" w:type="dxa"/>
            <w:vAlign w:val="center"/>
          </w:tcPr>
          <w:p w14:paraId="06B98291" w14:textId="3559062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45" w:author="Molly McEvilley" w:date="2023-06-30T22:28:00Z"/>
                <w:rFonts w:cstheme="minorHAnsi"/>
                <w:bCs/>
                <w:color w:val="000000"/>
              </w:rPr>
            </w:pPr>
            <w:del w:id="6246" w:author="Molly McEvilley" w:date="2023-06-30T22:28:00Z">
              <w:r w:rsidRPr="00947F08" w:rsidDel="00F1717A">
                <w:rPr>
                  <w:rFonts w:ascii="Calibri" w:hAnsi="Calibri" w:cs="Calibri"/>
                  <w:color w:val="000000"/>
                </w:rPr>
                <w:delText>Non-Hispanic/Latin(a)(o)(x)</w:delText>
              </w:r>
            </w:del>
          </w:p>
        </w:tc>
        <w:tc>
          <w:tcPr>
            <w:tcW w:w="1024" w:type="dxa"/>
            <w:vAlign w:val="center"/>
          </w:tcPr>
          <w:p w14:paraId="15D2A65B" w14:textId="6E4FC58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47" w:author="Molly McEvilley" w:date="2023-06-30T22:28:00Z"/>
                <w:rFonts w:cstheme="minorHAnsi"/>
                <w:color w:val="000000"/>
              </w:rPr>
            </w:pPr>
            <w:del w:id="6248" w:author="Molly McEvilley" w:date="2023-06-30T22:28:00Z">
              <w:r w:rsidRPr="00947F08" w:rsidDel="00F1717A">
                <w:rPr>
                  <w:rFonts w:ascii="Calibri" w:hAnsi="Calibri" w:cs="Calibri"/>
                  <w:color w:val="000000"/>
                </w:rPr>
                <w:delText>0,1,2,3,99</w:delText>
              </w:r>
            </w:del>
          </w:p>
        </w:tc>
        <w:tc>
          <w:tcPr>
            <w:tcW w:w="4125" w:type="dxa"/>
            <w:vAlign w:val="center"/>
          </w:tcPr>
          <w:p w14:paraId="4D44B4F1" w14:textId="7C1F5F7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49" w:author="Molly McEvilley" w:date="2023-06-30T22:28:00Z"/>
                <w:rFonts w:cstheme="minorHAnsi"/>
                <w:b/>
                <w:bCs/>
                <w:color w:val="000000"/>
              </w:rPr>
            </w:pPr>
            <w:del w:id="6250"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0</w:delText>
              </w:r>
            </w:del>
          </w:p>
        </w:tc>
      </w:tr>
      <w:tr w:rsidR="00153611" w:rsidRPr="00660AB8" w:rsidDel="00F1717A" w14:paraId="5D6A3557" w14:textId="18AE7F28" w:rsidTr="00D749B1">
        <w:trPr>
          <w:cnfStyle w:val="000000100000" w:firstRow="0" w:lastRow="0" w:firstColumn="0" w:lastColumn="0" w:oddVBand="0" w:evenVBand="0" w:oddHBand="1" w:evenHBand="0" w:firstRowFirstColumn="0" w:firstRowLastColumn="0" w:lastRowFirstColumn="0" w:lastRowLastColumn="0"/>
          <w:cantSplit/>
          <w:trHeight w:val="216"/>
          <w:del w:id="625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36131084" w:rsidR="00153611" w:rsidRPr="00947F08" w:rsidDel="00F1717A" w:rsidRDefault="00153611" w:rsidP="0030339F">
            <w:pPr>
              <w:pStyle w:val="NoSpacing"/>
              <w:rPr>
                <w:del w:id="6252" w:author="Molly McEvilley" w:date="2023-06-30T22:28:00Z"/>
                <w:rFonts w:cstheme="minorHAnsi"/>
                <w:color w:val="000000"/>
              </w:rPr>
            </w:pPr>
            <w:del w:id="6253" w:author="Molly McEvilley" w:date="2023-06-30T22:28:00Z">
              <w:r w:rsidRPr="00947F08" w:rsidDel="00F1717A">
                <w:rPr>
                  <w:rFonts w:ascii="Calibri" w:hAnsi="Calibri" w:cs="Calibri"/>
                  <w:color w:val="000000"/>
                </w:rPr>
                <w:delText>66</w:delText>
              </w:r>
            </w:del>
          </w:p>
        </w:tc>
        <w:tc>
          <w:tcPr>
            <w:tcW w:w="3184" w:type="dxa"/>
            <w:vAlign w:val="center"/>
          </w:tcPr>
          <w:p w14:paraId="544316AE" w14:textId="37EB1371"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54" w:author="Molly McEvilley" w:date="2023-06-30T22:28:00Z"/>
                <w:rFonts w:cstheme="minorHAnsi"/>
                <w:color w:val="000000"/>
              </w:rPr>
            </w:pPr>
            <w:del w:id="6255" w:author="Molly McEvilley" w:date="2023-06-30T22:28:00Z">
              <w:r w:rsidRPr="00947F08" w:rsidDel="00F1717A">
                <w:rPr>
                  <w:rFonts w:ascii="Calibri" w:hAnsi="Calibri" w:cs="Calibri"/>
                  <w:color w:val="000000"/>
                </w:rPr>
                <w:delText>Hispanic/Latin(a)(o)(x)</w:delText>
              </w:r>
            </w:del>
          </w:p>
        </w:tc>
        <w:tc>
          <w:tcPr>
            <w:tcW w:w="1024" w:type="dxa"/>
            <w:vAlign w:val="center"/>
          </w:tcPr>
          <w:p w14:paraId="2CC9FF6F" w14:textId="0024883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56" w:author="Molly McEvilley" w:date="2023-06-30T22:28:00Z"/>
                <w:rFonts w:cstheme="minorHAnsi"/>
                <w:color w:val="000000"/>
              </w:rPr>
            </w:pPr>
            <w:del w:id="6257" w:author="Molly McEvilley" w:date="2023-06-30T22:28:00Z">
              <w:r w:rsidRPr="00947F08" w:rsidDel="00F1717A">
                <w:rPr>
                  <w:rFonts w:ascii="Calibri" w:hAnsi="Calibri" w:cs="Calibri"/>
                  <w:color w:val="000000"/>
                </w:rPr>
                <w:delText>0,1,2,3,99</w:delText>
              </w:r>
            </w:del>
          </w:p>
        </w:tc>
        <w:tc>
          <w:tcPr>
            <w:tcW w:w="4125" w:type="dxa"/>
            <w:vAlign w:val="center"/>
          </w:tcPr>
          <w:p w14:paraId="5C590037" w14:textId="0C8D02BB"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58" w:author="Molly McEvilley" w:date="2023-06-30T22:28:00Z"/>
                <w:rFonts w:cstheme="minorHAnsi"/>
                <w:b/>
                <w:bCs/>
              </w:rPr>
            </w:pPr>
            <w:del w:id="6259"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=1</w:delText>
              </w:r>
            </w:del>
          </w:p>
        </w:tc>
      </w:tr>
      <w:tr w:rsidR="00153611" w:rsidRPr="00660AB8" w:rsidDel="00F1717A" w14:paraId="3231338F" w14:textId="15E00DAA" w:rsidTr="00D749B1">
        <w:trPr>
          <w:cnfStyle w:val="000000010000" w:firstRow="0" w:lastRow="0" w:firstColumn="0" w:lastColumn="0" w:oddVBand="0" w:evenVBand="0" w:oddHBand="0" w:evenHBand="1" w:firstRowFirstColumn="0" w:firstRowLastColumn="0" w:lastRowFirstColumn="0" w:lastRowLastColumn="0"/>
          <w:cantSplit/>
          <w:trHeight w:val="216"/>
          <w:del w:id="6260"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2FF605AE" w:rsidR="00153611" w:rsidRPr="00947F08" w:rsidDel="00F1717A" w:rsidRDefault="00153611" w:rsidP="0030339F">
            <w:pPr>
              <w:pStyle w:val="NoSpacing"/>
              <w:rPr>
                <w:del w:id="6261" w:author="Molly McEvilley" w:date="2023-06-30T22:28:00Z"/>
                <w:rFonts w:cstheme="minorHAnsi"/>
                <w:color w:val="000000"/>
              </w:rPr>
            </w:pPr>
            <w:del w:id="6262" w:author="Molly McEvilley" w:date="2023-06-30T22:28:00Z">
              <w:r w:rsidRPr="00947F08" w:rsidDel="00F1717A">
                <w:rPr>
                  <w:rFonts w:ascii="Calibri" w:hAnsi="Calibri" w:cs="Calibri"/>
                  <w:color w:val="000000"/>
                </w:rPr>
                <w:delText>67</w:delText>
              </w:r>
            </w:del>
          </w:p>
        </w:tc>
        <w:tc>
          <w:tcPr>
            <w:tcW w:w="3184" w:type="dxa"/>
            <w:vAlign w:val="center"/>
          </w:tcPr>
          <w:p w14:paraId="19C443AE" w14:textId="3FCF3D5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63" w:author="Molly McEvilley" w:date="2023-06-30T22:28:00Z"/>
                <w:rFonts w:cstheme="minorHAnsi"/>
                <w:color w:val="000000"/>
              </w:rPr>
            </w:pPr>
            <w:del w:id="6264" w:author="Molly McEvilley" w:date="2023-06-30T22:28:00Z">
              <w:r w:rsidRPr="001B77FD" w:rsidDel="00F1717A">
                <w:rPr>
                  <w:rFonts w:ascii="Calibri" w:hAnsi="Calibri" w:cs="Calibri"/>
                  <w:color w:val="000000"/>
                </w:rPr>
                <w:delText>Female</w:delText>
              </w:r>
            </w:del>
          </w:p>
        </w:tc>
        <w:tc>
          <w:tcPr>
            <w:tcW w:w="1024" w:type="dxa"/>
            <w:vAlign w:val="center"/>
          </w:tcPr>
          <w:p w14:paraId="19653298" w14:textId="7542A9F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65" w:author="Molly McEvilley" w:date="2023-06-30T22:28:00Z"/>
                <w:rFonts w:cstheme="minorHAnsi"/>
                <w:color w:val="000000"/>
              </w:rPr>
            </w:pPr>
            <w:del w:id="6266" w:author="Molly McEvilley" w:date="2023-06-30T22:28:00Z">
              <w:r w:rsidRPr="001B77FD" w:rsidDel="00F1717A">
                <w:rPr>
                  <w:rFonts w:ascii="Calibri" w:hAnsi="Calibri" w:cs="Calibri"/>
                  <w:color w:val="000000"/>
                </w:rPr>
                <w:delText>0,1,2,3,99</w:delText>
              </w:r>
            </w:del>
          </w:p>
        </w:tc>
        <w:tc>
          <w:tcPr>
            <w:tcW w:w="4125" w:type="dxa"/>
            <w:vAlign w:val="center"/>
          </w:tcPr>
          <w:p w14:paraId="5A52B687" w14:textId="63C84A8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67" w:author="Molly McEvilley" w:date="2023-06-30T22:28:00Z"/>
                <w:rFonts w:cstheme="minorHAnsi"/>
                <w:b/>
                <w:bCs/>
                <w:color w:val="000000"/>
              </w:rPr>
            </w:pPr>
            <w:del w:id="6268"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1</w:delText>
              </w:r>
            </w:del>
          </w:p>
        </w:tc>
      </w:tr>
      <w:tr w:rsidR="00153611" w:rsidRPr="00660AB8" w:rsidDel="00F1717A" w14:paraId="797A6263" w14:textId="2B437423" w:rsidTr="00D749B1">
        <w:trPr>
          <w:cnfStyle w:val="000000100000" w:firstRow="0" w:lastRow="0" w:firstColumn="0" w:lastColumn="0" w:oddVBand="0" w:evenVBand="0" w:oddHBand="1" w:evenHBand="0" w:firstRowFirstColumn="0" w:firstRowLastColumn="0" w:lastRowFirstColumn="0" w:lastRowLastColumn="0"/>
          <w:cantSplit/>
          <w:trHeight w:val="216"/>
          <w:del w:id="6269"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6C2DFD14" w:rsidR="00153611" w:rsidRPr="001B77FD" w:rsidDel="00F1717A" w:rsidRDefault="00153611" w:rsidP="0030339F">
            <w:pPr>
              <w:pStyle w:val="NoSpacing"/>
              <w:rPr>
                <w:del w:id="6270" w:author="Molly McEvilley" w:date="2023-06-30T22:28:00Z"/>
                <w:rFonts w:cstheme="minorHAnsi"/>
              </w:rPr>
            </w:pPr>
            <w:del w:id="6271" w:author="Molly McEvilley" w:date="2023-06-30T22:28:00Z">
              <w:r w:rsidRPr="00947F08" w:rsidDel="00F1717A">
                <w:rPr>
                  <w:rFonts w:ascii="Calibri" w:hAnsi="Calibri" w:cs="Calibri"/>
                  <w:color w:val="000000"/>
                </w:rPr>
                <w:delText>68</w:delText>
              </w:r>
            </w:del>
          </w:p>
        </w:tc>
        <w:tc>
          <w:tcPr>
            <w:tcW w:w="3184" w:type="dxa"/>
            <w:vAlign w:val="center"/>
          </w:tcPr>
          <w:p w14:paraId="521E1356" w14:textId="74C18B61"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72" w:author="Molly McEvilley" w:date="2023-06-30T22:28:00Z"/>
                <w:rFonts w:cstheme="minorHAnsi"/>
              </w:rPr>
            </w:pPr>
            <w:del w:id="6273" w:author="Molly McEvilley" w:date="2023-06-30T22:28:00Z">
              <w:r w:rsidRPr="001B77FD" w:rsidDel="00F1717A">
                <w:rPr>
                  <w:rFonts w:ascii="Calibri" w:hAnsi="Calibri" w:cstheme="minorHAnsi"/>
                  <w:color w:val="000000"/>
                </w:rPr>
                <w:delText>Male</w:delText>
              </w:r>
            </w:del>
          </w:p>
        </w:tc>
        <w:tc>
          <w:tcPr>
            <w:tcW w:w="1024" w:type="dxa"/>
            <w:vAlign w:val="center"/>
          </w:tcPr>
          <w:p w14:paraId="66D89BD6" w14:textId="4B57F36C"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74" w:author="Molly McEvilley" w:date="2023-06-30T22:28:00Z"/>
                <w:rFonts w:cstheme="minorHAnsi"/>
              </w:rPr>
            </w:pPr>
            <w:del w:id="6275" w:author="Molly McEvilley" w:date="2023-06-30T22:28:00Z">
              <w:r w:rsidRPr="00EF53A9" w:rsidDel="00F1717A">
                <w:rPr>
                  <w:rFonts w:ascii="Calibri" w:hAnsi="Calibri" w:cstheme="minorHAnsi"/>
                  <w:color w:val="000000"/>
                </w:rPr>
                <w:delText>0,1,2,3,99</w:delText>
              </w:r>
            </w:del>
          </w:p>
        </w:tc>
        <w:tc>
          <w:tcPr>
            <w:tcW w:w="4125" w:type="dxa"/>
            <w:vAlign w:val="center"/>
          </w:tcPr>
          <w:p w14:paraId="1EDF5987" w14:textId="09E181F6"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76" w:author="Molly McEvilley" w:date="2023-06-30T22:28:00Z"/>
                <w:rFonts w:cstheme="minorHAnsi"/>
                <w:b/>
                <w:color w:val="000000"/>
              </w:rPr>
            </w:pPr>
            <w:del w:id="6277"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2</w:delText>
              </w:r>
            </w:del>
          </w:p>
        </w:tc>
      </w:tr>
      <w:tr w:rsidR="00153611" w:rsidRPr="00660AB8" w:rsidDel="00F1717A" w14:paraId="51BA30CF" w14:textId="19A894F3" w:rsidTr="00D749B1">
        <w:trPr>
          <w:cnfStyle w:val="000000010000" w:firstRow="0" w:lastRow="0" w:firstColumn="0" w:lastColumn="0" w:oddVBand="0" w:evenVBand="0" w:oddHBand="0" w:evenHBand="1" w:firstRowFirstColumn="0" w:firstRowLastColumn="0" w:lastRowFirstColumn="0" w:lastRowLastColumn="0"/>
          <w:cantSplit/>
          <w:trHeight w:val="216"/>
          <w:del w:id="6278"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1210248" w:rsidR="00153611" w:rsidRPr="001B77FD" w:rsidDel="00F1717A" w:rsidRDefault="00153611" w:rsidP="0030339F">
            <w:pPr>
              <w:pStyle w:val="NoSpacing"/>
              <w:rPr>
                <w:del w:id="6279" w:author="Molly McEvilley" w:date="2023-06-30T22:28:00Z"/>
                <w:rFonts w:cstheme="minorHAnsi"/>
              </w:rPr>
            </w:pPr>
            <w:del w:id="6280" w:author="Molly McEvilley" w:date="2023-06-30T22:28:00Z">
              <w:r w:rsidRPr="00947F08" w:rsidDel="00F1717A">
                <w:rPr>
                  <w:rFonts w:ascii="Calibri" w:hAnsi="Calibri" w:cs="Calibri"/>
                  <w:color w:val="000000"/>
                </w:rPr>
                <w:delText>69</w:delText>
              </w:r>
            </w:del>
          </w:p>
        </w:tc>
        <w:tc>
          <w:tcPr>
            <w:tcW w:w="3184" w:type="dxa"/>
            <w:vAlign w:val="center"/>
          </w:tcPr>
          <w:p w14:paraId="6D3A2C66" w14:textId="27598F0A"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81" w:author="Molly McEvilley" w:date="2023-06-30T22:28:00Z"/>
                <w:rFonts w:cstheme="minorHAnsi"/>
              </w:rPr>
            </w:pPr>
            <w:del w:id="6282" w:author="Molly McEvilley" w:date="2023-06-30T22:28:00Z">
              <w:r w:rsidRPr="001B77FD" w:rsidDel="00F1717A">
                <w:rPr>
                  <w:rFonts w:ascii="Calibri" w:hAnsi="Calibri" w:cs="Calibri"/>
                  <w:color w:val="000000"/>
                </w:rPr>
                <w:delText>Transgender</w:delText>
              </w:r>
            </w:del>
          </w:p>
        </w:tc>
        <w:tc>
          <w:tcPr>
            <w:tcW w:w="1024" w:type="dxa"/>
            <w:vAlign w:val="center"/>
          </w:tcPr>
          <w:p w14:paraId="6BC6487A" w14:textId="42AF4F50"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83" w:author="Molly McEvilley" w:date="2023-06-30T22:28:00Z"/>
                <w:rFonts w:cstheme="minorHAnsi"/>
              </w:rPr>
            </w:pPr>
            <w:del w:id="6284" w:author="Molly McEvilley" w:date="2023-06-30T22:28:00Z">
              <w:r w:rsidRPr="00EF53A9" w:rsidDel="00F1717A">
                <w:rPr>
                  <w:rFonts w:ascii="Calibri" w:hAnsi="Calibri" w:cs="Calibri"/>
                  <w:color w:val="000000"/>
                </w:rPr>
                <w:delText>0,1,2,3,99</w:delText>
              </w:r>
            </w:del>
          </w:p>
        </w:tc>
        <w:tc>
          <w:tcPr>
            <w:tcW w:w="4125" w:type="dxa"/>
            <w:vAlign w:val="center"/>
          </w:tcPr>
          <w:p w14:paraId="30D7613D" w14:textId="4DAA4F14" w:rsidR="00153611" w:rsidRPr="007A732C"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85" w:author="Molly McEvilley" w:date="2023-06-30T22:28:00Z"/>
                <w:rFonts w:cstheme="minorHAnsi"/>
                <w:b/>
                <w:color w:val="000000"/>
              </w:rPr>
            </w:pPr>
            <w:del w:id="6286"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3</w:delText>
              </w:r>
            </w:del>
          </w:p>
        </w:tc>
      </w:tr>
      <w:tr w:rsidR="00153611" w:rsidRPr="00660AB8" w:rsidDel="00F1717A" w14:paraId="5C0E527D" w14:textId="398AD64D" w:rsidTr="00D749B1">
        <w:trPr>
          <w:cnfStyle w:val="000000100000" w:firstRow="0" w:lastRow="0" w:firstColumn="0" w:lastColumn="0" w:oddVBand="0" w:evenVBand="0" w:oddHBand="1" w:evenHBand="0" w:firstRowFirstColumn="0" w:firstRowLastColumn="0" w:lastRowFirstColumn="0" w:lastRowLastColumn="0"/>
          <w:cantSplit/>
          <w:trHeight w:val="216"/>
          <w:del w:id="6287"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4E344C2C" w:rsidR="00153611" w:rsidRPr="001B77FD" w:rsidDel="00F1717A" w:rsidRDefault="00153611" w:rsidP="0030339F">
            <w:pPr>
              <w:pStyle w:val="NoSpacing"/>
              <w:rPr>
                <w:del w:id="6288" w:author="Molly McEvilley" w:date="2023-06-30T22:28:00Z"/>
                <w:rFonts w:cstheme="minorHAnsi"/>
              </w:rPr>
            </w:pPr>
            <w:del w:id="6289" w:author="Molly McEvilley" w:date="2023-06-30T22:28:00Z">
              <w:r w:rsidRPr="00947F08" w:rsidDel="00F1717A">
                <w:rPr>
                  <w:rFonts w:ascii="Calibri" w:hAnsi="Calibri" w:cs="Calibri"/>
                  <w:color w:val="000000"/>
                </w:rPr>
                <w:delText>70</w:delText>
              </w:r>
            </w:del>
          </w:p>
        </w:tc>
        <w:tc>
          <w:tcPr>
            <w:tcW w:w="3184" w:type="dxa"/>
            <w:vAlign w:val="center"/>
          </w:tcPr>
          <w:p w14:paraId="6E339EBE" w14:textId="0A53B328"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90" w:author="Molly McEvilley" w:date="2023-06-30T22:28:00Z"/>
                <w:rFonts w:cstheme="minorHAnsi"/>
              </w:rPr>
            </w:pPr>
            <w:del w:id="6291" w:author="Molly McEvilley" w:date="2023-06-30T22:28:00Z">
              <w:r w:rsidRPr="001B77FD" w:rsidDel="00F1717A">
                <w:rPr>
                  <w:rFonts w:ascii="Calibri" w:hAnsi="Calibri" w:cstheme="minorHAnsi"/>
                  <w:color w:val="000000"/>
                </w:rPr>
                <w:delText>Non-Singular</w:delText>
              </w:r>
            </w:del>
          </w:p>
        </w:tc>
        <w:tc>
          <w:tcPr>
            <w:tcW w:w="1024" w:type="dxa"/>
            <w:vAlign w:val="center"/>
          </w:tcPr>
          <w:p w14:paraId="4D5DC719" w14:textId="2C028950"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92" w:author="Molly McEvilley" w:date="2023-06-30T22:28:00Z"/>
                <w:rFonts w:cstheme="minorHAnsi"/>
              </w:rPr>
            </w:pPr>
            <w:del w:id="6293" w:author="Molly McEvilley" w:date="2023-06-30T22:28:00Z">
              <w:r w:rsidRPr="00EF53A9" w:rsidDel="00F1717A">
                <w:rPr>
                  <w:rFonts w:ascii="Calibri" w:hAnsi="Calibri" w:cstheme="minorHAnsi"/>
                  <w:color w:val="000000"/>
                </w:rPr>
                <w:delText>0,1,2,3,99</w:delText>
              </w:r>
            </w:del>
          </w:p>
        </w:tc>
        <w:tc>
          <w:tcPr>
            <w:tcW w:w="4125" w:type="dxa"/>
            <w:vAlign w:val="center"/>
          </w:tcPr>
          <w:p w14:paraId="21ABEF76" w14:textId="6768C643"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294" w:author="Molly McEvilley" w:date="2023-06-30T22:28:00Z"/>
                <w:rFonts w:cstheme="minorHAnsi"/>
                <w:b/>
                <w:color w:val="000000"/>
              </w:rPr>
            </w:pPr>
            <w:del w:id="6295"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4</w:delText>
              </w:r>
            </w:del>
          </w:p>
        </w:tc>
      </w:tr>
      <w:tr w:rsidR="00153611" w:rsidRPr="00660AB8" w:rsidDel="00F1717A" w14:paraId="22E3A215" w14:textId="557308C8" w:rsidTr="00D749B1">
        <w:trPr>
          <w:cnfStyle w:val="000000010000" w:firstRow="0" w:lastRow="0" w:firstColumn="0" w:lastColumn="0" w:oddVBand="0" w:evenVBand="0" w:oddHBand="0" w:evenHBand="1" w:firstRowFirstColumn="0" w:firstRowLastColumn="0" w:lastRowFirstColumn="0" w:lastRowLastColumn="0"/>
          <w:cantSplit/>
          <w:trHeight w:val="216"/>
          <w:del w:id="6296"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687248FA" w:rsidR="00153611" w:rsidRPr="00947F08" w:rsidDel="00F1717A" w:rsidRDefault="00153611" w:rsidP="0030339F">
            <w:pPr>
              <w:pStyle w:val="NoSpacing"/>
              <w:rPr>
                <w:del w:id="6297" w:author="Molly McEvilley" w:date="2023-06-30T22:28:00Z"/>
                <w:rFonts w:cstheme="minorHAnsi"/>
                <w:color w:val="000000"/>
              </w:rPr>
            </w:pPr>
            <w:del w:id="6298" w:author="Molly McEvilley" w:date="2023-06-30T22:28:00Z">
              <w:r w:rsidRPr="00947F08" w:rsidDel="00F1717A">
                <w:rPr>
                  <w:rFonts w:ascii="Calibri" w:hAnsi="Calibri" w:cs="Calibri"/>
                  <w:color w:val="000000"/>
                </w:rPr>
                <w:delText>71</w:delText>
              </w:r>
            </w:del>
          </w:p>
        </w:tc>
        <w:tc>
          <w:tcPr>
            <w:tcW w:w="3184" w:type="dxa"/>
            <w:vAlign w:val="center"/>
          </w:tcPr>
          <w:p w14:paraId="30054E70" w14:textId="0E88AD8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99" w:author="Molly McEvilley" w:date="2023-06-30T22:28:00Z"/>
                <w:rFonts w:cstheme="minorHAnsi"/>
                <w:color w:val="000000"/>
              </w:rPr>
            </w:pPr>
            <w:del w:id="6300" w:author="Molly McEvilley" w:date="2023-06-30T22:28:00Z">
              <w:r w:rsidRPr="001B77FD" w:rsidDel="00F1717A">
                <w:rPr>
                  <w:rFonts w:ascii="Calibri" w:hAnsi="Calibri" w:cs="Calibri"/>
                  <w:color w:val="000000"/>
                </w:rPr>
                <w:delText>Questioning</w:delText>
              </w:r>
            </w:del>
          </w:p>
        </w:tc>
        <w:tc>
          <w:tcPr>
            <w:tcW w:w="1024" w:type="dxa"/>
            <w:vAlign w:val="center"/>
          </w:tcPr>
          <w:p w14:paraId="569EE532" w14:textId="6082373B"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01" w:author="Molly McEvilley" w:date="2023-06-30T22:28:00Z"/>
                <w:rFonts w:cstheme="minorHAnsi"/>
                <w:color w:val="000000"/>
              </w:rPr>
            </w:pPr>
            <w:del w:id="6302" w:author="Molly McEvilley" w:date="2023-06-30T22:28:00Z">
              <w:r w:rsidRPr="001B77FD" w:rsidDel="00F1717A">
                <w:rPr>
                  <w:rFonts w:ascii="Calibri" w:hAnsi="Calibri" w:cs="Calibri"/>
                  <w:color w:val="000000"/>
                </w:rPr>
                <w:delText>0,1,2,3,99</w:delText>
              </w:r>
            </w:del>
          </w:p>
        </w:tc>
        <w:tc>
          <w:tcPr>
            <w:tcW w:w="4125" w:type="dxa"/>
            <w:vAlign w:val="center"/>
          </w:tcPr>
          <w:p w14:paraId="28CB8615" w14:textId="5065336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03" w:author="Molly McEvilley" w:date="2023-06-30T22:28:00Z"/>
                <w:rFonts w:cstheme="minorHAnsi"/>
                <w:b/>
                <w:bCs/>
                <w:color w:val="000000"/>
              </w:rPr>
            </w:pPr>
            <w:del w:id="6304"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5</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690EDCF8" w:rsidR="00153611" w:rsidRPr="00947F08" w:rsidRDefault="00153611" w:rsidP="0030339F">
            <w:pPr>
              <w:pStyle w:val="NoSpacing"/>
              <w:rPr>
                <w:rFonts w:cstheme="minorHAnsi"/>
                <w:color w:val="000000"/>
              </w:rPr>
            </w:pPr>
            <w:del w:id="6305" w:author="Molly McEvilley" w:date="2023-06-30T22:19:00Z">
              <w:r w:rsidRPr="00947F08" w:rsidDel="00623819">
                <w:rPr>
                  <w:rFonts w:ascii="Calibri" w:hAnsi="Calibri" w:cs="Calibri"/>
                  <w:color w:val="000000"/>
                </w:rPr>
                <w:delText>72</w:delText>
              </w:r>
            </w:del>
            <w:ins w:id="6306" w:author="Molly McEvilley" w:date="2023-06-30T22:19:00Z">
              <w:r w:rsidR="00623819">
                <w:rPr>
                  <w:rFonts w:ascii="Calibri" w:hAnsi="Calibri" w:cs="Calibri"/>
                  <w:color w:val="000000"/>
                </w:rPr>
                <w:t>86</w:t>
              </w:r>
            </w:ins>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16ACF211" w:rsidR="00153611" w:rsidRPr="001B77FD" w:rsidRDefault="00153611" w:rsidP="0030339F">
            <w:pPr>
              <w:pStyle w:val="NoSpacing"/>
              <w:rPr>
                <w:rFonts w:ascii="Calibri" w:hAnsi="Calibri" w:cs="Calibri"/>
                <w:color w:val="000000"/>
              </w:rPr>
            </w:pPr>
            <w:del w:id="6307" w:author="Molly McEvilley" w:date="2023-06-30T22:19:00Z">
              <w:r w:rsidRPr="00947F08" w:rsidDel="00623819">
                <w:rPr>
                  <w:rFonts w:ascii="Calibri" w:hAnsi="Calibri" w:cs="Calibri"/>
                  <w:color w:val="000000"/>
                </w:rPr>
                <w:delText>73</w:delText>
              </w:r>
            </w:del>
            <w:ins w:id="6308" w:author="Molly McEvilley" w:date="2023-06-30T22:19:00Z">
              <w:r w:rsidR="00623819">
                <w:rPr>
                  <w:rFonts w:ascii="Calibri" w:hAnsi="Calibri" w:cs="Calibri"/>
                  <w:color w:val="000000"/>
                </w:rPr>
                <w:t>87</w:t>
              </w:r>
            </w:ins>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4CD3C35D" w:rsidR="00153611" w:rsidRPr="001B77FD" w:rsidRDefault="00153611" w:rsidP="0030339F">
            <w:pPr>
              <w:pStyle w:val="NoSpacing"/>
              <w:rPr>
                <w:rFonts w:ascii="Calibri" w:hAnsi="Calibri" w:cs="Calibri"/>
              </w:rPr>
            </w:pPr>
            <w:del w:id="6309" w:author="Molly McEvilley" w:date="2023-06-30T22:19:00Z">
              <w:r w:rsidRPr="00947F08" w:rsidDel="00623819">
                <w:rPr>
                  <w:rFonts w:ascii="Calibri" w:hAnsi="Calibri" w:cs="Calibri"/>
                  <w:color w:val="000000"/>
                </w:rPr>
                <w:delText>74</w:delText>
              </w:r>
            </w:del>
            <w:ins w:id="6310" w:author="Molly McEvilley" w:date="2023-06-30T22:19:00Z">
              <w:r w:rsidR="00623819">
                <w:rPr>
                  <w:rFonts w:ascii="Calibri" w:hAnsi="Calibri" w:cs="Calibri"/>
                  <w:color w:val="000000"/>
                </w:rPr>
                <w:t>88</w:t>
              </w:r>
            </w:ins>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0433BF37" w:rsidR="00153611" w:rsidRPr="001B77FD" w:rsidRDefault="00153611" w:rsidP="0030339F">
            <w:pPr>
              <w:pStyle w:val="NoSpacing"/>
              <w:rPr>
                <w:rFonts w:ascii="Calibri" w:hAnsi="Calibri" w:cs="Calibri"/>
                <w:color w:val="000000"/>
              </w:rPr>
            </w:pPr>
            <w:del w:id="6311" w:author="Molly McEvilley" w:date="2023-06-30T22:19:00Z">
              <w:r w:rsidRPr="00947F08" w:rsidDel="00623819">
                <w:rPr>
                  <w:rFonts w:ascii="Calibri" w:hAnsi="Calibri" w:cs="Calibri"/>
                  <w:color w:val="000000"/>
                </w:rPr>
                <w:delText>75</w:delText>
              </w:r>
            </w:del>
            <w:ins w:id="6312" w:author="Molly McEvilley" w:date="2023-06-30T22:19:00Z">
              <w:r w:rsidR="00623819">
                <w:rPr>
                  <w:rFonts w:ascii="Calibri" w:hAnsi="Calibri" w:cs="Calibri"/>
                  <w:color w:val="000000"/>
                </w:rPr>
                <w:t>89</w:t>
              </w:r>
            </w:ins>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F1FC5C1" w:rsidR="00153611" w:rsidRPr="001B77FD" w:rsidRDefault="00153611" w:rsidP="0030339F">
            <w:pPr>
              <w:pStyle w:val="NoSpacing"/>
              <w:rPr>
                <w:rFonts w:ascii="Calibri" w:hAnsi="Calibri" w:cs="Calibri"/>
              </w:rPr>
            </w:pPr>
            <w:del w:id="6313" w:author="Molly McEvilley" w:date="2023-06-30T22:19:00Z">
              <w:r w:rsidRPr="00947F08" w:rsidDel="00623819">
                <w:rPr>
                  <w:rFonts w:ascii="Calibri" w:hAnsi="Calibri" w:cs="Calibri"/>
                  <w:color w:val="000000"/>
                </w:rPr>
                <w:delText>76</w:delText>
              </w:r>
            </w:del>
            <w:ins w:id="6314" w:author="Molly McEvilley" w:date="2023-06-30T22:19:00Z">
              <w:r w:rsidR="00623819">
                <w:rPr>
                  <w:rFonts w:ascii="Calibri" w:hAnsi="Calibri" w:cs="Calibri"/>
                  <w:color w:val="000000"/>
                </w:rPr>
                <w:t>90</w:t>
              </w:r>
            </w:ins>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0DBA393" w:rsidR="00153611" w:rsidRPr="001B77FD" w:rsidRDefault="00153611" w:rsidP="0030339F">
            <w:pPr>
              <w:pStyle w:val="NoSpacing"/>
              <w:rPr>
                <w:rFonts w:ascii="Calibri" w:hAnsi="Calibri" w:cs="Calibri"/>
                <w:color w:val="000000"/>
              </w:rPr>
            </w:pPr>
            <w:del w:id="6315" w:author="Molly McEvilley" w:date="2023-06-30T22:19:00Z">
              <w:r w:rsidRPr="00947F08" w:rsidDel="00623819">
                <w:rPr>
                  <w:rFonts w:ascii="Calibri" w:hAnsi="Calibri" w:cs="Calibri"/>
                  <w:color w:val="000000"/>
                </w:rPr>
                <w:delText>77</w:delText>
              </w:r>
            </w:del>
            <w:ins w:id="6316" w:author="Molly McEvilley" w:date="2023-06-30T22:19:00Z">
              <w:r w:rsidR="00623819">
                <w:rPr>
                  <w:rFonts w:ascii="Calibri" w:hAnsi="Calibri" w:cs="Calibri"/>
                  <w:color w:val="000000"/>
                </w:rPr>
                <w:t>91</w:t>
              </w:r>
            </w:ins>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7CD8A9E" w:rsidR="00153611" w:rsidRPr="001B77FD" w:rsidRDefault="00153611" w:rsidP="0030339F">
            <w:pPr>
              <w:pStyle w:val="NoSpacing"/>
              <w:rPr>
                <w:rFonts w:ascii="Calibri" w:hAnsi="Calibri" w:cs="Calibri"/>
              </w:rPr>
            </w:pPr>
            <w:del w:id="6317" w:author="Molly McEvilley" w:date="2023-06-30T22:19:00Z">
              <w:r w:rsidRPr="00947F08" w:rsidDel="00623819">
                <w:rPr>
                  <w:rFonts w:ascii="Calibri" w:hAnsi="Calibri" w:cs="Calibri"/>
                  <w:color w:val="000000"/>
                </w:rPr>
                <w:delText>78</w:delText>
              </w:r>
            </w:del>
            <w:ins w:id="6318" w:author="Molly McEvilley" w:date="2023-06-30T22:19:00Z">
              <w:r w:rsidR="00623819">
                <w:rPr>
                  <w:rFonts w:ascii="Calibri" w:hAnsi="Calibri" w:cs="Calibri"/>
                  <w:color w:val="000000"/>
                </w:rPr>
                <w:t>92</w:t>
              </w:r>
            </w:ins>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2471367" w:rsidR="00153611" w:rsidRPr="001B77FD" w:rsidRDefault="00153611" w:rsidP="0030339F">
            <w:pPr>
              <w:pStyle w:val="NoSpacing"/>
              <w:rPr>
                <w:rFonts w:ascii="Calibri" w:hAnsi="Calibri" w:cs="Calibri"/>
                <w:color w:val="000000"/>
              </w:rPr>
            </w:pPr>
            <w:del w:id="6319" w:author="Molly McEvilley" w:date="2023-06-30T22:19:00Z">
              <w:r w:rsidRPr="00947F08" w:rsidDel="00623819">
                <w:rPr>
                  <w:rFonts w:ascii="Calibri" w:hAnsi="Calibri" w:cs="Calibri"/>
                  <w:color w:val="000000"/>
                </w:rPr>
                <w:delText>79</w:delText>
              </w:r>
            </w:del>
            <w:ins w:id="6320" w:author="Molly McEvilley" w:date="2023-06-30T22:19:00Z">
              <w:r w:rsidR="00623819">
                <w:rPr>
                  <w:rFonts w:ascii="Calibri" w:hAnsi="Calibri" w:cs="Calibri"/>
                  <w:color w:val="000000"/>
                </w:rPr>
                <w:t>93</w:t>
              </w:r>
            </w:ins>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2BBBE30" w:rsidR="00153611" w:rsidRPr="001B77FD" w:rsidRDefault="00153611" w:rsidP="0030339F">
            <w:pPr>
              <w:pStyle w:val="NoSpacing"/>
              <w:rPr>
                <w:rFonts w:ascii="Calibri" w:hAnsi="Calibri" w:cs="Calibri"/>
              </w:rPr>
            </w:pPr>
            <w:del w:id="6321" w:author="Molly McEvilley" w:date="2023-06-30T22:19:00Z">
              <w:r w:rsidRPr="00947F08" w:rsidDel="00623819">
                <w:rPr>
                  <w:rFonts w:ascii="Calibri" w:hAnsi="Calibri" w:cs="Calibri"/>
                  <w:color w:val="000000"/>
                </w:rPr>
                <w:delText>80</w:delText>
              </w:r>
            </w:del>
            <w:ins w:id="6322" w:author="Molly McEvilley" w:date="2023-06-30T22:19:00Z">
              <w:r w:rsidR="00623819">
                <w:rPr>
                  <w:rFonts w:ascii="Calibri" w:hAnsi="Calibri" w:cs="Calibri"/>
                  <w:color w:val="000000"/>
                </w:rPr>
                <w:t>94</w:t>
              </w:r>
            </w:ins>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5EFA78A5" w:rsidR="00153611" w:rsidRPr="001B77FD" w:rsidRDefault="00153611" w:rsidP="0030339F">
            <w:pPr>
              <w:pStyle w:val="NoSpacing"/>
              <w:rPr>
                <w:rFonts w:ascii="Calibri" w:hAnsi="Calibri" w:cs="Calibri"/>
                <w:color w:val="000000"/>
              </w:rPr>
            </w:pPr>
            <w:del w:id="6323" w:author="Molly McEvilley" w:date="2023-06-30T22:19:00Z">
              <w:r w:rsidRPr="00947F08" w:rsidDel="00623819">
                <w:rPr>
                  <w:rFonts w:ascii="Calibri" w:hAnsi="Calibri" w:cs="Calibri"/>
                  <w:color w:val="000000"/>
                </w:rPr>
                <w:delText>81</w:delText>
              </w:r>
            </w:del>
            <w:ins w:id="6324" w:author="Molly McEvilley" w:date="2023-06-30T22:19:00Z">
              <w:r w:rsidR="00623819">
                <w:rPr>
                  <w:rFonts w:ascii="Calibri" w:hAnsi="Calibri" w:cs="Calibri"/>
                  <w:color w:val="000000"/>
                </w:rPr>
                <w:t>95</w:t>
              </w:r>
            </w:ins>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43491919" w:rsidR="00153611" w:rsidRPr="001B77FD" w:rsidRDefault="00153611" w:rsidP="0030339F">
            <w:pPr>
              <w:pStyle w:val="NoSpacing"/>
              <w:rPr>
                <w:rFonts w:ascii="Calibri" w:hAnsi="Calibri" w:cs="Calibri"/>
              </w:rPr>
            </w:pPr>
            <w:del w:id="6325" w:author="Molly McEvilley" w:date="2023-06-30T22:19:00Z">
              <w:r w:rsidRPr="00947F08" w:rsidDel="00623819">
                <w:rPr>
                  <w:rFonts w:ascii="Calibri" w:hAnsi="Calibri" w:cs="Calibri"/>
                  <w:color w:val="000000"/>
                </w:rPr>
                <w:delText>82</w:delText>
              </w:r>
            </w:del>
            <w:ins w:id="6326" w:author="Molly McEvilley" w:date="2023-06-30T22:19:00Z">
              <w:r w:rsidR="00623819">
                <w:rPr>
                  <w:rFonts w:ascii="Calibri" w:hAnsi="Calibri" w:cs="Calibri"/>
                  <w:color w:val="000000"/>
                </w:rPr>
                <w:t>96</w:t>
              </w:r>
            </w:ins>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ins w:id="6327" w:author="Molly McEvilley" w:date="2023-07-04T11:02: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ins w:id="6328" w:author="Molly McEvilley" w:date="2023-07-04T11:02:00Z"/>
                <w:rFonts w:ascii="Calibri" w:hAnsi="Calibri" w:cs="Calibri"/>
                <w:color w:val="000000"/>
              </w:rPr>
            </w:pPr>
            <w:ins w:id="6329" w:author="Molly McEvilley" w:date="2023-07-04T11:02:00Z">
              <w:r>
                <w:rPr>
                  <w:rFonts w:ascii="Calibri" w:hAnsi="Calibri" w:cs="Calibri"/>
                  <w:color w:val="000000"/>
                </w:rPr>
                <w:t>97</w:t>
              </w:r>
            </w:ins>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330" w:author="Molly McEvilley" w:date="2023-07-04T11:02:00Z"/>
                <w:rFonts w:ascii="Calibri" w:hAnsi="Calibri" w:cs="Calibri"/>
                <w:color w:val="000000"/>
              </w:rPr>
            </w:pPr>
            <w:ins w:id="6331" w:author="Molly McEvilley" w:date="2023-07-04T11:02:00Z">
              <w:r>
                <w:rPr>
                  <w:rFonts w:ascii="Calibri" w:hAnsi="Calibri" w:cs="Calibri"/>
                  <w:color w:val="000000"/>
                </w:rPr>
                <w:t xml:space="preserve">Domestic Violence Survivor Not </w:t>
              </w:r>
            </w:ins>
            <w:ins w:id="6332" w:author="Jules Brown" w:date="2023-07-15T10:25:00Z">
              <w:r w:rsidR="006F62E2">
                <w:rPr>
                  <w:rFonts w:ascii="Calibri" w:hAnsi="Calibri" w:cs="Calibri"/>
                  <w:color w:val="000000"/>
                </w:rPr>
                <w:t xml:space="preserve">Identified as </w:t>
              </w:r>
            </w:ins>
            <w:ins w:id="6333" w:author="Molly McEvilley" w:date="2023-07-04T11:02:00Z">
              <w:r>
                <w:rPr>
                  <w:rFonts w:ascii="Calibri" w:hAnsi="Calibri" w:cs="Calibri"/>
                  <w:color w:val="000000"/>
                </w:rPr>
                <w:t>Currently Fleeing</w:t>
              </w:r>
            </w:ins>
          </w:p>
        </w:tc>
        <w:tc>
          <w:tcPr>
            <w:tcW w:w="1024" w:type="dxa"/>
            <w:vAlign w:val="center"/>
          </w:tcPr>
          <w:p w14:paraId="0CDC3E78" w14:textId="036CAF16"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334" w:author="Molly McEvilley" w:date="2023-07-04T11:02:00Z"/>
                <w:rFonts w:ascii="Calibri" w:hAnsi="Calibri" w:cs="Calibri"/>
                <w:color w:val="000000"/>
              </w:rPr>
            </w:pPr>
            <w:ins w:id="6335" w:author="Molly McEvilley" w:date="2023-07-04T11:02:00Z">
              <w:r w:rsidRPr="00EF53A9">
                <w:rPr>
                  <w:rFonts w:ascii="Calibri" w:hAnsi="Calibri" w:cs="Calibri"/>
                  <w:color w:val="000000"/>
                </w:rPr>
                <w:t>0,1,2,99</w:t>
              </w:r>
            </w:ins>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336" w:author="Molly McEvilley" w:date="2023-07-04T11:02:00Z"/>
                <w:rFonts w:ascii="Calibri" w:hAnsi="Calibri" w:cs="Calibri"/>
                <w:bCs/>
                <w:color w:val="000000"/>
              </w:rPr>
            </w:pPr>
            <w:proofErr w:type="spellStart"/>
            <w:ins w:id="6337" w:author="Molly McEvilley" w:date="2023-07-04T11:02:00Z">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w:t>
              </w:r>
              <w:r>
                <w:rPr>
                  <w:rFonts w:ascii="Calibri" w:hAnsi="Calibri" w:cs="Calibri"/>
                  <w:color w:val="000000"/>
                </w:rPr>
                <w:t>in (2,3)</w:t>
              </w:r>
            </w:ins>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2348493C" w:rsidR="00C815B9" w:rsidRPr="00660AB8" w:rsidRDefault="00C815B9" w:rsidP="00C815B9">
            <w:pPr>
              <w:pStyle w:val="NoSpacing"/>
              <w:rPr>
                <w:rFonts w:ascii="Calibri" w:hAnsi="Calibri" w:cs="Calibri"/>
                <w:color w:val="000000"/>
              </w:rPr>
            </w:pPr>
            <w:del w:id="6338" w:author="Molly McEvilley" w:date="2023-06-30T22:28:00Z">
              <w:r w:rsidDel="00F1717A">
                <w:rPr>
                  <w:rFonts w:ascii="Calibri" w:hAnsi="Calibri" w:cs="Calibri"/>
                  <w:bCs w:val="0"/>
                </w:rPr>
                <w:delText>1176</w:delText>
              </w:r>
            </w:del>
            <w:ins w:id="6339" w:author="Molly McEvilley" w:date="2023-06-30T22:28:00Z">
              <w:r w:rsidR="00F1717A">
                <w:rPr>
                  <w:rFonts w:ascii="Calibri" w:hAnsi="Calibri" w:cs="Calibri"/>
                  <w:bCs w:val="0"/>
                </w:rPr>
                <w:t>1190</w:t>
              </w:r>
            </w:ins>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2736921E" w:rsidR="00C815B9" w:rsidRPr="00660AB8" w:rsidRDefault="00C815B9" w:rsidP="00C815B9">
            <w:pPr>
              <w:pStyle w:val="NoSpacing"/>
            </w:pPr>
            <w:del w:id="6340" w:author="Molly McEvilley" w:date="2023-06-30T22:29:00Z">
              <w:r w:rsidDel="00F1717A">
                <w:rPr>
                  <w:rFonts w:ascii="Calibri" w:hAnsi="Calibri" w:cs="Calibri"/>
                  <w:bCs w:val="0"/>
                  <w:color w:val="000000"/>
                </w:rPr>
                <w:delText>1177</w:delText>
              </w:r>
            </w:del>
            <w:ins w:id="6341" w:author="Molly McEvilley" w:date="2023-06-30T22:29:00Z">
              <w:r w:rsidR="00F1717A">
                <w:rPr>
                  <w:rFonts w:ascii="Calibri" w:hAnsi="Calibri" w:cs="Calibri"/>
                  <w:bCs w:val="0"/>
                  <w:color w:val="000000"/>
                </w:rPr>
                <w:t>1191</w:t>
              </w:r>
            </w:ins>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16009316" w:rsidR="00C815B9" w:rsidRPr="00660AB8" w:rsidRDefault="00C815B9" w:rsidP="00C815B9">
            <w:pPr>
              <w:pStyle w:val="NoSpacing"/>
            </w:pPr>
            <w:del w:id="6342" w:author="Molly McEvilley" w:date="2023-06-30T22:29:00Z">
              <w:r w:rsidDel="00F1717A">
                <w:rPr>
                  <w:rFonts w:ascii="Calibri" w:hAnsi="Calibri" w:cs="Calibri"/>
                  <w:bCs w:val="0"/>
                </w:rPr>
                <w:delText>1276</w:delText>
              </w:r>
            </w:del>
            <w:ins w:id="6343" w:author="Molly McEvilley" w:date="2023-06-30T22:29:00Z">
              <w:r w:rsidR="00F1717A">
                <w:rPr>
                  <w:rFonts w:ascii="Calibri" w:hAnsi="Calibri" w:cs="Calibri"/>
                  <w:bCs w:val="0"/>
                </w:rPr>
                <w:t>1290</w:t>
              </w:r>
            </w:ins>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0056BEC" w:rsidR="00C815B9" w:rsidRPr="00660AB8" w:rsidRDefault="00C815B9" w:rsidP="00C815B9">
            <w:pPr>
              <w:pStyle w:val="NoSpacing"/>
            </w:pPr>
            <w:del w:id="6344" w:author="Molly McEvilley" w:date="2023-06-30T22:30:00Z">
              <w:r w:rsidDel="00F1717A">
                <w:rPr>
                  <w:rFonts w:ascii="Calibri" w:hAnsi="Calibri" w:cs="Calibri"/>
                  <w:bCs w:val="0"/>
                  <w:color w:val="000000"/>
                </w:rPr>
                <w:delText>1277</w:delText>
              </w:r>
            </w:del>
            <w:ins w:id="6345" w:author="Molly McEvilley" w:date="2023-06-30T22:30:00Z">
              <w:r w:rsidR="00F1717A">
                <w:rPr>
                  <w:rFonts w:ascii="Calibri" w:hAnsi="Calibri" w:cs="Calibri"/>
                  <w:bCs w:val="0"/>
                  <w:color w:val="000000"/>
                </w:rPr>
                <w:t>1291</w:t>
              </w:r>
            </w:ins>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4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64B83578" w14:textId="021CB4CC" w:rsidR="00F1717A" w:rsidRPr="00845520" w:rsidRDefault="00F1717A" w:rsidP="00F1717A">
            <w:pPr>
              <w:pStyle w:val="NoSpacing"/>
              <w:rPr>
                <w:ins w:id="6347" w:author="Molly McEvilley" w:date="2023-06-30T22:32:00Z"/>
              </w:rPr>
            </w:pPr>
            <w:ins w:id="6348" w:author="Molly McEvilley" w:date="2023-06-30T22:32:00Z">
              <w:r w:rsidRPr="0012150A">
                <w:t>56</w:t>
              </w:r>
            </w:ins>
          </w:p>
        </w:tc>
        <w:tc>
          <w:tcPr>
            <w:tcW w:w="0"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49" w:author="Molly McEvilley" w:date="2023-06-30T22:32:00Z"/>
                <w:rFonts w:ascii="Calibri" w:hAnsi="Calibri" w:cs="Calibri"/>
                <w:color w:val="000000"/>
              </w:rPr>
            </w:pPr>
            <w:ins w:id="6350" w:author="Molly McEvilley" w:date="2023-06-30T22:32:00Z">
              <w:r w:rsidRPr="004877D2">
                <w:t>American Indian, Alaska Native, or Indigenous (only)</w:t>
              </w:r>
            </w:ins>
          </w:p>
        </w:tc>
      </w:tr>
      <w:tr w:rsidR="00F1717A" w:rsidRPr="00845520" w14:paraId="3AF4946E"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5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55067346" w14:textId="0975C8F7" w:rsidR="00F1717A" w:rsidRPr="00845520" w:rsidRDefault="00F1717A" w:rsidP="00F1717A">
            <w:pPr>
              <w:pStyle w:val="NoSpacing"/>
              <w:rPr>
                <w:ins w:id="6352" w:author="Molly McEvilley" w:date="2023-06-30T22:32:00Z"/>
              </w:rPr>
            </w:pPr>
            <w:ins w:id="6353" w:author="Molly McEvilley" w:date="2023-06-30T22:32:00Z">
              <w:r w:rsidRPr="0012150A">
                <w:t>57</w:t>
              </w:r>
            </w:ins>
          </w:p>
        </w:tc>
        <w:tc>
          <w:tcPr>
            <w:tcW w:w="0"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54" w:author="Molly McEvilley" w:date="2023-06-30T22:32:00Z"/>
                <w:rFonts w:ascii="Calibri" w:hAnsi="Calibri" w:cs="Calibri"/>
                <w:color w:val="000000"/>
              </w:rPr>
            </w:pPr>
            <w:ins w:id="6355" w:author="Molly McEvilley" w:date="2023-06-30T22:32:00Z">
              <w:r w:rsidRPr="004877D2">
                <w:t>American Indian, Alaska Native, or Indigenous &amp; Hispanic/Latina/e/o</w:t>
              </w:r>
            </w:ins>
          </w:p>
        </w:tc>
      </w:tr>
      <w:tr w:rsidR="00F1717A" w:rsidRPr="00845520" w14:paraId="2B2FC416"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5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7EC7198B" w14:textId="79788E84" w:rsidR="00F1717A" w:rsidRPr="00845520" w:rsidRDefault="00F1717A" w:rsidP="00F1717A">
            <w:pPr>
              <w:pStyle w:val="NoSpacing"/>
              <w:rPr>
                <w:ins w:id="6357" w:author="Molly McEvilley" w:date="2023-06-30T22:32:00Z"/>
              </w:rPr>
            </w:pPr>
            <w:ins w:id="6358" w:author="Molly McEvilley" w:date="2023-06-30T22:32:00Z">
              <w:r w:rsidRPr="0012150A">
                <w:lastRenderedPageBreak/>
                <w:t>58</w:t>
              </w:r>
            </w:ins>
          </w:p>
        </w:tc>
        <w:tc>
          <w:tcPr>
            <w:tcW w:w="0"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59" w:author="Molly McEvilley" w:date="2023-06-30T22:32:00Z"/>
                <w:rFonts w:ascii="Calibri" w:hAnsi="Calibri" w:cs="Calibri"/>
                <w:color w:val="000000"/>
              </w:rPr>
            </w:pPr>
            <w:ins w:id="6360" w:author="Molly McEvilley" w:date="2023-06-30T22:32:00Z">
              <w:r w:rsidRPr="004877D2">
                <w:t>Asian or Asian American (only)</w:t>
              </w:r>
            </w:ins>
          </w:p>
        </w:tc>
      </w:tr>
      <w:tr w:rsidR="00F1717A" w:rsidRPr="00845520" w14:paraId="4363CFF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6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18026341" w14:textId="238B347D" w:rsidR="00F1717A" w:rsidRPr="00845520" w:rsidRDefault="00F1717A" w:rsidP="00F1717A">
            <w:pPr>
              <w:pStyle w:val="NoSpacing"/>
              <w:rPr>
                <w:ins w:id="6362" w:author="Molly McEvilley" w:date="2023-06-30T22:32:00Z"/>
              </w:rPr>
            </w:pPr>
            <w:ins w:id="6363" w:author="Molly McEvilley" w:date="2023-06-30T22:32:00Z">
              <w:r w:rsidRPr="0012150A">
                <w:t>59</w:t>
              </w:r>
            </w:ins>
          </w:p>
        </w:tc>
        <w:tc>
          <w:tcPr>
            <w:tcW w:w="0"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64" w:author="Molly McEvilley" w:date="2023-06-30T22:32:00Z"/>
                <w:rFonts w:ascii="Calibri" w:hAnsi="Calibri" w:cs="Calibri"/>
                <w:color w:val="000000"/>
              </w:rPr>
            </w:pPr>
            <w:ins w:id="6365" w:author="Molly McEvilley" w:date="2023-06-30T22:32:00Z">
              <w:r w:rsidRPr="004877D2">
                <w:t>Asian or Asian American &amp; Hispanic/Latina/e/o</w:t>
              </w:r>
            </w:ins>
          </w:p>
        </w:tc>
      </w:tr>
      <w:tr w:rsidR="00F1717A" w:rsidRPr="00845520" w14:paraId="445BF37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6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401E7E1" w14:textId="1BCE26EC" w:rsidR="00F1717A" w:rsidRPr="00845520" w:rsidRDefault="00F1717A" w:rsidP="00F1717A">
            <w:pPr>
              <w:pStyle w:val="NoSpacing"/>
              <w:rPr>
                <w:ins w:id="6367" w:author="Molly McEvilley" w:date="2023-06-30T22:32:00Z"/>
              </w:rPr>
            </w:pPr>
            <w:ins w:id="6368" w:author="Molly McEvilley" w:date="2023-06-30T22:32:00Z">
              <w:r w:rsidRPr="0012150A">
                <w:t>60</w:t>
              </w:r>
            </w:ins>
          </w:p>
        </w:tc>
        <w:tc>
          <w:tcPr>
            <w:tcW w:w="0"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69" w:author="Molly McEvilley" w:date="2023-06-30T22:32:00Z"/>
                <w:rFonts w:ascii="Calibri" w:hAnsi="Calibri" w:cs="Calibri"/>
                <w:color w:val="000000"/>
              </w:rPr>
            </w:pPr>
            <w:ins w:id="6370" w:author="Molly McEvilley" w:date="2023-06-30T22:32:00Z">
              <w:r w:rsidRPr="004877D2">
                <w:t>Black, African American, or African (only)</w:t>
              </w:r>
            </w:ins>
          </w:p>
        </w:tc>
      </w:tr>
      <w:tr w:rsidR="00F1717A" w:rsidRPr="00845520" w14:paraId="53B54DF4"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7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43329AC7" w14:textId="7F374992" w:rsidR="00F1717A" w:rsidRPr="00845520" w:rsidRDefault="00F1717A" w:rsidP="00F1717A">
            <w:pPr>
              <w:pStyle w:val="NoSpacing"/>
              <w:rPr>
                <w:ins w:id="6372" w:author="Molly McEvilley" w:date="2023-06-30T22:32:00Z"/>
              </w:rPr>
            </w:pPr>
            <w:ins w:id="6373" w:author="Molly McEvilley" w:date="2023-06-30T22:32:00Z">
              <w:r w:rsidRPr="0012150A">
                <w:t>61</w:t>
              </w:r>
            </w:ins>
          </w:p>
        </w:tc>
        <w:tc>
          <w:tcPr>
            <w:tcW w:w="0"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74" w:author="Molly McEvilley" w:date="2023-06-30T22:32:00Z"/>
                <w:rFonts w:ascii="Calibri" w:hAnsi="Calibri" w:cs="Calibri"/>
                <w:color w:val="000000"/>
              </w:rPr>
            </w:pPr>
            <w:ins w:id="6375" w:author="Molly McEvilley" w:date="2023-06-30T22:32:00Z">
              <w:r w:rsidRPr="004877D2">
                <w:t>Black, African American, or African &amp; Hispanic/Latina/e/o</w:t>
              </w:r>
            </w:ins>
          </w:p>
        </w:tc>
      </w:tr>
      <w:tr w:rsidR="00F1717A" w:rsidRPr="00F009DD" w14:paraId="4F14E5B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7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18DE107" w14:textId="4CEB5C10" w:rsidR="00F1717A" w:rsidRPr="00845520" w:rsidRDefault="00F1717A" w:rsidP="00F1717A">
            <w:pPr>
              <w:pStyle w:val="NoSpacing"/>
              <w:rPr>
                <w:ins w:id="6377" w:author="Molly McEvilley" w:date="2023-06-30T22:32:00Z"/>
              </w:rPr>
            </w:pPr>
            <w:ins w:id="6378" w:author="Molly McEvilley" w:date="2023-06-30T22:32:00Z">
              <w:r w:rsidRPr="0012150A">
                <w:t>62</w:t>
              </w:r>
            </w:ins>
          </w:p>
        </w:tc>
        <w:tc>
          <w:tcPr>
            <w:tcW w:w="0"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79" w:author="Molly McEvilley" w:date="2023-06-30T22:32:00Z"/>
                <w:rFonts w:ascii="Calibri" w:hAnsi="Calibri" w:cs="Calibri"/>
                <w:color w:val="000000"/>
                <w:lang w:val="pt-PT"/>
              </w:rPr>
            </w:pPr>
            <w:proofErr w:type="spellStart"/>
            <w:ins w:id="6380" w:author="Molly McEvilley" w:date="2023-06-30T22:32:00Z">
              <w:r w:rsidRPr="00AC1D94">
                <w:rPr>
                  <w:lang w:val="pt-PT"/>
                </w:rPr>
                <w:t>Hispanic</w:t>
              </w:r>
              <w:proofErr w:type="spellEnd"/>
              <w:r w:rsidRPr="00AC1D94">
                <w:rPr>
                  <w:lang w:val="pt-PT"/>
                </w:rPr>
                <w:t>/Latina/e/o (</w:t>
              </w:r>
              <w:proofErr w:type="spellStart"/>
              <w:r w:rsidRPr="00AC1D94">
                <w:rPr>
                  <w:lang w:val="pt-PT"/>
                </w:rPr>
                <w:t>only</w:t>
              </w:r>
              <w:proofErr w:type="spellEnd"/>
              <w:r w:rsidRPr="00AC1D94">
                <w:rPr>
                  <w:lang w:val="pt-PT"/>
                </w:rPr>
                <w:t>)</w:t>
              </w:r>
            </w:ins>
          </w:p>
        </w:tc>
      </w:tr>
      <w:tr w:rsidR="00F1717A" w:rsidRPr="00845520" w14:paraId="3F8AA2E5"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8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6F5258CA" w14:textId="7F2592CF" w:rsidR="00F1717A" w:rsidRPr="00845520" w:rsidRDefault="00F1717A" w:rsidP="00F1717A">
            <w:pPr>
              <w:pStyle w:val="NoSpacing"/>
              <w:rPr>
                <w:ins w:id="6382" w:author="Molly McEvilley" w:date="2023-06-30T22:32:00Z"/>
              </w:rPr>
            </w:pPr>
            <w:ins w:id="6383" w:author="Molly McEvilley" w:date="2023-06-30T22:32:00Z">
              <w:r w:rsidRPr="0012150A">
                <w:t>63</w:t>
              </w:r>
            </w:ins>
          </w:p>
        </w:tc>
        <w:tc>
          <w:tcPr>
            <w:tcW w:w="0"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84" w:author="Molly McEvilley" w:date="2023-06-30T22:32:00Z"/>
                <w:rFonts w:ascii="Calibri" w:hAnsi="Calibri" w:cs="Calibri"/>
                <w:color w:val="000000"/>
              </w:rPr>
            </w:pPr>
            <w:ins w:id="6385" w:author="Molly McEvilley" w:date="2023-06-30T22:32:00Z">
              <w:r w:rsidRPr="004877D2">
                <w:t>Middle Eastern or North African (only)</w:t>
              </w:r>
            </w:ins>
          </w:p>
        </w:tc>
      </w:tr>
      <w:tr w:rsidR="00F1717A" w:rsidRPr="00845520" w14:paraId="5FCC5361"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8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62EDB488" w14:textId="0374E4E9" w:rsidR="00F1717A" w:rsidRPr="00845520" w:rsidRDefault="00F1717A" w:rsidP="00F1717A">
            <w:pPr>
              <w:pStyle w:val="NoSpacing"/>
              <w:rPr>
                <w:ins w:id="6387" w:author="Molly McEvilley" w:date="2023-06-30T22:32:00Z"/>
              </w:rPr>
            </w:pPr>
            <w:ins w:id="6388" w:author="Molly McEvilley" w:date="2023-06-30T22:32:00Z">
              <w:r w:rsidRPr="0012150A">
                <w:t>64</w:t>
              </w:r>
            </w:ins>
          </w:p>
        </w:tc>
        <w:tc>
          <w:tcPr>
            <w:tcW w:w="0"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89" w:author="Molly McEvilley" w:date="2023-06-30T22:32:00Z"/>
                <w:rFonts w:ascii="Calibri" w:hAnsi="Calibri" w:cs="Calibri"/>
                <w:color w:val="000000"/>
              </w:rPr>
            </w:pPr>
            <w:ins w:id="6390" w:author="Molly McEvilley" w:date="2023-06-30T22:32:00Z">
              <w:r w:rsidRPr="004877D2">
                <w:t>Middle Eastern or North African &amp; Hispanic/Latina/e/o</w:t>
              </w:r>
            </w:ins>
          </w:p>
        </w:tc>
      </w:tr>
      <w:tr w:rsidR="00F1717A" w:rsidRPr="00845520" w14:paraId="60343524"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9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702144FD" w14:textId="2904626E" w:rsidR="00F1717A" w:rsidRPr="00845520" w:rsidRDefault="00F1717A" w:rsidP="00F1717A">
            <w:pPr>
              <w:pStyle w:val="NoSpacing"/>
              <w:rPr>
                <w:ins w:id="6392" w:author="Molly McEvilley" w:date="2023-06-30T22:32:00Z"/>
              </w:rPr>
            </w:pPr>
            <w:ins w:id="6393" w:author="Molly McEvilley" w:date="2023-06-30T22:32:00Z">
              <w:r w:rsidRPr="0012150A">
                <w:t>65</w:t>
              </w:r>
            </w:ins>
          </w:p>
        </w:tc>
        <w:tc>
          <w:tcPr>
            <w:tcW w:w="0"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94" w:author="Molly McEvilley" w:date="2023-06-30T22:32:00Z"/>
                <w:rFonts w:ascii="Calibri" w:hAnsi="Calibri" w:cs="Calibri"/>
                <w:color w:val="000000"/>
              </w:rPr>
            </w:pPr>
            <w:ins w:id="6395" w:author="Molly McEvilley" w:date="2023-06-30T22:32:00Z">
              <w:r w:rsidRPr="004877D2">
                <w:t>Native Hawaiian or Pacific Islander (only)</w:t>
              </w:r>
            </w:ins>
          </w:p>
        </w:tc>
      </w:tr>
      <w:tr w:rsidR="00F1717A" w:rsidRPr="00845520" w14:paraId="3BDA8B0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9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5E31F338" w14:textId="5D2589B0" w:rsidR="00F1717A" w:rsidRPr="00845520" w:rsidRDefault="00F1717A" w:rsidP="00F1717A">
            <w:pPr>
              <w:pStyle w:val="NoSpacing"/>
              <w:rPr>
                <w:ins w:id="6397" w:author="Molly McEvilley" w:date="2023-06-30T22:32:00Z"/>
              </w:rPr>
            </w:pPr>
            <w:ins w:id="6398" w:author="Molly McEvilley" w:date="2023-06-30T22:32:00Z">
              <w:r w:rsidRPr="0012150A">
                <w:t>66</w:t>
              </w:r>
            </w:ins>
          </w:p>
        </w:tc>
        <w:tc>
          <w:tcPr>
            <w:tcW w:w="0"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99" w:author="Molly McEvilley" w:date="2023-06-30T22:32:00Z"/>
                <w:rFonts w:ascii="Calibri" w:hAnsi="Calibri" w:cs="Calibri"/>
                <w:color w:val="000000"/>
              </w:rPr>
            </w:pPr>
            <w:ins w:id="6400" w:author="Molly McEvilley" w:date="2023-06-30T22:32:00Z">
              <w:r w:rsidRPr="004877D2">
                <w:t>Native Hawaiian or Pacific Islander &amp; Hispanic/Latina/e/o</w:t>
              </w:r>
            </w:ins>
          </w:p>
        </w:tc>
      </w:tr>
      <w:tr w:rsidR="00F1717A" w:rsidRPr="00845520" w14:paraId="77EB1E0E"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0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14D5C942" w14:textId="5CD6AEEF" w:rsidR="00F1717A" w:rsidRPr="00845520" w:rsidRDefault="00F1717A" w:rsidP="00F1717A">
            <w:pPr>
              <w:pStyle w:val="NoSpacing"/>
              <w:rPr>
                <w:ins w:id="6402" w:author="Molly McEvilley" w:date="2023-06-30T22:32:00Z"/>
              </w:rPr>
            </w:pPr>
            <w:ins w:id="6403" w:author="Molly McEvilley" w:date="2023-06-30T22:32:00Z">
              <w:r w:rsidRPr="0012150A">
                <w:t>67</w:t>
              </w:r>
            </w:ins>
          </w:p>
        </w:tc>
        <w:tc>
          <w:tcPr>
            <w:tcW w:w="0"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404" w:author="Molly McEvilley" w:date="2023-06-30T22:32:00Z"/>
                <w:rFonts w:ascii="Calibri" w:hAnsi="Calibri" w:cs="Calibri"/>
                <w:color w:val="000000"/>
              </w:rPr>
            </w:pPr>
            <w:ins w:id="6405" w:author="Molly McEvilley" w:date="2023-06-30T22:32:00Z">
              <w:r w:rsidRPr="004877D2">
                <w:t>White (only)</w:t>
              </w:r>
            </w:ins>
          </w:p>
        </w:tc>
      </w:tr>
      <w:tr w:rsidR="00F1717A" w:rsidRPr="00F009DD" w14:paraId="45F41FFF"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0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57244391" w14:textId="6D2B27DD" w:rsidR="00F1717A" w:rsidRPr="00845520" w:rsidRDefault="00F1717A" w:rsidP="00F1717A">
            <w:pPr>
              <w:pStyle w:val="NoSpacing"/>
              <w:rPr>
                <w:ins w:id="6407" w:author="Molly McEvilley" w:date="2023-06-30T22:32:00Z"/>
              </w:rPr>
            </w:pPr>
            <w:ins w:id="6408" w:author="Molly McEvilley" w:date="2023-06-30T22:32:00Z">
              <w:r w:rsidRPr="0012150A">
                <w:t>68</w:t>
              </w:r>
            </w:ins>
          </w:p>
        </w:tc>
        <w:tc>
          <w:tcPr>
            <w:tcW w:w="0"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409" w:author="Molly McEvilley" w:date="2023-06-30T22:32:00Z"/>
                <w:rFonts w:ascii="Calibri" w:hAnsi="Calibri" w:cs="Calibri"/>
                <w:color w:val="000000"/>
                <w:lang w:val="pt-PT"/>
              </w:rPr>
            </w:pPr>
            <w:ins w:id="6410" w:author="Molly McEvilley" w:date="2023-06-30T22:32:00Z">
              <w:r w:rsidRPr="00AC1D94">
                <w:rPr>
                  <w:lang w:val="pt-PT"/>
                </w:rPr>
                <w:t xml:space="preserve">White &amp; </w:t>
              </w:r>
              <w:proofErr w:type="spellStart"/>
              <w:r w:rsidRPr="00AC1D94">
                <w:rPr>
                  <w:lang w:val="pt-PT"/>
                </w:rPr>
                <w:t>Hispanic</w:t>
              </w:r>
              <w:proofErr w:type="spellEnd"/>
              <w:r w:rsidRPr="00AC1D94">
                <w:rPr>
                  <w:lang w:val="pt-PT"/>
                </w:rPr>
                <w:t>/Latina/e/o</w:t>
              </w:r>
            </w:ins>
          </w:p>
        </w:tc>
      </w:tr>
      <w:tr w:rsidR="00F1717A" w:rsidRPr="00845520" w14:paraId="3E7165F0"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1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6E7AAB9C" w14:textId="7BD396AE" w:rsidR="00F1717A" w:rsidRPr="00845520" w:rsidRDefault="00F1717A" w:rsidP="00F1717A">
            <w:pPr>
              <w:pStyle w:val="NoSpacing"/>
              <w:rPr>
                <w:ins w:id="6412" w:author="Molly McEvilley" w:date="2023-06-30T22:32:00Z"/>
              </w:rPr>
            </w:pPr>
            <w:ins w:id="6413" w:author="Molly McEvilley" w:date="2023-06-30T22:32:00Z">
              <w:r w:rsidRPr="0012150A">
                <w:t>69</w:t>
              </w:r>
            </w:ins>
          </w:p>
        </w:tc>
        <w:tc>
          <w:tcPr>
            <w:tcW w:w="0"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414" w:author="Molly McEvilley" w:date="2023-06-30T22:32:00Z"/>
                <w:rFonts w:ascii="Calibri" w:hAnsi="Calibri" w:cs="Calibri"/>
                <w:color w:val="000000"/>
              </w:rPr>
            </w:pPr>
            <w:ins w:id="6415" w:author="Molly McEvilley" w:date="2023-06-30T22:32:00Z">
              <w:r w:rsidRPr="004877D2">
                <w:t>Multi-Racial (not Hispanic/Latina/e/o)</w:t>
              </w:r>
            </w:ins>
          </w:p>
        </w:tc>
      </w:tr>
      <w:tr w:rsidR="00F1717A" w:rsidRPr="00F009DD" w14:paraId="54E6E4F1"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1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7987594D" w14:textId="1A7BA9D0" w:rsidR="00F1717A" w:rsidRPr="00845520" w:rsidRDefault="00F1717A" w:rsidP="00F1717A">
            <w:pPr>
              <w:pStyle w:val="NoSpacing"/>
              <w:rPr>
                <w:ins w:id="6417" w:author="Molly McEvilley" w:date="2023-06-30T22:32:00Z"/>
              </w:rPr>
            </w:pPr>
            <w:ins w:id="6418" w:author="Molly McEvilley" w:date="2023-06-30T22:32:00Z">
              <w:r w:rsidRPr="0012150A">
                <w:t>70</w:t>
              </w:r>
            </w:ins>
          </w:p>
        </w:tc>
        <w:tc>
          <w:tcPr>
            <w:tcW w:w="0"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419" w:author="Molly McEvilley" w:date="2023-06-30T22:32:00Z"/>
                <w:rFonts w:ascii="Calibri" w:hAnsi="Calibri" w:cs="Calibri"/>
                <w:color w:val="000000"/>
                <w:lang w:val="pt-PT"/>
              </w:rPr>
            </w:pPr>
            <w:proofErr w:type="spellStart"/>
            <w:ins w:id="6420" w:author="Molly McEvilley" w:date="2023-06-30T22:32:00Z">
              <w:r w:rsidRPr="00AC1D94">
                <w:rPr>
                  <w:lang w:val="pt-PT"/>
                </w:rPr>
                <w:t>Multi-Racial</w:t>
              </w:r>
              <w:proofErr w:type="spellEnd"/>
              <w:r w:rsidRPr="00AC1D94">
                <w:rPr>
                  <w:lang w:val="pt-PT"/>
                </w:rPr>
                <w:t xml:space="preserve"> &amp; </w:t>
              </w:r>
              <w:proofErr w:type="spellStart"/>
              <w:r w:rsidRPr="00AC1D94">
                <w:rPr>
                  <w:lang w:val="pt-PT"/>
                </w:rPr>
                <w:t>Hispanic</w:t>
              </w:r>
              <w:proofErr w:type="spellEnd"/>
              <w:r w:rsidRPr="00AC1D94">
                <w:rPr>
                  <w:lang w:val="pt-PT"/>
                </w:rPr>
                <w:t>/Latina/e/o)</w:t>
              </w:r>
            </w:ins>
          </w:p>
        </w:tc>
      </w:tr>
      <w:tr w:rsidR="00F1717A" w:rsidRPr="00845520" w14:paraId="3B8DF129"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2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3A8BFCE2" w14:textId="2AD286DC" w:rsidR="00F1717A" w:rsidRPr="00845520" w:rsidRDefault="00F1717A" w:rsidP="00F1717A">
            <w:pPr>
              <w:pStyle w:val="NoSpacing"/>
              <w:rPr>
                <w:ins w:id="6422" w:author="Molly McEvilley" w:date="2023-06-30T22:32:00Z"/>
              </w:rPr>
            </w:pPr>
            <w:ins w:id="6423" w:author="Molly McEvilley" w:date="2023-06-30T22:32:00Z">
              <w:r w:rsidRPr="0012150A">
                <w:t>71</w:t>
              </w:r>
            </w:ins>
          </w:p>
        </w:tc>
        <w:tc>
          <w:tcPr>
            <w:tcW w:w="0"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424" w:author="Molly McEvilley" w:date="2023-06-30T22:32:00Z"/>
                <w:rFonts w:ascii="Calibri" w:hAnsi="Calibri" w:cs="Calibri"/>
                <w:color w:val="000000"/>
              </w:rPr>
            </w:pPr>
            <w:ins w:id="6425" w:author="Molly McEvilley" w:date="2023-06-30T22:32:00Z">
              <w:r w:rsidRPr="004877D2">
                <w:t>American Indian, Alaska Native, or Indigenous (any combination)</w:t>
              </w:r>
            </w:ins>
          </w:p>
        </w:tc>
      </w:tr>
      <w:tr w:rsidR="00F1717A" w:rsidRPr="00845520" w14:paraId="0B4568EB"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2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3DC29397" w14:textId="49E69D5D" w:rsidR="00F1717A" w:rsidRPr="00845520" w:rsidRDefault="00F1717A" w:rsidP="00F1717A">
            <w:pPr>
              <w:pStyle w:val="NoSpacing"/>
              <w:rPr>
                <w:ins w:id="6427" w:author="Molly McEvilley" w:date="2023-06-30T22:32:00Z"/>
              </w:rPr>
            </w:pPr>
            <w:ins w:id="6428" w:author="Molly McEvilley" w:date="2023-06-30T22:32:00Z">
              <w:r w:rsidRPr="0012150A">
                <w:t>72</w:t>
              </w:r>
            </w:ins>
          </w:p>
        </w:tc>
        <w:tc>
          <w:tcPr>
            <w:tcW w:w="0"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429" w:author="Molly McEvilley" w:date="2023-06-30T22:32:00Z"/>
                <w:rFonts w:ascii="Calibri" w:hAnsi="Calibri" w:cs="Calibri"/>
                <w:color w:val="000000"/>
              </w:rPr>
            </w:pPr>
            <w:ins w:id="6430" w:author="Molly McEvilley" w:date="2023-06-30T22:32:00Z">
              <w:r w:rsidRPr="004877D2">
                <w:t>Asian or Asian American (any combination)</w:t>
              </w:r>
            </w:ins>
          </w:p>
        </w:tc>
      </w:tr>
      <w:tr w:rsidR="00F1717A" w:rsidRPr="00845520" w14:paraId="4A969D54"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3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F485C12" w14:textId="57292762" w:rsidR="00F1717A" w:rsidRPr="00845520" w:rsidRDefault="00F1717A" w:rsidP="00F1717A">
            <w:pPr>
              <w:pStyle w:val="NoSpacing"/>
              <w:rPr>
                <w:ins w:id="6432" w:author="Molly McEvilley" w:date="2023-06-30T22:32:00Z"/>
              </w:rPr>
            </w:pPr>
            <w:ins w:id="6433" w:author="Molly McEvilley" w:date="2023-06-30T22:32:00Z">
              <w:r w:rsidRPr="0012150A">
                <w:t>73</w:t>
              </w:r>
            </w:ins>
          </w:p>
        </w:tc>
        <w:tc>
          <w:tcPr>
            <w:tcW w:w="0"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434" w:author="Molly McEvilley" w:date="2023-06-30T22:32:00Z"/>
                <w:rFonts w:ascii="Calibri" w:hAnsi="Calibri" w:cs="Calibri"/>
                <w:color w:val="000000"/>
              </w:rPr>
            </w:pPr>
            <w:ins w:id="6435" w:author="Molly McEvilley" w:date="2023-06-30T22:32:00Z">
              <w:r w:rsidRPr="004877D2">
                <w:t>Black, African American, or African &amp; Any Other (any combination)</w:t>
              </w:r>
            </w:ins>
          </w:p>
        </w:tc>
      </w:tr>
      <w:tr w:rsidR="00F1717A" w:rsidRPr="00845520" w14:paraId="4C290CC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3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41A3476B" w14:textId="77FEBD25" w:rsidR="00F1717A" w:rsidRPr="00845520" w:rsidRDefault="00F1717A" w:rsidP="00F1717A">
            <w:pPr>
              <w:pStyle w:val="NoSpacing"/>
              <w:rPr>
                <w:ins w:id="6437" w:author="Molly McEvilley" w:date="2023-06-30T22:32:00Z"/>
              </w:rPr>
            </w:pPr>
            <w:ins w:id="6438" w:author="Molly McEvilley" w:date="2023-06-30T22:32:00Z">
              <w:r w:rsidRPr="0012150A">
                <w:t>74</w:t>
              </w:r>
            </w:ins>
          </w:p>
        </w:tc>
        <w:tc>
          <w:tcPr>
            <w:tcW w:w="0"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439" w:author="Molly McEvilley" w:date="2023-06-30T22:32:00Z"/>
                <w:rFonts w:ascii="Calibri" w:hAnsi="Calibri" w:cs="Calibri"/>
                <w:color w:val="000000"/>
              </w:rPr>
            </w:pPr>
            <w:ins w:id="6440" w:author="Molly McEvilley" w:date="2023-06-30T22:32:00Z">
              <w:r w:rsidRPr="004877D2">
                <w:t>Hispanic/Latina/e/o (any combination)</w:t>
              </w:r>
            </w:ins>
          </w:p>
        </w:tc>
      </w:tr>
      <w:tr w:rsidR="00F1717A" w:rsidRPr="00845520" w14:paraId="34450FA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4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504A587C" w14:textId="7DBBE7ED" w:rsidR="00F1717A" w:rsidRPr="00845520" w:rsidRDefault="00F1717A" w:rsidP="00F1717A">
            <w:pPr>
              <w:pStyle w:val="NoSpacing"/>
              <w:rPr>
                <w:ins w:id="6442" w:author="Molly McEvilley" w:date="2023-06-30T22:32:00Z"/>
              </w:rPr>
            </w:pPr>
            <w:ins w:id="6443" w:author="Molly McEvilley" w:date="2023-06-30T22:32:00Z">
              <w:r w:rsidRPr="0012150A">
                <w:t>75</w:t>
              </w:r>
            </w:ins>
          </w:p>
        </w:tc>
        <w:tc>
          <w:tcPr>
            <w:tcW w:w="0"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444" w:author="Molly McEvilley" w:date="2023-06-30T22:32:00Z"/>
                <w:rFonts w:ascii="Calibri" w:hAnsi="Calibri" w:cs="Calibri"/>
                <w:color w:val="000000"/>
              </w:rPr>
            </w:pPr>
            <w:ins w:id="6445" w:author="Molly McEvilley" w:date="2023-06-30T22:32:00Z">
              <w:r w:rsidRPr="004877D2">
                <w:t>Middle Eastern or North African &amp; Any Other (any combination)</w:t>
              </w:r>
            </w:ins>
          </w:p>
        </w:tc>
      </w:tr>
      <w:tr w:rsidR="00F1717A" w:rsidRPr="00845520" w14:paraId="67B9DF01"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4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778256C1" w14:textId="78CE77F4" w:rsidR="00F1717A" w:rsidRPr="00845520" w:rsidRDefault="00F1717A" w:rsidP="00F1717A">
            <w:pPr>
              <w:pStyle w:val="NoSpacing"/>
              <w:rPr>
                <w:ins w:id="6447" w:author="Molly McEvilley" w:date="2023-06-30T22:32:00Z"/>
              </w:rPr>
            </w:pPr>
            <w:ins w:id="6448" w:author="Molly McEvilley" w:date="2023-06-30T22:32:00Z">
              <w:r w:rsidRPr="0012150A">
                <w:t>76</w:t>
              </w:r>
            </w:ins>
          </w:p>
        </w:tc>
        <w:tc>
          <w:tcPr>
            <w:tcW w:w="0"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449" w:author="Molly McEvilley" w:date="2023-06-30T22:32:00Z"/>
                <w:rFonts w:ascii="Calibri" w:hAnsi="Calibri" w:cs="Calibri"/>
                <w:color w:val="000000"/>
              </w:rPr>
            </w:pPr>
            <w:ins w:id="6450" w:author="Molly McEvilley" w:date="2023-06-30T22:32:00Z">
              <w:r w:rsidRPr="004877D2">
                <w:t>Native Hawaiian or Pacific Islander &amp; Any Other (any combination)</w:t>
              </w:r>
            </w:ins>
          </w:p>
        </w:tc>
      </w:tr>
      <w:tr w:rsidR="00F1717A" w:rsidRPr="00845520" w14:paraId="23BDA3BE"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5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103F29C1" w14:textId="68FAC9D6" w:rsidR="00F1717A" w:rsidRPr="00845520" w:rsidRDefault="00F1717A" w:rsidP="00F1717A">
            <w:pPr>
              <w:pStyle w:val="NoSpacing"/>
              <w:rPr>
                <w:ins w:id="6452" w:author="Molly McEvilley" w:date="2023-06-30T22:32:00Z"/>
              </w:rPr>
            </w:pPr>
            <w:ins w:id="6453" w:author="Molly McEvilley" w:date="2023-06-30T22:32:00Z">
              <w:r w:rsidRPr="0012150A">
                <w:t>77</w:t>
              </w:r>
            </w:ins>
          </w:p>
        </w:tc>
        <w:tc>
          <w:tcPr>
            <w:tcW w:w="0"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454" w:author="Molly McEvilley" w:date="2023-06-30T22:32:00Z"/>
                <w:rFonts w:ascii="Calibri" w:hAnsi="Calibri" w:cs="Calibri"/>
                <w:color w:val="000000"/>
              </w:rPr>
            </w:pPr>
            <w:ins w:id="6455" w:author="Molly McEvilley" w:date="2023-06-30T22:32:00Z">
              <w:r w:rsidRPr="004877D2">
                <w:t>White (any combination)</w:t>
              </w:r>
            </w:ins>
          </w:p>
        </w:tc>
      </w:tr>
      <w:tr w:rsidR="00F1717A" w:rsidRPr="00845520" w14:paraId="5ECB5565"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5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4AFFF154" w14:textId="32FECF22" w:rsidR="00F1717A" w:rsidRPr="00845520" w:rsidRDefault="00F1717A" w:rsidP="00F1717A">
            <w:pPr>
              <w:pStyle w:val="NoSpacing"/>
              <w:rPr>
                <w:ins w:id="6457" w:author="Molly McEvilley" w:date="2023-06-30T22:32:00Z"/>
              </w:rPr>
            </w:pPr>
            <w:ins w:id="6458" w:author="Molly McEvilley" w:date="2023-06-30T22:32:00Z">
              <w:r w:rsidRPr="0012150A">
                <w:t>78</w:t>
              </w:r>
            </w:ins>
          </w:p>
        </w:tc>
        <w:tc>
          <w:tcPr>
            <w:tcW w:w="0"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459" w:author="Molly McEvilley" w:date="2023-06-30T22:32:00Z"/>
                <w:rFonts w:ascii="Calibri" w:hAnsi="Calibri" w:cs="Calibri"/>
                <w:color w:val="000000"/>
              </w:rPr>
            </w:pPr>
            <w:ins w:id="6460" w:author="Molly McEvilley" w:date="2023-06-30T22:32:00Z">
              <w:r w:rsidRPr="004877D2">
                <w:t>Woman/Girl</w:t>
              </w:r>
            </w:ins>
          </w:p>
        </w:tc>
      </w:tr>
      <w:tr w:rsidR="00F1717A" w:rsidRPr="00845520" w14:paraId="6179330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6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5BADACC9" w14:textId="33AAE302" w:rsidR="00F1717A" w:rsidRPr="00845520" w:rsidRDefault="00F1717A" w:rsidP="00F1717A">
            <w:pPr>
              <w:pStyle w:val="NoSpacing"/>
              <w:rPr>
                <w:ins w:id="6462" w:author="Molly McEvilley" w:date="2023-06-30T22:32:00Z"/>
              </w:rPr>
            </w:pPr>
            <w:ins w:id="6463" w:author="Molly McEvilley" w:date="2023-06-30T22:32:00Z">
              <w:r w:rsidRPr="0012150A">
                <w:t>79</w:t>
              </w:r>
            </w:ins>
          </w:p>
        </w:tc>
        <w:tc>
          <w:tcPr>
            <w:tcW w:w="0"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464" w:author="Molly McEvilley" w:date="2023-06-30T22:32:00Z"/>
                <w:rFonts w:ascii="Calibri" w:hAnsi="Calibri" w:cs="Calibri"/>
                <w:color w:val="000000"/>
              </w:rPr>
            </w:pPr>
            <w:ins w:id="6465" w:author="Molly McEvilley" w:date="2023-06-30T22:32:00Z">
              <w:r w:rsidRPr="004877D2">
                <w:t>Man/Boy</w:t>
              </w:r>
            </w:ins>
          </w:p>
        </w:tc>
      </w:tr>
      <w:tr w:rsidR="00F1717A" w:rsidRPr="00845520" w14:paraId="62D91E7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6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2F79A5AC" w14:textId="7AC3902C" w:rsidR="00F1717A" w:rsidRPr="00845520" w:rsidRDefault="00F1717A" w:rsidP="00F1717A">
            <w:pPr>
              <w:pStyle w:val="NoSpacing"/>
              <w:rPr>
                <w:ins w:id="6467" w:author="Molly McEvilley" w:date="2023-06-30T22:32:00Z"/>
              </w:rPr>
            </w:pPr>
            <w:ins w:id="6468" w:author="Molly McEvilley" w:date="2023-06-30T22:32:00Z">
              <w:r w:rsidRPr="0012150A">
                <w:t>80</w:t>
              </w:r>
            </w:ins>
          </w:p>
        </w:tc>
        <w:tc>
          <w:tcPr>
            <w:tcW w:w="0"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469" w:author="Molly McEvilley" w:date="2023-06-30T22:32:00Z"/>
                <w:rFonts w:ascii="Calibri" w:hAnsi="Calibri" w:cs="Calibri"/>
                <w:color w:val="000000"/>
              </w:rPr>
            </w:pPr>
            <w:ins w:id="6470" w:author="Molly McEvilley" w:date="2023-06-30T22:32:00Z">
              <w:r w:rsidRPr="004877D2">
                <w:t>Culturally Specific Identity</w:t>
              </w:r>
            </w:ins>
          </w:p>
        </w:tc>
      </w:tr>
      <w:tr w:rsidR="00F1717A" w:rsidRPr="00845520" w14:paraId="02EFCEC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7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401E9FF9" w14:textId="0CD81F9F" w:rsidR="00F1717A" w:rsidRPr="00845520" w:rsidRDefault="00F1717A" w:rsidP="00F1717A">
            <w:pPr>
              <w:pStyle w:val="NoSpacing"/>
              <w:rPr>
                <w:ins w:id="6472" w:author="Molly McEvilley" w:date="2023-06-30T22:32:00Z"/>
              </w:rPr>
            </w:pPr>
            <w:ins w:id="6473" w:author="Molly McEvilley" w:date="2023-06-30T22:32:00Z">
              <w:r w:rsidRPr="0012150A">
                <w:t>81</w:t>
              </w:r>
            </w:ins>
          </w:p>
        </w:tc>
        <w:tc>
          <w:tcPr>
            <w:tcW w:w="0"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474" w:author="Molly McEvilley" w:date="2023-06-30T22:32:00Z"/>
                <w:rFonts w:ascii="Calibri" w:hAnsi="Calibri" w:cs="Calibri"/>
                <w:color w:val="000000"/>
              </w:rPr>
            </w:pPr>
            <w:ins w:id="6475" w:author="Molly McEvilley" w:date="2023-06-30T22:32:00Z">
              <w:r w:rsidRPr="004877D2">
                <w:t>Transgender</w:t>
              </w:r>
            </w:ins>
          </w:p>
        </w:tc>
      </w:tr>
      <w:tr w:rsidR="00F1717A" w:rsidRPr="00845520" w14:paraId="3A3F0AA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7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20CAA5F2" w14:textId="29CA2E65" w:rsidR="00F1717A" w:rsidRPr="00845520" w:rsidRDefault="00F1717A" w:rsidP="00F1717A">
            <w:pPr>
              <w:pStyle w:val="NoSpacing"/>
              <w:rPr>
                <w:ins w:id="6477" w:author="Molly McEvilley" w:date="2023-06-30T22:32:00Z"/>
              </w:rPr>
            </w:pPr>
            <w:ins w:id="6478" w:author="Molly McEvilley" w:date="2023-06-30T22:32:00Z">
              <w:r w:rsidRPr="0012150A">
                <w:t>82</w:t>
              </w:r>
            </w:ins>
          </w:p>
        </w:tc>
        <w:tc>
          <w:tcPr>
            <w:tcW w:w="0"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479" w:author="Molly McEvilley" w:date="2023-06-30T22:32:00Z"/>
                <w:rFonts w:ascii="Calibri" w:hAnsi="Calibri" w:cs="Calibri"/>
                <w:color w:val="000000"/>
              </w:rPr>
            </w:pPr>
            <w:ins w:id="6480" w:author="Molly McEvilley" w:date="2023-06-30T22:32:00Z">
              <w:r w:rsidRPr="004877D2">
                <w:t>Non-Binary</w:t>
              </w:r>
            </w:ins>
          </w:p>
        </w:tc>
      </w:tr>
      <w:tr w:rsidR="00F1717A" w:rsidRPr="00845520" w14:paraId="78B6419F"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8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6A49D4F" w14:textId="7C7FB597" w:rsidR="00F1717A" w:rsidRPr="00845520" w:rsidRDefault="00F1717A" w:rsidP="00F1717A">
            <w:pPr>
              <w:pStyle w:val="NoSpacing"/>
              <w:rPr>
                <w:ins w:id="6482" w:author="Molly McEvilley" w:date="2023-06-30T22:32:00Z"/>
              </w:rPr>
            </w:pPr>
            <w:ins w:id="6483" w:author="Molly McEvilley" w:date="2023-06-30T22:32:00Z">
              <w:r w:rsidRPr="0012150A">
                <w:t>83</w:t>
              </w:r>
            </w:ins>
          </w:p>
        </w:tc>
        <w:tc>
          <w:tcPr>
            <w:tcW w:w="0"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484" w:author="Molly McEvilley" w:date="2023-06-30T22:32:00Z"/>
                <w:rFonts w:ascii="Calibri" w:hAnsi="Calibri" w:cs="Calibri"/>
                <w:color w:val="000000"/>
              </w:rPr>
            </w:pPr>
            <w:ins w:id="6485" w:author="Molly McEvilley" w:date="2023-06-30T22:32:00Z">
              <w:r w:rsidRPr="004877D2">
                <w:t>Questioning</w:t>
              </w:r>
            </w:ins>
          </w:p>
        </w:tc>
      </w:tr>
      <w:tr w:rsidR="00F1717A" w:rsidRPr="00845520" w14:paraId="15BD87F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486"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FA42178" w14:textId="54680FA6" w:rsidR="00F1717A" w:rsidRPr="00845520" w:rsidRDefault="00F1717A" w:rsidP="00F1717A">
            <w:pPr>
              <w:pStyle w:val="NoSpacing"/>
              <w:rPr>
                <w:ins w:id="6487" w:author="Molly McEvilley" w:date="2023-06-30T22:32:00Z"/>
              </w:rPr>
            </w:pPr>
            <w:ins w:id="6488" w:author="Molly McEvilley" w:date="2023-06-30T22:32:00Z">
              <w:r w:rsidRPr="0012150A">
                <w:t>84</w:t>
              </w:r>
            </w:ins>
          </w:p>
        </w:tc>
        <w:tc>
          <w:tcPr>
            <w:tcW w:w="0"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489" w:author="Molly McEvilley" w:date="2023-06-30T22:32:00Z"/>
                <w:rFonts w:ascii="Calibri" w:hAnsi="Calibri" w:cs="Calibri"/>
                <w:color w:val="000000"/>
              </w:rPr>
            </w:pPr>
            <w:ins w:id="6490" w:author="Molly McEvilley" w:date="2023-06-30T22:32:00Z">
              <w:r w:rsidRPr="004877D2">
                <w:t>Different Identity</w:t>
              </w:r>
            </w:ins>
          </w:p>
        </w:tc>
      </w:tr>
      <w:tr w:rsidR="00F1717A" w:rsidRPr="00845520" w14:paraId="22EC7542"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491" w:author="Molly McEvilley" w:date="2023-06-30T22:32:00Z"/>
        </w:trPr>
        <w:tc>
          <w:tcPr>
            <w:cnfStyle w:val="001000000000" w:firstRow="0" w:lastRow="0" w:firstColumn="1" w:lastColumn="0" w:oddVBand="0" w:evenVBand="0" w:oddHBand="0" w:evenHBand="0" w:firstRowFirstColumn="0" w:firstRowLastColumn="0" w:lastRowFirstColumn="0" w:lastRowLastColumn="0"/>
            <w:tcW w:w="0" w:type="dxa"/>
          </w:tcPr>
          <w:p w14:paraId="0A26666B" w14:textId="59B6E6CC" w:rsidR="00F1717A" w:rsidRPr="00845520" w:rsidRDefault="00F1717A" w:rsidP="00F1717A">
            <w:pPr>
              <w:pStyle w:val="NoSpacing"/>
              <w:rPr>
                <w:ins w:id="6492" w:author="Molly McEvilley" w:date="2023-06-30T22:32:00Z"/>
              </w:rPr>
            </w:pPr>
            <w:ins w:id="6493" w:author="Molly McEvilley" w:date="2023-06-30T22:32:00Z">
              <w:r>
                <w:t>85</w:t>
              </w:r>
            </w:ins>
          </w:p>
        </w:tc>
        <w:tc>
          <w:tcPr>
            <w:tcW w:w="0"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494" w:author="Molly McEvilley" w:date="2023-06-30T22:32:00Z"/>
                <w:rFonts w:ascii="Calibri" w:hAnsi="Calibri" w:cs="Calibri"/>
                <w:color w:val="000000"/>
              </w:rPr>
            </w:pPr>
            <w:ins w:id="6495" w:author="Molly McEvilley" w:date="2023-06-30T22:32:00Z">
              <w:r w:rsidRPr="004877D2">
                <w:t>Multiple Selections</w:t>
              </w:r>
            </w:ins>
          </w:p>
        </w:tc>
      </w:tr>
      <w:tr w:rsidR="00153611" w:rsidRPr="00845520" w:rsidDel="00F1717A" w14:paraId="1FD3A3FC" w14:textId="438CD9BC" w:rsidTr="00F1717A">
        <w:trPr>
          <w:cnfStyle w:val="000000010000" w:firstRow="0" w:lastRow="0" w:firstColumn="0" w:lastColumn="0" w:oddVBand="0" w:evenVBand="0" w:oddHBand="0" w:evenHBand="1" w:firstRowFirstColumn="0" w:firstRowLastColumn="0" w:lastRowFirstColumn="0" w:lastRowLastColumn="0"/>
          <w:cantSplit/>
          <w:trHeight w:val="216"/>
          <w:del w:id="649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2C62CB45" w14:textId="729B06BC" w:rsidR="00153611" w:rsidRPr="00845520" w:rsidDel="00F1717A" w:rsidRDefault="00153611" w:rsidP="0030339F">
            <w:pPr>
              <w:pStyle w:val="NoSpacing"/>
              <w:rPr>
                <w:del w:id="6497" w:author="Molly McEvilley" w:date="2023-06-30T22:32:00Z"/>
                <w:rFonts w:ascii="Calibri" w:hAnsi="Calibri" w:cs="Calibri"/>
                <w:bCs w:val="0"/>
                <w:color w:val="000000"/>
              </w:rPr>
            </w:pPr>
            <w:del w:id="6498" w:author="Molly McEvilley" w:date="2023-06-30T22:32:00Z">
              <w:r w:rsidRPr="00845520" w:rsidDel="00F1717A">
                <w:rPr>
                  <w:rFonts w:ascii="Calibri" w:hAnsi="Calibri" w:cs="Calibri"/>
                  <w:color w:val="000000"/>
                </w:rPr>
                <w:delText>56</w:delText>
              </w:r>
              <w:bookmarkStart w:id="6499" w:name="_Toc140490086"/>
              <w:bookmarkEnd w:id="6499"/>
            </w:del>
          </w:p>
        </w:tc>
        <w:tc>
          <w:tcPr>
            <w:tcW w:w="8015" w:type="dxa"/>
            <w:vAlign w:val="center"/>
          </w:tcPr>
          <w:p w14:paraId="651CE03E" w14:textId="08C68945"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00" w:author="Molly McEvilley" w:date="2023-06-30T22:32:00Z"/>
                <w:rFonts w:ascii="Calibri" w:hAnsi="Calibri" w:cs="Calibri"/>
                <w:color w:val="000000"/>
              </w:rPr>
            </w:pPr>
            <w:del w:id="6501" w:author="Molly McEvilley" w:date="2023-06-30T22:32:00Z">
              <w:r w:rsidRPr="00845520" w:rsidDel="00F1717A">
                <w:rPr>
                  <w:rFonts w:ascii="Calibri" w:hAnsi="Calibri" w:cs="Calibri"/>
                  <w:color w:val="000000"/>
                </w:rPr>
                <w:delText>White, non-Hispanic/</w:delText>
              </w:r>
            </w:del>
            <w:del w:id="6502" w:author="Molly McEvilley" w:date="2023-06-29T05:39:00Z">
              <w:r w:rsidRPr="00845520" w:rsidDel="00895CA9">
                <w:rPr>
                  <w:rFonts w:ascii="Calibri" w:hAnsi="Calibri" w:cs="Calibri"/>
                  <w:color w:val="000000"/>
                </w:rPr>
                <w:delText>Latin(a)(o)(x)</w:delText>
              </w:r>
            </w:del>
            <w:bookmarkStart w:id="6503" w:name="_Toc140490087"/>
            <w:bookmarkEnd w:id="6503"/>
          </w:p>
        </w:tc>
        <w:bookmarkStart w:id="6504" w:name="_Toc140490088"/>
        <w:bookmarkEnd w:id="6504"/>
      </w:tr>
      <w:tr w:rsidR="00153611" w:rsidRPr="00845520" w:rsidDel="00F1717A" w14:paraId="192AAEFD" w14:textId="277431B3" w:rsidTr="00F1717A">
        <w:trPr>
          <w:cnfStyle w:val="000000100000" w:firstRow="0" w:lastRow="0" w:firstColumn="0" w:lastColumn="0" w:oddVBand="0" w:evenVBand="0" w:oddHBand="1" w:evenHBand="0" w:firstRowFirstColumn="0" w:firstRowLastColumn="0" w:lastRowFirstColumn="0" w:lastRowLastColumn="0"/>
          <w:cantSplit/>
          <w:trHeight w:val="216"/>
          <w:del w:id="650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46BEE2" w14:textId="79BA6123" w:rsidR="00153611" w:rsidRPr="00845520" w:rsidDel="00F1717A" w:rsidRDefault="00153611" w:rsidP="0030339F">
            <w:pPr>
              <w:pStyle w:val="NoSpacing"/>
              <w:rPr>
                <w:del w:id="6506" w:author="Molly McEvilley" w:date="2023-06-30T22:32:00Z"/>
                <w:rFonts w:ascii="Calibri" w:hAnsi="Calibri" w:cs="Calibri"/>
                <w:bCs w:val="0"/>
                <w:color w:val="000000"/>
              </w:rPr>
            </w:pPr>
            <w:del w:id="6507" w:author="Molly McEvilley" w:date="2023-06-30T22:32:00Z">
              <w:r w:rsidRPr="00845520" w:rsidDel="00F1717A">
                <w:rPr>
                  <w:rFonts w:ascii="Calibri" w:hAnsi="Calibri" w:cs="Calibri"/>
                  <w:color w:val="000000"/>
                </w:rPr>
                <w:delText>57</w:delText>
              </w:r>
              <w:bookmarkStart w:id="6508" w:name="_Toc140490089"/>
              <w:bookmarkEnd w:id="6508"/>
            </w:del>
          </w:p>
        </w:tc>
        <w:tc>
          <w:tcPr>
            <w:tcW w:w="8015" w:type="dxa"/>
            <w:vAlign w:val="center"/>
          </w:tcPr>
          <w:p w14:paraId="5615B0C1" w14:textId="20EFB80B"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09" w:author="Molly McEvilley" w:date="2023-06-30T22:32:00Z"/>
                <w:rFonts w:ascii="Calibri" w:hAnsi="Calibri" w:cs="Calibri"/>
                <w:color w:val="000000"/>
              </w:rPr>
            </w:pPr>
            <w:del w:id="6510" w:author="Molly McEvilley" w:date="2023-06-30T22:32:00Z">
              <w:r w:rsidRPr="00845520" w:rsidDel="00F1717A">
                <w:rPr>
                  <w:rFonts w:ascii="Calibri" w:hAnsi="Calibri" w:cs="Calibri"/>
                  <w:color w:val="000000"/>
                </w:rPr>
                <w:delText>White, Hispanic/</w:delText>
              </w:r>
            </w:del>
            <w:del w:id="6511" w:author="Molly McEvilley" w:date="2023-06-29T05:39:00Z">
              <w:r w:rsidRPr="00845520" w:rsidDel="00895CA9">
                <w:rPr>
                  <w:rFonts w:ascii="Calibri" w:hAnsi="Calibri" w:cs="Calibri"/>
                  <w:color w:val="000000"/>
                </w:rPr>
                <w:delText>Latin(a)(o)(x)</w:delText>
              </w:r>
            </w:del>
            <w:bookmarkStart w:id="6512" w:name="_Toc140490090"/>
            <w:bookmarkEnd w:id="6512"/>
          </w:p>
        </w:tc>
        <w:bookmarkStart w:id="6513" w:name="_Toc140490091"/>
        <w:bookmarkEnd w:id="6513"/>
      </w:tr>
      <w:tr w:rsidR="00153611" w:rsidRPr="00845520" w:rsidDel="00F1717A" w14:paraId="678C4682" w14:textId="7F796D99" w:rsidTr="00F1717A">
        <w:trPr>
          <w:cnfStyle w:val="000000010000" w:firstRow="0" w:lastRow="0" w:firstColumn="0" w:lastColumn="0" w:oddVBand="0" w:evenVBand="0" w:oddHBand="0" w:evenHBand="1" w:firstRowFirstColumn="0" w:firstRowLastColumn="0" w:lastRowFirstColumn="0" w:lastRowLastColumn="0"/>
          <w:cantSplit/>
          <w:trHeight w:val="216"/>
          <w:del w:id="651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87CF58" w14:textId="29AFF78D" w:rsidR="00153611" w:rsidRPr="00845520" w:rsidDel="00F1717A" w:rsidRDefault="00153611" w:rsidP="0030339F">
            <w:pPr>
              <w:pStyle w:val="NoSpacing"/>
              <w:rPr>
                <w:del w:id="6515" w:author="Molly McEvilley" w:date="2023-06-30T22:32:00Z"/>
                <w:rFonts w:ascii="Calibri" w:hAnsi="Calibri" w:cs="Calibri"/>
                <w:bCs w:val="0"/>
                <w:color w:val="000000"/>
              </w:rPr>
            </w:pPr>
            <w:del w:id="6516" w:author="Molly McEvilley" w:date="2023-06-30T22:32:00Z">
              <w:r w:rsidRPr="00845520" w:rsidDel="00F1717A">
                <w:rPr>
                  <w:rFonts w:ascii="Calibri" w:hAnsi="Calibri" w:cs="Calibri"/>
                  <w:color w:val="000000"/>
                </w:rPr>
                <w:delText>58</w:delText>
              </w:r>
              <w:bookmarkStart w:id="6517" w:name="_Toc140490092"/>
              <w:bookmarkEnd w:id="6517"/>
            </w:del>
          </w:p>
        </w:tc>
        <w:tc>
          <w:tcPr>
            <w:tcW w:w="8015" w:type="dxa"/>
            <w:vAlign w:val="center"/>
          </w:tcPr>
          <w:p w14:paraId="162A15A0" w14:textId="6AB366BE"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18" w:author="Molly McEvilley" w:date="2023-06-30T22:32:00Z"/>
                <w:rFonts w:ascii="Calibri" w:hAnsi="Calibri" w:cs="Calibri"/>
                <w:color w:val="000000"/>
              </w:rPr>
            </w:pPr>
            <w:del w:id="6519" w:author="Molly McEvilley" w:date="2023-06-30T22:32:00Z">
              <w:r w:rsidRPr="00845520" w:rsidDel="00F1717A">
                <w:rPr>
                  <w:rFonts w:ascii="Calibri" w:hAnsi="Calibri" w:cs="Calibri"/>
                  <w:color w:val="000000"/>
                </w:rPr>
                <w:delText>Black, African American, or African, non-Hispanic/</w:delText>
              </w:r>
            </w:del>
            <w:del w:id="6520" w:author="Molly McEvilley" w:date="2023-06-29T05:39:00Z">
              <w:r w:rsidRPr="00845520" w:rsidDel="00895CA9">
                <w:rPr>
                  <w:rFonts w:ascii="Calibri" w:hAnsi="Calibri" w:cs="Calibri"/>
                  <w:color w:val="000000"/>
                </w:rPr>
                <w:delText>Latin(a)(o)(x)</w:delText>
              </w:r>
            </w:del>
            <w:bookmarkStart w:id="6521" w:name="_Toc140490093"/>
            <w:bookmarkEnd w:id="6521"/>
          </w:p>
        </w:tc>
        <w:bookmarkStart w:id="6522" w:name="_Toc140490094"/>
        <w:bookmarkEnd w:id="6522"/>
      </w:tr>
      <w:tr w:rsidR="00153611" w:rsidRPr="00845520" w:rsidDel="00F1717A" w14:paraId="160F3EB6" w14:textId="7652FED4" w:rsidTr="00F1717A">
        <w:trPr>
          <w:cnfStyle w:val="000000100000" w:firstRow="0" w:lastRow="0" w:firstColumn="0" w:lastColumn="0" w:oddVBand="0" w:evenVBand="0" w:oddHBand="1" w:evenHBand="0" w:firstRowFirstColumn="0" w:firstRowLastColumn="0" w:lastRowFirstColumn="0" w:lastRowLastColumn="0"/>
          <w:cantSplit/>
          <w:trHeight w:val="216"/>
          <w:del w:id="6523"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B79C996" w14:textId="594A14CE" w:rsidR="00153611" w:rsidRPr="00845520" w:rsidDel="00F1717A" w:rsidRDefault="00153611" w:rsidP="0030339F">
            <w:pPr>
              <w:pStyle w:val="NoSpacing"/>
              <w:rPr>
                <w:del w:id="6524" w:author="Molly McEvilley" w:date="2023-06-30T22:32:00Z"/>
                <w:rFonts w:ascii="Calibri" w:hAnsi="Calibri" w:cs="Calibri"/>
                <w:bCs w:val="0"/>
                <w:color w:val="000000"/>
              </w:rPr>
            </w:pPr>
            <w:del w:id="6525" w:author="Molly McEvilley" w:date="2023-06-30T22:32:00Z">
              <w:r w:rsidRPr="00845520" w:rsidDel="00F1717A">
                <w:rPr>
                  <w:rFonts w:ascii="Calibri" w:hAnsi="Calibri" w:cs="Calibri"/>
                  <w:color w:val="000000"/>
                </w:rPr>
                <w:delText>59</w:delText>
              </w:r>
              <w:bookmarkStart w:id="6526" w:name="_Toc140490095"/>
              <w:bookmarkEnd w:id="6526"/>
            </w:del>
          </w:p>
        </w:tc>
        <w:tc>
          <w:tcPr>
            <w:tcW w:w="8015" w:type="dxa"/>
            <w:vAlign w:val="center"/>
          </w:tcPr>
          <w:p w14:paraId="5A374998" w14:textId="6B45F849"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27" w:author="Molly McEvilley" w:date="2023-06-30T22:32:00Z"/>
                <w:rFonts w:ascii="Calibri" w:hAnsi="Calibri" w:cs="Calibri"/>
                <w:color w:val="000000"/>
              </w:rPr>
            </w:pPr>
            <w:del w:id="6528" w:author="Molly McEvilley" w:date="2023-06-30T22:32:00Z">
              <w:r w:rsidRPr="00845520" w:rsidDel="00F1717A">
                <w:rPr>
                  <w:rFonts w:ascii="Calibri" w:hAnsi="Calibri" w:cs="Calibri"/>
                  <w:color w:val="000000"/>
                </w:rPr>
                <w:delText>Black, African American, or African, Hispanic/</w:delText>
              </w:r>
            </w:del>
            <w:del w:id="6529" w:author="Molly McEvilley" w:date="2023-06-29T05:39:00Z">
              <w:r w:rsidRPr="00845520" w:rsidDel="00895CA9">
                <w:rPr>
                  <w:rFonts w:ascii="Calibri" w:hAnsi="Calibri" w:cs="Calibri"/>
                  <w:color w:val="000000"/>
                </w:rPr>
                <w:delText>Latin(a)(o)(x)</w:delText>
              </w:r>
            </w:del>
            <w:bookmarkStart w:id="6530" w:name="_Toc140490096"/>
            <w:bookmarkEnd w:id="6530"/>
          </w:p>
        </w:tc>
        <w:bookmarkStart w:id="6531" w:name="_Toc140490097"/>
        <w:bookmarkEnd w:id="6531"/>
      </w:tr>
      <w:tr w:rsidR="00153611" w:rsidRPr="00845520" w:rsidDel="00F1717A" w14:paraId="69A4C49A" w14:textId="7E938C31" w:rsidTr="0030339F">
        <w:trPr>
          <w:cnfStyle w:val="000000010000" w:firstRow="0" w:lastRow="0" w:firstColumn="0" w:lastColumn="0" w:oddVBand="0" w:evenVBand="0" w:oddHBand="0" w:evenHBand="1" w:firstRowFirstColumn="0" w:firstRowLastColumn="0" w:lastRowFirstColumn="0" w:lastRowLastColumn="0"/>
          <w:cantSplit/>
          <w:trHeight w:val="216"/>
          <w:del w:id="653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4D324181" w:rsidR="00153611" w:rsidRPr="00845520" w:rsidDel="00F1717A" w:rsidRDefault="00153611" w:rsidP="0030339F">
            <w:pPr>
              <w:pStyle w:val="NoSpacing"/>
              <w:rPr>
                <w:del w:id="6533" w:author="Molly McEvilley" w:date="2023-06-30T22:32:00Z"/>
                <w:rFonts w:ascii="Calibri" w:hAnsi="Calibri" w:cs="Calibri"/>
                <w:color w:val="000000"/>
              </w:rPr>
            </w:pPr>
            <w:del w:id="6534" w:author="Molly McEvilley" w:date="2023-06-30T22:32:00Z">
              <w:r w:rsidRPr="00845520" w:rsidDel="00F1717A">
                <w:rPr>
                  <w:rFonts w:ascii="Calibri" w:hAnsi="Calibri" w:cs="Calibri"/>
                  <w:color w:val="000000"/>
                </w:rPr>
                <w:delText>60</w:delText>
              </w:r>
              <w:bookmarkStart w:id="6535" w:name="_Toc140490098"/>
              <w:bookmarkEnd w:id="6535"/>
            </w:del>
          </w:p>
        </w:tc>
        <w:tc>
          <w:tcPr>
            <w:tcW w:w="8015" w:type="dxa"/>
            <w:vAlign w:val="center"/>
          </w:tcPr>
          <w:p w14:paraId="3F8197AE" w14:textId="74E48A1E"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36" w:author="Molly McEvilley" w:date="2023-06-30T22:32:00Z"/>
                <w:rFonts w:ascii="Calibri" w:hAnsi="Calibri" w:cs="Calibri"/>
                <w:color w:val="000000"/>
              </w:rPr>
            </w:pPr>
            <w:del w:id="6537" w:author="Molly McEvilley" w:date="2023-06-30T22:32:00Z">
              <w:r w:rsidRPr="00845520" w:rsidDel="00F1717A">
                <w:rPr>
                  <w:rFonts w:ascii="Calibri" w:hAnsi="Calibri" w:cs="Calibri"/>
                  <w:color w:val="000000"/>
                </w:rPr>
                <w:delText>Asian or Asian American</w:delText>
              </w:r>
              <w:bookmarkStart w:id="6538" w:name="_Toc140490099"/>
              <w:bookmarkEnd w:id="6538"/>
            </w:del>
          </w:p>
        </w:tc>
        <w:bookmarkStart w:id="6539" w:name="_Toc140490100"/>
        <w:bookmarkEnd w:id="6539"/>
      </w:tr>
      <w:tr w:rsidR="00153611" w:rsidRPr="00845520" w:rsidDel="00F1717A" w14:paraId="09AFE29B" w14:textId="4BF4A043" w:rsidTr="0030339F">
        <w:trPr>
          <w:cnfStyle w:val="000000100000" w:firstRow="0" w:lastRow="0" w:firstColumn="0" w:lastColumn="0" w:oddVBand="0" w:evenVBand="0" w:oddHBand="1" w:evenHBand="0" w:firstRowFirstColumn="0" w:firstRowLastColumn="0" w:lastRowFirstColumn="0" w:lastRowLastColumn="0"/>
          <w:cantSplit/>
          <w:trHeight w:val="216"/>
          <w:del w:id="654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3B56D4DE" w:rsidR="00153611" w:rsidRPr="00845520" w:rsidDel="00F1717A" w:rsidRDefault="00153611" w:rsidP="0030339F">
            <w:pPr>
              <w:pStyle w:val="NoSpacing"/>
              <w:rPr>
                <w:del w:id="6541" w:author="Molly McEvilley" w:date="2023-06-30T22:32:00Z"/>
                <w:rFonts w:ascii="Calibri" w:hAnsi="Calibri" w:cs="Calibri"/>
                <w:color w:val="000000"/>
              </w:rPr>
            </w:pPr>
            <w:del w:id="6542" w:author="Molly McEvilley" w:date="2023-06-30T22:32:00Z">
              <w:r w:rsidRPr="00845520" w:rsidDel="00F1717A">
                <w:rPr>
                  <w:rFonts w:ascii="Calibri" w:hAnsi="Calibri" w:cs="Calibri"/>
                  <w:color w:val="000000"/>
                </w:rPr>
                <w:delText>61</w:delText>
              </w:r>
              <w:bookmarkStart w:id="6543" w:name="_Toc140490101"/>
              <w:bookmarkEnd w:id="6543"/>
            </w:del>
          </w:p>
        </w:tc>
        <w:tc>
          <w:tcPr>
            <w:tcW w:w="8015" w:type="dxa"/>
            <w:vAlign w:val="center"/>
          </w:tcPr>
          <w:p w14:paraId="21F3311D" w14:textId="1A230146"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44" w:author="Molly McEvilley" w:date="2023-06-30T22:32:00Z"/>
                <w:rFonts w:ascii="Calibri" w:hAnsi="Calibri" w:cs="Calibri"/>
                <w:color w:val="000000"/>
              </w:rPr>
            </w:pPr>
            <w:del w:id="6545" w:author="Molly McEvilley" w:date="2023-06-30T22:32:00Z">
              <w:r w:rsidRPr="00845520" w:rsidDel="00F1717A">
                <w:rPr>
                  <w:rFonts w:ascii="Calibri" w:hAnsi="Calibri" w:cs="Calibri"/>
                  <w:color w:val="000000"/>
                </w:rPr>
                <w:delText>American Indian, Alaska Native, or Indigenous, Hispanic/</w:delText>
              </w:r>
            </w:del>
            <w:del w:id="6546" w:author="Molly McEvilley" w:date="2023-06-29T05:39:00Z">
              <w:r w:rsidRPr="00845520" w:rsidDel="00895CA9">
                <w:rPr>
                  <w:rFonts w:ascii="Calibri" w:hAnsi="Calibri" w:cs="Calibri"/>
                  <w:color w:val="000000"/>
                </w:rPr>
                <w:delText>Latin(a)(o)(x)</w:delText>
              </w:r>
            </w:del>
            <w:bookmarkStart w:id="6547" w:name="_Toc140490102"/>
            <w:bookmarkEnd w:id="6547"/>
          </w:p>
        </w:tc>
        <w:bookmarkStart w:id="6548" w:name="_Toc140490103"/>
        <w:bookmarkEnd w:id="6548"/>
      </w:tr>
      <w:tr w:rsidR="00153611" w:rsidRPr="00845520" w:rsidDel="00F1717A" w14:paraId="0FC7EA9E" w14:textId="6CD6462D" w:rsidTr="0030339F">
        <w:trPr>
          <w:cnfStyle w:val="000000010000" w:firstRow="0" w:lastRow="0" w:firstColumn="0" w:lastColumn="0" w:oddVBand="0" w:evenVBand="0" w:oddHBand="0" w:evenHBand="1" w:firstRowFirstColumn="0" w:firstRowLastColumn="0" w:lastRowFirstColumn="0" w:lastRowLastColumn="0"/>
          <w:cantSplit/>
          <w:trHeight w:val="216"/>
          <w:del w:id="654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17973D" w:rsidR="00153611" w:rsidRPr="00845520" w:rsidDel="00F1717A" w:rsidRDefault="00153611" w:rsidP="0030339F">
            <w:pPr>
              <w:pStyle w:val="NoSpacing"/>
              <w:rPr>
                <w:del w:id="6550" w:author="Molly McEvilley" w:date="2023-06-30T22:32:00Z"/>
                <w:rFonts w:ascii="Calibri" w:hAnsi="Calibri" w:cs="Calibri"/>
                <w:color w:val="000000"/>
              </w:rPr>
            </w:pPr>
            <w:del w:id="6551" w:author="Molly McEvilley" w:date="2023-06-30T22:32:00Z">
              <w:r w:rsidRPr="00845520" w:rsidDel="00F1717A">
                <w:rPr>
                  <w:rFonts w:ascii="Calibri" w:hAnsi="Calibri" w:cs="Calibri"/>
                  <w:color w:val="000000"/>
                </w:rPr>
                <w:delText>62</w:delText>
              </w:r>
              <w:bookmarkStart w:id="6552" w:name="_Toc140490104"/>
              <w:bookmarkEnd w:id="6552"/>
            </w:del>
          </w:p>
        </w:tc>
        <w:tc>
          <w:tcPr>
            <w:tcW w:w="8015" w:type="dxa"/>
            <w:vAlign w:val="center"/>
          </w:tcPr>
          <w:p w14:paraId="5F8F193C" w14:textId="6FFA3529"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53" w:author="Molly McEvilley" w:date="2023-06-30T22:32:00Z"/>
                <w:rFonts w:ascii="Calibri" w:hAnsi="Calibri" w:cs="Calibri"/>
                <w:color w:val="000000"/>
              </w:rPr>
            </w:pPr>
            <w:del w:id="6554" w:author="Molly McEvilley" w:date="2023-06-30T22:32:00Z">
              <w:r w:rsidRPr="00845520" w:rsidDel="00F1717A">
                <w:rPr>
                  <w:rFonts w:ascii="Calibri" w:hAnsi="Calibri" w:cs="Calibri"/>
                  <w:color w:val="000000"/>
                </w:rPr>
                <w:delText>American Indian, Alaska Native, or Indigenous, non-Hispanic/</w:delText>
              </w:r>
            </w:del>
            <w:del w:id="6555" w:author="Molly McEvilley" w:date="2023-06-29T05:39:00Z">
              <w:r w:rsidRPr="00845520" w:rsidDel="00895CA9">
                <w:rPr>
                  <w:rFonts w:ascii="Calibri" w:hAnsi="Calibri" w:cs="Calibri"/>
                  <w:color w:val="000000"/>
                </w:rPr>
                <w:delText>Latin(a)(o)(x)</w:delText>
              </w:r>
            </w:del>
            <w:bookmarkStart w:id="6556" w:name="_Toc140490105"/>
            <w:bookmarkEnd w:id="6556"/>
          </w:p>
        </w:tc>
        <w:bookmarkStart w:id="6557" w:name="_Toc140490106"/>
        <w:bookmarkEnd w:id="6557"/>
      </w:tr>
      <w:tr w:rsidR="00153611" w:rsidRPr="00845520" w:rsidDel="00F1717A" w14:paraId="2B40BD50" w14:textId="787FF95D" w:rsidTr="0030339F">
        <w:trPr>
          <w:cnfStyle w:val="000000100000" w:firstRow="0" w:lastRow="0" w:firstColumn="0" w:lastColumn="0" w:oddVBand="0" w:evenVBand="0" w:oddHBand="1" w:evenHBand="0" w:firstRowFirstColumn="0" w:firstRowLastColumn="0" w:lastRowFirstColumn="0" w:lastRowLastColumn="0"/>
          <w:cantSplit/>
          <w:trHeight w:val="216"/>
          <w:del w:id="655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3C08D607" w:rsidR="00153611" w:rsidRPr="00845520" w:rsidDel="00F1717A" w:rsidRDefault="00153611" w:rsidP="0030339F">
            <w:pPr>
              <w:pStyle w:val="NoSpacing"/>
              <w:rPr>
                <w:del w:id="6559" w:author="Molly McEvilley" w:date="2023-06-30T22:32:00Z"/>
                <w:rFonts w:ascii="Calibri" w:hAnsi="Calibri" w:cs="Calibri"/>
                <w:color w:val="000000"/>
              </w:rPr>
            </w:pPr>
            <w:del w:id="6560" w:author="Molly McEvilley" w:date="2023-06-30T22:32:00Z">
              <w:r w:rsidRPr="00845520" w:rsidDel="00F1717A">
                <w:rPr>
                  <w:rFonts w:ascii="Calibri" w:hAnsi="Calibri" w:cs="Calibri"/>
                  <w:color w:val="000000"/>
                </w:rPr>
                <w:delText>63</w:delText>
              </w:r>
              <w:bookmarkStart w:id="6561" w:name="_Toc140490107"/>
              <w:bookmarkEnd w:id="6561"/>
            </w:del>
          </w:p>
        </w:tc>
        <w:tc>
          <w:tcPr>
            <w:tcW w:w="8015" w:type="dxa"/>
            <w:vAlign w:val="center"/>
          </w:tcPr>
          <w:p w14:paraId="6EB184CE" w14:textId="4ED91178"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62" w:author="Molly McEvilley" w:date="2023-06-30T22:32:00Z"/>
                <w:rFonts w:ascii="Calibri" w:hAnsi="Calibri" w:cs="Calibri"/>
                <w:color w:val="000000"/>
              </w:rPr>
            </w:pPr>
            <w:del w:id="6563" w:author="Molly McEvilley" w:date="2023-06-30T22:32:00Z">
              <w:r w:rsidRPr="00845520" w:rsidDel="00F1717A">
                <w:rPr>
                  <w:rFonts w:ascii="Calibri" w:hAnsi="Calibri" w:cs="Calibri"/>
                  <w:color w:val="000000"/>
                </w:rPr>
                <w:delText>Native Hawaiian or Pacific Islander</w:delText>
              </w:r>
              <w:bookmarkStart w:id="6564" w:name="_Toc140490108"/>
              <w:bookmarkEnd w:id="6564"/>
            </w:del>
          </w:p>
        </w:tc>
        <w:bookmarkStart w:id="6565" w:name="_Toc140490109"/>
        <w:bookmarkEnd w:id="6565"/>
      </w:tr>
      <w:tr w:rsidR="00153611" w:rsidRPr="00845520" w:rsidDel="00F1717A" w14:paraId="6E62B9E2" w14:textId="0F106A4B" w:rsidTr="0030339F">
        <w:trPr>
          <w:cnfStyle w:val="000000010000" w:firstRow="0" w:lastRow="0" w:firstColumn="0" w:lastColumn="0" w:oddVBand="0" w:evenVBand="0" w:oddHBand="0" w:evenHBand="1" w:firstRowFirstColumn="0" w:firstRowLastColumn="0" w:lastRowFirstColumn="0" w:lastRowLastColumn="0"/>
          <w:cantSplit/>
          <w:trHeight w:val="216"/>
          <w:del w:id="656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50AB5C55" w:rsidR="00153611" w:rsidRPr="00845520" w:rsidDel="00F1717A" w:rsidRDefault="00153611" w:rsidP="0030339F">
            <w:pPr>
              <w:pStyle w:val="NoSpacing"/>
              <w:rPr>
                <w:del w:id="6567" w:author="Molly McEvilley" w:date="2023-06-30T22:32:00Z"/>
                <w:rFonts w:ascii="Calibri" w:hAnsi="Calibri" w:cs="Calibri"/>
                <w:color w:val="000000"/>
              </w:rPr>
            </w:pPr>
            <w:del w:id="6568" w:author="Molly McEvilley" w:date="2023-06-30T22:32:00Z">
              <w:r w:rsidRPr="00845520" w:rsidDel="00F1717A">
                <w:rPr>
                  <w:rFonts w:ascii="Calibri" w:hAnsi="Calibri" w:cs="Calibri"/>
                  <w:color w:val="000000"/>
                </w:rPr>
                <w:delText>64</w:delText>
              </w:r>
              <w:bookmarkStart w:id="6569" w:name="_Toc140490110"/>
              <w:bookmarkEnd w:id="6569"/>
            </w:del>
          </w:p>
        </w:tc>
        <w:tc>
          <w:tcPr>
            <w:tcW w:w="8015" w:type="dxa"/>
            <w:vAlign w:val="center"/>
          </w:tcPr>
          <w:p w14:paraId="623D8D4D" w14:textId="3B719290"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70" w:author="Molly McEvilley" w:date="2023-06-30T22:32:00Z"/>
                <w:rFonts w:ascii="Calibri" w:hAnsi="Calibri" w:cs="Calibri"/>
                <w:color w:val="000000"/>
              </w:rPr>
            </w:pPr>
            <w:del w:id="6571" w:author="Molly McEvilley" w:date="2023-06-30T22:32:00Z">
              <w:r w:rsidRPr="00845520" w:rsidDel="00F1717A">
                <w:rPr>
                  <w:rFonts w:ascii="Calibri" w:hAnsi="Calibri" w:cs="Calibri"/>
                  <w:color w:val="000000"/>
                </w:rPr>
                <w:delText>Multi-Racial</w:delText>
              </w:r>
              <w:bookmarkStart w:id="6572" w:name="_Toc140490111"/>
              <w:bookmarkEnd w:id="6572"/>
            </w:del>
          </w:p>
        </w:tc>
        <w:bookmarkStart w:id="6573" w:name="_Toc140490112"/>
        <w:bookmarkEnd w:id="6573"/>
      </w:tr>
      <w:tr w:rsidR="00153611" w:rsidRPr="00845520" w:rsidDel="00F1717A" w14:paraId="07BC1A15" w14:textId="1458573A" w:rsidTr="0030339F">
        <w:trPr>
          <w:cnfStyle w:val="000000100000" w:firstRow="0" w:lastRow="0" w:firstColumn="0" w:lastColumn="0" w:oddVBand="0" w:evenVBand="0" w:oddHBand="1" w:evenHBand="0" w:firstRowFirstColumn="0" w:firstRowLastColumn="0" w:lastRowFirstColumn="0" w:lastRowLastColumn="0"/>
          <w:cantSplit/>
          <w:trHeight w:val="216"/>
          <w:del w:id="657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09AE28BA" w:rsidR="00153611" w:rsidRPr="00845520" w:rsidDel="00F1717A" w:rsidRDefault="00153611" w:rsidP="0030339F">
            <w:pPr>
              <w:pStyle w:val="NoSpacing"/>
              <w:rPr>
                <w:del w:id="6575" w:author="Molly McEvilley" w:date="2023-06-30T22:32:00Z"/>
                <w:rFonts w:ascii="Calibri" w:hAnsi="Calibri" w:cs="Calibri"/>
                <w:color w:val="000000"/>
              </w:rPr>
            </w:pPr>
            <w:del w:id="6576" w:author="Molly McEvilley" w:date="2023-06-30T22:32:00Z">
              <w:r w:rsidRPr="00845520" w:rsidDel="00F1717A">
                <w:rPr>
                  <w:rFonts w:ascii="Calibri" w:hAnsi="Calibri" w:cs="Calibri"/>
                  <w:color w:val="000000"/>
                </w:rPr>
                <w:delText>65</w:delText>
              </w:r>
              <w:bookmarkStart w:id="6577" w:name="_Toc140490113"/>
              <w:bookmarkEnd w:id="6577"/>
            </w:del>
          </w:p>
        </w:tc>
        <w:tc>
          <w:tcPr>
            <w:tcW w:w="8015" w:type="dxa"/>
            <w:vAlign w:val="center"/>
          </w:tcPr>
          <w:p w14:paraId="00EFB9EB" w14:textId="27737B92"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78" w:author="Molly McEvilley" w:date="2023-06-30T22:32:00Z"/>
                <w:rFonts w:ascii="Calibri" w:hAnsi="Calibri" w:cs="Calibri"/>
                <w:color w:val="000000"/>
              </w:rPr>
            </w:pPr>
            <w:del w:id="6579" w:author="Molly McEvilley" w:date="2023-06-30T22:32:00Z">
              <w:r w:rsidRPr="00845520" w:rsidDel="00F1717A">
                <w:rPr>
                  <w:rFonts w:ascii="Calibri" w:hAnsi="Calibri" w:cs="Calibri"/>
                  <w:color w:val="000000"/>
                </w:rPr>
                <w:delText>Non-Hispanic/</w:delText>
              </w:r>
            </w:del>
            <w:del w:id="6580" w:author="Molly McEvilley" w:date="2023-06-29T05:39:00Z">
              <w:r w:rsidRPr="00845520" w:rsidDel="00895CA9">
                <w:rPr>
                  <w:rFonts w:ascii="Calibri" w:hAnsi="Calibri" w:cs="Calibri"/>
                  <w:color w:val="000000"/>
                </w:rPr>
                <w:delText>Latin(a)(o)(x)</w:delText>
              </w:r>
            </w:del>
            <w:bookmarkStart w:id="6581" w:name="_Toc140490114"/>
            <w:bookmarkEnd w:id="6581"/>
          </w:p>
        </w:tc>
        <w:bookmarkStart w:id="6582" w:name="_Toc140490115"/>
        <w:bookmarkEnd w:id="6582"/>
      </w:tr>
      <w:tr w:rsidR="00153611" w:rsidRPr="00845520" w:rsidDel="00F1717A" w14:paraId="655B7F56" w14:textId="67D48509" w:rsidTr="0030339F">
        <w:trPr>
          <w:cnfStyle w:val="000000010000" w:firstRow="0" w:lastRow="0" w:firstColumn="0" w:lastColumn="0" w:oddVBand="0" w:evenVBand="0" w:oddHBand="0" w:evenHBand="1" w:firstRowFirstColumn="0" w:firstRowLastColumn="0" w:lastRowFirstColumn="0" w:lastRowLastColumn="0"/>
          <w:cantSplit/>
          <w:trHeight w:val="216"/>
          <w:del w:id="6583"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3A3F450E" w:rsidR="00153611" w:rsidRPr="00845520" w:rsidDel="00F1717A" w:rsidRDefault="00153611" w:rsidP="0030339F">
            <w:pPr>
              <w:pStyle w:val="NoSpacing"/>
              <w:rPr>
                <w:del w:id="6584" w:author="Molly McEvilley" w:date="2023-06-30T22:32:00Z"/>
                <w:rFonts w:ascii="Calibri" w:hAnsi="Calibri" w:cs="Calibri"/>
                <w:color w:val="000000"/>
              </w:rPr>
            </w:pPr>
            <w:del w:id="6585" w:author="Molly McEvilley" w:date="2023-06-30T22:32:00Z">
              <w:r w:rsidRPr="00845520" w:rsidDel="00F1717A">
                <w:rPr>
                  <w:rFonts w:ascii="Calibri" w:hAnsi="Calibri" w:cs="Calibri"/>
                  <w:color w:val="000000"/>
                </w:rPr>
                <w:delText>66</w:delText>
              </w:r>
              <w:bookmarkStart w:id="6586" w:name="_Toc140490116"/>
              <w:bookmarkEnd w:id="6586"/>
            </w:del>
          </w:p>
        </w:tc>
        <w:tc>
          <w:tcPr>
            <w:tcW w:w="8015" w:type="dxa"/>
            <w:vAlign w:val="center"/>
          </w:tcPr>
          <w:p w14:paraId="20C5F52D" w14:textId="405068E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87" w:author="Molly McEvilley" w:date="2023-06-30T22:32:00Z"/>
                <w:rFonts w:ascii="Calibri" w:hAnsi="Calibri" w:cs="Calibri"/>
                <w:color w:val="000000"/>
              </w:rPr>
            </w:pPr>
            <w:del w:id="6588" w:author="Molly McEvilley" w:date="2023-06-30T22:32:00Z">
              <w:r w:rsidRPr="00845520" w:rsidDel="00F1717A">
                <w:rPr>
                  <w:rFonts w:ascii="Calibri" w:hAnsi="Calibri" w:cs="Calibri"/>
                  <w:color w:val="000000"/>
                </w:rPr>
                <w:delText>Hispanic/</w:delText>
              </w:r>
            </w:del>
            <w:del w:id="6589" w:author="Molly McEvilley" w:date="2023-06-29T05:39:00Z">
              <w:r w:rsidRPr="00845520" w:rsidDel="00895CA9">
                <w:rPr>
                  <w:rFonts w:ascii="Calibri" w:hAnsi="Calibri" w:cs="Calibri"/>
                  <w:color w:val="000000"/>
                </w:rPr>
                <w:delText>Latin(a)(o)(x)</w:delText>
              </w:r>
            </w:del>
            <w:bookmarkStart w:id="6590" w:name="_Toc140490117"/>
            <w:bookmarkEnd w:id="6590"/>
          </w:p>
        </w:tc>
        <w:bookmarkStart w:id="6591" w:name="_Toc140490118"/>
        <w:bookmarkEnd w:id="6591"/>
      </w:tr>
      <w:tr w:rsidR="00153611" w:rsidRPr="00845520" w:rsidDel="00F1717A" w14:paraId="715CA395" w14:textId="6D0328C1" w:rsidTr="0030339F">
        <w:trPr>
          <w:cnfStyle w:val="000000100000" w:firstRow="0" w:lastRow="0" w:firstColumn="0" w:lastColumn="0" w:oddVBand="0" w:evenVBand="0" w:oddHBand="1" w:evenHBand="0" w:firstRowFirstColumn="0" w:firstRowLastColumn="0" w:lastRowFirstColumn="0" w:lastRowLastColumn="0"/>
          <w:cantSplit/>
          <w:trHeight w:val="216"/>
          <w:del w:id="659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32A50EAA" w:rsidR="00153611" w:rsidRPr="00845520" w:rsidDel="00F1717A" w:rsidRDefault="00153611" w:rsidP="0030339F">
            <w:pPr>
              <w:pStyle w:val="NoSpacing"/>
              <w:rPr>
                <w:del w:id="6593" w:author="Molly McEvilley" w:date="2023-06-30T22:32:00Z"/>
                <w:rFonts w:ascii="Calibri" w:hAnsi="Calibri" w:cs="Calibri"/>
                <w:color w:val="000000"/>
              </w:rPr>
            </w:pPr>
            <w:del w:id="6594" w:author="Molly McEvilley" w:date="2023-06-30T22:32:00Z">
              <w:r w:rsidRPr="00845520" w:rsidDel="00F1717A">
                <w:rPr>
                  <w:rFonts w:ascii="Calibri" w:hAnsi="Calibri" w:cs="Calibri"/>
                  <w:color w:val="000000"/>
                </w:rPr>
                <w:delText>67</w:delText>
              </w:r>
              <w:bookmarkStart w:id="6595" w:name="_Toc140490119"/>
              <w:bookmarkEnd w:id="6595"/>
            </w:del>
          </w:p>
        </w:tc>
        <w:tc>
          <w:tcPr>
            <w:tcW w:w="8015" w:type="dxa"/>
            <w:vAlign w:val="center"/>
          </w:tcPr>
          <w:p w14:paraId="28C38F49" w14:textId="35A3EE8B"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96" w:author="Molly McEvilley" w:date="2023-06-30T22:32:00Z"/>
                <w:rFonts w:ascii="Calibri" w:hAnsi="Calibri" w:cs="Calibri"/>
                <w:color w:val="000000"/>
              </w:rPr>
            </w:pPr>
            <w:del w:id="6597" w:author="Molly McEvilley" w:date="2023-06-30T22:32:00Z">
              <w:r w:rsidRPr="00845520" w:rsidDel="00F1717A">
                <w:rPr>
                  <w:rFonts w:ascii="Calibri" w:hAnsi="Calibri" w:cs="Calibri"/>
                  <w:color w:val="000000"/>
                </w:rPr>
                <w:delText>Female</w:delText>
              </w:r>
              <w:bookmarkStart w:id="6598" w:name="_Toc140490120"/>
              <w:bookmarkEnd w:id="6598"/>
            </w:del>
          </w:p>
        </w:tc>
        <w:bookmarkStart w:id="6599" w:name="_Toc140490121"/>
        <w:bookmarkEnd w:id="6599"/>
      </w:tr>
      <w:tr w:rsidR="00153611" w:rsidRPr="00845520" w:rsidDel="00F1717A" w14:paraId="33A8E4F3" w14:textId="4CB843B4" w:rsidTr="0030339F">
        <w:trPr>
          <w:cnfStyle w:val="000000010000" w:firstRow="0" w:lastRow="0" w:firstColumn="0" w:lastColumn="0" w:oddVBand="0" w:evenVBand="0" w:oddHBand="0" w:evenHBand="1" w:firstRowFirstColumn="0" w:firstRowLastColumn="0" w:lastRowFirstColumn="0" w:lastRowLastColumn="0"/>
          <w:cantSplit/>
          <w:trHeight w:val="216"/>
          <w:del w:id="660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53BC64E" w:rsidR="00153611" w:rsidRPr="00845520" w:rsidDel="00F1717A" w:rsidRDefault="00153611" w:rsidP="0030339F">
            <w:pPr>
              <w:pStyle w:val="NoSpacing"/>
              <w:rPr>
                <w:del w:id="6601" w:author="Molly McEvilley" w:date="2023-06-30T22:32:00Z"/>
                <w:rFonts w:ascii="Calibri" w:hAnsi="Calibri" w:cs="Calibri"/>
                <w:color w:val="000000"/>
              </w:rPr>
            </w:pPr>
            <w:del w:id="6602" w:author="Molly McEvilley" w:date="2023-06-30T22:32:00Z">
              <w:r w:rsidRPr="00845520" w:rsidDel="00F1717A">
                <w:rPr>
                  <w:rFonts w:ascii="Calibri" w:hAnsi="Calibri" w:cs="Calibri"/>
                  <w:color w:val="000000"/>
                </w:rPr>
                <w:delText>68</w:delText>
              </w:r>
              <w:bookmarkStart w:id="6603" w:name="_Toc140490122"/>
              <w:bookmarkEnd w:id="6603"/>
            </w:del>
          </w:p>
        </w:tc>
        <w:tc>
          <w:tcPr>
            <w:tcW w:w="8015" w:type="dxa"/>
            <w:vAlign w:val="center"/>
          </w:tcPr>
          <w:p w14:paraId="37EA5418" w14:textId="057DF8A3"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604" w:author="Molly McEvilley" w:date="2023-06-30T22:32:00Z"/>
                <w:rFonts w:ascii="Calibri" w:hAnsi="Calibri" w:cs="Calibri"/>
                <w:color w:val="000000"/>
              </w:rPr>
            </w:pPr>
            <w:del w:id="6605" w:author="Molly McEvilley" w:date="2023-06-30T22:32:00Z">
              <w:r w:rsidRPr="00845520" w:rsidDel="00F1717A">
                <w:rPr>
                  <w:rFonts w:ascii="Calibri" w:hAnsi="Calibri" w:cstheme="minorHAnsi"/>
                  <w:color w:val="000000"/>
                </w:rPr>
                <w:delText>Male</w:delText>
              </w:r>
              <w:bookmarkStart w:id="6606" w:name="_Toc140490123"/>
              <w:bookmarkEnd w:id="6606"/>
            </w:del>
          </w:p>
        </w:tc>
        <w:bookmarkStart w:id="6607" w:name="_Toc140490124"/>
        <w:bookmarkEnd w:id="6607"/>
      </w:tr>
      <w:tr w:rsidR="00153611" w:rsidRPr="00845520" w:rsidDel="00F1717A" w14:paraId="3DE924E5" w14:textId="3990D81E" w:rsidTr="0030339F">
        <w:trPr>
          <w:cnfStyle w:val="000000100000" w:firstRow="0" w:lastRow="0" w:firstColumn="0" w:lastColumn="0" w:oddVBand="0" w:evenVBand="0" w:oddHBand="1" w:evenHBand="0" w:firstRowFirstColumn="0" w:firstRowLastColumn="0" w:lastRowFirstColumn="0" w:lastRowLastColumn="0"/>
          <w:cantSplit/>
          <w:trHeight w:val="216"/>
          <w:del w:id="660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27D18AC7" w:rsidR="00153611" w:rsidRPr="00845520" w:rsidDel="00F1717A" w:rsidRDefault="00153611" w:rsidP="0030339F">
            <w:pPr>
              <w:pStyle w:val="NoSpacing"/>
              <w:rPr>
                <w:del w:id="6609" w:author="Molly McEvilley" w:date="2023-06-30T22:32:00Z"/>
                <w:rFonts w:ascii="Calibri" w:hAnsi="Calibri" w:cs="Calibri"/>
                <w:color w:val="000000"/>
              </w:rPr>
            </w:pPr>
            <w:del w:id="6610" w:author="Molly McEvilley" w:date="2023-06-30T22:32:00Z">
              <w:r w:rsidRPr="00845520" w:rsidDel="00F1717A">
                <w:rPr>
                  <w:rFonts w:ascii="Calibri" w:hAnsi="Calibri" w:cs="Calibri"/>
                  <w:color w:val="000000"/>
                </w:rPr>
                <w:delText>69</w:delText>
              </w:r>
              <w:bookmarkStart w:id="6611" w:name="_Toc140490125"/>
              <w:bookmarkEnd w:id="6611"/>
            </w:del>
          </w:p>
        </w:tc>
        <w:tc>
          <w:tcPr>
            <w:tcW w:w="8015" w:type="dxa"/>
            <w:vAlign w:val="center"/>
          </w:tcPr>
          <w:p w14:paraId="289381D9" w14:textId="36857972"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612" w:author="Molly McEvilley" w:date="2023-06-30T22:32:00Z"/>
                <w:rFonts w:ascii="Calibri" w:hAnsi="Calibri" w:cstheme="minorHAnsi"/>
                <w:color w:val="000000"/>
              </w:rPr>
            </w:pPr>
            <w:del w:id="6613" w:author="Molly McEvilley" w:date="2023-06-30T22:32:00Z">
              <w:r w:rsidRPr="00845520" w:rsidDel="00F1717A">
                <w:rPr>
                  <w:rFonts w:ascii="Calibri" w:hAnsi="Calibri" w:cs="Calibri"/>
                  <w:color w:val="000000"/>
                </w:rPr>
                <w:delText>Transgender</w:delText>
              </w:r>
              <w:bookmarkStart w:id="6614" w:name="_Toc140490126"/>
              <w:bookmarkEnd w:id="6614"/>
            </w:del>
          </w:p>
        </w:tc>
        <w:bookmarkStart w:id="6615" w:name="_Toc140490127"/>
        <w:bookmarkEnd w:id="6615"/>
      </w:tr>
      <w:tr w:rsidR="00153611" w:rsidRPr="00845520" w:rsidDel="00F1717A" w14:paraId="167E8852" w14:textId="6496AA56" w:rsidTr="0030339F">
        <w:trPr>
          <w:cnfStyle w:val="000000010000" w:firstRow="0" w:lastRow="0" w:firstColumn="0" w:lastColumn="0" w:oddVBand="0" w:evenVBand="0" w:oddHBand="0" w:evenHBand="1" w:firstRowFirstColumn="0" w:firstRowLastColumn="0" w:lastRowFirstColumn="0" w:lastRowLastColumn="0"/>
          <w:cantSplit/>
          <w:trHeight w:val="216"/>
          <w:del w:id="661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4A0BBE9F" w:rsidR="00153611" w:rsidRPr="00845520" w:rsidDel="00F1717A" w:rsidRDefault="00153611" w:rsidP="0030339F">
            <w:pPr>
              <w:pStyle w:val="NoSpacing"/>
              <w:rPr>
                <w:del w:id="6617" w:author="Molly McEvilley" w:date="2023-06-30T22:32:00Z"/>
                <w:rFonts w:ascii="Calibri" w:hAnsi="Calibri" w:cs="Calibri"/>
                <w:color w:val="000000"/>
              </w:rPr>
            </w:pPr>
            <w:del w:id="6618" w:author="Molly McEvilley" w:date="2023-06-30T22:32:00Z">
              <w:r w:rsidRPr="00845520" w:rsidDel="00F1717A">
                <w:rPr>
                  <w:rFonts w:ascii="Calibri" w:hAnsi="Calibri" w:cs="Calibri"/>
                  <w:color w:val="000000"/>
                </w:rPr>
                <w:delText>70</w:delText>
              </w:r>
              <w:bookmarkStart w:id="6619" w:name="_Toc140490128"/>
              <w:bookmarkEnd w:id="6619"/>
            </w:del>
          </w:p>
        </w:tc>
        <w:tc>
          <w:tcPr>
            <w:tcW w:w="8015" w:type="dxa"/>
            <w:vAlign w:val="center"/>
          </w:tcPr>
          <w:p w14:paraId="10B8A42A" w14:textId="7A4C84FC"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620" w:author="Molly McEvilley" w:date="2023-06-30T22:32:00Z"/>
                <w:rFonts w:ascii="Calibri" w:hAnsi="Calibri" w:cs="Calibri"/>
                <w:color w:val="000000"/>
              </w:rPr>
            </w:pPr>
            <w:del w:id="6621" w:author="Molly McEvilley" w:date="2023-06-30T22:32:00Z">
              <w:r w:rsidRPr="00845520" w:rsidDel="00F1717A">
                <w:rPr>
                  <w:rFonts w:ascii="Calibri" w:hAnsi="Calibri" w:cstheme="minorHAnsi"/>
                  <w:color w:val="000000"/>
                </w:rPr>
                <w:delText>Non-Singular</w:delText>
              </w:r>
              <w:bookmarkStart w:id="6622" w:name="_Toc140490129"/>
              <w:bookmarkEnd w:id="6622"/>
            </w:del>
          </w:p>
        </w:tc>
        <w:bookmarkStart w:id="6623" w:name="_Toc140490130"/>
        <w:bookmarkEnd w:id="6623"/>
      </w:tr>
      <w:tr w:rsidR="00153611" w:rsidRPr="00845520" w:rsidDel="00F1717A" w14:paraId="1FCD6D17" w14:textId="3446C1CD" w:rsidTr="0030339F">
        <w:trPr>
          <w:cnfStyle w:val="000000100000" w:firstRow="0" w:lastRow="0" w:firstColumn="0" w:lastColumn="0" w:oddVBand="0" w:evenVBand="0" w:oddHBand="1" w:evenHBand="0" w:firstRowFirstColumn="0" w:firstRowLastColumn="0" w:lastRowFirstColumn="0" w:lastRowLastColumn="0"/>
          <w:cantSplit/>
          <w:trHeight w:val="216"/>
          <w:del w:id="662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52D78832" w:rsidR="00153611" w:rsidRPr="00845520" w:rsidDel="00F1717A" w:rsidRDefault="00153611" w:rsidP="0030339F">
            <w:pPr>
              <w:pStyle w:val="NoSpacing"/>
              <w:rPr>
                <w:del w:id="6625" w:author="Molly McEvilley" w:date="2023-06-30T22:32:00Z"/>
                <w:rFonts w:ascii="Calibri" w:hAnsi="Calibri" w:cs="Calibri"/>
                <w:color w:val="000000"/>
              </w:rPr>
            </w:pPr>
            <w:del w:id="6626" w:author="Molly McEvilley" w:date="2023-06-30T22:32:00Z">
              <w:r w:rsidRPr="00845520" w:rsidDel="00F1717A">
                <w:rPr>
                  <w:rFonts w:ascii="Calibri" w:hAnsi="Calibri" w:cs="Calibri"/>
                  <w:color w:val="000000"/>
                </w:rPr>
                <w:delText>71</w:delText>
              </w:r>
              <w:bookmarkStart w:id="6627" w:name="_Toc140490131"/>
              <w:bookmarkEnd w:id="6627"/>
            </w:del>
          </w:p>
        </w:tc>
        <w:tc>
          <w:tcPr>
            <w:tcW w:w="8015" w:type="dxa"/>
            <w:vAlign w:val="center"/>
          </w:tcPr>
          <w:p w14:paraId="37930FAF" w14:textId="18D81267"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628" w:author="Molly McEvilley" w:date="2023-06-30T22:32:00Z"/>
                <w:rFonts w:ascii="Calibri" w:hAnsi="Calibri" w:cstheme="minorHAnsi"/>
                <w:color w:val="000000"/>
              </w:rPr>
            </w:pPr>
            <w:del w:id="6629" w:author="Molly McEvilley" w:date="2023-06-30T22:32:00Z">
              <w:r w:rsidRPr="00845520" w:rsidDel="00F1717A">
                <w:rPr>
                  <w:rFonts w:ascii="Calibri" w:hAnsi="Calibri" w:cs="Calibri"/>
                  <w:color w:val="000000"/>
                </w:rPr>
                <w:delText>Questioning</w:delText>
              </w:r>
              <w:bookmarkStart w:id="6630" w:name="_Toc140490132"/>
              <w:bookmarkEnd w:id="6630"/>
            </w:del>
          </w:p>
        </w:tc>
        <w:bookmarkStart w:id="6631" w:name="_Toc140490133"/>
        <w:bookmarkEnd w:id="6631"/>
      </w:tr>
    </w:tbl>
    <w:p w14:paraId="5E4CD42C" w14:textId="68D11A2A" w:rsidR="00623EE5" w:rsidRDefault="00623EE5" w:rsidP="0088191A">
      <w:pPr>
        <w:pStyle w:val="Heading2"/>
      </w:pPr>
      <w:bookmarkStart w:id="6632" w:name="_Get_Counts_of"/>
      <w:bookmarkStart w:id="6633" w:name="_Toc140490134"/>
      <w:bookmarkStart w:id="6634" w:name="_Toc37849823"/>
      <w:bookmarkEnd w:id="6632"/>
      <w:r>
        <w:t xml:space="preserve">Get Counts of </w:t>
      </w:r>
      <w:proofErr w:type="spellStart"/>
      <w:r>
        <w:t>Bednights</w:t>
      </w:r>
      <w:bookmarkEnd w:id="6633"/>
      <w:proofErr w:type="spellEnd"/>
      <w:r>
        <w:t xml:space="preserve"> </w:t>
      </w:r>
      <w:bookmarkEnd w:id="6634"/>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BXd0RRzQUAAAQhAAAOAAAA&#10;AAAAAAAAAAAAAC4CAABkcnMvZTJvRG9jLnhtbFBLAQItABQABgAIAAAAIQCvgsg13gAAAAUBAAAP&#10;AAAAAAAAAAAAAAAAACcIAABkcnMvZG93bnJldi54bWxQSwUGAAAAAAQABADzAAAAMgkAAAAA&#10;">
                <v:shape id="AutoShape 65" o:spid="_x0000_s15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v:textbox>
                </v:shape>
                <v:shape id="AutoShape 390" o:spid="_x0000_s15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proofErr w:type="spellStart"/>
            <w:r>
              <w:t>MoveInDate</w:t>
            </w:r>
            <w:proofErr w:type="spellEnd"/>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proofErr w:type="spellStart"/>
            <w:r>
              <w:t>ExitDate</w:t>
            </w:r>
            <w:proofErr w:type="spellEnd"/>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proofErr w:type="spellStart"/>
            <w:r w:rsidRPr="00845520">
              <w:rPr>
                <w:b/>
                <w:bCs/>
              </w:rPr>
              <w:lastRenderedPageBreak/>
              <w:t>tlsa_HHID</w:t>
            </w:r>
            <w:proofErr w:type="spellEnd"/>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proofErr w:type="spellStart"/>
            <w:r>
              <w:t>ActiveHHType</w:t>
            </w:r>
            <w:proofErr w:type="spellEnd"/>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proofErr w:type="spellStart"/>
            <w:r>
              <w:t>ProjectID</w:t>
            </w:r>
            <w:proofErr w:type="spellEnd"/>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proofErr w:type="spellStart"/>
            <w:r>
              <w:t>LSA</w:t>
            </w:r>
            <w:r w:rsidR="006D690D">
              <w:t>ProjectType</w:t>
            </w:r>
            <w:proofErr w:type="spellEnd"/>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proofErr w:type="spellStart"/>
            <w:r w:rsidRPr="009F7C9F">
              <w:rPr>
                <w:b/>
              </w:rPr>
              <w:t>tlsa_Person</w:t>
            </w:r>
            <w:proofErr w:type="spellEnd"/>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proofErr w:type="spellStart"/>
            <w:r>
              <w:rPr>
                <w:bCs/>
              </w:rPr>
              <w:t>VetStatus</w:t>
            </w:r>
            <w:proofErr w:type="spellEnd"/>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proofErr w:type="spellStart"/>
            <w:r>
              <w:rPr>
                <w:bCs/>
              </w:rPr>
              <w:t>DisabilityStatus</w:t>
            </w:r>
            <w:proofErr w:type="spellEnd"/>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proofErr w:type="spellStart"/>
            <w:r>
              <w:rPr>
                <w:bCs/>
              </w:rPr>
              <w:t>CHTime</w:t>
            </w:r>
            <w:proofErr w:type="spellEnd"/>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proofErr w:type="spellStart"/>
            <w:r w:rsidRPr="003A0FA0">
              <w:t>ReportID</w:t>
            </w:r>
            <w:proofErr w:type="spellEnd"/>
          </w:p>
        </w:tc>
        <w:tc>
          <w:tcPr>
            <w:tcW w:w="7915" w:type="dxa"/>
          </w:tcPr>
          <w:p w14:paraId="49A6875F" w14:textId="77777777" w:rsidR="006D690D" w:rsidRPr="003A0FA0" w:rsidRDefault="006D690D" w:rsidP="0030339F">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w:t>
      </w:r>
      <w:proofErr w:type="gramStart"/>
      <w:r>
        <w:t>year</w:t>
      </w:r>
      <w:proofErr w:type="gramEnd"/>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6D7801C1" w:rsidR="002949D6" w:rsidRPr="00EB6790" w:rsidRDefault="002949D6" w:rsidP="00806558">
      <w:r>
        <w:t xml:space="preserve">The only difference in logic between rows 56 and 57 </w:t>
      </w:r>
      <w:proofErr w:type="gramStart"/>
      <w:r>
        <w:t>are</w:t>
      </w:r>
      <w:proofErr w:type="gramEnd"/>
      <w:r>
        <w:t xml:space="preserve"> the populations. Both count </w:t>
      </w:r>
      <w:ins w:id="6635" w:author="Genelle Denzin" w:date="2023-07-07T19:45:00Z">
        <w:r w:rsidR="23A2F322">
          <w:t>bed night</w:t>
        </w:r>
      </w:ins>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proofErr w:type="spellStart"/>
            <w:r>
              <w:lastRenderedPageBreak/>
              <w:t>ReportRow</w:t>
            </w:r>
            <w:proofErr w:type="spellEnd"/>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6636" w:name="_Toc31198840"/>
      <w:bookmarkStart w:id="6637" w:name="_Toc37849827"/>
      <w:bookmarkEnd w:id="6636"/>
    </w:p>
    <w:p w14:paraId="3E3DE72A" w14:textId="6031CE32" w:rsidR="00E86581" w:rsidRDefault="00E86581" w:rsidP="00D95273">
      <w:pPr>
        <w:pStyle w:val="Heading1"/>
        <w:rPr>
          <w:ins w:id="6638" w:author="Molly McEvilley" w:date="2023-07-04T20:04:00Z"/>
        </w:rPr>
      </w:pPr>
      <w:bookmarkStart w:id="6639" w:name="_Toc140490135"/>
      <w:r>
        <w:lastRenderedPageBreak/>
        <w:t xml:space="preserve">HMIS Business Logic:  </w:t>
      </w:r>
      <w:proofErr w:type="spellStart"/>
      <w:r>
        <w:t>LSACalculated</w:t>
      </w:r>
      <w:proofErr w:type="spellEnd"/>
      <w:r>
        <w:t xml:space="preserve"> </w:t>
      </w:r>
      <w:ins w:id="6640" w:author="Molly McEvilley" w:date="2023-07-20T06:06:00Z">
        <w:r w:rsidR="00F66E2A">
          <w:t xml:space="preserve">Project-Level </w:t>
        </w:r>
      </w:ins>
      <w:r>
        <w:t>Data Quality Counts</w:t>
      </w:r>
      <w:bookmarkEnd w:id="6639"/>
    </w:p>
    <w:p w14:paraId="1E544F54" w14:textId="1DDDBF4D" w:rsidR="00397C90" w:rsidRDefault="00397C90" w:rsidP="00397C90">
      <w:pPr>
        <w:rPr>
          <w:ins w:id="6641" w:author="Molly McEvilley" w:date="2023-07-20T06:08:00Z"/>
        </w:rPr>
      </w:pPr>
      <w:ins w:id="6642" w:author="Molly McEvilley" w:date="2023-07-04T20:04:00Z">
        <w:r>
          <w:t>Report Rows 901-92</w:t>
        </w:r>
      </w:ins>
      <w:ins w:id="6643" w:author="Jules Brown" w:date="2023-07-14T15:50:00Z">
        <w:r w:rsidR="005E4CD1">
          <w:t>0</w:t>
        </w:r>
      </w:ins>
      <w:ins w:id="6644" w:author="Molly McEvilley" w:date="2023-07-04T20:04:00Z">
        <w:r>
          <w:t xml:space="preserve"> are project-level counts of data quality issues; this is to provide information to CoCs and the AHAR analysis team about specific sources of data quality issues.</w:t>
        </w:r>
      </w:ins>
    </w:p>
    <w:p w14:paraId="5071415C" w14:textId="30808E81" w:rsidR="00E33C1F" w:rsidRDefault="00E33C1F" w:rsidP="00465885">
      <w:pPr>
        <w:pStyle w:val="Heading2"/>
        <w:rPr>
          <w:ins w:id="6645" w:author="Molly McEvilley" w:date="2023-07-20T06:07:00Z"/>
        </w:rPr>
      </w:pPr>
      <w:ins w:id="6646" w:author="Molly McEvilley" w:date="2023-07-20T06:09:00Z">
        <w:r>
          <w:t>Static Column Values</w:t>
        </w:r>
      </w:ins>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ins w:id="6647" w:author="Molly McEvilley" w:date="2023-07-20T06:07: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ins w:id="6648" w:author="Molly McEvilley" w:date="2023-07-20T06:07:00Z"/>
                <w:color w:val="FFFFFF" w:themeColor="background1"/>
              </w:rPr>
            </w:pPr>
            <w:proofErr w:type="spellStart"/>
            <w:ins w:id="6649" w:author="Molly McEvilley" w:date="2023-07-20T06:07:00Z">
              <w:r w:rsidRPr="008F0D48">
                <w:rPr>
                  <w:color w:val="FFFFFF" w:themeColor="background1"/>
                </w:rPr>
                <w:t>lsa</w:t>
              </w:r>
              <w:r w:rsidRPr="005F4836">
                <w:rPr>
                  <w:color w:val="FFFFFF" w:themeColor="background1"/>
                </w:rPr>
                <w:t>_</w:t>
              </w:r>
              <w:r w:rsidRPr="008F0D48">
                <w:rPr>
                  <w:color w:val="FFFFFF" w:themeColor="background1"/>
                </w:rPr>
                <w:t>Calculated</w:t>
              </w:r>
              <w:proofErr w:type="spellEnd"/>
            </w:ins>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rPr>
          <w:ins w:id="6650" w:author="Molly McEvilley" w:date="2023-07-20T06:07:00Z"/>
        </w:trPr>
        <w:tc>
          <w:tcPr>
            <w:tcW w:w="1435" w:type="dxa"/>
          </w:tcPr>
          <w:p w14:paraId="2636BA92" w14:textId="77777777" w:rsidR="00FA5374" w:rsidRPr="00845520" w:rsidRDefault="00FA5374" w:rsidP="00295014">
            <w:pPr>
              <w:pStyle w:val="NoSpacing"/>
              <w:rPr>
                <w:ins w:id="6651" w:author="Molly McEvilley" w:date="2023-07-20T06:07:00Z"/>
                <w:b/>
                <w:bCs/>
              </w:rPr>
            </w:pPr>
            <w:ins w:id="6652" w:author="Molly McEvilley" w:date="2023-07-20T06:07:00Z">
              <w:r w:rsidRPr="00845520">
                <w:rPr>
                  <w:b/>
                  <w:bCs/>
                </w:rPr>
                <w:t>Cohort</w:t>
              </w:r>
            </w:ins>
          </w:p>
        </w:tc>
        <w:tc>
          <w:tcPr>
            <w:tcW w:w="7915" w:type="dxa"/>
          </w:tcPr>
          <w:p w14:paraId="1CA030DB" w14:textId="77777777" w:rsidR="00FA5374" w:rsidRPr="003A0FA0" w:rsidRDefault="00FA5374" w:rsidP="00295014">
            <w:pPr>
              <w:pStyle w:val="NoSpacing"/>
              <w:rPr>
                <w:ins w:id="6653" w:author="Molly McEvilley" w:date="2023-07-20T06:07:00Z"/>
              </w:rPr>
            </w:pPr>
            <w:ins w:id="6654" w:author="Molly McEvilley" w:date="2023-07-20T06:07:00Z">
              <w:r>
                <w:t>1</w:t>
              </w:r>
            </w:ins>
          </w:p>
        </w:tc>
      </w:tr>
      <w:tr w:rsidR="00FA5374" w:rsidRPr="003A0FA0" w14:paraId="73C6F562" w14:textId="77777777" w:rsidTr="00295014">
        <w:trPr>
          <w:ins w:id="6655" w:author="Molly McEvilley" w:date="2023-07-20T06:07:00Z"/>
        </w:trPr>
        <w:tc>
          <w:tcPr>
            <w:tcW w:w="1435" w:type="dxa"/>
          </w:tcPr>
          <w:p w14:paraId="4E73536D" w14:textId="77777777" w:rsidR="00FA5374" w:rsidRPr="00845520" w:rsidRDefault="00FA5374" w:rsidP="00295014">
            <w:pPr>
              <w:pStyle w:val="NoSpacing"/>
              <w:rPr>
                <w:ins w:id="6656" w:author="Molly McEvilley" w:date="2023-07-20T06:07:00Z"/>
                <w:b/>
                <w:bCs/>
              </w:rPr>
            </w:pPr>
            <w:ins w:id="6657" w:author="Molly McEvilley" w:date="2023-07-20T06:07:00Z">
              <w:r w:rsidRPr="00845520">
                <w:rPr>
                  <w:b/>
                  <w:bCs/>
                </w:rPr>
                <w:t>Universe</w:t>
              </w:r>
            </w:ins>
          </w:p>
        </w:tc>
        <w:tc>
          <w:tcPr>
            <w:tcW w:w="7915" w:type="dxa"/>
          </w:tcPr>
          <w:p w14:paraId="39545829" w14:textId="77777777" w:rsidR="00FA5374" w:rsidRPr="003A0FA0" w:rsidRDefault="00FA5374" w:rsidP="00295014">
            <w:pPr>
              <w:pStyle w:val="NoSpacing"/>
              <w:rPr>
                <w:ins w:id="6658" w:author="Molly McEvilley" w:date="2023-07-20T06:07:00Z"/>
              </w:rPr>
            </w:pPr>
            <w:ins w:id="6659" w:author="Molly McEvilley" w:date="2023-07-20T06:07:00Z">
              <w:r>
                <w:t xml:space="preserve">10 </w:t>
              </w:r>
            </w:ins>
          </w:p>
        </w:tc>
      </w:tr>
      <w:tr w:rsidR="00FA5374" w:rsidRPr="003A0FA0" w14:paraId="7B69499E" w14:textId="77777777" w:rsidTr="00295014">
        <w:trPr>
          <w:ins w:id="6660" w:author="Molly McEvilley" w:date="2023-07-20T06:07:00Z"/>
        </w:trPr>
        <w:tc>
          <w:tcPr>
            <w:tcW w:w="1435" w:type="dxa"/>
          </w:tcPr>
          <w:p w14:paraId="32C09E4C" w14:textId="77777777" w:rsidR="00FA5374" w:rsidRPr="003A0FA0" w:rsidRDefault="00FA5374" w:rsidP="00295014">
            <w:pPr>
              <w:pStyle w:val="NoSpacing"/>
              <w:rPr>
                <w:ins w:id="6661" w:author="Molly McEvilley" w:date="2023-07-20T06:07:00Z"/>
              </w:rPr>
            </w:pPr>
            <w:proofErr w:type="spellStart"/>
            <w:ins w:id="6662" w:author="Molly McEvilley" w:date="2023-07-20T06:07:00Z">
              <w:r w:rsidRPr="00845520">
                <w:rPr>
                  <w:b/>
                  <w:bCs/>
                </w:rPr>
                <w:t>HHType</w:t>
              </w:r>
              <w:proofErr w:type="spellEnd"/>
            </w:ins>
          </w:p>
        </w:tc>
        <w:tc>
          <w:tcPr>
            <w:tcW w:w="7915" w:type="dxa"/>
          </w:tcPr>
          <w:p w14:paraId="2285A074" w14:textId="77777777" w:rsidR="00FA5374" w:rsidRPr="003A0FA0" w:rsidRDefault="00FA5374" w:rsidP="00295014">
            <w:pPr>
              <w:pStyle w:val="NoSpacing"/>
              <w:rPr>
                <w:ins w:id="6663" w:author="Molly McEvilley" w:date="2023-07-20T06:07:00Z"/>
              </w:rPr>
            </w:pPr>
            <w:ins w:id="6664" w:author="Molly McEvilley" w:date="2023-07-20T06:07:00Z">
              <w:r>
                <w:t>0</w:t>
              </w:r>
            </w:ins>
          </w:p>
        </w:tc>
      </w:tr>
      <w:tr w:rsidR="00FA5374" w:rsidRPr="003A0FA0" w14:paraId="7AF33DB1" w14:textId="77777777" w:rsidTr="00295014">
        <w:trPr>
          <w:ins w:id="6665" w:author="Molly McEvilley" w:date="2023-07-20T06:07:00Z"/>
        </w:trPr>
        <w:tc>
          <w:tcPr>
            <w:tcW w:w="1435" w:type="dxa"/>
          </w:tcPr>
          <w:p w14:paraId="113A3D8B" w14:textId="77777777" w:rsidR="00FA5374" w:rsidRPr="003A0FA0" w:rsidRDefault="00FA5374" w:rsidP="00295014">
            <w:pPr>
              <w:pStyle w:val="NoSpacing"/>
              <w:rPr>
                <w:ins w:id="6666" w:author="Molly McEvilley" w:date="2023-07-20T06:07:00Z"/>
              </w:rPr>
            </w:pPr>
            <w:ins w:id="6667" w:author="Molly McEvilley" w:date="2023-07-20T06:07:00Z">
              <w:r w:rsidRPr="00845520">
                <w:rPr>
                  <w:b/>
                  <w:bCs/>
                </w:rPr>
                <w:t>Population</w:t>
              </w:r>
            </w:ins>
          </w:p>
        </w:tc>
        <w:tc>
          <w:tcPr>
            <w:tcW w:w="7915" w:type="dxa"/>
          </w:tcPr>
          <w:p w14:paraId="0257BCD1" w14:textId="77777777" w:rsidR="00FA5374" w:rsidRPr="003A0FA0" w:rsidRDefault="00FA5374" w:rsidP="00295014">
            <w:pPr>
              <w:pStyle w:val="NoSpacing"/>
              <w:rPr>
                <w:ins w:id="6668" w:author="Molly McEvilley" w:date="2023-07-20T06:07:00Z"/>
              </w:rPr>
            </w:pPr>
            <w:ins w:id="6669" w:author="Molly McEvilley" w:date="2023-07-20T06:07:00Z">
              <w:r>
                <w:t>0</w:t>
              </w:r>
            </w:ins>
          </w:p>
        </w:tc>
      </w:tr>
      <w:tr w:rsidR="00FA5374" w:rsidRPr="003A0FA0" w14:paraId="60775D94" w14:textId="77777777" w:rsidTr="00295014">
        <w:trPr>
          <w:ins w:id="6670" w:author="Molly McEvilley" w:date="2023-07-20T06:07:00Z"/>
        </w:trPr>
        <w:tc>
          <w:tcPr>
            <w:tcW w:w="1435" w:type="dxa"/>
          </w:tcPr>
          <w:p w14:paraId="6092B01A" w14:textId="77777777" w:rsidR="00FA5374" w:rsidRPr="00845520" w:rsidRDefault="00FA5374" w:rsidP="00295014">
            <w:pPr>
              <w:pStyle w:val="NoSpacing"/>
              <w:rPr>
                <w:ins w:id="6671" w:author="Molly McEvilley" w:date="2023-07-20T06:07:00Z"/>
                <w:b/>
                <w:bCs/>
              </w:rPr>
            </w:pPr>
            <w:proofErr w:type="spellStart"/>
            <w:ins w:id="6672" w:author="Molly McEvilley" w:date="2023-07-20T06:07:00Z">
              <w:r w:rsidRPr="00845520">
                <w:rPr>
                  <w:b/>
                  <w:bCs/>
                </w:rPr>
                <w:t>SystemPath</w:t>
              </w:r>
              <w:proofErr w:type="spellEnd"/>
            </w:ins>
          </w:p>
        </w:tc>
        <w:tc>
          <w:tcPr>
            <w:tcW w:w="7915" w:type="dxa"/>
          </w:tcPr>
          <w:p w14:paraId="767ACF80" w14:textId="77777777" w:rsidR="00FA5374" w:rsidRPr="003A0FA0" w:rsidRDefault="00FA5374" w:rsidP="00295014">
            <w:pPr>
              <w:pStyle w:val="NoSpacing"/>
              <w:rPr>
                <w:ins w:id="6673" w:author="Molly McEvilley" w:date="2023-07-20T06:07:00Z"/>
              </w:rPr>
            </w:pPr>
            <w:ins w:id="6674" w:author="Molly McEvilley" w:date="2023-07-20T06:07:00Z">
              <w:r>
                <w:t>-1</w:t>
              </w:r>
            </w:ins>
          </w:p>
        </w:tc>
      </w:tr>
      <w:tr w:rsidR="00FA5374" w:rsidRPr="003A0FA0" w14:paraId="3ECD88F7" w14:textId="77777777" w:rsidTr="00295014">
        <w:trPr>
          <w:ins w:id="6675" w:author="Molly McEvilley" w:date="2023-07-20T06:07:00Z"/>
        </w:trPr>
        <w:tc>
          <w:tcPr>
            <w:tcW w:w="1435" w:type="dxa"/>
          </w:tcPr>
          <w:p w14:paraId="5E4DEF2D" w14:textId="77777777" w:rsidR="00FA5374" w:rsidRPr="00845520" w:rsidRDefault="00FA5374" w:rsidP="00295014">
            <w:pPr>
              <w:pStyle w:val="NoSpacing"/>
              <w:rPr>
                <w:ins w:id="6676" w:author="Molly McEvilley" w:date="2023-07-20T06:07:00Z"/>
                <w:b/>
                <w:bCs/>
              </w:rPr>
            </w:pPr>
            <w:proofErr w:type="spellStart"/>
            <w:ins w:id="6677" w:author="Molly McEvilley" w:date="2023-07-20T06:07:00Z">
              <w:r w:rsidRPr="00845520">
                <w:rPr>
                  <w:b/>
                  <w:bCs/>
                </w:rPr>
                <w:t>ProjectID</w:t>
              </w:r>
              <w:proofErr w:type="spellEnd"/>
            </w:ins>
          </w:p>
        </w:tc>
        <w:tc>
          <w:tcPr>
            <w:tcW w:w="7915" w:type="dxa"/>
          </w:tcPr>
          <w:p w14:paraId="6EDD6737" w14:textId="77777777" w:rsidR="00FA5374" w:rsidRPr="003A0FA0" w:rsidRDefault="00FA5374" w:rsidP="00295014">
            <w:pPr>
              <w:pStyle w:val="NoSpacing"/>
              <w:rPr>
                <w:ins w:id="6678" w:author="Molly McEvilley" w:date="2023-07-20T06:07:00Z"/>
              </w:rPr>
            </w:pPr>
            <w:ins w:id="6679" w:author="Molly McEvilley" w:date="2023-07-20T06:07:00Z">
              <w:r>
                <w:t xml:space="preserve">Must match </w:t>
              </w:r>
              <w:proofErr w:type="spellStart"/>
              <w:r>
                <w:t>Project.</w:t>
              </w:r>
              <w:r w:rsidRPr="00A51A8B">
                <w:rPr>
                  <w:b/>
                  <w:bCs/>
                </w:rPr>
                <w:t>ProjectID</w:t>
              </w:r>
              <w:proofErr w:type="spellEnd"/>
              <w:r>
                <w:t>.</w:t>
              </w:r>
            </w:ins>
          </w:p>
        </w:tc>
      </w:tr>
      <w:tr w:rsidR="00FA5374" w:rsidRPr="003A0FA0" w14:paraId="4C553E53" w14:textId="77777777" w:rsidTr="00295014">
        <w:trPr>
          <w:ins w:id="6680" w:author="Molly McEvilley" w:date="2023-07-20T06:07:00Z"/>
        </w:trPr>
        <w:tc>
          <w:tcPr>
            <w:tcW w:w="1435" w:type="dxa"/>
          </w:tcPr>
          <w:p w14:paraId="2BCFE69B" w14:textId="77777777" w:rsidR="00FA5374" w:rsidRPr="00465885" w:rsidRDefault="00FA5374" w:rsidP="00295014">
            <w:pPr>
              <w:pStyle w:val="NoSpacing"/>
              <w:rPr>
                <w:ins w:id="6681" w:author="Molly McEvilley" w:date="2023-07-20T06:07:00Z"/>
                <w:b/>
                <w:bCs/>
              </w:rPr>
            </w:pPr>
            <w:proofErr w:type="spellStart"/>
            <w:ins w:id="6682" w:author="Molly McEvilley" w:date="2023-07-20T06:07:00Z">
              <w:r w:rsidRPr="00465885">
                <w:rPr>
                  <w:b/>
                  <w:bCs/>
                </w:rPr>
                <w:t>ReportID</w:t>
              </w:r>
              <w:proofErr w:type="spellEnd"/>
            </w:ins>
          </w:p>
        </w:tc>
        <w:tc>
          <w:tcPr>
            <w:tcW w:w="7915" w:type="dxa"/>
          </w:tcPr>
          <w:p w14:paraId="61CE8F1D" w14:textId="77777777" w:rsidR="00FA5374" w:rsidRPr="003A0FA0" w:rsidRDefault="00FA5374" w:rsidP="00295014">
            <w:pPr>
              <w:pStyle w:val="NoSpacing"/>
              <w:rPr>
                <w:ins w:id="6683" w:author="Molly McEvilley" w:date="2023-07-20T06:07:00Z"/>
              </w:rPr>
            </w:pPr>
            <w:ins w:id="6684" w:author="Molly McEvilley" w:date="2023-07-20T06:07:00Z">
              <w:r>
                <w:t xml:space="preserve">Must match </w:t>
              </w:r>
              <w:proofErr w:type="spellStart"/>
              <w:r>
                <w:t>LSAReport.</w:t>
              </w:r>
              <w:r w:rsidRPr="00845520">
                <w:rPr>
                  <w:b/>
                  <w:bCs/>
                </w:rPr>
                <w:t>ReportID</w:t>
              </w:r>
              <w:proofErr w:type="spellEnd"/>
            </w:ins>
          </w:p>
        </w:tc>
      </w:tr>
    </w:tbl>
    <w:p w14:paraId="66EB535C" w14:textId="195DB8E6" w:rsidR="00397C90" w:rsidRPr="0071359A" w:rsidRDefault="00F66E2A" w:rsidP="00277F30">
      <w:proofErr w:type="spellStart"/>
      <w:ins w:id="6685" w:author="Molly McEvilley" w:date="2023-07-20T06:06:00Z">
        <w:r w:rsidRPr="00465885">
          <w:rPr>
            <w:b/>
            <w:bCs/>
          </w:rPr>
          <w:t>ReportRow</w:t>
        </w:r>
        <w:proofErr w:type="spellEnd"/>
        <w:r>
          <w:t xml:space="preserve"> numbers and </w:t>
        </w:r>
        <w:r w:rsidRPr="00465885">
          <w:rPr>
            <w:b/>
            <w:bCs/>
          </w:rPr>
          <w:t>Value</w:t>
        </w:r>
        <w:r>
          <w:t xml:space="preserve"> criteria are </w:t>
        </w:r>
      </w:ins>
      <w:ins w:id="6686" w:author="Molly McEvilley" w:date="2023-07-20T06:10:00Z">
        <w:r w:rsidR="00E33C1F">
          <w:t>defined in the following sections.</w:t>
        </w:r>
      </w:ins>
    </w:p>
    <w:p w14:paraId="3DAB1CDF" w14:textId="2C73246B" w:rsidR="00432814" w:rsidRPr="00432814" w:rsidDel="0014533C" w:rsidRDefault="008554E6" w:rsidP="00465885">
      <w:pPr>
        <w:rPr>
          <w:del w:id="6687" w:author="Molly McEvilley" w:date="2023-07-20T06:04:00Z"/>
        </w:rPr>
      </w:pPr>
      <w:bookmarkStart w:id="6688" w:name="_Toc140490136"/>
      <w:del w:id="6689" w:author="Molly McEvilley" w:date="2023-07-20T06:02:00Z">
        <w:r w:rsidDel="00432814">
          <w:delText xml:space="preserve">Report Rows for </w:delText>
        </w:r>
      </w:del>
      <w:del w:id="6690" w:author="Molly McEvilley" w:date="2023-07-20T06:04:00Z">
        <w:r w:rsidDel="0014533C">
          <w:delText>LSACalculated Data Quality Counts</w:delText>
        </w:r>
        <w:bookmarkEnd w:id="6688"/>
      </w:del>
    </w:p>
    <w:tbl>
      <w:tblPr>
        <w:tblStyle w:val="Style11"/>
        <w:tblW w:w="7655" w:type="dxa"/>
        <w:tblLook w:val="04A0" w:firstRow="1" w:lastRow="0" w:firstColumn="1" w:lastColumn="0" w:noHBand="0" w:noVBand="1"/>
      </w:tblPr>
      <w:tblGrid>
        <w:gridCol w:w="3857"/>
        <w:gridCol w:w="3798"/>
      </w:tblGrid>
      <w:tr w:rsidR="00594EEA" w:rsidRPr="008F33F7" w:rsidDel="0014533C" w14:paraId="5074D6E8" w14:textId="703FFDA7" w:rsidTr="49FCFE86">
        <w:trPr>
          <w:cnfStyle w:val="100000000000" w:firstRow="1" w:lastRow="0" w:firstColumn="0" w:lastColumn="0" w:oddVBand="0" w:evenVBand="0" w:oddHBand="0" w:evenHBand="0" w:firstRowFirstColumn="0" w:firstRowLastColumn="0" w:lastRowFirstColumn="0" w:lastRowLastColumn="0"/>
          <w:trHeight w:val="290"/>
          <w:del w:id="6691"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EFF13CD" w14:textId="5848EF5E" w:rsidR="00594EEA" w:rsidRPr="005A6F21" w:rsidDel="0014533C" w:rsidRDefault="00594EEA" w:rsidP="0030339F">
            <w:pPr>
              <w:spacing w:before="0" w:after="0" w:line="240" w:lineRule="auto"/>
              <w:jc w:val="right"/>
              <w:rPr>
                <w:del w:id="6692" w:author="Molly McEvilley" w:date="2023-07-20T06:04:00Z"/>
                <w:rFonts w:ascii="Calibri" w:hAnsi="Calibri" w:cs="Calibri"/>
                <w:color w:val="000000"/>
              </w:rPr>
            </w:pPr>
            <w:del w:id="6693" w:author="Molly McEvilley" w:date="2023-07-20T06:03:00Z">
              <w:r w:rsidRPr="005A6F21" w:rsidDel="00432814">
                <w:rPr>
                  <w:rFonts w:ascii="Calibri" w:hAnsi="Calibri" w:cs="Calibri"/>
                  <w:color w:val="000000"/>
                </w:rPr>
                <w:delText>Row</w:delText>
              </w:r>
            </w:del>
          </w:p>
        </w:tc>
        <w:tc>
          <w:tcPr>
            <w:tcW w:w="0" w:type="dxa"/>
            <w:noWrap/>
          </w:tcPr>
          <w:p w14:paraId="7AA7842C" w14:textId="0113D0DA" w:rsidR="00594EEA" w:rsidRPr="005A6F21" w:rsidDel="0014533C" w:rsidRDefault="00594EE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6694" w:author="Molly McEvilley" w:date="2023-07-20T06:04:00Z"/>
                <w:rFonts w:ascii="Calibri" w:hAnsi="Calibri" w:cs="Calibri"/>
                <w:b w:val="0"/>
                <w:bCs w:val="0"/>
                <w:color w:val="000000"/>
              </w:rPr>
            </w:pPr>
            <w:del w:id="6695" w:author="Molly McEvilley" w:date="2023-07-20T06:03:00Z">
              <w:r w:rsidRPr="005A6F21" w:rsidDel="00432814">
                <w:rPr>
                  <w:rFonts w:ascii="Calibri" w:hAnsi="Calibri" w:cs="Calibri"/>
                  <w:color w:val="000000"/>
                </w:rPr>
                <w:delText>Reporting Category</w:delText>
              </w:r>
            </w:del>
          </w:p>
        </w:tc>
      </w:tr>
      <w:tr w:rsidR="00594EEA" w:rsidRPr="008F33F7" w:rsidDel="0014533C" w14:paraId="1A193E08" w14:textId="57009998" w:rsidTr="00465885">
        <w:trPr>
          <w:cnfStyle w:val="000000100000" w:firstRow="0" w:lastRow="0" w:firstColumn="0" w:lastColumn="0" w:oddVBand="0" w:evenVBand="0" w:oddHBand="1" w:evenHBand="0" w:firstRowFirstColumn="0" w:firstRowLastColumn="0" w:lastRowFirstColumn="0" w:lastRowLastColumn="0"/>
          <w:trHeight w:val="290"/>
          <w:del w:id="6696"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524DB78" w14:textId="61F2F44A" w:rsidR="00594EEA" w:rsidRPr="005A6F21" w:rsidDel="0014533C" w:rsidRDefault="00594EEA" w:rsidP="004E445C">
            <w:pPr>
              <w:spacing w:before="0" w:after="0" w:line="240" w:lineRule="auto"/>
              <w:jc w:val="right"/>
              <w:rPr>
                <w:del w:id="6697" w:author="Molly McEvilley" w:date="2023-07-20T06:04:00Z"/>
                <w:rFonts w:ascii="Calibri" w:hAnsi="Calibri" w:cs="Calibri"/>
                <w:color w:val="000000"/>
              </w:rPr>
            </w:pPr>
            <w:del w:id="6698" w:author="Molly McEvilley" w:date="2023-07-04T08:43:00Z">
              <w:r w:rsidRPr="005A6F21" w:rsidDel="00B40EA2">
                <w:rPr>
                  <w:rFonts w:ascii="Calibri" w:hAnsi="Calibri" w:cs="Calibri"/>
                  <w:color w:val="000000"/>
                </w:rPr>
                <w:delText>58</w:delText>
              </w:r>
            </w:del>
          </w:p>
        </w:tc>
        <w:tc>
          <w:tcPr>
            <w:tcW w:w="0" w:type="dxa"/>
            <w:noWrap/>
          </w:tcPr>
          <w:p w14:paraId="62044855" w14:textId="4092B398"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699" w:author="Molly McEvilley" w:date="2023-07-20T06:04:00Z"/>
                <w:rFonts w:ascii="Calibri" w:hAnsi="Calibri" w:cs="Calibri"/>
                <w:color w:val="000000"/>
              </w:rPr>
            </w:pPr>
            <w:del w:id="6700" w:author="Molly McEvilley" w:date="2023-07-04T08:44:00Z">
              <w:r w:rsidRPr="005A6F21" w:rsidDel="00F77129">
                <w:rPr>
                  <w:rFonts w:ascii="Calibri" w:hAnsi="Calibri" w:cs="Calibri"/>
                  <w:color w:val="000000"/>
                </w:rPr>
                <w:delText>DQ – Active enrollments in inactive projects</w:delText>
              </w:r>
            </w:del>
          </w:p>
        </w:tc>
      </w:tr>
      <w:tr w:rsidR="00594EEA" w:rsidRPr="008F33F7" w:rsidDel="0014533C" w14:paraId="26208D2A" w14:textId="4850C4C2" w:rsidTr="00465885">
        <w:trPr>
          <w:cnfStyle w:val="000000010000" w:firstRow="0" w:lastRow="0" w:firstColumn="0" w:lastColumn="0" w:oddVBand="0" w:evenVBand="0" w:oddHBand="0" w:evenHBand="1" w:firstRowFirstColumn="0" w:firstRowLastColumn="0" w:lastRowFirstColumn="0" w:lastRowLastColumn="0"/>
          <w:trHeight w:val="290"/>
          <w:del w:id="6701"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56D6DBB" w14:textId="4D115215" w:rsidR="00594EEA" w:rsidRPr="005A6F21" w:rsidDel="0014533C" w:rsidRDefault="00594EEA" w:rsidP="004E445C">
            <w:pPr>
              <w:spacing w:before="0" w:after="0" w:line="240" w:lineRule="auto"/>
              <w:jc w:val="right"/>
              <w:rPr>
                <w:del w:id="6702" w:author="Molly McEvilley" w:date="2023-07-20T06:04:00Z"/>
                <w:rFonts w:ascii="Calibri" w:hAnsi="Calibri" w:cs="Calibri"/>
                <w:color w:val="000000"/>
              </w:rPr>
            </w:pPr>
            <w:del w:id="6703" w:author="Molly McEvilley" w:date="2023-07-04T08:43:00Z">
              <w:r w:rsidRPr="005A6F21" w:rsidDel="00B40EA2">
                <w:rPr>
                  <w:rFonts w:ascii="Calibri" w:hAnsi="Calibri" w:cs="Calibri"/>
                  <w:color w:val="000000"/>
                </w:rPr>
                <w:delText>59</w:delText>
              </w:r>
            </w:del>
          </w:p>
        </w:tc>
        <w:tc>
          <w:tcPr>
            <w:tcW w:w="0" w:type="dxa"/>
            <w:noWrap/>
          </w:tcPr>
          <w:p w14:paraId="62177AF2" w14:textId="2C86BEC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6704" w:author="Molly McEvilley" w:date="2023-07-20T06:04:00Z"/>
                <w:rFonts w:ascii="Calibri" w:hAnsi="Calibri" w:cs="Calibri"/>
                <w:color w:val="000000"/>
              </w:rPr>
            </w:pPr>
            <w:del w:id="6705" w:author="Molly McEvilley" w:date="2023-07-04T08:44:00Z">
              <w:r w:rsidRPr="005A6F21" w:rsidDel="00F77129">
                <w:rPr>
                  <w:rFonts w:ascii="Calibri" w:hAnsi="Calibri" w:cs="Calibri"/>
                  <w:color w:val="000000"/>
                </w:rPr>
                <w:delText xml:space="preserve">DQ </w:delText>
              </w:r>
            </w:del>
            <w:del w:id="6706" w:author="Molly McEvilley" w:date="2023-06-13T10:53:00Z">
              <w:r w:rsidRPr="005A6F21" w:rsidDel="00C653C6">
                <w:rPr>
                  <w:rFonts w:ascii="Calibri" w:hAnsi="Calibri" w:cs="Calibri"/>
                  <w:color w:val="000000"/>
                </w:rPr>
                <w:delText>-</w:delText>
              </w:r>
            </w:del>
            <w:del w:id="6707" w:author="Molly McEvilley" w:date="2023-07-04T08:44:00Z">
              <w:r w:rsidRPr="005A6F21" w:rsidDel="00F77129">
                <w:rPr>
                  <w:rFonts w:ascii="Calibri" w:hAnsi="Calibri" w:cs="Calibri"/>
                  <w:color w:val="000000"/>
                </w:rPr>
                <w:delText xml:space="preserve"> Exits after project operating end date</w:delText>
              </w:r>
            </w:del>
          </w:p>
        </w:tc>
      </w:tr>
      <w:tr w:rsidR="00594EEA" w:rsidRPr="008F33F7" w:rsidDel="0014533C" w14:paraId="4A767823" w14:textId="2C95C3E7" w:rsidTr="00465885">
        <w:trPr>
          <w:cnfStyle w:val="000000100000" w:firstRow="0" w:lastRow="0" w:firstColumn="0" w:lastColumn="0" w:oddVBand="0" w:evenVBand="0" w:oddHBand="1" w:evenHBand="0" w:firstRowFirstColumn="0" w:firstRowLastColumn="0" w:lastRowFirstColumn="0" w:lastRowLastColumn="0"/>
          <w:trHeight w:val="290"/>
          <w:del w:id="6708"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49D45D59" w14:textId="5D992DBA" w:rsidR="00594EEA" w:rsidRPr="005A6F21" w:rsidDel="0014533C" w:rsidRDefault="00594EEA" w:rsidP="004E445C">
            <w:pPr>
              <w:spacing w:before="0" w:after="0" w:line="240" w:lineRule="auto"/>
              <w:jc w:val="right"/>
              <w:rPr>
                <w:del w:id="6709" w:author="Molly McEvilley" w:date="2023-07-20T06:04:00Z"/>
                <w:rFonts w:ascii="Calibri" w:hAnsi="Calibri" w:cs="Calibri"/>
                <w:color w:val="000000"/>
              </w:rPr>
            </w:pPr>
            <w:del w:id="6710" w:author="Molly McEvilley" w:date="2023-07-04T08:44:00Z">
              <w:r w:rsidRPr="005A6F21" w:rsidDel="00FF792C">
                <w:rPr>
                  <w:rFonts w:ascii="Calibri" w:hAnsi="Calibri" w:cs="Calibri"/>
                  <w:color w:val="000000"/>
                </w:rPr>
                <w:delText>60</w:delText>
              </w:r>
            </w:del>
          </w:p>
        </w:tc>
        <w:tc>
          <w:tcPr>
            <w:tcW w:w="0" w:type="dxa"/>
            <w:noWrap/>
          </w:tcPr>
          <w:p w14:paraId="730DF80B" w14:textId="587C1DF2"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711" w:author="Molly McEvilley" w:date="2023-07-20T06:04:00Z"/>
                <w:rFonts w:ascii="Calibri" w:hAnsi="Calibri" w:cs="Calibri"/>
                <w:color w:val="000000"/>
              </w:rPr>
            </w:pPr>
            <w:del w:id="6712" w:author="Molly McEvilley" w:date="2023-07-04T08:44:00Z">
              <w:r w:rsidRPr="005A6F21" w:rsidDel="00F77129">
                <w:rPr>
                  <w:rFonts w:ascii="Calibri" w:hAnsi="Calibri" w:cs="Calibri"/>
                  <w:color w:val="000000"/>
                </w:rPr>
                <w:delText xml:space="preserve">DQ – Night-by-night enrollments active 90+ days after last bed night </w:delText>
              </w:r>
            </w:del>
          </w:p>
        </w:tc>
      </w:tr>
      <w:tr w:rsidR="00594EEA" w:rsidRPr="008F33F7" w:rsidDel="0014533C" w14:paraId="1A3602CD" w14:textId="1F692440" w:rsidTr="00465885">
        <w:trPr>
          <w:cnfStyle w:val="000000010000" w:firstRow="0" w:lastRow="0" w:firstColumn="0" w:lastColumn="0" w:oddVBand="0" w:evenVBand="0" w:oddHBand="0" w:evenHBand="1" w:firstRowFirstColumn="0" w:firstRowLastColumn="0" w:lastRowFirstColumn="0" w:lastRowLastColumn="0"/>
          <w:trHeight w:val="290"/>
          <w:del w:id="6713"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DEBA65D" w14:textId="0889397B" w:rsidR="00594EEA" w:rsidRPr="005A6F21" w:rsidDel="0014533C" w:rsidRDefault="00594EEA" w:rsidP="004E445C">
            <w:pPr>
              <w:spacing w:before="0" w:after="0" w:line="240" w:lineRule="auto"/>
              <w:jc w:val="right"/>
              <w:rPr>
                <w:del w:id="6714" w:author="Molly McEvilley" w:date="2023-07-20T06:04:00Z"/>
                <w:rFonts w:ascii="Calibri" w:hAnsi="Calibri" w:cs="Calibri"/>
                <w:color w:val="000000"/>
              </w:rPr>
            </w:pPr>
            <w:del w:id="6715" w:author="Molly McEvilley" w:date="2023-07-04T08:44:00Z">
              <w:r w:rsidRPr="005A6F21" w:rsidDel="00FF792C">
                <w:rPr>
                  <w:rFonts w:ascii="Calibri" w:hAnsi="Calibri" w:cs="Calibri"/>
                  <w:color w:val="000000"/>
                </w:rPr>
                <w:delText>61</w:delText>
              </w:r>
            </w:del>
          </w:p>
        </w:tc>
        <w:tc>
          <w:tcPr>
            <w:tcW w:w="0" w:type="dxa"/>
            <w:noWrap/>
          </w:tcPr>
          <w:p w14:paraId="145A1AD9" w14:textId="136EDEE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6716" w:author="Molly McEvilley" w:date="2023-07-20T06:04:00Z"/>
                <w:rFonts w:ascii="Calibri" w:hAnsi="Calibri" w:cs="Calibri"/>
                <w:color w:val="000000"/>
              </w:rPr>
            </w:pPr>
            <w:del w:id="6717" w:author="Molly McEvilley" w:date="2023-07-04T08:44:00Z">
              <w:r w:rsidRPr="005A6F21" w:rsidDel="00F77129">
                <w:rPr>
                  <w:rFonts w:ascii="Calibri" w:hAnsi="Calibri" w:cs="Calibri"/>
                  <w:color w:val="000000"/>
                </w:rPr>
                <w:delText>DQ – Night-by-night enrollments exited with no bed night on the day prior</w:delText>
              </w:r>
            </w:del>
          </w:p>
        </w:tc>
      </w:tr>
      <w:tr w:rsidR="00EE2F61" w:rsidRPr="008F33F7" w:rsidDel="0014533C" w14:paraId="27883D81" w14:textId="360B5D9B" w:rsidTr="49FCFE86">
        <w:trPr>
          <w:cnfStyle w:val="000000100000" w:firstRow="0" w:lastRow="0" w:firstColumn="0" w:lastColumn="0" w:oddVBand="0" w:evenVBand="0" w:oddHBand="1" w:evenHBand="0" w:firstRowFirstColumn="0" w:firstRowLastColumn="0" w:lastRowFirstColumn="0" w:lastRowLastColumn="0"/>
          <w:trHeight w:val="290"/>
          <w:del w:id="6718"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25162A72" w14:textId="4CAC40AA" w:rsidR="00594EEA" w:rsidRPr="00277F30" w:rsidDel="0014533C" w:rsidRDefault="7CE2828E" w:rsidP="00277F30">
            <w:pPr>
              <w:spacing w:before="0" w:after="0" w:line="240" w:lineRule="auto"/>
              <w:rPr>
                <w:del w:id="6719" w:author="Molly McEvilley" w:date="2023-07-20T06:04:00Z"/>
                <w:rFonts w:ascii="Calibri" w:hAnsi="Calibri" w:cs="Calibri"/>
                <w:color w:val="000000"/>
              </w:rPr>
            </w:pPr>
            <w:ins w:id="6720" w:author="Genelle Denzin" w:date="2023-07-09T13:33:00Z">
              <w:del w:id="6721" w:author="Molly McEvilley" w:date="2023-07-20T06:03:00Z">
                <w:r w:rsidRPr="49FCFE86" w:rsidDel="00432814">
                  <w:rPr>
                    <w:rFonts w:ascii="Calibri" w:hAnsi="Calibri" w:cs="Calibri"/>
                    <w:color w:val="000000" w:themeColor="text1"/>
                  </w:rPr>
                  <w:delText>that overlap periods of non-HMIS-participation</w:delText>
                </w:r>
              </w:del>
            </w:ins>
            <w:del w:id="6722" w:author="Molly McEvilley" w:date="2023-07-04T08:44:00Z">
              <w:r w:rsidR="00594EEA" w:rsidRPr="00277F30" w:rsidDel="00FF792C">
                <w:rPr>
                  <w:rFonts w:ascii="Calibri" w:hAnsi="Calibri" w:cs="Calibri"/>
                  <w:color w:val="000000"/>
                </w:rPr>
                <w:delText>62</w:delText>
              </w:r>
            </w:del>
          </w:p>
        </w:tc>
        <w:tc>
          <w:tcPr>
            <w:tcW w:w="0" w:type="dxa"/>
            <w:noWrap/>
          </w:tcPr>
          <w:p w14:paraId="5E672530" w14:textId="17B30900"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723" w:author="Molly McEvilley" w:date="2023-07-20T06:04:00Z"/>
                <w:rFonts w:ascii="Calibri" w:hAnsi="Calibri" w:cs="Calibri"/>
                <w:color w:val="000000"/>
              </w:rPr>
            </w:pPr>
            <w:del w:id="6724" w:author="Molly McEvilley" w:date="2023-07-04T08:45:00Z">
              <w:r w:rsidRPr="005A6F21" w:rsidDel="00F77129">
                <w:rPr>
                  <w:rFonts w:ascii="Calibri" w:hAnsi="Calibri" w:cs="Calibri"/>
                  <w:color w:val="000000"/>
                </w:rPr>
                <w:delText>DQ count of enrollments without a valid EnrollmentCoC</w:delText>
              </w:r>
            </w:del>
          </w:p>
        </w:tc>
      </w:tr>
    </w:tbl>
    <w:p w14:paraId="615963C3" w14:textId="3CFE7264" w:rsidR="00DE2AC2" w:rsidRPr="00B50D01" w:rsidRDefault="00F34264" w:rsidP="00B50D01">
      <w:pPr>
        <w:pStyle w:val="Heading2"/>
      </w:pPr>
      <w:bookmarkStart w:id="6725" w:name="_Toc140490137"/>
      <w:ins w:id="6726" w:author="Molly McEvilley" w:date="2023-07-20T00:40:00Z">
        <w:r w:rsidRPr="00B50D01">
          <w:t xml:space="preserve">DQ - </w:t>
        </w:r>
      </w:ins>
      <w:r w:rsidR="00DE2AC2" w:rsidRPr="00B50D01">
        <w:t>Enrollments Active After Project Operating End Date</w:t>
      </w:r>
      <w:r w:rsidR="00DA0B37" w:rsidRPr="00B50D01">
        <w:t xml:space="preserve"> by Project</w:t>
      </w:r>
      <w:bookmarkEnd w:id="6637"/>
      <w:bookmarkEnd w:id="6725"/>
    </w:p>
    <w:p w14:paraId="617B8F7A" w14:textId="5DCAAF13" w:rsidR="00874C52" w:rsidRPr="00874C52" w:rsidDel="00B50D01" w:rsidRDefault="00FC12AA" w:rsidP="00686AF1">
      <w:pPr>
        <w:jc w:val="center"/>
        <w:rPr>
          <w:del w:id="6727" w:author="Molly McEvilley" w:date="2023-07-20T06:05:00Z"/>
        </w:rPr>
      </w:pPr>
      <w:del w:id="6728" w:author="Molly McEvilley" w:date="2023-07-20T06:05:00Z">
        <w:r w:rsidDel="00B50D01">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proofErr w:type="spellStart"/>
                                  <w:r>
                                    <w:t>hmis_Exit</w:t>
                                  </w:r>
                                  <w:proofErr w:type="spellEnd"/>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proofErr w:type="spellStart"/>
                                  <w:r>
                                    <w:t>hmis_Project</w:t>
                                  </w:r>
                                  <w:proofErr w:type="spellEnd"/>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Q2pp+s0FAAB3HQAADgAAAAAA&#10;AAAAAAAAAAAuAgAAZHJzL2Uyb0RvYy54bWxQSwECLQAUAAYACAAAACEAVuDBNtwAAAAFAQAADwAA&#10;AAAAAAAAAAAAAAAnCAAAZHJzL2Rvd25yZXYueG1sUEsFBgAAAAAEAAQA8wAAADAJAAAAAA==&#10;">
                  <v:shape id="AutoShape 137" o:spid="_x0000_s15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proofErr w:type="spellStart"/>
                          <w:r>
                            <w:t>lsa_</w:t>
                          </w:r>
                          <w:proofErr w:type="gramStart"/>
                          <w:r>
                            <w:t>Calculated</w:t>
                          </w:r>
                          <w:proofErr w:type="spellEnd"/>
                          <w:proofErr w:type="gramEnd"/>
                        </w:p>
                      </w:txbxContent>
                    </v:textbox>
                  </v:shape>
                  <v:group id="Group 139" o:spid="_x0000_s15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proofErr w:type="spellStart"/>
                            <w:r>
                              <w:t>hmis_Exit</w:t>
                            </w:r>
                            <w:proofErr w:type="spellEnd"/>
                          </w:p>
                        </w:txbxContent>
                      </v:textbox>
                    </v:shape>
                    <v:shape id="AutoShape 10" o:spid="_x0000_s15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proofErr w:type="spellStart"/>
                            <w:r>
                              <w:t>hmis_Project</w:t>
                            </w:r>
                            <w:proofErr w:type="spellEnd"/>
                          </w:p>
                        </w:txbxContent>
                      </v:textbox>
                    </v:shape>
                  </v:group>
                  <v:shape id="AutoShape 145" o:spid="_x0000_s15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del>
    </w:p>
    <w:p w14:paraId="0DF48560" w14:textId="0052949D" w:rsidR="00A51A8B" w:rsidDel="00E33C1F" w:rsidRDefault="00A51A8B" w:rsidP="00A51A8B">
      <w:pPr>
        <w:pStyle w:val="Heading3"/>
        <w:rPr>
          <w:del w:id="6729" w:author="Molly McEvilley" w:date="2023-07-20T06:10:00Z"/>
        </w:rPr>
      </w:pPr>
      <w:del w:id="6730" w:author="Molly McEvilley" w:date="2023-07-20T06:10:00Z">
        <w:r w:rsidDel="00E33C1F">
          <w:delText>Relevant Data</w:delText>
        </w:r>
      </w:del>
    </w:p>
    <w:p w14:paraId="78AD5956" w14:textId="7AB24843" w:rsidR="00A51A8B" w:rsidDel="00E33C1F" w:rsidRDefault="00A51A8B" w:rsidP="00A51A8B">
      <w:pPr>
        <w:pStyle w:val="Heading4"/>
        <w:rPr>
          <w:del w:id="6731" w:author="Molly McEvilley" w:date="2023-07-20T06:10:00Z"/>
        </w:rPr>
      </w:pPr>
      <w:del w:id="6732" w:author="Molly McEvilley" w:date="2023-07-20T06:10: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rsidDel="00E33C1F" w14:paraId="6BFECB0E" w14:textId="44EF183F" w:rsidTr="00B934DC">
        <w:trPr>
          <w:trHeight w:val="216"/>
          <w:del w:id="6733" w:author="Molly McEvilley" w:date="2023-07-20T06:10:00Z"/>
        </w:trPr>
        <w:tc>
          <w:tcPr>
            <w:tcW w:w="9355" w:type="dxa"/>
            <w:shd w:val="clear" w:color="auto" w:fill="DBE5F1" w:themeFill="accent1" w:themeFillTint="33"/>
          </w:tcPr>
          <w:p w14:paraId="2D49318D" w14:textId="3E6507F5" w:rsidR="00A51A8B" w:rsidRPr="005F4836" w:rsidDel="00E33C1F" w:rsidRDefault="005375BD" w:rsidP="0030339F">
            <w:pPr>
              <w:pStyle w:val="NoSpacing"/>
              <w:rPr>
                <w:del w:id="6734" w:author="Molly McEvilley" w:date="2023-07-20T06:10:00Z"/>
                <w:b/>
                <w:bCs/>
              </w:rPr>
            </w:pPr>
            <w:del w:id="6735" w:author="Molly McEvilley" w:date="2023-07-20T06:10:00Z">
              <w:r w:rsidDel="00E33C1F">
                <w:rPr>
                  <w:b/>
                  <w:bCs/>
                </w:rPr>
                <w:delText>hmis</w:delText>
              </w:r>
              <w:r w:rsidR="00A51A8B" w:rsidRPr="005F4836" w:rsidDel="00E33C1F">
                <w:rPr>
                  <w:b/>
                  <w:bCs/>
                </w:rPr>
                <w:delText>_</w:delText>
              </w:r>
              <w:r w:rsidDel="00E33C1F">
                <w:rPr>
                  <w:b/>
                  <w:bCs/>
                </w:rPr>
                <w:delText>Project</w:delText>
              </w:r>
            </w:del>
          </w:p>
        </w:tc>
      </w:tr>
      <w:tr w:rsidR="00293D98" w:rsidRPr="005F4836" w:rsidDel="00E33C1F" w14:paraId="1943A1D3" w14:textId="71527D15" w:rsidTr="0030339F">
        <w:trPr>
          <w:trHeight w:val="216"/>
          <w:del w:id="6736" w:author="Molly McEvilley" w:date="2023-07-20T06:10:00Z"/>
        </w:trPr>
        <w:tc>
          <w:tcPr>
            <w:tcW w:w="9355" w:type="dxa"/>
            <w:shd w:val="clear" w:color="auto" w:fill="auto"/>
          </w:tcPr>
          <w:p w14:paraId="41FCC5F8" w14:textId="4E1406B7" w:rsidR="00293D98" w:rsidRPr="00091978" w:rsidDel="00E33C1F" w:rsidRDefault="00293D98" w:rsidP="0030339F">
            <w:pPr>
              <w:pStyle w:val="NoSpacing"/>
              <w:rPr>
                <w:del w:id="6737" w:author="Molly McEvilley" w:date="2023-07-20T06:10:00Z"/>
              </w:rPr>
            </w:pPr>
            <w:del w:id="6738" w:author="Molly McEvilley" w:date="2023-07-20T06:10:00Z">
              <w:r w:rsidRPr="00091978" w:rsidDel="00E33C1F">
                <w:delText>ProjectID</w:delText>
              </w:r>
            </w:del>
          </w:p>
        </w:tc>
      </w:tr>
      <w:tr w:rsidR="00A51A8B" w:rsidRPr="005F4836" w:rsidDel="00E33C1F" w14:paraId="0983FD37" w14:textId="312318CC" w:rsidTr="0030339F">
        <w:trPr>
          <w:trHeight w:val="216"/>
          <w:del w:id="6739" w:author="Molly McEvilley" w:date="2023-07-20T06:10:00Z"/>
        </w:trPr>
        <w:tc>
          <w:tcPr>
            <w:tcW w:w="9355" w:type="dxa"/>
          </w:tcPr>
          <w:p w14:paraId="28C0DA50" w14:textId="78CED089" w:rsidR="00A51A8B" w:rsidRPr="00246D5B" w:rsidDel="00E33C1F" w:rsidRDefault="005375BD" w:rsidP="0030339F">
            <w:pPr>
              <w:pStyle w:val="NoSpacing"/>
              <w:rPr>
                <w:del w:id="6740" w:author="Molly McEvilley" w:date="2023-07-20T06:10:00Z"/>
              </w:rPr>
            </w:pPr>
            <w:del w:id="6741" w:author="Molly McEvilley" w:date="2023-07-20T06:10:00Z">
              <w:r w:rsidDel="00E33C1F">
                <w:delText>ProjectType</w:delText>
              </w:r>
            </w:del>
          </w:p>
        </w:tc>
      </w:tr>
      <w:tr w:rsidR="005375BD" w:rsidRPr="005F4836" w:rsidDel="00E33C1F" w14:paraId="48E66C51" w14:textId="25A6817A" w:rsidTr="0030339F">
        <w:trPr>
          <w:trHeight w:val="216"/>
          <w:del w:id="6742" w:author="Molly McEvilley" w:date="2023-07-20T06:10:00Z"/>
        </w:trPr>
        <w:tc>
          <w:tcPr>
            <w:tcW w:w="9355" w:type="dxa"/>
          </w:tcPr>
          <w:p w14:paraId="4E5C6047" w14:textId="4FE880EA" w:rsidR="005375BD" w:rsidDel="00E33C1F" w:rsidRDefault="005375BD" w:rsidP="0030339F">
            <w:pPr>
              <w:pStyle w:val="NoSpacing"/>
              <w:rPr>
                <w:del w:id="6743" w:author="Molly McEvilley" w:date="2023-07-20T06:10:00Z"/>
              </w:rPr>
            </w:pPr>
            <w:del w:id="6744" w:author="Molly McEvilley" w:date="2023-07-20T06:10:00Z">
              <w:r w:rsidDel="00E33C1F">
                <w:delText>OperatingEndDate</w:delText>
              </w:r>
            </w:del>
          </w:p>
        </w:tc>
      </w:tr>
      <w:tr w:rsidR="00A51A8B" w:rsidRPr="005F4836" w:rsidDel="00E33C1F" w14:paraId="3D828E4D" w14:textId="36C87726" w:rsidTr="00B934DC">
        <w:trPr>
          <w:trHeight w:val="216"/>
          <w:del w:id="6745" w:author="Molly McEvilley" w:date="2023-07-20T06:10:00Z"/>
        </w:trPr>
        <w:tc>
          <w:tcPr>
            <w:tcW w:w="9355" w:type="dxa"/>
            <w:shd w:val="clear" w:color="auto" w:fill="DBE5F1" w:themeFill="accent1" w:themeFillTint="33"/>
          </w:tcPr>
          <w:p w14:paraId="2795EBC4" w14:textId="4E58913C" w:rsidR="00A51A8B" w:rsidRPr="00B934DC" w:rsidDel="00E33C1F" w:rsidRDefault="005375BD" w:rsidP="0030339F">
            <w:pPr>
              <w:pStyle w:val="NoSpacing"/>
              <w:rPr>
                <w:del w:id="6746" w:author="Molly McEvilley" w:date="2023-07-20T06:10:00Z"/>
                <w:b/>
                <w:bCs/>
              </w:rPr>
            </w:pPr>
            <w:del w:id="6747" w:author="Molly McEvilley" w:date="2023-07-20T06:10:00Z">
              <w:r w:rsidRPr="00B934DC" w:rsidDel="00E33C1F">
                <w:rPr>
                  <w:b/>
                  <w:bCs/>
                </w:rPr>
                <w:delText>hmis_Exit</w:delText>
              </w:r>
            </w:del>
          </w:p>
        </w:tc>
      </w:tr>
      <w:tr w:rsidR="00A51A8B" w:rsidRPr="005F4836" w:rsidDel="00E33C1F" w14:paraId="331146BA" w14:textId="3467C649" w:rsidTr="0030339F">
        <w:trPr>
          <w:trHeight w:val="216"/>
          <w:del w:id="6748" w:author="Molly McEvilley" w:date="2023-07-20T06:10:00Z"/>
        </w:trPr>
        <w:tc>
          <w:tcPr>
            <w:tcW w:w="9355" w:type="dxa"/>
          </w:tcPr>
          <w:p w14:paraId="549A007B" w14:textId="7E4B9388" w:rsidR="00A51A8B" w:rsidRPr="00246D5B" w:rsidDel="00E33C1F" w:rsidRDefault="00A51A8B" w:rsidP="0030339F">
            <w:pPr>
              <w:pStyle w:val="NoSpacing"/>
              <w:rPr>
                <w:del w:id="6749" w:author="Molly McEvilley" w:date="2023-07-20T06:10:00Z"/>
              </w:rPr>
            </w:pPr>
            <w:del w:id="6750" w:author="Molly McEvilley" w:date="2023-07-20T06:10:00Z">
              <w:r w:rsidDel="00E33C1F">
                <w:delText>ExitDate</w:delText>
              </w:r>
            </w:del>
          </w:p>
        </w:tc>
      </w:tr>
      <w:tr w:rsidR="00A51A8B" w:rsidRPr="00845520" w:rsidDel="00E33C1F" w14:paraId="14517EB6" w14:textId="4A6C0332" w:rsidTr="0030339F">
        <w:trPr>
          <w:trHeight w:val="216"/>
          <w:del w:id="6751" w:author="Molly McEvilley" w:date="2023-07-20T06:10:00Z"/>
        </w:trPr>
        <w:tc>
          <w:tcPr>
            <w:tcW w:w="9355" w:type="dxa"/>
            <w:shd w:val="clear" w:color="auto" w:fill="FDE9D9" w:themeFill="accent6" w:themeFillTint="33"/>
          </w:tcPr>
          <w:p w14:paraId="38D31175" w14:textId="5ECBC5B1" w:rsidR="00A51A8B" w:rsidRPr="00845520" w:rsidDel="00E33C1F" w:rsidRDefault="0060685A" w:rsidP="0030339F">
            <w:pPr>
              <w:pStyle w:val="NoSpacing"/>
              <w:rPr>
                <w:del w:id="6752" w:author="Molly McEvilley" w:date="2023-07-20T06:10:00Z"/>
                <w:b/>
                <w:bCs/>
              </w:rPr>
            </w:pPr>
            <w:del w:id="6753" w:author="Molly McEvilley" w:date="2023-07-20T06:10:00Z">
              <w:r w:rsidDel="00E33C1F">
                <w:rPr>
                  <w:b/>
                  <w:bCs/>
                </w:rPr>
                <w:delText>tlsa</w:delText>
              </w:r>
              <w:r w:rsidR="00A51A8B" w:rsidRPr="00845520" w:rsidDel="00E33C1F">
                <w:rPr>
                  <w:b/>
                  <w:bCs/>
                </w:rPr>
                <w:delText>_</w:delText>
              </w:r>
              <w:r w:rsidR="005375BD" w:rsidDel="00E33C1F">
                <w:rPr>
                  <w:b/>
                  <w:bCs/>
                </w:rPr>
                <w:delText>Enrollment</w:delText>
              </w:r>
            </w:del>
          </w:p>
        </w:tc>
      </w:tr>
      <w:tr w:rsidR="00A51A8B" w:rsidRPr="005F4836" w:rsidDel="00E33C1F" w14:paraId="1F1BF9A0" w14:textId="2A30922C" w:rsidTr="0030339F">
        <w:trPr>
          <w:trHeight w:val="216"/>
          <w:del w:id="6754" w:author="Molly McEvilley" w:date="2023-07-20T06:10:00Z"/>
        </w:trPr>
        <w:tc>
          <w:tcPr>
            <w:tcW w:w="9355" w:type="dxa"/>
          </w:tcPr>
          <w:p w14:paraId="5D1C3B4E" w14:textId="63C225CA" w:rsidR="00E34459" w:rsidDel="00E33C1F" w:rsidRDefault="00A51A8B" w:rsidP="0030339F">
            <w:pPr>
              <w:pStyle w:val="NoSpacing"/>
              <w:rPr>
                <w:del w:id="6755" w:author="Molly McEvilley" w:date="2023-07-20T06:10:00Z"/>
              </w:rPr>
            </w:pPr>
            <w:del w:id="6756" w:author="Molly McEvilley" w:date="2023-07-20T06:10:00Z">
              <w:r w:rsidDel="00E33C1F">
                <w:delText>ProjectID</w:delText>
              </w:r>
            </w:del>
          </w:p>
        </w:tc>
      </w:tr>
      <w:tr w:rsidR="00E34459" w:rsidRPr="005F4836" w:rsidDel="00E33C1F" w14:paraId="308B2915" w14:textId="7A87B9FB" w:rsidTr="0030339F">
        <w:trPr>
          <w:trHeight w:val="216"/>
          <w:del w:id="6757" w:author="Molly McEvilley" w:date="2023-07-20T06:10:00Z"/>
        </w:trPr>
        <w:tc>
          <w:tcPr>
            <w:tcW w:w="9355" w:type="dxa"/>
          </w:tcPr>
          <w:p w14:paraId="317A0128" w14:textId="3B1D9FC9" w:rsidR="00E34459" w:rsidDel="00E33C1F" w:rsidRDefault="00E34459" w:rsidP="0030339F">
            <w:pPr>
              <w:pStyle w:val="NoSpacing"/>
              <w:rPr>
                <w:del w:id="6758" w:author="Molly McEvilley" w:date="2023-07-20T06:10:00Z"/>
              </w:rPr>
            </w:pPr>
            <w:del w:id="6759" w:author="Molly McEvilley" w:date="2023-07-20T06:10:00Z">
              <w:r w:rsidDel="00E33C1F">
                <w:delText>EnrollmentID</w:delText>
              </w:r>
            </w:del>
          </w:p>
        </w:tc>
      </w:tr>
    </w:tbl>
    <w:p w14:paraId="6A024678" w14:textId="705C216A" w:rsidR="00A51A8B" w:rsidDel="00E33C1F" w:rsidRDefault="00A51A8B" w:rsidP="00A51A8B">
      <w:pPr>
        <w:pStyle w:val="Heading4"/>
        <w:rPr>
          <w:del w:id="6760" w:author="Molly McEvilley" w:date="2023-07-20T06:10:00Z"/>
        </w:rPr>
      </w:pPr>
      <w:del w:id="6761" w:author="Molly McEvilley" w:date="2023-07-20T06:10:00Z">
        <w:r w:rsidDel="00E33C1F">
          <w:delText>Target</w:delText>
        </w:r>
      </w:del>
    </w:p>
    <w:tbl>
      <w:tblPr>
        <w:tblStyle w:val="Style1"/>
        <w:tblW w:w="9355" w:type="dxa"/>
        <w:tblLook w:val="04A0" w:firstRow="1" w:lastRow="0" w:firstColumn="1" w:lastColumn="0" w:noHBand="0" w:noVBand="1"/>
      </w:tblPr>
      <w:tblGrid>
        <w:gridCol w:w="9355"/>
      </w:tblGrid>
      <w:tr w:rsidR="00A51A8B" w:rsidRPr="006B4F91" w:rsidDel="00E33C1F" w14:paraId="2D5A2001" w14:textId="67E9DA5B" w:rsidTr="0030339F">
        <w:trPr>
          <w:cnfStyle w:val="100000000000" w:firstRow="1" w:lastRow="0" w:firstColumn="0" w:lastColumn="0" w:oddVBand="0" w:evenVBand="0" w:oddHBand="0" w:evenHBand="0" w:firstRowFirstColumn="0" w:firstRowLastColumn="0" w:lastRowFirstColumn="0" w:lastRowLastColumn="0"/>
          <w:cantSplit/>
          <w:trHeight w:val="216"/>
          <w:tblHeader/>
          <w:del w:id="6762" w:author="Molly McEvilley" w:date="2023-07-20T06:1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569D343D" w:rsidR="00A51A8B" w:rsidRPr="005F4836" w:rsidDel="00E33C1F" w:rsidRDefault="00A51A8B" w:rsidP="0030339F">
            <w:pPr>
              <w:pStyle w:val="NoSpacing"/>
              <w:rPr>
                <w:del w:id="6763" w:author="Molly McEvilley" w:date="2023-07-20T06:10:00Z"/>
                <w:b w:val="0"/>
                <w:bCs w:val="0"/>
                <w:color w:val="FFFFFF" w:themeColor="background1"/>
              </w:rPr>
            </w:pPr>
            <w:del w:id="6764" w:author="Molly McEvilley" w:date="2023-07-20T06:10: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A51A8B" w:rsidRPr="003A0FA0" w:rsidDel="00E33C1F" w14:paraId="7EF0F1B8" w14:textId="161B868D" w:rsidTr="0030339F">
        <w:trPr>
          <w:del w:id="6765" w:author="Molly McEvilley" w:date="2023-07-20T06:10:00Z"/>
        </w:trPr>
        <w:tc>
          <w:tcPr>
            <w:tcW w:w="1435" w:type="dxa"/>
          </w:tcPr>
          <w:p w14:paraId="758A9ACE" w14:textId="4642CE07" w:rsidR="00A51A8B" w:rsidRPr="003A0FA0" w:rsidDel="00E33C1F" w:rsidRDefault="00A51A8B" w:rsidP="0030339F">
            <w:pPr>
              <w:pStyle w:val="NoSpacing"/>
              <w:rPr>
                <w:del w:id="6766" w:author="Molly McEvilley" w:date="2023-07-20T06:10:00Z"/>
              </w:rPr>
            </w:pPr>
            <w:del w:id="6767" w:author="Molly McEvilley" w:date="2023-07-20T06:10:00Z">
              <w:r w:rsidRPr="00845520" w:rsidDel="00E33C1F">
                <w:rPr>
                  <w:b/>
                  <w:bCs/>
                </w:rPr>
                <w:delText>Value</w:delText>
              </w:r>
            </w:del>
          </w:p>
        </w:tc>
        <w:tc>
          <w:tcPr>
            <w:tcW w:w="7915" w:type="dxa"/>
          </w:tcPr>
          <w:p w14:paraId="6161C5DF" w14:textId="2C1E0110" w:rsidR="00A51A8B" w:rsidRPr="003A0FA0" w:rsidDel="00E33C1F" w:rsidRDefault="00A51A8B" w:rsidP="0030339F">
            <w:pPr>
              <w:pStyle w:val="NoSpacing"/>
              <w:rPr>
                <w:del w:id="6768" w:author="Molly McEvilley" w:date="2023-07-20T06:10:00Z"/>
              </w:rPr>
            </w:pPr>
            <w:del w:id="6769" w:author="Molly McEvilley" w:date="2023-07-20T06:10:00Z">
              <w:r w:rsidDel="00E33C1F">
                <w:delText>See below</w:delText>
              </w:r>
            </w:del>
          </w:p>
        </w:tc>
      </w:tr>
      <w:tr w:rsidR="00A51A8B" w:rsidRPr="003A0FA0" w:rsidDel="00E33C1F" w14:paraId="3D8C041B" w14:textId="0EA18637" w:rsidTr="0030339F">
        <w:trPr>
          <w:del w:id="6770" w:author="Molly McEvilley" w:date="2023-07-20T06:10:00Z"/>
        </w:trPr>
        <w:tc>
          <w:tcPr>
            <w:tcW w:w="1435" w:type="dxa"/>
          </w:tcPr>
          <w:p w14:paraId="7C762DC1" w14:textId="249ED140" w:rsidR="00A51A8B" w:rsidRPr="00845520" w:rsidDel="00E33C1F" w:rsidRDefault="00A51A8B" w:rsidP="0030339F">
            <w:pPr>
              <w:pStyle w:val="NoSpacing"/>
              <w:rPr>
                <w:del w:id="6771" w:author="Molly McEvilley" w:date="2023-07-20T06:10:00Z"/>
                <w:b/>
                <w:bCs/>
              </w:rPr>
            </w:pPr>
            <w:del w:id="6772" w:author="Molly McEvilley" w:date="2023-07-20T06:10:00Z">
              <w:r w:rsidRPr="00845520" w:rsidDel="00E33C1F">
                <w:rPr>
                  <w:b/>
                  <w:bCs/>
                </w:rPr>
                <w:delText>Cohort</w:delText>
              </w:r>
            </w:del>
          </w:p>
        </w:tc>
        <w:tc>
          <w:tcPr>
            <w:tcW w:w="7915" w:type="dxa"/>
          </w:tcPr>
          <w:p w14:paraId="5CC64683" w14:textId="35EE362F" w:rsidR="00A51A8B" w:rsidRPr="003A0FA0" w:rsidDel="00E33C1F" w:rsidRDefault="00D36948" w:rsidP="0030339F">
            <w:pPr>
              <w:pStyle w:val="NoSpacing"/>
              <w:rPr>
                <w:del w:id="6773" w:author="Molly McEvilley" w:date="2023-07-20T06:10:00Z"/>
              </w:rPr>
            </w:pPr>
            <w:del w:id="6774" w:author="Molly McEvilley" w:date="2023-07-20T06:10:00Z">
              <w:r w:rsidDel="00E33C1F">
                <w:delText>1</w:delText>
              </w:r>
            </w:del>
          </w:p>
        </w:tc>
      </w:tr>
      <w:tr w:rsidR="00A51A8B" w:rsidRPr="003A0FA0" w:rsidDel="00E33C1F" w14:paraId="7C1042EE" w14:textId="7719F80A" w:rsidTr="0030339F">
        <w:trPr>
          <w:del w:id="6775" w:author="Molly McEvilley" w:date="2023-07-20T06:10:00Z"/>
        </w:trPr>
        <w:tc>
          <w:tcPr>
            <w:tcW w:w="1435" w:type="dxa"/>
          </w:tcPr>
          <w:p w14:paraId="3F864498" w14:textId="42FB4BCA" w:rsidR="00A51A8B" w:rsidRPr="00845520" w:rsidDel="00E33C1F" w:rsidRDefault="00A51A8B" w:rsidP="0030339F">
            <w:pPr>
              <w:pStyle w:val="NoSpacing"/>
              <w:rPr>
                <w:del w:id="6776" w:author="Molly McEvilley" w:date="2023-07-20T06:10:00Z"/>
                <w:b/>
                <w:bCs/>
              </w:rPr>
            </w:pPr>
            <w:del w:id="6777" w:author="Molly McEvilley" w:date="2023-07-20T06:10:00Z">
              <w:r w:rsidRPr="00845520" w:rsidDel="00E33C1F">
                <w:rPr>
                  <w:b/>
                  <w:bCs/>
                </w:rPr>
                <w:delText>Universe</w:delText>
              </w:r>
            </w:del>
          </w:p>
        </w:tc>
        <w:tc>
          <w:tcPr>
            <w:tcW w:w="7915" w:type="dxa"/>
          </w:tcPr>
          <w:p w14:paraId="1D024B52" w14:textId="5BA57F85" w:rsidR="00A51A8B" w:rsidRPr="003A0FA0" w:rsidDel="00E33C1F" w:rsidRDefault="001F2C07" w:rsidP="0030339F">
            <w:pPr>
              <w:pStyle w:val="NoSpacing"/>
              <w:rPr>
                <w:del w:id="6778" w:author="Molly McEvilley" w:date="2023-07-20T06:10:00Z"/>
              </w:rPr>
            </w:pPr>
            <w:del w:id="6779" w:author="Molly McEvilley" w:date="2023-07-20T06:10:00Z">
              <w:r w:rsidDel="00E33C1F">
                <w:delText>10</w:delText>
              </w:r>
              <w:r w:rsidR="00A51A8B" w:rsidDel="00E33C1F">
                <w:delText xml:space="preserve"> </w:delText>
              </w:r>
            </w:del>
          </w:p>
        </w:tc>
      </w:tr>
      <w:tr w:rsidR="00A51A8B" w:rsidRPr="003A0FA0" w:rsidDel="00E33C1F" w14:paraId="732A4AD8" w14:textId="51899D59" w:rsidTr="0030339F">
        <w:trPr>
          <w:del w:id="6780" w:author="Molly McEvilley" w:date="2023-07-20T06:10:00Z"/>
        </w:trPr>
        <w:tc>
          <w:tcPr>
            <w:tcW w:w="1435" w:type="dxa"/>
          </w:tcPr>
          <w:p w14:paraId="16E4A2DE" w14:textId="4DF1DCA0" w:rsidR="00A51A8B" w:rsidRPr="003A0FA0" w:rsidDel="00E33C1F" w:rsidRDefault="00A51A8B" w:rsidP="0030339F">
            <w:pPr>
              <w:pStyle w:val="NoSpacing"/>
              <w:rPr>
                <w:del w:id="6781" w:author="Molly McEvilley" w:date="2023-07-20T06:10:00Z"/>
              </w:rPr>
            </w:pPr>
            <w:del w:id="6782" w:author="Molly McEvilley" w:date="2023-07-20T06:10:00Z">
              <w:r w:rsidRPr="00845520" w:rsidDel="00E33C1F">
                <w:rPr>
                  <w:b/>
                  <w:bCs/>
                </w:rPr>
                <w:delText>HHType</w:delText>
              </w:r>
            </w:del>
          </w:p>
        </w:tc>
        <w:tc>
          <w:tcPr>
            <w:tcW w:w="7915" w:type="dxa"/>
          </w:tcPr>
          <w:p w14:paraId="5C48E29B" w14:textId="53B7E99A" w:rsidR="00A51A8B" w:rsidRPr="003A0FA0" w:rsidDel="00E33C1F" w:rsidRDefault="00A51A8B" w:rsidP="0030339F">
            <w:pPr>
              <w:pStyle w:val="NoSpacing"/>
              <w:rPr>
                <w:del w:id="6783" w:author="Molly McEvilley" w:date="2023-07-20T06:10:00Z"/>
              </w:rPr>
            </w:pPr>
            <w:del w:id="6784" w:author="Molly McEvilley" w:date="2023-07-20T06:10:00Z">
              <w:r w:rsidDel="00E33C1F">
                <w:delText>0</w:delText>
              </w:r>
            </w:del>
          </w:p>
        </w:tc>
      </w:tr>
      <w:tr w:rsidR="00A51A8B" w:rsidRPr="003A0FA0" w:rsidDel="00E33C1F" w14:paraId="4A8EAFDF" w14:textId="0F754EE6" w:rsidTr="0030339F">
        <w:trPr>
          <w:del w:id="6785" w:author="Molly McEvilley" w:date="2023-07-20T06:10:00Z"/>
        </w:trPr>
        <w:tc>
          <w:tcPr>
            <w:tcW w:w="1435" w:type="dxa"/>
          </w:tcPr>
          <w:p w14:paraId="388627F2" w14:textId="19F68447" w:rsidR="00A51A8B" w:rsidRPr="003A0FA0" w:rsidDel="00E33C1F" w:rsidRDefault="00A51A8B" w:rsidP="0030339F">
            <w:pPr>
              <w:pStyle w:val="NoSpacing"/>
              <w:rPr>
                <w:del w:id="6786" w:author="Molly McEvilley" w:date="2023-07-20T06:10:00Z"/>
              </w:rPr>
            </w:pPr>
            <w:del w:id="6787" w:author="Molly McEvilley" w:date="2023-07-20T06:10:00Z">
              <w:r w:rsidRPr="00845520" w:rsidDel="00E33C1F">
                <w:rPr>
                  <w:b/>
                  <w:bCs/>
                </w:rPr>
                <w:delText>Population</w:delText>
              </w:r>
            </w:del>
          </w:p>
        </w:tc>
        <w:tc>
          <w:tcPr>
            <w:tcW w:w="7915" w:type="dxa"/>
          </w:tcPr>
          <w:p w14:paraId="0DB742E9" w14:textId="47EAA2D3" w:rsidR="00A51A8B" w:rsidRPr="003A0FA0" w:rsidDel="00E33C1F" w:rsidRDefault="00A51A8B" w:rsidP="0030339F">
            <w:pPr>
              <w:pStyle w:val="NoSpacing"/>
              <w:rPr>
                <w:del w:id="6788" w:author="Molly McEvilley" w:date="2023-07-20T06:10:00Z"/>
              </w:rPr>
            </w:pPr>
            <w:del w:id="6789" w:author="Molly McEvilley" w:date="2023-07-20T06:10:00Z">
              <w:r w:rsidDel="00E33C1F">
                <w:delText>0</w:delText>
              </w:r>
            </w:del>
          </w:p>
        </w:tc>
      </w:tr>
      <w:tr w:rsidR="00A51A8B" w:rsidRPr="003A0FA0" w:rsidDel="00E33C1F" w14:paraId="1CDABC7C" w14:textId="52055025" w:rsidTr="0030339F">
        <w:trPr>
          <w:del w:id="6790" w:author="Molly McEvilley" w:date="2023-07-20T06:10:00Z"/>
        </w:trPr>
        <w:tc>
          <w:tcPr>
            <w:tcW w:w="1435" w:type="dxa"/>
          </w:tcPr>
          <w:p w14:paraId="5EFDE5F0" w14:textId="6BA77D0D" w:rsidR="00A51A8B" w:rsidRPr="00845520" w:rsidDel="00E33C1F" w:rsidRDefault="00A51A8B" w:rsidP="0030339F">
            <w:pPr>
              <w:pStyle w:val="NoSpacing"/>
              <w:rPr>
                <w:del w:id="6791" w:author="Molly McEvilley" w:date="2023-07-20T06:10:00Z"/>
                <w:b/>
                <w:bCs/>
              </w:rPr>
            </w:pPr>
            <w:del w:id="6792" w:author="Molly McEvilley" w:date="2023-07-20T06:10:00Z">
              <w:r w:rsidRPr="00845520" w:rsidDel="00E33C1F">
                <w:rPr>
                  <w:b/>
                  <w:bCs/>
                </w:rPr>
                <w:delText>SystemPath</w:delText>
              </w:r>
            </w:del>
          </w:p>
        </w:tc>
        <w:tc>
          <w:tcPr>
            <w:tcW w:w="7915" w:type="dxa"/>
          </w:tcPr>
          <w:p w14:paraId="4D6AFF8E" w14:textId="13E4F7DB" w:rsidR="00A51A8B" w:rsidRPr="003A0FA0" w:rsidDel="00E33C1F" w:rsidRDefault="00A51A8B" w:rsidP="0030339F">
            <w:pPr>
              <w:pStyle w:val="NoSpacing"/>
              <w:rPr>
                <w:del w:id="6793" w:author="Molly McEvilley" w:date="2023-07-20T06:10:00Z"/>
              </w:rPr>
            </w:pPr>
            <w:del w:id="6794" w:author="Molly McEvilley" w:date="2023-07-20T06:10:00Z">
              <w:r w:rsidDel="00E33C1F">
                <w:delText>-1</w:delText>
              </w:r>
            </w:del>
          </w:p>
        </w:tc>
      </w:tr>
      <w:tr w:rsidR="00A51A8B" w:rsidRPr="003A0FA0" w:rsidDel="00E33C1F" w14:paraId="7426043C" w14:textId="363DE7E9" w:rsidTr="0030339F">
        <w:trPr>
          <w:del w:id="6795" w:author="Molly McEvilley" w:date="2023-07-20T06:10:00Z"/>
        </w:trPr>
        <w:tc>
          <w:tcPr>
            <w:tcW w:w="1435" w:type="dxa"/>
          </w:tcPr>
          <w:p w14:paraId="0E7DA8FB" w14:textId="2D14676F" w:rsidR="00A51A8B" w:rsidRPr="00845520" w:rsidDel="00E33C1F" w:rsidRDefault="00A51A8B" w:rsidP="0030339F">
            <w:pPr>
              <w:pStyle w:val="NoSpacing"/>
              <w:rPr>
                <w:del w:id="6796" w:author="Molly McEvilley" w:date="2023-07-20T06:10:00Z"/>
                <w:b/>
                <w:bCs/>
              </w:rPr>
            </w:pPr>
            <w:del w:id="6797" w:author="Molly McEvilley" w:date="2023-07-20T06:10:00Z">
              <w:r w:rsidRPr="00845520" w:rsidDel="00E33C1F">
                <w:rPr>
                  <w:b/>
                  <w:bCs/>
                </w:rPr>
                <w:delText>ProjectID</w:delText>
              </w:r>
            </w:del>
          </w:p>
        </w:tc>
        <w:tc>
          <w:tcPr>
            <w:tcW w:w="7915" w:type="dxa"/>
          </w:tcPr>
          <w:p w14:paraId="05C8670D" w14:textId="41781156" w:rsidR="00A51A8B" w:rsidRPr="003A0FA0" w:rsidDel="00E33C1F" w:rsidRDefault="00A51A8B" w:rsidP="0030339F">
            <w:pPr>
              <w:pStyle w:val="NoSpacing"/>
              <w:rPr>
                <w:del w:id="6798" w:author="Molly McEvilley" w:date="2023-07-20T06:10:00Z"/>
              </w:rPr>
            </w:pPr>
            <w:del w:id="6799" w:author="Molly McEvilley" w:date="2023-07-20T06:10:00Z">
              <w:r w:rsidDel="00E33C1F">
                <w:delText>Must match Project.</w:delText>
              </w:r>
              <w:r w:rsidRPr="00A51A8B" w:rsidDel="00E33C1F">
                <w:rPr>
                  <w:b/>
                  <w:bCs/>
                </w:rPr>
                <w:delText>ProjectID</w:delText>
              </w:r>
              <w:r w:rsidDel="00E33C1F">
                <w:delText>.</w:delText>
              </w:r>
            </w:del>
          </w:p>
        </w:tc>
      </w:tr>
      <w:tr w:rsidR="00A51A8B" w:rsidRPr="003A0FA0" w:rsidDel="00E33C1F" w14:paraId="2ED51677" w14:textId="7243AB7E" w:rsidTr="0030339F">
        <w:trPr>
          <w:del w:id="6800" w:author="Molly McEvilley" w:date="2023-07-20T06:10:00Z"/>
        </w:trPr>
        <w:tc>
          <w:tcPr>
            <w:tcW w:w="1435" w:type="dxa"/>
          </w:tcPr>
          <w:p w14:paraId="717D5992" w14:textId="32F3D989" w:rsidR="00A51A8B" w:rsidRPr="003A0FA0" w:rsidDel="00E33C1F" w:rsidRDefault="00A51A8B" w:rsidP="0030339F">
            <w:pPr>
              <w:pStyle w:val="NoSpacing"/>
              <w:rPr>
                <w:del w:id="6801" w:author="Molly McEvilley" w:date="2023-07-20T06:10:00Z"/>
              </w:rPr>
            </w:pPr>
            <w:del w:id="6802" w:author="Molly McEvilley" w:date="2023-07-20T06:10:00Z">
              <w:r w:rsidRPr="00845520" w:rsidDel="00E33C1F">
                <w:rPr>
                  <w:b/>
                  <w:bCs/>
                </w:rPr>
                <w:delText>ReportRow</w:delText>
              </w:r>
            </w:del>
          </w:p>
        </w:tc>
        <w:tc>
          <w:tcPr>
            <w:tcW w:w="7915" w:type="dxa"/>
          </w:tcPr>
          <w:p w14:paraId="70E225E8" w14:textId="4EFA455C" w:rsidR="00A51A8B" w:rsidRPr="003A0FA0" w:rsidDel="00E33C1F" w:rsidRDefault="00A51A8B" w:rsidP="0030339F">
            <w:pPr>
              <w:pStyle w:val="NoSpacing"/>
              <w:rPr>
                <w:del w:id="6803" w:author="Molly McEvilley" w:date="2023-07-20T06:10:00Z"/>
              </w:rPr>
            </w:pPr>
            <w:del w:id="6804" w:author="Molly McEvilley" w:date="2023-07-20T00:33:00Z">
              <w:r w:rsidDel="00F34264">
                <w:delText xml:space="preserve">58 </w:delText>
              </w:r>
            </w:del>
            <w:del w:id="6805" w:author="Molly McEvilley" w:date="2023-07-20T06:10:00Z">
              <w:r w:rsidDel="00E33C1F">
                <w:delText xml:space="preserve">and </w:delText>
              </w:r>
            </w:del>
            <w:del w:id="6806" w:author="Molly McEvilley" w:date="2023-07-20T00:33:00Z">
              <w:r w:rsidDel="00F34264">
                <w:delText xml:space="preserve">59 </w:delText>
              </w:r>
            </w:del>
            <w:del w:id="6807" w:author="Molly McEvilley" w:date="2023-07-20T06:10:00Z">
              <w:r w:rsidDel="00E33C1F">
                <w:delText>(see below)</w:delText>
              </w:r>
            </w:del>
          </w:p>
        </w:tc>
      </w:tr>
      <w:tr w:rsidR="00A51A8B" w:rsidRPr="003A0FA0" w:rsidDel="00E33C1F" w14:paraId="5030DCF7" w14:textId="27DA183D" w:rsidTr="0030339F">
        <w:trPr>
          <w:del w:id="6808" w:author="Molly McEvilley" w:date="2023-07-20T06:10:00Z"/>
        </w:trPr>
        <w:tc>
          <w:tcPr>
            <w:tcW w:w="1435" w:type="dxa"/>
          </w:tcPr>
          <w:p w14:paraId="3FCB9D56" w14:textId="6FE12758" w:rsidR="00A51A8B" w:rsidRPr="003A0FA0" w:rsidDel="00E33C1F" w:rsidRDefault="00A51A8B" w:rsidP="0030339F">
            <w:pPr>
              <w:pStyle w:val="NoSpacing"/>
              <w:rPr>
                <w:del w:id="6809" w:author="Molly McEvilley" w:date="2023-07-20T06:10:00Z"/>
              </w:rPr>
            </w:pPr>
            <w:del w:id="6810" w:author="Molly McEvilley" w:date="2023-07-20T06:10:00Z">
              <w:r w:rsidRPr="003A0FA0" w:rsidDel="00E33C1F">
                <w:delText>ReportID</w:delText>
              </w:r>
            </w:del>
          </w:p>
        </w:tc>
        <w:tc>
          <w:tcPr>
            <w:tcW w:w="7915" w:type="dxa"/>
          </w:tcPr>
          <w:p w14:paraId="015FB860" w14:textId="5384C72E" w:rsidR="00A51A8B" w:rsidRPr="003A0FA0" w:rsidDel="00E33C1F" w:rsidRDefault="00A51A8B" w:rsidP="0030339F">
            <w:pPr>
              <w:pStyle w:val="NoSpacing"/>
              <w:rPr>
                <w:del w:id="6811" w:author="Molly McEvilley" w:date="2023-07-20T06:10:00Z"/>
              </w:rPr>
            </w:pPr>
            <w:del w:id="6812" w:author="Molly McEvilley" w:date="2023-07-20T06:10:00Z">
              <w:r w:rsidDel="00E33C1F">
                <w:delText>Must match LSAReport.</w:delText>
              </w:r>
              <w:r w:rsidRPr="00845520" w:rsidDel="00E33C1F">
                <w:rPr>
                  <w:b/>
                  <w:bCs/>
                </w:rPr>
                <w:delText>ReportID</w:delText>
              </w:r>
            </w:del>
          </w:p>
        </w:tc>
      </w:tr>
    </w:tbl>
    <w:p w14:paraId="7D99E25E" w14:textId="682F3826" w:rsidR="00A51A8B" w:rsidDel="00E33C1F" w:rsidRDefault="00A51A8B" w:rsidP="00A51A8B">
      <w:pPr>
        <w:pStyle w:val="Heading3"/>
        <w:rPr>
          <w:del w:id="6813" w:author="Molly McEvilley" w:date="2023-07-20T06:10:00Z"/>
        </w:rPr>
      </w:pPr>
      <w:del w:id="6814" w:author="Molly McEvilley" w:date="2023-07-20T06:10:00Z">
        <w:r w:rsidDel="00E33C1F">
          <w:delText>Logic</w:delText>
        </w:r>
      </w:del>
    </w:p>
    <w:p w14:paraId="1A7B9D86" w14:textId="723403DF" w:rsidR="00A51A8B" w:rsidDel="00E33C1F" w:rsidRDefault="00A51A8B" w:rsidP="00A51A8B">
      <w:pPr>
        <w:rPr>
          <w:del w:id="6815" w:author="Molly McEvilley" w:date="2023-07-20T06:10:00Z"/>
        </w:rPr>
      </w:pPr>
      <w:del w:id="6816" w:author="Molly McEvilley" w:date="2023-07-20T06:10:00Z">
        <w:r w:rsidDel="00E33C1F">
          <w:delText xml:space="preserve">See above table for </w:delText>
        </w:r>
        <w:r w:rsidRPr="00A51A8B" w:rsidDel="00E33C1F">
          <w:rPr>
            <w:b/>
            <w:bCs/>
          </w:rPr>
          <w:delText>Cohort</w:delText>
        </w:r>
        <w:r w:rsidDel="00E33C1F">
          <w:delText xml:space="preserve">, </w:delText>
        </w:r>
        <w:r w:rsidR="00974D43" w:rsidRPr="001253B6" w:rsidDel="00E33C1F">
          <w:rPr>
            <w:b/>
            <w:bCs/>
          </w:rPr>
          <w:delText>Universe</w:delText>
        </w:r>
        <w:r w:rsidR="00974D43"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05DF21AB" w14:textId="500E7391" w:rsidR="00DE2AC2" w:rsidRDefault="00DE2AC2" w:rsidP="00DE2AC2">
      <w:pPr>
        <w:rPr>
          <w:u w:val="single"/>
        </w:rPr>
      </w:pPr>
      <w:proofErr w:type="spellStart"/>
      <w:r>
        <w:rPr>
          <w:b/>
          <w:bCs/>
        </w:rPr>
        <w:t>ReportRow</w:t>
      </w:r>
      <w:proofErr w:type="spellEnd"/>
      <w:r>
        <w:t xml:space="preserve"> 58 counts enrollments without an </w:t>
      </w:r>
      <w:proofErr w:type="spellStart"/>
      <w:r>
        <w:rPr>
          <w:i/>
          <w:iCs/>
        </w:rPr>
        <w:t>ExitDate</w:t>
      </w:r>
      <w:proofErr w:type="spellEnd"/>
      <w:r>
        <w:t xml:space="preserve"> in continuum ES/SH/TH/RRH/PSH projects that have an </w:t>
      </w:r>
      <w:proofErr w:type="spellStart"/>
      <w:r>
        <w:rPr>
          <w:i/>
          <w:iCs/>
        </w:rPr>
        <w:t>OperatingEndDate</w:t>
      </w:r>
      <w:proofErr w:type="spellEnd"/>
      <w:r>
        <w:t xml:space="preserve"> between </w:t>
      </w:r>
      <w:proofErr w:type="spellStart"/>
      <w:r w:rsidR="00AE4887">
        <w:rPr>
          <w:u w:val="single"/>
        </w:rPr>
        <w:t>Report</w:t>
      </w:r>
      <w:r>
        <w:rPr>
          <w:u w:val="single"/>
        </w:rPr>
        <w:t>Start</w:t>
      </w:r>
      <w:proofErr w:type="spellEnd"/>
      <w:r>
        <w:t xml:space="preserve"> and </w:t>
      </w:r>
      <w:proofErr w:type="spellStart"/>
      <w:r w:rsidR="00AE4887">
        <w:rPr>
          <w:u w:val="single"/>
        </w:rPr>
        <w:t>Report</w:t>
      </w:r>
      <w:r>
        <w:rPr>
          <w:u w:val="single"/>
        </w:rPr>
        <w:t>End</w:t>
      </w:r>
      <w:proofErr w:type="spellEnd"/>
      <w:r>
        <w:t>.</w:t>
      </w:r>
    </w:p>
    <w:p w14:paraId="5C1B407C" w14:textId="6D299A23" w:rsidR="00DE2AC2" w:rsidRDefault="00DE2AC2" w:rsidP="00DE2AC2">
      <w:proofErr w:type="spellStart"/>
      <w:r>
        <w:rPr>
          <w:b/>
          <w:bCs/>
        </w:rPr>
        <w:t>ReportRow</w:t>
      </w:r>
      <w:proofErr w:type="spellEnd"/>
      <w:r>
        <w:t xml:space="preserve"> 59 counts enrollments with an </w:t>
      </w:r>
      <w:proofErr w:type="spellStart"/>
      <w:r>
        <w:rPr>
          <w:i/>
          <w:iCs/>
        </w:rPr>
        <w:t>ExitDate</w:t>
      </w:r>
      <w:proofErr w:type="spellEnd"/>
      <w:r>
        <w:t xml:space="preserve"> from a continuum ES/SH/TH/RRH/PSH project where </w:t>
      </w:r>
      <w:proofErr w:type="spellStart"/>
      <w:r>
        <w:rPr>
          <w:i/>
          <w:iCs/>
        </w:rPr>
        <w:t>OperatingEndDate</w:t>
      </w:r>
      <w:proofErr w:type="spellEnd"/>
      <w:r>
        <w:t xml:space="preserve"> is between </w:t>
      </w:r>
      <w:proofErr w:type="spellStart"/>
      <w:r w:rsidR="00AE4887">
        <w:rPr>
          <w:u w:val="single"/>
        </w:rPr>
        <w:t>Rep</w:t>
      </w:r>
      <w:r>
        <w:rPr>
          <w:u w:val="single"/>
        </w:rPr>
        <w:t>ortStart</w:t>
      </w:r>
      <w:proofErr w:type="spellEnd"/>
      <w:r>
        <w:t xml:space="preserve"> and </w:t>
      </w:r>
      <w:proofErr w:type="spellStart"/>
      <w:r w:rsidR="00AE4887">
        <w:rPr>
          <w:u w:val="single"/>
        </w:rPr>
        <w:t>Rep</w:t>
      </w:r>
      <w:r>
        <w:rPr>
          <w:u w:val="single"/>
        </w:rPr>
        <w:t>ortEnd</w:t>
      </w:r>
      <w:proofErr w:type="spellEnd"/>
      <w:r>
        <w:rPr>
          <w:u w:val="single"/>
        </w:rPr>
        <w:t xml:space="preserve"> </w:t>
      </w:r>
      <w:r>
        <w:t xml:space="preserve">and </w:t>
      </w:r>
      <w:proofErr w:type="spellStart"/>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33B25856" w:rsidR="00CD30B3" w:rsidRDefault="00CD30B3" w:rsidP="00E46A61">
      <w:pPr>
        <w:pStyle w:val="ListParagraph"/>
        <w:numPr>
          <w:ilvl w:val="0"/>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w:t>
      </w:r>
      <w:del w:id="6817" w:author="Molly McEvilley" w:date="2023-07-20T00:33:00Z">
        <w:r w:rsidDel="00F34264">
          <w:rPr>
            <w:rFonts w:ascii="Calibri" w:hAnsi="Calibri" w:cs="Calibri"/>
          </w:rPr>
          <w:delText>58</w:delText>
        </w:r>
      </w:del>
      <w:ins w:id="6818" w:author="Molly McEvilley" w:date="2023-07-20T00:33:00Z">
        <w:r w:rsidR="00F34264">
          <w:rPr>
            <w:rFonts w:ascii="Calibri" w:hAnsi="Calibri" w:cs="Calibri"/>
          </w:rPr>
          <w:t>901</w:t>
        </w:r>
      </w:ins>
      <w:r>
        <w:rPr>
          <w:rFonts w:ascii="Calibri" w:hAnsi="Calibri" w:cs="Calibri"/>
        </w:rPr>
        <w:t xml:space="preserve">); or </w:t>
      </w:r>
    </w:p>
    <w:p w14:paraId="6A2F823F" w14:textId="1B0642B3" w:rsidR="00CD30B3" w:rsidRDefault="00CD30B3" w:rsidP="00E46A61">
      <w:pPr>
        <w:pStyle w:val="ListParagraph"/>
        <w:numPr>
          <w:ilvl w:val="0"/>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w:t>
      </w:r>
      <w:del w:id="6819" w:author="Molly McEvilley" w:date="2023-07-20T00:33:00Z">
        <w:r w:rsidDel="00F34264">
          <w:rPr>
            <w:rFonts w:ascii="Calibri" w:hAnsi="Calibri" w:cs="Calibri"/>
          </w:rPr>
          <w:delText>59</w:delText>
        </w:r>
      </w:del>
      <w:ins w:id="6820" w:author="Molly McEvilley" w:date="2023-07-20T00:33:00Z">
        <w:r w:rsidR="00F34264">
          <w:rPr>
            <w:rFonts w:ascii="Calibri" w:hAnsi="Calibri" w:cs="Calibri"/>
          </w:rPr>
          <w:t>902</w:t>
        </w:r>
      </w:ins>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78213BF6" w:rsidR="00DE2AC2" w:rsidRDefault="00293D98"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AE4887">
        <w:rPr>
          <w:rFonts w:ascii="Calibri" w:hAnsi="Calibri" w:cs="Calibri"/>
          <w:u w:val="single"/>
        </w:rPr>
        <w:t>Rep</w:t>
      </w:r>
      <w:r w:rsidR="00DE2AC2">
        <w:rPr>
          <w:rFonts w:ascii="Calibri" w:hAnsi="Calibri" w:cs="Calibri"/>
          <w:u w:val="single"/>
        </w:rPr>
        <w:t>ortStart</w:t>
      </w:r>
      <w:proofErr w:type="spellEnd"/>
      <w:r w:rsidR="00DE2AC2">
        <w:rPr>
          <w:rFonts w:ascii="Calibri" w:hAnsi="Calibri" w:cs="Calibri"/>
        </w:rPr>
        <w:t xml:space="preserve"> and </w:t>
      </w:r>
      <w:proofErr w:type="spellStart"/>
      <w:r w:rsidR="00AE4887">
        <w:rPr>
          <w:rFonts w:ascii="Calibri" w:hAnsi="Calibri" w:cs="Calibri"/>
          <w:u w:val="single"/>
        </w:rPr>
        <w:t>Rep</w:t>
      </w:r>
      <w:r w:rsidR="00DE2AC2">
        <w:rPr>
          <w:rFonts w:ascii="Calibri" w:hAnsi="Calibri" w:cs="Calibri"/>
          <w:u w:val="single"/>
        </w:rPr>
        <w:t>ortEnd</w:t>
      </w:r>
      <w:proofErr w:type="spellEnd"/>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6821" w:name="_Toc37849828"/>
      <w:bookmarkStart w:id="6822" w:name="_Toc140490138"/>
      <w:ins w:id="6823" w:author="Molly McEvilley" w:date="2023-07-20T00:40:00Z">
        <w:r>
          <w:t xml:space="preserve">DQ - </w:t>
        </w:r>
      </w:ins>
      <w:r w:rsidR="00DE2AC2">
        <w:t xml:space="preserve">Night-by-Night Enrollments </w:t>
      </w:r>
      <w:r w:rsidR="00E53100">
        <w:t xml:space="preserve">with Exit Date Discrepancies </w:t>
      </w:r>
      <w:r w:rsidR="00D705D2">
        <w:t>by Project</w:t>
      </w:r>
      <w:bookmarkEnd w:id="6821"/>
      <w:bookmarkEnd w:id="6822"/>
    </w:p>
    <w:p w14:paraId="651A8F15" w14:textId="594E2546" w:rsidR="00E53100" w:rsidRPr="00E53100" w:rsidDel="00E33C1F" w:rsidRDefault="00DF5517" w:rsidP="00506C76">
      <w:pPr>
        <w:jc w:val="center"/>
        <w:rPr>
          <w:del w:id="6824" w:author="Molly McEvilley" w:date="2023-07-20T06:11:00Z"/>
        </w:rPr>
      </w:pPr>
      <w:del w:id="6825" w:author="Molly McEvilley" w:date="2023-07-20T06:11:00Z">
        <w:r w:rsidDel="00E33C1F">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proofErr w:type="spellStart"/>
                                <w:r>
                                  <w:t>lsa_Report</w:t>
                                </w:r>
                                <w:proofErr w:type="spellEnd"/>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proofErr w:type="spellStart"/>
                                  <w:r>
                                    <w:t>hmis_Exit</w:t>
                                  </w:r>
                                  <w:proofErr w:type="spellEnd"/>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proofErr w:type="spellStart"/>
                                  <w:r>
                                    <w:t>hmis_Enrollment</w:t>
                                  </w:r>
                                  <w:proofErr w:type="spellEnd"/>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proofErr w:type="spellStart"/>
                                  <w:r>
                                    <w:t>hmis_Project</w:t>
                                  </w:r>
                                  <w:proofErr w:type="spellEnd"/>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ALDdAw&#10;2gUAABcjAAAOAAAAAAAAAAAAAAAAAC4CAABkcnMvZTJvRG9jLnhtbFBLAQItABQABgAIAAAAIQC1&#10;xaBM3QAAAAUBAAAPAAAAAAAAAAAAAAAAADQIAABkcnMvZG93bnJldi54bWxQSwUGAAAAAAQABADz&#10;AAAAPgkAAAAA&#10;">
                  <v:shape id="AutoShape 148" o:spid="_x0000_s15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proofErr w:type="spellStart"/>
                          <w:r>
                            <w:t>lsa_</w:t>
                          </w:r>
                          <w:proofErr w:type="gramStart"/>
                          <w:r>
                            <w:t>Calculated</w:t>
                          </w:r>
                          <w:proofErr w:type="spellEnd"/>
                          <w:proofErr w:type="gramEnd"/>
                        </w:p>
                      </w:txbxContent>
                    </v:textbox>
                  </v:shape>
                  <v:shape id="AutoShape 150" o:spid="_x0000_s15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proofErr w:type="spellStart"/>
                          <w:r>
                            <w:t>lsa_Report</w:t>
                          </w:r>
                          <w:proofErr w:type="spellEnd"/>
                        </w:p>
                      </w:txbxContent>
                    </v:textbox>
                  </v:shape>
                  <v:group id="Group 152" o:spid="_x0000_s15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proofErr w:type="spellStart"/>
                            <w:r>
                              <w:t>hmis_Exit</w:t>
                            </w:r>
                            <w:proofErr w:type="spellEnd"/>
                          </w:p>
                        </w:txbxContent>
                      </v:textbox>
                    </v:shape>
                    <v:shape id="AutoShape 10" o:spid="_x0000_s15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proofErr w:type="spellStart"/>
                            <w:r>
                              <w:t>hmis_Enrollment</w:t>
                            </w:r>
                            <w:proofErr w:type="spellEnd"/>
                          </w:p>
                        </w:txbxContent>
                      </v:textbox>
                    </v:shape>
                    <v:shape id="AutoShape 9" o:spid="_x0000_s15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proofErr w:type="spellStart"/>
                            <w:r>
                              <w:t>hmis_Project</w:t>
                            </w:r>
                            <w:proofErr w:type="spellEnd"/>
                          </w:p>
                        </w:txbxContent>
                      </v:textbox>
                    </v:shape>
                    <v:shape id="AutoShape 9" o:spid="_x0000_s15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proofErr w:type="spellStart"/>
                            <w:r>
                              <w:t>hmis_Services</w:t>
                            </w:r>
                            <w:proofErr w:type="spellEnd"/>
                          </w:p>
                        </w:txbxContent>
                      </v:textbox>
                    </v:shape>
                  </v:group>
                  <w10:anchorlock/>
                </v:group>
              </w:pict>
            </mc:Fallback>
          </mc:AlternateContent>
        </w:r>
      </w:del>
    </w:p>
    <w:p w14:paraId="17420A18" w14:textId="57D98630" w:rsidR="0060685A" w:rsidDel="00E33C1F" w:rsidRDefault="0060685A" w:rsidP="0060685A">
      <w:pPr>
        <w:pStyle w:val="Heading3"/>
        <w:rPr>
          <w:del w:id="6826" w:author="Molly McEvilley" w:date="2023-07-20T06:11:00Z"/>
        </w:rPr>
      </w:pPr>
      <w:del w:id="6827" w:author="Molly McEvilley" w:date="2023-07-20T06:11:00Z">
        <w:r w:rsidDel="00E33C1F">
          <w:delText>Relevant Data</w:delText>
        </w:r>
      </w:del>
    </w:p>
    <w:p w14:paraId="5B89E8A6" w14:textId="7A711FA8" w:rsidR="0060685A" w:rsidDel="00E33C1F" w:rsidRDefault="0060685A" w:rsidP="0060685A">
      <w:pPr>
        <w:pStyle w:val="Heading4"/>
        <w:rPr>
          <w:del w:id="6828" w:author="Molly McEvilley" w:date="2023-07-20T06:11:00Z"/>
        </w:rPr>
      </w:pPr>
      <w:del w:id="6829"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rsidDel="00E33C1F" w14:paraId="5AEEE039" w14:textId="02DB434F" w:rsidTr="0030339F">
        <w:trPr>
          <w:trHeight w:val="216"/>
          <w:del w:id="6830" w:author="Molly McEvilley" w:date="2023-07-20T06:11:00Z"/>
        </w:trPr>
        <w:tc>
          <w:tcPr>
            <w:tcW w:w="9355" w:type="dxa"/>
            <w:shd w:val="clear" w:color="auto" w:fill="DBE5F1" w:themeFill="accent1" w:themeFillTint="33"/>
          </w:tcPr>
          <w:p w14:paraId="54AF0F68" w14:textId="63CB21C4" w:rsidR="0060685A" w:rsidRPr="005F4836" w:rsidDel="00E33C1F" w:rsidRDefault="0060685A" w:rsidP="0030339F">
            <w:pPr>
              <w:pStyle w:val="NoSpacing"/>
              <w:rPr>
                <w:del w:id="6831" w:author="Molly McEvilley" w:date="2023-07-20T06:11:00Z"/>
                <w:b/>
                <w:bCs/>
              </w:rPr>
            </w:pPr>
            <w:del w:id="6832" w:author="Molly McEvilley" w:date="2023-07-20T06:11:00Z">
              <w:r w:rsidDel="00E33C1F">
                <w:rPr>
                  <w:b/>
                  <w:bCs/>
                </w:rPr>
                <w:delText>hmis</w:delText>
              </w:r>
              <w:r w:rsidRPr="005F4836" w:rsidDel="00E33C1F">
                <w:rPr>
                  <w:b/>
                  <w:bCs/>
                </w:rPr>
                <w:delText>_</w:delText>
              </w:r>
              <w:r w:rsidDel="00E33C1F">
                <w:rPr>
                  <w:b/>
                  <w:bCs/>
                </w:rPr>
                <w:delText>Project</w:delText>
              </w:r>
            </w:del>
          </w:p>
        </w:tc>
      </w:tr>
      <w:tr w:rsidR="00FB5116" w:rsidRPr="005F4836" w:rsidDel="00E33C1F" w14:paraId="12283C4F" w14:textId="7D826CB4" w:rsidTr="001253B6">
        <w:trPr>
          <w:trHeight w:val="216"/>
          <w:del w:id="6833" w:author="Molly McEvilley" w:date="2023-07-20T06:11:00Z"/>
        </w:trPr>
        <w:tc>
          <w:tcPr>
            <w:tcW w:w="9355" w:type="dxa"/>
            <w:shd w:val="clear" w:color="auto" w:fill="auto"/>
          </w:tcPr>
          <w:p w14:paraId="3568D7B6" w14:textId="32BC5129" w:rsidR="00FB5116" w:rsidRPr="001253B6" w:rsidDel="00E33C1F" w:rsidRDefault="00BD018F" w:rsidP="0030339F">
            <w:pPr>
              <w:pStyle w:val="NoSpacing"/>
              <w:rPr>
                <w:del w:id="6834" w:author="Molly McEvilley" w:date="2023-07-20T06:11:00Z"/>
              </w:rPr>
            </w:pPr>
            <w:del w:id="6835" w:author="Molly McEvilley" w:date="2023-07-20T06:11:00Z">
              <w:r w:rsidRPr="001253B6" w:rsidDel="00E33C1F">
                <w:delText>ProjectID</w:delText>
              </w:r>
            </w:del>
          </w:p>
        </w:tc>
      </w:tr>
      <w:tr w:rsidR="0060685A" w:rsidRPr="005F4836" w:rsidDel="00E33C1F" w14:paraId="7F87A235" w14:textId="74BB28C7" w:rsidTr="0030339F">
        <w:trPr>
          <w:trHeight w:val="216"/>
          <w:del w:id="6836" w:author="Molly McEvilley" w:date="2023-07-20T06:11:00Z"/>
        </w:trPr>
        <w:tc>
          <w:tcPr>
            <w:tcW w:w="9355" w:type="dxa"/>
          </w:tcPr>
          <w:p w14:paraId="191CC393" w14:textId="519C5023" w:rsidR="0060685A" w:rsidRPr="00246D5B" w:rsidDel="00E33C1F" w:rsidRDefault="0060685A" w:rsidP="0030339F">
            <w:pPr>
              <w:pStyle w:val="NoSpacing"/>
              <w:rPr>
                <w:del w:id="6837" w:author="Molly McEvilley" w:date="2023-07-20T06:11:00Z"/>
              </w:rPr>
            </w:pPr>
            <w:del w:id="6838" w:author="Molly McEvilley" w:date="2023-07-20T06:11:00Z">
              <w:r w:rsidDel="00E33C1F">
                <w:delText>ProjectType</w:delText>
              </w:r>
            </w:del>
          </w:p>
        </w:tc>
      </w:tr>
      <w:tr w:rsidR="001F2C07" w:rsidRPr="005F4836" w:rsidDel="00B11B9C" w14:paraId="0FB4A152" w14:textId="4DD97688" w:rsidTr="0030339F">
        <w:trPr>
          <w:trHeight w:val="216"/>
          <w:del w:id="6839" w:author="Molly McEvilley" w:date="2023-05-09T14:59:00Z"/>
        </w:trPr>
        <w:tc>
          <w:tcPr>
            <w:tcW w:w="9355" w:type="dxa"/>
          </w:tcPr>
          <w:p w14:paraId="1C7355F0" w14:textId="0A606CAE" w:rsidR="001F2C07" w:rsidDel="00B11B9C" w:rsidRDefault="001F2C07" w:rsidP="0030339F">
            <w:pPr>
              <w:pStyle w:val="NoSpacing"/>
              <w:rPr>
                <w:del w:id="6840" w:author="Molly McEvilley" w:date="2023-05-09T14:59:00Z"/>
              </w:rPr>
            </w:pPr>
            <w:del w:id="6841" w:author="Molly McEvilley" w:date="2023-05-09T14:59:00Z">
              <w:r w:rsidDel="00B11B9C">
                <w:delText>TrackingMethod</w:delText>
              </w:r>
            </w:del>
          </w:p>
        </w:tc>
      </w:tr>
      <w:tr w:rsidR="0060685A" w:rsidRPr="005F4836" w:rsidDel="00E33C1F" w14:paraId="31CE5FB3" w14:textId="7475C6DA" w:rsidTr="0030339F">
        <w:trPr>
          <w:trHeight w:val="216"/>
          <w:del w:id="6842" w:author="Molly McEvilley" w:date="2023-07-20T06:11:00Z"/>
        </w:trPr>
        <w:tc>
          <w:tcPr>
            <w:tcW w:w="9355" w:type="dxa"/>
          </w:tcPr>
          <w:p w14:paraId="1166DA38" w14:textId="7C7D781C" w:rsidR="0060685A" w:rsidDel="00E33C1F" w:rsidRDefault="0060685A" w:rsidP="0030339F">
            <w:pPr>
              <w:pStyle w:val="NoSpacing"/>
              <w:rPr>
                <w:del w:id="6843" w:author="Molly McEvilley" w:date="2023-07-20T06:11:00Z"/>
              </w:rPr>
            </w:pPr>
            <w:del w:id="6844" w:author="Molly McEvilley" w:date="2023-07-20T06:11:00Z">
              <w:r w:rsidDel="00E33C1F">
                <w:delText>ContinuumProject</w:delText>
              </w:r>
            </w:del>
          </w:p>
        </w:tc>
      </w:tr>
      <w:tr w:rsidR="0060685A" w:rsidRPr="005F4836" w:rsidDel="00E33C1F" w14:paraId="334B54D5" w14:textId="54B555D1" w:rsidTr="0030339F">
        <w:trPr>
          <w:trHeight w:val="216"/>
          <w:del w:id="6845" w:author="Molly McEvilley" w:date="2023-07-20T06:11:00Z"/>
        </w:trPr>
        <w:tc>
          <w:tcPr>
            <w:tcW w:w="9355" w:type="dxa"/>
          </w:tcPr>
          <w:p w14:paraId="553A2932" w14:textId="5B6BE176" w:rsidR="0060685A" w:rsidDel="00E33C1F" w:rsidRDefault="0060685A" w:rsidP="0030339F">
            <w:pPr>
              <w:pStyle w:val="NoSpacing"/>
              <w:rPr>
                <w:del w:id="6846" w:author="Molly McEvilley" w:date="2023-07-20T06:11:00Z"/>
              </w:rPr>
            </w:pPr>
            <w:del w:id="6847" w:author="Molly McEvilley" w:date="2023-07-20T06:11:00Z">
              <w:r w:rsidDel="00E33C1F">
                <w:delText>OperatingEndDate</w:delText>
              </w:r>
            </w:del>
          </w:p>
        </w:tc>
      </w:tr>
      <w:tr w:rsidR="0060685A" w:rsidRPr="005F4836" w:rsidDel="00E33C1F" w14:paraId="2C27B8E4" w14:textId="51735BBB" w:rsidTr="0030339F">
        <w:trPr>
          <w:trHeight w:val="216"/>
          <w:del w:id="6848" w:author="Molly McEvilley" w:date="2023-07-20T06:11:00Z"/>
        </w:trPr>
        <w:tc>
          <w:tcPr>
            <w:tcW w:w="9355" w:type="dxa"/>
            <w:shd w:val="clear" w:color="auto" w:fill="DBE5F1" w:themeFill="accent1" w:themeFillTint="33"/>
          </w:tcPr>
          <w:p w14:paraId="6C0237E8" w14:textId="54CCD77B" w:rsidR="0060685A" w:rsidRPr="00947F08" w:rsidDel="00E33C1F" w:rsidRDefault="0060685A" w:rsidP="0030339F">
            <w:pPr>
              <w:pStyle w:val="NoSpacing"/>
              <w:rPr>
                <w:del w:id="6849" w:author="Molly McEvilley" w:date="2023-07-20T06:11:00Z"/>
                <w:b/>
                <w:bCs/>
              </w:rPr>
            </w:pPr>
            <w:del w:id="6850" w:author="Molly McEvilley" w:date="2023-07-20T06:11:00Z">
              <w:r w:rsidRPr="00947F08" w:rsidDel="00E33C1F">
                <w:rPr>
                  <w:b/>
                  <w:bCs/>
                </w:rPr>
                <w:delText>hmis_Exit</w:delText>
              </w:r>
            </w:del>
          </w:p>
        </w:tc>
      </w:tr>
      <w:tr w:rsidR="0060685A" w:rsidRPr="005F4836" w:rsidDel="00E33C1F" w14:paraId="3ABAEABA" w14:textId="0BA04822" w:rsidTr="0030339F">
        <w:trPr>
          <w:trHeight w:val="216"/>
          <w:del w:id="6851" w:author="Molly McEvilley" w:date="2023-07-20T06:11:00Z"/>
        </w:trPr>
        <w:tc>
          <w:tcPr>
            <w:tcW w:w="9355" w:type="dxa"/>
          </w:tcPr>
          <w:p w14:paraId="0AECD52E" w14:textId="0C469A76" w:rsidR="0060685A" w:rsidRPr="00246D5B" w:rsidDel="00E33C1F" w:rsidRDefault="0060685A" w:rsidP="0030339F">
            <w:pPr>
              <w:pStyle w:val="NoSpacing"/>
              <w:rPr>
                <w:del w:id="6852" w:author="Molly McEvilley" w:date="2023-07-20T06:11:00Z"/>
              </w:rPr>
            </w:pPr>
            <w:del w:id="6853" w:author="Molly McEvilley" w:date="2023-07-20T06:11:00Z">
              <w:r w:rsidDel="00E33C1F">
                <w:delText>ExitDate</w:delText>
              </w:r>
            </w:del>
          </w:p>
        </w:tc>
      </w:tr>
      <w:tr w:rsidR="001F2C07" w:rsidRPr="00845520" w:rsidDel="00E33C1F" w14:paraId="5BBD26AF" w14:textId="716E10B9" w:rsidTr="0030339F">
        <w:trPr>
          <w:trHeight w:val="216"/>
          <w:del w:id="6854" w:author="Molly McEvilley" w:date="2023-07-20T06:11:00Z"/>
        </w:trPr>
        <w:tc>
          <w:tcPr>
            <w:tcW w:w="9355" w:type="dxa"/>
            <w:shd w:val="clear" w:color="auto" w:fill="DBE5F1" w:themeFill="accent1" w:themeFillTint="33"/>
          </w:tcPr>
          <w:p w14:paraId="32254B0E" w14:textId="5EBF7165" w:rsidR="001F2C07" w:rsidRPr="00845520" w:rsidDel="00E33C1F" w:rsidRDefault="001F2C07" w:rsidP="0030339F">
            <w:pPr>
              <w:pStyle w:val="NoSpacing"/>
              <w:rPr>
                <w:del w:id="6855" w:author="Molly McEvilley" w:date="2023-07-20T06:11:00Z"/>
                <w:b/>
                <w:bCs/>
              </w:rPr>
            </w:pPr>
            <w:del w:id="6856"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1F2C07" w:rsidRPr="005F4836" w:rsidDel="00E33C1F" w14:paraId="4ECDAD5B" w14:textId="7C817E76" w:rsidTr="0030339F">
        <w:trPr>
          <w:trHeight w:val="216"/>
          <w:del w:id="6857" w:author="Molly McEvilley" w:date="2023-07-20T06:11:00Z"/>
        </w:trPr>
        <w:tc>
          <w:tcPr>
            <w:tcW w:w="9355" w:type="dxa"/>
          </w:tcPr>
          <w:p w14:paraId="0281F62C" w14:textId="4123264F" w:rsidR="001F2C07" w:rsidDel="00E33C1F" w:rsidRDefault="001F2C07" w:rsidP="0030339F">
            <w:pPr>
              <w:pStyle w:val="NoSpacing"/>
              <w:rPr>
                <w:del w:id="6858" w:author="Molly McEvilley" w:date="2023-07-20T06:11:00Z"/>
              </w:rPr>
            </w:pPr>
            <w:del w:id="6859" w:author="Molly McEvilley" w:date="2023-07-20T06:11:00Z">
              <w:r w:rsidDel="00E33C1F">
                <w:delText>ProjectID</w:delText>
              </w:r>
            </w:del>
          </w:p>
        </w:tc>
      </w:tr>
      <w:tr w:rsidR="0060685A" w:rsidRPr="00845520" w:rsidDel="00E33C1F" w14:paraId="3454CEAA" w14:textId="00DD8010" w:rsidTr="001F2C07">
        <w:trPr>
          <w:trHeight w:val="216"/>
          <w:del w:id="6860" w:author="Molly McEvilley" w:date="2023-07-20T06:11:00Z"/>
        </w:trPr>
        <w:tc>
          <w:tcPr>
            <w:tcW w:w="9355" w:type="dxa"/>
            <w:shd w:val="clear" w:color="auto" w:fill="DBE5F1" w:themeFill="accent1" w:themeFillTint="33"/>
          </w:tcPr>
          <w:p w14:paraId="2FCBB112" w14:textId="4DDBB5E2" w:rsidR="0060685A" w:rsidRPr="00845520" w:rsidDel="00E33C1F" w:rsidRDefault="001F2C07" w:rsidP="0030339F">
            <w:pPr>
              <w:pStyle w:val="NoSpacing"/>
              <w:rPr>
                <w:del w:id="6861" w:author="Molly McEvilley" w:date="2023-07-20T06:11:00Z"/>
                <w:b/>
                <w:bCs/>
              </w:rPr>
            </w:pPr>
            <w:del w:id="6862" w:author="Molly McEvilley" w:date="2023-07-20T06:11:00Z">
              <w:r w:rsidDel="00E33C1F">
                <w:rPr>
                  <w:b/>
                  <w:bCs/>
                </w:rPr>
                <w:delText>hmis</w:delText>
              </w:r>
              <w:r w:rsidR="0060685A" w:rsidRPr="00845520" w:rsidDel="00E33C1F">
                <w:rPr>
                  <w:b/>
                  <w:bCs/>
                </w:rPr>
                <w:delText>_</w:delText>
              </w:r>
              <w:r w:rsidDel="00E33C1F">
                <w:rPr>
                  <w:b/>
                  <w:bCs/>
                </w:rPr>
                <w:delText>Services</w:delText>
              </w:r>
            </w:del>
          </w:p>
        </w:tc>
      </w:tr>
      <w:tr w:rsidR="0060685A" w:rsidRPr="005F4836" w:rsidDel="00E33C1F" w14:paraId="0BF9B0AC" w14:textId="14F1AF09" w:rsidTr="0030339F">
        <w:trPr>
          <w:trHeight w:val="216"/>
          <w:del w:id="6863" w:author="Molly McEvilley" w:date="2023-07-20T06:11:00Z"/>
        </w:trPr>
        <w:tc>
          <w:tcPr>
            <w:tcW w:w="9355" w:type="dxa"/>
          </w:tcPr>
          <w:p w14:paraId="34892268" w14:textId="62F2BAB5" w:rsidR="0060685A" w:rsidDel="00E33C1F" w:rsidRDefault="001F2C07" w:rsidP="0030339F">
            <w:pPr>
              <w:pStyle w:val="NoSpacing"/>
              <w:rPr>
                <w:del w:id="6864" w:author="Molly McEvilley" w:date="2023-07-20T06:11:00Z"/>
              </w:rPr>
            </w:pPr>
            <w:del w:id="6865" w:author="Molly McEvilley" w:date="2023-07-20T06:11:00Z">
              <w:r w:rsidDel="00E33C1F">
                <w:delText>DateProvided</w:delText>
              </w:r>
            </w:del>
          </w:p>
        </w:tc>
      </w:tr>
      <w:tr w:rsidR="001F2C07" w:rsidRPr="005F4836" w:rsidDel="00E33C1F" w14:paraId="5BBF0129" w14:textId="3A3BE57A" w:rsidTr="0030339F">
        <w:trPr>
          <w:trHeight w:val="216"/>
          <w:del w:id="6866" w:author="Molly McEvilley" w:date="2023-07-20T06:11:00Z"/>
        </w:trPr>
        <w:tc>
          <w:tcPr>
            <w:tcW w:w="9355" w:type="dxa"/>
          </w:tcPr>
          <w:p w14:paraId="1C0DE2B5" w14:textId="7A0C057F" w:rsidR="001F2C07" w:rsidDel="00E33C1F" w:rsidRDefault="001F2C07" w:rsidP="0030339F">
            <w:pPr>
              <w:pStyle w:val="NoSpacing"/>
              <w:rPr>
                <w:del w:id="6867" w:author="Molly McEvilley" w:date="2023-07-20T06:11:00Z"/>
              </w:rPr>
            </w:pPr>
            <w:del w:id="6868" w:author="Molly McEvilley" w:date="2023-07-20T06:11:00Z">
              <w:r w:rsidDel="00E33C1F">
                <w:delText xml:space="preserve">RecordType </w:delText>
              </w:r>
            </w:del>
          </w:p>
        </w:tc>
      </w:tr>
      <w:tr w:rsidR="001F2C07" w:rsidRPr="005F4836" w:rsidDel="00E33C1F" w14:paraId="60E1E273" w14:textId="766A9D09" w:rsidTr="001F2C07">
        <w:trPr>
          <w:trHeight w:val="216"/>
          <w:del w:id="6869" w:author="Molly McEvilley" w:date="2023-07-20T06:11:00Z"/>
        </w:trPr>
        <w:tc>
          <w:tcPr>
            <w:tcW w:w="9355" w:type="dxa"/>
            <w:shd w:val="clear" w:color="auto" w:fill="FDE9D9" w:themeFill="accent6" w:themeFillTint="33"/>
          </w:tcPr>
          <w:p w14:paraId="6ABC9D0D" w14:textId="61C24F57" w:rsidR="001F2C07" w:rsidRPr="001F2C07" w:rsidDel="00E33C1F" w:rsidRDefault="001F2C07" w:rsidP="0030339F">
            <w:pPr>
              <w:pStyle w:val="NoSpacing"/>
              <w:rPr>
                <w:del w:id="6870" w:author="Molly McEvilley" w:date="2023-07-20T06:11:00Z"/>
                <w:b/>
                <w:bCs/>
              </w:rPr>
            </w:pPr>
            <w:del w:id="6871" w:author="Molly McEvilley" w:date="2023-07-20T06:11:00Z">
              <w:r w:rsidRPr="001F2C07" w:rsidDel="00E33C1F">
                <w:rPr>
                  <w:b/>
                  <w:bCs/>
                </w:rPr>
                <w:delText>tlsa_HHID</w:delText>
              </w:r>
            </w:del>
          </w:p>
        </w:tc>
      </w:tr>
      <w:tr w:rsidR="001F2C07" w:rsidRPr="005F4836" w:rsidDel="00E33C1F" w14:paraId="540BC4EB" w14:textId="66028D7C" w:rsidTr="0030339F">
        <w:trPr>
          <w:trHeight w:val="216"/>
          <w:del w:id="6872" w:author="Molly McEvilley" w:date="2023-07-20T06:11:00Z"/>
        </w:trPr>
        <w:tc>
          <w:tcPr>
            <w:tcW w:w="9355" w:type="dxa"/>
          </w:tcPr>
          <w:p w14:paraId="2FB1D381" w14:textId="61D93CE8" w:rsidR="001F2C07" w:rsidDel="00E33C1F" w:rsidRDefault="001F2C07" w:rsidP="0030339F">
            <w:pPr>
              <w:pStyle w:val="NoSpacing"/>
              <w:rPr>
                <w:del w:id="6873" w:author="Molly McEvilley" w:date="2023-07-20T06:11:00Z"/>
              </w:rPr>
            </w:pPr>
            <w:del w:id="6874" w:author="Molly McEvilley" w:date="2023-07-20T06:11:00Z">
              <w:r w:rsidDel="00E33C1F">
                <w:delText>HouseholdID</w:delText>
              </w:r>
            </w:del>
          </w:p>
        </w:tc>
      </w:tr>
    </w:tbl>
    <w:p w14:paraId="04FB7581" w14:textId="5006FE9B" w:rsidR="0060685A" w:rsidDel="00E33C1F" w:rsidRDefault="0060685A" w:rsidP="0060685A">
      <w:pPr>
        <w:pStyle w:val="Heading4"/>
        <w:rPr>
          <w:del w:id="6875" w:author="Molly McEvilley" w:date="2023-07-20T06:11:00Z"/>
        </w:rPr>
      </w:pPr>
      <w:del w:id="6876"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60685A" w:rsidRPr="006B4F91" w:rsidDel="00E33C1F" w14:paraId="0F5B1030" w14:textId="624946A7" w:rsidTr="0030339F">
        <w:trPr>
          <w:cnfStyle w:val="100000000000" w:firstRow="1" w:lastRow="0" w:firstColumn="0" w:lastColumn="0" w:oddVBand="0" w:evenVBand="0" w:oddHBand="0" w:evenHBand="0" w:firstRowFirstColumn="0" w:firstRowLastColumn="0" w:lastRowFirstColumn="0" w:lastRowLastColumn="0"/>
          <w:cantSplit/>
          <w:trHeight w:val="216"/>
          <w:tblHeader/>
          <w:del w:id="6877"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5CA5DE2D" w:rsidR="0060685A" w:rsidRPr="005F4836" w:rsidDel="00E33C1F" w:rsidRDefault="0060685A" w:rsidP="0030339F">
            <w:pPr>
              <w:pStyle w:val="NoSpacing"/>
              <w:rPr>
                <w:del w:id="6878" w:author="Molly McEvilley" w:date="2023-07-20T06:11:00Z"/>
                <w:b w:val="0"/>
                <w:bCs w:val="0"/>
                <w:color w:val="FFFFFF" w:themeColor="background1"/>
              </w:rPr>
            </w:pPr>
            <w:del w:id="6879" w:author="Molly McEvilley" w:date="2023-07-20T06:11: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60685A" w:rsidRPr="003A0FA0" w:rsidDel="00E33C1F" w14:paraId="24A5F557" w14:textId="0E994FE0" w:rsidTr="0030339F">
        <w:trPr>
          <w:del w:id="6880" w:author="Molly McEvilley" w:date="2023-07-20T06:11:00Z"/>
        </w:trPr>
        <w:tc>
          <w:tcPr>
            <w:tcW w:w="1435" w:type="dxa"/>
          </w:tcPr>
          <w:p w14:paraId="3388BCA2" w14:textId="17248E36" w:rsidR="0060685A" w:rsidRPr="003A0FA0" w:rsidDel="00E33C1F" w:rsidRDefault="0060685A" w:rsidP="0030339F">
            <w:pPr>
              <w:pStyle w:val="NoSpacing"/>
              <w:rPr>
                <w:del w:id="6881" w:author="Molly McEvilley" w:date="2023-07-20T06:11:00Z"/>
              </w:rPr>
            </w:pPr>
            <w:del w:id="6882" w:author="Molly McEvilley" w:date="2023-07-20T06:11:00Z">
              <w:r w:rsidRPr="00845520" w:rsidDel="00E33C1F">
                <w:rPr>
                  <w:b/>
                  <w:bCs/>
                </w:rPr>
                <w:delText>Value</w:delText>
              </w:r>
            </w:del>
          </w:p>
        </w:tc>
        <w:tc>
          <w:tcPr>
            <w:tcW w:w="7915" w:type="dxa"/>
          </w:tcPr>
          <w:p w14:paraId="1FB9595D" w14:textId="21247496" w:rsidR="0060685A" w:rsidRPr="003A0FA0" w:rsidDel="00E33C1F" w:rsidRDefault="0060685A" w:rsidP="0030339F">
            <w:pPr>
              <w:pStyle w:val="NoSpacing"/>
              <w:rPr>
                <w:del w:id="6883" w:author="Molly McEvilley" w:date="2023-07-20T06:11:00Z"/>
              </w:rPr>
            </w:pPr>
            <w:del w:id="6884" w:author="Molly McEvilley" w:date="2023-07-20T06:11:00Z">
              <w:r w:rsidDel="00E33C1F">
                <w:delText>See below</w:delText>
              </w:r>
            </w:del>
          </w:p>
        </w:tc>
      </w:tr>
      <w:tr w:rsidR="0060685A" w:rsidRPr="003A0FA0" w:rsidDel="00E33C1F" w14:paraId="79F834FF" w14:textId="3CDFA638" w:rsidTr="0030339F">
        <w:trPr>
          <w:del w:id="6885" w:author="Molly McEvilley" w:date="2023-07-20T06:11:00Z"/>
        </w:trPr>
        <w:tc>
          <w:tcPr>
            <w:tcW w:w="1435" w:type="dxa"/>
          </w:tcPr>
          <w:p w14:paraId="0DC1D90F" w14:textId="6E0E6BA7" w:rsidR="0060685A" w:rsidRPr="00845520" w:rsidDel="00E33C1F" w:rsidRDefault="0060685A" w:rsidP="0030339F">
            <w:pPr>
              <w:pStyle w:val="NoSpacing"/>
              <w:rPr>
                <w:del w:id="6886" w:author="Molly McEvilley" w:date="2023-07-20T06:11:00Z"/>
                <w:b/>
                <w:bCs/>
              </w:rPr>
            </w:pPr>
            <w:del w:id="6887" w:author="Molly McEvilley" w:date="2023-07-20T06:11:00Z">
              <w:r w:rsidRPr="00845520" w:rsidDel="00E33C1F">
                <w:rPr>
                  <w:b/>
                  <w:bCs/>
                </w:rPr>
                <w:delText>Cohort</w:delText>
              </w:r>
            </w:del>
          </w:p>
        </w:tc>
        <w:tc>
          <w:tcPr>
            <w:tcW w:w="7915" w:type="dxa"/>
          </w:tcPr>
          <w:p w14:paraId="60B0CEBE" w14:textId="7CE373D5" w:rsidR="0060685A" w:rsidRPr="003A0FA0" w:rsidDel="00E33C1F" w:rsidRDefault="003A4DF2" w:rsidP="0030339F">
            <w:pPr>
              <w:pStyle w:val="NoSpacing"/>
              <w:rPr>
                <w:del w:id="6888" w:author="Molly McEvilley" w:date="2023-07-20T06:11:00Z"/>
              </w:rPr>
            </w:pPr>
            <w:del w:id="6889" w:author="Molly McEvilley" w:date="2023-07-20T06:11:00Z">
              <w:r w:rsidDel="00E33C1F">
                <w:delText>1</w:delText>
              </w:r>
            </w:del>
          </w:p>
        </w:tc>
      </w:tr>
      <w:tr w:rsidR="0060685A" w:rsidRPr="003A0FA0" w:rsidDel="00E33C1F" w14:paraId="386470C4" w14:textId="2532D588" w:rsidTr="0030339F">
        <w:trPr>
          <w:del w:id="6890" w:author="Molly McEvilley" w:date="2023-07-20T06:11:00Z"/>
        </w:trPr>
        <w:tc>
          <w:tcPr>
            <w:tcW w:w="1435" w:type="dxa"/>
          </w:tcPr>
          <w:p w14:paraId="42162302" w14:textId="5B1E44A5" w:rsidR="0060685A" w:rsidRPr="00845520" w:rsidDel="00E33C1F" w:rsidRDefault="0060685A" w:rsidP="0030339F">
            <w:pPr>
              <w:pStyle w:val="NoSpacing"/>
              <w:rPr>
                <w:del w:id="6891" w:author="Molly McEvilley" w:date="2023-07-20T06:11:00Z"/>
                <w:b/>
                <w:bCs/>
              </w:rPr>
            </w:pPr>
            <w:del w:id="6892" w:author="Molly McEvilley" w:date="2023-07-20T06:11:00Z">
              <w:r w:rsidRPr="00845520" w:rsidDel="00E33C1F">
                <w:rPr>
                  <w:b/>
                  <w:bCs/>
                </w:rPr>
                <w:delText>Universe</w:delText>
              </w:r>
            </w:del>
          </w:p>
        </w:tc>
        <w:tc>
          <w:tcPr>
            <w:tcW w:w="7915" w:type="dxa"/>
          </w:tcPr>
          <w:p w14:paraId="6649CDAE" w14:textId="75C517E6" w:rsidR="0060685A" w:rsidRPr="003A0FA0" w:rsidDel="00E33C1F" w:rsidRDefault="001F2C07" w:rsidP="0030339F">
            <w:pPr>
              <w:pStyle w:val="NoSpacing"/>
              <w:rPr>
                <w:del w:id="6893" w:author="Molly McEvilley" w:date="2023-07-20T06:11:00Z"/>
              </w:rPr>
            </w:pPr>
            <w:del w:id="6894" w:author="Molly McEvilley" w:date="2023-07-20T06:11:00Z">
              <w:r w:rsidDel="00E33C1F">
                <w:delText>10</w:delText>
              </w:r>
              <w:r w:rsidR="0060685A" w:rsidDel="00E33C1F">
                <w:delText xml:space="preserve"> </w:delText>
              </w:r>
            </w:del>
          </w:p>
        </w:tc>
      </w:tr>
      <w:tr w:rsidR="0060685A" w:rsidRPr="003A0FA0" w:rsidDel="00E33C1F" w14:paraId="70352ED9" w14:textId="18D33626" w:rsidTr="0030339F">
        <w:trPr>
          <w:del w:id="6895" w:author="Molly McEvilley" w:date="2023-07-20T06:11:00Z"/>
        </w:trPr>
        <w:tc>
          <w:tcPr>
            <w:tcW w:w="1435" w:type="dxa"/>
          </w:tcPr>
          <w:p w14:paraId="0046DFE8" w14:textId="09408F27" w:rsidR="0060685A" w:rsidRPr="003A0FA0" w:rsidDel="00E33C1F" w:rsidRDefault="0060685A" w:rsidP="0030339F">
            <w:pPr>
              <w:pStyle w:val="NoSpacing"/>
              <w:rPr>
                <w:del w:id="6896" w:author="Molly McEvilley" w:date="2023-07-20T06:11:00Z"/>
              </w:rPr>
            </w:pPr>
            <w:del w:id="6897" w:author="Molly McEvilley" w:date="2023-07-20T06:11:00Z">
              <w:r w:rsidRPr="00845520" w:rsidDel="00E33C1F">
                <w:rPr>
                  <w:b/>
                  <w:bCs/>
                </w:rPr>
                <w:delText>HHType</w:delText>
              </w:r>
            </w:del>
          </w:p>
        </w:tc>
        <w:tc>
          <w:tcPr>
            <w:tcW w:w="7915" w:type="dxa"/>
          </w:tcPr>
          <w:p w14:paraId="3A086C72" w14:textId="501D8DBC" w:rsidR="0060685A" w:rsidRPr="003A0FA0" w:rsidDel="00E33C1F" w:rsidRDefault="0060685A" w:rsidP="0030339F">
            <w:pPr>
              <w:pStyle w:val="NoSpacing"/>
              <w:rPr>
                <w:del w:id="6898" w:author="Molly McEvilley" w:date="2023-07-20T06:11:00Z"/>
              </w:rPr>
            </w:pPr>
            <w:del w:id="6899" w:author="Molly McEvilley" w:date="2023-07-20T06:11:00Z">
              <w:r w:rsidDel="00E33C1F">
                <w:delText>0</w:delText>
              </w:r>
            </w:del>
          </w:p>
        </w:tc>
      </w:tr>
      <w:tr w:rsidR="0060685A" w:rsidRPr="003A0FA0" w:rsidDel="00E33C1F" w14:paraId="16B9105B" w14:textId="466C2986" w:rsidTr="0030339F">
        <w:trPr>
          <w:del w:id="6900" w:author="Molly McEvilley" w:date="2023-07-20T06:11:00Z"/>
        </w:trPr>
        <w:tc>
          <w:tcPr>
            <w:tcW w:w="1435" w:type="dxa"/>
          </w:tcPr>
          <w:p w14:paraId="43533677" w14:textId="62695379" w:rsidR="0060685A" w:rsidRPr="003A0FA0" w:rsidDel="00E33C1F" w:rsidRDefault="0060685A" w:rsidP="0030339F">
            <w:pPr>
              <w:pStyle w:val="NoSpacing"/>
              <w:rPr>
                <w:del w:id="6901" w:author="Molly McEvilley" w:date="2023-07-20T06:11:00Z"/>
              </w:rPr>
            </w:pPr>
            <w:del w:id="6902" w:author="Molly McEvilley" w:date="2023-07-20T06:11:00Z">
              <w:r w:rsidRPr="00845520" w:rsidDel="00E33C1F">
                <w:rPr>
                  <w:b/>
                  <w:bCs/>
                </w:rPr>
                <w:delText>Population</w:delText>
              </w:r>
            </w:del>
          </w:p>
        </w:tc>
        <w:tc>
          <w:tcPr>
            <w:tcW w:w="7915" w:type="dxa"/>
          </w:tcPr>
          <w:p w14:paraId="6A5D41FA" w14:textId="05AFDADE" w:rsidR="0060685A" w:rsidRPr="003A0FA0" w:rsidDel="00E33C1F" w:rsidRDefault="0060685A" w:rsidP="0030339F">
            <w:pPr>
              <w:pStyle w:val="NoSpacing"/>
              <w:rPr>
                <w:del w:id="6903" w:author="Molly McEvilley" w:date="2023-07-20T06:11:00Z"/>
              </w:rPr>
            </w:pPr>
            <w:del w:id="6904" w:author="Molly McEvilley" w:date="2023-07-20T06:11:00Z">
              <w:r w:rsidDel="00E33C1F">
                <w:delText>0</w:delText>
              </w:r>
            </w:del>
          </w:p>
        </w:tc>
      </w:tr>
      <w:tr w:rsidR="0060685A" w:rsidRPr="003A0FA0" w:rsidDel="00E33C1F" w14:paraId="06C5F5C9" w14:textId="7CFC5D60" w:rsidTr="0030339F">
        <w:trPr>
          <w:del w:id="6905" w:author="Molly McEvilley" w:date="2023-07-20T06:11:00Z"/>
        </w:trPr>
        <w:tc>
          <w:tcPr>
            <w:tcW w:w="1435" w:type="dxa"/>
          </w:tcPr>
          <w:p w14:paraId="54B52230" w14:textId="1787F0E0" w:rsidR="0060685A" w:rsidRPr="00845520" w:rsidDel="00E33C1F" w:rsidRDefault="0060685A" w:rsidP="0030339F">
            <w:pPr>
              <w:pStyle w:val="NoSpacing"/>
              <w:rPr>
                <w:del w:id="6906" w:author="Molly McEvilley" w:date="2023-07-20T06:11:00Z"/>
                <w:b/>
                <w:bCs/>
              </w:rPr>
            </w:pPr>
            <w:del w:id="6907" w:author="Molly McEvilley" w:date="2023-07-20T06:11:00Z">
              <w:r w:rsidRPr="00845520" w:rsidDel="00E33C1F">
                <w:rPr>
                  <w:b/>
                  <w:bCs/>
                </w:rPr>
                <w:delText>SystemPath</w:delText>
              </w:r>
            </w:del>
          </w:p>
        </w:tc>
        <w:tc>
          <w:tcPr>
            <w:tcW w:w="7915" w:type="dxa"/>
          </w:tcPr>
          <w:p w14:paraId="43ED6EF1" w14:textId="428ED7DF" w:rsidR="0060685A" w:rsidRPr="003A0FA0" w:rsidDel="00E33C1F" w:rsidRDefault="0060685A" w:rsidP="0030339F">
            <w:pPr>
              <w:pStyle w:val="NoSpacing"/>
              <w:rPr>
                <w:del w:id="6908" w:author="Molly McEvilley" w:date="2023-07-20T06:11:00Z"/>
              </w:rPr>
            </w:pPr>
            <w:del w:id="6909" w:author="Molly McEvilley" w:date="2023-07-20T06:11:00Z">
              <w:r w:rsidDel="00E33C1F">
                <w:delText>-1</w:delText>
              </w:r>
            </w:del>
          </w:p>
        </w:tc>
      </w:tr>
      <w:tr w:rsidR="0060685A" w:rsidRPr="003A0FA0" w:rsidDel="00E33C1F" w14:paraId="64501556" w14:textId="753A2019" w:rsidTr="0030339F">
        <w:trPr>
          <w:del w:id="6910" w:author="Molly McEvilley" w:date="2023-07-20T06:11:00Z"/>
        </w:trPr>
        <w:tc>
          <w:tcPr>
            <w:tcW w:w="1435" w:type="dxa"/>
          </w:tcPr>
          <w:p w14:paraId="7372D883" w14:textId="59521AB8" w:rsidR="0060685A" w:rsidRPr="00845520" w:rsidDel="00E33C1F" w:rsidRDefault="0060685A" w:rsidP="0030339F">
            <w:pPr>
              <w:pStyle w:val="NoSpacing"/>
              <w:rPr>
                <w:del w:id="6911" w:author="Molly McEvilley" w:date="2023-07-20T06:11:00Z"/>
                <w:b/>
                <w:bCs/>
              </w:rPr>
            </w:pPr>
            <w:del w:id="6912" w:author="Molly McEvilley" w:date="2023-07-20T06:11:00Z">
              <w:r w:rsidRPr="00845520" w:rsidDel="00E33C1F">
                <w:rPr>
                  <w:b/>
                  <w:bCs/>
                </w:rPr>
                <w:delText>ProjectID</w:delText>
              </w:r>
            </w:del>
          </w:p>
        </w:tc>
        <w:tc>
          <w:tcPr>
            <w:tcW w:w="7915" w:type="dxa"/>
          </w:tcPr>
          <w:p w14:paraId="17E91826" w14:textId="1EDBE703" w:rsidR="0060685A" w:rsidRPr="003A0FA0" w:rsidDel="00E33C1F" w:rsidRDefault="0060685A" w:rsidP="0030339F">
            <w:pPr>
              <w:pStyle w:val="NoSpacing"/>
              <w:rPr>
                <w:del w:id="6913" w:author="Molly McEvilley" w:date="2023-07-20T06:11:00Z"/>
              </w:rPr>
            </w:pPr>
            <w:del w:id="6914" w:author="Molly McEvilley" w:date="2023-07-20T06:11:00Z">
              <w:r w:rsidDel="00E33C1F">
                <w:delText>Must match Project.</w:delText>
              </w:r>
              <w:r w:rsidRPr="00A51A8B" w:rsidDel="00E33C1F">
                <w:rPr>
                  <w:b/>
                  <w:bCs/>
                </w:rPr>
                <w:delText>ProjectID</w:delText>
              </w:r>
              <w:r w:rsidDel="00E33C1F">
                <w:delText>.</w:delText>
              </w:r>
            </w:del>
          </w:p>
        </w:tc>
      </w:tr>
      <w:tr w:rsidR="0060685A" w:rsidRPr="003A0FA0" w:rsidDel="00E33C1F" w14:paraId="075CD898" w14:textId="47314D65" w:rsidTr="0030339F">
        <w:trPr>
          <w:del w:id="6915" w:author="Molly McEvilley" w:date="2023-07-20T06:11:00Z"/>
        </w:trPr>
        <w:tc>
          <w:tcPr>
            <w:tcW w:w="1435" w:type="dxa"/>
          </w:tcPr>
          <w:p w14:paraId="6F4F7289" w14:textId="40EFA383" w:rsidR="0060685A" w:rsidRPr="003A0FA0" w:rsidDel="00E33C1F" w:rsidRDefault="0060685A" w:rsidP="0030339F">
            <w:pPr>
              <w:pStyle w:val="NoSpacing"/>
              <w:rPr>
                <w:del w:id="6916" w:author="Molly McEvilley" w:date="2023-07-20T06:11:00Z"/>
              </w:rPr>
            </w:pPr>
            <w:del w:id="6917" w:author="Molly McEvilley" w:date="2023-07-20T06:11:00Z">
              <w:r w:rsidRPr="00845520" w:rsidDel="00E33C1F">
                <w:rPr>
                  <w:b/>
                  <w:bCs/>
                </w:rPr>
                <w:delText>ReportRow</w:delText>
              </w:r>
            </w:del>
          </w:p>
        </w:tc>
        <w:tc>
          <w:tcPr>
            <w:tcW w:w="7915" w:type="dxa"/>
          </w:tcPr>
          <w:p w14:paraId="55E9D9FE" w14:textId="46806862" w:rsidR="0060685A" w:rsidRPr="003A0FA0" w:rsidDel="00E33C1F" w:rsidRDefault="001F2C07" w:rsidP="0030339F">
            <w:pPr>
              <w:pStyle w:val="NoSpacing"/>
              <w:rPr>
                <w:del w:id="6918" w:author="Molly McEvilley" w:date="2023-07-20T06:11:00Z"/>
              </w:rPr>
            </w:pPr>
            <w:del w:id="6919" w:author="Molly McEvilley" w:date="2023-07-20T00:36:00Z">
              <w:r w:rsidDel="00F34264">
                <w:delText>60</w:delText>
              </w:r>
              <w:r w:rsidR="0060685A" w:rsidDel="00F34264">
                <w:delText xml:space="preserve"> </w:delText>
              </w:r>
            </w:del>
            <w:del w:id="6920" w:author="Molly McEvilley" w:date="2023-07-20T06:11:00Z">
              <w:r w:rsidR="0060685A" w:rsidDel="00E33C1F">
                <w:delText xml:space="preserve">and </w:delText>
              </w:r>
            </w:del>
            <w:del w:id="6921" w:author="Molly McEvilley" w:date="2023-07-20T00:36:00Z">
              <w:r w:rsidDel="00F34264">
                <w:delText>61</w:delText>
              </w:r>
              <w:r w:rsidR="0060685A" w:rsidDel="00F34264">
                <w:delText xml:space="preserve"> </w:delText>
              </w:r>
            </w:del>
            <w:del w:id="6922" w:author="Molly McEvilley" w:date="2023-07-20T06:11:00Z">
              <w:r w:rsidR="0060685A" w:rsidDel="00E33C1F">
                <w:delText>(see below)</w:delText>
              </w:r>
            </w:del>
          </w:p>
        </w:tc>
      </w:tr>
      <w:tr w:rsidR="0060685A" w:rsidRPr="003A0FA0" w:rsidDel="00E33C1F" w14:paraId="328D241C" w14:textId="172723D0" w:rsidTr="0030339F">
        <w:trPr>
          <w:del w:id="6923" w:author="Molly McEvilley" w:date="2023-07-20T06:11:00Z"/>
        </w:trPr>
        <w:tc>
          <w:tcPr>
            <w:tcW w:w="1435" w:type="dxa"/>
          </w:tcPr>
          <w:p w14:paraId="0FEDE13D" w14:textId="5A229580" w:rsidR="0060685A" w:rsidRPr="003A0FA0" w:rsidDel="00E33C1F" w:rsidRDefault="0060685A" w:rsidP="0030339F">
            <w:pPr>
              <w:pStyle w:val="NoSpacing"/>
              <w:rPr>
                <w:del w:id="6924" w:author="Molly McEvilley" w:date="2023-07-20T06:11:00Z"/>
              </w:rPr>
            </w:pPr>
            <w:del w:id="6925" w:author="Molly McEvilley" w:date="2023-07-20T06:11:00Z">
              <w:r w:rsidRPr="003A0FA0" w:rsidDel="00E33C1F">
                <w:delText>ReportID</w:delText>
              </w:r>
            </w:del>
          </w:p>
        </w:tc>
        <w:tc>
          <w:tcPr>
            <w:tcW w:w="7915" w:type="dxa"/>
          </w:tcPr>
          <w:p w14:paraId="33E6A678" w14:textId="440F39BF" w:rsidR="0060685A" w:rsidRPr="003A0FA0" w:rsidDel="00E33C1F" w:rsidRDefault="0060685A" w:rsidP="0030339F">
            <w:pPr>
              <w:pStyle w:val="NoSpacing"/>
              <w:rPr>
                <w:del w:id="6926" w:author="Molly McEvilley" w:date="2023-07-20T06:11:00Z"/>
              </w:rPr>
            </w:pPr>
            <w:del w:id="6927" w:author="Molly McEvilley" w:date="2023-07-20T06:11:00Z">
              <w:r w:rsidDel="00E33C1F">
                <w:delText>Must match LSAReport.</w:delText>
              </w:r>
              <w:r w:rsidRPr="00845520" w:rsidDel="00E33C1F">
                <w:rPr>
                  <w:b/>
                  <w:bCs/>
                </w:rPr>
                <w:delText>ReportID</w:delText>
              </w:r>
            </w:del>
          </w:p>
        </w:tc>
      </w:tr>
    </w:tbl>
    <w:p w14:paraId="6BAF09D4" w14:textId="2FC32B9D" w:rsidR="0060685A" w:rsidDel="00E33C1F" w:rsidRDefault="0060685A" w:rsidP="0060685A">
      <w:pPr>
        <w:pStyle w:val="Heading3"/>
        <w:rPr>
          <w:del w:id="6928" w:author="Molly McEvilley" w:date="2023-07-20T06:11:00Z"/>
        </w:rPr>
      </w:pPr>
      <w:del w:id="6929" w:author="Molly McEvilley" w:date="2023-07-20T06:11:00Z">
        <w:r w:rsidDel="00E33C1F">
          <w:delText>Logic</w:delText>
        </w:r>
      </w:del>
    </w:p>
    <w:p w14:paraId="35190B0B" w14:textId="42B04C5D" w:rsidR="0060685A" w:rsidDel="00E33C1F" w:rsidRDefault="0060685A" w:rsidP="0060685A">
      <w:pPr>
        <w:rPr>
          <w:del w:id="6930" w:author="Molly McEvilley" w:date="2023-07-20T06:11:00Z"/>
        </w:rPr>
      </w:pPr>
      <w:del w:id="6931" w:author="Molly McEvilley" w:date="2023-07-20T06:11:00Z">
        <w:r w:rsidDel="00E33C1F">
          <w:delText xml:space="preserve">See above table for </w:delText>
        </w:r>
        <w:r w:rsidRPr="00A51A8B" w:rsidDel="00E33C1F">
          <w:rPr>
            <w:b/>
            <w:bCs/>
          </w:rPr>
          <w:delText>Cohort</w:delText>
        </w:r>
        <w:r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132B75CD" w14:textId="115EA4CE" w:rsidR="00DE2AC2" w:rsidRDefault="00DE2AC2" w:rsidP="00DE2AC2">
      <w:pPr>
        <w:rPr>
          <w:u w:val="single"/>
        </w:rPr>
      </w:pPr>
      <w:proofErr w:type="spellStart"/>
      <w:r w:rsidRPr="10B9F996">
        <w:rPr>
          <w:b/>
          <w:bCs/>
        </w:rPr>
        <w:t>ReportRow</w:t>
      </w:r>
      <w:proofErr w:type="spellEnd"/>
      <w:r>
        <w:t xml:space="preserve"> </w:t>
      </w:r>
      <w:del w:id="6932" w:author="Molly McEvilley" w:date="2023-07-20T00:36:00Z">
        <w:r w:rsidDel="00F34264">
          <w:delText xml:space="preserve">60 </w:delText>
        </w:r>
      </w:del>
      <w:ins w:id="6933" w:author="Molly McEvilley" w:date="2023-07-20T00:36:00Z">
        <w:r w:rsidR="00F34264">
          <w:t xml:space="preserve">903 </w:t>
        </w:r>
      </w:ins>
      <w:r>
        <w:t xml:space="preserve">counts enrollments without an </w:t>
      </w:r>
      <w:proofErr w:type="spellStart"/>
      <w:r w:rsidRPr="10B9F996">
        <w:rPr>
          <w:i/>
          <w:iCs/>
        </w:rPr>
        <w:t>ExitDate</w:t>
      </w:r>
      <w:proofErr w:type="spellEnd"/>
      <w:r>
        <w:t xml:space="preserve"> </w:t>
      </w:r>
      <w:r w:rsidR="00E27371">
        <w:t xml:space="preserve">as of </w:t>
      </w:r>
      <w:proofErr w:type="spellStart"/>
      <w:r w:rsidR="00E27371" w:rsidRPr="10B9F996">
        <w:rPr>
          <w:u w:val="single"/>
        </w:rPr>
        <w:t>ReportEnd</w:t>
      </w:r>
      <w:proofErr w:type="spellEnd"/>
      <w:r w:rsidR="00E27371">
        <w:t xml:space="preserve"> (i.e., </w:t>
      </w:r>
      <w:proofErr w:type="spellStart"/>
      <w:r w:rsidR="00E27371" w:rsidRPr="10B9F996">
        <w:rPr>
          <w:i/>
          <w:iCs/>
        </w:rPr>
        <w:t>ExitDate</w:t>
      </w:r>
      <w:proofErr w:type="spellEnd"/>
      <w:r w:rsidR="00E27371">
        <w:t xml:space="preserve"> is after </w:t>
      </w:r>
      <w:proofErr w:type="spellStart"/>
      <w:r w:rsidR="00E27371" w:rsidRPr="10B9F996">
        <w:rPr>
          <w:u w:val="single"/>
        </w:rPr>
        <w:t>ReportEnd</w:t>
      </w:r>
      <w:proofErr w:type="spellEnd"/>
      <w:r w:rsidR="00E27371">
        <w:t xml:space="preserve"> or is NULL) in continuum night-by-night ES projects that have no record of a </w:t>
      </w:r>
      <w:r w:rsidR="4EC96986">
        <w:t>bed night</w:t>
      </w:r>
      <w:r w:rsidR="00E27371">
        <w:t xml:space="preserve"> in the 90 days ending on </w:t>
      </w:r>
      <w:proofErr w:type="spellStart"/>
      <w:r w:rsidR="00E27371" w:rsidRPr="10B9F996">
        <w:rPr>
          <w:u w:val="single"/>
        </w:rPr>
        <w:t>ReportEnd</w:t>
      </w:r>
      <w:proofErr w:type="spellEnd"/>
      <w:r w:rsidR="00E27371">
        <w:t>.</w:t>
      </w:r>
    </w:p>
    <w:p w14:paraId="05530527" w14:textId="7A2BB7EE" w:rsidR="00DE2AC2" w:rsidRDefault="00DE2AC2" w:rsidP="00DE2AC2">
      <w:proofErr w:type="spellStart"/>
      <w:r>
        <w:rPr>
          <w:b/>
          <w:bCs/>
        </w:rPr>
        <w:t>ReportRow</w:t>
      </w:r>
      <w:proofErr w:type="spellEnd"/>
      <w:r>
        <w:t xml:space="preserve"> </w:t>
      </w:r>
      <w:del w:id="6934" w:author="Molly McEvilley" w:date="2023-07-20T00:36:00Z">
        <w:r w:rsidDel="00F34264">
          <w:delText xml:space="preserve">61 </w:delText>
        </w:r>
      </w:del>
      <w:ins w:id="6935" w:author="Molly McEvilley" w:date="2023-07-20T00:36:00Z">
        <w:r w:rsidR="00F34264">
          <w:t xml:space="preserve">904 </w:t>
        </w:r>
      </w:ins>
      <w:r>
        <w:t xml:space="preserve">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sidR="003A4DF2">
        <w:rPr>
          <w:u w:val="single"/>
        </w:rPr>
        <w:t>Report</w:t>
      </w:r>
      <w:r>
        <w:rPr>
          <w:u w:val="single"/>
        </w:rPr>
        <w:t>Start</w:t>
      </w:r>
      <w:proofErr w:type="spellEnd"/>
      <w:r>
        <w:t xml:space="preserve"> and </w:t>
      </w:r>
      <w:proofErr w:type="spellStart"/>
      <w:r w:rsidR="003A4DF2">
        <w:rPr>
          <w:u w:val="single"/>
        </w:rPr>
        <w:t>Rep</w:t>
      </w:r>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3E073BD3" w:rsidR="00DE2AC2" w:rsidRDefault="001D3503"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w:t>
      </w:r>
      <w:ins w:id="6936" w:author="Molly McEvilley" w:date="2023-05-09T15:00:00Z">
        <w:r w:rsidR="007F32D3">
          <w:rPr>
            <w:rFonts w:ascii="Calibri" w:hAnsi="Calibri" w:cs="Calibri"/>
          </w:rPr>
          <w:t>; and</w:t>
        </w:r>
      </w:ins>
      <w:del w:id="6937" w:author="Molly McEvilley" w:date="2023-05-09T15:00:00Z">
        <w:r w:rsidR="00DE2AC2" w:rsidDel="00B11B9C">
          <w:rPr>
            <w:rFonts w:ascii="Calibri" w:hAnsi="Calibri" w:cs="Calibri"/>
          </w:rPr>
          <w:delText xml:space="preserve"> and Project.</w:delText>
        </w:r>
        <w:r w:rsidR="00DE2AC2" w:rsidDel="00B11B9C">
          <w:rPr>
            <w:rFonts w:ascii="Calibri" w:hAnsi="Calibri" w:cs="Calibri"/>
            <w:i/>
            <w:iCs/>
          </w:rPr>
          <w:delText>TrackingMethod</w:delText>
        </w:r>
        <w:r w:rsidR="00DE2AC2" w:rsidDel="00B11B9C">
          <w:rPr>
            <w:rFonts w:ascii="Calibri" w:hAnsi="Calibri" w:cs="Calibri"/>
          </w:rPr>
          <w:delText xml:space="preserve"> = 3</w:delText>
        </w:r>
      </w:del>
    </w:p>
    <w:p w14:paraId="2D65334D" w14:textId="2D3278EB" w:rsidR="00DE2AC2" w:rsidRDefault="001D3503"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w:t>
      </w:r>
      <w:ins w:id="6938" w:author="Molly McEvilley" w:date="2023-05-09T15:00:00Z">
        <w:r w:rsidR="007F32D3">
          <w:rPr>
            <w:rFonts w:ascii="Calibri" w:hAnsi="Calibri" w:cs="Calibri"/>
          </w:rPr>
          <w:t>; and</w:t>
        </w:r>
      </w:ins>
      <w:r w:rsidR="00DE2AC2">
        <w:rPr>
          <w:rFonts w:ascii="Calibri" w:hAnsi="Calibri" w:cs="Calibri"/>
        </w:rPr>
        <w:t xml:space="preserve">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384FD12D" w:rsidR="00DE2AC2" w:rsidRDefault="2705E6F0" w:rsidP="00581CAA">
      <w:pPr>
        <w:pStyle w:val="ListParagraph"/>
        <w:numPr>
          <w:ilvl w:val="2"/>
          <w:numId w:val="39"/>
        </w:numPr>
        <w:rPr>
          <w:rFonts w:ascii="Calibri" w:hAnsi="Calibri" w:cs="Calibri"/>
          <w:u w:val="single"/>
        </w:rPr>
      </w:pPr>
      <w:proofErr w:type="spellStart"/>
      <w:r w:rsidRPr="10B9F996">
        <w:rPr>
          <w:rFonts w:ascii="Calibri" w:hAnsi="Calibri" w:cs="Calibri"/>
          <w:b/>
          <w:bCs/>
        </w:rPr>
        <w:t>LastBedNight</w:t>
      </w:r>
      <w:proofErr w:type="spellEnd"/>
      <w:r w:rsidR="00DE2AC2" w:rsidRPr="10B9F996">
        <w:rPr>
          <w:rFonts w:ascii="Calibri" w:hAnsi="Calibri" w:cs="Calibri"/>
        </w:rPr>
        <w:t xml:space="preserve"> &lt;= [</w:t>
      </w:r>
      <w:proofErr w:type="spellStart"/>
      <w:r w:rsidR="00DE2AC2" w:rsidRPr="10B9F996">
        <w:rPr>
          <w:rFonts w:ascii="Calibri" w:hAnsi="Calibri" w:cs="Calibri"/>
        </w:rPr>
        <w:t>CohortEnd</w:t>
      </w:r>
      <w:proofErr w:type="spellEnd"/>
      <w:r w:rsidR="00DE2AC2" w:rsidRPr="10B9F996">
        <w:rPr>
          <w:rFonts w:ascii="Calibri" w:hAnsi="Calibri" w:cs="Calibri"/>
        </w:rPr>
        <w:t xml:space="preserve"> – 90 </w:t>
      </w:r>
      <w:proofErr w:type="gramStart"/>
      <w:r w:rsidR="00DE2AC2" w:rsidRPr="10B9F996">
        <w:rPr>
          <w:rFonts w:ascii="Calibri" w:hAnsi="Calibri" w:cs="Calibri"/>
        </w:rPr>
        <w:t>days](</w:t>
      </w:r>
      <w:proofErr w:type="spellStart"/>
      <w:proofErr w:type="gramEnd"/>
      <w:r w:rsidR="00DE2AC2" w:rsidRPr="10B9F996">
        <w:rPr>
          <w:rFonts w:ascii="Calibri" w:hAnsi="Calibri" w:cs="Calibri"/>
          <w:b/>
          <w:bCs/>
        </w:rPr>
        <w:t>ReportRow</w:t>
      </w:r>
      <w:proofErr w:type="spellEnd"/>
      <w:r w:rsidR="00DE2AC2" w:rsidRPr="10B9F996">
        <w:rPr>
          <w:rFonts w:ascii="Calibri" w:hAnsi="Calibri" w:cs="Calibri"/>
        </w:rPr>
        <w:t xml:space="preserve"> </w:t>
      </w:r>
      <w:del w:id="6939" w:author="Molly McEvilley" w:date="2023-07-20T00:37:00Z">
        <w:r w:rsidR="00DE2AC2" w:rsidRPr="10B9F996" w:rsidDel="00F34264">
          <w:rPr>
            <w:rFonts w:ascii="Calibri" w:hAnsi="Calibri" w:cs="Calibri"/>
          </w:rPr>
          <w:delText>60</w:delText>
        </w:r>
      </w:del>
      <w:ins w:id="6940" w:author="Molly McEvilley" w:date="2023-07-20T00:37:00Z">
        <w:r w:rsidR="00F34264">
          <w:rPr>
            <w:rFonts w:ascii="Calibri" w:hAnsi="Calibri" w:cs="Calibri"/>
          </w:rPr>
          <w:t>903</w:t>
        </w:r>
      </w:ins>
      <w:r w:rsidR="00DE2AC2" w:rsidRPr="10B9F996">
        <w:rPr>
          <w:rFonts w:ascii="Calibri" w:hAnsi="Calibri" w:cs="Calibri"/>
        </w:rPr>
        <w:t xml:space="preserve">); or </w:t>
      </w:r>
    </w:p>
    <w:p w14:paraId="4F5DC95D" w14:textId="236592BA" w:rsidR="00DE2AC2" w:rsidRPr="00AB2970" w:rsidRDefault="00DE2AC2" w:rsidP="0030608E">
      <w:pPr>
        <w:pStyle w:val="ListParagraph"/>
        <w:numPr>
          <w:ilvl w:val="1"/>
          <w:numId w:val="39"/>
        </w:numPr>
        <w:rPr>
          <w:rFonts w:ascii="Calibri" w:hAnsi="Calibri" w:cs="Calibri"/>
          <w:u w:val="single"/>
        </w:rPr>
      </w:pPr>
      <w:proofErr w:type="spellStart"/>
      <w:r w:rsidRPr="10B9F996">
        <w:rPr>
          <w:rFonts w:ascii="Calibri" w:hAnsi="Calibri" w:cs="Calibri"/>
        </w:rPr>
        <w:lastRenderedPageBreak/>
        <w:t>Exit.</w:t>
      </w:r>
      <w:r w:rsidRPr="10B9F996">
        <w:rPr>
          <w:rFonts w:ascii="Calibri" w:hAnsi="Calibri" w:cs="Calibri"/>
          <w:i/>
          <w:iCs/>
        </w:rPr>
        <w:t>ExitDate</w:t>
      </w:r>
      <w:proofErr w:type="spellEnd"/>
      <w:r w:rsidRPr="10B9F996">
        <w:rPr>
          <w:rFonts w:ascii="Calibri" w:hAnsi="Calibri" w:cs="Calibri"/>
        </w:rPr>
        <w:t xml:space="preserve"> between </w:t>
      </w:r>
      <w:proofErr w:type="spellStart"/>
      <w:r w:rsidR="003A4DF2" w:rsidRPr="10B9F996">
        <w:rPr>
          <w:u w:val="single"/>
        </w:rPr>
        <w:t>ReportStart</w:t>
      </w:r>
      <w:proofErr w:type="spellEnd"/>
      <w:r w:rsidR="003A4DF2">
        <w:t xml:space="preserve"> and </w:t>
      </w:r>
      <w:proofErr w:type="spellStart"/>
      <w:r w:rsidR="003A4DF2" w:rsidRPr="10B9F996">
        <w:rPr>
          <w:u w:val="single"/>
        </w:rPr>
        <w:t>ReportEnd</w:t>
      </w:r>
      <w:proofErr w:type="spellEnd"/>
      <w:r w:rsidR="003A4DF2" w:rsidRPr="10B9F996">
        <w:rPr>
          <w:u w:val="single"/>
        </w:rPr>
        <w:t xml:space="preserve"> </w:t>
      </w:r>
      <w:r w:rsidRPr="10B9F996">
        <w:rPr>
          <w:rFonts w:ascii="Calibri" w:hAnsi="Calibri" w:cs="Calibri"/>
        </w:rPr>
        <w:t xml:space="preserve">and </w:t>
      </w:r>
      <w:proofErr w:type="spellStart"/>
      <w:r w:rsidR="2705E6F0" w:rsidRPr="10B9F996">
        <w:rPr>
          <w:rFonts w:ascii="Calibri" w:hAnsi="Calibri" w:cs="Calibri"/>
          <w:b/>
          <w:bCs/>
        </w:rPr>
        <w:t>LastBedNight</w:t>
      </w:r>
      <w:proofErr w:type="spellEnd"/>
      <w:r w:rsidRPr="10B9F996">
        <w:rPr>
          <w:rFonts w:ascii="Calibri" w:hAnsi="Calibri" w:cs="Calibri"/>
        </w:rPr>
        <w:t xml:space="preserve"> &lt;&gt; </w:t>
      </w:r>
      <w:proofErr w:type="spellStart"/>
      <w:r w:rsidRPr="10B9F996">
        <w:rPr>
          <w:rFonts w:ascii="Calibri" w:hAnsi="Calibri" w:cs="Calibri"/>
          <w:i/>
          <w:iCs/>
        </w:rPr>
        <w:t>ExitDate</w:t>
      </w:r>
      <w:proofErr w:type="spellEnd"/>
      <w:r w:rsidRPr="10B9F996">
        <w:rPr>
          <w:rFonts w:ascii="Calibri" w:hAnsi="Calibri" w:cs="Calibri"/>
        </w:rPr>
        <w:t xml:space="preserve"> – 1 day] (</w:t>
      </w:r>
      <w:proofErr w:type="spellStart"/>
      <w:r w:rsidRPr="10B9F996">
        <w:rPr>
          <w:rFonts w:ascii="Calibri" w:hAnsi="Calibri" w:cs="Calibri"/>
          <w:b/>
          <w:bCs/>
        </w:rPr>
        <w:t>ReportRow</w:t>
      </w:r>
      <w:proofErr w:type="spellEnd"/>
      <w:r w:rsidRPr="10B9F996">
        <w:rPr>
          <w:rFonts w:ascii="Calibri" w:hAnsi="Calibri" w:cs="Calibri"/>
        </w:rPr>
        <w:t xml:space="preserve"> </w:t>
      </w:r>
      <w:del w:id="6941" w:author="Molly McEvilley" w:date="2023-07-20T00:37:00Z">
        <w:r w:rsidRPr="10B9F996" w:rsidDel="00F34264">
          <w:rPr>
            <w:rFonts w:ascii="Calibri" w:hAnsi="Calibri" w:cs="Calibri"/>
          </w:rPr>
          <w:delText>61</w:delText>
        </w:r>
      </w:del>
      <w:ins w:id="6942" w:author="Molly McEvilley" w:date="2023-07-20T00:37:00Z">
        <w:r w:rsidR="00F34264">
          <w:rPr>
            <w:rFonts w:ascii="Calibri" w:hAnsi="Calibri" w:cs="Calibri"/>
          </w:rPr>
          <w:t>904</w:t>
        </w:r>
      </w:ins>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proofErr w:type="spellStart"/>
      <w:r w:rsidR="2705E6F0" w:rsidRPr="10B9F996">
        <w:rPr>
          <w:b/>
          <w:bCs/>
        </w:rPr>
        <w:t>LastBedNight</w:t>
      </w:r>
      <w:proofErr w:type="spellEnd"/>
      <w:r>
        <w:t xml:space="preserve"> is the most recent </w:t>
      </w:r>
      <w:r w:rsidR="583B3652">
        <w:t>bed night</w:t>
      </w:r>
      <w:r>
        <w:t xml:space="preserve"> for the enrollment on or before </w:t>
      </w:r>
      <w:proofErr w:type="spellStart"/>
      <w:r w:rsidRPr="10B9F996">
        <w:rPr>
          <w:u w:val="single"/>
        </w:rPr>
        <w:t>ReportEnd</w:t>
      </w:r>
      <w:proofErr w:type="spellEnd"/>
      <w:r w:rsidR="004873DC">
        <w:t xml:space="preserve">. </w:t>
      </w:r>
    </w:p>
    <w:p w14:paraId="6C21ADB4" w14:textId="05BEC5C0" w:rsidR="00D705D2" w:rsidRPr="00000B20" w:rsidRDefault="00F34264" w:rsidP="0088191A">
      <w:pPr>
        <w:pStyle w:val="Heading2"/>
      </w:pPr>
      <w:bookmarkStart w:id="6943" w:name="_Data_Quality_–"/>
      <w:bookmarkStart w:id="6944" w:name="_Counts_of_Households"/>
      <w:bookmarkStart w:id="6945" w:name="_Toc37849829"/>
      <w:bookmarkStart w:id="6946" w:name="_Toc140490139"/>
      <w:bookmarkEnd w:id="6943"/>
      <w:bookmarkEnd w:id="6944"/>
      <w:ins w:id="6947" w:author="Molly McEvilley" w:date="2023-07-20T00:40:00Z">
        <w:r>
          <w:t xml:space="preserve">DQ - </w:t>
        </w:r>
      </w:ins>
      <w:r w:rsidR="00D705D2">
        <w:t xml:space="preserve">Counts of </w:t>
      </w:r>
      <w:r w:rsidR="00EB1C9F">
        <w:t xml:space="preserve">Households </w:t>
      </w:r>
      <w:r w:rsidR="00D705D2">
        <w:t xml:space="preserve">with no </w:t>
      </w:r>
      <w:proofErr w:type="spellStart"/>
      <w:r w:rsidR="00D705D2">
        <w:t>EnrollmentCoC</w:t>
      </w:r>
      <w:proofErr w:type="spellEnd"/>
      <w:r w:rsidR="00D705D2">
        <w:t xml:space="preserve"> </w:t>
      </w:r>
      <w:del w:id="6948" w:author="Molly McEvilley" w:date="2023-07-20T00:40:00Z">
        <w:r w:rsidR="00D705D2" w:rsidDel="00F34264">
          <w:delText xml:space="preserve">Record </w:delText>
        </w:r>
      </w:del>
      <w:r w:rsidR="00D705D2">
        <w:t xml:space="preserve">by </w:t>
      </w:r>
      <w:proofErr w:type="gramStart"/>
      <w:r w:rsidR="00D705D2">
        <w:t>Project</w:t>
      </w:r>
      <w:bookmarkEnd w:id="6945"/>
      <w:bookmarkEnd w:id="6946"/>
      <w:proofErr w:type="gramEnd"/>
    </w:p>
    <w:p w14:paraId="30E606E8" w14:textId="3443627D" w:rsidR="00EB1C9F" w:rsidRPr="00EF3C8B" w:rsidDel="00E33C1F" w:rsidRDefault="00EB1C9F" w:rsidP="009400D2">
      <w:pPr>
        <w:jc w:val="center"/>
        <w:rPr>
          <w:del w:id="6949" w:author="Molly McEvilley" w:date="2023-07-20T06:11:00Z"/>
        </w:rPr>
      </w:pPr>
      <w:del w:id="6950" w:author="Molly McEvilley" w:date="2023-07-20T06:11:00Z">
        <w:r w:rsidRPr="00EB1C9F" w:rsidDel="00E33C1F">
          <w:rPr>
            <w:rFonts w:ascii="Times New Roman" w:hAnsi="Times New Roman" w:cs="Times New Roman"/>
            <w:noProof/>
            <w:sz w:val="24"/>
            <w:szCs w:val="24"/>
          </w:rPr>
          <mc:AlternateContent>
            <mc:Choice Requires="wpg">
              <w:drawing>
                <wp:inline distT="0" distB="0" distL="0" distR="0" wp14:anchorId="452950DA" wp14:editId="3AD84CFC">
                  <wp:extent cx="5153025" cy="1533533"/>
                  <wp:effectExtent l="0" t="0" r="28575" b="28575"/>
                  <wp:docPr id="74485566" name="Group 7448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533533"/>
                            <a:chOff x="1041455" y="1128438"/>
                            <a:chExt cx="51528" cy="15334"/>
                          </a:xfrm>
                        </wpg:grpSpPr>
                        <wps:wsp>
                          <wps:cNvPr id="74485567" name="AutoShape 161"/>
                          <wps:cNvCnPr>
                            <a:cxnSpLocks noChangeShapeType="1"/>
                          </wps:cNvCnPr>
                          <wps:spPr bwMode="auto">
                            <a:xfrm>
                              <a:off x="1075073" y="113589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456" y="1135898"/>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proofErr w:type="spellStart"/>
                                <w:r>
                                  <w:t>lsa_Report</w:t>
                                </w:r>
                                <w:proofErr w:type="spellEnd"/>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0923" y="1138902"/>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proofErr w:type="spellStart"/>
                                <w:r>
                                  <w:t>hmis_Exit</w:t>
                                </w:r>
                                <w:proofErr w:type="spellEnd"/>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proofErr w:type="spellStart"/>
                                <w:r>
                                  <w:t>hmis_Enrollment</w:t>
                                </w:r>
                                <w:proofErr w:type="spellEnd"/>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proofErr w:type="spellStart"/>
                                <w:r>
                                  <w:t>lsa_Project</w:t>
                                </w:r>
                                <w:proofErr w:type="spellEnd"/>
                              </w:p>
                            </w:txbxContent>
                          </wps:txbx>
                          <wps:bodyPr rot="0" vert="horz" wrap="square" lIns="0" tIns="0" rIns="0" bIns="0" anchor="ctr" anchorCtr="0" upright="1">
                            <a:noAutofit/>
                          </wps:bodyPr>
                        </wps:wsp>
                      </wpg:wgp>
                    </a:graphicData>
                  </a:graphic>
                </wp:inline>
              </w:drawing>
            </mc:Choice>
            <mc:Fallback>
              <w:pict>
                <v:group w14:anchorId="452950DA" id="Group 74485566" o:spid="_x0000_s1557" style="width:405.75pt;height:120.75pt;mso-position-horizontal-relative:char;mso-position-vertical-relative:line" coordorigin="10414,11284" coordsize="51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">
                  <v:shape id="AutoShape 161" o:spid="_x0000_s1558" type="#_x0000_t32" style="position:absolute;left:10750;top:11358;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9" type="#_x0000_t114" style="position:absolute;left:10810;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proofErr w:type="spellStart"/>
                          <w:r>
                            <w:t>lsa_</w:t>
                          </w:r>
                          <w:proofErr w:type="gramStart"/>
                          <w:r>
                            <w:t>Calculated</w:t>
                          </w:r>
                          <w:proofErr w:type="spellEnd"/>
                          <w:proofErr w:type="gramEnd"/>
                        </w:p>
                      </w:txbxContent>
                    </v:textbox>
                  </v:shape>
                  <v:shape id="AutoShape 163" o:spid="_x0000_s1560" type="#_x0000_t32" style="position:absolute;left:10534;top:11358;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61" type="#_x0000_t114" style="position:absolute;left:1041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proofErr w:type="spellStart"/>
                          <w:r>
                            <w:t>lsa_Report</w:t>
                          </w:r>
                          <w:proofErr w:type="spellEnd"/>
                        </w:p>
                      </w:txbxContent>
                    </v:textbox>
                  </v:shape>
                  <v:shape id="Left Bracket 244" o:spid="_x0000_s1562" type="#_x0000_t85" style="position:absolute;left:10726;top:11284;width:24;height:15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" adj="2806" fillcolor="#5b9bd5" strokeweight=".5pt">
                    <v:shadow color="black [0]"/>
                    <v:textbox inset="2.88pt,2.88pt,2.88pt,2.88pt"/>
                  </v:shape>
                  <v:shape id="Left Bracket 245" o:spid="_x0000_s1563" type="#_x0000_t85" style="position:absolute;left:10598;top:11284;width:24;height:15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" adj="2806" fillcolor="#5b9bd5" strokeweight=".5pt">
                    <v:shadow color="black [0]"/>
                    <v:textbox inset="2.88pt,2.88pt,2.88pt,2.88pt"/>
                  </v:shape>
                  <v:shape id="AutoShape 9" o:spid="_x0000_s1564" type="#_x0000_t132" style="position:absolute;left:10609;top:1138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proofErr w:type="spellStart"/>
                          <w:r>
                            <w:t>hmis_Exit</w:t>
                          </w:r>
                          <w:proofErr w:type="spellEnd"/>
                        </w:p>
                      </w:txbxContent>
                    </v:textbox>
                  </v:shape>
                  <v:shape id="AutoShape 13" o:spid="_x0000_s1565"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proofErr w:type="spellStart"/>
                          <w:r>
                            <w:t>hmis_Enrollment</w:t>
                          </w:r>
                          <w:proofErr w:type="spellEnd"/>
                        </w:p>
                      </w:txbxContent>
                    </v:textbox>
                  </v:shape>
                  <v:shape id="AutoShape 9" o:spid="_x0000_s1566"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proofErr w:type="spellStart"/>
                          <w:r>
                            <w:t>lsa_Project</w:t>
                          </w:r>
                          <w:proofErr w:type="spellEnd"/>
                        </w:p>
                      </w:txbxContent>
                    </v:textbox>
                  </v:shape>
                  <w10:anchorlock/>
                </v:group>
              </w:pict>
            </mc:Fallback>
          </mc:AlternateConten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rsidDel="000D3130" w14:paraId="1949A7AC" w14:textId="29067A2C" w:rsidTr="0030339F">
        <w:trPr>
          <w:trHeight w:val="216"/>
          <w:del w:id="6951" w:author="Molly McEvilley" w:date="2023-06-30T12:10:00Z"/>
        </w:trPr>
        <w:tc>
          <w:tcPr>
            <w:tcW w:w="9355" w:type="dxa"/>
            <w:shd w:val="clear" w:color="auto" w:fill="DBE5F1" w:themeFill="accent1" w:themeFillTint="33"/>
          </w:tcPr>
          <w:p w14:paraId="58E30BD4" w14:textId="306EE2FB" w:rsidR="0021678F" w:rsidRPr="00845520" w:rsidDel="000D3130" w:rsidRDefault="0021678F" w:rsidP="0030339F">
            <w:pPr>
              <w:pStyle w:val="NoSpacing"/>
              <w:rPr>
                <w:del w:id="6952" w:author="Molly McEvilley" w:date="2023-06-30T12:10:00Z"/>
                <w:b/>
                <w:bCs/>
              </w:rPr>
            </w:pPr>
            <w:del w:id="6953" w:author="Molly McEvilley" w:date="2023-06-30T12:10:00Z">
              <w:r w:rsidDel="000D3130">
                <w:rPr>
                  <w:b/>
                  <w:bCs/>
                </w:rPr>
                <w:delText>hmis</w:delText>
              </w:r>
              <w:r w:rsidRPr="00845520" w:rsidDel="000D3130">
                <w:rPr>
                  <w:b/>
                  <w:bCs/>
                </w:rPr>
                <w:delText>_</w:delText>
              </w:r>
              <w:r w:rsidDel="000D3130">
                <w:rPr>
                  <w:b/>
                  <w:bCs/>
                </w:rPr>
                <w:delText>EnrollmentCoC</w:delText>
              </w:r>
            </w:del>
          </w:p>
        </w:tc>
      </w:tr>
      <w:tr w:rsidR="0021678F" w:rsidRPr="005F4836" w:rsidDel="000D3130" w14:paraId="05995C81" w14:textId="54A3AFEE" w:rsidTr="0030339F">
        <w:trPr>
          <w:trHeight w:val="216"/>
          <w:del w:id="6954" w:author="Molly McEvilley" w:date="2023-06-30T12:10:00Z"/>
        </w:trPr>
        <w:tc>
          <w:tcPr>
            <w:tcW w:w="9355" w:type="dxa"/>
          </w:tcPr>
          <w:p w14:paraId="39B23B4A" w14:textId="7889AC4B" w:rsidR="0021678F" w:rsidDel="000D3130" w:rsidRDefault="0021678F" w:rsidP="0030339F">
            <w:pPr>
              <w:pStyle w:val="NoSpacing"/>
              <w:rPr>
                <w:del w:id="6955" w:author="Molly McEvilley" w:date="2023-06-30T12:10:00Z"/>
              </w:rPr>
            </w:pPr>
            <w:del w:id="6956" w:author="Molly McEvilley" w:date="2023-06-30T12:10:00Z">
              <w:r w:rsidDel="000D3130">
                <w:delText>CoCCode</w:delText>
              </w:r>
            </w:del>
          </w:p>
        </w:tc>
      </w:tr>
    </w:tbl>
    <w:p w14:paraId="6A809C51" w14:textId="09601969" w:rsidR="0021678F" w:rsidDel="00E33C1F" w:rsidRDefault="0021678F" w:rsidP="0021678F">
      <w:pPr>
        <w:pStyle w:val="Heading3"/>
        <w:rPr>
          <w:del w:id="6957" w:author="Molly McEvilley" w:date="2023-07-20T06:11:00Z"/>
        </w:rPr>
      </w:pPr>
      <w:del w:id="6958" w:author="Molly McEvilley" w:date="2023-07-20T06:11:00Z">
        <w:r w:rsidDel="00E33C1F">
          <w:delText>Relevant Data</w:delText>
        </w:r>
      </w:del>
    </w:p>
    <w:p w14:paraId="62F9C669" w14:textId="259EB99F" w:rsidR="0021678F" w:rsidDel="00E33C1F" w:rsidRDefault="0021678F" w:rsidP="0021678F">
      <w:pPr>
        <w:pStyle w:val="Heading4"/>
        <w:rPr>
          <w:del w:id="6959" w:author="Molly McEvilley" w:date="2023-07-20T06:11:00Z"/>
        </w:rPr>
      </w:pPr>
      <w:del w:id="6960"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rsidDel="00E33C1F" w14:paraId="0C8C8EBC" w14:textId="7BB68247" w:rsidTr="00EA02DC">
        <w:trPr>
          <w:trHeight w:val="216"/>
          <w:del w:id="6961" w:author="Molly McEvilley" w:date="2023-07-20T06:11:00Z"/>
        </w:trPr>
        <w:tc>
          <w:tcPr>
            <w:tcW w:w="9355" w:type="dxa"/>
            <w:shd w:val="clear" w:color="auto" w:fill="FDE9D9" w:themeFill="accent6" w:themeFillTint="33"/>
          </w:tcPr>
          <w:p w14:paraId="233D9512" w14:textId="25D51C97" w:rsidR="0021678F" w:rsidRPr="005F4836" w:rsidDel="00E33C1F" w:rsidRDefault="0021678F" w:rsidP="0030339F">
            <w:pPr>
              <w:pStyle w:val="NoSpacing"/>
              <w:rPr>
                <w:del w:id="6962" w:author="Molly McEvilley" w:date="2023-07-20T06:11:00Z"/>
                <w:b/>
                <w:bCs/>
              </w:rPr>
            </w:pPr>
            <w:del w:id="6963" w:author="Molly McEvilley" w:date="2023-07-20T06:11:00Z">
              <w:r w:rsidDel="00E33C1F">
                <w:rPr>
                  <w:b/>
                  <w:bCs/>
                </w:rPr>
                <w:delText>lsa_Project</w:delText>
              </w:r>
            </w:del>
          </w:p>
        </w:tc>
      </w:tr>
      <w:tr w:rsidR="0021678F" w:rsidRPr="005F4836" w:rsidDel="00E33C1F" w14:paraId="1E291DC1" w14:textId="6CCF4A88" w:rsidTr="0030339F">
        <w:trPr>
          <w:trHeight w:val="216"/>
          <w:del w:id="6964" w:author="Molly McEvilley" w:date="2023-07-20T06:11:00Z"/>
        </w:trPr>
        <w:tc>
          <w:tcPr>
            <w:tcW w:w="9355" w:type="dxa"/>
          </w:tcPr>
          <w:p w14:paraId="074C88CF" w14:textId="506FD1C5" w:rsidR="0021678F" w:rsidRPr="00246D5B" w:rsidDel="00E33C1F" w:rsidRDefault="0021678F" w:rsidP="0030339F">
            <w:pPr>
              <w:pStyle w:val="NoSpacing"/>
              <w:rPr>
                <w:del w:id="6965" w:author="Molly McEvilley" w:date="2023-07-20T06:11:00Z"/>
              </w:rPr>
            </w:pPr>
            <w:del w:id="6966" w:author="Molly McEvilley" w:date="2023-07-20T06:11:00Z">
              <w:r w:rsidDel="00E33C1F">
                <w:delText>ProjectType</w:delText>
              </w:r>
            </w:del>
          </w:p>
        </w:tc>
      </w:tr>
      <w:tr w:rsidR="0021678F" w:rsidRPr="005F4836" w:rsidDel="00E33C1F" w14:paraId="20BEB101" w14:textId="7132046E" w:rsidTr="0030339F">
        <w:trPr>
          <w:trHeight w:val="216"/>
          <w:del w:id="6967" w:author="Molly McEvilley" w:date="2023-07-20T06:11:00Z"/>
        </w:trPr>
        <w:tc>
          <w:tcPr>
            <w:tcW w:w="9355" w:type="dxa"/>
            <w:shd w:val="clear" w:color="auto" w:fill="DBE5F1" w:themeFill="accent1" w:themeFillTint="33"/>
          </w:tcPr>
          <w:p w14:paraId="2084C678" w14:textId="14B7FB57" w:rsidR="0021678F" w:rsidRPr="00947F08" w:rsidDel="00E33C1F" w:rsidRDefault="0021678F" w:rsidP="0030339F">
            <w:pPr>
              <w:pStyle w:val="NoSpacing"/>
              <w:rPr>
                <w:del w:id="6968" w:author="Molly McEvilley" w:date="2023-07-20T06:11:00Z"/>
                <w:b/>
                <w:bCs/>
              </w:rPr>
            </w:pPr>
            <w:del w:id="6969" w:author="Molly McEvilley" w:date="2023-07-20T06:11:00Z">
              <w:r w:rsidRPr="00947F08" w:rsidDel="00E33C1F">
                <w:rPr>
                  <w:b/>
                  <w:bCs/>
                </w:rPr>
                <w:delText>hmis_Exit</w:delText>
              </w:r>
            </w:del>
          </w:p>
        </w:tc>
      </w:tr>
      <w:tr w:rsidR="0021678F" w:rsidRPr="005F4836" w:rsidDel="00E33C1F" w14:paraId="650C30EC" w14:textId="4DCAF1C8" w:rsidTr="0030339F">
        <w:trPr>
          <w:trHeight w:val="216"/>
          <w:del w:id="6970" w:author="Molly McEvilley" w:date="2023-07-20T06:11:00Z"/>
        </w:trPr>
        <w:tc>
          <w:tcPr>
            <w:tcW w:w="9355" w:type="dxa"/>
          </w:tcPr>
          <w:p w14:paraId="4E992ACF" w14:textId="1D61D8E8" w:rsidR="0021678F" w:rsidRPr="00246D5B" w:rsidDel="00E33C1F" w:rsidRDefault="0021678F" w:rsidP="0030339F">
            <w:pPr>
              <w:pStyle w:val="NoSpacing"/>
              <w:rPr>
                <w:del w:id="6971" w:author="Molly McEvilley" w:date="2023-07-20T06:11:00Z"/>
              </w:rPr>
            </w:pPr>
            <w:del w:id="6972" w:author="Molly McEvilley" w:date="2023-07-20T06:11:00Z">
              <w:r w:rsidDel="00E33C1F">
                <w:delText>ExitDate</w:delText>
              </w:r>
            </w:del>
          </w:p>
        </w:tc>
      </w:tr>
      <w:tr w:rsidR="0021678F" w:rsidRPr="00845520" w:rsidDel="00E33C1F" w14:paraId="4B84908C" w14:textId="44F3723B" w:rsidTr="0030339F">
        <w:trPr>
          <w:trHeight w:val="216"/>
          <w:del w:id="6973" w:author="Molly McEvilley" w:date="2023-07-20T06:11:00Z"/>
        </w:trPr>
        <w:tc>
          <w:tcPr>
            <w:tcW w:w="9355" w:type="dxa"/>
            <w:shd w:val="clear" w:color="auto" w:fill="DBE5F1" w:themeFill="accent1" w:themeFillTint="33"/>
          </w:tcPr>
          <w:p w14:paraId="1FBDB2E4" w14:textId="05AFD10C" w:rsidR="0021678F" w:rsidRPr="00845520" w:rsidDel="00E33C1F" w:rsidRDefault="0021678F" w:rsidP="0030339F">
            <w:pPr>
              <w:pStyle w:val="NoSpacing"/>
              <w:rPr>
                <w:del w:id="6974" w:author="Molly McEvilley" w:date="2023-07-20T06:11:00Z"/>
                <w:b/>
                <w:bCs/>
              </w:rPr>
            </w:pPr>
            <w:del w:id="6975"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21678F" w:rsidRPr="005F4836" w:rsidDel="00E33C1F" w14:paraId="13F8A818" w14:textId="05CE1A62" w:rsidTr="0030339F">
        <w:trPr>
          <w:trHeight w:val="216"/>
          <w:del w:id="6976" w:author="Molly McEvilley" w:date="2023-07-20T06:11:00Z"/>
        </w:trPr>
        <w:tc>
          <w:tcPr>
            <w:tcW w:w="9355" w:type="dxa"/>
          </w:tcPr>
          <w:p w14:paraId="37AA1BC8" w14:textId="15C6C707" w:rsidR="0021678F" w:rsidDel="00E33C1F" w:rsidRDefault="0021678F" w:rsidP="0030339F">
            <w:pPr>
              <w:pStyle w:val="NoSpacing"/>
              <w:rPr>
                <w:del w:id="6977" w:author="Molly McEvilley" w:date="2023-07-20T06:11:00Z"/>
              </w:rPr>
            </w:pPr>
            <w:del w:id="6978" w:author="Molly McEvilley" w:date="2023-07-20T06:11:00Z">
              <w:r w:rsidDel="00E33C1F">
                <w:delText>ProjectID</w:delText>
              </w:r>
            </w:del>
          </w:p>
        </w:tc>
      </w:tr>
      <w:tr w:rsidR="0021678F" w:rsidRPr="005F4836" w:rsidDel="00E33C1F" w14:paraId="4AB1761D" w14:textId="610A9443" w:rsidTr="0030339F">
        <w:trPr>
          <w:trHeight w:val="216"/>
          <w:del w:id="6979" w:author="Molly McEvilley" w:date="2023-07-20T06:11:00Z"/>
        </w:trPr>
        <w:tc>
          <w:tcPr>
            <w:tcW w:w="9355" w:type="dxa"/>
          </w:tcPr>
          <w:p w14:paraId="0D568177" w14:textId="22DBB063" w:rsidR="0021678F" w:rsidDel="00E33C1F" w:rsidRDefault="0021678F" w:rsidP="0030339F">
            <w:pPr>
              <w:pStyle w:val="NoSpacing"/>
              <w:rPr>
                <w:del w:id="6980" w:author="Molly McEvilley" w:date="2023-07-20T06:11:00Z"/>
              </w:rPr>
            </w:pPr>
            <w:del w:id="6981" w:author="Molly McEvilley" w:date="2023-07-20T06:11:00Z">
              <w:r w:rsidDel="00E33C1F">
                <w:delText>RelationshipToHoH</w:delText>
              </w:r>
            </w:del>
          </w:p>
        </w:tc>
      </w:tr>
      <w:tr w:rsidR="0021678F" w:rsidRPr="005F4836" w:rsidDel="00E33C1F" w14:paraId="79699CB2" w14:textId="6B1D0B78" w:rsidTr="0030339F">
        <w:trPr>
          <w:trHeight w:val="216"/>
          <w:del w:id="6982" w:author="Molly McEvilley" w:date="2023-07-20T06:11:00Z"/>
        </w:trPr>
        <w:tc>
          <w:tcPr>
            <w:tcW w:w="9355" w:type="dxa"/>
          </w:tcPr>
          <w:p w14:paraId="2F981BA7" w14:textId="497D6874" w:rsidR="0021678F" w:rsidDel="00E33C1F" w:rsidRDefault="00EA02DC" w:rsidP="0030339F">
            <w:pPr>
              <w:pStyle w:val="NoSpacing"/>
              <w:rPr>
                <w:del w:id="6983" w:author="Molly McEvilley" w:date="2023-07-20T06:11:00Z"/>
              </w:rPr>
            </w:pPr>
            <w:del w:id="6984" w:author="Molly McEvilley" w:date="2023-07-20T06:11:00Z">
              <w:r w:rsidDel="00E33C1F">
                <w:delText>EntryDate</w:delText>
              </w:r>
            </w:del>
          </w:p>
        </w:tc>
      </w:tr>
      <w:tr w:rsidR="0021678F" w:rsidRPr="005F4836" w:rsidDel="0032553E" w14:paraId="34F7AD78" w14:textId="0BBD6B90" w:rsidTr="00EA02DC">
        <w:trPr>
          <w:trHeight w:val="216"/>
          <w:del w:id="6985" w:author="Molly McEvilley" w:date="2023-06-30T12:07:00Z"/>
        </w:trPr>
        <w:tc>
          <w:tcPr>
            <w:tcW w:w="9355" w:type="dxa"/>
            <w:shd w:val="clear" w:color="auto" w:fill="DBE5F1" w:themeFill="accent1" w:themeFillTint="33"/>
          </w:tcPr>
          <w:p w14:paraId="38ABE186" w14:textId="041DF144" w:rsidR="0021678F" w:rsidDel="0032553E" w:rsidRDefault="0021678F" w:rsidP="0021678F">
            <w:pPr>
              <w:pStyle w:val="NoSpacing"/>
              <w:rPr>
                <w:del w:id="6986" w:author="Molly McEvilley" w:date="2023-06-30T12:07:00Z"/>
              </w:rPr>
            </w:pPr>
            <w:del w:id="6987" w:author="Molly McEvilley" w:date="2023-06-30T12:07:00Z">
              <w:r w:rsidDel="0032553E">
                <w:rPr>
                  <w:b/>
                  <w:bCs/>
                </w:rPr>
                <w:delText>hmis</w:delText>
              </w:r>
              <w:r w:rsidRPr="00845520" w:rsidDel="0032553E">
                <w:rPr>
                  <w:b/>
                  <w:bCs/>
                </w:rPr>
                <w:delText>_</w:delText>
              </w:r>
              <w:r w:rsidDel="0032553E">
                <w:rPr>
                  <w:b/>
                  <w:bCs/>
                </w:rPr>
                <w:delText>EnrollmentCoC</w:delText>
              </w:r>
            </w:del>
          </w:p>
        </w:tc>
      </w:tr>
      <w:tr w:rsidR="0021678F" w:rsidRPr="005F4836" w:rsidDel="0032553E" w14:paraId="4F3CDF60" w14:textId="0ADAE272" w:rsidTr="0030339F">
        <w:trPr>
          <w:trHeight w:val="216"/>
          <w:del w:id="6988" w:author="Molly McEvilley" w:date="2023-06-30T12:07:00Z"/>
        </w:trPr>
        <w:tc>
          <w:tcPr>
            <w:tcW w:w="9355" w:type="dxa"/>
          </w:tcPr>
          <w:p w14:paraId="0FDDE8E9" w14:textId="72D25A30" w:rsidR="0021678F" w:rsidDel="0032553E" w:rsidRDefault="0021678F" w:rsidP="0021678F">
            <w:pPr>
              <w:pStyle w:val="NoSpacing"/>
              <w:rPr>
                <w:del w:id="6989" w:author="Molly McEvilley" w:date="2023-06-30T12:07:00Z"/>
                <w:b/>
                <w:bCs/>
              </w:rPr>
            </w:pPr>
            <w:del w:id="6990" w:author="Molly McEvilley" w:date="2023-06-30T12:07:00Z">
              <w:r w:rsidDel="0032553E">
                <w:delText>InformationDate</w:delText>
              </w:r>
            </w:del>
          </w:p>
        </w:tc>
      </w:tr>
      <w:tr w:rsidR="0021678F" w:rsidRPr="005F4836" w:rsidDel="00E33C1F" w14:paraId="2C447667" w14:textId="6E907B85" w:rsidTr="0030339F">
        <w:trPr>
          <w:trHeight w:val="216"/>
          <w:del w:id="6991" w:author="Molly McEvilley" w:date="2023-07-20T06:11:00Z"/>
        </w:trPr>
        <w:tc>
          <w:tcPr>
            <w:tcW w:w="9355" w:type="dxa"/>
          </w:tcPr>
          <w:p w14:paraId="7CA3A02A" w14:textId="4E53592A" w:rsidR="0021678F" w:rsidDel="00E33C1F" w:rsidRDefault="0021678F" w:rsidP="0021678F">
            <w:pPr>
              <w:pStyle w:val="NoSpacing"/>
              <w:rPr>
                <w:del w:id="6992" w:author="Molly McEvilley" w:date="2023-07-20T06:11:00Z"/>
              </w:rPr>
            </w:pPr>
            <w:del w:id="6993" w:author="Molly McEvilley" w:date="2023-06-30T12:07:00Z">
              <w:r w:rsidDel="0032553E">
                <w:delText>CoCCode</w:delText>
              </w:r>
            </w:del>
          </w:p>
        </w:tc>
      </w:tr>
    </w:tbl>
    <w:p w14:paraId="1CC69BA1" w14:textId="1449BB81" w:rsidR="0021678F" w:rsidDel="00E33C1F" w:rsidRDefault="0021678F" w:rsidP="0021678F">
      <w:pPr>
        <w:pStyle w:val="Heading4"/>
        <w:rPr>
          <w:del w:id="6994" w:author="Molly McEvilley" w:date="2023-07-20T06:11:00Z"/>
        </w:rPr>
      </w:pPr>
      <w:del w:id="6995"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21678F" w:rsidRPr="006B4F91" w:rsidDel="00E33C1F" w14:paraId="4D62A278" w14:textId="57CE6ACB" w:rsidTr="0030339F">
        <w:trPr>
          <w:cnfStyle w:val="100000000000" w:firstRow="1" w:lastRow="0" w:firstColumn="0" w:lastColumn="0" w:oddVBand="0" w:evenVBand="0" w:oddHBand="0" w:evenHBand="0" w:firstRowFirstColumn="0" w:firstRowLastColumn="0" w:lastRowFirstColumn="0" w:lastRowLastColumn="0"/>
          <w:cantSplit/>
          <w:trHeight w:val="216"/>
          <w:tblHeader/>
          <w:del w:id="6996"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5F4E3EDC" w:rsidR="0021678F" w:rsidRPr="00257E98" w:rsidDel="00E33C1F" w:rsidRDefault="0021678F" w:rsidP="0030339F">
            <w:pPr>
              <w:pStyle w:val="NoSpacing"/>
              <w:rPr>
                <w:del w:id="6997" w:author="Molly McEvilley" w:date="2023-07-20T06:11:00Z"/>
                <w:color w:val="FFFFFF" w:themeColor="background1"/>
              </w:rPr>
            </w:pPr>
            <w:del w:id="6998" w:author="Molly McEvilley" w:date="2023-07-20T06:11:00Z">
              <w:r w:rsidRPr="00257E98" w:rsidDel="00E33C1F">
                <w:rPr>
                  <w:color w:val="FFFFFF" w:themeColor="background1"/>
                </w:rPr>
                <w:delText>lsa_Calculated</w:delText>
              </w:r>
            </w:del>
          </w:p>
        </w:tc>
      </w:tr>
    </w:tbl>
    <w:tbl>
      <w:tblPr>
        <w:tblStyle w:val="TableGrid"/>
        <w:tblW w:w="9350" w:type="dxa"/>
        <w:tblLook w:val="04A0" w:firstRow="1" w:lastRow="0" w:firstColumn="1" w:lastColumn="0" w:noHBand="0" w:noVBand="1"/>
      </w:tblPr>
      <w:tblGrid>
        <w:gridCol w:w="1435"/>
        <w:gridCol w:w="7915"/>
      </w:tblGrid>
      <w:tr w:rsidR="0021678F" w:rsidRPr="003A0FA0" w:rsidDel="00E33C1F" w14:paraId="2B935C40" w14:textId="2ED6CAC5" w:rsidTr="0030339F">
        <w:trPr>
          <w:del w:id="6999" w:author="Molly McEvilley" w:date="2023-07-20T06:11:00Z"/>
        </w:trPr>
        <w:tc>
          <w:tcPr>
            <w:tcW w:w="1435" w:type="dxa"/>
          </w:tcPr>
          <w:p w14:paraId="5BFFB8DF" w14:textId="50FC7C35" w:rsidR="0021678F" w:rsidRPr="003A0FA0" w:rsidDel="00E33C1F" w:rsidRDefault="0021678F" w:rsidP="0030339F">
            <w:pPr>
              <w:pStyle w:val="NoSpacing"/>
              <w:rPr>
                <w:del w:id="7000" w:author="Molly McEvilley" w:date="2023-07-20T06:11:00Z"/>
              </w:rPr>
            </w:pPr>
            <w:del w:id="7001" w:author="Molly McEvilley" w:date="2023-07-20T06:11:00Z">
              <w:r w:rsidRPr="00845520" w:rsidDel="00E33C1F">
                <w:rPr>
                  <w:b/>
                  <w:bCs/>
                </w:rPr>
                <w:delText>Value</w:delText>
              </w:r>
            </w:del>
          </w:p>
        </w:tc>
        <w:tc>
          <w:tcPr>
            <w:tcW w:w="7915" w:type="dxa"/>
          </w:tcPr>
          <w:p w14:paraId="7C6436B3" w14:textId="0A8F19A0" w:rsidR="0021678F" w:rsidRPr="003A0FA0" w:rsidDel="00E33C1F" w:rsidRDefault="0021678F" w:rsidP="0030339F">
            <w:pPr>
              <w:pStyle w:val="NoSpacing"/>
              <w:rPr>
                <w:del w:id="7002" w:author="Molly McEvilley" w:date="2023-07-20T06:11:00Z"/>
              </w:rPr>
            </w:pPr>
            <w:del w:id="7003" w:author="Molly McEvilley" w:date="2023-07-20T06:11:00Z">
              <w:r w:rsidDel="00E33C1F">
                <w:delText>See below</w:delText>
              </w:r>
            </w:del>
          </w:p>
        </w:tc>
      </w:tr>
      <w:tr w:rsidR="0021678F" w:rsidRPr="003A0FA0" w:rsidDel="00E33C1F" w14:paraId="4AF43ADE" w14:textId="1E7811AB" w:rsidTr="0030339F">
        <w:trPr>
          <w:del w:id="7004" w:author="Molly McEvilley" w:date="2023-07-20T06:11:00Z"/>
        </w:trPr>
        <w:tc>
          <w:tcPr>
            <w:tcW w:w="1435" w:type="dxa"/>
          </w:tcPr>
          <w:p w14:paraId="4F46DA64" w14:textId="52B95C05" w:rsidR="0021678F" w:rsidRPr="00845520" w:rsidDel="00E33C1F" w:rsidRDefault="0021678F" w:rsidP="0030339F">
            <w:pPr>
              <w:pStyle w:val="NoSpacing"/>
              <w:rPr>
                <w:del w:id="7005" w:author="Molly McEvilley" w:date="2023-07-20T06:11:00Z"/>
                <w:b/>
                <w:bCs/>
              </w:rPr>
            </w:pPr>
            <w:del w:id="7006" w:author="Molly McEvilley" w:date="2023-07-20T06:11:00Z">
              <w:r w:rsidRPr="00845520" w:rsidDel="00E33C1F">
                <w:rPr>
                  <w:b/>
                  <w:bCs/>
                </w:rPr>
                <w:delText>Cohort</w:delText>
              </w:r>
            </w:del>
          </w:p>
        </w:tc>
        <w:tc>
          <w:tcPr>
            <w:tcW w:w="7915" w:type="dxa"/>
          </w:tcPr>
          <w:p w14:paraId="6C3511AE" w14:textId="62F2FA45" w:rsidR="0021678F" w:rsidRPr="003A0FA0" w:rsidDel="00E33C1F" w:rsidRDefault="00EA02DC" w:rsidP="0030339F">
            <w:pPr>
              <w:pStyle w:val="NoSpacing"/>
              <w:rPr>
                <w:del w:id="7007" w:author="Molly McEvilley" w:date="2023-07-20T06:11:00Z"/>
              </w:rPr>
            </w:pPr>
            <w:del w:id="7008" w:author="Molly McEvilley" w:date="2023-07-20T06:11:00Z">
              <w:r w:rsidDel="00E33C1F">
                <w:delText>1</w:delText>
              </w:r>
            </w:del>
          </w:p>
        </w:tc>
      </w:tr>
      <w:tr w:rsidR="0021678F" w:rsidRPr="003A0FA0" w:rsidDel="00E33C1F" w14:paraId="28DA888F" w14:textId="298A3615" w:rsidTr="0030339F">
        <w:trPr>
          <w:del w:id="7009" w:author="Molly McEvilley" w:date="2023-07-20T06:11:00Z"/>
        </w:trPr>
        <w:tc>
          <w:tcPr>
            <w:tcW w:w="1435" w:type="dxa"/>
          </w:tcPr>
          <w:p w14:paraId="16833DD4" w14:textId="6B7B997D" w:rsidR="0021678F" w:rsidRPr="00845520" w:rsidDel="00E33C1F" w:rsidRDefault="0021678F" w:rsidP="0030339F">
            <w:pPr>
              <w:pStyle w:val="NoSpacing"/>
              <w:rPr>
                <w:del w:id="7010" w:author="Molly McEvilley" w:date="2023-07-20T06:11:00Z"/>
                <w:b/>
                <w:bCs/>
              </w:rPr>
            </w:pPr>
            <w:del w:id="7011" w:author="Molly McEvilley" w:date="2023-07-20T06:11:00Z">
              <w:r w:rsidRPr="00845520" w:rsidDel="00E33C1F">
                <w:rPr>
                  <w:b/>
                  <w:bCs/>
                </w:rPr>
                <w:delText>Universe</w:delText>
              </w:r>
            </w:del>
          </w:p>
        </w:tc>
        <w:tc>
          <w:tcPr>
            <w:tcW w:w="7915" w:type="dxa"/>
          </w:tcPr>
          <w:p w14:paraId="43E7A610" w14:textId="7445819C" w:rsidR="0021678F" w:rsidRPr="003A0FA0" w:rsidDel="00E33C1F" w:rsidRDefault="0021678F" w:rsidP="0030339F">
            <w:pPr>
              <w:pStyle w:val="NoSpacing"/>
              <w:rPr>
                <w:del w:id="7012" w:author="Molly McEvilley" w:date="2023-07-20T06:11:00Z"/>
              </w:rPr>
            </w:pPr>
            <w:del w:id="7013" w:author="Molly McEvilley" w:date="2023-07-20T06:11:00Z">
              <w:r w:rsidDel="00E33C1F">
                <w:delText xml:space="preserve">10 </w:delText>
              </w:r>
            </w:del>
          </w:p>
        </w:tc>
      </w:tr>
      <w:tr w:rsidR="0021678F" w:rsidRPr="003A0FA0" w:rsidDel="00E33C1F" w14:paraId="157C2A14" w14:textId="631D667A" w:rsidTr="0030339F">
        <w:trPr>
          <w:del w:id="7014" w:author="Molly McEvilley" w:date="2023-07-20T06:11:00Z"/>
        </w:trPr>
        <w:tc>
          <w:tcPr>
            <w:tcW w:w="1435" w:type="dxa"/>
          </w:tcPr>
          <w:p w14:paraId="62B59A22" w14:textId="40955CFE" w:rsidR="0021678F" w:rsidRPr="003A0FA0" w:rsidDel="00E33C1F" w:rsidRDefault="0021678F" w:rsidP="0030339F">
            <w:pPr>
              <w:pStyle w:val="NoSpacing"/>
              <w:rPr>
                <w:del w:id="7015" w:author="Molly McEvilley" w:date="2023-07-20T06:11:00Z"/>
              </w:rPr>
            </w:pPr>
            <w:del w:id="7016" w:author="Molly McEvilley" w:date="2023-07-20T06:11:00Z">
              <w:r w:rsidRPr="00845520" w:rsidDel="00E33C1F">
                <w:rPr>
                  <w:b/>
                  <w:bCs/>
                </w:rPr>
                <w:delText>HHType</w:delText>
              </w:r>
            </w:del>
          </w:p>
        </w:tc>
        <w:tc>
          <w:tcPr>
            <w:tcW w:w="7915" w:type="dxa"/>
          </w:tcPr>
          <w:p w14:paraId="6BE6EF6D" w14:textId="270AC467" w:rsidR="0021678F" w:rsidRPr="003A0FA0" w:rsidDel="00E33C1F" w:rsidRDefault="0021678F" w:rsidP="0030339F">
            <w:pPr>
              <w:pStyle w:val="NoSpacing"/>
              <w:rPr>
                <w:del w:id="7017" w:author="Molly McEvilley" w:date="2023-07-20T06:11:00Z"/>
              </w:rPr>
            </w:pPr>
            <w:del w:id="7018" w:author="Molly McEvilley" w:date="2023-07-20T06:11:00Z">
              <w:r w:rsidDel="00E33C1F">
                <w:delText>0</w:delText>
              </w:r>
            </w:del>
          </w:p>
        </w:tc>
      </w:tr>
      <w:tr w:rsidR="0021678F" w:rsidRPr="003A0FA0" w:rsidDel="00E33C1F" w14:paraId="3682830D" w14:textId="21585971" w:rsidTr="0030339F">
        <w:trPr>
          <w:del w:id="7019" w:author="Molly McEvilley" w:date="2023-07-20T06:11:00Z"/>
        </w:trPr>
        <w:tc>
          <w:tcPr>
            <w:tcW w:w="1435" w:type="dxa"/>
          </w:tcPr>
          <w:p w14:paraId="5766EFF2" w14:textId="3815E0EF" w:rsidR="0021678F" w:rsidRPr="003A0FA0" w:rsidDel="00E33C1F" w:rsidRDefault="0021678F" w:rsidP="0030339F">
            <w:pPr>
              <w:pStyle w:val="NoSpacing"/>
              <w:rPr>
                <w:del w:id="7020" w:author="Molly McEvilley" w:date="2023-07-20T06:11:00Z"/>
              </w:rPr>
            </w:pPr>
            <w:del w:id="7021" w:author="Molly McEvilley" w:date="2023-07-20T06:11:00Z">
              <w:r w:rsidRPr="00845520" w:rsidDel="00E33C1F">
                <w:rPr>
                  <w:b/>
                  <w:bCs/>
                </w:rPr>
                <w:delText>Population</w:delText>
              </w:r>
            </w:del>
          </w:p>
        </w:tc>
        <w:tc>
          <w:tcPr>
            <w:tcW w:w="7915" w:type="dxa"/>
          </w:tcPr>
          <w:p w14:paraId="230FF6F9" w14:textId="03103F48" w:rsidR="0021678F" w:rsidRPr="003A0FA0" w:rsidDel="00E33C1F" w:rsidRDefault="0021678F" w:rsidP="0030339F">
            <w:pPr>
              <w:pStyle w:val="NoSpacing"/>
              <w:rPr>
                <w:del w:id="7022" w:author="Molly McEvilley" w:date="2023-07-20T06:11:00Z"/>
              </w:rPr>
            </w:pPr>
            <w:del w:id="7023" w:author="Molly McEvilley" w:date="2023-07-20T06:11:00Z">
              <w:r w:rsidDel="00E33C1F">
                <w:delText>0</w:delText>
              </w:r>
            </w:del>
          </w:p>
        </w:tc>
      </w:tr>
      <w:tr w:rsidR="0021678F" w:rsidRPr="003A0FA0" w:rsidDel="00E33C1F" w14:paraId="60FB56E4" w14:textId="416B7A36" w:rsidTr="0030339F">
        <w:trPr>
          <w:del w:id="7024" w:author="Molly McEvilley" w:date="2023-07-20T06:11:00Z"/>
        </w:trPr>
        <w:tc>
          <w:tcPr>
            <w:tcW w:w="1435" w:type="dxa"/>
          </w:tcPr>
          <w:p w14:paraId="47EA6655" w14:textId="2C066792" w:rsidR="0021678F" w:rsidRPr="00845520" w:rsidDel="00E33C1F" w:rsidRDefault="0021678F" w:rsidP="0030339F">
            <w:pPr>
              <w:pStyle w:val="NoSpacing"/>
              <w:rPr>
                <w:del w:id="7025" w:author="Molly McEvilley" w:date="2023-07-20T06:11:00Z"/>
                <w:b/>
                <w:bCs/>
              </w:rPr>
            </w:pPr>
            <w:del w:id="7026" w:author="Molly McEvilley" w:date="2023-07-20T06:11:00Z">
              <w:r w:rsidRPr="00845520" w:rsidDel="00E33C1F">
                <w:rPr>
                  <w:b/>
                  <w:bCs/>
                </w:rPr>
                <w:delText>SystemPath</w:delText>
              </w:r>
            </w:del>
          </w:p>
        </w:tc>
        <w:tc>
          <w:tcPr>
            <w:tcW w:w="7915" w:type="dxa"/>
          </w:tcPr>
          <w:p w14:paraId="0664B834" w14:textId="3FBC99F7" w:rsidR="0021678F" w:rsidRPr="003A0FA0" w:rsidDel="00E33C1F" w:rsidRDefault="0021678F" w:rsidP="0030339F">
            <w:pPr>
              <w:pStyle w:val="NoSpacing"/>
              <w:rPr>
                <w:del w:id="7027" w:author="Molly McEvilley" w:date="2023-07-20T06:11:00Z"/>
              </w:rPr>
            </w:pPr>
            <w:del w:id="7028" w:author="Molly McEvilley" w:date="2023-07-20T06:11:00Z">
              <w:r w:rsidDel="00E33C1F">
                <w:delText>-1</w:delText>
              </w:r>
            </w:del>
          </w:p>
        </w:tc>
      </w:tr>
      <w:tr w:rsidR="0021678F" w:rsidRPr="003A0FA0" w:rsidDel="00E33C1F" w14:paraId="451F8CDB" w14:textId="735A8789" w:rsidTr="0030339F">
        <w:trPr>
          <w:del w:id="7029" w:author="Molly McEvilley" w:date="2023-07-20T06:11:00Z"/>
        </w:trPr>
        <w:tc>
          <w:tcPr>
            <w:tcW w:w="1435" w:type="dxa"/>
          </w:tcPr>
          <w:p w14:paraId="254144EB" w14:textId="4BC37C5B" w:rsidR="0021678F" w:rsidRPr="00845520" w:rsidDel="00E33C1F" w:rsidRDefault="0021678F" w:rsidP="0030339F">
            <w:pPr>
              <w:pStyle w:val="NoSpacing"/>
              <w:rPr>
                <w:del w:id="7030" w:author="Molly McEvilley" w:date="2023-07-20T06:11:00Z"/>
                <w:b/>
                <w:bCs/>
              </w:rPr>
            </w:pPr>
            <w:del w:id="7031" w:author="Molly McEvilley" w:date="2023-07-20T06:11:00Z">
              <w:r w:rsidRPr="00845520" w:rsidDel="00E33C1F">
                <w:rPr>
                  <w:b/>
                  <w:bCs/>
                </w:rPr>
                <w:delText>ProjectID</w:delText>
              </w:r>
            </w:del>
          </w:p>
        </w:tc>
        <w:tc>
          <w:tcPr>
            <w:tcW w:w="7915" w:type="dxa"/>
          </w:tcPr>
          <w:p w14:paraId="53FDA7EA" w14:textId="44866842" w:rsidR="0021678F" w:rsidRPr="003A0FA0" w:rsidDel="00E33C1F" w:rsidRDefault="0021678F" w:rsidP="0030339F">
            <w:pPr>
              <w:pStyle w:val="NoSpacing"/>
              <w:rPr>
                <w:del w:id="7032" w:author="Molly McEvilley" w:date="2023-07-20T06:11:00Z"/>
              </w:rPr>
            </w:pPr>
            <w:del w:id="7033" w:author="Molly McEvilley" w:date="2023-07-20T06:11:00Z">
              <w:r w:rsidDel="00E33C1F">
                <w:delText>Must match Project.</w:delText>
              </w:r>
              <w:r w:rsidRPr="00A51A8B" w:rsidDel="00E33C1F">
                <w:rPr>
                  <w:b/>
                  <w:bCs/>
                </w:rPr>
                <w:delText>ProjectID</w:delText>
              </w:r>
              <w:r w:rsidDel="00E33C1F">
                <w:delText>.</w:delText>
              </w:r>
            </w:del>
          </w:p>
        </w:tc>
      </w:tr>
      <w:tr w:rsidR="0021678F" w:rsidRPr="003A0FA0" w:rsidDel="00E33C1F" w14:paraId="7EF21881" w14:textId="1A401070" w:rsidTr="0030339F">
        <w:trPr>
          <w:del w:id="7034" w:author="Molly McEvilley" w:date="2023-07-20T06:11:00Z"/>
        </w:trPr>
        <w:tc>
          <w:tcPr>
            <w:tcW w:w="1435" w:type="dxa"/>
          </w:tcPr>
          <w:p w14:paraId="666B8705" w14:textId="10F56E89" w:rsidR="0021678F" w:rsidRPr="003A0FA0" w:rsidDel="00E33C1F" w:rsidRDefault="0021678F" w:rsidP="0030339F">
            <w:pPr>
              <w:pStyle w:val="NoSpacing"/>
              <w:rPr>
                <w:del w:id="7035" w:author="Molly McEvilley" w:date="2023-07-20T06:11:00Z"/>
              </w:rPr>
            </w:pPr>
            <w:del w:id="7036" w:author="Molly McEvilley" w:date="2023-07-20T06:11:00Z">
              <w:r w:rsidRPr="00845520" w:rsidDel="00E33C1F">
                <w:rPr>
                  <w:b/>
                  <w:bCs/>
                </w:rPr>
                <w:delText>ReportRow</w:delText>
              </w:r>
            </w:del>
          </w:p>
        </w:tc>
        <w:tc>
          <w:tcPr>
            <w:tcW w:w="7915" w:type="dxa"/>
          </w:tcPr>
          <w:p w14:paraId="4627C660" w14:textId="7A6F4892" w:rsidR="0021678F" w:rsidRPr="003A0FA0" w:rsidDel="00E33C1F" w:rsidRDefault="00EA02DC" w:rsidP="0030339F">
            <w:pPr>
              <w:pStyle w:val="NoSpacing"/>
              <w:rPr>
                <w:del w:id="7037" w:author="Molly McEvilley" w:date="2023-07-20T06:11:00Z"/>
              </w:rPr>
            </w:pPr>
            <w:del w:id="7038" w:author="Molly McEvilley" w:date="2023-07-20T00:37:00Z">
              <w:r w:rsidDel="00F34264">
                <w:delText>62</w:delText>
              </w:r>
            </w:del>
          </w:p>
        </w:tc>
      </w:tr>
      <w:tr w:rsidR="0021678F" w:rsidRPr="003A0FA0" w:rsidDel="00E33C1F" w14:paraId="29AEC7C6" w14:textId="68FAA108" w:rsidTr="0030339F">
        <w:trPr>
          <w:del w:id="7039" w:author="Molly McEvilley" w:date="2023-07-20T06:11:00Z"/>
        </w:trPr>
        <w:tc>
          <w:tcPr>
            <w:tcW w:w="1435" w:type="dxa"/>
          </w:tcPr>
          <w:p w14:paraId="28A2FF95" w14:textId="2E9B29EE" w:rsidR="0021678F" w:rsidRPr="003A0FA0" w:rsidDel="00E33C1F" w:rsidRDefault="0021678F" w:rsidP="0030339F">
            <w:pPr>
              <w:pStyle w:val="NoSpacing"/>
              <w:rPr>
                <w:del w:id="7040" w:author="Molly McEvilley" w:date="2023-07-20T06:11:00Z"/>
              </w:rPr>
            </w:pPr>
            <w:del w:id="7041" w:author="Molly McEvilley" w:date="2023-07-20T06:11:00Z">
              <w:r w:rsidRPr="003A0FA0" w:rsidDel="00E33C1F">
                <w:delText>ReportID</w:delText>
              </w:r>
            </w:del>
          </w:p>
        </w:tc>
        <w:tc>
          <w:tcPr>
            <w:tcW w:w="7915" w:type="dxa"/>
          </w:tcPr>
          <w:p w14:paraId="1033AE34" w14:textId="648BF9CA" w:rsidR="0021678F" w:rsidRPr="003A0FA0" w:rsidDel="00E33C1F" w:rsidRDefault="0021678F" w:rsidP="0030339F">
            <w:pPr>
              <w:pStyle w:val="NoSpacing"/>
              <w:rPr>
                <w:del w:id="7042" w:author="Molly McEvilley" w:date="2023-07-20T06:11:00Z"/>
              </w:rPr>
            </w:pPr>
            <w:del w:id="7043" w:author="Molly McEvilley" w:date="2023-07-20T06:11:00Z">
              <w:r w:rsidDel="00E33C1F">
                <w:delText>Must match LSAReport.</w:delText>
              </w:r>
              <w:r w:rsidRPr="00845520" w:rsidDel="00E33C1F">
                <w:rPr>
                  <w:b/>
                  <w:bCs/>
                </w:rPr>
                <w:delText>ReportID</w:delText>
              </w:r>
            </w:del>
          </w:p>
        </w:tc>
      </w:tr>
    </w:tbl>
    <w:p w14:paraId="6311BC1D" w14:textId="31D33B63" w:rsidR="00D705D2" w:rsidDel="00E33C1F" w:rsidRDefault="00D705D2" w:rsidP="0088191A">
      <w:pPr>
        <w:pStyle w:val="Heading3"/>
        <w:rPr>
          <w:del w:id="7044" w:author="Molly McEvilley" w:date="2023-07-20T06:11:00Z"/>
        </w:rPr>
      </w:pPr>
      <w:del w:id="7045" w:author="Molly McEvilley" w:date="2023-07-20T06:11:00Z">
        <w:r w:rsidRPr="00AB2970" w:rsidDel="00E33C1F">
          <w:delText>ReportRow</w:delText>
        </w:r>
        <w:r w:rsidR="00EB1C9F" w:rsidDel="00E33C1F">
          <w:delText xml:space="preserve"> and Value</w:delText>
        </w:r>
      </w:del>
    </w:p>
    <w:p w14:paraId="4C396F73" w14:textId="3C54768B" w:rsidR="00EB1C9F" w:rsidRDefault="00D705D2" w:rsidP="00D705D2">
      <w:proofErr w:type="spellStart"/>
      <w:r>
        <w:rPr>
          <w:b/>
          <w:bCs/>
        </w:rPr>
        <w:t>ReportRow</w:t>
      </w:r>
      <w:proofErr w:type="spellEnd"/>
      <w:r>
        <w:t xml:space="preserve"> </w:t>
      </w:r>
      <w:del w:id="7046" w:author="Molly McEvilley" w:date="2023-07-20T00:37:00Z">
        <w:r w:rsidDel="00F34264">
          <w:delText xml:space="preserve">62 </w:delText>
        </w:r>
      </w:del>
      <w:ins w:id="7047" w:author="Molly McEvilley" w:date="2023-07-20T00:37:00Z">
        <w:r w:rsidR="00F34264">
          <w:t xml:space="preserve">905 </w:t>
        </w:r>
      </w:ins>
      <w:r>
        <w:t>counts</w:t>
      </w:r>
      <w:r w:rsidR="00EB1C9F">
        <w:t xml:space="preserve"> households that are active in a continuum ES/SH/TH/RRH/PSH</w:t>
      </w:r>
      <w:ins w:id="7048" w:author="Molly McEvilley" w:date="2023-06-30T13:04:00Z">
        <w:r w:rsidR="0040047F">
          <w:t>/RRHSO</w:t>
        </w:r>
      </w:ins>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sidRPr="00277F30">
        <w:rPr>
          <w:rFonts w:ascii="Calibri" w:hAnsi="Calibri" w:cs="Calibri"/>
          <w:i/>
          <w:iCs/>
        </w:rPr>
        <w: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40195BA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w:t>
      </w:r>
      <w:proofErr w:type="spellEnd"/>
      <w:del w:id="7049" w:author="Molly McEvilley" w:date="2023-06-30T12:11:00Z">
        <w:r w:rsidDel="00ED0F11">
          <w:rPr>
            <w:rFonts w:ascii="Calibri" w:hAnsi="Calibri" w:cs="Calibri"/>
          </w:rPr>
          <w:delText>CoC</w:delText>
        </w:r>
      </w:del>
      <w:r>
        <w:rPr>
          <w:rFonts w:ascii="Calibri" w:hAnsi="Calibri" w:cs="Calibri"/>
        </w:rPr>
        <w:t xml:space="preserve"> record where:</w:t>
      </w:r>
    </w:p>
    <w:p w14:paraId="638A4760" w14:textId="69F7C924" w:rsidR="00EB1C9F" w:rsidRPr="00EB1C9F" w:rsidRDefault="00EB1C9F" w:rsidP="00EB1C9F">
      <w:pPr>
        <w:pStyle w:val="ListParagraph"/>
        <w:numPr>
          <w:ilvl w:val="1"/>
          <w:numId w:val="39"/>
        </w:numPr>
        <w:rPr>
          <w:rFonts w:ascii="Calibri" w:hAnsi="Calibri" w:cs="Calibri"/>
          <w:u w:val="single"/>
        </w:rPr>
      </w:pPr>
      <w:del w:id="7050" w:author="Molly McEvilley" w:date="2023-06-30T12:11:00Z">
        <w:r w:rsidRPr="10B9F996" w:rsidDel="00EB1C9F">
          <w:rPr>
            <w:rFonts w:ascii="Calibri" w:hAnsi="Calibri" w:cs="Calibri"/>
            <w:i/>
            <w:iCs/>
          </w:rPr>
          <w:delText>CoCCode</w:delText>
        </w:r>
        <w:r w:rsidRPr="10B9F996" w:rsidDel="00EB1C9F">
          <w:rPr>
            <w:rFonts w:ascii="Calibri" w:hAnsi="Calibri" w:cs="Calibri"/>
          </w:rPr>
          <w:delText xml:space="preserve"> </w:delText>
        </w:r>
      </w:del>
      <w:proofErr w:type="spellStart"/>
      <w:ins w:id="7051" w:author="Molly McEvilley" w:date="2023-06-30T12:11:00Z">
        <w:r w:rsidR="00ED0F11" w:rsidRPr="10B9F996">
          <w:rPr>
            <w:rFonts w:ascii="Calibri" w:hAnsi="Calibri" w:cs="Calibri"/>
            <w:i/>
            <w:iCs/>
          </w:rPr>
          <w:t>EnrollmentCoC</w:t>
        </w:r>
        <w:proofErr w:type="spellEnd"/>
        <w:r w:rsidR="00ED0F11" w:rsidRPr="10B9F996">
          <w:rPr>
            <w:rFonts w:ascii="Calibri" w:hAnsi="Calibri" w:cs="Calibri"/>
          </w:rPr>
          <w:t xml:space="preserve"> </w:t>
        </w:r>
      </w:ins>
      <w:r w:rsidRPr="10B9F996">
        <w:rPr>
          <w:rFonts w:ascii="Calibri" w:hAnsi="Calibri" w:cs="Calibri"/>
        </w:rPr>
        <w:t xml:space="preserve">is </w:t>
      </w:r>
      <w:del w:id="7052" w:author="Genelle Denzin" w:date="2023-07-08T14:17:00Z">
        <w:r w:rsidRPr="10B9F996" w:rsidDel="00EB1C9F">
          <w:rPr>
            <w:rFonts w:ascii="Calibri" w:hAnsi="Calibri" w:cs="Calibri"/>
          </w:rPr>
          <w:delText xml:space="preserve">not </w:delText>
        </w:r>
      </w:del>
      <w:r w:rsidRPr="10B9F996">
        <w:rPr>
          <w:rFonts w:ascii="Calibri" w:hAnsi="Calibri" w:cs="Calibri"/>
        </w:rPr>
        <w:t xml:space="preserve">NULL; </w:t>
      </w:r>
      <w:del w:id="7053" w:author="Genelle Denzin" w:date="2023-07-08T14:17:00Z">
        <w:r w:rsidRPr="10B9F996" w:rsidDel="00EB1C9F">
          <w:rPr>
            <w:rFonts w:ascii="Calibri" w:hAnsi="Calibri" w:cs="Calibri"/>
          </w:rPr>
          <w:delText>and</w:delText>
        </w:r>
      </w:del>
      <w:ins w:id="7054" w:author="Genelle Denzin" w:date="2023-07-08T14:17:00Z">
        <w:r w:rsidR="71F9632C" w:rsidRPr="10B9F996">
          <w:rPr>
            <w:rFonts w:ascii="Calibri" w:hAnsi="Calibri" w:cs="Calibri"/>
          </w:rPr>
          <w:t>or</w:t>
        </w:r>
      </w:ins>
    </w:p>
    <w:p w14:paraId="3D0CA3FD" w14:textId="1A2E172D" w:rsidR="00EB1C9F" w:rsidRPr="00EB1C9F" w:rsidRDefault="00EB1C9F" w:rsidP="0022404F">
      <w:pPr>
        <w:pStyle w:val="ListParagraph"/>
        <w:numPr>
          <w:ilvl w:val="1"/>
          <w:numId w:val="39"/>
        </w:numPr>
        <w:rPr>
          <w:rFonts w:ascii="Calibri" w:hAnsi="Calibri" w:cs="Calibri"/>
          <w:u w:val="single"/>
        </w:rPr>
      </w:pPr>
      <w:del w:id="7055" w:author="Molly McEvilley" w:date="2023-06-30T12:12:00Z">
        <w:r w:rsidRPr="10B9F996" w:rsidDel="00EB1C9F">
          <w:rPr>
            <w:rFonts w:ascii="Calibri" w:hAnsi="Calibri" w:cs="Calibri"/>
            <w:i/>
            <w:iCs/>
          </w:rPr>
          <w:delText>HouseholdID</w:delText>
        </w:r>
        <w:r w:rsidRPr="10B9F996" w:rsidDel="00EB1C9F">
          <w:rPr>
            <w:rFonts w:ascii="Calibri" w:hAnsi="Calibri" w:cs="Calibri"/>
          </w:rPr>
          <w:delText xml:space="preserve"> = hmis_Enrollment.</w:delText>
        </w:r>
        <w:r w:rsidRPr="10B9F996" w:rsidDel="00EB1C9F">
          <w:rPr>
            <w:rFonts w:ascii="Calibri" w:hAnsi="Calibri" w:cs="Calibri"/>
            <w:i/>
            <w:iCs/>
          </w:rPr>
          <w:delText>HouseholdID</w:delText>
        </w:r>
        <w:r w:rsidRPr="10B9F996" w:rsidDel="00047209">
          <w:rPr>
            <w:rFonts w:ascii="Calibri" w:hAnsi="Calibri" w:cs="Calibri"/>
          </w:rPr>
          <w:delText xml:space="preserve"> where </w:delText>
        </w:r>
      </w:del>
      <w:proofErr w:type="spellStart"/>
      <w:r w:rsidR="00047209" w:rsidRPr="10B9F996">
        <w:rPr>
          <w:rFonts w:ascii="Calibri" w:hAnsi="Calibri" w:cs="Calibri"/>
          <w:i/>
          <w:iCs/>
        </w:rPr>
        <w:t>RelationshipToHoH</w:t>
      </w:r>
      <w:proofErr w:type="spellEnd"/>
      <w:r w:rsidR="00047209" w:rsidRPr="10B9F996">
        <w:rPr>
          <w:rFonts w:ascii="Calibri" w:hAnsi="Calibri" w:cs="Calibri"/>
        </w:rPr>
        <w:t xml:space="preserve"> </w:t>
      </w:r>
      <w:del w:id="7056" w:author="Genelle Denzin" w:date="2023-07-08T14:17:00Z">
        <w:r w:rsidRPr="10B9F996" w:rsidDel="00047209">
          <w:rPr>
            <w:rFonts w:ascii="Calibri" w:hAnsi="Calibri" w:cs="Calibri"/>
          </w:rPr>
          <w:delText>=</w:delText>
        </w:r>
      </w:del>
      <w:ins w:id="7057" w:author="Genelle Denzin" w:date="2023-07-08T14:17:00Z">
        <w:r w:rsidR="0058365D" w:rsidRPr="10B9F996">
          <w:rPr>
            <w:rFonts w:ascii="Calibri" w:hAnsi="Calibri" w:cs="Calibri"/>
          </w:rPr>
          <w:t>&lt;&gt;</w:t>
        </w:r>
      </w:ins>
      <w:r w:rsidR="00047209" w:rsidRPr="10B9F996">
        <w:rPr>
          <w:rFonts w:ascii="Calibri" w:hAnsi="Calibri" w:cs="Calibri"/>
        </w:rPr>
        <w:t xml:space="preserve"> 1</w:t>
      </w:r>
      <w:del w:id="7058" w:author="Molly McEvilley" w:date="2023-06-30T12:12:00Z">
        <w:r w:rsidRPr="10B9F996" w:rsidDel="00EB1C9F">
          <w:rPr>
            <w:rFonts w:ascii="Calibri" w:hAnsi="Calibri" w:cs="Calibri"/>
          </w:rPr>
          <w:delText xml:space="preserve">; and </w:delText>
        </w:r>
      </w:del>
    </w:p>
    <w:p w14:paraId="56853F71" w14:textId="289F84FB" w:rsidR="00EB1C9F" w:rsidRPr="00F34264" w:rsidDel="00F34264" w:rsidRDefault="00EB1C9F" w:rsidP="0022404F">
      <w:pPr>
        <w:pStyle w:val="ListParagraph"/>
        <w:numPr>
          <w:ilvl w:val="1"/>
          <w:numId w:val="39"/>
        </w:numPr>
        <w:rPr>
          <w:del w:id="7059" w:author="Molly McEvilley" w:date="2023-06-30T12:12:00Z"/>
          <w:rFonts w:ascii="Calibri" w:hAnsi="Calibri" w:cs="Calibri"/>
          <w:u w:val="single"/>
          <w:rPrChange w:id="7060" w:author="Molly McEvilley" w:date="2023-07-20T00:41:00Z">
            <w:rPr>
              <w:del w:id="7061" w:author="Molly McEvilley" w:date="2023-06-30T12:12:00Z"/>
              <w:rFonts w:ascii="Calibri" w:hAnsi="Calibri" w:cs="Calibri"/>
            </w:rPr>
          </w:rPrChange>
        </w:rPr>
      </w:pPr>
      <w:del w:id="7062" w:author="Molly McEvilley" w:date="2023-06-30T12:12:00Z">
        <w:r w:rsidDel="0022404F">
          <w:rPr>
            <w:rFonts w:ascii="Calibri" w:hAnsi="Calibri" w:cs="Calibri"/>
            <w:i/>
            <w:iCs/>
          </w:rPr>
          <w:delText>InformationDate</w:delText>
        </w:r>
        <w:r w:rsidDel="0022404F">
          <w:rPr>
            <w:rFonts w:ascii="Calibri" w:hAnsi="Calibri" w:cs="Calibri"/>
          </w:rPr>
          <w:delText xml:space="preserve"> &lt;= </w:delText>
        </w:r>
        <w:r w:rsidDel="0022404F">
          <w:rPr>
            <w:rFonts w:ascii="Calibri" w:hAnsi="Calibri" w:cs="Calibri"/>
            <w:u w:val="single"/>
          </w:rPr>
          <w:delText>ReportEnd</w:delText>
        </w:r>
        <w:r w:rsidDel="0022404F">
          <w:rPr>
            <w:rFonts w:ascii="Calibri" w:hAnsi="Calibri" w:cs="Calibri"/>
          </w:rPr>
          <w:delText xml:space="preserve"> </w:delText>
        </w:r>
      </w:del>
    </w:p>
    <w:p w14:paraId="309C3A68" w14:textId="5E222081" w:rsidR="00F34264" w:rsidRPr="00000B20" w:rsidRDefault="00F34264" w:rsidP="00F34264">
      <w:pPr>
        <w:pStyle w:val="Heading2"/>
        <w:rPr>
          <w:ins w:id="7063" w:author="Molly McEvilley" w:date="2023-07-20T00:41:00Z"/>
        </w:rPr>
      </w:pPr>
      <w:ins w:id="7064" w:author="Molly McEvilley" w:date="2023-07-20T00:41:00Z">
        <w:r>
          <w:t xml:space="preserve">DQ </w:t>
        </w:r>
      </w:ins>
      <w:ins w:id="7065" w:author="Molly McEvilley" w:date="2023-07-20T00:42:00Z">
        <w:r>
          <w:t>–</w:t>
        </w:r>
      </w:ins>
      <w:ins w:id="7066" w:author="Molly McEvilley" w:date="2023-07-20T00:41:00Z">
        <w:r>
          <w:t xml:space="preserve"> </w:t>
        </w:r>
      </w:ins>
      <w:ins w:id="7067" w:author="Molly McEvilley" w:date="2023-07-20T00:42:00Z">
        <w:r>
          <w:t>Enrollments in Non-Participating Projects</w:t>
        </w:r>
      </w:ins>
    </w:p>
    <w:p w14:paraId="72554613" w14:textId="459C3317" w:rsidR="00F34264" w:rsidRDefault="00F34264" w:rsidP="00F34264">
      <w:pPr>
        <w:rPr>
          <w:ins w:id="7068" w:author="Molly McEvilley" w:date="2023-07-20T00:41:00Z"/>
        </w:rPr>
      </w:pPr>
      <w:proofErr w:type="spellStart"/>
      <w:ins w:id="7069" w:author="Molly McEvilley" w:date="2023-07-20T00:41:00Z">
        <w:r>
          <w:rPr>
            <w:b/>
            <w:bCs/>
          </w:rPr>
          <w:t>ReportRow</w:t>
        </w:r>
        <w:proofErr w:type="spellEnd"/>
        <w:r>
          <w:t xml:space="preserve"> 90</w:t>
        </w:r>
      </w:ins>
      <w:ins w:id="7070" w:author="Molly McEvilley" w:date="2023-07-20T00:43:00Z">
        <w:r w:rsidR="00AA0417">
          <w:t>6</w:t>
        </w:r>
      </w:ins>
      <w:ins w:id="7071" w:author="Molly McEvilley" w:date="2023-07-20T00:41:00Z">
        <w:r>
          <w:t xml:space="preserve"> counts </w:t>
        </w:r>
      </w:ins>
      <w:ins w:id="7072" w:author="Molly McEvilley" w:date="2023-07-20T00:44:00Z">
        <w:r w:rsidR="00AA0417">
          <w:t>enrollments</w:t>
        </w:r>
      </w:ins>
      <w:ins w:id="7073" w:author="Molly McEvilley" w:date="2023-07-20T00:41:00Z">
        <w:r>
          <w:t xml:space="preserve"> that are active in a continuum ES/SH/TH/RRH/PSH/RRHSO project during the report period and </w:t>
        </w:r>
      </w:ins>
      <w:ins w:id="7074" w:author="Molly McEvilley" w:date="2023-07-20T00:44:00Z">
        <w:r w:rsidR="00AA0417">
          <w:t xml:space="preserve">overlap with </w:t>
        </w:r>
        <w:proofErr w:type="gramStart"/>
        <w:r w:rsidR="00AA0417">
          <w:t>a period of time</w:t>
        </w:r>
        <w:proofErr w:type="gramEnd"/>
        <w:r w:rsidR="00AA0417">
          <w:t xml:space="preserve"> in which the project was not identified as participating in HMIS</w:t>
        </w:r>
      </w:ins>
      <w:ins w:id="7075" w:author="Molly McEvilley" w:date="2023-07-20T00:41:00Z">
        <w:r>
          <w:t xml:space="preserve">. </w:t>
        </w:r>
      </w:ins>
    </w:p>
    <w:p w14:paraId="4C6E3B1E" w14:textId="4AF1229B" w:rsidR="00F34264" w:rsidRDefault="00F34264" w:rsidP="00F34264">
      <w:pPr>
        <w:rPr>
          <w:ins w:id="7076" w:author="Molly McEvilley" w:date="2023-07-20T00:45:00Z"/>
        </w:rPr>
      </w:pPr>
      <w:ins w:id="7077" w:author="Molly McEvilley" w:date="2023-07-20T00:41:00Z">
        <w:r>
          <w:rPr>
            <w:b/>
            <w:bCs/>
          </w:rPr>
          <w:t>Value</w:t>
        </w:r>
        <w:r>
          <w:t xml:space="preserve"> = a count of distinct </w:t>
        </w:r>
      </w:ins>
      <w:proofErr w:type="spellStart"/>
      <w:ins w:id="7078" w:author="Molly McEvilley" w:date="2023-07-20T00:45:00Z">
        <w:r w:rsidR="00AA0417">
          <w:rPr>
            <w:i/>
            <w:iCs/>
          </w:rPr>
          <w:t>Enrollment</w:t>
        </w:r>
      </w:ins>
      <w:ins w:id="7079" w:author="Molly McEvilley" w:date="2023-07-20T00:41:00Z">
        <w:r>
          <w:rPr>
            <w:i/>
            <w:iCs/>
          </w:rPr>
          <w:t>ID</w:t>
        </w:r>
        <w:r>
          <w:t>s</w:t>
        </w:r>
        <w:proofErr w:type="spellEnd"/>
        <w:r>
          <w:t xml:space="preserve"> in </w:t>
        </w:r>
      </w:ins>
      <w:proofErr w:type="spellStart"/>
      <w:ins w:id="7080" w:author="Molly McEvilley" w:date="2023-07-20T00:45:00Z">
        <w:r w:rsidR="00AA0417">
          <w:t>tlsa</w:t>
        </w:r>
      </w:ins>
      <w:ins w:id="7081" w:author="Molly McEvilley" w:date="2023-07-20T00:41:00Z">
        <w:r>
          <w:t>_Enrollment</w:t>
        </w:r>
        <w:proofErr w:type="spellEnd"/>
        <w:r>
          <w:t xml:space="preserve"> </w:t>
        </w:r>
      </w:ins>
      <w:ins w:id="7082" w:author="Molly McEvilley" w:date="2023-07-20T05:22:00Z">
        <w:r w:rsidR="00257E98">
          <w:t xml:space="preserve">where </w:t>
        </w:r>
        <w:r w:rsidR="00257E98">
          <w:rPr>
            <w:b/>
            <w:bCs/>
          </w:rPr>
          <w:t xml:space="preserve">Active </w:t>
        </w:r>
        <w:r w:rsidR="00257E98">
          <w:t xml:space="preserve">= 1 and </w:t>
        </w:r>
      </w:ins>
      <w:ins w:id="7083" w:author="Molly McEvilley" w:date="2023-07-20T00:41:00Z">
        <w:r>
          <w:t>w</w:t>
        </w:r>
      </w:ins>
      <w:ins w:id="7084" w:author="Molly McEvilley" w:date="2023-07-20T05:10:00Z">
        <w:r w:rsidR="00FD59AA">
          <w:t xml:space="preserve">ithout a record in </w:t>
        </w:r>
        <w:proofErr w:type="spellStart"/>
        <w:r w:rsidR="001768B4">
          <w:t>lsa_HMISParticipation</w:t>
        </w:r>
        <w:proofErr w:type="spellEnd"/>
        <w:r w:rsidR="001768B4">
          <w:t xml:space="preserve"> </w:t>
        </w:r>
      </w:ins>
      <w:ins w:id="7085" w:author="Molly McEvilley" w:date="2023-07-20T05:11:00Z">
        <w:r w:rsidR="00FD59AA">
          <w:t xml:space="preserve">for the </w:t>
        </w:r>
        <w:proofErr w:type="spellStart"/>
        <w:r w:rsidR="00FD59AA">
          <w:t>ProjectID</w:t>
        </w:r>
        <w:proofErr w:type="spellEnd"/>
        <w:r w:rsidR="00FD59AA">
          <w:t xml:space="preserve"> where:</w:t>
        </w:r>
      </w:ins>
    </w:p>
    <w:p w14:paraId="74B3BE69" w14:textId="05371C5E" w:rsidR="001C3229" w:rsidRDefault="00FD59AA">
      <w:pPr>
        <w:pStyle w:val="ListParagraph"/>
        <w:numPr>
          <w:ilvl w:val="0"/>
          <w:numId w:val="140"/>
        </w:numPr>
        <w:rPr>
          <w:ins w:id="7086" w:author="Molly McEvilley" w:date="2023-07-20T05:12:00Z"/>
        </w:rPr>
      </w:pPr>
      <w:proofErr w:type="spellStart"/>
      <w:ins w:id="7087" w:author="Molly McEvilley" w:date="2023-07-20T05:11:00Z">
        <w:r w:rsidRPr="00735E97">
          <w:rPr>
            <w:b/>
            <w:bCs/>
          </w:rPr>
          <w:t>HMISParticipationType</w:t>
        </w:r>
        <w:proofErr w:type="spellEnd"/>
        <w:r>
          <w:t xml:space="preserve"> = 1 and </w:t>
        </w:r>
      </w:ins>
      <w:proofErr w:type="spellStart"/>
      <w:ins w:id="7088" w:author="Molly McEvilley" w:date="2023-07-20T05:08:00Z">
        <w:r w:rsidR="009A1B3C" w:rsidRPr="00735E97">
          <w:rPr>
            <w:b/>
            <w:bCs/>
          </w:rPr>
          <w:t>HMISParticipationStatusStartDate</w:t>
        </w:r>
        <w:proofErr w:type="spellEnd"/>
        <w:r w:rsidR="009A1B3C">
          <w:t xml:space="preserve"> </w:t>
        </w:r>
      </w:ins>
      <w:ins w:id="7089" w:author="Molly McEvilley" w:date="2023-07-20T05:11:00Z">
        <w:r>
          <w:t xml:space="preserve">&lt;= </w:t>
        </w:r>
        <w:proofErr w:type="spellStart"/>
        <w:r w:rsidRPr="00735E97">
          <w:rPr>
            <w:b/>
            <w:bCs/>
          </w:rPr>
          <w:t>EntryDate</w:t>
        </w:r>
      </w:ins>
      <w:proofErr w:type="spellEnd"/>
      <w:ins w:id="7090" w:author="Molly McEvilley" w:date="2023-07-20T05:12:00Z">
        <w:r w:rsidR="007D68B5">
          <w:t>; and</w:t>
        </w:r>
      </w:ins>
    </w:p>
    <w:p w14:paraId="7F2AB119" w14:textId="77777777" w:rsidR="00C129E1" w:rsidRDefault="007D68B5" w:rsidP="007D68B5">
      <w:pPr>
        <w:pStyle w:val="ListParagraph"/>
        <w:numPr>
          <w:ilvl w:val="1"/>
          <w:numId w:val="140"/>
        </w:numPr>
        <w:rPr>
          <w:ins w:id="7091" w:author="Molly McEvilley" w:date="2023-07-20T05:16:00Z"/>
        </w:rPr>
      </w:pPr>
      <w:proofErr w:type="spellStart"/>
      <w:ins w:id="7092" w:author="Molly McEvilley" w:date="2023-07-20T05:13:00Z">
        <w:r w:rsidRPr="00295014">
          <w:rPr>
            <w:b/>
            <w:bCs/>
          </w:rPr>
          <w:t>HMISParticipationStatus</w:t>
        </w:r>
      </w:ins>
      <w:ins w:id="7093" w:author="Molly McEvilley" w:date="2023-07-20T05:14:00Z">
        <w:r w:rsidR="00C129E1">
          <w:rPr>
            <w:b/>
            <w:bCs/>
          </w:rPr>
          <w:t>E</w:t>
        </w:r>
      </w:ins>
      <w:ins w:id="7094" w:author="Molly McEvilley" w:date="2023-07-20T05:15:00Z">
        <w:r w:rsidR="00C129E1">
          <w:rPr>
            <w:b/>
            <w:bCs/>
          </w:rPr>
          <w:t>nd</w:t>
        </w:r>
      </w:ins>
      <w:ins w:id="7095" w:author="Molly McEvilley" w:date="2023-07-20T05:13:00Z">
        <w:r w:rsidRPr="00295014">
          <w:rPr>
            <w:b/>
            <w:bCs/>
          </w:rPr>
          <w:t>Date</w:t>
        </w:r>
        <w:proofErr w:type="spellEnd"/>
        <w:r w:rsidRPr="00735E97">
          <w:t xml:space="preserve"> </w:t>
        </w:r>
      </w:ins>
      <w:ins w:id="7096" w:author="Molly McEvilley" w:date="2023-07-20T05:16:00Z">
        <w:r w:rsidR="00C129E1">
          <w:t>is null; or</w:t>
        </w:r>
      </w:ins>
    </w:p>
    <w:p w14:paraId="2F003B8B" w14:textId="53D8CDDA" w:rsidR="00AA0417" w:rsidRDefault="00C129E1" w:rsidP="00735E97">
      <w:pPr>
        <w:pStyle w:val="ListParagraph"/>
        <w:numPr>
          <w:ilvl w:val="1"/>
          <w:numId w:val="140"/>
        </w:numPr>
      </w:pPr>
      <w:proofErr w:type="spellStart"/>
      <w:r w:rsidRPr="00295014">
        <w:rPr>
          <w:b/>
          <w:bCs/>
        </w:rPr>
        <w:t>HMISParticipationStatus</w:t>
      </w:r>
      <w:r>
        <w:rPr>
          <w:b/>
          <w:bCs/>
        </w:rPr>
        <w:t>End</w:t>
      </w:r>
      <w:r w:rsidRPr="00295014">
        <w:rPr>
          <w:b/>
          <w:bCs/>
        </w:rPr>
        <w:t>Date</w:t>
      </w:r>
      <w:proofErr w:type="spellEnd"/>
      <w:r w:rsidRPr="00295014">
        <w:t xml:space="preserve"> </w:t>
      </w:r>
      <w:r w:rsidRPr="00735E97">
        <w:t>&gt;</w:t>
      </w:r>
      <w:r w:rsidR="00D438FF">
        <w:t>=</w:t>
      </w:r>
      <w:r w:rsidRPr="00735E97">
        <w:t xml:space="preserve"> </w:t>
      </w:r>
      <w:proofErr w:type="spellStart"/>
      <w:r>
        <w:rPr>
          <w:b/>
          <w:bCs/>
        </w:rPr>
        <w:t>ExitDate</w:t>
      </w:r>
      <w:proofErr w:type="spellEnd"/>
    </w:p>
    <w:p w14:paraId="14BCE0CF" w14:textId="211149F3" w:rsidR="00A42F15" w:rsidRDefault="00A42F15" w:rsidP="00A42F15">
      <w:pPr>
        <w:pStyle w:val="Heading2"/>
        <w:rPr>
          <w:ins w:id="7097" w:author="Molly McEvilley" w:date="2023-07-20T05:04:00Z"/>
        </w:rPr>
      </w:pPr>
      <w:ins w:id="7098" w:author="Molly McEvilley" w:date="2023-07-20T05:02:00Z">
        <w:r w:rsidRPr="00A42F15">
          <w:t xml:space="preserve">DQ – Enrollments </w:t>
        </w:r>
      </w:ins>
      <w:ins w:id="7099" w:author="Molly McEvilley" w:date="2023-07-20T05:35:00Z">
        <w:r w:rsidR="00D72FBE">
          <w:t xml:space="preserve">Active </w:t>
        </w:r>
      </w:ins>
      <w:ins w:id="7100" w:author="Molly McEvilley" w:date="2023-07-20T05:34:00Z">
        <w:r w:rsidR="00D72FBE">
          <w:t xml:space="preserve">in LSA Projects </w:t>
        </w:r>
      </w:ins>
      <w:ins w:id="7101" w:author="Molly McEvilley" w:date="2023-07-20T05:35:00Z">
        <w:r w:rsidR="00D72FBE">
          <w:t>During the Report Period w</w:t>
        </w:r>
      </w:ins>
      <w:ins w:id="7102" w:author="Molly McEvilley" w:date="2023-07-20T05:02:00Z">
        <w:r w:rsidRPr="00A42F15">
          <w:t xml:space="preserve">ithout </w:t>
        </w:r>
      </w:ins>
      <w:ins w:id="7103" w:author="Molly McEvilley" w:date="2023-07-20T05:35:00Z">
        <w:r w:rsidR="0069318D">
          <w:t>E</w:t>
        </w:r>
      </w:ins>
      <w:ins w:id="7104" w:author="Molly McEvilley" w:date="2023-07-20T05:02:00Z">
        <w:r w:rsidRPr="00A42F15">
          <w:t xml:space="preserve">xactly </w:t>
        </w:r>
      </w:ins>
      <w:ins w:id="7105" w:author="Molly McEvilley" w:date="2023-07-20T05:35:00Z">
        <w:r w:rsidR="0069318D">
          <w:t>O</w:t>
        </w:r>
      </w:ins>
      <w:ins w:id="7106" w:author="Molly McEvilley" w:date="2023-07-20T05:02:00Z">
        <w:r w:rsidRPr="00A42F15">
          <w:t xml:space="preserve">ne </w:t>
        </w:r>
        <w:proofErr w:type="spellStart"/>
        <w:r w:rsidRPr="00A42F15">
          <w:t>HoH</w:t>
        </w:r>
      </w:ins>
      <w:proofErr w:type="spellEnd"/>
    </w:p>
    <w:p w14:paraId="722F68BF" w14:textId="4E4F7416" w:rsidR="001049F7" w:rsidRPr="001049F7" w:rsidRDefault="001049F7" w:rsidP="001049F7">
      <w:pPr>
        <w:rPr>
          <w:ins w:id="7107" w:author="Molly McEvilley" w:date="2023-07-20T05:06:00Z"/>
        </w:rPr>
      </w:pPr>
      <w:bookmarkStart w:id="7108" w:name="_Hlk140723774"/>
      <w:proofErr w:type="spellStart"/>
      <w:ins w:id="7109" w:author="Molly McEvilley" w:date="2023-07-20T05:06:00Z">
        <w:r w:rsidRPr="001049F7">
          <w:rPr>
            <w:b/>
            <w:bCs/>
          </w:rPr>
          <w:t>ReportRow</w:t>
        </w:r>
        <w:proofErr w:type="spellEnd"/>
        <w:r w:rsidRPr="001049F7">
          <w:t xml:space="preserve"> 90</w:t>
        </w:r>
      </w:ins>
      <w:ins w:id="7110" w:author="Molly McEvilley" w:date="2023-07-20T05:23:00Z">
        <w:r w:rsidR="00B512F3">
          <w:t>7</w:t>
        </w:r>
      </w:ins>
      <w:ins w:id="7111" w:author="Molly McEvilley" w:date="2023-07-20T05:06:00Z">
        <w:r w:rsidRPr="001049F7">
          <w:t xml:space="preserve"> counts enrollments that are active in a continuum ES/SH/TH/RRH/PSH/RRHSO project during the report period and </w:t>
        </w:r>
      </w:ins>
      <w:ins w:id="7112" w:author="Molly McEvilley" w:date="2023-07-20T05:23:00Z">
        <w:r w:rsidR="00B512F3">
          <w:t xml:space="preserve">do not have exactly one </w:t>
        </w:r>
        <w:proofErr w:type="spellStart"/>
        <w:proofErr w:type="gramStart"/>
        <w:r w:rsidR="00B512F3">
          <w:t>HoH</w:t>
        </w:r>
        <w:proofErr w:type="spellEnd"/>
        <w:r w:rsidR="00B512F3">
          <w:t>.</w:t>
        </w:r>
      </w:ins>
      <w:ins w:id="7113" w:author="Molly McEvilley" w:date="2023-07-20T05:06:00Z">
        <w:r w:rsidRPr="001049F7">
          <w:t>.</w:t>
        </w:r>
        <w:proofErr w:type="gramEnd"/>
        <w:r w:rsidRPr="001049F7">
          <w:t xml:space="preserve"> </w:t>
        </w:r>
      </w:ins>
    </w:p>
    <w:p w14:paraId="1FD24C78" w14:textId="467ABA56" w:rsidR="001049F7" w:rsidRDefault="001049F7" w:rsidP="001049F7">
      <w:pPr>
        <w:rPr>
          <w:ins w:id="7114" w:author="Molly McEvilley" w:date="2023-07-20T05:28:00Z"/>
        </w:rPr>
      </w:pPr>
      <w:ins w:id="7115" w:author="Molly McEvilley" w:date="2023-07-20T05:06:00Z">
        <w:r w:rsidRPr="001049F7">
          <w:rPr>
            <w:b/>
            <w:bCs/>
          </w:rPr>
          <w:t>Value</w:t>
        </w:r>
        <w:r w:rsidRPr="001049F7">
          <w:t xml:space="preserve"> = a count of distinct </w:t>
        </w:r>
        <w:proofErr w:type="spellStart"/>
        <w:r w:rsidRPr="001049F7">
          <w:rPr>
            <w:i/>
            <w:iCs/>
          </w:rPr>
          <w:t>EnrollmentID</w:t>
        </w:r>
        <w:r w:rsidRPr="001049F7">
          <w:t>s</w:t>
        </w:r>
        <w:proofErr w:type="spellEnd"/>
        <w:r w:rsidRPr="001049F7">
          <w:t xml:space="preserve"> in </w:t>
        </w:r>
      </w:ins>
      <w:proofErr w:type="spellStart"/>
      <w:ins w:id="7116" w:author="Molly McEvilley" w:date="2023-07-20T05:26:00Z">
        <w:r w:rsidR="003F5D08">
          <w:t>hmis</w:t>
        </w:r>
      </w:ins>
      <w:ins w:id="7117" w:author="Molly McEvilley" w:date="2023-07-20T05:06:00Z">
        <w:r w:rsidRPr="001049F7">
          <w:t>_Enrollment</w:t>
        </w:r>
        <w:proofErr w:type="spellEnd"/>
        <w:r w:rsidRPr="001049F7">
          <w:t xml:space="preserve"> where</w:t>
        </w:r>
      </w:ins>
      <w:ins w:id="7118" w:author="Molly McEvilley" w:date="2023-07-20T05:24:00Z">
        <w:r w:rsidR="00B512F3">
          <w:t>:</w:t>
        </w:r>
      </w:ins>
    </w:p>
    <w:p w14:paraId="50E636CB" w14:textId="64F61E35" w:rsidR="00205126" w:rsidRPr="001049F7" w:rsidRDefault="00D72FBE" w:rsidP="00735E97">
      <w:pPr>
        <w:pStyle w:val="ListParagraph"/>
        <w:numPr>
          <w:ilvl w:val="0"/>
          <w:numId w:val="140"/>
        </w:numPr>
        <w:spacing w:before="0" w:after="0" w:line="240" w:lineRule="auto"/>
        <w:rPr>
          <w:ins w:id="7119" w:author="Molly McEvilley" w:date="2023-07-20T05:06:00Z"/>
        </w:rPr>
      </w:pPr>
      <w:proofErr w:type="spellStart"/>
      <w:ins w:id="7120" w:author="Molly McEvilley" w:date="2023-07-20T05:28:00Z">
        <w:r w:rsidRPr="00735E97">
          <w:rPr>
            <w:i/>
            <w:iCs/>
          </w:rPr>
          <w:t>ProjectID</w:t>
        </w:r>
        <w:proofErr w:type="spellEnd"/>
        <w:r>
          <w:t xml:space="preserve"> is in </w:t>
        </w:r>
        <w:proofErr w:type="spellStart"/>
        <w:r>
          <w:t>lsa_</w:t>
        </w:r>
        <w:proofErr w:type="gramStart"/>
        <w:r>
          <w:t>Project</w:t>
        </w:r>
      </w:ins>
      <w:proofErr w:type="spellEnd"/>
      <w:proofErr w:type="gramEnd"/>
    </w:p>
    <w:p w14:paraId="61CC4C6B" w14:textId="63D0BD5C" w:rsidR="001049F7" w:rsidRDefault="00205126" w:rsidP="00735E97">
      <w:pPr>
        <w:numPr>
          <w:ilvl w:val="0"/>
          <w:numId w:val="140"/>
        </w:numPr>
        <w:spacing w:before="0" w:after="0" w:line="240" w:lineRule="auto"/>
        <w:rPr>
          <w:ins w:id="7121" w:author="Molly McEvilley" w:date="2023-07-20T05:24:00Z"/>
        </w:rPr>
      </w:pPr>
      <w:proofErr w:type="spellStart"/>
      <w:ins w:id="7122" w:author="Molly McEvilley" w:date="2023-07-20T05:28:00Z">
        <w:r>
          <w:t>hmis_Exit.</w:t>
        </w:r>
      </w:ins>
      <w:ins w:id="7123" w:author="Molly McEvilley" w:date="2023-07-20T05:27:00Z">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735E97">
          <w:rPr>
            <w:u w:val="single"/>
          </w:rPr>
          <w:t>ReportStart</w:t>
        </w:r>
        <w:proofErr w:type="spellEnd"/>
        <w:r w:rsidRPr="00735E97">
          <w:t>; and</w:t>
        </w:r>
      </w:ins>
    </w:p>
    <w:p w14:paraId="06CDCF09" w14:textId="46D74586" w:rsidR="00133D75" w:rsidRPr="001049F7" w:rsidRDefault="00133D75" w:rsidP="00735E97">
      <w:pPr>
        <w:numPr>
          <w:ilvl w:val="0"/>
          <w:numId w:val="140"/>
        </w:numPr>
        <w:spacing w:before="0" w:after="0" w:line="240" w:lineRule="auto"/>
        <w:rPr>
          <w:ins w:id="7124" w:author="Molly McEvilley" w:date="2023-07-20T05:06:00Z"/>
        </w:rPr>
      </w:pPr>
      <w:ins w:id="7125" w:author="Molly McEvilley" w:date="2023-07-20T05:24:00Z">
        <w:r w:rsidRPr="00735E97">
          <w:t xml:space="preserve">The count of </w:t>
        </w:r>
        <w:proofErr w:type="spellStart"/>
        <w:r w:rsidRPr="00735E97">
          <w:rPr>
            <w:i/>
            <w:iCs/>
          </w:rPr>
          <w:t>PersonalID</w:t>
        </w:r>
        <w:r w:rsidRPr="00735E97">
          <w:t>s</w:t>
        </w:r>
        <w:proofErr w:type="spellEnd"/>
        <w:r>
          <w:rPr>
            <w:b/>
            <w:bCs/>
          </w:rPr>
          <w:t xml:space="preserve"> </w:t>
        </w:r>
      </w:ins>
      <w:ins w:id="7126" w:author="Molly McEvilley" w:date="2023-07-20T05:29:00Z">
        <w:r w:rsidR="00D72FBE">
          <w:t xml:space="preserve">in </w:t>
        </w:r>
        <w:proofErr w:type="spellStart"/>
        <w:r w:rsidR="00D72FBE">
          <w:t>hmis_Enrollment</w:t>
        </w:r>
        <w:proofErr w:type="spellEnd"/>
        <w:r w:rsidR="00D72FBE">
          <w:t xml:space="preserve"> </w:t>
        </w:r>
      </w:ins>
      <w:ins w:id="7127" w:author="Molly McEvilley" w:date="2023-07-20T05:24:00Z">
        <w:r w:rsidRPr="00735E97">
          <w:t>with the same</w:t>
        </w:r>
        <w:r>
          <w:rPr>
            <w:b/>
            <w:bCs/>
          </w:rPr>
          <w:t xml:space="preserve"> </w:t>
        </w:r>
        <w:proofErr w:type="spellStart"/>
        <w:r w:rsidRPr="00735E97">
          <w:rPr>
            <w:i/>
            <w:iCs/>
          </w:rPr>
          <w:t>Househ</w:t>
        </w:r>
      </w:ins>
      <w:ins w:id="7128" w:author="Molly McEvilley" w:date="2023-07-20T05:25:00Z">
        <w:r w:rsidRPr="00735E97">
          <w:rPr>
            <w:i/>
            <w:iCs/>
          </w:rPr>
          <w:t>oldID</w:t>
        </w:r>
        <w:proofErr w:type="spellEnd"/>
        <w:r>
          <w:rPr>
            <w:b/>
            <w:bCs/>
          </w:rPr>
          <w:t xml:space="preserve"> </w:t>
        </w:r>
        <w:r w:rsidRPr="00735E97">
          <w:t xml:space="preserve">and a </w:t>
        </w:r>
        <w:proofErr w:type="spellStart"/>
        <w:r w:rsidRPr="00735E97">
          <w:rPr>
            <w:i/>
            <w:iCs/>
          </w:rPr>
          <w:t>RelationshipToHoH</w:t>
        </w:r>
        <w:proofErr w:type="spellEnd"/>
        <w:r>
          <w:rPr>
            <w:b/>
            <w:bCs/>
          </w:rPr>
          <w:t xml:space="preserve"> </w:t>
        </w:r>
        <w:r w:rsidRPr="00735E97">
          <w:t>= 1</w:t>
        </w:r>
        <w:r>
          <w:rPr>
            <w:b/>
            <w:bCs/>
          </w:rPr>
          <w:t xml:space="preserve"> </w:t>
        </w:r>
      </w:ins>
      <w:ins w:id="7129" w:author="Molly McEvilley" w:date="2023-07-20T05:26:00Z">
        <w:r w:rsidRPr="00735E97">
          <w:t>&lt;&gt; 1</w:t>
        </w:r>
      </w:ins>
    </w:p>
    <w:bookmarkEnd w:id="7108"/>
    <w:p w14:paraId="2D091382" w14:textId="4444E848" w:rsidR="00A42F15" w:rsidRDefault="00A42F15" w:rsidP="00A42F15">
      <w:pPr>
        <w:pStyle w:val="Heading2"/>
        <w:rPr>
          <w:ins w:id="7130" w:author="Molly McEvilley" w:date="2023-07-20T05:35:00Z"/>
        </w:rPr>
      </w:pPr>
      <w:ins w:id="7131" w:author="Molly McEvilley" w:date="2023-07-20T05:02:00Z">
        <w:r w:rsidRPr="00A42F15">
          <w:t xml:space="preserve">DQ – </w:t>
        </w:r>
      </w:ins>
      <w:ins w:id="7132" w:author="Molly McEvilley" w:date="2023-07-20T05:36:00Z">
        <w:r w:rsidR="0069318D">
          <w:t>Enrollments Active in LS</w:t>
        </w:r>
      </w:ins>
      <w:ins w:id="7133" w:author="Molly McEvilley" w:date="2023-07-20T05:37:00Z">
        <w:r w:rsidR="0069318D">
          <w:t xml:space="preserve">A Projects without a Valid </w:t>
        </w:r>
      </w:ins>
      <w:ins w:id="7134" w:author="Molly McEvilley" w:date="2023-07-20T05:02:00Z">
        <w:r w:rsidRPr="00A42F15">
          <w:t xml:space="preserve">Relationship to </w:t>
        </w:r>
        <w:proofErr w:type="spellStart"/>
        <w:r w:rsidRPr="00A42F15">
          <w:t>HoH</w:t>
        </w:r>
      </w:ins>
      <w:proofErr w:type="spellEnd"/>
    </w:p>
    <w:p w14:paraId="17946E91" w14:textId="3489F2FF" w:rsidR="0069318D" w:rsidRPr="0069318D" w:rsidRDefault="0069318D" w:rsidP="0069318D">
      <w:pPr>
        <w:rPr>
          <w:ins w:id="7135" w:author="Molly McEvilley" w:date="2023-07-20T05:35:00Z"/>
        </w:rPr>
      </w:pPr>
      <w:proofErr w:type="spellStart"/>
      <w:ins w:id="7136" w:author="Molly McEvilley" w:date="2023-07-20T05:35:00Z">
        <w:r w:rsidRPr="0069318D">
          <w:rPr>
            <w:b/>
            <w:bCs/>
          </w:rPr>
          <w:t>ReportRow</w:t>
        </w:r>
        <w:proofErr w:type="spellEnd"/>
        <w:r w:rsidRPr="0069318D">
          <w:t xml:space="preserve"> 90</w:t>
        </w:r>
      </w:ins>
      <w:ins w:id="7137" w:author="Molly McEvilley" w:date="2023-07-20T05:36:00Z">
        <w:r>
          <w:t>8</w:t>
        </w:r>
      </w:ins>
      <w:ins w:id="7138" w:author="Molly McEvilley" w:date="2023-07-20T05:35:00Z">
        <w:r w:rsidRPr="0069318D">
          <w:t xml:space="preserve"> counts enrollments that are active in a continuum ES/SH/TH/RRH/PSH/RRHSO project during the report period and do not have </w:t>
        </w:r>
      </w:ins>
      <w:ins w:id="7139" w:author="Molly McEvilley" w:date="2023-07-20T05:36:00Z">
        <w:r>
          <w:t xml:space="preserve">a valid </w:t>
        </w:r>
        <w:proofErr w:type="spellStart"/>
        <w:proofErr w:type="gramStart"/>
        <w:r>
          <w:rPr>
            <w:i/>
            <w:iCs/>
          </w:rPr>
          <w:t>RelationshipToHoH</w:t>
        </w:r>
        <w:proofErr w:type="spellEnd"/>
        <w:r>
          <w:rPr>
            <w:i/>
            <w:iCs/>
          </w:rPr>
          <w:t>.</w:t>
        </w:r>
      </w:ins>
      <w:ins w:id="7140" w:author="Molly McEvilley" w:date="2023-07-20T05:35:00Z">
        <w:r w:rsidRPr="0069318D">
          <w:t>.</w:t>
        </w:r>
        <w:proofErr w:type="gramEnd"/>
        <w:r w:rsidRPr="0069318D">
          <w:t xml:space="preserve"> </w:t>
        </w:r>
      </w:ins>
    </w:p>
    <w:p w14:paraId="3462643A" w14:textId="77777777" w:rsidR="0069318D" w:rsidRPr="0069318D" w:rsidRDefault="0069318D" w:rsidP="0069318D">
      <w:pPr>
        <w:rPr>
          <w:ins w:id="7141" w:author="Molly McEvilley" w:date="2023-07-20T05:35:00Z"/>
        </w:rPr>
      </w:pPr>
      <w:ins w:id="7142" w:author="Molly McEvilley" w:date="2023-07-20T05:35:00Z">
        <w:r w:rsidRPr="0069318D">
          <w:rPr>
            <w:b/>
            <w:bCs/>
          </w:rPr>
          <w:t>Value</w:t>
        </w:r>
        <w:r w:rsidRPr="0069318D">
          <w:t xml:space="preserve"> = a count of distinct </w:t>
        </w:r>
        <w:proofErr w:type="spellStart"/>
        <w:r w:rsidRPr="0069318D">
          <w:rPr>
            <w:i/>
            <w:iCs/>
          </w:rPr>
          <w:t>EnrollmentID</w:t>
        </w:r>
        <w:r w:rsidRPr="0069318D">
          <w:t>s</w:t>
        </w:r>
        <w:proofErr w:type="spellEnd"/>
        <w:r w:rsidRPr="0069318D">
          <w:t xml:space="preserve"> in </w:t>
        </w:r>
        <w:proofErr w:type="spellStart"/>
        <w:r w:rsidRPr="0069318D">
          <w:t>hmis_Enrollment</w:t>
        </w:r>
        <w:proofErr w:type="spellEnd"/>
        <w:r w:rsidRPr="0069318D">
          <w:t xml:space="preserve"> where:</w:t>
        </w:r>
      </w:ins>
    </w:p>
    <w:p w14:paraId="3DABDDB6" w14:textId="77777777" w:rsidR="0069318D" w:rsidRPr="0069318D" w:rsidRDefault="0069318D" w:rsidP="0069318D">
      <w:pPr>
        <w:numPr>
          <w:ilvl w:val="0"/>
          <w:numId w:val="140"/>
        </w:numPr>
        <w:spacing w:before="0" w:after="0" w:line="240" w:lineRule="auto"/>
        <w:contextualSpacing/>
        <w:rPr>
          <w:ins w:id="7143" w:author="Molly McEvilley" w:date="2023-07-20T05:35:00Z"/>
          <w:rFonts w:eastAsia="Times New Roman" w:cstheme="minorHAnsi"/>
        </w:rPr>
      </w:pPr>
      <w:proofErr w:type="spellStart"/>
      <w:ins w:id="7144" w:author="Molly McEvilley" w:date="2023-07-20T05:35:00Z">
        <w:r w:rsidRPr="0069318D">
          <w:rPr>
            <w:rFonts w:eastAsia="Times New Roman" w:cstheme="minorHAnsi"/>
            <w:i/>
            <w:iCs/>
          </w:rPr>
          <w:t>ProjectID</w:t>
        </w:r>
        <w:proofErr w:type="spellEnd"/>
        <w:r w:rsidRPr="0069318D">
          <w:rPr>
            <w:rFonts w:eastAsia="Times New Roman" w:cstheme="minorHAnsi"/>
          </w:rPr>
          <w:t xml:space="preserve"> is in </w:t>
        </w:r>
        <w:proofErr w:type="spellStart"/>
        <w:r w:rsidRPr="0069318D">
          <w:rPr>
            <w:rFonts w:eastAsia="Times New Roman" w:cstheme="minorHAnsi"/>
          </w:rPr>
          <w:t>lsa_</w:t>
        </w:r>
        <w:proofErr w:type="gramStart"/>
        <w:r w:rsidRPr="0069318D">
          <w:rPr>
            <w:rFonts w:eastAsia="Times New Roman" w:cstheme="minorHAnsi"/>
          </w:rPr>
          <w:t>Project</w:t>
        </w:r>
        <w:proofErr w:type="spellEnd"/>
        <w:proofErr w:type="gramEnd"/>
      </w:ins>
    </w:p>
    <w:p w14:paraId="05656464" w14:textId="77777777" w:rsidR="0069318D" w:rsidRPr="0069318D" w:rsidRDefault="0069318D" w:rsidP="0069318D">
      <w:pPr>
        <w:numPr>
          <w:ilvl w:val="0"/>
          <w:numId w:val="140"/>
        </w:numPr>
        <w:spacing w:before="0" w:after="0" w:line="240" w:lineRule="auto"/>
        <w:rPr>
          <w:ins w:id="7145" w:author="Molly McEvilley" w:date="2023-07-20T05:35:00Z"/>
        </w:rPr>
      </w:pPr>
      <w:proofErr w:type="spellStart"/>
      <w:ins w:id="7146" w:author="Molly McEvilley" w:date="2023-07-20T05:35:00Z">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sidRPr="0069318D">
          <w:rPr>
            <w:u w:val="single"/>
          </w:rPr>
          <w:t>ReportStart</w:t>
        </w:r>
        <w:proofErr w:type="spellEnd"/>
        <w:r w:rsidRPr="0069318D">
          <w:t>; and</w:t>
        </w:r>
      </w:ins>
    </w:p>
    <w:p w14:paraId="1DC8F891" w14:textId="3698566E" w:rsidR="0069318D" w:rsidRPr="0069318D" w:rsidRDefault="0069318D" w:rsidP="0069318D">
      <w:pPr>
        <w:numPr>
          <w:ilvl w:val="0"/>
          <w:numId w:val="140"/>
        </w:numPr>
        <w:spacing w:before="0" w:after="0" w:line="240" w:lineRule="auto"/>
        <w:rPr>
          <w:ins w:id="7147" w:author="Molly McEvilley" w:date="2023-07-20T05:35:00Z"/>
        </w:rPr>
      </w:pPr>
      <w:proofErr w:type="spellStart"/>
      <w:ins w:id="7148" w:author="Molly McEvilley" w:date="2023-07-20T05:37:00Z">
        <w:r>
          <w:rPr>
            <w:i/>
            <w:iCs/>
          </w:rPr>
          <w:t>RelationshipToHoH</w:t>
        </w:r>
      </w:ins>
      <w:proofErr w:type="spellEnd"/>
      <w:ins w:id="7149" w:author="Molly McEvilley" w:date="2023-07-20T05:35:00Z">
        <w:r w:rsidRPr="0069318D">
          <w:rPr>
            <w:b/>
            <w:bCs/>
          </w:rPr>
          <w:t xml:space="preserve"> </w:t>
        </w:r>
      </w:ins>
      <w:ins w:id="7150" w:author="Molly McEvilley" w:date="2023-07-20T05:37:00Z">
        <w:r w:rsidRPr="00735E97">
          <w:t>not in (1,2,3,4,5)</w:t>
        </w:r>
      </w:ins>
    </w:p>
    <w:p w14:paraId="16C12FF4" w14:textId="77777777" w:rsidR="0069318D" w:rsidRPr="0069318D" w:rsidRDefault="0069318D" w:rsidP="0069318D">
      <w:pPr>
        <w:rPr>
          <w:ins w:id="7151" w:author="Molly McEvilley" w:date="2023-07-20T05:02:00Z"/>
        </w:rPr>
      </w:pPr>
    </w:p>
    <w:p w14:paraId="7A491B3F" w14:textId="2A237425" w:rsidR="00A42F15" w:rsidRDefault="00A42F15" w:rsidP="00A42F15">
      <w:pPr>
        <w:pStyle w:val="Heading2"/>
        <w:rPr>
          <w:ins w:id="7152" w:author="Molly McEvilley" w:date="2023-07-20T05:43:00Z"/>
        </w:rPr>
      </w:pPr>
      <w:ins w:id="7153" w:author="Molly McEvilley" w:date="2023-07-20T05:02:00Z">
        <w:r w:rsidRPr="00A42F15">
          <w:t>DQ – Household Entry</w:t>
        </w:r>
      </w:ins>
    </w:p>
    <w:p w14:paraId="5E18D602" w14:textId="2978C990" w:rsidR="00532EBC" w:rsidRDefault="00384A27" w:rsidP="00532EBC">
      <w:pPr>
        <w:rPr>
          <w:ins w:id="7154" w:author="Molly McEvilley" w:date="2023-07-20T05:43:00Z"/>
        </w:rPr>
      </w:pPr>
      <w:ins w:id="7155" w:author="Molly McEvilley" w:date="2023-07-20T05:45:00Z">
        <w:r>
          <w:t xml:space="preserve">The </w:t>
        </w:r>
        <w:r>
          <w:rPr>
            <w:b/>
            <w:bCs/>
          </w:rPr>
          <w:t xml:space="preserve">Value </w:t>
        </w:r>
        <w:r>
          <w:t xml:space="preserve">for </w:t>
        </w:r>
        <w:proofErr w:type="spellStart"/>
        <w:r w:rsidRPr="00295014">
          <w:rPr>
            <w:b/>
            <w:bCs/>
          </w:rPr>
          <w:t>ReportRow</w:t>
        </w:r>
        <w:proofErr w:type="spellEnd"/>
        <w:r>
          <w:t xml:space="preserve"> </w:t>
        </w:r>
      </w:ins>
      <w:ins w:id="7156" w:author="Molly McEvilley" w:date="2023-07-20T05:47:00Z">
        <w:r>
          <w:t>909</w:t>
        </w:r>
      </w:ins>
      <w:ins w:id="7157" w:author="Molly McEvilley" w:date="2023-07-20T05:45:00Z">
        <w:r>
          <w:t xml:space="preserve"> is a</w:t>
        </w:r>
      </w:ins>
      <w:ins w:id="7158" w:author="Molly McEvilley" w:date="2023-07-20T05:43:00Z">
        <w:r w:rsidR="00532EBC">
          <w:t xml:space="preserve"> count of distinct </w:t>
        </w:r>
        <w:proofErr w:type="spellStart"/>
        <w:r w:rsidR="00532EBC" w:rsidRPr="49FCFE86">
          <w:rPr>
            <w:b/>
            <w:bCs/>
          </w:rPr>
          <w:t>HouseholdID</w:t>
        </w:r>
        <w:r w:rsidR="00532EBC">
          <w:t>s</w:t>
        </w:r>
        <w:proofErr w:type="spellEnd"/>
        <w:r w:rsidR="00532EBC">
          <w:t xml:space="preserve"> in </w:t>
        </w:r>
        <w:proofErr w:type="spellStart"/>
        <w:r w:rsidR="00532EBC">
          <w:t>tlsa_HHID</w:t>
        </w:r>
        <w:proofErr w:type="spellEnd"/>
        <w:r w:rsidR="00532EBC">
          <w:t xml:space="preserve"> where </w:t>
        </w:r>
        <w:r w:rsidR="00532EBC" w:rsidRPr="49FCFE86">
          <w:rPr>
            <w:b/>
            <w:bCs/>
          </w:rPr>
          <w:t xml:space="preserve">Active </w:t>
        </w:r>
        <w:r w:rsidR="00532EBC">
          <w:t>= 1</w:t>
        </w:r>
      </w:ins>
      <w:ins w:id="7159" w:author="Molly McEvilley" w:date="2023-07-20T06:12:00Z">
        <w:r w:rsidR="00E33C1F">
          <w:t xml:space="preserve">.  </w:t>
        </w:r>
      </w:ins>
    </w:p>
    <w:p w14:paraId="61A740FD" w14:textId="028B8A1F" w:rsidR="00A42F15" w:rsidRDefault="00A42F15" w:rsidP="00A42F15">
      <w:pPr>
        <w:pStyle w:val="Heading2"/>
        <w:rPr>
          <w:ins w:id="7160" w:author="Molly McEvilley" w:date="2023-07-20T05:43:00Z"/>
        </w:rPr>
      </w:pPr>
      <w:ins w:id="7161" w:author="Molly McEvilley" w:date="2023-07-20T05:02:00Z">
        <w:r w:rsidRPr="00A42F15">
          <w:t>DQ – Client Entry</w:t>
        </w:r>
      </w:ins>
    </w:p>
    <w:p w14:paraId="3E0C2946" w14:textId="2C946E65" w:rsidR="00532EBC" w:rsidRDefault="00384A27" w:rsidP="00532EBC">
      <w:pPr>
        <w:rPr>
          <w:ins w:id="7162" w:author="Molly McEvilley" w:date="2023-07-20T05:44:00Z"/>
          <w:b/>
          <w:bCs/>
        </w:rPr>
      </w:pPr>
      <w:ins w:id="7163" w:author="Molly McEvilley" w:date="2023-07-20T05:45:00Z">
        <w:r>
          <w:t xml:space="preserve">The </w:t>
        </w:r>
        <w:r>
          <w:rPr>
            <w:b/>
            <w:bCs/>
          </w:rPr>
          <w:t xml:space="preserve">Value </w:t>
        </w:r>
        <w:r>
          <w:t xml:space="preserve">for </w:t>
        </w:r>
        <w:proofErr w:type="spellStart"/>
        <w:r w:rsidRPr="00295014">
          <w:rPr>
            <w:b/>
            <w:bCs/>
          </w:rPr>
          <w:t>ReportRow</w:t>
        </w:r>
        <w:proofErr w:type="spellEnd"/>
        <w:r>
          <w:t xml:space="preserve"> </w:t>
        </w:r>
      </w:ins>
      <w:ins w:id="7164" w:author="Molly McEvilley" w:date="2023-07-20T05:47:00Z">
        <w:r>
          <w:t>910</w:t>
        </w:r>
      </w:ins>
      <w:ins w:id="7165" w:author="Molly McEvilley" w:date="2023-07-20T05:45:00Z">
        <w:r>
          <w:t xml:space="preserve"> is a</w:t>
        </w:r>
      </w:ins>
      <w:ins w:id="7166" w:author="Molly McEvilley" w:date="2023-07-20T05:44:00Z">
        <w:r w:rsidR="00532EBC">
          <w:t xml:space="preserve"> 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w:t>
        </w:r>
      </w:ins>
    </w:p>
    <w:p w14:paraId="6875028C" w14:textId="5D065117" w:rsidR="00A42F15" w:rsidRDefault="00A42F15" w:rsidP="00A42F15">
      <w:pPr>
        <w:pStyle w:val="Heading2"/>
        <w:rPr>
          <w:ins w:id="7167" w:author="Molly McEvilley" w:date="2023-07-20T05:43:00Z"/>
        </w:rPr>
      </w:pPr>
      <w:ins w:id="7168" w:author="Molly McEvilley" w:date="2023-07-20T05:02:00Z">
        <w:r w:rsidRPr="00A42F15">
          <w:t>DQ – Adult/</w:t>
        </w:r>
        <w:proofErr w:type="spellStart"/>
        <w:r w:rsidRPr="00A42F15">
          <w:t>HoH</w:t>
        </w:r>
        <w:proofErr w:type="spellEnd"/>
        <w:r w:rsidRPr="00A42F15">
          <w:t xml:space="preserve"> Entry</w:t>
        </w:r>
      </w:ins>
    </w:p>
    <w:p w14:paraId="470F58D9" w14:textId="329D0612" w:rsidR="00532EBC" w:rsidRDefault="00384A27" w:rsidP="00532EBC">
      <w:pPr>
        <w:rPr>
          <w:ins w:id="7169" w:author="Molly McEvilley" w:date="2023-07-20T05:44:00Z"/>
        </w:rPr>
      </w:pPr>
      <w:ins w:id="7170" w:author="Molly McEvilley" w:date="2023-07-20T05:45:00Z">
        <w:r>
          <w:t xml:space="preserve">The </w:t>
        </w:r>
        <w:r>
          <w:rPr>
            <w:b/>
            <w:bCs/>
          </w:rPr>
          <w:t xml:space="preserve">Value </w:t>
        </w:r>
        <w:r>
          <w:t xml:space="preserve">for </w:t>
        </w:r>
        <w:proofErr w:type="spellStart"/>
        <w:r w:rsidRPr="00295014">
          <w:rPr>
            <w:b/>
            <w:bCs/>
          </w:rPr>
          <w:t>ReportRow</w:t>
        </w:r>
        <w:proofErr w:type="spellEnd"/>
        <w:r>
          <w:t xml:space="preserve"> </w:t>
        </w:r>
      </w:ins>
      <w:ins w:id="7171" w:author="Molly McEvilley" w:date="2023-07-20T05:47:00Z">
        <w:r>
          <w:t>911</w:t>
        </w:r>
      </w:ins>
      <w:ins w:id="7172" w:author="Molly McEvilley" w:date="2023-07-20T05:45:00Z">
        <w:r>
          <w:t xml:space="preserve"> is a </w:t>
        </w:r>
      </w:ins>
      <w:ins w:id="7173" w:author="Molly McEvilley" w:date="2023-07-20T05:44:00Z">
        <w:r w:rsidR="00532EBC">
          <w:t xml:space="preserve">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 and:</w:t>
        </w:r>
      </w:ins>
    </w:p>
    <w:p w14:paraId="32D04B95" w14:textId="77777777" w:rsidR="00532EBC" w:rsidRDefault="00532EBC" w:rsidP="00532EBC">
      <w:pPr>
        <w:pStyle w:val="ListParagraph"/>
        <w:numPr>
          <w:ilvl w:val="0"/>
          <w:numId w:val="114"/>
        </w:numPr>
        <w:spacing w:before="0" w:after="160" w:line="256" w:lineRule="auto"/>
        <w:rPr>
          <w:ins w:id="7174" w:author="Molly McEvilley" w:date="2023-07-20T05:44:00Z"/>
        </w:rPr>
      </w:pPr>
      <w:proofErr w:type="spellStart"/>
      <w:ins w:id="7175" w:author="Molly McEvilley" w:date="2023-07-20T05:44:00Z">
        <w:r>
          <w:rPr>
            <w:b/>
            <w:bCs/>
          </w:rPr>
          <w:t>ActiveAge</w:t>
        </w:r>
        <w:proofErr w:type="spellEnd"/>
        <w:r>
          <w:t xml:space="preserve"> between 18 and 65; or</w:t>
        </w:r>
      </w:ins>
    </w:p>
    <w:p w14:paraId="7BF0694B" w14:textId="77777777" w:rsidR="00532EBC" w:rsidRDefault="00532EBC" w:rsidP="00532EBC">
      <w:pPr>
        <w:pStyle w:val="ListParagraph"/>
        <w:numPr>
          <w:ilvl w:val="0"/>
          <w:numId w:val="114"/>
        </w:numPr>
        <w:spacing w:before="0" w:after="160" w:line="256" w:lineRule="auto"/>
        <w:rPr>
          <w:ins w:id="7176" w:author="Molly McEvilley" w:date="2023-07-20T05:44:00Z"/>
          <w:b/>
          <w:bCs/>
        </w:rPr>
      </w:pPr>
      <w:proofErr w:type="spellStart"/>
      <w:ins w:id="7177" w:author="Molly McEvilley" w:date="2023-07-20T05:44:00Z">
        <w:r>
          <w:rPr>
            <w:b/>
            <w:bCs/>
          </w:rPr>
          <w:t>RelationshipToHoH</w:t>
        </w:r>
        <w:proofErr w:type="spellEnd"/>
        <w:r>
          <w:t xml:space="preserve"> = 1.</w:t>
        </w:r>
      </w:ins>
    </w:p>
    <w:p w14:paraId="6BEFB07D" w14:textId="6E89AD7F" w:rsidR="00A42F15" w:rsidRDefault="00A42F15" w:rsidP="00A42F15">
      <w:pPr>
        <w:pStyle w:val="Heading2"/>
        <w:rPr>
          <w:ins w:id="7178" w:author="Molly McEvilley" w:date="2023-07-20T05:43:00Z"/>
        </w:rPr>
      </w:pPr>
      <w:ins w:id="7179" w:author="Molly McEvilley" w:date="2023-07-20T05:02:00Z">
        <w:r w:rsidRPr="00A42F15">
          <w:t>DQ – Client Exit</w:t>
        </w:r>
      </w:ins>
    </w:p>
    <w:p w14:paraId="6C502D4B" w14:textId="6CF1EF1B" w:rsidR="00532EBC" w:rsidRDefault="00384A27" w:rsidP="00532EBC">
      <w:pPr>
        <w:rPr>
          <w:ins w:id="7180" w:author="Molly McEvilley" w:date="2023-07-20T05:44:00Z"/>
        </w:rPr>
      </w:pPr>
      <w:ins w:id="7181" w:author="Molly McEvilley" w:date="2023-07-20T05:44:00Z">
        <w:r>
          <w:t xml:space="preserve">The </w:t>
        </w:r>
        <w:r>
          <w:rPr>
            <w:b/>
            <w:bCs/>
          </w:rPr>
          <w:t xml:space="preserve">Value </w:t>
        </w:r>
        <w:r>
          <w:t xml:space="preserve">for </w:t>
        </w:r>
        <w:proofErr w:type="spellStart"/>
        <w:r w:rsidRPr="00735E97">
          <w:rPr>
            <w:b/>
            <w:bCs/>
          </w:rPr>
          <w:t>Repo</w:t>
        </w:r>
      </w:ins>
      <w:ins w:id="7182" w:author="Molly McEvilley" w:date="2023-07-20T05:45:00Z">
        <w:r w:rsidRPr="00735E97">
          <w:rPr>
            <w:b/>
            <w:bCs/>
          </w:rPr>
          <w:t>rtRow</w:t>
        </w:r>
        <w:proofErr w:type="spellEnd"/>
        <w:r>
          <w:t xml:space="preserve"> 91</w:t>
        </w:r>
      </w:ins>
      <w:ins w:id="7183" w:author="Molly McEvilley" w:date="2023-07-20T05:47:00Z">
        <w:r>
          <w:t>2</w:t>
        </w:r>
      </w:ins>
      <w:ins w:id="7184" w:author="Molly McEvilley" w:date="2023-07-20T05:45:00Z">
        <w:r>
          <w:t xml:space="preserve"> is a </w:t>
        </w:r>
      </w:ins>
      <w:ins w:id="7185" w:author="Molly McEvilley" w:date="2023-07-20T05:44:00Z">
        <w:r w:rsidR="00532EBC">
          <w:t xml:space="preserve">count of distinct </w:t>
        </w:r>
        <w:proofErr w:type="spellStart"/>
        <w:r w:rsidR="00532EBC">
          <w:rPr>
            <w:b/>
            <w:bCs/>
          </w:rPr>
          <w:t>PersonalID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xml:space="preserve">= 1 and </w:t>
        </w:r>
        <w:proofErr w:type="spellStart"/>
        <w:r w:rsidR="00532EBC">
          <w:rPr>
            <w:b/>
            <w:bCs/>
          </w:rPr>
          <w:t>Ex</w:t>
        </w:r>
        <w:r w:rsidR="00532EBC" w:rsidRPr="001E71E8">
          <w:rPr>
            <w:b/>
            <w:bCs/>
          </w:rPr>
          <w:t>itDate</w:t>
        </w:r>
        <w:proofErr w:type="spellEnd"/>
        <w:r w:rsidR="00532EBC">
          <w:t xml:space="preserve"> is not NULL.  </w:t>
        </w:r>
      </w:ins>
    </w:p>
    <w:p w14:paraId="6552A05F" w14:textId="4846E0D2" w:rsidR="00A42F15" w:rsidRDefault="00A42F15" w:rsidP="00A42F15">
      <w:pPr>
        <w:pStyle w:val="Heading2"/>
        <w:rPr>
          <w:ins w:id="7186" w:author="Molly McEvilley" w:date="2023-07-20T05:47:00Z"/>
        </w:rPr>
      </w:pPr>
      <w:ins w:id="7187" w:author="Molly McEvilley" w:date="2023-07-20T05:02:00Z">
        <w:r w:rsidRPr="00A42F15">
          <w:t>DQ – Disabling Condition</w:t>
        </w:r>
      </w:ins>
    </w:p>
    <w:p w14:paraId="57E81377" w14:textId="3A163C19" w:rsidR="00384A27" w:rsidRPr="00384A27" w:rsidRDefault="00384A27" w:rsidP="00384A27">
      <w:pPr>
        <w:rPr>
          <w:ins w:id="7188" w:author="Molly McEvilley" w:date="2023-07-20T05:47:00Z"/>
        </w:rPr>
      </w:pPr>
      <w:ins w:id="7189" w:author="Molly McEvilley" w:date="2023-07-20T05:47:00Z">
        <w:r>
          <w:t xml:space="preserve">This is a subset of </w:t>
        </w:r>
        <w:proofErr w:type="spellStart"/>
        <w:r>
          <w:rPr>
            <w:b/>
            <w:bCs/>
          </w:rPr>
          <w:t>ClientEntry</w:t>
        </w:r>
      </w:ins>
      <w:proofErr w:type="spellEnd"/>
      <w:ins w:id="7190" w:author="Molly McEvilley" w:date="2023-07-20T05:48:00Z">
        <w:r>
          <w:t xml:space="preserve"> (the </w:t>
        </w:r>
      </w:ins>
      <w:ins w:id="7191" w:author="Molly McEvilley" w:date="2023-07-20T05:49:00Z">
        <w:r w:rsidRPr="00735E97">
          <w:rPr>
            <w:b/>
            <w:bCs/>
          </w:rPr>
          <w:t>Value</w:t>
        </w:r>
        <w:r>
          <w:t xml:space="preserve"> for </w:t>
        </w:r>
        <w:proofErr w:type="spellStart"/>
        <w:r w:rsidRPr="00735E97">
          <w:rPr>
            <w:b/>
            <w:bCs/>
          </w:rPr>
          <w:t>ReportRow</w:t>
        </w:r>
        <w:proofErr w:type="spellEnd"/>
        <w:r>
          <w:t xml:space="preserve"> 910).</w:t>
        </w:r>
      </w:ins>
    </w:p>
    <w:p w14:paraId="7D3FA8F3" w14:textId="51817D23" w:rsidR="00384A27" w:rsidRDefault="00384A27" w:rsidP="00384A27">
      <w:pPr>
        <w:rPr>
          <w:ins w:id="7192" w:author="Molly McEvilley" w:date="2023-07-20T05:47:00Z"/>
        </w:rPr>
      </w:pPr>
      <w:ins w:id="7193" w:author="Molly McEvilley" w:date="2023-07-20T05:48:00Z">
        <w:r>
          <w:t xml:space="preserve">The </w:t>
        </w:r>
        <w:r w:rsidRPr="00735E97">
          <w:rPr>
            <w:b/>
            <w:bCs/>
          </w:rPr>
          <w:t>Value</w:t>
        </w:r>
        <w:r>
          <w:t xml:space="preserve"> for </w:t>
        </w:r>
        <w:proofErr w:type="spellStart"/>
        <w:r w:rsidRPr="00735E97">
          <w:rPr>
            <w:b/>
            <w:bCs/>
          </w:rPr>
          <w:t>ReportRow</w:t>
        </w:r>
        <w:proofErr w:type="spellEnd"/>
        <w:r>
          <w:t xml:space="preserve"> 913 is a</w:t>
        </w:r>
      </w:ins>
      <w:ins w:id="7194" w:author="Molly McEvilley" w:date="2023-07-20T05:47:00Z">
        <w:r>
          <w:t xml:space="preserve">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t>
        </w:r>
      </w:ins>
      <w:ins w:id="7195" w:author="Molly McEvilley" w:date="2023-07-20T05:58:00Z">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ins>
      <w:ins w:id="7196" w:author="Molly McEvilley" w:date="2023-07-20T05:47:00Z">
        <w:r>
          <w:t>where</w:t>
        </w:r>
        <w:r>
          <w:rPr>
            <w:b/>
            <w:bCs/>
          </w:rPr>
          <w:t xml:space="preserve"> Active</w:t>
        </w:r>
        <w:r>
          <w:t xml:space="preserve"> = 1 and:</w:t>
        </w:r>
      </w:ins>
    </w:p>
    <w:p w14:paraId="0E4161A0" w14:textId="77777777" w:rsidR="00384A27" w:rsidRDefault="00384A27" w:rsidP="00384A27">
      <w:pPr>
        <w:pStyle w:val="ListParagraph"/>
        <w:numPr>
          <w:ilvl w:val="0"/>
          <w:numId w:val="119"/>
        </w:numPr>
        <w:rPr>
          <w:ins w:id="7197" w:author="Molly McEvilley" w:date="2023-07-20T05:47:00Z"/>
        </w:rPr>
      </w:pPr>
      <w:proofErr w:type="spellStart"/>
      <w:ins w:id="7198" w:author="Molly McEvilley" w:date="2023-07-20T05:47:00Z">
        <w:r w:rsidRPr="001E71E8">
          <w:rPr>
            <w:b/>
            <w:bCs/>
          </w:rPr>
          <w:t>DisabilityStat</w:t>
        </w:r>
        <w:proofErr w:type="spellEnd"/>
        <w:r>
          <w:t xml:space="preserve"> = 99.</w:t>
        </w:r>
      </w:ins>
    </w:p>
    <w:p w14:paraId="2DDF4B2F" w14:textId="78BFE07D" w:rsidR="00A42F15" w:rsidRDefault="00A42F15" w:rsidP="00A42F15">
      <w:pPr>
        <w:pStyle w:val="Heading2"/>
        <w:rPr>
          <w:ins w:id="7199" w:author="Molly McEvilley" w:date="2023-07-20T05:49:00Z"/>
        </w:rPr>
      </w:pPr>
      <w:ins w:id="7200" w:author="Molly McEvilley" w:date="2023-07-20T05:02:00Z">
        <w:r w:rsidRPr="00A42F15">
          <w:t>DQ – Living Situation</w:t>
        </w:r>
      </w:ins>
    </w:p>
    <w:p w14:paraId="25624B77" w14:textId="40BFA33F" w:rsidR="00384A27" w:rsidRDefault="00384A27" w:rsidP="00384A27">
      <w:pPr>
        <w:rPr>
          <w:ins w:id="7201" w:author="Molly McEvilley" w:date="2023-07-20T05:49:00Z"/>
        </w:rPr>
      </w:pPr>
      <w:ins w:id="7202" w:author="Molly McEvilley" w:date="2023-07-20T05:49:00Z">
        <w:r>
          <w:t xml:space="preserve">This is a subset of </w:t>
        </w:r>
        <w:proofErr w:type="spellStart"/>
        <w:proofErr w:type="gramStart"/>
        <w:r>
          <w:rPr>
            <w:b/>
            <w:bCs/>
          </w:rPr>
          <w:t>AdultHoHEntry</w:t>
        </w:r>
      </w:ins>
      <w:proofErr w:type="spellEnd"/>
      <w:ins w:id="7203" w:author="Molly McEvilley" w:date="2023-07-20T05:50:00Z">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ins>
    </w:p>
    <w:p w14:paraId="46F5D93D" w14:textId="50912571" w:rsidR="00384A27" w:rsidRDefault="00432814" w:rsidP="00384A27">
      <w:pPr>
        <w:rPr>
          <w:ins w:id="7204" w:author="Molly McEvilley" w:date="2023-07-20T05:49:00Z"/>
        </w:rPr>
      </w:pPr>
      <w:ins w:id="7205" w:author="Molly McEvilley" w:date="2023-07-20T05:59:00Z">
        <w:r>
          <w:t xml:space="preserve">The </w:t>
        </w:r>
        <w:r w:rsidRPr="00295014">
          <w:rPr>
            <w:b/>
            <w:bCs/>
          </w:rPr>
          <w:t>Value</w:t>
        </w:r>
        <w:r>
          <w:t xml:space="preserve"> for </w:t>
        </w:r>
        <w:proofErr w:type="spellStart"/>
        <w:r w:rsidRPr="00295014">
          <w:rPr>
            <w:b/>
            <w:bCs/>
          </w:rPr>
          <w:t>ReportRow</w:t>
        </w:r>
        <w:proofErr w:type="spellEnd"/>
        <w:r>
          <w:t xml:space="preserve"> 914 is a count of distinct</w:t>
        </w:r>
        <w:r>
          <w:rPr>
            <w:b/>
            <w:bCs/>
          </w:rPr>
          <w:t xml:space="preserve"> </w:t>
        </w:r>
      </w:ins>
      <w:proofErr w:type="spellStart"/>
      <w:ins w:id="7206" w:author="Molly McEvilley" w:date="2023-07-20T05:49:00Z">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ins>
      <w:ins w:id="7207" w:author="Molly McEvilley" w:date="2023-07-20T05:58:00Z">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ins>
      <w:ins w:id="7208" w:author="Molly McEvilley" w:date="2023-07-20T05:49:00Z">
        <w:r w:rsidR="00384A27">
          <w:t xml:space="preserve">where </w:t>
        </w:r>
        <w:r w:rsidR="00384A27">
          <w:rPr>
            <w:b/>
            <w:bCs/>
          </w:rPr>
          <w:t>Active</w:t>
        </w:r>
        <w:r w:rsidR="00384A27">
          <w:t xml:space="preserve"> = 1 and:</w:t>
        </w:r>
      </w:ins>
    </w:p>
    <w:p w14:paraId="609BDE29" w14:textId="77777777" w:rsidR="00384A27" w:rsidRDefault="00384A27" w:rsidP="00384A27">
      <w:pPr>
        <w:pStyle w:val="ListParagraph"/>
        <w:numPr>
          <w:ilvl w:val="0"/>
          <w:numId w:val="116"/>
        </w:numPr>
        <w:spacing w:before="0" w:after="160" w:line="256" w:lineRule="auto"/>
        <w:rPr>
          <w:ins w:id="7209" w:author="Molly McEvilley" w:date="2023-07-20T05:49:00Z"/>
        </w:rPr>
      </w:pPr>
      <w:proofErr w:type="spellStart"/>
      <w:ins w:id="7210" w:author="Molly McEvilley" w:date="2023-07-20T05:49:00Z">
        <w:r>
          <w:t>hmis_Enrollment</w:t>
        </w:r>
        <w:r>
          <w:rPr>
            <w:b/>
            <w:bCs/>
          </w:rPr>
          <w:t>.</w:t>
        </w:r>
        <w:r>
          <w:rPr>
            <w:i/>
            <w:iCs/>
          </w:rPr>
          <w:t>LivingSituation</w:t>
        </w:r>
        <w:proofErr w:type="spellEnd"/>
        <w:r>
          <w:rPr>
            <w:b/>
            <w:bCs/>
          </w:rPr>
          <w:t xml:space="preserve"> </w:t>
        </w:r>
        <w:r>
          <w:t>in (8,9,99)</w:t>
        </w:r>
        <w:r>
          <w:rPr>
            <w:b/>
            <w:bCs/>
          </w:rPr>
          <w:t xml:space="preserve"> </w:t>
        </w:r>
        <w:r>
          <w:t>or is NULL; and</w:t>
        </w:r>
      </w:ins>
    </w:p>
    <w:p w14:paraId="56A6C567" w14:textId="77777777" w:rsidR="00384A27" w:rsidRDefault="00384A27" w:rsidP="00384A27">
      <w:pPr>
        <w:pStyle w:val="ListParagraph"/>
        <w:numPr>
          <w:ilvl w:val="0"/>
          <w:numId w:val="116"/>
        </w:numPr>
        <w:spacing w:before="0" w:after="160" w:line="256" w:lineRule="auto"/>
        <w:rPr>
          <w:ins w:id="7211" w:author="Molly McEvilley" w:date="2023-07-20T05:49:00Z"/>
        </w:rPr>
      </w:pPr>
      <w:proofErr w:type="spellStart"/>
      <w:ins w:id="7212" w:author="Molly McEvilley" w:date="2023-07-20T05:49:00Z">
        <w:r>
          <w:rPr>
            <w:b/>
            <w:bCs/>
          </w:rPr>
          <w:t>ActiveAge</w:t>
        </w:r>
        <w:proofErr w:type="spellEnd"/>
        <w:r>
          <w:t xml:space="preserve"> between 18 and 65 or </w:t>
        </w:r>
        <w:proofErr w:type="spellStart"/>
        <w:r>
          <w:rPr>
            <w:b/>
            <w:bCs/>
          </w:rPr>
          <w:t>RelationshipToHoH</w:t>
        </w:r>
        <w:proofErr w:type="spellEnd"/>
        <w:r>
          <w:t xml:space="preserve"> = 1</w:t>
        </w:r>
      </w:ins>
    </w:p>
    <w:p w14:paraId="6A54086A" w14:textId="4ABC2EEC" w:rsidR="00A42F15" w:rsidRDefault="00A42F15" w:rsidP="00A42F15">
      <w:pPr>
        <w:pStyle w:val="Heading2"/>
        <w:rPr>
          <w:ins w:id="7213" w:author="Molly McEvilley" w:date="2023-07-20T05:50:00Z"/>
        </w:rPr>
      </w:pPr>
      <w:ins w:id="7214" w:author="Molly McEvilley" w:date="2023-07-20T05:02:00Z">
        <w:r w:rsidRPr="00A42F15">
          <w:t>DQ – Length of Stay</w:t>
        </w:r>
      </w:ins>
    </w:p>
    <w:p w14:paraId="11DEA925" w14:textId="77777777" w:rsidR="00384A27" w:rsidRDefault="00384A27" w:rsidP="00384A27">
      <w:pPr>
        <w:rPr>
          <w:ins w:id="7215" w:author="Molly McEvilley" w:date="2023-07-20T05:50:00Z"/>
        </w:rPr>
      </w:pPr>
      <w:ins w:id="7216" w:author="Molly McEvilley" w:date="2023-07-20T05:50:00Z">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ins>
    </w:p>
    <w:p w14:paraId="055E258D" w14:textId="72816B6D" w:rsidR="00384A27" w:rsidRDefault="00432814" w:rsidP="00384A27">
      <w:pPr>
        <w:rPr>
          <w:ins w:id="7217" w:author="Molly McEvilley" w:date="2023-07-20T05:51:00Z"/>
        </w:rPr>
      </w:pPr>
      <w:ins w:id="7218" w:author="Molly McEvilley" w:date="2023-07-20T05:59:00Z">
        <w:r>
          <w:t xml:space="preserve">The </w:t>
        </w:r>
        <w:r w:rsidRPr="00295014">
          <w:rPr>
            <w:b/>
            <w:bCs/>
          </w:rPr>
          <w:t>Value</w:t>
        </w:r>
        <w:r>
          <w:t xml:space="preserve"> for </w:t>
        </w:r>
        <w:proofErr w:type="spellStart"/>
        <w:r w:rsidRPr="00295014">
          <w:rPr>
            <w:b/>
            <w:bCs/>
          </w:rPr>
          <w:t>ReportRow</w:t>
        </w:r>
        <w:proofErr w:type="spellEnd"/>
        <w:r>
          <w:t xml:space="preserve"> 915 is a count of distinct</w:t>
        </w:r>
        <w:r>
          <w:rPr>
            <w:b/>
            <w:bCs/>
          </w:rPr>
          <w:t xml:space="preserve"> </w:t>
        </w:r>
      </w:ins>
      <w:proofErr w:type="spellStart"/>
      <w:ins w:id="7219" w:author="Molly McEvilley" w:date="2023-07-20T05:51:00Z">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ins>
      <w:ins w:id="7220" w:author="Molly McEvilley" w:date="2023-07-20T05:58:00Z">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ins>
      <w:ins w:id="7221" w:author="Molly McEvilley" w:date="2023-07-20T05:51:00Z">
        <w:r w:rsidR="00384A27">
          <w:t xml:space="preserve">where </w:t>
        </w:r>
        <w:r w:rsidR="00384A27">
          <w:rPr>
            <w:b/>
            <w:bCs/>
          </w:rPr>
          <w:t>Active</w:t>
        </w:r>
        <w:r w:rsidR="00384A27">
          <w:t xml:space="preserve"> = 1 and:</w:t>
        </w:r>
      </w:ins>
    </w:p>
    <w:p w14:paraId="07D3440E" w14:textId="77777777" w:rsidR="00384A27" w:rsidRDefault="00384A27" w:rsidP="00384A27">
      <w:pPr>
        <w:pStyle w:val="ListParagraph"/>
        <w:numPr>
          <w:ilvl w:val="0"/>
          <w:numId w:val="116"/>
        </w:numPr>
        <w:spacing w:before="0" w:after="160" w:line="256" w:lineRule="auto"/>
        <w:rPr>
          <w:ins w:id="7222" w:author="Molly McEvilley" w:date="2023-07-20T05:51:00Z"/>
        </w:rPr>
      </w:pPr>
      <w:proofErr w:type="spellStart"/>
      <w:ins w:id="7223" w:author="Molly McEvilley" w:date="2023-07-20T05:51:00Z">
        <w:r>
          <w:t>hmis_Enrollment</w:t>
        </w:r>
        <w:r>
          <w:rPr>
            <w:b/>
            <w:bCs/>
          </w:rPr>
          <w:t>.</w:t>
        </w:r>
        <w:r>
          <w:rPr>
            <w:i/>
            <w:iCs/>
          </w:rPr>
          <w:t>LengthOfStay</w:t>
        </w:r>
        <w:proofErr w:type="spellEnd"/>
        <w:r>
          <w:rPr>
            <w:b/>
            <w:bCs/>
          </w:rPr>
          <w:t xml:space="preserve"> </w:t>
        </w:r>
        <w:r>
          <w:t>in (8,9,99)</w:t>
        </w:r>
        <w:r>
          <w:rPr>
            <w:b/>
            <w:bCs/>
          </w:rPr>
          <w:t xml:space="preserve"> </w:t>
        </w:r>
        <w:r>
          <w:t>or is NULL.</w:t>
        </w:r>
      </w:ins>
    </w:p>
    <w:p w14:paraId="4EE6788B" w14:textId="77777777" w:rsidR="00384A27" w:rsidRDefault="00384A27" w:rsidP="00384A27">
      <w:pPr>
        <w:pStyle w:val="ListParagraph"/>
        <w:numPr>
          <w:ilvl w:val="0"/>
          <w:numId w:val="116"/>
        </w:numPr>
        <w:spacing w:before="0" w:after="160" w:line="256" w:lineRule="auto"/>
        <w:rPr>
          <w:ins w:id="7224" w:author="Molly McEvilley" w:date="2023-07-20T05:51:00Z"/>
        </w:rPr>
      </w:pPr>
      <w:proofErr w:type="spellStart"/>
      <w:ins w:id="7225" w:author="Molly McEvilley" w:date="2023-07-20T05:51:00Z">
        <w:r>
          <w:rPr>
            <w:b/>
            <w:bCs/>
          </w:rPr>
          <w:t>ActiveAge</w:t>
        </w:r>
        <w:proofErr w:type="spellEnd"/>
        <w:r>
          <w:t xml:space="preserve"> between 18 and 65 or </w:t>
        </w:r>
        <w:proofErr w:type="spellStart"/>
        <w:r>
          <w:rPr>
            <w:b/>
            <w:bCs/>
          </w:rPr>
          <w:t>RelationshipToHoH</w:t>
        </w:r>
        <w:proofErr w:type="spellEnd"/>
        <w:r>
          <w:t xml:space="preserve"> = 1</w:t>
        </w:r>
      </w:ins>
    </w:p>
    <w:p w14:paraId="34D3A925" w14:textId="546C55ED" w:rsidR="00A42F15" w:rsidRDefault="00A42F15" w:rsidP="00A42F15">
      <w:pPr>
        <w:pStyle w:val="Heading2"/>
        <w:rPr>
          <w:ins w:id="7226" w:author="Molly McEvilley" w:date="2023-07-20T05:50:00Z"/>
        </w:rPr>
      </w:pPr>
      <w:ins w:id="7227" w:author="Molly McEvilley" w:date="2023-07-20T05:02:00Z">
        <w:r w:rsidRPr="00A42F15">
          <w:t>DQ – Date ES/SH/Street Homelessness Started</w:t>
        </w:r>
      </w:ins>
    </w:p>
    <w:p w14:paraId="269844A6" w14:textId="77777777" w:rsidR="00384A27" w:rsidRDefault="00384A27" w:rsidP="00384A27">
      <w:pPr>
        <w:rPr>
          <w:ins w:id="7228" w:author="Molly McEvilley" w:date="2023-07-20T05:50:00Z"/>
        </w:rPr>
      </w:pPr>
      <w:ins w:id="7229" w:author="Molly McEvilley" w:date="2023-07-20T05:50:00Z">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ins>
    </w:p>
    <w:p w14:paraId="34A269D2" w14:textId="459B0E2F" w:rsidR="00384A27" w:rsidRDefault="00432814" w:rsidP="00384A27">
      <w:pPr>
        <w:rPr>
          <w:ins w:id="7230" w:author="Molly McEvilley" w:date="2023-07-20T05:52:00Z"/>
        </w:rPr>
      </w:pPr>
      <w:ins w:id="7231" w:author="Molly McEvilley" w:date="2023-07-20T05:59:00Z">
        <w:r>
          <w:t xml:space="preserve">The </w:t>
        </w:r>
        <w:r w:rsidRPr="00295014">
          <w:rPr>
            <w:b/>
            <w:bCs/>
          </w:rPr>
          <w:t>Value</w:t>
        </w:r>
        <w:r>
          <w:t xml:space="preserve"> for </w:t>
        </w:r>
        <w:proofErr w:type="spellStart"/>
        <w:r w:rsidRPr="00295014">
          <w:rPr>
            <w:b/>
            <w:bCs/>
          </w:rPr>
          <w:t>ReportRow</w:t>
        </w:r>
        <w:proofErr w:type="spellEnd"/>
        <w:r>
          <w:t xml:space="preserve"> 916 is a count of distinct</w:t>
        </w:r>
        <w:r>
          <w:rPr>
            <w:b/>
            <w:bCs/>
          </w:rPr>
          <w:t xml:space="preserve"> </w:t>
        </w:r>
      </w:ins>
      <w:proofErr w:type="spellStart"/>
      <w:ins w:id="7232" w:author="Molly McEvilley" w:date="2023-07-20T05:52:00Z">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ins>
      <w:ins w:id="7233" w:author="Molly McEvilley" w:date="2023-07-20T05:58:00Z">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ins>
      <w:ins w:id="7234" w:author="Molly McEvilley" w:date="2023-07-20T05:52:00Z">
        <w:r w:rsidR="00384A27">
          <w:t xml:space="preserve">where </w:t>
        </w:r>
        <w:r w:rsidR="00384A27">
          <w:rPr>
            <w:b/>
            <w:bCs/>
          </w:rPr>
          <w:t>Active</w:t>
        </w:r>
        <w:r w:rsidR="00384A27">
          <w:t xml:space="preserve"> = 1 and:</w:t>
        </w:r>
      </w:ins>
    </w:p>
    <w:p w14:paraId="55C26D29" w14:textId="77777777" w:rsidR="00384A27" w:rsidRDefault="00384A27" w:rsidP="00384A27">
      <w:pPr>
        <w:pStyle w:val="ListParagraph"/>
        <w:numPr>
          <w:ilvl w:val="0"/>
          <w:numId w:val="116"/>
        </w:numPr>
        <w:spacing w:before="0" w:after="160" w:line="256" w:lineRule="auto"/>
        <w:rPr>
          <w:ins w:id="7235" w:author="Molly McEvilley" w:date="2023-07-20T05:52:00Z"/>
        </w:rPr>
      </w:pPr>
      <w:proofErr w:type="spellStart"/>
      <w:ins w:id="7236" w:author="Molly McEvilley" w:date="2023-07-20T05:52:00Z">
        <w:r>
          <w:rPr>
            <w:b/>
            <w:bCs/>
          </w:rPr>
          <w:t>ActiveAge</w:t>
        </w:r>
        <w:proofErr w:type="spellEnd"/>
        <w:r>
          <w:t xml:space="preserve"> between 18 and 65 or </w:t>
        </w:r>
        <w:proofErr w:type="spellStart"/>
        <w:r>
          <w:rPr>
            <w:b/>
            <w:bCs/>
          </w:rPr>
          <w:t>RelationshipToHoH</w:t>
        </w:r>
        <w:proofErr w:type="spellEnd"/>
        <w:r>
          <w:t xml:space="preserve"> = 1; and</w:t>
        </w:r>
      </w:ins>
    </w:p>
    <w:p w14:paraId="1EE2AFDD" w14:textId="77777777" w:rsidR="00384A27" w:rsidRDefault="00384A27" w:rsidP="00384A27">
      <w:pPr>
        <w:pStyle w:val="ListParagraph"/>
        <w:numPr>
          <w:ilvl w:val="0"/>
          <w:numId w:val="116"/>
        </w:numPr>
        <w:spacing w:before="0" w:after="160" w:line="256" w:lineRule="auto"/>
        <w:rPr>
          <w:ins w:id="7237" w:author="Molly McEvilley" w:date="2023-07-20T05:52:00Z"/>
        </w:rPr>
      </w:pPr>
      <w:proofErr w:type="spellStart"/>
      <w:ins w:id="7238" w:author="Molly McEvilley" w:date="2023-07-20T05:52:00Z">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ins>
    </w:p>
    <w:p w14:paraId="79816F53" w14:textId="77777777" w:rsidR="00384A27" w:rsidRDefault="00384A27" w:rsidP="00384A27">
      <w:pPr>
        <w:pStyle w:val="ListParagraph"/>
        <w:numPr>
          <w:ilvl w:val="0"/>
          <w:numId w:val="116"/>
        </w:numPr>
        <w:spacing w:before="0" w:after="160" w:line="256" w:lineRule="auto"/>
        <w:rPr>
          <w:ins w:id="7239" w:author="Molly McEvilley" w:date="2023-07-20T05:52:00Z"/>
        </w:rPr>
      </w:pPr>
      <w:proofErr w:type="spellStart"/>
      <w:ins w:id="7240" w:author="Molly McEvilley" w:date="2023-07-20T05:52:00Z">
        <w:r>
          <w:lastRenderedPageBreak/>
          <w:t>hmis_Enrollment</w:t>
        </w:r>
        <w:r>
          <w:rPr>
            <w:b/>
            <w:bCs/>
          </w:rPr>
          <w:t>.</w:t>
        </w:r>
        <w:r>
          <w:rPr>
            <w:i/>
            <w:iCs/>
          </w:rPr>
          <w:t>DateToStreetESSH</w:t>
        </w:r>
        <w:proofErr w:type="spellEnd"/>
        <w:r>
          <w:rPr>
            <w:i/>
            <w:iCs/>
          </w:rPr>
          <w:t xml:space="preserve"> </w:t>
        </w:r>
        <w:r>
          <w:t>is NULL; and</w:t>
        </w:r>
      </w:ins>
    </w:p>
    <w:p w14:paraId="7598AC46" w14:textId="77777777" w:rsidR="00384A27" w:rsidRDefault="00384A27" w:rsidP="00384A27">
      <w:pPr>
        <w:pStyle w:val="ListParagraph"/>
        <w:numPr>
          <w:ilvl w:val="1"/>
          <w:numId w:val="116"/>
        </w:numPr>
        <w:spacing w:before="0" w:after="160" w:line="256" w:lineRule="auto"/>
        <w:rPr>
          <w:ins w:id="7241" w:author="Molly McEvilley" w:date="2023-07-20T05:52:00Z"/>
        </w:rPr>
      </w:pPr>
      <w:proofErr w:type="spellStart"/>
      <w:ins w:id="7242" w:author="Molly McEvilley" w:date="2023-07-20T05:52:00Z">
        <w:r>
          <w:t>tlsa_Enrollment.</w:t>
        </w:r>
        <w:r>
          <w:rPr>
            <w:b/>
            <w:bCs/>
          </w:rPr>
          <w:t>LSAProjectType</w:t>
        </w:r>
        <w:proofErr w:type="spellEnd"/>
        <w:r>
          <w:t xml:space="preserve"> in (0,1,8); or</w:t>
        </w:r>
      </w:ins>
    </w:p>
    <w:p w14:paraId="7D15F3A2" w14:textId="77777777" w:rsidR="00384A27" w:rsidRDefault="00384A27" w:rsidP="00384A27">
      <w:pPr>
        <w:pStyle w:val="ListParagraph"/>
        <w:numPr>
          <w:ilvl w:val="1"/>
          <w:numId w:val="116"/>
        </w:numPr>
        <w:spacing w:before="0" w:after="160" w:line="256" w:lineRule="auto"/>
        <w:rPr>
          <w:ins w:id="7243" w:author="Molly McEvilley" w:date="2023-07-20T05:52:00Z"/>
        </w:rPr>
      </w:pPr>
      <w:proofErr w:type="spellStart"/>
      <w:ins w:id="7244" w:author="Molly McEvilley" w:date="2023-07-20T05:52:00Z">
        <w:r>
          <w:rPr>
            <w:i/>
            <w:iCs/>
          </w:rPr>
          <w:t>LivingSituation</w:t>
        </w:r>
        <w:proofErr w:type="spellEnd"/>
        <w:r>
          <w:t xml:space="preserve"> in (101,116,118);</w:t>
        </w:r>
        <w:r>
          <w:rPr>
            <w:b/>
            <w:bCs/>
          </w:rPr>
          <w:t xml:space="preserve"> </w:t>
        </w:r>
        <w:r>
          <w:t xml:space="preserve">or </w:t>
        </w:r>
      </w:ins>
    </w:p>
    <w:p w14:paraId="4E3097F2" w14:textId="77777777" w:rsidR="00384A27" w:rsidRDefault="00384A27" w:rsidP="00384A27">
      <w:pPr>
        <w:pStyle w:val="ListParagraph"/>
        <w:numPr>
          <w:ilvl w:val="1"/>
          <w:numId w:val="116"/>
        </w:numPr>
        <w:spacing w:before="0" w:after="160" w:line="256" w:lineRule="auto"/>
        <w:rPr>
          <w:ins w:id="7245" w:author="Molly McEvilley" w:date="2023-07-20T05:52:00Z"/>
        </w:rPr>
      </w:pPr>
      <w:proofErr w:type="spellStart"/>
      <w:ins w:id="7246" w:author="Molly McEvilley" w:date="2023-07-20T05:52:00Z">
        <w:r>
          <w:rPr>
            <w:i/>
            <w:iCs/>
          </w:rPr>
          <w:t>PreviousStreetESSH</w:t>
        </w:r>
        <w:proofErr w:type="spellEnd"/>
        <w:r>
          <w:rPr>
            <w:i/>
            <w:iCs/>
          </w:rPr>
          <w:t xml:space="preserve"> </w:t>
        </w:r>
        <w:r>
          <w:t>= 1.</w:t>
        </w:r>
      </w:ins>
    </w:p>
    <w:p w14:paraId="370CB3BA" w14:textId="646BA8B4" w:rsidR="00A42F15" w:rsidRDefault="00A42F15" w:rsidP="00A42F15">
      <w:pPr>
        <w:pStyle w:val="Heading2"/>
        <w:rPr>
          <w:ins w:id="7247" w:author="Molly McEvilley" w:date="2023-07-20T05:50:00Z"/>
        </w:rPr>
      </w:pPr>
      <w:ins w:id="7248" w:author="Molly McEvilley" w:date="2023-07-20T05:02:00Z">
        <w:r w:rsidRPr="00A42F15">
          <w:t>DQ – Times ES/SH/Street Homeless Last 3 Years</w:t>
        </w:r>
      </w:ins>
    </w:p>
    <w:p w14:paraId="52918D54" w14:textId="77777777" w:rsidR="00384A27" w:rsidRDefault="00384A27" w:rsidP="00384A27">
      <w:pPr>
        <w:rPr>
          <w:ins w:id="7249" w:author="Molly McEvilley" w:date="2023-07-20T05:50:00Z"/>
        </w:rPr>
      </w:pPr>
      <w:ins w:id="7250" w:author="Molly McEvilley" w:date="2023-07-20T05:50:00Z">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ins>
    </w:p>
    <w:p w14:paraId="6D86575D" w14:textId="1479AD07" w:rsidR="00384A27" w:rsidRDefault="00432814" w:rsidP="00384A27">
      <w:pPr>
        <w:rPr>
          <w:ins w:id="7251" w:author="Molly McEvilley" w:date="2023-07-20T05:52:00Z"/>
        </w:rPr>
      </w:pPr>
      <w:ins w:id="7252" w:author="Molly McEvilley" w:date="2023-07-20T06:00:00Z">
        <w:r>
          <w:t xml:space="preserve">The </w:t>
        </w:r>
        <w:r w:rsidRPr="00295014">
          <w:rPr>
            <w:b/>
            <w:bCs/>
          </w:rPr>
          <w:t>Value</w:t>
        </w:r>
        <w:r>
          <w:t xml:space="preserve"> for </w:t>
        </w:r>
        <w:proofErr w:type="spellStart"/>
        <w:r w:rsidRPr="00295014">
          <w:rPr>
            <w:b/>
            <w:bCs/>
          </w:rPr>
          <w:t>ReportRow</w:t>
        </w:r>
        <w:proofErr w:type="spellEnd"/>
        <w:r>
          <w:t xml:space="preserve"> 917 is a count of distinct</w:t>
        </w:r>
        <w:r>
          <w:rPr>
            <w:b/>
            <w:bCs/>
          </w:rPr>
          <w:t xml:space="preserve"> </w:t>
        </w:r>
      </w:ins>
      <w:proofErr w:type="spellStart"/>
      <w:ins w:id="7253" w:author="Molly McEvilley" w:date="2023-07-20T05:52:00Z">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ins>
      <w:ins w:id="7254" w:author="Molly McEvilley" w:date="2023-07-20T05:58:00Z">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ins>
      <w:ins w:id="7255" w:author="Molly McEvilley" w:date="2023-07-20T05:52:00Z">
        <w:r w:rsidR="00384A27">
          <w:t xml:space="preserve">where </w:t>
        </w:r>
        <w:r w:rsidR="00384A27">
          <w:rPr>
            <w:b/>
            <w:bCs/>
          </w:rPr>
          <w:t>Active</w:t>
        </w:r>
        <w:r w:rsidR="00384A27">
          <w:t xml:space="preserve"> = 1 and:</w:t>
        </w:r>
      </w:ins>
    </w:p>
    <w:p w14:paraId="55D28C7C" w14:textId="77777777" w:rsidR="00384A27" w:rsidRDefault="00384A27" w:rsidP="00384A27">
      <w:pPr>
        <w:pStyle w:val="ListParagraph"/>
        <w:numPr>
          <w:ilvl w:val="0"/>
          <w:numId w:val="116"/>
        </w:numPr>
        <w:spacing w:before="0" w:after="160" w:line="256" w:lineRule="auto"/>
        <w:rPr>
          <w:ins w:id="7256" w:author="Molly McEvilley" w:date="2023-07-20T05:52:00Z"/>
        </w:rPr>
      </w:pPr>
      <w:proofErr w:type="spellStart"/>
      <w:ins w:id="7257" w:author="Molly McEvilley" w:date="2023-07-20T05:52:00Z">
        <w:r>
          <w:rPr>
            <w:b/>
            <w:bCs/>
          </w:rPr>
          <w:t>ActiveAge</w:t>
        </w:r>
        <w:proofErr w:type="spellEnd"/>
        <w:r>
          <w:t xml:space="preserve"> between 18 and 65 or </w:t>
        </w:r>
        <w:proofErr w:type="spellStart"/>
        <w:r>
          <w:rPr>
            <w:b/>
            <w:bCs/>
          </w:rPr>
          <w:t>RelationshipToHoH</w:t>
        </w:r>
        <w:proofErr w:type="spellEnd"/>
        <w:r>
          <w:t xml:space="preserve"> = 1; and</w:t>
        </w:r>
      </w:ins>
    </w:p>
    <w:p w14:paraId="09645B13" w14:textId="77777777" w:rsidR="00384A27" w:rsidRDefault="00384A27" w:rsidP="00384A27">
      <w:pPr>
        <w:pStyle w:val="ListParagraph"/>
        <w:numPr>
          <w:ilvl w:val="0"/>
          <w:numId w:val="116"/>
        </w:numPr>
        <w:spacing w:before="0" w:after="160" w:line="256" w:lineRule="auto"/>
        <w:rPr>
          <w:ins w:id="7258" w:author="Molly McEvilley" w:date="2023-07-20T05:52:00Z"/>
        </w:rPr>
      </w:pPr>
      <w:proofErr w:type="spellStart"/>
      <w:ins w:id="7259" w:author="Molly McEvilley" w:date="2023-07-20T05:52:00Z">
        <w:r>
          <w:t>hmis_Enrollment</w:t>
        </w:r>
        <w:r>
          <w:rPr>
            <w:b/>
            <w:bCs/>
          </w:rPr>
          <w:t>.</w:t>
        </w:r>
        <w:r>
          <w:rPr>
            <w:i/>
            <w:iCs/>
          </w:rPr>
          <w:t>TimesHomelessPastThreeYears</w:t>
        </w:r>
        <w:proofErr w:type="spellEnd"/>
        <w:r>
          <w:t xml:space="preserve"> is NULL or not in (1,2,3,4); and</w:t>
        </w:r>
      </w:ins>
    </w:p>
    <w:p w14:paraId="6A069C33" w14:textId="77777777" w:rsidR="00384A27" w:rsidRDefault="00384A27" w:rsidP="00384A27">
      <w:pPr>
        <w:pStyle w:val="ListParagraph"/>
        <w:numPr>
          <w:ilvl w:val="1"/>
          <w:numId w:val="116"/>
        </w:numPr>
        <w:spacing w:before="0" w:after="160" w:line="256" w:lineRule="auto"/>
        <w:rPr>
          <w:ins w:id="7260" w:author="Molly McEvilley" w:date="2023-07-20T05:52:00Z"/>
        </w:rPr>
      </w:pPr>
      <w:proofErr w:type="spellStart"/>
      <w:ins w:id="7261" w:author="Molly McEvilley" w:date="2023-07-20T05:52:00Z">
        <w:r>
          <w:t>tlsa_Enrollment</w:t>
        </w:r>
        <w:proofErr w:type="spellEnd"/>
        <w:r>
          <w:t>.</w:t>
        </w:r>
        <w:r w:rsidRPr="00C653C6">
          <w:rPr>
            <w:b/>
            <w:bCs/>
          </w:rPr>
          <w:t xml:space="preserve"> </w:t>
        </w:r>
        <w:proofErr w:type="spellStart"/>
        <w:r>
          <w:rPr>
            <w:b/>
            <w:bCs/>
          </w:rPr>
          <w:t>LSAProjectType</w:t>
        </w:r>
        <w:proofErr w:type="spellEnd"/>
        <w:r>
          <w:t xml:space="preserve"> in (0,1,8); or</w:t>
        </w:r>
      </w:ins>
    </w:p>
    <w:p w14:paraId="1AA3487D" w14:textId="77777777" w:rsidR="00384A27" w:rsidRDefault="00384A27" w:rsidP="00384A27">
      <w:pPr>
        <w:pStyle w:val="ListParagraph"/>
        <w:numPr>
          <w:ilvl w:val="1"/>
          <w:numId w:val="116"/>
        </w:numPr>
        <w:spacing w:before="0" w:after="160" w:line="256" w:lineRule="auto"/>
        <w:rPr>
          <w:ins w:id="7262" w:author="Molly McEvilley" w:date="2023-07-20T05:52:00Z"/>
        </w:rPr>
      </w:pPr>
      <w:proofErr w:type="spellStart"/>
      <w:ins w:id="7263" w:author="Molly McEvilley" w:date="2023-07-20T05:52:00Z">
        <w:r>
          <w:rPr>
            <w:i/>
            <w:iCs/>
          </w:rPr>
          <w:t>LivingSituation</w:t>
        </w:r>
        <w:proofErr w:type="spellEnd"/>
        <w:r>
          <w:t xml:space="preserve"> in (101,116,118);</w:t>
        </w:r>
        <w:r>
          <w:rPr>
            <w:b/>
            <w:bCs/>
          </w:rPr>
          <w:t xml:space="preserve"> </w:t>
        </w:r>
        <w:r>
          <w:t xml:space="preserve">or </w:t>
        </w:r>
      </w:ins>
    </w:p>
    <w:p w14:paraId="0520B5D6" w14:textId="77777777" w:rsidR="00384A27" w:rsidRDefault="00384A27" w:rsidP="00384A27">
      <w:pPr>
        <w:pStyle w:val="ListParagraph"/>
        <w:numPr>
          <w:ilvl w:val="1"/>
          <w:numId w:val="116"/>
        </w:numPr>
        <w:spacing w:before="0" w:after="160" w:line="256" w:lineRule="auto"/>
        <w:rPr>
          <w:ins w:id="7264" w:author="Molly McEvilley" w:date="2023-07-20T05:52:00Z"/>
        </w:rPr>
      </w:pPr>
      <w:proofErr w:type="spellStart"/>
      <w:ins w:id="7265" w:author="Molly McEvilley" w:date="2023-07-20T05:52:00Z">
        <w:r>
          <w:rPr>
            <w:i/>
            <w:iCs/>
          </w:rPr>
          <w:t>PreviousStreetESSH</w:t>
        </w:r>
        <w:proofErr w:type="spellEnd"/>
        <w:r>
          <w:t xml:space="preserve"> = 1.</w:t>
        </w:r>
      </w:ins>
    </w:p>
    <w:p w14:paraId="7D57C4C0" w14:textId="06320625" w:rsidR="00A42F15" w:rsidRDefault="00A42F15" w:rsidP="00A42F15">
      <w:pPr>
        <w:pStyle w:val="Heading2"/>
        <w:rPr>
          <w:ins w:id="7266" w:author="Molly McEvilley" w:date="2023-07-20T05:50:00Z"/>
        </w:rPr>
      </w:pPr>
      <w:ins w:id="7267" w:author="Molly McEvilley" w:date="2023-07-20T05:02:00Z">
        <w:r w:rsidRPr="00A42F15">
          <w:t>DQ – Months ES/SH/Street Homeless Last 3 Years</w:t>
        </w:r>
      </w:ins>
    </w:p>
    <w:p w14:paraId="17AC448E" w14:textId="77777777" w:rsidR="00384A27" w:rsidRDefault="00384A27" w:rsidP="00384A27">
      <w:pPr>
        <w:rPr>
          <w:ins w:id="7268" w:author="Molly McEvilley" w:date="2023-07-20T05:50:00Z"/>
        </w:rPr>
      </w:pPr>
      <w:ins w:id="7269" w:author="Molly McEvilley" w:date="2023-07-20T05:50:00Z">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ins>
    </w:p>
    <w:p w14:paraId="2B321EB4" w14:textId="5D533993" w:rsidR="00384A27" w:rsidRDefault="000E3E4B" w:rsidP="00384A27">
      <w:pPr>
        <w:rPr>
          <w:ins w:id="7270" w:author="Molly McEvilley" w:date="2023-07-20T05:52:00Z"/>
        </w:rPr>
      </w:pPr>
      <w:ins w:id="7271" w:author="Molly McEvilley" w:date="2023-07-20T05:56:00Z">
        <w:r>
          <w:t xml:space="preserve">The </w:t>
        </w:r>
        <w:r w:rsidRPr="00295014">
          <w:rPr>
            <w:b/>
            <w:bCs/>
          </w:rPr>
          <w:t>Value</w:t>
        </w:r>
        <w:r>
          <w:t xml:space="preserve"> for </w:t>
        </w:r>
        <w:proofErr w:type="spellStart"/>
        <w:r w:rsidRPr="00295014">
          <w:rPr>
            <w:b/>
            <w:bCs/>
          </w:rPr>
          <w:t>ReportRow</w:t>
        </w:r>
        <w:proofErr w:type="spellEnd"/>
        <w:r>
          <w:t xml:space="preserve"> 918 is a count of distinct</w:t>
        </w:r>
        <w:r>
          <w:rPr>
            <w:b/>
            <w:bCs/>
          </w:rPr>
          <w:t xml:space="preserve"> </w:t>
        </w:r>
      </w:ins>
      <w:proofErr w:type="spellStart"/>
      <w:ins w:id="7272" w:author="Molly McEvilley" w:date="2023-07-20T05:52:00Z">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ins>
      <w:ins w:id="7273" w:author="Molly McEvilley" w:date="2023-07-20T05:58:00Z">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ins>
      <w:ins w:id="7274" w:author="Molly McEvilley" w:date="2023-07-20T05:52:00Z">
        <w:r w:rsidR="00384A27">
          <w:t xml:space="preserve">where </w:t>
        </w:r>
        <w:r w:rsidR="00384A27">
          <w:rPr>
            <w:b/>
            <w:bCs/>
          </w:rPr>
          <w:t>Active</w:t>
        </w:r>
        <w:r w:rsidR="00384A27">
          <w:t xml:space="preserve"> = 1 and:</w:t>
        </w:r>
      </w:ins>
    </w:p>
    <w:p w14:paraId="3CD09A36" w14:textId="77777777" w:rsidR="00384A27" w:rsidRDefault="00384A27" w:rsidP="00384A27">
      <w:pPr>
        <w:pStyle w:val="ListParagraph"/>
        <w:numPr>
          <w:ilvl w:val="0"/>
          <w:numId w:val="116"/>
        </w:numPr>
        <w:spacing w:before="0" w:after="160" w:line="256" w:lineRule="auto"/>
        <w:rPr>
          <w:ins w:id="7275" w:author="Molly McEvilley" w:date="2023-07-20T05:52:00Z"/>
        </w:rPr>
      </w:pPr>
      <w:proofErr w:type="spellStart"/>
      <w:ins w:id="7276" w:author="Molly McEvilley" w:date="2023-07-20T05:52:00Z">
        <w:r>
          <w:rPr>
            <w:b/>
            <w:bCs/>
          </w:rPr>
          <w:t>ActiveAge</w:t>
        </w:r>
        <w:proofErr w:type="spellEnd"/>
        <w:r>
          <w:t xml:space="preserve"> between 18 and 65 or </w:t>
        </w:r>
        <w:proofErr w:type="spellStart"/>
        <w:r>
          <w:rPr>
            <w:b/>
            <w:bCs/>
          </w:rPr>
          <w:t>RelationshipToHoH</w:t>
        </w:r>
        <w:proofErr w:type="spellEnd"/>
        <w:r>
          <w:t xml:space="preserve"> = 1; and</w:t>
        </w:r>
      </w:ins>
    </w:p>
    <w:p w14:paraId="29B8D3A6" w14:textId="77777777" w:rsidR="00384A27" w:rsidRDefault="00384A27" w:rsidP="00384A27">
      <w:pPr>
        <w:pStyle w:val="ListParagraph"/>
        <w:numPr>
          <w:ilvl w:val="0"/>
          <w:numId w:val="116"/>
        </w:numPr>
        <w:spacing w:before="0" w:after="160" w:line="256" w:lineRule="auto"/>
        <w:rPr>
          <w:ins w:id="7277" w:author="Molly McEvilley" w:date="2023-07-20T05:52:00Z"/>
        </w:rPr>
      </w:pPr>
      <w:proofErr w:type="spellStart"/>
      <w:ins w:id="7278" w:author="Molly McEvilley" w:date="2023-07-20T05:52:00Z">
        <w:r>
          <w:t>hmis_Enrollment</w:t>
        </w:r>
        <w:r>
          <w:rPr>
            <w:b/>
            <w:bCs/>
          </w:rPr>
          <w:t>.</w:t>
        </w:r>
        <w:r>
          <w:rPr>
            <w:i/>
            <w:iCs/>
          </w:rPr>
          <w:t>MonthsHomelessPastThreeYears</w:t>
        </w:r>
        <w:proofErr w:type="spellEnd"/>
        <w:r>
          <w:t xml:space="preserve"> is NULL or not between 101 and 113; and</w:t>
        </w:r>
      </w:ins>
    </w:p>
    <w:p w14:paraId="329C4C77" w14:textId="77777777" w:rsidR="00384A27" w:rsidRDefault="00384A27" w:rsidP="00384A27">
      <w:pPr>
        <w:pStyle w:val="ListParagraph"/>
        <w:numPr>
          <w:ilvl w:val="1"/>
          <w:numId w:val="116"/>
        </w:numPr>
        <w:spacing w:before="0" w:after="160" w:line="256" w:lineRule="auto"/>
        <w:rPr>
          <w:ins w:id="7279" w:author="Molly McEvilley" w:date="2023-07-20T05:52:00Z"/>
        </w:rPr>
      </w:pPr>
      <w:proofErr w:type="spellStart"/>
      <w:ins w:id="7280" w:author="Molly McEvilley" w:date="2023-07-20T05:52:00Z">
        <w:r>
          <w:t>tlsa_Enrollment.</w:t>
        </w:r>
        <w:r>
          <w:rPr>
            <w:b/>
            <w:bCs/>
          </w:rPr>
          <w:t>LSAProjectType</w:t>
        </w:r>
        <w:proofErr w:type="spellEnd"/>
        <w:r>
          <w:t xml:space="preserve"> in (0,1,8); or</w:t>
        </w:r>
      </w:ins>
    </w:p>
    <w:p w14:paraId="312E3DCF" w14:textId="77777777" w:rsidR="00384A27" w:rsidRDefault="00384A27" w:rsidP="00384A27">
      <w:pPr>
        <w:pStyle w:val="ListParagraph"/>
        <w:numPr>
          <w:ilvl w:val="1"/>
          <w:numId w:val="116"/>
        </w:numPr>
        <w:spacing w:before="0" w:after="160" w:line="256" w:lineRule="auto"/>
        <w:rPr>
          <w:ins w:id="7281" w:author="Molly McEvilley" w:date="2023-07-20T05:52:00Z"/>
        </w:rPr>
      </w:pPr>
      <w:proofErr w:type="spellStart"/>
      <w:ins w:id="7282" w:author="Molly McEvilley" w:date="2023-07-20T05:52:00Z">
        <w:r>
          <w:rPr>
            <w:i/>
            <w:iCs/>
          </w:rPr>
          <w:t>LivingSituation</w:t>
        </w:r>
        <w:proofErr w:type="spellEnd"/>
        <w:r>
          <w:t xml:space="preserve"> in (101,116,118);</w:t>
        </w:r>
        <w:r>
          <w:rPr>
            <w:b/>
            <w:bCs/>
          </w:rPr>
          <w:t xml:space="preserve"> </w:t>
        </w:r>
        <w:r>
          <w:t xml:space="preserve">or </w:t>
        </w:r>
      </w:ins>
    </w:p>
    <w:p w14:paraId="5605FA1A" w14:textId="77777777" w:rsidR="00384A27" w:rsidRDefault="00384A27" w:rsidP="00384A27">
      <w:pPr>
        <w:pStyle w:val="ListParagraph"/>
        <w:numPr>
          <w:ilvl w:val="1"/>
          <w:numId w:val="116"/>
        </w:numPr>
        <w:spacing w:before="0" w:after="160" w:line="256" w:lineRule="auto"/>
        <w:rPr>
          <w:ins w:id="7283" w:author="Molly McEvilley" w:date="2023-07-20T05:52:00Z"/>
        </w:rPr>
      </w:pPr>
      <w:proofErr w:type="spellStart"/>
      <w:ins w:id="7284" w:author="Molly McEvilley" w:date="2023-07-20T05:52:00Z">
        <w:r>
          <w:rPr>
            <w:i/>
            <w:iCs/>
          </w:rPr>
          <w:t>PreviousStreetESSH</w:t>
        </w:r>
        <w:proofErr w:type="spellEnd"/>
        <w:r>
          <w:t xml:space="preserve"> = 1.</w:t>
        </w:r>
      </w:ins>
    </w:p>
    <w:p w14:paraId="1636E972" w14:textId="3BA99B0F" w:rsidR="00F34264" w:rsidRPr="00735E97" w:rsidRDefault="00A42F15" w:rsidP="00735E97">
      <w:pPr>
        <w:pStyle w:val="Heading2"/>
        <w:rPr>
          <w:ins w:id="7285" w:author="Molly McEvilley" w:date="2023-07-20T00:41:00Z"/>
          <w:rFonts w:eastAsiaTheme="minorHAnsi"/>
        </w:rPr>
      </w:pPr>
      <w:ins w:id="7286" w:author="Molly McEvilley" w:date="2023-07-20T05:02:00Z">
        <w:r w:rsidRPr="00A42F15">
          <w:t>DQ – Destination</w:t>
        </w:r>
      </w:ins>
    </w:p>
    <w:p w14:paraId="59F10B6A" w14:textId="775AE756" w:rsidR="00384A27" w:rsidRDefault="00384A27" w:rsidP="00384A27">
      <w:pPr>
        <w:rPr>
          <w:ins w:id="7287" w:author="Molly McEvilley" w:date="2023-07-20T05:53:00Z"/>
        </w:rPr>
      </w:pPr>
      <w:ins w:id="7288" w:author="Molly McEvilley" w:date="2023-07-20T05:51:00Z">
        <w:r>
          <w:t xml:space="preserve">This is a subset of </w:t>
        </w:r>
        <w:proofErr w:type="spellStart"/>
        <w:r>
          <w:rPr>
            <w:b/>
            <w:bCs/>
          </w:rPr>
          <w:t>ClientExit</w:t>
        </w:r>
        <w:proofErr w:type="spellEnd"/>
        <w:r>
          <w:rPr>
            <w:b/>
            <w:bCs/>
          </w:rPr>
          <w:t xml:space="preserve"> </w:t>
        </w:r>
        <w:r>
          <w:t xml:space="preserve">(the </w:t>
        </w:r>
        <w:r w:rsidRPr="00295014">
          <w:rPr>
            <w:b/>
            <w:bCs/>
          </w:rPr>
          <w:t>Value</w:t>
        </w:r>
        <w:r>
          <w:t xml:space="preserve"> for </w:t>
        </w:r>
        <w:proofErr w:type="spellStart"/>
        <w:r w:rsidRPr="00295014">
          <w:rPr>
            <w:b/>
            <w:bCs/>
          </w:rPr>
          <w:t>ReportRow</w:t>
        </w:r>
        <w:proofErr w:type="spellEnd"/>
        <w:r>
          <w:t xml:space="preserve"> 912).</w:t>
        </w:r>
      </w:ins>
    </w:p>
    <w:p w14:paraId="2D00FDC1" w14:textId="17FCF400" w:rsidR="008A03CC" w:rsidRDefault="000E3E4B" w:rsidP="008A03CC">
      <w:pPr>
        <w:rPr>
          <w:ins w:id="7289" w:author="Molly McEvilley" w:date="2023-07-20T05:53:00Z"/>
        </w:rPr>
      </w:pPr>
      <w:ins w:id="7290" w:author="Molly McEvilley" w:date="2023-07-20T05:56:00Z">
        <w:r>
          <w:t xml:space="preserve">The </w:t>
        </w:r>
        <w:r w:rsidRPr="00295014">
          <w:rPr>
            <w:b/>
            <w:bCs/>
          </w:rPr>
          <w:t>Value</w:t>
        </w:r>
        <w:r>
          <w:t xml:space="preserve"> for </w:t>
        </w:r>
        <w:proofErr w:type="spellStart"/>
        <w:r w:rsidRPr="00295014">
          <w:rPr>
            <w:b/>
            <w:bCs/>
          </w:rPr>
          <w:t>ReportRow</w:t>
        </w:r>
        <w:proofErr w:type="spellEnd"/>
        <w:r>
          <w:t xml:space="preserve"> 919 is a count of distinct</w:t>
        </w:r>
        <w:r>
          <w:rPr>
            <w:b/>
            <w:bCs/>
          </w:rPr>
          <w:t xml:space="preserve"> </w:t>
        </w:r>
      </w:ins>
      <w:proofErr w:type="spellStart"/>
      <w:ins w:id="7291" w:author="Molly McEvilley" w:date="2023-07-20T05:53:00Z">
        <w:r w:rsidR="008A03CC">
          <w:rPr>
            <w:b/>
            <w:bCs/>
          </w:rPr>
          <w:t>EnrollmentIDs</w:t>
        </w:r>
        <w:proofErr w:type="spellEnd"/>
        <w:r w:rsidR="008A03CC">
          <w:rPr>
            <w:b/>
            <w:bCs/>
          </w:rPr>
          <w:t xml:space="preserve"> </w:t>
        </w:r>
        <w:r w:rsidR="008A03CC">
          <w:t xml:space="preserve">in </w:t>
        </w:r>
        <w:proofErr w:type="spellStart"/>
        <w:r w:rsidR="008A03CC">
          <w:t>tlsa_Enrollment</w:t>
        </w:r>
        <w:proofErr w:type="spellEnd"/>
        <w:r w:rsidR="008A03CC">
          <w:t xml:space="preserve"> </w:t>
        </w:r>
      </w:ins>
      <w:ins w:id="7292" w:author="Molly McEvilley" w:date="2023-07-20T05:58:00Z">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ins>
      <w:ins w:id="7293" w:author="Molly McEvilley" w:date="2023-07-20T05:53:00Z">
        <w:r w:rsidR="008A03CC">
          <w:t xml:space="preserve">where </w:t>
        </w:r>
        <w:r w:rsidR="008A03CC">
          <w:rPr>
            <w:b/>
            <w:bCs/>
          </w:rPr>
          <w:t>Active</w:t>
        </w:r>
        <w:r w:rsidR="008A03CC">
          <w:t xml:space="preserve"> = 1 and:</w:t>
        </w:r>
      </w:ins>
    </w:p>
    <w:p w14:paraId="1A13AC8F" w14:textId="77777777" w:rsidR="008A03CC" w:rsidRDefault="008A03CC" w:rsidP="008A03CC">
      <w:pPr>
        <w:pStyle w:val="ListParagraph"/>
        <w:numPr>
          <w:ilvl w:val="0"/>
          <w:numId w:val="117"/>
        </w:numPr>
        <w:spacing w:before="0" w:after="160" w:line="256" w:lineRule="auto"/>
        <w:rPr>
          <w:ins w:id="7294" w:author="Molly McEvilley" w:date="2023-07-20T05:53:00Z"/>
        </w:rPr>
      </w:pPr>
      <w:proofErr w:type="spellStart"/>
      <w:ins w:id="7295" w:author="Molly McEvilley" w:date="2023-07-20T05:53:00Z">
        <w:r w:rsidRPr="001E71E8">
          <w:rPr>
            <w:b/>
            <w:bCs/>
          </w:rPr>
          <w:t>ExitDate</w:t>
        </w:r>
        <w:proofErr w:type="spellEnd"/>
        <w:r>
          <w:t xml:space="preserve"> is not NULL; and</w:t>
        </w:r>
      </w:ins>
    </w:p>
    <w:p w14:paraId="7FCF9C73" w14:textId="77777777" w:rsidR="008A03CC" w:rsidRDefault="008A03CC" w:rsidP="008A03CC">
      <w:pPr>
        <w:pStyle w:val="ListParagraph"/>
        <w:numPr>
          <w:ilvl w:val="1"/>
          <w:numId w:val="113"/>
        </w:numPr>
        <w:spacing w:before="0" w:after="160" w:line="256" w:lineRule="auto"/>
        <w:rPr>
          <w:ins w:id="7296" w:author="Molly McEvilley" w:date="2023-07-20T05:53:00Z"/>
        </w:rPr>
      </w:pPr>
      <w:proofErr w:type="spellStart"/>
      <w:ins w:id="7297" w:author="Molly McEvilley" w:date="2023-07-20T05:53:00Z">
        <w:r>
          <w:t>hmis_Exit.</w:t>
        </w:r>
        <w:r>
          <w:rPr>
            <w:i/>
            <w:iCs/>
          </w:rPr>
          <w:t>Destination</w:t>
        </w:r>
        <w:proofErr w:type="spellEnd"/>
        <w:r>
          <w:t xml:space="preserve"> is NULL or in (8,9,17,30,99) or</w:t>
        </w:r>
      </w:ins>
    </w:p>
    <w:p w14:paraId="5AB1D1F3" w14:textId="77777777" w:rsidR="008A03CC" w:rsidRDefault="008A03CC" w:rsidP="008A03CC">
      <w:pPr>
        <w:pStyle w:val="ListParagraph"/>
        <w:numPr>
          <w:ilvl w:val="1"/>
          <w:numId w:val="113"/>
        </w:numPr>
        <w:spacing w:before="0" w:after="160" w:line="256" w:lineRule="auto"/>
        <w:rPr>
          <w:ins w:id="7298" w:author="Molly McEvilley" w:date="2023-07-20T05:53:00Z"/>
        </w:rPr>
      </w:pPr>
      <w:proofErr w:type="spellStart"/>
      <w:ins w:id="7299" w:author="Molly McEvilley" w:date="2023-07-20T05:53:00Z">
        <w:r>
          <w:t>hmis_Exit.</w:t>
        </w:r>
        <w:r>
          <w:rPr>
            <w:i/>
            <w:iCs/>
          </w:rPr>
          <w:t>Destination</w:t>
        </w:r>
        <w:proofErr w:type="spellEnd"/>
        <w:r>
          <w:t xml:space="preserve"> = 435 and </w:t>
        </w:r>
        <w:proofErr w:type="spellStart"/>
        <w:r>
          <w:t>hmis_Exit.</w:t>
        </w:r>
        <w:r w:rsidRPr="00D43959">
          <w:rPr>
            <w:i/>
            <w:iCs/>
          </w:rPr>
          <w:t>DestinationSubsidyType</w:t>
        </w:r>
        <w:proofErr w:type="spellEnd"/>
        <w:r>
          <w:t xml:space="preserve"> is NULL</w:t>
        </w:r>
      </w:ins>
    </w:p>
    <w:p w14:paraId="1CC7078B" w14:textId="080AA664" w:rsidR="008A03CC" w:rsidRPr="00295014" w:rsidRDefault="008A03CC" w:rsidP="008A03CC">
      <w:pPr>
        <w:pStyle w:val="Heading2"/>
        <w:rPr>
          <w:ins w:id="7300" w:author="Molly McEvilley" w:date="2023-07-20T05:53:00Z"/>
          <w:rFonts w:eastAsiaTheme="minorHAnsi"/>
        </w:rPr>
      </w:pPr>
      <w:bookmarkStart w:id="7301" w:name="_HMIS_Business_Logic:"/>
      <w:bookmarkStart w:id="7302" w:name="_Toc37849830"/>
      <w:bookmarkEnd w:id="7301"/>
      <w:ins w:id="7303" w:author="Molly McEvilley" w:date="2023-07-20T05:53:00Z">
        <w:r w:rsidRPr="00A42F15">
          <w:t xml:space="preserve">DQ – </w:t>
        </w:r>
        <w:r w:rsidR="006F2DFB">
          <w:t>Date of Birth</w:t>
        </w:r>
      </w:ins>
    </w:p>
    <w:p w14:paraId="47D8660E" w14:textId="3A0B1142" w:rsidR="006F2DFB" w:rsidRDefault="000E3E4B" w:rsidP="006F2DFB">
      <w:pPr>
        <w:rPr>
          <w:ins w:id="7304" w:author="Molly McEvilley" w:date="2023-07-20T05:54:00Z"/>
        </w:rPr>
      </w:pPr>
      <w:ins w:id="7305" w:author="Molly McEvilley" w:date="2023-07-20T05:55:00Z">
        <w:r>
          <w:t xml:space="preserve">The </w:t>
        </w:r>
        <w:r w:rsidRPr="00735E97">
          <w:rPr>
            <w:b/>
            <w:bCs/>
          </w:rPr>
          <w:t>Value</w:t>
        </w:r>
        <w:r>
          <w:t xml:space="preserve"> for </w:t>
        </w:r>
        <w:proofErr w:type="spellStart"/>
        <w:r w:rsidRPr="00735E97">
          <w:rPr>
            <w:b/>
            <w:bCs/>
          </w:rPr>
          <w:t>ReportRow</w:t>
        </w:r>
        <w:proofErr w:type="spellEnd"/>
        <w:r>
          <w:t xml:space="preserve"> 920 is a</w:t>
        </w:r>
      </w:ins>
      <w:ins w:id="7306" w:author="Molly McEvilley" w:date="2023-07-20T05:54:00Z">
        <w:r w:rsidR="006F2DFB">
          <w:t xml:space="preserve"> count of distinct</w:t>
        </w:r>
        <w:r w:rsidR="006F2DFB">
          <w:rPr>
            <w:b/>
            <w:bCs/>
          </w:rPr>
          <w:t xml:space="preserve"> </w:t>
        </w:r>
        <w:proofErr w:type="spellStart"/>
        <w:r w:rsidR="006F2DFB">
          <w:rPr>
            <w:b/>
            <w:bCs/>
          </w:rPr>
          <w:t>PersonalIDs</w:t>
        </w:r>
        <w:proofErr w:type="spellEnd"/>
        <w:r w:rsidR="006F2DFB">
          <w:rPr>
            <w:b/>
            <w:bCs/>
          </w:rPr>
          <w:t xml:space="preserve"> </w:t>
        </w:r>
        <w:r w:rsidR="006F2DFB">
          <w:t xml:space="preserve">in </w:t>
        </w:r>
        <w:proofErr w:type="spellStart"/>
        <w:r w:rsidR="006F2DFB">
          <w:t>tlsa_Enrollment</w:t>
        </w:r>
        <w:proofErr w:type="spellEnd"/>
        <w:r w:rsidR="006F2DFB">
          <w:t xml:space="preserve"> </w:t>
        </w:r>
      </w:ins>
      <w:ins w:id="7307" w:author="Molly McEvilley" w:date="2023-07-20T05:57:00Z">
        <w:r>
          <w:t xml:space="preserve">for </w:t>
        </w:r>
        <w:proofErr w:type="spellStart"/>
        <w:r w:rsidR="00432814" w:rsidRPr="00735E97">
          <w:rPr>
            <w:b/>
            <w:bCs/>
          </w:rPr>
          <w:t>ProjectID</w:t>
        </w:r>
        <w:r w:rsidR="00432814">
          <w:t>s</w:t>
        </w:r>
        <w:proofErr w:type="spellEnd"/>
        <w:r w:rsidR="00432814">
          <w:t xml:space="preserve"> in </w:t>
        </w:r>
        <w:proofErr w:type="spellStart"/>
        <w:r w:rsidR="00432814">
          <w:t>lsa_Project</w:t>
        </w:r>
        <w:proofErr w:type="spellEnd"/>
        <w:r w:rsidR="00432814">
          <w:t xml:space="preserve"> </w:t>
        </w:r>
      </w:ins>
      <w:ins w:id="7308" w:author="Molly McEvilley" w:date="2023-07-20T05:54:00Z">
        <w:r w:rsidR="006F2DFB">
          <w:t xml:space="preserve">where </w:t>
        </w:r>
        <w:r w:rsidR="006F2DFB">
          <w:rPr>
            <w:b/>
            <w:bCs/>
          </w:rPr>
          <w:t>Active</w:t>
        </w:r>
        <w:r w:rsidR="006F2DFB">
          <w:t xml:space="preserve"> = 1 and</w:t>
        </w:r>
      </w:ins>
      <w:ins w:id="7309" w:author="Molly McEvilley" w:date="2023-07-20T05:55:00Z">
        <w:r>
          <w:t xml:space="preserve"> </w:t>
        </w:r>
        <w:proofErr w:type="spellStart"/>
        <w:r w:rsidRPr="00735E97">
          <w:rPr>
            <w:b/>
            <w:bCs/>
          </w:rPr>
          <w:t>ActiveAge</w:t>
        </w:r>
        <w:proofErr w:type="spellEnd"/>
        <w:r>
          <w:t xml:space="preserve"> in (98,99)</w:t>
        </w:r>
      </w:ins>
      <w:ins w:id="7310" w:author="Molly McEvilley" w:date="2023-07-20T05:56:00Z">
        <w:r>
          <w:t>.</w:t>
        </w:r>
      </w:ins>
    </w:p>
    <w:p w14:paraId="4B385E16" w14:textId="3FDE6FE3" w:rsidR="007C0D7B" w:rsidRDefault="007C0D7B" w:rsidP="007C0D7B">
      <w:pPr>
        <w:pStyle w:val="Heading2"/>
      </w:pPr>
      <w:bookmarkStart w:id="7311" w:name="_Toc140490140"/>
      <w:proofErr w:type="spellStart"/>
      <w:r>
        <w:t>LSACalculated</w:t>
      </w:r>
      <w:bookmarkEnd w:id="7302"/>
      <w:bookmarkEnd w:id="7311"/>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714CBE55" w14:textId="5EB1C557" w:rsidR="007C0D7B" w:rsidDel="009C4B93" w:rsidRDefault="007C0D7B" w:rsidP="00735E97">
      <w:pPr>
        <w:pStyle w:val="ListParagraph"/>
        <w:numPr>
          <w:ilvl w:val="0"/>
          <w:numId w:val="11"/>
        </w:numPr>
        <w:ind w:left="1080"/>
        <w:rPr>
          <w:del w:id="7312" w:author="Molly McEvilley" w:date="2023-07-20T06:14:00Z"/>
        </w:rPr>
      </w:pPr>
      <w:r w:rsidRPr="00291CD4">
        <w:lastRenderedPageBreak/>
        <w:t xml:space="preserve">If </w:t>
      </w:r>
      <w:r w:rsidRPr="009C4B93">
        <w:rPr>
          <w:b/>
        </w:rPr>
        <w:t xml:space="preserve">Universe </w:t>
      </w:r>
      <w:r>
        <w:t xml:space="preserve">= 10, </w:t>
      </w:r>
      <w:proofErr w:type="spellStart"/>
      <w:r w:rsidRPr="009C4B93">
        <w:rPr>
          <w:b/>
        </w:rPr>
        <w:t>ProjectID</w:t>
      </w:r>
      <w:proofErr w:type="spellEnd"/>
      <w:r w:rsidRPr="00291CD4">
        <w:t xml:space="preserve"> </w:t>
      </w:r>
      <w:r w:rsidR="00A47288">
        <w:t>may not be NULL</w:t>
      </w:r>
      <w:r w:rsidR="004873DC">
        <w:t>.</w:t>
      </w:r>
      <w:r w:rsidR="00A47288">
        <w:t xml:space="preserve">  </w:t>
      </w:r>
      <w:r w:rsidR="004873DC">
        <w:t xml:space="preserve"> </w:t>
      </w:r>
    </w:p>
    <w:p w14:paraId="2DF560DE" w14:textId="08879E1B" w:rsidR="00E028AF" w:rsidRPr="00291CD4" w:rsidRDefault="00E028AF" w:rsidP="00735E97">
      <w:pPr>
        <w:pStyle w:val="ListParagraph"/>
        <w:numPr>
          <w:ilvl w:val="0"/>
          <w:numId w:val="11"/>
        </w:numPr>
        <w:ind w:left="1080"/>
      </w:pPr>
      <w:del w:id="7313" w:author="Molly McEvilley" w:date="2023-07-20T06:14:00Z">
        <w:r w:rsidDel="009C4B93">
          <w:delText>Unless otherwise noted (</w:delText>
        </w:r>
        <w:r w:rsidRPr="009C4B93" w:rsidDel="009C4B93">
          <w:rPr>
            <w:b/>
            <w:bCs/>
          </w:rPr>
          <w:delText>ReportRow</w:delText>
        </w:r>
        <w:r w:rsidDel="009C4B93">
          <w:delText xml:space="preserve">s 60-62), </w:delText>
        </w:r>
        <w:r w:rsidRPr="009C4B93" w:rsidDel="009C4B93">
          <w:rPr>
            <w:b/>
            <w:bCs/>
          </w:rPr>
          <w:delText>ProjectID</w:delText>
        </w:r>
        <w:r w:rsidDel="009C4B93">
          <w:delText xml:space="preserve">s in LSACalculated must match a </w:delText>
        </w:r>
        <w:r w:rsidRPr="009C4B93" w:rsidDel="009C4B93">
          <w:rPr>
            <w:b/>
            <w:bCs/>
          </w:rPr>
          <w:delText>ProjectID</w:delText>
        </w:r>
        <w:r w:rsidDel="009C4B93">
          <w:delText xml:space="preserve"> in Project.csv.  </w:delText>
        </w:r>
      </w:del>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20BAA08" w14:textId="77777777" w:rsidR="009C4B93" w:rsidRDefault="009C4B93" w:rsidP="0088191A">
      <w:pPr>
        <w:pStyle w:val="Heading1"/>
        <w:rPr>
          <w:ins w:id="7314" w:author="Molly McEvilley" w:date="2023-07-20T06:15:00Z"/>
        </w:rPr>
      </w:pPr>
      <w:bookmarkStart w:id="7315" w:name="_HMIS_Business_Logic:_4"/>
      <w:bookmarkStart w:id="7316" w:name="_Toc37849831"/>
      <w:bookmarkStart w:id="7317" w:name="_Toc140490141"/>
      <w:bookmarkEnd w:id="7315"/>
      <w:ins w:id="7318" w:author="Molly McEvilley" w:date="2023-07-20T06:15:00Z">
        <w:r>
          <w:br w:type="page"/>
        </w:r>
      </w:ins>
    </w:p>
    <w:p w14:paraId="1EDCFB18" w14:textId="70B605DC" w:rsidR="00F25CD0" w:rsidRDefault="00914DDA" w:rsidP="0088191A">
      <w:pPr>
        <w:pStyle w:val="Heading1"/>
      </w:pPr>
      <w:r>
        <w:lastRenderedPageBreak/>
        <w:t xml:space="preserve">HMIS Business Logic: </w:t>
      </w:r>
      <w:proofErr w:type="spellStart"/>
      <w:r>
        <w:t>LSAReport</w:t>
      </w:r>
      <w:proofErr w:type="spellEnd"/>
      <w:r w:rsidR="006D6D01">
        <w:t xml:space="preserve"> Data Quality</w:t>
      </w:r>
      <w:r w:rsidR="00D854C4">
        <w:t xml:space="preserve"> and </w:t>
      </w:r>
      <w:proofErr w:type="spellStart"/>
      <w:r w:rsidR="00D854C4">
        <w:t>ReportDate</w:t>
      </w:r>
      <w:bookmarkEnd w:id="7316"/>
      <w:bookmarkEnd w:id="7317"/>
      <w:proofErr w:type="spellEnd"/>
    </w:p>
    <w:p w14:paraId="67DD686B" w14:textId="77777777" w:rsidR="00C1694A" w:rsidRDefault="00C1694A" w:rsidP="00C1694A">
      <w:pPr>
        <w:pStyle w:val="Heading2"/>
        <w:tabs>
          <w:tab w:val="left" w:pos="720"/>
        </w:tabs>
      </w:pPr>
      <w:bookmarkStart w:id="7319" w:name="_Data_Quality:_"/>
      <w:bookmarkStart w:id="7320" w:name="_Toc140490142"/>
      <w:bookmarkEnd w:id="7319"/>
      <w:r>
        <w:t>Data Quality:  HMIS Household Enrollments Not Associated with a CoC</w:t>
      </w:r>
      <w:bookmarkEnd w:id="7320"/>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proofErr w:type="spellStart"/>
            <w:r>
              <w:t>ProjectType</w:t>
            </w:r>
            <w:proofErr w:type="spellEnd"/>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proofErr w:type="spellStart"/>
            <w:r>
              <w:t>ExitDate</w:t>
            </w:r>
            <w:proofErr w:type="spellEnd"/>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proofErr w:type="spellStart"/>
            <w:r>
              <w:t>ProjectID</w:t>
            </w:r>
            <w:proofErr w:type="spellEnd"/>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proofErr w:type="spellStart"/>
            <w:r>
              <w:t>RelationshipToHoH</w:t>
            </w:r>
            <w:proofErr w:type="spellEnd"/>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proofErr w:type="spellStart"/>
            <w:r>
              <w:t>EntryDate</w:t>
            </w:r>
            <w:proofErr w:type="spellEnd"/>
          </w:p>
        </w:tc>
      </w:tr>
      <w:tr w:rsidR="00C1694A" w:rsidRPr="005F4836" w:rsidDel="00880F32" w14:paraId="18C9EA4E" w14:textId="067F8328" w:rsidTr="0030339F">
        <w:trPr>
          <w:trHeight w:val="216"/>
          <w:del w:id="7321" w:author="Molly McEvilley" w:date="2023-06-30T12:13:00Z"/>
        </w:trPr>
        <w:tc>
          <w:tcPr>
            <w:tcW w:w="9355" w:type="dxa"/>
            <w:shd w:val="clear" w:color="auto" w:fill="DBE5F1" w:themeFill="accent1" w:themeFillTint="33"/>
          </w:tcPr>
          <w:p w14:paraId="1F72F912" w14:textId="19F927FB" w:rsidR="00C1694A" w:rsidDel="00880F32" w:rsidRDefault="00C1694A" w:rsidP="0030339F">
            <w:pPr>
              <w:pStyle w:val="NoSpacing"/>
              <w:rPr>
                <w:del w:id="7322" w:author="Molly McEvilley" w:date="2023-06-30T12:13:00Z"/>
              </w:rPr>
            </w:pPr>
            <w:del w:id="7323" w:author="Molly McEvilley" w:date="2023-06-30T12:13:00Z">
              <w:r w:rsidDel="00880F32">
                <w:rPr>
                  <w:b/>
                  <w:bCs/>
                </w:rPr>
                <w:delText>hmis</w:delText>
              </w:r>
              <w:r w:rsidRPr="00845520" w:rsidDel="00880F32">
                <w:rPr>
                  <w:b/>
                  <w:bCs/>
                </w:rPr>
                <w:delText>_</w:delText>
              </w:r>
              <w:r w:rsidDel="00880F32">
                <w:rPr>
                  <w:b/>
                  <w:bCs/>
                </w:rPr>
                <w:delText>EnrollmentCoC</w:delText>
              </w:r>
            </w:del>
          </w:p>
        </w:tc>
      </w:tr>
      <w:tr w:rsidR="00C1694A" w:rsidRPr="005F4836" w:rsidDel="00880F32" w14:paraId="2F1BD8B6" w14:textId="3161022E" w:rsidTr="0030339F">
        <w:trPr>
          <w:trHeight w:val="216"/>
          <w:del w:id="7324" w:author="Molly McEvilley" w:date="2023-06-30T12:13:00Z"/>
        </w:trPr>
        <w:tc>
          <w:tcPr>
            <w:tcW w:w="9355" w:type="dxa"/>
          </w:tcPr>
          <w:p w14:paraId="152E5FBF" w14:textId="31D0C6A2" w:rsidR="00C1694A" w:rsidDel="00880F32" w:rsidRDefault="00C1694A" w:rsidP="0030339F">
            <w:pPr>
              <w:pStyle w:val="NoSpacing"/>
              <w:rPr>
                <w:del w:id="7325" w:author="Molly McEvilley" w:date="2023-06-30T12:13:00Z"/>
                <w:b/>
                <w:bCs/>
              </w:rPr>
            </w:pPr>
            <w:del w:id="7326" w:author="Molly McEvilley" w:date="2023-06-30T12:13:00Z">
              <w:r w:rsidDel="00880F32">
                <w:delText>InformationDate</w:delText>
              </w:r>
            </w:del>
          </w:p>
        </w:tc>
      </w:tr>
      <w:tr w:rsidR="00C1694A" w:rsidRPr="005F4836" w14:paraId="1EEA583E" w14:textId="77777777" w:rsidTr="0030339F">
        <w:trPr>
          <w:trHeight w:val="216"/>
        </w:trPr>
        <w:tc>
          <w:tcPr>
            <w:tcW w:w="9355" w:type="dxa"/>
          </w:tcPr>
          <w:p w14:paraId="5A558C0B" w14:textId="60432FEC" w:rsidR="00C1694A" w:rsidRDefault="00C1694A" w:rsidP="0030339F">
            <w:pPr>
              <w:pStyle w:val="NoSpacing"/>
            </w:pPr>
            <w:del w:id="7327" w:author="Molly McEvilley" w:date="2023-06-30T12:14:00Z">
              <w:r w:rsidDel="00880F32">
                <w:delText>CoCCode</w:delText>
              </w:r>
            </w:del>
            <w:proofErr w:type="spellStart"/>
            <w:ins w:id="7328" w:author="Molly McEvilley" w:date="2023-06-30T12:14:00Z">
              <w:r w:rsidR="00880F32">
                <w:t>EnrollmentCoC</w:t>
              </w:r>
            </w:ins>
            <w:proofErr w:type="spellEnd"/>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proofErr w:type="spellStart"/>
            <w:r>
              <w:rPr>
                <w:b/>
                <w:bCs/>
              </w:rPr>
              <w:t>NoCoC</w:t>
            </w:r>
            <w:proofErr w:type="spellEnd"/>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proofErr w:type="spellStart"/>
      <w:r>
        <w:t>NoCoC</w:t>
      </w:r>
      <w:proofErr w:type="spellEnd"/>
    </w:p>
    <w:p w14:paraId="62E5FFB6" w14:textId="4139796E" w:rsidR="00C1694A" w:rsidRDefault="00C1694A" w:rsidP="00C1694A">
      <w:r>
        <w:t xml:space="preserve">The LSA is limited to enrollment records where </w:t>
      </w:r>
      <w:ins w:id="7329" w:author="Molly McEvilley" w:date="2023-06-30T10:43:00Z">
        <w:r w:rsidR="003D026F">
          <w:t xml:space="preserve">the </w:t>
        </w:r>
        <w:proofErr w:type="spellStart"/>
        <w:r w:rsidR="003D026F">
          <w:rPr>
            <w:i/>
            <w:iCs/>
          </w:rPr>
          <w:t>EnrollmentCoC</w:t>
        </w:r>
        <w:proofErr w:type="spellEnd"/>
        <w:r w:rsidR="003D026F">
          <w:rPr>
            <w:i/>
            <w:iCs/>
          </w:rPr>
          <w:t xml:space="preserve"> </w:t>
        </w:r>
        <w:r w:rsidR="003D026F">
          <w:t xml:space="preserve">for the head of household </w:t>
        </w:r>
      </w:ins>
      <w:del w:id="7330" w:author="Molly McEvilley" w:date="2023-06-30T10:43:00Z">
        <w:r w:rsidDel="003D026F">
          <w:delText>hmis_EnrollmentCoC.</w:delText>
        </w:r>
        <w:r w:rsidDel="003D026F">
          <w:rPr>
            <w:i/>
            <w:iCs/>
          </w:rPr>
          <w:delText>CoCCode</w:delText>
        </w:r>
        <w:r w:rsidDel="003D026F">
          <w:delText xml:space="preserve"> </w:delText>
        </w:r>
      </w:del>
      <w:r>
        <w:t xml:space="preserve">= </w:t>
      </w:r>
      <w:proofErr w:type="spellStart"/>
      <w:r>
        <w:rPr>
          <w:u w:val="single"/>
        </w:rPr>
        <w:t>ReportCoC</w:t>
      </w:r>
      <w:proofErr w:type="spellEnd"/>
      <w:r>
        <w:t xml:space="preserve">.  </w:t>
      </w:r>
    </w:p>
    <w:p w14:paraId="2C8FE55A" w14:textId="77777777" w:rsidR="00C1694A" w:rsidRDefault="00C1694A" w:rsidP="00C1694A">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proofErr w:type="spellStart"/>
      <w:r>
        <w:rPr>
          <w:i/>
        </w:rPr>
        <w:t>HouseholdIDs</w:t>
      </w:r>
      <w:proofErr w:type="spellEnd"/>
      <w:r>
        <w:t xml:space="preserve"> in </w:t>
      </w:r>
      <w:proofErr w:type="spellStart"/>
      <w:r>
        <w:t>hmis_Enrollment</w:t>
      </w:r>
      <w:proofErr w:type="spellEnd"/>
      <w:r>
        <w:t xml:space="preserve"> where:</w:t>
      </w:r>
    </w:p>
    <w:p w14:paraId="48A40546" w14:textId="32DB5427" w:rsidR="00387AD2" w:rsidRDefault="00387AD2" w:rsidP="00387AD2">
      <w:pPr>
        <w:pStyle w:val="ListParagraph"/>
        <w:numPr>
          <w:ilvl w:val="0"/>
          <w:numId w:val="111"/>
        </w:numPr>
        <w:spacing w:before="0" w:after="160" w:line="256" w:lineRule="auto"/>
      </w:pPr>
      <w:proofErr w:type="spellStart"/>
      <w:r>
        <w:rPr>
          <w:i/>
          <w:iCs/>
        </w:rPr>
        <w:t>EntryDate</w:t>
      </w:r>
      <w:proofErr w:type="spellEnd"/>
      <w:r>
        <w:t xml:space="preserve"> &lt;= </w:t>
      </w:r>
      <w:proofErr w:type="spellStart"/>
      <w:r>
        <w:rPr>
          <w:u w:val="single"/>
        </w:rPr>
        <w:t>ReportEnd</w:t>
      </w:r>
      <w:proofErr w:type="spellEnd"/>
      <w:r w:rsidR="005311DF" w:rsidRPr="00190224">
        <w:t>; and</w:t>
      </w:r>
    </w:p>
    <w:p w14:paraId="3FF6AF06" w14:textId="4A1B8A7A" w:rsidR="00387AD2" w:rsidRDefault="00387AD2" w:rsidP="00387AD2">
      <w:pPr>
        <w:pStyle w:val="ListParagraph"/>
        <w:numPr>
          <w:ilvl w:val="0"/>
          <w:numId w:val="111"/>
        </w:numPr>
        <w:spacing w:before="0" w:after="160" w:line="256" w:lineRule="auto"/>
      </w:pPr>
      <w:proofErr w:type="spellStart"/>
      <w:r>
        <w:rPr>
          <w:i/>
          <w:iCs/>
        </w:rPr>
        <w:t>RelationshipToHoH</w:t>
      </w:r>
      <w:proofErr w:type="spellEnd"/>
      <w:r>
        <w:t xml:space="preserve"> = 1</w:t>
      </w:r>
      <w:r w:rsidR="005311DF" w:rsidRPr="007D0EBC">
        <w:t>; and</w:t>
      </w:r>
    </w:p>
    <w:p w14:paraId="1B0E3F75" w14:textId="6447D2E6" w:rsidR="00C1694A" w:rsidRDefault="00C1694A" w:rsidP="00C1694A">
      <w:pPr>
        <w:pStyle w:val="ListParagraph"/>
        <w:numPr>
          <w:ilvl w:val="0"/>
          <w:numId w:val="111"/>
        </w:numPr>
        <w:spacing w:before="0" w:after="160" w:line="256" w:lineRule="auto"/>
      </w:pPr>
      <w:proofErr w:type="spellStart"/>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rsidR="005311DF" w:rsidRPr="007D0EBC">
        <w:t>; and</w:t>
      </w:r>
    </w:p>
    <w:p w14:paraId="0CA5322A" w14:textId="61AEAD55" w:rsidR="00C1694A" w:rsidRDefault="00C1694A" w:rsidP="00C1694A">
      <w:pPr>
        <w:pStyle w:val="ListParagraph"/>
        <w:numPr>
          <w:ilvl w:val="0"/>
          <w:numId w:val="111"/>
        </w:numPr>
        <w:spacing w:before="0" w:after="160" w:line="256" w:lineRule="auto"/>
      </w:pPr>
      <w:proofErr w:type="spellStart"/>
      <w:r>
        <w:rPr>
          <w:i/>
          <w:iCs/>
        </w:rPr>
        <w:t>ProjectID</w:t>
      </w:r>
      <w:proofErr w:type="spellEnd"/>
      <w:r>
        <w:rPr>
          <w:i/>
          <w:iCs/>
        </w:rPr>
        <w:t xml:space="preserve"> </w:t>
      </w:r>
      <w:r>
        <w:t xml:space="preserve">= </w:t>
      </w:r>
      <w:proofErr w:type="spellStart"/>
      <w:r>
        <w:t>lsa_Project.</w:t>
      </w:r>
      <w:r>
        <w:rPr>
          <w:b/>
          <w:bCs/>
        </w:rPr>
        <w:t>ProjectID</w:t>
      </w:r>
      <w:proofErr w:type="spellEnd"/>
      <w:r w:rsidR="005311DF" w:rsidRPr="007D0EBC">
        <w:t>; and</w:t>
      </w:r>
    </w:p>
    <w:p w14:paraId="3E591749" w14:textId="14E52D3D" w:rsidR="00761F88" w:rsidRDefault="00C653C6" w:rsidP="00761F88">
      <w:pPr>
        <w:pStyle w:val="ListParagraph"/>
        <w:numPr>
          <w:ilvl w:val="0"/>
          <w:numId w:val="111"/>
        </w:numPr>
        <w:spacing w:before="0" w:after="160" w:line="256" w:lineRule="auto"/>
      </w:pPr>
      <w:del w:id="7331" w:author="Molly McEvilley" w:date="2023-06-13T10:53:00Z">
        <w:r w:rsidDel="00C653C6">
          <w:delText>L</w:delText>
        </w:r>
      </w:del>
      <w:proofErr w:type="spellStart"/>
      <w:ins w:id="7332" w:author="Molly McEvilley" w:date="2023-06-13T10:53:00Z">
        <w:r>
          <w:t>l</w:t>
        </w:r>
      </w:ins>
      <w:r w:rsidR="00761F88">
        <w:t>sa_Project.</w:t>
      </w:r>
      <w:r w:rsidR="00761F88">
        <w:rPr>
          <w:b/>
          <w:bCs/>
        </w:rPr>
        <w:t>ProjectType</w:t>
      </w:r>
      <w:proofErr w:type="spellEnd"/>
      <w:r w:rsidR="00761F88">
        <w:t xml:space="preserve"> in (</w:t>
      </w:r>
      <w:ins w:id="7333" w:author="Molly McEvilley" w:date="2023-06-13T10:52:00Z">
        <w:r>
          <w:t>0</w:t>
        </w:r>
      </w:ins>
      <w:ins w:id="7334" w:author="Molly McEvilley" w:date="2023-06-13T10:53:00Z">
        <w:r>
          <w:t>,</w:t>
        </w:r>
      </w:ins>
      <w:r w:rsidR="00761F88">
        <w:t>1,2,3,8,13); and</w:t>
      </w:r>
    </w:p>
    <w:p w14:paraId="7ADF2162" w14:textId="24CDDABC" w:rsidR="00761F88" w:rsidDel="00C653C6" w:rsidRDefault="00761F88" w:rsidP="00761F88">
      <w:pPr>
        <w:pStyle w:val="ListParagraph"/>
        <w:numPr>
          <w:ilvl w:val="0"/>
          <w:numId w:val="111"/>
        </w:numPr>
        <w:spacing w:before="0" w:after="160" w:line="256" w:lineRule="auto"/>
        <w:rPr>
          <w:del w:id="7335" w:author="Molly McEvilley" w:date="2023-06-13T10:53:00Z"/>
        </w:rPr>
      </w:pPr>
      <w:del w:id="7336" w:author="Molly McEvilley" w:date="2023-06-13T10:53:00Z">
        <w:r w:rsidDel="00C653C6">
          <w:delText>lsa_Project.</w:delText>
        </w:r>
        <w:r w:rsidDel="00C653C6">
          <w:rPr>
            <w:b/>
            <w:bCs/>
          </w:rPr>
          <w:delText xml:space="preserve">HMISParticipatingProject </w:delText>
        </w:r>
        <w:r w:rsidDel="00C653C6">
          <w:delText>= 1; and</w:delText>
        </w:r>
      </w:del>
    </w:p>
    <w:p w14:paraId="5D10B2F2" w14:textId="77777777" w:rsidR="00761F88" w:rsidRDefault="00761F88" w:rsidP="00761F88">
      <w:pPr>
        <w:pStyle w:val="ListParagraph"/>
        <w:numPr>
          <w:ilvl w:val="0"/>
          <w:numId w:val="111"/>
        </w:numPr>
        <w:spacing w:before="0" w:after="160" w:line="256" w:lineRule="auto"/>
        <w:rPr>
          <w:ins w:id="7337" w:author="Molly McEvilley" w:date="2023-06-13T10:56:00Z"/>
        </w:rPr>
      </w:pPr>
      <w:proofErr w:type="spellStart"/>
      <w:r>
        <w:t>lsa_Organization.</w:t>
      </w:r>
      <w:r>
        <w:rPr>
          <w:b/>
          <w:bCs/>
        </w:rPr>
        <w:t>VictimServiceProvider</w:t>
      </w:r>
      <w:proofErr w:type="spellEnd"/>
      <w:r>
        <w:rPr>
          <w:b/>
          <w:bCs/>
        </w:rPr>
        <w:t xml:space="preserve"> </w:t>
      </w:r>
      <w:r>
        <w:t>= 0; and</w:t>
      </w:r>
    </w:p>
    <w:p w14:paraId="1DF1F3F4" w14:textId="38FDE711" w:rsidR="00C653C6" w:rsidDel="00E31E7E" w:rsidRDefault="00C653C6" w:rsidP="00761F88">
      <w:pPr>
        <w:pStyle w:val="ListParagraph"/>
        <w:numPr>
          <w:ilvl w:val="0"/>
          <w:numId w:val="111"/>
        </w:numPr>
        <w:spacing w:before="0" w:after="160" w:line="256" w:lineRule="auto"/>
        <w:rPr>
          <w:del w:id="7338" w:author="Molly McEvilley" w:date="2023-06-30T11:58:00Z"/>
        </w:rPr>
      </w:pPr>
      <w:proofErr w:type="spellStart"/>
      <w:ins w:id="7339" w:author="Molly McEvilley" w:date="2023-06-13T10:56:00Z">
        <w:r w:rsidRPr="49FCFE86">
          <w:rPr>
            <w:i/>
            <w:iCs/>
          </w:rPr>
          <w:t>EnrollmentCoC</w:t>
        </w:r>
        <w:proofErr w:type="spellEnd"/>
        <w:r>
          <w:t xml:space="preserve"> &lt;&gt; any </w:t>
        </w:r>
        <w:proofErr w:type="spellStart"/>
        <w:r>
          <w:t>ProjectCoC.</w:t>
        </w:r>
        <w:r w:rsidRPr="49FCFE86">
          <w:rPr>
            <w:i/>
            <w:iCs/>
          </w:rPr>
          <w:t>CoCCode</w:t>
        </w:r>
        <w:proofErr w:type="spellEnd"/>
        <w:r>
          <w:t xml:space="preserve"> for the </w:t>
        </w:r>
        <w:proofErr w:type="spellStart"/>
        <w:r w:rsidRPr="49FCFE86">
          <w:rPr>
            <w:b/>
            <w:bCs/>
          </w:rPr>
          <w:t>ProjectID</w:t>
        </w:r>
      </w:ins>
      <w:proofErr w:type="spellEnd"/>
    </w:p>
    <w:p w14:paraId="760812F4" w14:textId="50B7B82C" w:rsidR="00C1694A" w:rsidDel="00C653C6" w:rsidRDefault="00C1694A" w:rsidP="00E84922">
      <w:pPr>
        <w:pStyle w:val="ListParagraph"/>
        <w:numPr>
          <w:ilvl w:val="0"/>
          <w:numId w:val="111"/>
        </w:numPr>
        <w:spacing w:before="0" w:after="160" w:line="256" w:lineRule="auto"/>
        <w:rPr>
          <w:del w:id="7340" w:author="Molly McEvilley" w:date="2023-06-13T10:55:00Z"/>
        </w:rPr>
      </w:pPr>
      <w:del w:id="7341" w:author="Molly McEvilley" w:date="2023-06-13T10:55:00Z">
        <w:r w:rsidDel="00C1694A">
          <w:delText xml:space="preserve">No EnrollmentCoC record exists for the </w:delText>
        </w:r>
        <w:r w:rsidRPr="49FCFE86" w:rsidDel="00C1694A">
          <w:rPr>
            <w:i/>
            <w:iCs/>
          </w:rPr>
          <w:delText>HouseholdID</w:delText>
        </w:r>
        <w:r w:rsidDel="00C1694A">
          <w:delText xml:space="preserve"> where:</w:delText>
        </w:r>
      </w:del>
    </w:p>
    <w:p w14:paraId="2ECC2269" w14:textId="3A6B18BB" w:rsidR="00C1694A" w:rsidDel="00C653C6" w:rsidRDefault="00C1694A" w:rsidP="002B6903">
      <w:pPr>
        <w:pStyle w:val="ListParagraph"/>
        <w:rPr>
          <w:del w:id="7342" w:author="Molly McEvilley" w:date="2023-06-13T10:55:00Z"/>
        </w:rPr>
      </w:pPr>
      <w:del w:id="7343" w:author="Molly McEvilley" w:date="2023-06-13T10:55:00Z">
        <w:r w:rsidDel="00C653C6">
          <w:rPr>
            <w:i/>
            <w:iCs/>
          </w:rPr>
          <w:delText>InformationDate</w:delText>
        </w:r>
        <w:r w:rsidDel="00C653C6">
          <w:delText xml:space="preserve"> &lt;= </w:delText>
        </w:r>
        <w:r w:rsidDel="00C653C6">
          <w:rPr>
            <w:u w:val="single"/>
          </w:rPr>
          <w:delText>ReportEnd</w:delText>
        </w:r>
        <w:r w:rsidDel="00C653C6">
          <w:delText>; and</w:delText>
        </w:r>
      </w:del>
    </w:p>
    <w:p w14:paraId="6850F514" w14:textId="0ECBE2D1" w:rsidR="00C1694A" w:rsidRDefault="00C1694A" w:rsidP="00277F30">
      <w:pPr>
        <w:pStyle w:val="ListParagraph"/>
        <w:numPr>
          <w:ilvl w:val="0"/>
          <w:numId w:val="111"/>
        </w:numPr>
        <w:spacing w:before="0" w:after="160" w:line="256" w:lineRule="auto"/>
      </w:pPr>
      <w:del w:id="7344" w:author="Molly McEvilley" w:date="2023-06-13T10:55:00Z">
        <w:r w:rsidRPr="49FCFE86" w:rsidDel="00C1694A">
          <w:rPr>
            <w:i/>
            <w:iCs/>
          </w:rPr>
          <w:delText>CoCCode</w:delText>
        </w:r>
        <w:r w:rsidDel="00C1694A">
          <w:delText xml:space="preserve"> = any hmis_ProjectCoC.</w:delText>
        </w:r>
        <w:r w:rsidRPr="49FCFE86" w:rsidDel="00C1694A">
          <w:rPr>
            <w:i/>
            <w:iCs/>
          </w:rPr>
          <w:delText>CoCCode</w:delText>
        </w:r>
        <w:r w:rsidDel="00C1694A">
          <w:delText xml:space="preserve"> for the project</w:delText>
        </w:r>
      </w:del>
    </w:p>
    <w:p w14:paraId="04D6DF6E" w14:textId="77777777" w:rsidR="00C1694A" w:rsidRDefault="00C1694A" w:rsidP="00C1694A">
      <w:pPr>
        <w:pStyle w:val="Heading2"/>
        <w:tabs>
          <w:tab w:val="left" w:pos="720"/>
        </w:tabs>
      </w:pPr>
      <w:bookmarkStart w:id="7345" w:name="_Toc140490143"/>
      <w:r>
        <w:t xml:space="preserve">Data Quality:  Households Excluded from the LSA Due to </w:t>
      </w:r>
      <w:proofErr w:type="spellStart"/>
      <w:r>
        <w:t>HoH</w:t>
      </w:r>
      <w:proofErr w:type="spellEnd"/>
      <w:r>
        <w:t xml:space="preserve"> Errors</w:t>
      </w:r>
      <w:bookmarkEnd w:id="7345"/>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proofErr w:type="spellStart"/>
            <w:r>
              <w:rPr>
                <w:b/>
                <w:bCs/>
              </w:rPr>
              <w:t>lsa_</w:t>
            </w:r>
            <w:r w:rsidR="00D20ACC">
              <w:rPr>
                <w:b/>
                <w:bCs/>
              </w:rPr>
              <w:t>Organization</w:t>
            </w:r>
            <w:proofErr w:type="spellEnd"/>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proofErr w:type="spellStart"/>
            <w:r>
              <w:t>VictimServiceProvider</w:t>
            </w:r>
            <w:proofErr w:type="spellEnd"/>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proofErr w:type="spellStart"/>
            <w:r>
              <w:rPr>
                <w:b/>
                <w:bCs/>
              </w:rPr>
              <w:t>lsa_Project</w:t>
            </w:r>
            <w:proofErr w:type="spellEnd"/>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proofErr w:type="spellStart"/>
            <w:r>
              <w:t>ProjectType</w:t>
            </w:r>
            <w:proofErr w:type="spellEnd"/>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proofErr w:type="spellStart"/>
            <w:r>
              <w:lastRenderedPageBreak/>
              <w:t>HMISParticipatingProject</w:t>
            </w:r>
            <w:proofErr w:type="spellEnd"/>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proofErr w:type="spellStart"/>
            <w:r>
              <w:t>ExitDate</w:t>
            </w:r>
            <w:proofErr w:type="spellEnd"/>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proofErr w:type="spellStart"/>
            <w:r>
              <w:t>ProjectID</w:t>
            </w:r>
            <w:proofErr w:type="spellEnd"/>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proofErr w:type="spellStart"/>
            <w:r>
              <w:t>HouseholdID</w:t>
            </w:r>
            <w:proofErr w:type="spellEnd"/>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proofErr w:type="spellStart"/>
            <w:r>
              <w:t>RelationshipToHoH</w:t>
            </w:r>
            <w:proofErr w:type="spellEnd"/>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proofErr w:type="spellStart"/>
            <w:r>
              <w:t>EntryDate</w:t>
            </w:r>
            <w:proofErr w:type="spellEnd"/>
          </w:p>
        </w:tc>
      </w:tr>
      <w:tr w:rsidR="00115C86" w:rsidRPr="005F4836" w14:paraId="7C651275" w14:textId="77777777" w:rsidTr="0030339F">
        <w:trPr>
          <w:trHeight w:val="216"/>
          <w:ins w:id="7346" w:author="Molly McEvilley" w:date="2023-06-30T12:14:00Z"/>
        </w:trPr>
        <w:tc>
          <w:tcPr>
            <w:tcW w:w="9355" w:type="dxa"/>
          </w:tcPr>
          <w:p w14:paraId="270816F2" w14:textId="0CF14F73" w:rsidR="00115C86" w:rsidRDefault="00115C86" w:rsidP="0030339F">
            <w:pPr>
              <w:pStyle w:val="NoSpacing"/>
              <w:rPr>
                <w:ins w:id="7347" w:author="Molly McEvilley" w:date="2023-06-30T12:14:00Z"/>
              </w:rPr>
            </w:pPr>
            <w:proofErr w:type="spellStart"/>
            <w:ins w:id="7348" w:author="Molly McEvilley" w:date="2023-06-30T12:14:00Z">
              <w:r>
                <w:t>EnrollmentCoC</w:t>
              </w:r>
              <w:proofErr w:type="spellEnd"/>
            </w:ins>
          </w:p>
        </w:tc>
      </w:tr>
      <w:tr w:rsidR="00C1694A" w:rsidRPr="005F4836" w:rsidDel="00115C86" w14:paraId="2CE7232F" w14:textId="48064CAE" w:rsidTr="0030339F">
        <w:trPr>
          <w:trHeight w:val="216"/>
          <w:del w:id="7349" w:author="Molly McEvilley" w:date="2023-06-30T12:15:00Z"/>
        </w:trPr>
        <w:tc>
          <w:tcPr>
            <w:tcW w:w="9355" w:type="dxa"/>
            <w:shd w:val="clear" w:color="auto" w:fill="DBE5F1" w:themeFill="accent1" w:themeFillTint="33"/>
          </w:tcPr>
          <w:p w14:paraId="4221FCAC" w14:textId="3D6E357A" w:rsidR="00C1694A" w:rsidDel="00115C86" w:rsidRDefault="00C1694A" w:rsidP="0030339F">
            <w:pPr>
              <w:pStyle w:val="NoSpacing"/>
              <w:rPr>
                <w:del w:id="7350" w:author="Molly McEvilley" w:date="2023-06-30T12:15:00Z"/>
              </w:rPr>
            </w:pPr>
            <w:del w:id="7351" w:author="Molly McEvilley" w:date="2023-06-30T12:15:00Z">
              <w:r w:rsidDel="00115C86">
                <w:rPr>
                  <w:b/>
                  <w:bCs/>
                </w:rPr>
                <w:delText>hmis</w:delText>
              </w:r>
              <w:r w:rsidRPr="00845520" w:rsidDel="00115C86">
                <w:rPr>
                  <w:b/>
                  <w:bCs/>
                </w:rPr>
                <w:delText>_</w:delText>
              </w:r>
              <w:r w:rsidDel="00115C86">
                <w:rPr>
                  <w:b/>
                  <w:bCs/>
                </w:rPr>
                <w:delText>EnrollmentCoC</w:delText>
              </w:r>
            </w:del>
          </w:p>
        </w:tc>
      </w:tr>
      <w:tr w:rsidR="00C1694A" w:rsidRPr="005F4836" w:rsidDel="00115C86" w14:paraId="666E2A61" w14:textId="05223693" w:rsidTr="0030339F">
        <w:trPr>
          <w:trHeight w:val="216"/>
          <w:del w:id="7352" w:author="Molly McEvilley" w:date="2023-06-30T12:15:00Z"/>
        </w:trPr>
        <w:tc>
          <w:tcPr>
            <w:tcW w:w="9355" w:type="dxa"/>
          </w:tcPr>
          <w:p w14:paraId="3A3D8D9A" w14:textId="282095DE" w:rsidR="00C1694A" w:rsidDel="00115C86" w:rsidRDefault="00C1694A" w:rsidP="0030339F">
            <w:pPr>
              <w:pStyle w:val="NoSpacing"/>
              <w:rPr>
                <w:del w:id="7353" w:author="Molly McEvilley" w:date="2023-06-30T12:15:00Z"/>
                <w:b/>
                <w:bCs/>
              </w:rPr>
            </w:pPr>
            <w:del w:id="7354" w:author="Molly McEvilley" w:date="2023-06-30T12:15:00Z">
              <w:r w:rsidDel="00115C86">
                <w:delText>InformationDate</w:delText>
              </w:r>
            </w:del>
          </w:p>
        </w:tc>
      </w:tr>
      <w:tr w:rsidR="00DD5D84" w:rsidRPr="005F4836" w:rsidDel="00115C86" w14:paraId="3B1A2126" w14:textId="58FFD8E9" w:rsidTr="0030339F">
        <w:trPr>
          <w:trHeight w:val="216"/>
          <w:del w:id="7355" w:author="Molly McEvilley" w:date="2023-06-30T12:15:00Z"/>
        </w:trPr>
        <w:tc>
          <w:tcPr>
            <w:tcW w:w="9355" w:type="dxa"/>
          </w:tcPr>
          <w:p w14:paraId="0A5A090E" w14:textId="331F7608" w:rsidR="00DD5D84" w:rsidDel="00115C86" w:rsidRDefault="00DD5D84" w:rsidP="0030339F">
            <w:pPr>
              <w:pStyle w:val="NoSpacing"/>
              <w:rPr>
                <w:del w:id="7356" w:author="Molly McEvilley" w:date="2023-06-30T12:15:00Z"/>
              </w:rPr>
            </w:pPr>
            <w:del w:id="7357" w:author="Molly McEvilley" w:date="2023-06-30T12:15:00Z">
              <w:r w:rsidDel="00115C86">
                <w:delText>HouseholdID</w:delText>
              </w:r>
            </w:del>
          </w:p>
        </w:tc>
      </w:tr>
      <w:tr w:rsidR="00C1694A" w:rsidRPr="005F4836" w:rsidDel="00115C86" w14:paraId="1F1E4072" w14:textId="610C7912" w:rsidTr="0030339F">
        <w:trPr>
          <w:trHeight w:val="216"/>
          <w:del w:id="7358" w:author="Molly McEvilley" w:date="2023-06-30T12:15:00Z"/>
        </w:trPr>
        <w:tc>
          <w:tcPr>
            <w:tcW w:w="9355" w:type="dxa"/>
          </w:tcPr>
          <w:p w14:paraId="2B5CB87C" w14:textId="011D6DDD" w:rsidR="00C1694A" w:rsidDel="00115C86" w:rsidRDefault="00C1694A" w:rsidP="0030339F">
            <w:pPr>
              <w:pStyle w:val="NoSpacing"/>
              <w:rPr>
                <w:del w:id="7359" w:author="Molly McEvilley" w:date="2023-06-30T12:15:00Z"/>
              </w:rPr>
            </w:pPr>
            <w:del w:id="7360" w:author="Molly McEvilley" w:date="2023-06-30T12:15:00Z">
              <w:r w:rsidDel="00115C86">
                <w:delText>CoCCode</w:delText>
              </w:r>
            </w:del>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proofErr w:type="spellStart"/>
            <w:r>
              <w:rPr>
                <w:b/>
                <w:bCs/>
              </w:rPr>
              <w:t>NotOneHoH</w:t>
            </w:r>
            <w:proofErr w:type="spellEnd"/>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proofErr w:type="spellStart"/>
      <w:r>
        <w:t>NotOneHoH</w:t>
      </w:r>
      <w:proofErr w:type="spellEnd"/>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01170847" w14:textId="77777777" w:rsidR="00C1694A" w:rsidRDefault="00C1694A" w:rsidP="00C1694A">
      <w:pPr>
        <w:pStyle w:val="ListParagraph"/>
        <w:numPr>
          <w:ilvl w:val="0"/>
          <w:numId w:val="111"/>
        </w:numPr>
        <w:spacing w:before="0" w:after="160" w:line="256" w:lineRule="auto"/>
      </w:pPr>
      <w:r>
        <w:t xml:space="preserve">There are no </w:t>
      </w:r>
      <w:proofErr w:type="spellStart"/>
      <w:r w:rsidRPr="49FCFE86">
        <w:rPr>
          <w:i/>
          <w:iCs/>
        </w:rPr>
        <w:t>EnrollmentID</w:t>
      </w:r>
      <w:r>
        <w:t>s</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or</w:t>
      </w:r>
    </w:p>
    <w:p w14:paraId="6BA52D5C" w14:textId="77777777" w:rsidR="00C1694A" w:rsidRDefault="00C1694A" w:rsidP="00C1694A">
      <w:pPr>
        <w:pStyle w:val="ListParagraph"/>
        <w:numPr>
          <w:ilvl w:val="0"/>
          <w:numId w:val="111"/>
        </w:numPr>
        <w:spacing w:before="0" w:after="160" w:line="256" w:lineRule="auto"/>
      </w:pPr>
      <w:r>
        <w:t xml:space="preserve">There is more than one </w:t>
      </w:r>
      <w:proofErr w:type="spellStart"/>
      <w:r w:rsidRPr="49FCFE86">
        <w:rPr>
          <w:i/>
          <w:iCs/>
        </w:rPr>
        <w:t>EnrollmentID</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w:t>
      </w:r>
    </w:p>
    <w:p w14:paraId="3ACA0AA6" w14:textId="77777777" w:rsidR="00C1694A" w:rsidRDefault="00C1694A" w:rsidP="00C1694A">
      <w:r>
        <w:t>AND:</w:t>
      </w:r>
    </w:p>
    <w:p w14:paraId="74075ACB" w14:textId="0EE31E85" w:rsidR="00C1694A" w:rsidRDefault="00C1694A" w:rsidP="00C1694A">
      <w:pPr>
        <w:pStyle w:val="ListParagraph"/>
        <w:numPr>
          <w:ilvl w:val="0"/>
          <w:numId w:val="111"/>
        </w:numPr>
        <w:spacing w:before="0" w:after="160" w:line="256" w:lineRule="auto"/>
      </w:pPr>
      <w:proofErr w:type="spellStart"/>
      <w:r w:rsidRPr="49FCFE86">
        <w:rPr>
          <w:i/>
          <w:iCs/>
        </w:rPr>
        <w:t>EntryDate</w:t>
      </w:r>
      <w:proofErr w:type="spellEnd"/>
      <w:r>
        <w:t xml:space="preserve"> &lt;= </w:t>
      </w:r>
      <w:proofErr w:type="spellStart"/>
      <w:r w:rsidRPr="49FCFE86">
        <w:rPr>
          <w:u w:val="single"/>
        </w:rPr>
        <w:t>ReportEnd</w:t>
      </w:r>
      <w:proofErr w:type="spellEnd"/>
      <w:r>
        <w:t xml:space="preserve">; </w:t>
      </w:r>
      <w:r w:rsidR="00287A48">
        <w:t>and</w:t>
      </w:r>
    </w:p>
    <w:p w14:paraId="59330B71" w14:textId="01195C4A" w:rsidR="00C1694A" w:rsidRDefault="00C1694A" w:rsidP="00C1694A">
      <w:pPr>
        <w:pStyle w:val="ListParagraph"/>
        <w:numPr>
          <w:ilvl w:val="0"/>
          <w:numId w:val="111"/>
        </w:numPr>
        <w:spacing w:before="0" w:after="160" w:line="256" w:lineRule="auto"/>
      </w:pPr>
      <w:proofErr w:type="spellStart"/>
      <w:r>
        <w:t>hmis_Exit.</w:t>
      </w:r>
      <w:r w:rsidRPr="49FCFE86">
        <w:rPr>
          <w:i/>
          <w:iCs/>
        </w:rPr>
        <w:t>ExitDate</w:t>
      </w:r>
      <w:proofErr w:type="spellEnd"/>
      <w:r>
        <w:t xml:space="preserve"> is NULL or </w:t>
      </w:r>
      <w:proofErr w:type="spellStart"/>
      <w:r w:rsidRPr="49FCFE86">
        <w:rPr>
          <w:i/>
          <w:iCs/>
        </w:rPr>
        <w:t>ExitDate</w:t>
      </w:r>
      <w:proofErr w:type="spellEnd"/>
      <w:r>
        <w:t xml:space="preserve"> &gt;= </w:t>
      </w:r>
      <w:proofErr w:type="spellStart"/>
      <w:r w:rsidRPr="49FCFE86">
        <w:rPr>
          <w:u w:val="single"/>
        </w:rPr>
        <w:t>ReportStart</w:t>
      </w:r>
      <w:proofErr w:type="spellEnd"/>
      <w:r>
        <w:t>;</w:t>
      </w:r>
      <w:r w:rsidR="00287A48">
        <w:t xml:space="preserve"> and</w:t>
      </w:r>
    </w:p>
    <w:p w14:paraId="164AC4E5" w14:textId="6EA437A2" w:rsidR="00C1694A" w:rsidRDefault="00C1694A" w:rsidP="00C1694A">
      <w:pPr>
        <w:pStyle w:val="ListParagraph"/>
        <w:numPr>
          <w:ilvl w:val="0"/>
          <w:numId w:val="111"/>
        </w:numPr>
        <w:spacing w:before="0" w:after="160" w:line="256" w:lineRule="auto"/>
      </w:pPr>
      <w:proofErr w:type="spellStart"/>
      <w:r w:rsidRPr="49FCFE86">
        <w:rPr>
          <w:i/>
          <w:iCs/>
        </w:rPr>
        <w:t>ProjectID</w:t>
      </w:r>
      <w:proofErr w:type="spellEnd"/>
      <w:r w:rsidRPr="49FCFE86">
        <w:rPr>
          <w:i/>
          <w:iCs/>
        </w:rPr>
        <w:t xml:space="preserve"> </w:t>
      </w:r>
      <w:r>
        <w:t xml:space="preserve">= </w:t>
      </w:r>
      <w:proofErr w:type="spellStart"/>
      <w:r>
        <w:t>lsa_Project.</w:t>
      </w:r>
      <w:r w:rsidRPr="49FCFE86">
        <w:rPr>
          <w:b/>
          <w:bCs/>
        </w:rPr>
        <w:t>ProjectID</w:t>
      </w:r>
      <w:proofErr w:type="spellEnd"/>
      <w:r>
        <w:t xml:space="preserve">; </w:t>
      </w:r>
      <w:r w:rsidR="00287A48">
        <w:t>and</w:t>
      </w:r>
    </w:p>
    <w:p w14:paraId="4D704CAC" w14:textId="188BA82B" w:rsidR="00C1694A" w:rsidRDefault="00C1694A" w:rsidP="00C1694A">
      <w:pPr>
        <w:pStyle w:val="ListParagraph"/>
        <w:numPr>
          <w:ilvl w:val="0"/>
          <w:numId w:val="111"/>
        </w:numPr>
        <w:spacing w:before="0" w:after="160" w:line="256" w:lineRule="auto"/>
      </w:pPr>
      <w:proofErr w:type="spellStart"/>
      <w:r>
        <w:t>lsa_Project.</w:t>
      </w:r>
      <w:r w:rsidRPr="49FCFE86">
        <w:rPr>
          <w:b/>
          <w:bCs/>
        </w:rPr>
        <w:t>ProjectType</w:t>
      </w:r>
      <w:proofErr w:type="spellEnd"/>
      <w:r>
        <w:t xml:space="preserve"> in (</w:t>
      </w:r>
      <w:ins w:id="7361" w:author="Genelle Denzin" w:date="2023-07-09T13:38:00Z">
        <w:r w:rsidR="6842D2F1">
          <w:t>0,</w:t>
        </w:r>
      </w:ins>
      <w:r>
        <w:t>1,2,3,8,13); and</w:t>
      </w:r>
    </w:p>
    <w:p w14:paraId="30E2E75F" w14:textId="246983BC" w:rsidR="0034556F" w:rsidDel="00C653C6" w:rsidRDefault="0034556F" w:rsidP="00C1694A">
      <w:pPr>
        <w:pStyle w:val="ListParagraph"/>
        <w:numPr>
          <w:ilvl w:val="0"/>
          <w:numId w:val="111"/>
        </w:numPr>
        <w:spacing w:before="0" w:after="160" w:line="256" w:lineRule="auto"/>
        <w:rPr>
          <w:del w:id="7362" w:author="Molly McEvilley" w:date="2023-06-13T10:57:00Z"/>
        </w:rPr>
      </w:pPr>
      <w:del w:id="7363" w:author="Molly McEvilley" w:date="2023-06-13T10:57:00Z">
        <w:r w:rsidDel="0034556F">
          <w:delText>lsa_Project.</w:delText>
        </w:r>
        <w:r w:rsidRPr="49FCFE86" w:rsidDel="0034556F">
          <w:rPr>
            <w:b/>
            <w:bCs/>
          </w:rPr>
          <w:delText xml:space="preserve">HMISParticipatingProject </w:delText>
        </w:r>
        <w:r w:rsidDel="0034556F">
          <w:delText>= 1; and</w:delText>
        </w:r>
      </w:del>
    </w:p>
    <w:p w14:paraId="6AB78CEF" w14:textId="2F200DFB" w:rsidR="00480F40" w:rsidRDefault="00480F40" w:rsidP="00C1694A">
      <w:pPr>
        <w:pStyle w:val="ListParagraph"/>
        <w:numPr>
          <w:ilvl w:val="0"/>
          <w:numId w:val="111"/>
        </w:numPr>
        <w:spacing w:before="0" w:after="160" w:line="256" w:lineRule="auto"/>
      </w:pPr>
      <w:proofErr w:type="spellStart"/>
      <w:r>
        <w:t>lsa_Organization.</w:t>
      </w:r>
      <w:r w:rsidRPr="49FCFE86">
        <w:rPr>
          <w:b/>
          <w:bCs/>
        </w:rPr>
        <w:t>VictimServiceProvider</w:t>
      </w:r>
      <w:proofErr w:type="spellEnd"/>
      <w:r w:rsidRPr="49FCFE86">
        <w:rPr>
          <w:b/>
          <w:bCs/>
        </w:rPr>
        <w:t xml:space="preserve"> </w:t>
      </w:r>
      <w:r>
        <w:t>= 0</w:t>
      </w:r>
      <w:r w:rsidR="00287A48">
        <w:t>; and</w:t>
      </w:r>
    </w:p>
    <w:p w14:paraId="683A4743" w14:textId="6F2A9790" w:rsidR="00C1694A" w:rsidRDefault="00C1694A" w:rsidP="00C1694A">
      <w:pPr>
        <w:pStyle w:val="ListParagraph"/>
        <w:numPr>
          <w:ilvl w:val="0"/>
          <w:numId w:val="111"/>
        </w:numPr>
        <w:spacing w:before="0" w:after="160" w:line="256" w:lineRule="auto"/>
      </w:pPr>
      <w:del w:id="7364" w:author="Molly McEvilley" w:date="2023-06-13T10:58:00Z">
        <w:r w:rsidDel="00C1694A">
          <w:delText xml:space="preserve">Most recent </w:delText>
        </w:r>
      </w:del>
      <w:proofErr w:type="spellStart"/>
      <w:r w:rsidRPr="49FCFE86">
        <w:rPr>
          <w:i/>
          <w:iCs/>
        </w:rPr>
        <w:t>EnrollmentCoC</w:t>
      </w:r>
      <w:proofErr w:type="spellEnd"/>
      <w:del w:id="7365" w:author="Molly McEvilley" w:date="2023-06-13T10:59:00Z">
        <w:r w:rsidDel="00C1694A">
          <w:delText>.</w:delText>
        </w:r>
        <w:r w:rsidRPr="49FCFE86" w:rsidDel="00C1694A">
          <w:rPr>
            <w:i/>
            <w:iCs/>
          </w:rPr>
          <w:delText>CoCCode</w:delText>
        </w:r>
        <w:r w:rsidDel="00C1694A">
          <w:delText xml:space="preserve"> for the </w:delText>
        </w:r>
        <w:r w:rsidRPr="49FCFE86" w:rsidDel="00C1694A">
          <w:rPr>
            <w:i/>
            <w:iCs/>
          </w:rPr>
          <w:delText>HouseholdID</w:delText>
        </w:r>
      </w:del>
      <w:r>
        <w:t xml:space="preserve"> = </w:t>
      </w:r>
      <w:proofErr w:type="spellStart"/>
      <w:r w:rsidRPr="49FCFE86">
        <w:rPr>
          <w:u w:val="single"/>
        </w:rPr>
        <w:t>ReportCoC</w:t>
      </w:r>
      <w:proofErr w:type="spellEnd"/>
      <w:del w:id="7366" w:author="Molly McEvilley" w:date="2023-06-13T10:59:00Z">
        <w:r w:rsidDel="00C1694A">
          <w:delText xml:space="preserve"> where </w:delText>
        </w:r>
        <w:r w:rsidRPr="49FCFE86" w:rsidDel="00C1694A">
          <w:rPr>
            <w:i/>
            <w:iCs/>
          </w:rPr>
          <w:delText>InformationDate</w:delText>
        </w:r>
        <w:r w:rsidDel="00C1694A">
          <w:delText xml:space="preserve"> &lt;= </w:delText>
        </w:r>
        <w:r w:rsidRPr="49FCFE86" w:rsidDel="00C1694A">
          <w:rPr>
            <w:u w:val="single"/>
          </w:rPr>
          <w:delText>ReportEnd</w:delText>
        </w:r>
      </w:del>
      <w:r w:rsidRPr="49FCFE86">
        <w:rPr>
          <w:u w:val="single"/>
        </w:rPr>
        <w:t>.</w:t>
      </w:r>
    </w:p>
    <w:p w14:paraId="1ECCBAF2" w14:textId="77777777" w:rsidR="00C1694A" w:rsidRDefault="00C1694A" w:rsidP="00C1694A">
      <w:pPr>
        <w:pStyle w:val="Heading2"/>
        <w:tabs>
          <w:tab w:val="left" w:pos="720"/>
        </w:tabs>
      </w:pPr>
      <w:bookmarkStart w:id="7367" w:name="_Toc140490144"/>
      <w:r>
        <w:t xml:space="preserve">Data Quality:  Enrollments Excluded from the LSA Due to Invalid </w:t>
      </w:r>
      <w:proofErr w:type="spellStart"/>
      <w:r>
        <w:t>RelationshipToHoH</w:t>
      </w:r>
      <w:bookmarkEnd w:id="7367"/>
      <w:proofErr w:type="spellEnd"/>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proofErr w:type="spellStart"/>
            <w:r>
              <w:t>HouseholdID</w:t>
            </w:r>
            <w:proofErr w:type="spellEnd"/>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proofErr w:type="spellStart"/>
            <w:r>
              <w:t>ExitDate</w:t>
            </w:r>
            <w:proofErr w:type="spellEnd"/>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proofErr w:type="spellStart"/>
            <w:r>
              <w:t>ProjectID</w:t>
            </w:r>
            <w:proofErr w:type="spellEnd"/>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proofErr w:type="spellStart"/>
            <w:r>
              <w:lastRenderedPageBreak/>
              <w:t>HouseholdID</w:t>
            </w:r>
            <w:proofErr w:type="spellEnd"/>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proofErr w:type="spellStart"/>
            <w:r>
              <w:t>RelationshipToHoH</w:t>
            </w:r>
            <w:proofErr w:type="spellEnd"/>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proofErr w:type="spellStart"/>
            <w:r>
              <w:t>EntryDate</w:t>
            </w:r>
            <w:proofErr w:type="spellEnd"/>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proofErr w:type="spellStart"/>
            <w:r>
              <w:rPr>
                <w:b/>
                <w:bCs/>
              </w:rPr>
              <w:t>RelationshipToHoH</w:t>
            </w:r>
            <w:proofErr w:type="spellEnd"/>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proofErr w:type="spellStart"/>
      <w:r>
        <w:t>RelationshipToHoH</w:t>
      </w:r>
      <w:proofErr w:type="spellEnd"/>
    </w:p>
    <w:p w14:paraId="72197F97" w14:textId="77777777" w:rsidR="00C1694A" w:rsidRDefault="00C1694A" w:rsidP="00C1694A">
      <w:r>
        <w:t xml:space="preserve">The LSA disregards enrollment records where there is no valid </w:t>
      </w:r>
      <w:proofErr w:type="spellStart"/>
      <w:r>
        <w:rPr>
          <w:i/>
          <w:iCs/>
        </w:rPr>
        <w:t>RelationshipToHoH</w:t>
      </w:r>
      <w:proofErr w:type="spellEnd"/>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31BA75C2" w14:textId="77777777" w:rsidR="00C1694A" w:rsidRDefault="00C1694A" w:rsidP="00C1694A">
      <w:pPr>
        <w:pStyle w:val="ListParagraph"/>
        <w:numPr>
          <w:ilvl w:val="0"/>
          <w:numId w:val="112"/>
        </w:numPr>
        <w:spacing w:before="0" w:after="160" w:line="256" w:lineRule="auto"/>
      </w:pPr>
      <w:proofErr w:type="spellStart"/>
      <w:r>
        <w:rPr>
          <w:i/>
          <w:iCs/>
        </w:rPr>
        <w:t>RelationshipToHoH</w:t>
      </w:r>
      <w:proofErr w:type="spellEnd"/>
      <w:r>
        <w:t xml:space="preserve"> is NULL or not in (1,2,3,4,5); and</w:t>
      </w:r>
    </w:p>
    <w:p w14:paraId="59446F90" w14:textId="2635573B" w:rsidR="00C1694A" w:rsidRDefault="00C1694A" w:rsidP="00C1694A">
      <w:pPr>
        <w:pStyle w:val="ListParagraph"/>
        <w:numPr>
          <w:ilvl w:val="0"/>
          <w:numId w:val="112"/>
        </w:numPr>
        <w:spacing w:before="0" w:after="160" w:line="256" w:lineRule="auto"/>
      </w:pPr>
      <w:proofErr w:type="spellStart"/>
      <w:r>
        <w:rPr>
          <w:i/>
          <w:iCs/>
        </w:rPr>
        <w:t>DateDeleted</w:t>
      </w:r>
      <w:proofErr w:type="spellEnd"/>
      <w:r>
        <w:rPr>
          <w:i/>
          <w:iCs/>
        </w:rPr>
        <w:t xml:space="preserve"> </w:t>
      </w:r>
      <w:r>
        <w:t>is NULL</w:t>
      </w:r>
      <w:r w:rsidR="000D2FAD">
        <w:t>; and</w:t>
      </w:r>
    </w:p>
    <w:p w14:paraId="3178CA38" w14:textId="2E804ED3" w:rsidR="00C1694A" w:rsidRPr="00190224" w:rsidRDefault="00C1694A" w:rsidP="00C1694A">
      <w:pPr>
        <w:pStyle w:val="ListParagraph"/>
        <w:numPr>
          <w:ilvl w:val="0"/>
          <w:numId w:val="112"/>
        </w:numPr>
        <w:spacing w:before="0" w:after="160" w:line="256" w:lineRule="auto"/>
      </w:pPr>
      <w:proofErr w:type="spellStart"/>
      <w:r>
        <w:rPr>
          <w:i/>
          <w:iCs/>
        </w:rPr>
        <w:t>EntryDate</w:t>
      </w:r>
      <w:proofErr w:type="spellEnd"/>
      <w:r>
        <w:rPr>
          <w:i/>
          <w:iCs/>
        </w:rPr>
        <w:t xml:space="preserve"> &lt;= </w:t>
      </w:r>
      <w:proofErr w:type="spellStart"/>
      <w:r>
        <w:rPr>
          <w:u w:val="single"/>
        </w:rPr>
        <w:t>ReportEnd</w:t>
      </w:r>
      <w:proofErr w:type="spellEnd"/>
      <w:r w:rsidR="000D2FAD">
        <w:rPr>
          <w:u w:val="single"/>
        </w:rPr>
        <w:t>;</w:t>
      </w:r>
      <w:r w:rsidR="000D2FAD" w:rsidRPr="00190224">
        <w:t xml:space="preserve"> and</w:t>
      </w:r>
    </w:p>
    <w:p w14:paraId="396D5A36" w14:textId="0229BF12" w:rsidR="00F411C3" w:rsidRDefault="00F411C3" w:rsidP="00C1694A">
      <w:pPr>
        <w:pStyle w:val="ListParagraph"/>
        <w:numPr>
          <w:ilvl w:val="0"/>
          <w:numId w:val="112"/>
        </w:numPr>
        <w:spacing w:before="0" w:after="160" w:line="256" w:lineRule="auto"/>
      </w:pPr>
      <w:proofErr w:type="spellStart"/>
      <w:r>
        <w:rPr>
          <w:i/>
          <w:iCs/>
        </w:rPr>
        <w:t>ExitDate</w:t>
      </w:r>
      <w:proofErr w:type="spellEnd"/>
      <w:r>
        <w:rPr>
          <w:i/>
          <w:iCs/>
        </w:rPr>
        <w:t xml:space="preserve"> </w:t>
      </w:r>
      <w:r w:rsidR="00CD215E">
        <w:t xml:space="preserve">is NULL or </w:t>
      </w:r>
      <w:proofErr w:type="spellStart"/>
      <w:r w:rsidR="00CD215E" w:rsidRPr="00190224">
        <w:rPr>
          <w:i/>
          <w:iCs/>
        </w:rPr>
        <w:t>ExitDate</w:t>
      </w:r>
      <w:proofErr w:type="spellEnd"/>
      <w:r w:rsidR="00CD215E">
        <w:t xml:space="preserve"> &gt;</w:t>
      </w:r>
      <w:r w:rsidR="00A65303">
        <w:t>=</w:t>
      </w:r>
      <w:r w:rsidR="00CD215E">
        <w:t xml:space="preserve"> </w:t>
      </w:r>
      <w:proofErr w:type="spellStart"/>
      <w:r w:rsidR="00A65303" w:rsidRPr="00190224">
        <w:rPr>
          <w:u w:val="single"/>
        </w:rPr>
        <w:t>ReportStart</w:t>
      </w:r>
      <w:proofErr w:type="spellEnd"/>
      <w:r w:rsidR="000D2FAD" w:rsidRPr="00190224">
        <w:t>; and</w:t>
      </w:r>
    </w:p>
    <w:p w14:paraId="01F29732" w14:textId="77777777" w:rsidR="00C1694A" w:rsidRDefault="00C1694A" w:rsidP="00C1694A">
      <w:pPr>
        <w:pStyle w:val="ListParagraph"/>
        <w:numPr>
          <w:ilvl w:val="0"/>
          <w:numId w:val="112"/>
        </w:numPr>
        <w:spacing w:before="0" w:after="160" w:line="256" w:lineRule="auto"/>
      </w:pPr>
      <w:proofErr w:type="spellStart"/>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p>
    <w:p w14:paraId="529F0C44" w14:textId="77777777" w:rsidR="00C1694A" w:rsidRDefault="00C1694A" w:rsidP="00C1694A">
      <w:pPr>
        <w:pStyle w:val="Heading2"/>
        <w:tabs>
          <w:tab w:val="left" w:pos="720"/>
        </w:tabs>
      </w:pPr>
      <w:bookmarkStart w:id="7368" w:name="_Toc140490145"/>
      <w:r>
        <w:t>Data Quality:  Invalid Move-In Dates</w:t>
      </w:r>
      <w:bookmarkEnd w:id="7368"/>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proofErr w:type="spellStart"/>
            <w:r>
              <w:t>HouseholdID</w:t>
            </w:r>
            <w:proofErr w:type="spellEnd"/>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proofErr w:type="spellStart"/>
            <w:r>
              <w:t>MoveInDate</w:t>
            </w:r>
            <w:proofErr w:type="spellEnd"/>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proofErr w:type="spellStart"/>
            <w:r>
              <w:t>LSAProjectType</w:t>
            </w:r>
            <w:proofErr w:type="spellEnd"/>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proofErr w:type="spellStart"/>
            <w:r>
              <w:t>HouseholdID</w:t>
            </w:r>
            <w:proofErr w:type="spellEnd"/>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proofErr w:type="spellStart"/>
            <w:r>
              <w:t>MoveInDate</w:t>
            </w:r>
            <w:proofErr w:type="spellEnd"/>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proofErr w:type="spellStart"/>
            <w:r>
              <w:rPr>
                <w:b/>
                <w:bCs/>
              </w:rPr>
              <w:t>MoveInDate</w:t>
            </w:r>
            <w:proofErr w:type="spellEnd"/>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proofErr w:type="spellStart"/>
      <w:r>
        <w:t>MoveInDate</w:t>
      </w:r>
      <w:proofErr w:type="spellEnd"/>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p>
    <w:p w14:paraId="0E75D717" w14:textId="1559AD98" w:rsidR="00C1694A" w:rsidRDefault="00C1694A" w:rsidP="00C1694A">
      <w:r>
        <w:t xml:space="preserve">A count of </w:t>
      </w:r>
      <w:proofErr w:type="spellStart"/>
      <w:r>
        <w:t>tlsa_HHID.</w:t>
      </w:r>
      <w:r w:rsidR="005F1522">
        <w:rPr>
          <w:b/>
          <w:bCs/>
        </w:rPr>
        <w:t>Enrollment</w:t>
      </w:r>
      <w:r>
        <w:rPr>
          <w:b/>
          <w:bCs/>
        </w:rPr>
        <w:t>ID</w:t>
      </w:r>
      <w:r>
        <w:t>s</w:t>
      </w:r>
      <w:proofErr w:type="spellEnd"/>
      <w:r>
        <w:t xml:space="preserve"> </w:t>
      </w:r>
      <w:proofErr w:type="gramStart"/>
      <w:r>
        <w:t>where</w:t>
      </w:r>
      <w:proofErr w:type="gramEnd"/>
    </w:p>
    <w:p w14:paraId="59C9531D" w14:textId="157C665B" w:rsidR="00C1694A" w:rsidRDefault="00C1694A" w:rsidP="00C1694A">
      <w:pPr>
        <w:pStyle w:val="ListParagraph"/>
        <w:numPr>
          <w:ilvl w:val="0"/>
          <w:numId w:val="118"/>
        </w:numPr>
      </w:pPr>
      <w:proofErr w:type="spellStart"/>
      <w:r w:rsidRPr="00C84904">
        <w:rPr>
          <w:b/>
          <w:bCs/>
        </w:rPr>
        <w:lastRenderedPageBreak/>
        <w:t>LSAProjectType</w:t>
      </w:r>
      <w:proofErr w:type="spellEnd"/>
      <w:r>
        <w:t xml:space="preserve"> in (3,13</w:t>
      </w:r>
      <w:ins w:id="7369" w:author="Molly McEvilley" w:date="2023-06-30T12:00:00Z">
        <w:r w:rsidR="009B439E">
          <w:t>,15</w:t>
        </w:r>
      </w:ins>
      <w:r>
        <w:t>); and</w:t>
      </w:r>
    </w:p>
    <w:p w14:paraId="1B865D7F" w14:textId="77777777" w:rsidR="00C1694A" w:rsidRDefault="00C1694A" w:rsidP="00C1694A">
      <w:pPr>
        <w:pStyle w:val="ListParagraph"/>
        <w:numPr>
          <w:ilvl w:val="0"/>
          <w:numId w:val="118"/>
        </w:numPr>
      </w:pPr>
      <w:r w:rsidRPr="00C84904">
        <w:rPr>
          <w:b/>
          <w:bCs/>
        </w:rPr>
        <w:t xml:space="preserve">Active </w:t>
      </w:r>
      <w:r>
        <w:t>= 1, and:</w:t>
      </w:r>
    </w:p>
    <w:p w14:paraId="0CBDA270" w14:textId="77777777" w:rsidR="00C1694A" w:rsidRDefault="00C1694A" w:rsidP="00C1694A">
      <w:pPr>
        <w:pStyle w:val="ListParagraph"/>
        <w:numPr>
          <w:ilvl w:val="0"/>
          <w:numId w:val="113"/>
        </w:numPr>
        <w:spacing w:before="0" w:after="160" w:line="256" w:lineRule="auto"/>
      </w:pPr>
      <w:proofErr w:type="spellStart"/>
      <w:r>
        <w:t>tlsa_HHID.</w:t>
      </w:r>
      <w:r w:rsidRPr="49FCFE86">
        <w:rPr>
          <w:b/>
          <w:bCs/>
        </w:rPr>
        <w:t>MoveInDate</w:t>
      </w:r>
      <w:proofErr w:type="spellEnd"/>
      <w:r>
        <w:t xml:space="preserve"> is NULL; and </w:t>
      </w:r>
    </w:p>
    <w:p w14:paraId="620D593C" w14:textId="6B993EC0" w:rsidR="00C1694A" w:rsidRDefault="00C1694A" w:rsidP="00C1694A">
      <w:pPr>
        <w:pStyle w:val="ListParagraph"/>
        <w:numPr>
          <w:ilvl w:val="0"/>
          <w:numId w:val="113"/>
        </w:numPr>
        <w:spacing w:before="0" w:after="160" w:line="256" w:lineRule="auto"/>
      </w:pPr>
      <w:proofErr w:type="spellStart"/>
      <w:r>
        <w:t>hmis_Enrollment</w:t>
      </w:r>
      <w:r w:rsidR="006E2CAA">
        <w:t>.</w:t>
      </w:r>
      <w:r w:rsidRPr="49FCFE86">
        <w:rPr>
          <w:i/>
          <w:iCs/>
        </w:rPr>
        <w:t>MoveInDate</w:t>
      </w:r>
      <w:proofErr w:type="spellEnd"/>
      <w:r>
        <w:t xml:space="preserve"> </w:t>
      </w:r>
      <w:r w:rsidR="008E0C52">
        <w:t xml:space="preserve">&lt;= </w:t>
      </w:r>
      <w:proofErr w:type="spellStart"/>
      <w:r w:rsidR="009D3822" w:rsidRPr="49FCFE86">
        <w:rPr>
          <w:u w:val="single"/>
        </w:rPr>
        <w:t>ReportEnd</w:t>
      </w:r>
      <w:proofErr w:type="spellEnd"/>
    </w:p>
    <w:p w14:paraId="352535A1" w14:textId="77777777" w:rsidR="00C1694A" w:rsidRDefault="00C1694A" w:rsidP="00C1694A">
      <w:pPr>
        <w:pStyle w:val="Heading2"/>
        <w:tabs>
          <w:tab w:val="left" w:pos="720"/>
        </w:tabs>
      </w:pPr>
      <w:bookmarkStart w:id="7370" w:name="_Toc140490146"/>
      <w:r>
        <w:t xml:space="preserve">Data Quality: Counts of Clients / </w:t>
      </w:r>
      <w:proofErr w:type="spellStart"/>
      <w:r>
        <w:t>HouseholdIDs</w:t>
      </w:r>
      <w:proofErr w:type="spellEnd"/>
      <w:r>
        <w:t xml:space="preserve"> / </w:t>
      </w:r>
      <w:proofErr w:type="spellStart"/>
      <w:r>
        <w:t>EnrollmentIDs</w:t>
      </w:r>
      <w:bookmarkEnd w:id="7370"/>
      <w:proofErr w:type="spellEnd"/>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proofErr w:type="spellStart"/>
            <w:r>
              <w:t>PersonalID</w:t>
            </w:r>
            <w:proofErr w:type="spellEnd"/>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proofErr w:type="spellStart"/>
            <w:r>
              <w:t>HouseholdID</w:t>
            </w:r>
            <w:proofErr w:type="spellEnd"/>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proofErr w:type="spellStart"/>
            <w:r>
              <w:t>EnrollmentID</w:t>
            </w:r>
            <w:proofErr w:type="spellEnd"/>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proofErr w:type="spellStart"/>
            <w:r>
              <w:t>ActiveAge</w:t>
            </w:r>
            <w:proofErr w:type="spellEnd"/>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proofErr w:type="spellStart"/>
            <w:r>
              <w:t>RelationshipToHoH</w:t>
            </w:r>
            <w:proofErr w:type="spellEnd"/>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proofErr w:type="spellStart"/>
            <w:r>
              <w:t>ExitDate</w:t>
            </w:r>
            <w:proofErr w:type="spellEnd"/>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proofErr w:type="spellStart"/>
            <w:r>
              <w:rPr>
                <w:b/>
                <w:bCs/>
              </w:rPr>
              <w:t>UnduplicatedClient</w:t>
            </w:r>
            <w:proofErr w:type="spellEnd"/>
          </w:p>
        </w:tc>
      </w:tr>
      <w:tr w:rsidR="00C1694A" w:rsidRPr="003A0FA0" w14:paraId="41E9107C" w14:textId="77777777" w:rsidTr="0030339F">
        <w:tc>
          <w:tcPr>
            <w:tcW w:w="9350" w:type="dxa"/>
          </w:tcPr>
          <w:p w14:paraId="575DBB58" w14:textId="77777777" w:rsidR="00C1694A" w:rsidRDefault="00C1694A" w:rsidP="0030339F">
            <w:pPr>
              <w:pStyle w:val="NoSpacing"/>
              <w:rPr>
                <w:b/>
                <w:bCs/>
              </w:rPr>
            </w:pPr>
            <w:proofErr w:type="spellStart"/>
            <w:r>
              <w:rPr>
                <w:b/>
                <w:bCs/>
              </w:rPr>
              <w:t>HouseholdEntry</w:t>
            </w:r>
            <w:proofErr w:type="spellEnd"/>
          </w:p>
        </w:tc>
      </w:tr>
      <w:tr w:rsidR="00C1694A" w:rsidRPr="003A0FA0" w14:paraId="61CC6FD9" w14:textId="77777777" w:rsidTr="0030339F">
        <w:tc>
          <w:tcPr>
            <w:tcW w:w="9350" w:type="dxa"/>
          </w:tcPr>
          <w:p w14:paraId="252A4602" w14:textId="77777777" w:rsidR="00C1694A" w:rsidRDefault="00C1694A" w:rsidP="0030339F">
            <w:pPr>
              <w:pStyle w:val="NoSpacing"/>
              <w:rPr>
                <w:b/>
                <w:bCs/>
              </w:rPr>
            </w:pPr>
            <w:proofErr w:type="spellStart"/>
            <w:r>
              <w:rPr>
                <w:b/>
                <w:bCs/>
              </w:rPr>
              <w:t>ClientEntry</w:t>
            </w:r>
            <w:proofErr w:type="spellEnd"/>
          </w:p>
        </w:tc>
      </w:tr>
      <w:tr w:rsidR="00C1694A" w:rsidRPr="003A0FA0" w14:paraId="438C914C" w14:textId="77777777" w:rsidTr="0030339F">
        <w:tc>
          <w:tcPr>
            <w:tcW w:w="9350" w:type="dxa"/>
          </w:tcPr>
          <w:p w14:paraId="7AEBCFB7" w14:textId="77777777" w:rsidR="00C1694A" w:rsidRDefault="00C1694A" w:rsidP="0030339F">
            <w:pPr>
              <w:pStyle w:val="NoSpacing"/>
              <w:rPr>
                <w:b/>
                <w:bCs/>
              </w:rPr>
            </w:pPr>
            <w:proofErr w:type="spellStart"/>
            <w:r>
              <w:rPr>
                <w:b/>
                <w:bCs/>
              </w:rPr>
              <w:t>AdultHoHEntry</w:t>
            </w:r>
            <w:proofErr w:type="spellEnd"/>
          </w:p>
        </w:tc>
      </w:tr>
      <w:tr w:rsidR="00C1694A" w:rsidRPr="003A0FA0" w14:paraId="0AE69525" w14:textId="77777777" w:rsidTr="0030339F">
        <w:tc>
          <w:tcPr>
            <w:tcW w:w="9350" w:type="dxa"/>
          </w:tcPr>
          <w:p w14:paraId="02AEE728" w14:textId="77777777" w:rsidR="00C1694A" w:rsidRDefault="00C1694A" w:rsidP="0030339F">
            <w:pPr>
              <w:pStyle w:val="NoSpacing"/>
              <w:rPr>
                <w:b/>
                <w:bCs/>
              </w:rPr>
            </w:pPr>
            <w:proofErr w:type="spellStart"/>
            <w:r>
              <w:rPr>
                <w:b/>
                <w:bCs/>
              </w:rPr>
              <w:t>ClientExit</w:t>
            </w:r>
            <w:proofErr w:type="spellEnd"/>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proofErr w:type="spellStart"/>
      <w:r>
        <w:t>UnduplicatedClient</w:t>
      </w:r>
      <w:proofErr w:type="spellEnd"/>
    </w:p>
    <w:p w14:paraId="612313A2" w14:textId="77777777"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t>
      </w:r>
    </w:p>
    <w:p w14:paraId="19B510D6" w14:textId="77777777" w:rsidR="00C1694A" w:rsidRDefault="00C1694A" w:rsidP="00C1694A">
      <w:pPr>
        <w:pStyle w:val="Heading4"/>
      </w:pPr>
      <w:proofErr w:type="spellStart"/>
      <w:r>
        <w:t>HouseholdEntry</w:t>
      </w:r>
      <w:proofErr w:type="spellEnd"/>
    </w:p>
    <w:p w14:paraId="52539332" w14:textId="77777777" w:rsidR="00C1694A" w:rsidRDefault="00C1694A" w:rsidP="00C1694A">
      <w:r>
        <w:t xml:space="preserve">A count of distinct </w:t>
      </w:r>
      <w:proofErr w:type="spellStart"/>
      <w:r w:rsidRPr="49FCFE86">
        <w:rPr>
          <w:b/>
          <w:bCs/>
        </w:rPr>
        <w:t>HouseholdID</w:t>
      </w:r>
      <w:r>
        <w:t>s</w:t>
      </w:r>
      <w:proofErr w:type="spellEnd"/>
      <w:r>
        <w:t xml:space="preserve"> in </w:t>
      </w:r>
      <w:proofErr w:type="spellStart"/>
      <w:r>
        <w:t>tlsa_HHID</w:t>
      </w:r>
      <w:proofErr w:type="spellEnd"/>
      <w:r>
        <w:t xml:space="preserve"> where </w:t>
      </w:r>
      <w:r w:rsidRPr="49FCFE86">
        <w:rPr>
          <w:b/>
          <w:bCs/>
        </w:rPr>
        <w:t xml:space="preserve">Active </w:t>
      </w:r>
      <w:del w:id="7371" w:author="Genelle Denzin" w:date="2023-07-09T13:43:00Z">
        <w:r w:rsidDel="00C1694A">
          <w:delText xml:space="preserve"> </w:delText>
        </w:r>
      </w:del>
      <w:r>
        <w:t>= 1</w:t>
      </w:r>
    </w:p>
    <w:p w14:paraId="6B42BA81" w14:textId="77777777" w:rsidR="00C1694A" w:rsidRDefault="00C1694A" w:rsidP="00C1694A">
      <w:pPr>
        <w:pStyle w:val="Heading4"/>
      </w:pPr>
      <w:proofErr w:type="spellStart"/>
      <w:r>
        <w:t>ClientEntry</w:t>
      </w:r>
      <w:proofErr w:type="spellEnd"/>
    </w:p>
    <w:p w14:paraId="79F9E2CB" w14:textId="77777777" w:rsidR="00C1694A" w:rsidRDefault="00C1694A" w:rsidP="00C1694A">
      <w:pPr>
        <w:rPr>
          <w:b/>
          <w:bCs/>
        </w:rPr>
      </w:pPr>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p>
    <w:p w14:paraId="027E7060" w14:textId="77777777" w:rsidR="00C1694A" w:rsidRDefault="00C1694A" w:rsidP="00C1694A">
      <w:pPr>
        <w:pStyle w:val="Heading4"/>
      </w:pPr>
      <w:proofErr w:type="spellStart"/>
      <w:r>
        <w:t>AdultHoHEntry</w:t>
      </w:r>
      <w:proofErr w:type="spellEnd"/>
    </w:p>
    <w:p w14:paraId="47A9B245" w14:textId="77777777" w:rsidR="00C1694A" w:rsidRDefault="00C1694A" w:rsidP="00C1694A">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p>
    <w:p w14:paraId="5428DF07" w14:textId="77777777" w:rsidR="00C1694A" w:rsidRDefault="00C1694A" w:rsidP="00C1694A">
      <w:pPr>
        <w:pStyle w:val="ListParagraph"/>
        <w:numPr>
          <w:ilvl w:val="0"/>
          <w:numId w:val="114"/>
        </w:numPr>
        <w:spacing w:before="0" w:after="160" w:line="256" w:lineRule="auto"/>
      </w:pPr>
      <w:proofErr w:type="spellStart"/>
      <w:r>
        <w:rPr>
          <w:b/>
          <w:bCs/>
        </w:rPr>
        <w:t>ActiveAge</w:t>
      </w:r>
      <w:proofErr w:type="spellEnd"/>
      <w:r>
        <w:t xml:space="preserve"> between 18 and 65; or</w:t>
      </w:r>
    </w:p>
    <w:p w14:paraId="3F00F7D8" w14:textId="77777777" w:rsidR="00C1694A" w:rsidRDefault="00C1694A" w:rsidP="00C1694A">
      <w:pPr>
        <w:pStyle w:val="ListParagraph"/>
        <w:numPr>
          <w:ilvl w:val="0"/>
          <w:numId w:val="114"/>
        </w:numPr>
        <w:spacing w:before="0" w:after="160" w:line="256" w:lineRule="auto"/>
        <w:rPr>
          <w:b/>
          <w:bCs/>
        </w:rPr>
      </w:pPr>
      <w:proofErr w:type="spellStart"/>
      <w:r>
        <w:rPr>
          <w:b/>
          <w:bCs/>
        </w:rPr>
        <w:t>RelationshipToHoH</w:t>
      </w:r>
      <w:proofErr w:type="spellEnd"/>
      <w:r>
        <w:t xml:space="preserve"> = 1.</w:t>
      </w:r>
    </w:p>
    <w:p w14:paraId="2330ED51" w14:textId="77777777" w:rsidR="00C1694A" w:rsidRDefault="00C1694A" w:rsidP="00C1694A">
      <w:pPr>
        <w:pStyle w:val="Heading4"/>
      </w:pPr>
      <w:proofErr w:type="spellStart"/>
      <w:r>
        <w:lastRenderedPageBreak/>
        <w:t>ClientExit</w:t>
      </w:r>
      <w:proofErr w:type="spellEnd"/>
    </w:p>
    <w:p w14:paraId="270CF9B8" w14:textId="378D51B1" w:rsidR="00C1694A" w:rsidRDefault="00C1694A" w:rsidP="00C1694A">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r w:rsidR="00254059">
        <w:t xml:space="preserve"> </w:t>
      </w:r>
      <w:r w:rsidR="000264E0">
        <w:rPr>
          <w:b/>
          <w:bCs/>
        </w:rPr>
        <w:t xml:space="preserve">Active </w:t>
      </w:r>
      <w:r w:rsidR="000264E0">
        <w:t xml:space="preserve">= 1 and </w:t>
      </w:r>
      <w:proofErr w:type="spellStart"/>
      <w:r w:rsidR="000264E0">
        <w:rPr>
          <w:b/>
          <w:bCs/>
        </w:rPr>
        <w:t>Ex</w:t>
      </w:r>
      <w:r w:rsidRPr="001E71E8">
        <w:rPr>
          <w:b/>
          <w:bCs/>
        </w:rPr>
        <w:t>itDate</w:t>
      </w:r>
      <w:proofErr w:type="spellEnd"/>
      <w:r>
        <w:t xml:space="preserve"> </w:t>
      </w:r>
      <w:r w:rsidR="000264E0">
        <w:t xml:space="preserve">is not NULL.  </w:t>
      </w:r>
    </w:p>
    <w:p w14:paraId="37D4D1A6" w14:textId="77777777" w:rsidR="00C1694A" w:rsidRPr="000A10DE" w:rsidRDefault="00C1694A" w:rsidP="00C1694A">
      <w:pPr>
        <w:pStyle w:val="Heading2"/>
        <w:tabs>
          <w:tab w:val="left" w:pos="720"/>
        </w:tabs>
      </w:pPr>
      <w:bookmarkStart w:id="7372" w:name="_Toc140490147"/>
      <w:r>
        <w:t>Data Quality:  SSN Issues</w:t>
      </w:r>
      <w:bookmarkEnd w:id="7372"/>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proofErr w:type="spellStart"/>
            <w:r>
              <w:t>PersonalID</w:t>
            </w:r>
            <w:proofErr w:type="spellEnd"/>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proofErr w:type="spellStart"/>
            <w:r>
              <w:rPr>
                <w:b/>
                <w:bCs/>
              </w:rPr>
              <w:t>hmis</w:t>
            </w:r>
            <w:r w:rsidRPr="00845520">
              <w:rPr>
                <w:b/>
                <w:bCs/>
              </w:rPr>
              <w:t>_</w:t>
            </w:r>
            <w:r>
              <w:rPr>
                <w:b/>
                <w:bCs/>
              </w:rPr>
              <w:t>Client</w:t>
            </w:r>
            <w:proofErr w:type="spellEnd"/>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proofErr w:type="spellStart"/>
            <w:r>
              <w:t>PersonalID</w:t>
            </w:r>
            <w:proofErr w:type="spellEnd"/>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proofErr w:type="spellStart"/>
            <w:r>
              <w:t>SSNDataQuality</w:t>
            </w:r>
            <w:proofErr w:type="spellEnd"/>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proofErr w:type="spellStart"/>
            <w:r>
              <w:rPr>
                <w:b/>
                <w:bCs/>
              </w:rPr>
              <w:t>SSNValid</w:t>
            </w:r>
            <w:proofErr w:type="spellEnd"/>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proofErr w:type="spellStart"/>
            <w:r>
              <w:rPr>
                <w:b/>
                <w:bCs/>
              </w:rPr>
              <w:t>SSNNotProvided</w:t>
            </w:r>
            <w:proofErr w:type="spellEnd"/>
          </w:p>
        </w:tc>
      </w:tr>
      <w:tr w:rsidR="00C1694A" w:rsidRPr="003A0FA0" w14:paraId="53206BC1" w14:textId="77777777" w:rsidTr="0030339F">
        <w:tc>
          <w:tcPr>
            <w:tcW w:w="9350" w:type="dxa"/>
          </w:tcPr>
          <w:p w14:paraId="45651D43" w14:textId="77777777" w:rsidR="00C1694A" w:rsidRDefault="00C1694A" w:rsidP="0030339F">
            <w:pPr>
              <w:pStyle w:val="NoSpacing"/>
              <w:rPr>
                <w:b/>
                <w:bCs/>
              </w:rPr>
            </w:pPr>
            <w:proofErr w:type="spellStart"/>
            <w:r>
              <w:rPr>
                <w:b/>
                <w:bCs/>
              </w:rPr>
              <w:t>SSNMissingOrInvalid</w:t>
            </w:r>
            <w:proofErr w:type="spellEnd"/>
          </w:p>
        </w:tc>
      </w:tr>
      <w:tr w:rsidR="00C1694A" w:rsidRPr="003A0FA0" w14:paraId="36FD6012" w14:textId="77777777" w:rsidTr="0030339F">
        <w:tc>
          <w:tcPr>
            <w:tcW w:w="9350" w:type="dxa"/>
          </w:tcPr>
          <w:p w14:paraId="1DD2B1D8" w14:textId="77777777" w:rsidR="00C1694A" w:rsidRDefault="00C1694A" w:rsidP="0030339F">
            <w:pPr>
              <w:pStyle w:val="NoSpacing"/>
              <w:rPr>
                <w:b/>
                <w:bCs/>
              </w:rPr>
            </w:pPr>
            <w:proofErr w:type="spellStart"/>
            <w:r>
              <w:rPr>
                <w:b/>
                <w:bCs/>
              </w:rPr>
              <w:t>ClientSSNNotUnique</w:t>
            </w:r>
            <w:proofErr w:type="spellEnd"/>
          </w:p>
        </w:tc>
      </w:tr>
      <w:tr w:rsidR="00C1694A" w:rsidRPr="003A0FA0" w14:paraId="188AF73F" w14:textId="77777777" w:rsidTr="0030339F">
        <w:tc>
          <w:tcPr>
            <w:tcW w:w="9350" w:type="dxa"/>
          </w:tcPr>
          <w:p w14:paraId="315B59A6" w14:textId="77777777" w:rsidR="00C1694A" w:rsidRDefault="00C1694A" w:rsidP="0030339F">
            <w:pPr>
              <w:pStyle w:val="NoSpacing"/>
              <w:rPr>
                <w:b/>
                <w:bCs/>
              </w:rPr>
            </w:pPr>
            <w:proofErr w:type="spellStart"/>
            <w:r>
              <w:rPr>
                <w:b/>
                <w:bCs/>
              </w:rPr>
              <w:t>DistinctSSNValueNotUnique</w:t>
            </w:r>
            <w:proofErr w:type="spellEnd"/>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proofErr w:type="spellStart"/>
      <w:r>
        <w:t>SSNValid</w:t>
      </w:r>
      <w:proofErr w:type="spellEnd"/>
    </w:p>
    <w:p w14:paraId="10207EA5" w14:textId="77777777" w:rsidR="00C1694A" w:rsidRDefault="00C1694A" w:rsidP="00C1694A">
      <w:proofErr w:type="spellStart"/>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proofErr w:type="spellStart"/>
            <w:r>
              <w:t>hmis_Client</w:t>
            </w:r>
            <w:r>
              <w:rPr>
                <w:b/>
              </w:rPr>
              <w:t>.</w:t>
            </w:r>
            <w:r>
              <w:rPr>
                <w:bCs/>
                <w:i/>
                <w:iCs/>
              </w:rPr>
              <w:t>SSNDataQuality</w:t>
            </w:r>
            <w:proofErr w:type="spellEnd"/>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proofErr w:type="spellStart"/>
            <w:r>
              <w:t>hmis_Client</w:t>
            </w:r>
            <w:r>
              <w:rPr>
                <w:b/>
              </w:rPr>
              <w:t>.</w:t>
            </w:r>
            <w:r>
              <w:rPr>
                <w:bCs/>
                <w:i/>
                <w:iCs/>
              </w:rPr>
              <w:t>SSNDataQuality</w:t>
            </w:r>
            <w:proofErr w:type="spellEnd"/>
            <w:r>
              <w:rPr>
                <w:bCs/>
              </w:rPr>
              <w:t xml:space="preserve"> NOT in (8,9); and</w:t>
            </w:r>
          </w:p>
          <w:p w14:paraId="636E1A52"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t>Length(</w:t>
            </w:r>
            <w:proofErr w:type="spellStart"/>
            <w:r>
              <w:t>hmis_Client.</w:t>
            </w:r>
            <w:r w:rsidRPr="49FCFE86">
              <w:rPr>
                <w:i/>
                <w:iCs/>
              </w:rPr>
              <w:t>SSN</w:t>
            </w:r>
            <w:proofErr w:type="spellEnd"/>
            <w:r>
              <w:t>) &lt;&gt; 9; or</w:t>
            </w:r>
          </w:p>
          <w:p w14:paraId="11F4AE6F"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w:t>
            </w:r>
            <w:proofErr w:type="gramStart"/>
            <w:r>
              <w:t>e.g.</w:t>
            </w:r>
            <w:proofErr w:type="gramEnd"/>
            <w:r>
              <w:t xml:space="preserve"> 999-00-9999); or</w:t>
            </w:r>
          </w:p>
          <w:p w14:paraId="6838A2DC"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30339F">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7073F5E7" w:rsidR="00110965" w:rsidRPr="00110965" w:rsidRDefault="00C1694A" w:rsidP="00110965">
            <w:pPr>
              <w:pStyle w:val="ListParagraph"/>
              <w:numPr>
                <w:ilvl w:val="0"/>
                <w:numId w:val="115"/>
              </w:numPr>
              <w:cnfStyle w:val="000000010000" w:firstRow="0" w:lastRow="0" w:firstColumn="0" w:lastColumn="0" w:oddVBand="0" w:evenVBand="0" w:oddHBand="0" w:evenHBand="1" w:firstRowFirstColumn="0" w:firstRowLastColumn="0" w:lastRowFirstColumn="0" w:lastRowLastColumn="0"/>
            </w:pPr>
            <w:r>
              <w:rPr>
                <w:i/>
              </w:rPr>
              <w:t>SSN</w:t>
            </w:r>
            <w:r>
              <w:t xml:space="preserve"> in (‘123456789’, '111111111', '222222222', '333333333', '444444444', '555555555', '777777777', '888888888')</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proofErr w:type="spellStart"/>
      <w:r>
        <w:lastRenderedPageBreak/>
        <w:t>SSNNotProvided</w:t>
      </w:r>
      <w:proofErr w:type="spellEnd"/>
    </w:p>
    <w:p w14:paraId="4F28F2CB"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p>
    <w:p w14:paraId="70F73102" w14:textId="77777777" w:rsidR="00C1694A" w:rsidRDefault="00C1694A" w:rsidP="00C1694A">
      <w:pPr>
        <w:pStyle w:val="Heading4"/>
      </w:pPr>
      <w:proofErr w:type="spellStart"/>
      <w:r>
        <w:t>SSNMissingOrInvalid</w:t>
      </w:r>
      <w:proofErr w:type="spellEnd"/>
    </w:p>
    <w:p w14:paraId="561FFCB5"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190224">
        <w:rPr>
          <w:b/>
          <w:bCs/>
        </w:rPr>
        <w:t>SSNValid</w:t>
      </w:r>
      <w:proofErr w:type="spellEnd"/>
      <w:r>
        <w:t xml:space="preserve"> = 0</w:t>
      </w:r>
    </w:p>
    <w:p w14:paraId="242E83A6" w14:textId="77777777" w:rsidR="00C1694A" w:rsidRDefault="00C1694A" w:rsidP="00C1694A">
      <w:pPr>
        <w:pStyle w:val="Heading4"/>
      </w:pPr>
      <w:proofErr w:type="spellStart"/>
      <w:r>
        <w:t>ClientSSNNotUnique</w:t>
      </w:r>
      <w:proofErr w:type="spellEnd"/>
    </w:p>
    <w:p w14:paraId="277D2D41" w14:textId="2DE9564D"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083DE810" w14:textId="77777777" w:rsidR="00C1694A" w:rsidRDefault="00C1694A" w:rsidP="00C1694A">
      <w:pPr>
        <w:pStyle w:val="Heading4"/>
      </w:pPr>
      <w:proofErr w:type="spellStart"/>
      <w:r>
        <w:t>DistinctSSNValueNotUnique</w:t>
      </w:r>
      <w:proofErr w:type="spellEnd"/>
    </w:p>
    <w:p w14:paraId="49FC724C" w14:textId="5146B491" w:rsidR="00C1694A" w:rsidRDefault="00C1694A" w:rsidP="00C1694A">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7373" w:name="_Toc140490148"/>
      <w:r>
        <w:t>Data Quality:  Enrollment Data</w:t>
      </w:r>
      <w:bookmarkEnd w:id="7373"/>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proofErr w:type="spellStart"/>
            <w:r>
              <w:t>ProjectType</w:t>
            </w:r>
            <w:proofErr w:type="spellEnd"/>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proofErr w:type="spellStart"/>
            <w:r>
              <w:t>EnrollmentID</w:t>
            </w:r>
            <w:proofErr w:type="spellEnd"/>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proofErr w:type="spellStart"/>
            <w:r>
              <w:t>ActiveAge</w:t>
            </w:r>
            <w:proofErr w:type="spellEnd"/>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proofErr w:type="spellStart"/>
            <w:r>
              <w:t>RelationshipToHoH</w:t>
            </w:r>
            <w:proofErr w:type="spellEnd"/>
          </w:p>
        </w:tc>
      </w:tr>
      <w:tr w:rsidR="00C1694A" w:rsidRPr="005F4836" w14:paraId="428FE03C" w14:textId="77777777" w:rsidTr="0030339F">
        <w:trPr>
          <w:trHeight w:val="216"/>
        </w:trPr>
        <w:tc>
          <w:tcPr>
            <w:tcW w:w="9355" w:type="dxa"/>
          </w:tcPr>
          <w:p w14:paraId="74A03EA3" w14:textId="77777777" w:rsidR="00C1694A" w:rsidRDefault="00C1694A" w:rsidP="0030339F">
            <w:pPr>
              <w:pStyle w:val="NoSpacing"/>
            </w:pPr>
            <w:proofErr w:type="spellStart"/>
            <w:r>
              <w:t>DisabilityStat</w:t>
            </w:r>
            <w:proofErr w:type="spellEnd"/>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proofErr w:type="spellStart"/>
            <w:r>
              <w:t>EnrollmentID</w:t>
            </w:r>
            <w:proofErr w:type="spellEnd"/>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proofErr w:type="spellStart"/>
            <w:r>
              <w:t>DisablingCondition</w:t>
            </w:r>
            <w:proofErr w:type="spellEnd"/>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proofErr w:type="spellStart"/>
            <w:r>
              <w:t>LivingSituation</w:t>
            </w:r>
            <w:proofErr w:type="spellEnd"/>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proofErr w:type="spellStart"/>
            <w:r>
              <w:t>LengthOfStay</w:t>
            </w:r>
            <w:proofErr w:type="spellEnd"/>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proofErr w:type="spellStart"/>
            <w:r>
              <w:t>DateToStreetESSH</w:t>
            </w:r>
            <w:proofErr w:type="spellEnd"/>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proofErr w:type="spellStart"/>
            <w:r w:rsidRPr="00027269">
              <w:t>PreviousStreetESSH</w:t>
            </w:r>
            <w:proofErr w:type="spellEnd"/>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proofErr w:type="spellStart"/>
            <w:r>
              <w:t>TimesHomelessPastThreeYears</w:t>
            </w:r>
            <w:proofErr w:type="spellEnd"/>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proofErr w:type="spellStart"/>
            <w:r>
              <w:t>MonthsHomelessPastThreeYears</w:t>
            </w:r>
            <w:proofErr w:type="spellEnd"/>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proofErr w:type="spellStart"/>
            <w:r>
              <w:rPr>
                <w:b/>
                <w:bCs/>
              </w:rPr>
              <w:t>hmis</w:t>
            </w:r>
            <w:r w:rsidRPr="00845520">
              <w:rPr>
                <w:b/>
                <w:bCs/>
              </w:rPr>
              <w:t>_</w:t>
            </w:r>
            <w:r>
              <w:rPr>
                <w:b/>
                <w:bCs/>
              </w:rPr>
              <w:t>Exit</w:t>
            </w:r>
            <w:proofErr w:type="spellEnd"/>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proofErr w:type="spellStart"/>
            <w:r>
              <w:rPr>
                <w:b/>
                <w:bCs/>
              </w:rPr>
              <w:t>DisablingCond</w:t>
            </w:r>
            <w:proofErr w:type="spellEnd"/>
          </w:p>
        </w:tc>
      </w:tr>
      <w:tr w:rsidR="00C1694A" w:rsidRPr="003A0FA0" w14:paraId="778D411F" w14:textId="77777777" w:rsidTr="0030339F">
        <w:tc>
          <w:tcPr>
            <w:tcW w:w="9350" w:type="dxa"/>
          </w:tcPr>
          <w:p w14:paraId="79B6DEC6" w14:textId="77777777" w:rsidR="00C1694A" w:rsidRDefault="00C1694A" w:rsidP="0030339F">
            <w:pPr>
              <w:pStyle w:val="NoSpacing"/>
              <w:rPr>
                <w:b/>
                <w:bCs/>
              </w:rPr>
            </w:pPr>
            <w:proofErr w:type="spellStart"/>
            <w:r>
              <w:rPr>
                <w:b/>
                <w:bCs/>
              </w:rPr>
              <w:t>LivingSituation</w:t>
            </w:r>
            <w:proofErr w:type="spellEnd"/>
          </w:p>
        </w:tc>
      </w:tr>
      <w:tr w:rsidR="00C1694A" w:rsidRPr="003A0FA0" w14:paraId="325B3E77" w14:textId="77777777" w:rsidTr="0030339F">
        <w:tc>
          <w:tcPr>
            <w:tcW w:w="9350" w:type="dxa"/>
          </w:tcPr>
          <w:p w14:paraId="01083162" w14:textId="77777777" w:rsidR="00C1694A" w:rsidRDefault="00C1694A" w:rsidP="0030339F">
            <w:pPr>
              <w:pStyle w:val="NoSpacing"/>
              <w:rPr>
                <w:b/>
                <w:bCs/>
              </w:rPr>
            </w:pPr>
            <w:proofErr w:type="spellStart"/>
            <w:r>
              <w:rPr>
                <w:b/>
                <w:bCs/>
              </w:rPr>
              <w:t>LengthOfStay</w:t>
            </w:r>
            <w:proofErr w:type="spellEnd"/>
          </w:p>
        </w:tc>
      </w:tr>
      <w:tr w:rsidR="00C1694A" w:rsidRPr="003A0FA0" w14:paraId="29A78716" w14:textId="77777777" w:rsidTr="0030339F">
        <w:tc>
          <w:tcPr>
            <w:tcW w:w="9350" w:type="dxa"/>
          </w:tcPr>
          <w:p w14:paraId="7178281B" w14:textId="77777777" w:rsidR="00C1694A" w:rsidRDefault="00C1694A" w:rsidP="0030339F">
            <w:pPr>
              <w:pStyle w:val="NoSpacing"/>
              <w:rPr>
                <w:b/>
                <w:bCs/>
              </w:rPr>
            </w:pPr>
            <w:proofErr w:type="spellStart"/>
            <w:r>
              <w:rPr>
                <w:b/>
                <w:bCs/>
              </w:rPr>
              <w:t>HomelessDate</w:t>
            </w:r>
            <w:proofErr w:type="spellEnd"/>
          </w:p>
        </w:tc>
      </w:tr>
      <w:tr w:rsidR="00C1694A" w:rsidRPr="003A0FA0" w14:paraId="717CEFE5" w14:textId="77777777" w:rsidTr="0030339F">
        <w:tc>
          <w:tcPr>
            <w:tcW w:w="9350" w:type="dxa"/>
          </w:tcPr>
          <w:p w14:paraId="1AF62F2F" w14:textId="77777777" w:rsidR="00C1694A" w:rsidRDefault="00C1694A" w:rsidP="0030339F">
            <w:pPr>
              <w:pStyle w:val="NoSpacing"/>
              <w:rPr>
                <w:b/>
                <w:bCs/>
              </w:rPr>
            </w:pPr>
            <w:proofErr w:type="spellStart"/>
            <w:r>
              <w:rPr>
                <w:b/>
                <w:bCs/>
              </w:rPr>
              <w:t>TimesHomeless</w:t>
            </w:r>
            <w:proofErr w:type="spellEnd"/>
          </w:p>
        </w:tc>
      </w:tr>
      <w:tr w:rsidR="00C1694A" w:rsidRPr="003A0FA0" w14:paraId="2622B360" w14:textId="77777777" w:rsidTr="0030339F">
        <w:tc>
          <w:tcPr>
            <w:tcW w:w="9350" w:type="dxa"/>
          </w:tcPr>
          <w:p w14:paraId="610C0B84" w14:textId="77777777" w:rsidR="00C1694A" w:rsidRDefault="00C1694A" w:rsidP="0030339F">
            <w:pPr>
              <w:pStyle w:val="NoSpacing"/>
              <w:rPr>
                <w:b/>
                <w:bCs/>
              </w:rPr>
            </w:pPr>
            <w:proofErr w:type="spellStart"/>
            <w:r>
              <w:rPr>
                <w:b/>
                <w:bCs/>
              </w:rPr>
              <w:t>MonthsHomeless</w:t>
            </w:r>
            <w:proofErr w:type="spellEnd"/>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lastRenderedPageBreak/>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proofErr w:type="spellStart"/>
      <w:r>
        <w:t>DisablingCond</w:t>
      </w:r>
      <w:proofErr w:type="spellEnd"/>
    </w:p>
    <w:p w14:paraId="118AB5BD" w14:textId="77777777" w:rsidR="00C1694A" w:rsidRDefault="00C1694A" w:rsidP="00C1694A">
      <w:r>
        <w:t xml:space="preserve">This is a subset of </w:t>
      </w:r>
      <w:proofErr w:type="spellStart"/>
      <w:r>
        <w:rPr>
          <w:b/>
          <w:bCs/>
        </w:rPr>
        <w:t>ClientEntry</w:t>
      </w:r>
      <w:proofErr w:type="spellEnd"/>
      <w:r>
        <w:t>.</w:t>
      </w:r>
    </w:p>
    <w:p w14:paraId="116AD261"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p>
    <w:p w14:paraId="4A1587FD" w14:textId="77777777" w:rsidR="00C1694A" w:rsidRDefault="00C1694A" w:rsidP="00C1694A">
      <w:pPr>
        <w:pStyle w:val="ListParagraph"/>
        <w:numPr>
          <w:ilvl w:val="0"/>
          <w:numId w:val="119"/>
        </w:numPr>
      </w:pPr>
      <w:proofErr w:type="spellStart"/>
      <w:r w:rsidRPr="49FCFE86">
        <w:rPr>
          <w:b/>
          <w:bCs/>
        </w:rPr>
        <w:t>DisabilityStat</w:t>
      </w:r>
      <w:proofErr w:type="spellEnd"/>
      <w:r>
        <w:t xml:space="preserve"> = 99.</w:t>
      </w:r>
    </w:p>
    <w:p w14:paraId="370EC9F4" w14:textId="77777777" w:rsidR="00C1694A" w:rsidRDefault="00C1694A" w:rsidP="00C1694A">
      <w:pPr>
        <w:pStyle w:val="Heading4"/>
      </w:pPr>
      <w:proofErr w:type="spellStart"/>
      <w:r>
        <w:t>LivingSituation</w:t>
      </w:r>
      <w:proofErr w:type="spellEnd"/>
    </w:p>
    <w:p w14:paraId="4D6675B3" w14:textId="77777777" w:rsidR="00C1694A" w:rsidRDefault="00C1694A" w:rsidP="00C1694A">
      <w:r>
        <w:t xml:space="preserve">This is a subset of </w:t>
      </w:r>
      <w:proofErr w:type="spellStart"/>
      <w:r>
        <w:rPr>
          <w:b/>
          <w:bCs/>
        </w:rPr>
        <w:t>AdultHoHEntry</w:t>
      </w:r>
      <w:proofErr w:type="spellEnd"/>
      <w:r>
        <w:t>.</w:t>
      </w:r>
    </w:p>
    <w:p w14:paraId="6EBE289E"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0293860" w14:textId="77777777" w:rsidR="00C1694A" w:rsidRDefault="00C1694A" w:rsidP="00C1694A">
      <w:pPr>
        <w:pStyle w:val="ListParagraph"/>
        <w:numPr>
          <w:ilvl w:val="0"/>
          <w:numId w:val="116"/>
        </w:numPr>
        <w:spacing w:before="0" w:after="160" w:line="256" w:lineRule="auto"/>
      </w:pPr>
      <w:proofErr w:type="spellStart"/>
      <w:r>
        <w:t>hmis_Enrollment</w:t>
      </w:r>
      <w:r w:rsidRPr="49FCFE86">
        <w:rPr>
          <w:b/>
          <w:bCs/>
        </w:rPr>
        <w:t>.</w:t>
      </w:r>
      <w:r w:rsidRPr="49FCFE86">
        <w:rPr>
          <w:i/>
          <w:iCs/>
        </w:rPr>
        <w:t>LivingSituation</w:t>
      </w:r>
      <w:proofErr w:type="spellEnd"/>
      <w:r w:rsidRPr="49FCFE86">
        <w:rPr>
          <w:b/>
          <w:bCs/>
        </w:rPr>
        <w:t xml:space="preserve"> </w:t>
      </w:r>
      <w:r>
        <w:t>in (8,9,99)</w:t>
      </w:r>
      <w:r w:rsidRPr="49FCFE86">
        <w:rPr>
          <w:b/>
          <w:bCs/>
        </w:rPr>
        <w:t xml:space="preserve"> </w:t>
      </w:r>
      <w:r>
        <w:t>or is NULL; and</w:t>
      </w:r>
    </w:p>
    <w:p w14:paraId="186481D6" w14:textId="77777777" w:rsidR="00C1694A" w:rsidRDefault="00C1694A" w:rsidP="00C1694A">
      <w:pPr>
        <w:pStyle w:val="ListParagraph"/>
        <w:numPr>
          <w:ilvl w:val="0"/>
          <w:numId w:val="116"/>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62D5A2BE" w14:textId="77777777" w:rsidR="00C1694A" w:rsidRPr="00824443" w:rsidRDefault="00C1694A" w:rsidP="00C1694A">
      <w:pPr>
        <w:pStyle w:val="Heading4"/>
      </w:pPr>
      <w:proofErr w:type="spellStart"/>
      <w:r w:rsidRPr="00824443">
        <w:t>LengthOfStay</w:t>
      </w:r>
      <w:proofErr w:type="spellEnd"/>
    </w:p>
    <w:p w14:paraId="38D12F1C" w14:textId="77777777" w:rsidR="00C1694A" w:rsidRDefault="00C1694A" w:rsidP="00C1694A">
      <w:r>
        <w:t xml:space="preserve">This is a subset of </w:t>
      </w:r>
      <w:proofErr w:type="spellStart"/>
      <w:r>
        <w:rPr>
          <w:b/>
          <w:bCs/>
        </w:rPr>
        <w:t>AdultHoHEntry</w:t>
      </w:r>
      <w:proofErr w:type="spellEnd"/>
      <w:r>
        <w:t>.</w:t>
      </w:r>
    </w:p>
    <w:p w14:paraId="4C092814"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653581E" w14:textId="77777777" w:rsidR="00C1694A" w:rsidRDefault="00C1694A" w:rsidP="00C1694A">
      <w:pPr>
        <w:pStyle w:val="ListParagraph"/>
        <w:numPr>
          <w:ilvl w:val="0"/>
          <w:numId w:val="116"/>
        </w:numPr>
        <w:spacing w:before="0" w:after="160" w:line="256" w:lineRule="auto"/>
      </w:pPr>
      <w:proofErr w:type="spellStart"/>
      <w:r>
        <w:t>hmis_Enrollment</w:t>
      </w:r>
      <w:r w:rsidRPr="49FCFE86">
        <w:rPr>
          <w:b/>
          <w:bCs/>
        </w:rPr>
        <w:t>.</w:t>
      </w:r>
      <w:r w:rsidRPr="49FCFE86">
        <w:rPr>
          <w:i/>
          <w:iCs/>
        </w:rPr>
        <w:t>LengthOfStay</w:t>
      </w:r>
      <w:proofErr w:type="spellEnd"/>
      <w:r w:rsidRPr="49FCFE86">
        <w:rPr>
          <w:b/>
          <w:bCs/>
        </w:rPr>
        <w:t xml:space="preserve"> </w:t>
      </w:r>
      <w:r>
        <w:t>in (8,9,99)</w:t>
      </w:r>
      <w:r w:rsidRPr="49FCFE86">
        <w:rPr>
          <w:b/>
          <w:bCs/>
        </w:rPr>
        <w:t xml:space="preserve"> </w:t>
      </w:r>
      <w:r>
        <w:t>or is NULL.</w:t>
      </w:r>
    </w:p>
    <w:p w14:paraId="16682A01" w14:textId="77777777" w:rsidR="00C1694A" w:rsidRDefault="00C1694A" w:rsidP="00C1694A">
      <w:pPr>
        <w:pStyle w:val="ListParagraph"/>
        <w:numPr>
          <w:ilvl w:val="0"/>
          <w:numId w:val="116"/>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35201732" w14:textId="77777777" w:rsidR="00C1694A" w:rsidRDefault="00C1694A" w:rsidP="00C1694A">
      <w:pPr>
        <w:pStyle w:val="Heading4"/>
      </w:pPr>
      <w:proofErr w:type="spellStart"/>
      <w:r>
        <w:t>HomelessDate</w:t>
      </w:r>
      <w:proofErr w:type="spellEnd"/>
    </w:p>
    <w:p w14:paraId="2B26A0CC" w14:textId="77777777" w:rsidR="00C1694A" w:rsidRDefault="00C1694A" w:rsidP="00C1694A">
      <w:r>
        <w:t xml:space="preserve">This is a subset of </w:t>
      </w:r>
      <w:proofErr w:type="spellStart"/>
      <w:r>
        <w:rPr>
          <w:b/>
          <w:bCs/>
        </w:rPr>
        <w:t>AdultHoHEntry</w:t>
      </w:r>
      <w:proofErr w:type="spellEnd"/>
      <w:r>
        <w:t>.</w:t>
      </w:r>
    </w:p>
    <w:p w14:paraId="03F37E77"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2F47523B" w14:textId="77777777" w:rsidR="00C1694A" w:rsidRDefault="00C1694A" w:rsidP="00C1694A">
      <w:pPr>
        <w:pStyle w:val="ListParagraph"/>
        <w:numPr>
          <w:ilvl w:val="0"/>
          <w:numId w:val="116"/>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E2A6159" w14:textId="77777777" w:rsidR="00C1694A" w:rsidRDefault="00C1694A" w:rsidP="00735E97">
      <w:pPr>
        <w:pStyle w:val="ListParagraph"/>
        <w:numPr>
          <w:ilvl w:val="1"/>
          <w:numId w:val="116"/>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 xml:space="preserve">&gt; </w:t>
      </w:r>
      <w:proofErr w:type="spellStart"/>
      <w:r w:rsidRPr="49FCFE86">
        <w:rPr>
          <w:i/>
          <w:iCs/>
        </w:rPr>
        <w:t>EntryDate</w:t>
      </w:r>
      <w:proofErr w:type="spellEnd"/>
      <w:r>
        <w:t>; or</w:t>
      </w:r>
    </w:p>
    <w:p w14:paraId="1AE56ADA" w14:textId="77777777" w:rsidR="00C1694A" w:rsidRDefault="00C1694A" w:rsidP="00735E97">
      <w:pPr>
        <w:pStyle w:val="ListParagraph"/>
        <w:numPr>
          <w:ilvl w:val="1"/>
          <w:numId w:val="116"/>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is NULL; and</w:t>
      </w:r>
    </w:p>
    <w:p w14:paraId="6E40E6AA" w14:textId="4D03C41C" w:rsidR="00C1694A" w:rsidRDefault="00C1694A" w:rsidP="00735E97">
      <w:pPr>
        <w:pStyle w:val="ListParagraph"/>
        <w:numPr>
          <w:ilvl w:val="2"/>
          <w:numId w:val="116"/>
        </w:numPr>
        <w:spacing w:before="0" w:after="160" w:line="256" w:lineRule="auto"/>
      </w:pPr>
      <w:proofErr w:type="spellStart"/>
      <w:r>
        <w:t>tlsa_Enrollment.</w:t>
      </w:r>
      <w:r w:rsidRPr="49FCFE86">
        <w:rPr>
          <w:b/>
          <w:bCs/>
        </w:rPr>
        <w:t>LSAProjectType</w:t>
      </w:r>
      <w:proofErr w:type="spellEnd"/>
      <w:r>
        <w:t xml:space="preserve"> in (0,1,8); or</w:t>
      </w:r>
    </w:p>
    <w:p w14:paraId="4ADDEDCF" w14:textId="38805B4E" w:rsidR="00C1694A" w:rsidRDefault="00C1694A" w:rsidP="00735E97">
      <w:pPr>
        <w:pStyle w:val="ListParagraph"/>
        <w:numPr>
          <w:ilvl w:val="2"/>
          <w:numId w:val="116"/>
        </w:numPr>
        <w:spacing w:before="0" w:after="160" w:line="256" w:lineRule="auto"/>
      </w:pPr>
      <w:proofErr w:type="spellStart"/>
      <w:r w:rsidRPr="49FCFE86">
        <w:rPr>
          <w:i/>
          <w:iCs/>
        </w:rPr>
        <w:t>LivingSituation</w:t>
      </w:r>
      <w:proofErr w:type="spellEnd"/>
      <w:r>
        <w:t xml:space="preserve"> in (</w:t>
      </w:r>
      <w:ins w:id="7374" w:author="Molly McEvilley" w:date="2023-06-13T10:23:00Z">
        <w:r w:rsidR="00C653C6">
          <w:t>10</w:t>
        </w:r>
      </w:ins>
      <w:r>
        <w:t>1,</w:t>
      </w:r>
      <w:ins w:id="7375" w:author="Molly McEvilley" w:date="2023-06-13T10:24:00Z">
        <w:r w:rsidR="00C653C6">
          <w:t>1</w:t>
        </w:r>
      </w:ins>
      <w:r>
        <w:t>16,</w:t>
      </w:r>
      <w:ins w:id="7376" w:author="Molly McEvilley" w:date="2023-06-13T10:24:00Z">
        <w:r w:rsidR="00C653C6">
          <w:t>1</w:t>
        </w:r>
      </w:ins>
      <w:r>
        <w:t>18);</w:t>
      </w:r>
      <w:r w:rsidRPr="49FCFE86">
        <w:rPr>
          <w:b/>
          <w:bCs/>
        </w:rPr>
        <w:t xml:space="preserve"> </w:t>
      </w:r>
      <w:r>
        <w:t xml:space="preserve">or </w:t>
      </w:r>
    </w:p>
    <w:p w14:paraId="3EF90753" w14:textId="77777777" w:rsidR="00C1694A" w:rsidRDefault="00C1694A" w:rsidP="00735E97">
      <w:pPr>
        <w:pStyle w:val="ListParagraph"/>
        <w:numPr>
          <w:ilvl w:val="2"/>
          <w:numId w:val="116"/>
        </w:numPr>
        <w:spacing w:before="0" w:after="160" w:line="256" w:lineRule="auto"/>
      </w:pPr>
      <w:proofErr w:type="spellStart"/>
      <w:r w:rsidRPr="49FCFE86">
        <w:rPr>
          <w:i/>
          <w:iCs/>
        </w:rPr>
        <w:t>PreviousStreetESSH</w:t>
      </w:r>
      <w:proofErr w:type="spellEnd"/>
      <w:r w:rsidRPr="49FCFE86">
        <w:rPr>
          <w:i/>
          <w:iCs/>
        </w:rPr>
        <w:t xml:space="preserve"> </w:t>
      </w:r>
      <w:r>
        <w:t>= 1.</w:t>
      </w:r>
    </w:p>
    <w:p w14:paraId="729ACEEB" w14:textId="77777777" w:rsidR="00C1694A" w:rsidRDefault="00C1694A" w:rsidP="00C1694A">
      <w:pPr>
        <w:pStyle w:val="Heading4"/>
      </w:pPr>
      <w:proofErr w:type="spellStart"/>
      <w:r>
        <w:t>TimesHomeless</w:t>
      </w:r>
      <w:proofErr w:type="spellEnd"/>
    </w:p>
    <w:p w14:paraId="3801106C" w14:textId="77777777" w:rsidR="00C1694A" w:rsidRDefault="00C1694A" w:rsidP="00C1694A">
      <w:r>
        <w:t xml:space="preserve">This is a subset of </w:t>
      </w:r>
      <w:proofErr w:type="spellStart"/>
      <w:r>
        <w:rPr>
          <w:b/>
          <w:bCs/>
        </w:rPr>
        <w:t>AdultHoHEntry</w:t>
      </w:r>
      <w:proofErr w:type="spellEnd"/>
      <w:r>
        <w:t>.</w:t>
      </w:r>
    </w:p>
    <w:p w14:paraId="1BDFCD3D"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3D15401" w14:textId="77777777" w:rsidR="00C1694A" w:rsidRDefault="00C1694A" w:rsidP="00C1694A">
      <w:pPr>
        <w:pStyle w:val="ListParagraph"/>
        <w:numPr>
          <w:ilvl w:val="0"/>
          <w:numId w:val="116"/>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4090A911" w14:textId="77777777" w:rsidR="00C1694A" w:rsidRDefault="00C1694A" w:rsidP="00C1694A">
      <w:pPr>
        <w:pStyle w:val="ListParagraph"/>
        <w:numPr>
          <w:ilvl w:val="0"/>
          <w:numId w:val="116"/>
        </w:numPr>
        <w:spacing w:before="0" w:after="160" w:line="256" w:lineRule="auto"/>
      </w:pPr>
      <w:proofErr w:type="spellStart"/>
      <w:r>
        <w:t>hmis_Enrollment</w:t>
      </w:r>
      <w:r w:rsidRPr="49FCFE86">
        <w:rPr>
          <w:b/>
          <w:bCs/>
        </w:rPr>
        <w:t>.</w:t>
      </w:r>
      <w:r w:rsidRPr="49FCFE86">
        <w:rPr>
          <w:i/>
          <w:iCs/>
        </w:rPr>
        <w:t>TimesHomelessPastThreeYears</w:t>
      </w:r>
      <w:proofErr w:type="spellEnd"/>
      <w:r>
        <w:t xml:space="preserve"> is NULL or not in (1,2,3,4); and</w:t>
      </w:r>
    </w:p>
    <w:p w14:paraId="08B2D103" w14:textId="30AC35E2" w:rsidR="00C1694A" w:rsidRDefault="00C1694A" w:rsidP="00C1694A">
      <w:pPr>
        <w:pStyle w:val="ListParagraph"/>
        <w:numPr>
          <w:ilvl w:val="1"/>
          <w:numId w:val="116"/>
        </w:numPr>
        <w:spacing w:before="0" w:after="160" w:line="256" w:lineRule="auto"/>
      </w:pPr>
      <w:proofErr w:type="spellStart"/>
      <w:r>
        <w:t>tlsa_Enrollment</w:t>
      </w:r>
      <w:proofErr w:type="spellEnd"/>
      <w:r>
        <w:t>.</w:t>
      </w:r>
      <w:ins w:id="7377" w:author="Molly McEvilley" w:date="2023-06-13T10:25:00Z">
        <w:r w:rsidR="00C653C6" w:rsidRPr="00C653C6">
          <w:rPr>
            <w:b/>
            <w:bCs/>
          </w:rPr>
          <w:t xml:space="preserve"> </w:t>
        </w:r>
      </w:ins>
      <w:proofErr w:type="spellStart"/>
      <w:r>
        <w:rPr>
          <w:b/>
          <w:bCs/>
        </w:rPr>
        <w:t>LSAProjectType</w:t>
      </w:r>
      <w:proofErr w:type="spellEnd"/>
      <w:r>
        <w:t xml:space="preserve"> in (0,1,8); or</w:t>
      </w:r>
    </w:p>
    <w:p w14:paraId="4F091FC7" w14:textId="70BF0EFB" w:rsidR="00C1694A" w:rsidRDefault="00C1694A" w:rsidP="00C1694A">
      <w:pPr>
        <w:pStyle w:val="ListParagraph"/>
        <w:numPr>
          <w:ilvl w:val="1"/>
          <w:numId w:val="116"/>
        </w:numPr>
        <w:spacing w:before="0" w:after="160" w:line="256" w:lineRule="auto"/>
      </w:pPr>
      <w:proofErr w:type="spellStart"/>
      <w:r>
        <w:rPr>
          <w:i/>
          <w:iCs/>
        </w:rPr>
        <w:t>LivingSituation</w:t>
      </w:r>
      <w:proofErr w:type="spellEnd"/>
      <w:r>
        <w:t xml:space="preserve"> in (</w:t>
      </w:r>
      <w:ins w:id="7378" w:author="Molly McEvilley" w:date="2023-06-13T10:25:00Z">
        <w:r w:rsidR="00C653C6">
          <w:t>101,116,118</w:t>
        </w:r>
      </w:ins>
      <w:del w:id="7379" w:author="Molly McEvilley" w:date="2023-06-13T10:25:00Z">
        <w:r w:rsidDel="00C653C6">
          <w:delText>1,16,18</w:delText>
        </w:r>
      </w:del>
      <w:r>
        <w:t>);</w:t>
      </w:r>
      <w:r>
        <w:rPr>
          <w:b/>
          <w:bCs/>
        </w:rPr>
        <w:t xml:space="preserve"> </w:t>
      </w:r>
      <w:r>
        <w:t xml:space="preserve">or </w:t>
      </w:r>
    </w:p>
    <w:p w14:paraId="2C14FE45" w14:textId="77777777" w:rsidR="00C1694A" w:rsidRDefault="00C1694A" w:rsidP="00C1694A">
      <w:pPr>
        <w:pStyle w:val="ListParagraph"/>
        <w:numPr>
          <w:ilvl w:val="1"/>
          <w:numId w:val="116"/>
        </w:numPr>
        <w:spacing w:before="0" w:after="160" w:line="256" w:lineRule="auto"/>
      </w:pPr>
      <w:proofErr w:type="spellStart"/>
      <w:r>
        <w:rPr>
          <w:i/>
          <w:iCs/>
        </w:rPr>
        <w:t>PreviousStreetESSH</w:t>
      </w:r>
      <w:proofErr w:type="spellEnd"/>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proofErr w:type="spellStart"/>
      <w:r>
        <w:rPr>
          <w:b/>
          <w:bCs/>
        </w:rPr>
        <w:t>AdultHoHEntry</w:t>
      </w:r>
      <w:proofErr w:type="spellEnd"/>
      <w:r>
        <w:t>.</w:t>
      </w:r>
    </w:p>
    <w:p w14:paraId="58A5C039"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69CC2824" w14:textId="77777777" w:rsidR="00C1694A" w:rsidRDefault="00C1694A" w:rsidP="00C1694A">
      <w:pPr>
        <w:pStyle w:val="ListParagraph"/>
        <w:numPr>
          <w:ilvl w:val="0"/>
          <w:numId w:val="116"/>
        </w:numPr>
        <w:spacing w:before="0" w:after="160" w:line="256" w:lineRule="auto"/>
      </w:pPr>
      <w:proofErr w:type="spellStart"/>
      <w:r w:rsidRPr="49FCFE86">
        <w:rPr>
          <w:b/>
          <w:bCs/>
        </w:rPr>
        <w:lastRenderedPageBreak/>
        <w:t>ActiveAge</w:t>
      </w:r>
      <w:proofErr w:type="spellEnd"/>
      <w:r>
        <w:t xml:space="preserve"> between 18 and 65 or </w:t>
      </w:r>
      <w:proofErr w:type="spellStart"/>
      <w:r w:rsidRPr="49FCFE86">
        <w:rPr>
          <w:b/>
          <w:bCs/>
        </w:rPr>
        <w:t>RelationshipToHoH</w:t>
      </w:r>
      <w:proofErr w:type="spellEnd"/>
      <w:r>
        <w:t xml:space="preserve"> = 1; and</w:t>
      </w:r>
    </w:p>
    <w:p w14:paraId="582CDA53" w14:textId="77777777" w:rsidR="00C1694A" w:rsidRDefault="00C1694A" w:rsidP="00C1694A">
      <w:pPr>
        <w:pStyle w:val="ListParagraph"/>
        <w:numPr>
          <w:ilvl w:val="0"/>
          <w:numId w:val="116"/>
        </w:numPr>
        <w:spacing w:before="0" w:after="160" w:line="256" w:lineRule="auto"/>
      </w:pPr>
      <w:proofErr w:type="spellStart"/>
      <w:r>
        <w:t>hmis_Enrollment</w:t>
      </w:r>
      <w:r w:rsidRPr="49FCFE86">
        <w:rPr>
          <w:b/>
          <w:bCs/>
        </w:rPr>
        <w:t>.</w:t>
      </w:r>
      <w:r w:rsidRPr="49FCFE86">
        <w:rPr>
          <w:i/>
          <w:iCs/>
        </w:rPr>
        <w:t>MonthsHomelessPastThreeYears</w:t>
      </w:r>
      <w:proofErr w:type="spellEnd"/>
      <w:r>
        <w:t xml:space="preserve"> is NULL or not between 101 and 113; and</w:t>
      </w:r>
    </w:p>
    <w:p w14:paraId="4BC0758C" w14:textId="2E97E7FB" w:rsidR="00C1694A" w:rsidRDefault="00C1694A" w:rsidP="00C1694A">
      <w:pPr>
        <w:pStyle w:val="ListParagraph"/>
        <w:numPr>
          <w:ilvl w:val="1"/>
          <w:numId w:val="116"/>
        </w:numPr>
        <w:spacing w:before="0" w:after="160" w:line="256" w:lineRule="auto"/>
      </w:pPr>
      <w:proofErr w:type="spellStart"/>
      <w:r>
        <w:t>tlsa_Enrollment.</w:t>
      </w:r>
      <w:r>
        <w:rPr>
          <w:b/>
          <w:bCs/>
        </w:rPr>
        <w:t>LSAProjectType</w:t>
      </w:r>
      <w:proofErr w:type="spellEnd"/>
      <w:r>
        <w:t xml:space="preserve"> in (0,1,8); or</w:t>
      </w:r>
    </w:p>
    <w:p w14:paraId="316A5C12" w14:textId="64BD3896" w:rsidR="00C1694A" w:rsidRDefault="00C1694A" w:rsidP="00C1694A">
      <w:pPr>
        <w:pStyle w:val="ListParagraph"/>
        <w:numPr>
          <w:ilvl w:val="1"/>
          <w:numId w:val="116"/>
        </w:numPr>
        <w:spacing w:before="0" w:after="160" w:line="256" w:lineRule="auto"/>
      </w:pPr>
      <w:proofErr w:type="spellStart"/>
      <w:r>
        <w:rPr>
          <w:i/>
          <w:iCs/>
        </w:rPr>
        <w:t>LivingSituation</w:t>
      </w:r>
      <w:proofErr w:type="spellEnd"/>
      <w:r>
        <w:t xml:space="preserve"> in (</w:t>
      </w:r>
      <w:del w:id="7380" w:author="Molly McEvilley" w:date="2023-06-13T10:26:00Z">
        <w:r w:rsidDel="00C653C6">
          <w:delText>1,16,18</w:delText>
        </w:r>
      </w:del>
      <w:ins w:id="7381" w:author="Molly McEvilley" w:date="2023-06-13T10:26:00Z">
        <w:r w:rsidR="00C653C6">
          <w:t>101,116,118</w:t>
        </w:r>
      </w:ins>
      <w:r>
        <w:t>);</w:t>
      </w:r>
      <w:r>
        <w:rPr>
          <w:b/>
          <w:bCs/>
        </w:rPr>
        <w:t xml:space="preserve"> </w:t>
      </w:r>
      <w:r>
        <w:t xml:space="preserve">or </w:t>
      </w:r>
    </w:p>
    <w:p w14:paraId="585ADAB5" w14:textId="77777777" w:rsidR="00C1694A" w:rsidRDefault="00C1694A" w:rsidP="00C1694A">
      <w:pPr>
        <w:pStyle w:val="ListParagraph"/>
        <w:numPr>
          <w:ilvl w:val="1"/>
          <w:numId w:val="116"/>
        </w:numPr>
        <w:spacing w:before="0" w:after="160" w:line="256" w:lineRule="auto"/>
      </w:pPr>
      <w:proofErr w:type="spellStart"/>
      <w:r>
        <w:rPr>
          <w:i/>
          <w:iCs/>
        </w:rPr>
        <w:t>PreviousStreetESSH</w:t>
      </w:r>
      <w:proofErr w:type="spellEnd"/>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proofErr w:type="spellStart"/>
      <w:r>
        <w:rPr>
          <w:b/>
          <w:bCs/>
        </w:rPr>
        <w:t>ClientExit</w:t>
      </w:r>
      <w:proofErr w:type="spellEnd"/>
      <w:r>
        <w:t>.</w:t>
      </w:r>
    </w:p>
    <w:p w14:paraId="4BE6CD33"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05AF6C4" w14:textId="77777777" w:rsidR="00C1694A" w:rsidRDefault="00C1694A" w:rsidP="00C1694A">
      <w:pPr>
        <w:pStyle w:val="ListParagraph"/>
        <w:numPr>
          <w:ilvl w:val="0"/>
          <w:numId w:val="117"/>
        </w:numPr>
        <w:spacing w:before="0" w:after="160" w:line="256" w:lineRule="auto"/>
      </w:pPr>
      <w:proofErr w:type="spellStart"/>
      <w:r w:rsidRPr="49FCFE86">
        <w:rPr>
          <w:b/>
          <w:bCs/>
        </w:rPr>
        <w:t>ExitDate</w:t>
      </w:r>
      <w:proofErr w:type="spellEnd"/>
      <w:r>
        <w:t xml:space="preserve"> is not NULL; and</w:t>
      </w:r>
    </w:p>
    <w:p w14:paraId="6CB9A3DA" w14:textId="731F1FE3" w:rsidR="00C1694A" w:rsidRDefault="00C1694A" w:rsidP="00277F30">
      <w:pPr>
        <w:pStyle w:val="ListParagraph"/>
        <w:numPr>
          <w:ilvl w:val="1"/>
          <w:numId w:val="113"/>
        </w:numPr>
        <w:spacing w:before="0" w:after="160" w:line="256" w:lineRule="auto"/>
        <w:rPr>
          <w:ins w:id="7382" w:author="Molly McEvilley" w:date="2023-06-30T12:02:00Z"/>
        </w:rPr>
      </w:pPr>
      <w:proofErr w:type="spellStart"/>
      <w:r>
        <w:t>hmis_Exit.</w:t>
      </w:r>
      <w:r>
        <w:rPr>
          <w:i/>
          <w:iCs/>
        </w:rPr>
        <w:t>Destination</w:t>
      </w:r>
      <w:proofErr w:type="spellEnd"/>
      <w:r>
        <w:t xml:space="preserve"> is NULL or in (8,9,17,30,99)</w:t>
      </w:r>
      <w:ins w:id="7383" w:author="Molly McEvilley" w:date="2023-06-30T12:02:00Z">
        <w:r w:rsidR="006C0D96">
          <w:t xml:space="preserve"> or</w:t>
        </w:r>
      </w:ins>
    </w:p>
    <w:p w14:paraId="57303FA4" w14:textId="648089C2" w:rsidR="001B3DFD" w:rsidRDefault="00C2035B" w:rsidP="00277F30">
      <w:pPr>
        <w:pStyle w:val="ListParagraph"/>
        <w:numPr>
          <w:ilvl w:val="1"/>
          <w:numId w:val="113"/>
        </w:numPr>
        <w:spacing w:before="0" w:after="160" w:line="256" w:lineRule="auto"/>
      </w:pPr>
      <w:proofErr w:type="spellStart"/>
      <w:ins w:id="7384" w:author="Molly McEvilley" w:date="2023-06-30T12:04:00Z">
        <w:r>
          <w:t>hmis_Exit.</w:t>
        </w:r>
        <w:r w:rsidRPr="49FCFE86">
          <w:rPr>
            <w:i/>
            <w:iCs/>
          </w:rPr>
          <w:t>Destination</w:t>
        </w:r>
        <w:proofErr w:type="spellEnd"/>
        <w:r>
          <w:t xml:space="preserve"> </w:t>
        </w:r>
        <w:r w:rsidR="00E84922">
          <w:t xml:space="preserve">= 435 and </w:t>
        </w:r>
      </w:ins>
      <w:proofErr w:type="spellStart"/>
      <w:ins w:id="7385" w:author="Molly McEvilley" w:date="2023-06-30T12:02:00Z">
        <w:r w:rsidR="006C0D96">
          <w:t>hmis_Exit.</w:t>
        </w:r>
        <w:r w:rsidR="006C0D96" w:rsidRPr="49FCFE86">
          <w:rPr>
            <w:i/>
            <w:iCs/>
          </w:rPr>
          <w:t>DestinationSubsidyType</w:t>
        </w:r>
        <w:proofErr w:type="spellEnd"/>
        <w:r w:rsidR="006C0D96">
          <w:t xml:space="preserve"> is NULL</w:t>
        </w:r>
      </w:ins>
    </w:p>
    <w:p w14:paraId="28CFDCB4" w14:textId="77777777" w:rsidR="00C1694A" w:rsidRDefault="00C1694A" w:rsidP="00C1694A">
      <w:pPr>
        <w:pStyle w:val="Heading2"/>
        <w:tabs>
          <w:tab w:val="left" w:pos="720"/>
        </w:tabs>
      </w:pPr>
      <w:bookmarkStart w:id="7386" w:name="_Toc140490149"/>
      <w:r>
        <w:t xml:space="preserve">Set </w:t>
      </w:r>
      <w:proofErr w:type="spellStart"/>
      <w:r>
        <w:t>LSAReport</w:t>
      </w:r>
      <w:proofErr w:type="spellEnd"/>
      <w:r>
        <w:t xml:space="preserve"> </w:t>
      </w:r>
      <w:proofErr w:type="spellStart"/>
      <w:r>
        <w:t>ReportDate</w:t>
      </w:r>
      <w:bookmarkEnd w:id="7386"/>
      <w:proofErr w:type="spellEnd"/>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proofErr w:type="spellStart"/>
            <w:r>
              <w:rPr>
                <w:b/>
                <w:bCs/>
              </w:rPr>
              <w:t>ReportDate</w:t>
            </w:r>
            <w:proofErr w:type="spellEnd"/>
          </w:p>
        </w:tc>
      </w:tr>
    </w:tbl>
    <w:p w14:paraId="354E3B60" w14:textId="77777777" w:rsidR="00C1694A" w:rsidRDefault="00C1694A" w:rsidP="00C1694A">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7387" w:name="_Toc140490150"/>
      <w:proofErr w:type="spellStart"/>
      <w:r>
        <w:t>LSAReport</w:t>
      </w:r>
      <w:bookmarkEnd w:id="7387"/>
      <w:proofErr w:type="spellEnd"/>
    </w:p>
    <w:p w14:paraId="1EBFAADD" w14:textId="77777777" w:rsidR="00C1694A" w:rsidRDefault="00C1694A" w:rsidP="00C1694A">
      <w:proofErr w:type="spellStart"/>
      <w:r>
        <w:t>LSAReport</w:t>
      </w:r>
      <w:proofErr w:type="spellEnd"/>
      <w:r>
        <w:t xml:space="preserve">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ReportDate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ReportStart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ReportEnd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ReportCoC</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4CC34C30"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del w:id="7388" w:author="Genelle Denzin" w:date="2023-07-09T13:49:00Z">
              <w:r w:rsidDel="00C1694A">
                <w:delText xml:space="preserve"> </w:delText>
              </w:r>
            </w:del>
            <w:ins w:id="7389" w:author="Genelle Denzin" w:date="2023-07-09T13:49:00Z">
              <w:r w:rsidR="0ACD2E5B">
                <w:t>-</w:t>
              </w:r>
            </w:ins>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SoftwareVendor</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SoftwareName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VendorContact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VendorEmail</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LSAScope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LookbackDate</w:t>
            </w:r>
            <w:proofErr w:type="spellEnd"/>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NoCoC</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NotOneHoH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RelationshipToHoH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MoveInDate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UnduplicatedClient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HouseholdEntry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AdultHoHEntry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ClientExit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SSNNotProvided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SSNMissingOrInvalid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lastRenderedPageBreak/>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ClientSSNNotUnique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DistinctSSNValueNotUnique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DisablingCond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LivingSituation</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LengthOfStay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HomelessDate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TimesHomeless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MonthsHomeless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7390" w:name="_NoCoC"/>
      <w:bookmarkStart w:id="7391" w:name="_Toc109988255"/>
      <w:bookmarkStart w:id="7392" w:name="_Toc109993219"/>
      <w:bookmarkStart w:id="7393" w:name="_Toc109988383"/>
      <w:bookmarkStart w:id="7394" w:name="_Toc109993347"/>
      <w:bookmarkStart w:id="7395" w:name="_Toc109988385"/>
      <w:bookmarkStart w:id="7396" w:name="_Toc109993349"/>
      <w:bookmarkStart w:id="7397" w:name="_Toc109988387"/>
      <w:bookmarkStart w:id="7398" w:name="_Toc109993351"/>
      <w:bookmarkStart w:id="7399" w:name="_Toc109988389"/>
      <w:bookmarkStart w:id="7400" w:name="_Toc109993353"/>
      <w:bookmarkStart w:id="7401" w:name="_Toc109988400"/>
      <w:bookmarkStart w:id="7402" w:name="_Toc109993364"/>
      <w:bookmarkStart w:id="7403" w:name="_Toc109988402"/>
      <w:bookmarkStart w:id="7404" w:name="_Toc109993366"/>
      <w:bookmarkStart w:id="7405" w:name="_Toc109988404"/>
      <w:bookmarkStart w:id="7406" w:name="_Toc109993368"/>
      <w:bookmarkStart w:id="7407" w:name="_Toc109988406"/>
      <w:bookmarkStart w:id="7408" w:name="_Toc109993370"/>
      <w:bookmarkStart w:id="7409" w:name="_Toc37973636"/>
      <w:bookmarkStart w:id="7410" w:name="_Toc37974189"/>
      <w:bookmarkStart w:id="7411" w:name="_Toc37974740"/>
      <w:bookmarkStart w:id="7412" w:name="_Toc37975228"/>
      <w:bookmarkStart w:id="7413" w:name="_Set_LSAReport_ReportDate"/>
      <w:bookmarkStart w:id="7414" w:name="_Toc34145731"/>
      <w:bookmarkStart w:id="7415" w:name="_LSAHousehold"/>
      <w:bookmarkStart w:id="7416" w:name="_System_Engagement_Status"/>
      <w:bookmarkStart w:id="7417" w:name="_Length_of_Time_1"/>
      <w:bookmarkStart w:id="7418" w:name="_Length_of_Time"/>
      <w:bookmarkStart w:id="7419" w:name="_Cumulative_Length_of"/>
      <w:bookmarkStart w:id="7420" w:name="_Length_of_Time_2"/>
      <w:bookmarkStart w:id="7421" w:name="_Returns"/>
      <w:bookmarkStart w:id="7422" w:name="_Days_to_Return/Re-engage_3"/>
      <w:bookmarkStart w:id="7423" w:name="_Days_to_Return/Re-engage"/>
      <w:bookmarkStart w:id="7424" w:name="_Days_to_Return/Re-engage_2"/>
      <w:bookmarkStart w:id="7425" w:name="_Days_to_Return/Re-engage_1"/>
      <w:bookmarkStart w:id="7426" w:name="_Data_Quality_:"/>
      <w:bookmarkEnd w:id="3"/>
      <w:bookmarkEnd w:id="5202"/>
      <w:bookmarkEnd w:id="5803"/>
      <w:bookmarkEnd w:id="5804"/>
      <w:bookmarkEnd w:id="5805"/>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24" w:author="Genelle Denzin" w:date="2023-07-08T10:55:00Z" w:initials="GD">
    <w:p w14:paraId="0B23CAD1" w14:textId="5A975592" w:rsidR="10B9F996" w:rsidRDefault="10B9F996">
      <w:pPr>
        <w:pStyle w:val="CommentText"/>
      </w:pPr>
      <w:r>
        <w:t>is this right</w:t>
      </w:r>
      <w:r>
        <w:rPr>
          <w:rStyle w:val="CommentReference"/>
        </w:rPr>
        <w:annotationRef/>
      </w:r>
      <w:r>
        <w:rPr>
          <w:rStyle w:val="CommentReference"/>
        </w:rPr>
        <w:annotationRef/>
      </w:r>
    </w:p>
  </w:comment>
  <w:comment w:id="1325" w:author="Jules Brown" w:date="2023-07-13T11:29:00Z" w:initials="JB">
    <w:p w14:paraId="22DC0E06" w14:textId="77777777" w:rsidR="00C0793A" w:rsidRDefault="00C0793A" w:rsidP="00A60199">
      <w:pPr>
        <w:pStyle w:val="CommentText"/>
      </w:pPr>
      <w:r>
        <w:rPr>
          <w:rStyle w:val="CommentReference"/>
        </w:rPr>
        <w:annotationRef/>
      </w:r>
      <w:r>
        <w:t>If the exit occurred prior to the cohort start date, we still need to know the household type for that enrollment because it might be part of a system path.</w:t>
      </w:r>
      <w:r>
        <w:rPr>
          <w:rStyle w:val="CommentReference"/>
        </w:rPr>
        <w:annotationRef/>
      </w:r>
      <w:r>
        <w:rPr>
          <w:rStyle w:val="CommentReference"/>
        </w:rPr>
        <w:annotationRef/>
      </w:r>
    </w:p>
  </w:comment>
  <w:comment w:id="1681" w:author="Molly McEvilley" w:date="2023-07-01T13:32:00Z" w:initials="MM">
    <w:p w14:paraId="7A8D8276" w14:textId="77777777" w:rsidR="0077577D" w:rsidRDefault="00974180">
      <w:pPr>
        <w:pStyle w:val="CommentText"/>
      </w:pPr>
      <w:r>
        <w:rPr>
          <w:rStyle w:val="CommentReference"/>
        </w:rPr>
        <w:annotationRef/>
      </w:r>
      <w:r w:rsidR="0077577D">
        <w:t xml:space="preserve">Summary of actual changes to LSAPerson:  </w:t>
      </w:r>
    </w:p>
    <w:p w14:paraId="21D2E3E7" w14:textId="77777777" w:rsidR="0077577D" w:rsidRDefault="0077577D">
      <w:pPr>
        <w:pStyle w:val="CommentText"/>
        <w:numPr>
          <w:ilvl w:val="0"/>
          <w:numId w:val="137"/>
        </w:numPr>
      </w:pPr>
      <w:r>
        <w:t>Column 3 RaceEthnicity replaces Race and Ethnicity</w:t>
      </w:r>
    </w:p>
    <w:p w14:paraId="327DD249" w14:textId="77777777" w:rsidR="0077577D" w:rsidRDefault="0077577D">
      <w:pPr>
        <w:pStyle w:val="CommentText"/>
        <w:numPr>
          <w:ilvl w:val="0"/>
          <w:numId w:val="137"/>
        </w:numPr>
      </w:pPr>
      <w:r>
        <w:t>Columns 57-66 are new for FY2023 reporting.</w:t>
      </w:r>
    </w:p>
    <w:p w14:paraId="76A72AAC" w14:textId="77777777" w:rsidR="0077577D" w:rsidRDefault="0077577D" w:rsidP="00DC6BB4">
      <w:pPr>
        <w:pStyle w:val="CommentText"/>
      </w:pPr>
      <w:r>
        <w:t xml:space="preserve">All of the other updates to this table are leftover omissions or links that hadn't been updated in the FY2022 document.  (That may be an indication that this section has limited utility, but I'm correcting it nonetheless.)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3CAD1" w15:done="1"/>
  <w15:commentEx w15:paraId="22DC0E06" w15:paraIdParent="0B23CAD1" w15:done="1"/>
  <w15:commentEx w15:paraId="76A72A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8D28C3" w16cex:dateUtc="2023-07-08T14:55:00Z"/>
  <w16cex:commentExtensible w16cex:durableId="285A5EA4" w16cex:dateUtc="2023-07-13T16:29:00Z">
    <w16cex:extLst>
      <w16:ext xmlns:cr="http://schemas.microsoft.com/office/comments/2020/reactions" xmlns="" w16:uri="{CE6994B0-6A32-4C9F-8C6B-6E91EDA988CE}">
        <cr:reactions xmlns:cr="http://schemas.microsoft.com/office/comments/2020/reactions">
          <cr:reaction reactionType="1">
            <cr:reactionInfo dateUtc="2023-07-13T16:39:02Z">
              <cr:user userId="S::genelle_denzin@abtassoc.com::91669b89-63dd-4372-8209-0bc89d2f3bc1" userProvider="AD" userName="Genelle Denzin"/>
            </cr:reactionInfo>
          </cr:reaction>
        </cr:reactions>
      </w16:ext>
    </w16cex:extLst>
  </w16cex:commentExtensible>
  <w16cex:commentExtensible w16cex:durableId="284AA98A" w16cex:dateUtc="2023-07-01T1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3CAD1" w16cid:durableId="098D28C3"/>
  <w16cid:commentId w16cid:paraId="22DC0E06" w16cid:durableId="285A5EA4"/>
  <w16cid:commentId w16cid:paraId="76A72AAC" w16cid:durableId="284AA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B4E77" w14:textId="77777777" w:rsidR="0092680A" w:rsidRDefault="0092680A" w:rsidP="008E455B">
      <w:pPr>
        <w:spacing w:after="0" w:line="240" w:lineRule="auto"/>
      </w:pPr>
      <w:r>
        <w:separator/>
      </w:r>
    </w:p>
  </w:endnote>
  <w:endnote w:type="continuationSeparator" w:id="0">
    <w:p w14:paraId="79D2E12A" w14:textId="77777777" w:rsidR="0092680A" w:rsidRDefault="0092680A" w:rsidP="008E455B">
      <w:pPr>
        <w:spacing w:after="0" w:line="240" w:lineRule="auto"/>
      </w:pPr>
      <w:r>
        <w:continuationSeparator/>
      </w:r>
    </w:p>
  </w:endnote>
  <w:endnote w:type="continuationNotice" w:id="1">
    <w:p w14:paraId="0023F462" w14:textId="77777777" w:rsidR="0092680A" w:rsidRDefault="0092680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A94AE" w14:textId="77777777" w:rsidR="0092680A" w:rsidRDefault="0092680A" w:rsidP="008E455B">
      <w:pPr>
        <w:spacing w:after="0" w:line="240" w:lineRule="auto"/>
      </w:pPr>
      <w:r>
        <w:separator/>
      </w:r>
    </w:p>
  </w:footnote>
  <w:footnote w:type="continuationSeparator" w:id="0">
    <w:p w14:paraId="5B8A7E15" w14:textId="77777777" w:rsidR="0092680A" w:rsidRDefault="0092680A" w:rsidP="008E455B">
      <w:pPr>
        <w:spacing w:after="0" w:line="240" w:lineRule="auto"/>
      </w:pPr>
      <w:r>
        <w:continuationSeparator/>
      </w:r>
    </w:p>
  </w:footnote>
  <w:footnote w:type="continuationNotice" w:id="1">
    <w:p w14:paraId="7482109C" w14:textId="77777777" w:rsidR="0092680A" w:rsidRDefault="0092680A">
      <w:pPr>
        <w:spacing w:before="0" w:after="0" w:line="240" w:lineRule="auto"/>
      </w:pPr>
    </w:p>
  </w:footnote>
  <w:footnote w:id="2">
    <w:p w14:paraId="2F9F2EF7" w14:textId="47C44709" w:rsidR="00004824" w:rsidDel="00066E7B" w:rsidRDefault="00004824">
      <w:pPr>
        <w:pStyle w:val="FootnoteText"/>
        <w:rPr>
          <w:del w:id="3703" w:author="Molly McEvilley" w:date="2023-05-09T14:51:00Z"/>
        </w:rPr>
      </w:pPr>
      <w:del w:id="3704" w:author="Molly McEvilley" w:date="2023-05-09T14:51:00Z">
        <w:r w:rsidDel="00066E7B">
          <w:rPr>
            <w:rStyle w:val="FootnoteReference"/>
          </w:rPr>
          <w:footnoteRef/>
        </w:r>
        <w:r w:rsidDel="00066E7B">
          <w:delText xml:space="preserve"> </w:delText>
        </w:r>
        <w:r w:rsidRPr="007327FC" w:rsidDel="00066E7B">
          <w:delText>‘Interim housing’ (27) was a</w:delText>
        </w:r>
        <w:r w:rsidDel="00066E7B">
          <w:delText xml:space="preserve"> valid</w:delText>
        </w:r>
        <w:r w:rsidRPr="007327FC" w:rsidDel="00066E7B">
          <w:delText xml:space="preserve"> response category for </w:delText>
        </w:r>
        <w:r w:rsidRPr="000D5A2E" w:rsidDel="00066E7B">
          <w:rPr>
            <w:i/>
            <w:iCs/>
          </w:rPr>
          <w:delText>3.917A/B Living Situation</w:delText>
        </w:r>
        <w:r w:rsidRPr="007327FC" w:rsidDel="00066E7B">
          <w:delText xml:space="preserve"> </w:delText>
        </w:r>
        <w:r w:rsidDel="00066E7B">
          <w:delText xml:space="preserve">prior to 10/1/2019, the effective date of the </w:delText>
        </w:r>
        <w:r w:rsidRPr="007327FC" w:rsidDel="00066E7B">
          <w:delText xml:space="preserve">FY2020 </w:delText>
        </w:r>
        <w:r w:rsidDel="00066E7B">
          <w:delText>HMIS Data Standards. In case any records are still stored with this value, we are retaining this as a valid report category for the LSA, regardless of entry/exit dates.</w:delText>
        </w:r>
      </w:del>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w:t>
      </w:r>
      <w:ins w:id="4143" w:author="Genelle Denzin" w:date="2023-07-07T19:42:00Z">
        <w:r w:rsidR="0748C06F">
          <w:t>bed night</w:t>
        </w:r>
      </w:ins>
      <w:r w:rsidR="0748C06F">
        <w:t xml:space="preserve">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6" w15:restartNumberingAfterBreak="0">
    <w:nsid w:val="0F7103BB"/>
    <w:multiLevelType w:val="hybridMultilevel"/>
    <w:tmpl w:val="90A21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6"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FB304D"/>
    <w:multiLevelType w:val="hybridMultilevel"/>
    <w:tmpl w:val="61268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4"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8"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9"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D34F2F"/>
    <w:multiLevelType w:val="hybridMultilevel"/>
    <w:tmpl w:val="FC78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47193EF4"/>
    <w:multiLevelType w:val="hybridMultilevel"/>
    <w:tmpl w:val="9218243A"/>
    <w:lvl w:ilvl="0" w:tplc="4CEA06F4">
      <w:start w:val="1"/>
      <w:numFmt w:val="bullet"/>
      <w:lvlText w:val=""/>
      <w:lvlJc w:val="left"/>
      <w:pPr>
        <w:ind w:left="720" w:hanging="360"/>
      </w:pPr>
      <w:rPr>
        <w:rFonts w:ascii="Symbol" w:hAnsi="Symbol"/>
      </w:rPr>
    </w:lvl>
    <w:lvl w:ilvl="1" w:tplc="0F048800">
      <w:start w:val="1"/>
      <w:numFmt w:val="bullet"/>
      <w:lvlText w:val=""/>
      <w:lvlJc w:val="left"/>
      <w:pPr>
        <w:ind w:left="720" w:hanging="360"/>
      </w:pPr>
      <w:rPr>
        <w:rFonts w:ascii="Symbol" w:hAnsi="Symbol"/>
      </w:rPr>
    </w:lvl>
    <w:lvl w:ilvl="2" w:tplc="E36650CC">
      <w:start w:val="1"/>
      <w:numFmt w:val="bullet"/>
      <w:lvlText w:val=""/>
      <w:lvlJc w:val="left"/>
      <w:pPr>
        <w:ind w:left="720" w:hanging="360"/>
      </w:pPr>
      <w:rPr>
        <w:rFonts w:ascii="Symbol" w:hAnsi="Symbol"/>
      </w:rPr>
    </w:lvl>
    <w:lvl w:ilvl="3" w:tplc="2E283222">
      <w:start w:val="1"/>
      <w:numFmt w:val="bullet"/>
      <w:lvlText w:val=""/>
      <w:lvlJc w:val="left"/>
      <w:pPr>
        <w:ind w:left="720" w:hanging="360"/>
      </w:pPr>
      <w:rPr>
        <w:rFonts w:ascii="Symbol" w:hAnsi="Symbol"/>
      </w:rPr>
    </w:lvl>
    <w:lvl w:ilvl="4" w:tplc="CB4C973C">
      <w:start w:val="1"/>
      <w:numFmt w:val="bullet"/>
      <w:lvlText w:val=""/>
      <w:lvlJc w:val="left"/>
      <w:pPr>
        <w:ind w:left="720" w:hanging="360"/>
      </w:pPr>
      <w:rPr>
        <w:rFonts w:ascii="Symbol" w:hAnsi="Symbol"/>
      </w:rPr>
    </w:lvl>
    <w:lvl w:ilvl="5" w:tplc="6EF29184">
      <w:start w:val="1"/>
      <w:numFmt w:val="bullet"/>
      <w:lvlText w:val=""/>
      <w:lvlJc w:val="left"/>
      <w:pPr>
        <w:ind w:left="720" w:hanging="360"/>
      </w:pPr>
      <w:rPr>
        <w:rFonts w:ascii="Symbol" w:hAnsi="Symbol"/>
      </w:rPr>
    </w:lvl>
    <w:lvl w:ilvl="6" w:tplc="E280D88E">
      <w:start w:val="1"/>
      <w:numFmt w:val="bullet"/>
      <w:lvlText w:val=""/>
      <w:lvlJc w:val="left"/>
      <w:pPr>
        <w:ind w:left="720" w:hanging="360"/>
      </w:pPr>
      <w:rPr>
        <w:rFonts w:ascii="Symbol" w:hAnsi="Symbol"/>
      </w:rPr>
    </w:lvl>
    <w:lvl w:ilvl="7" w:tplc="51C8ECD0">
      <w:start w:val="1"/>
      <w:numFmt w:val="bullet"/>
      <w:lvlText w:val=""/>
      <w:lvlJc w:val="left"/>
      <w:pPr>
        <w:ind w:left="720" w:hanging="360"/>
      </w:pPr>
      <w:rPr>
        <w:rFonts w:ascii="Symbol" w:hAnsi="Symbol"/>
      </w:rPr>
    </w:lvl>
    <w:lvl w:ilvl="8" w:tplc="7E16A766">
      <w:start w:val="1"/>
      <w:numFmt w:val="bullet"/>
      <w:lvlText w:val=""/>
      <w:lvlJc w:val="left"/>
      <w:pPr>
        <w:ind w:left="720" w:hanging="360"/>
      </w:pPr>
      <w:rPr>
        <w:rFonts w:ascii="Symbol" w:hAnsi="Symbol"/>
      </w:rPr>
    </w:lvl>
  </w:abstractNum>
  <w:abstractNum w:abstractNumId="77"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4" w15:restartNumberingAfterBreak="0">
    <w:nsid w:val="4E9E3C9B"/>
    <w:multiLevelType w:val="hybridMultilevel"/>
    <w:tmpl w:val="8B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505357C9"/>
    <w:multiLevelType w:val="hybridMultilevel"/>
    <w:tmpl w:val="E314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0"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10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8"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3697A6C"/>
    <w:multiLevelType w:val="hybridMultilevel"/>
    <w:tmpl w:val="C76C0AE2"/>
    <w:lvl w:ilvl="0" w:tplc="F97CCB46">
      <w:start w:val="1"/>
      <w:numFmt w:val="bullet"/>
      <w:lvlText w:val=""/>
      <w:lvlJc w:val="left"/>
      <w:pPr>
        <w:ind w:left="720" w:hanging="360"/>
      </w:pPr>
      <w:rPr>
        <w:rFonts w:ascii="Symbol" w:hAnsi="Symbol"/>
      </w:rPr>
    </w:lvl>
    <w:lvl w:ilvl="1" w:tplc="B2B2F7C8">
      <w:start w:val="1"/>
      <w:numFmt w:val="bullet"/>
      <w:lvlText w:val=""/>
      <w:lvlJc w:val="left"/>
      <w:pPr>
        <w:ind w:left="720" w:hanging="360"/>
      </w:pPr>
      <w:rPr>
        <w:rFonts w:ascii="Symbol" w:hAnsi="Symbol"/>
      </w:rPr>
    </w:lvl>
    <w:lvl w:ilvl="2" w:tplc="78221492">
      <w:start w:val="1"/>
      <w:numFmt w:val="bullet"/>
      <w:lvlText w:val=""/>
      <w:lvlJc w:val="left"/>
      <w:pPr>
        <w:ind w:left="720" w:hanging="360"/>
      </w:pPr>
      <w:rPr>
        <w:rFonts w:ascii="Symbol" w:hAnsi="Symbol"/>
      </w:rPr>
    </w:lvl>
    <w:lvl w:ilvl="3" w:tplc="AAB2E00C">
      <w:start w:val="1"/>
      <w:numFmt w:val="bullet"/>
      <w:lvlText w:val=""/>
      <w:lvlJc w:val="left"/>
      <w:pPr>
        <w:ind w:left="720" w:hanging="360"/>
      </w:pPr>
      <w:rPr>
        <w:rFonts w:ascii="Symbol" w:hAnsi="Symbol"/>
      </w:rPr>
    </w:lvl>
    <w:lvl w:ilvl="4" w:tplc="DCBCAF0A">
      <w:start w:val="1"/>
      <w:numFmt w:val="bullet"/>
      <w:lvlText w:val=""/>
      <w:lvlJc w:val="left"/>
      <w:pPr>
        <w:ind w:left="720" w:hanging="360"/>
      </w:pPr>
      <w:rPr>
        <w:rFonts w:ascii="Symbol" w:hAnsi="Symbol"/>
      </w:rPr>
    </w:lvl>
    <w:lvl w:ilvl="5" w:tplc="8320D14C">
      <w:start w:val="1"/>
      <w:numFmt w:val="bullet"/>
      <w:lvlText w:val=""/>
      <w:lvlJc w:val="left"/>
      <w:pPr>
        <w:ind w:left="720" w:hanging="360"/>
      </w:pPr>
      <w:rPr>
        <w:rFonts w:ascii="Symbol" w:hAnsi="Symbol"/>
      </w:rPr>
    </w:lvl>
    <w:lvl w:ilvl="6" w:tplc="0D0E444E">
      <w:start w:val="1"/>
      <w:numFmt w:val="bullet"/>
      <w:lvlText w:val=""/>
      <w:lvlJc w:val="left"/>
      <w:pPr>
        <w:ind w:left="720" w:hanging="360"/>
      </w:pPr>
      <w:rPr>
        <w:rFonts w:ascii="Symbol" w:hAnsi="Symbol"/>
      </w:rPr>
    </w:lvl>
    <w:lvl w:ilvl="7" w:tplc="B11057C2">
      <w:start w:val="1"/>
      <w:numFmt w:val="bullet"/>
      <w:lvlText w:val=""/>
      <w:lvlJc w:val="left"/>
      <w:pPr>
        <w:ind w:left="720" w:hanging="360"/>
      </w:pPr>
      <w:rPr>
        <w:rFonts w:ascii="Symbol" w:hAnsi="Symbol"/>
      </w:rPr>
    </w:lvl>
    <w:lvl w:ilvl="8" w:tplc="147079CE">
      <w:start w:val="1"/>
      <w:numFmt w:val="bullet"/>
      <w:lvlText w:val=""/>
      <w:lvlJc w:val="left"/>
      <w:pPr>
        <w:ind w:left="720" w:hanging="360"/>
      </w:pPr>
      <w:rPr>
        <w:rFonts w:ascii="Symbol" w:hAnsi="Symbol"/>
      </w:rPr>
    </w:lvl>
  </w:abstractNum>
  <w:abstractNum w:abstractNumId="11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8"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67B2468"/>
    <w:multiLevelType w:val="hybridMultilevel"/>
    <w:tmpl w:val="A314C336"/>
    <w:lvl w:ilvl="0" w:tplc="AAB2E2E6">
      <w:start w:val="1"/>
      <w:numFmt w:val="bullet"/>
      <w:lvlText w:val=""/>
      <w:lvlJc w:val="left"/>
      <w:pPr>
        <w:ind w:left="720" w:hanging="360"/>
      </w:pPr>
      <w:rPr>
        <w:rFonts w:ascii="Symbol" w:hAnsi="Symbol"/>
      </w:rPr>
    </w:lvl>
    <w:lvl w:ilvl="1" w:tplc="440ABE0A">
      <w:start w:val="1"/>
      <w:numFmt w:val="bullet"/>
      <w:lvlText w:val=""/>
      <w:lvlJc w:val="left"/>
      <w:pPr>
        <w:ind w:left="720" w:hanging="360"/>
      </w:pPr>
      <w:rPr>
        <w:rFonts w:ascii="Symbol" w:hAnsi="Symbol"/>
      </w:rPr>
    </w:lvl>
    <w:lvl w:ilvl="2" w:tplc="26C49C0A">
      <w:start w:val="1"/>
      <w:numFmt w:val="bullet"/>
      <w:lvlText w:val=""/>
      <w:lvlJc w:val="left"/>
      <w:pPr>
        <w:ind w:left="720" w:hanging="360"/>
      </w:pPr>
      <w:rPr>
        <w:rFonts w:ascii="Symbol" w:hAnsi="Symbol"/>
      </w:rPr>
    </w:lvl>
    <w:lvl w:ilvl="3" w:tplc="DA9C2608">
      <w:start w:val="1"/>
      <w:numFmt w:val="bullet"/>
      <w:lvlText w:val=""/>
      <w:lvlJc w:val="left"/>
      <w:pPr>
        <w:ind w:left="720" w:hanging="360"/>
      </w:pPr>
      <w:rPr>
        <w:rFonts w:ascii="Symbol" w:hAnsi="Symbol"/>
      </w:rPr>
    </w:lvl>
    <w:lvl w:ilvl="4" w:tplc="86D29E7C">
      <w:start w:val="1"/>
      <w:numFmt w:val="bullet"/>
      <w:lvlText w:val=""/>
      <w:lvlJc w:val="left"/>
      <w:pPr>
        <w:ind w:left="720" w:hanging="360"/>
      </w:pPr>
      <w:rPr>
        <w:rFonts w:ascii="Symbol" w:hAnsi="Symbol"/>
      </w:rPr>
    </w:lvl>
    <w:lvl w:ilvl="5" w:tplc="8622551C">
      <w:start w:val="1"/>
      <w:numFmt w:val="bullet"/>
      <w:lvlText w:val=""/>
      <w:lvlJc w:val="left"/>
      <w:pPr>
        <w:ind w:left="720" w:hanging="360"/>
      </w:pPr>
      <w:rPr>
        <w:rFonts w:ascii="Symbol" w:hAnsi="Symbol"/>
      </w:rPr>
    </w:lvl>
    <w:lvl w:ilvl="6" w:tplc="82266426">
      <w:start w:val="1"/>
      <w:numFmt w:val="bullet"/>
      <w:lvlText w:val=""/>
      <w:lvlJc w:val="left"/>
      <w:pPr>
        <w:ind w:left="720" w:hanging="360"/>
      </w:pPr>
      <w:rPr>
        <w:rFonts w:ascii="Symbol" w:hAnsi="Symbol"/>
      </w:rPr>
    </w:lvl>
    <w:lvl w:ilvl="7" w:tplc="9258AFAC">
      <w:start w:val="1"/>
      <w:numFmt w:val="bullet"/>
      <w:lvlText w:val=""/>
      <w:lvlJc w:val="left"/>
      <w:pPr>
        <w:ind w:left="720" w:hanging="360"/>
      </w:pPr>
      <w:rPr>
        <w:rFonts w:ascii="Symbol" w:hAnsi="Symbol"/>
      </w:rPr>
    </w:lvl>
    <w:lvl w:ilvl="8" w:tplc="CAA4A500">
      <w:start w:val="1"/>
      <w:numFmt w:val="bullet"/>
      <w:lvlText w:val=""/>
      <w:lvlJc w:val="left"/>
      <w:pPr>
        <w:ind w:left="720" w:hanging="360"/>
      </w:pPr>
      <w:rPr>
        <w:rFonts w:ascii="Symbol" w:hAnsi="Symbol"/>
      </w:rPr>
    </w:lvl>
  </w:abstractNum>
  <w:abstractNum w:abstractNumId="12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3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4"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36"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364360">
    <w:abstractNumId w:val="18"/>
  </w:num>
  <w:num w:numId="2" w16cid:durableId="1511406238">
    <w:abstractNumId w:val="85"/>
  </w:num>
  <w:num w:numId="3" w16cid:durableId="483398084">
    <w:abstractNumId w:val="130"/>
  </w:num>
  <w:num w:numId="4" w16cid:durableId="1127625607">
    <w:abstractNumId w:val="64"/>
  </w:num>
  <w:num w:numId="5" w16cid:durableId="14581417">
    <w:abstractNumId w:val="87"/>
  </w:num>
  <w:num w:numId="6" w16cid:durableId="300043491">
    <w:abstractNumId w:val="105"/>
  </w:num>
  <w:num w:numId="7" w16cid:durableId="1851330398">
    <w:abstractNumId w:val="8"/>
  </w:num>
  <w:num w:numId="8" w16cid:durableId="247734797">
    <w:abstractNumId w:val="7"/>
  </w:num>
  <w:num w:numId="9" w16cid:durableId="127206468">
    <w:abstractNumId w:val="74"/>
  </w:num>
  <w:num w:numId="10" w16cid:durableId="782723994">
    <w:abstractNumId w:val="115"/>
  </w:num>
  <w:num w:numId="11" w16cid:durableId="1738825110">
    <w:abstractNumId w:val="40"/>
  </w:num>
  <w:num w:numId="12" w16cid:durableId="582186561">
    <w:abstractNumId w:val="39"/>
  </w:num>
  <w:num w:numId="13" w16cid:durableId="891498791">
    <w:abstractNumId w:val="93"/>
  </w:num>
  <w:num w:numId="14" w16cid:durableId="125587676">
    <w:abstractNumId w:val="1"/>
  </w:num>
  <w:num w:numId="15" w16cid:durableId="494875928">
    <w:abstractNumId w:val="98"/>
  </w:num>
  <w:num w:numId="16" w16cid:durableId="1450393435">
    <w:abstractNumId w:val="136"/>
  </w:num>
  <w:num w:numId="17" w16cid:durableId="1047989320">
    <w:abstractNumId w:val="113"/>
  </w:num>
  <w:num w:numId="18" w16cid:durableId="448931954">
    <w:abstractNumId w:val="125"/>
  </w:num>
  <w:num w:numId="19" w16cid:durableId="1345205086">
    <w:abstractNumId w:val="119"/>
  </w:num>
  <w:num w:numId="20" w16cid:durableId="1097797384">
    <w:abstractNumId w:val="32"/>
  </w:num>
  <w:num w:numId="21" w16cid:durableId="218633861">
    <w:abstractNumId w:val="3"/>
  </w:num>
  <w:num w:numId="22" w16cid:durableId="1605528667">
    <w:abstractNumId w:val="10"/>
  </w:num>
  <w:num w:numId="23" w16cid:durableId="2124037639">
    <w:abstractNumId w:val="106"/>
  </w:num>
  <w:num w:numId="24" w16cid:durableId="1547524355">
    <w:abstractNumId w:val="34"/>
  </w:num>
  <w:num w:numId="25" w16cid:durableId="1748721499">
    <w:abstractNumId w:val="104"/>
  </w:num>
  <w:num w:numId="26" w16cid:durableId="1475877600">
    <w:abstractNumId w:val="23"/>
  </w:num>
  <w:num w:numId="27" w16cid:durableId="677196759">
    <w:abstractNumId w:val="78"/>
  </w:num>
  <w:num w:numId="28" w16cid:durableId="1879858862">
    <w:abstractNumId w:val="0"/>
  </w:num>
  <w:num w:numId="29" w16cid:durableId="1172068241">
    <w:abstractNumId w:val="81"/>
  </w:num>
  <w:num w:numId="30" w16cid:durableId="1257901482">
    <w:abstractNumId w:val="47"/>
  </w:num>
  <w:num w:numId="31" w16cid:durableId="211311088">
    <w:abstractNumId w:val="6"/>
  </w:num>
  <w:num w:numId="32" w16cid:durableId="970021186">
    <w:abstractNumId w:val="97"/>
  </w:num>
  <w:num w:numId="33" w16cid:durableId="1974480090">
    <w:abstractNumId w:val="77"/>
  </w:num>
  <w:num w:numId="34" w16cid:durableId="775835317">
    <w:abstractNumId w:val="102"/>
  </w:num>
  <w:num w:numId="35" w16cid:durableId="894506214">
    <w:abstractNumId w:val="46"/>
  </w:num>
  <w:num w:numId="36" w16cid:durableId="1945965678">
    <w:abstractNumId w:val="100"/>
  </w:num>
  <w:num w:numId="37" w16cid:durableId="162211105">
    <w:abstractNumId w:val="33"/>
  </w:num>
  <w:num w:numId="38" w16cid:durableId="480736935">
    <w:abstractNumId w:val="43"/>
  </w:num>
  <w:num w:numId="39" w16cid:durableId="445470572">
    <w:abstractNumId w:val="48"/>
  </w:num>
  <w:num w:numId="40" w16cid:durableId="1395857803">
    <w:abstractNumId w:val="111"/>
  </w:num>
  <w:num w:numId="41" w16cid:durableId="1581866287">
    <w:abstractNumId w:val="61"/>
  </w:num>
  <w:num w:numId="42" w16cid:durableId="1243612397">
    <w:abstractNumId w:val="114"/>
  </w:num>
  <w:num w:numId="43" w16cid:durableId="410274204">
    <w:abstractNumId w:val="94"/>
  </w:num>
  <w:num w:numId="44" w16cid:durableId="760029215">
    <w:abstractNumId w:val="99"/>
  </w:num>
  <w:num w:numId="45" w16cid:durableId="1745565734">
    <w:abstractNumId w:val="14"/>
  </w:num>
  <w:num w:numId="46" w16cid:durableId="1789855291">
    <w:abstractNumId w:val="19"/>
  </w:num>
  <w:num w:numId="47" w16cid:durableId="440955717">
    <w:abstractNumId w:val="95"/>
  </w:num>
  <w:num w:numId="48" w16cid:durableId="737364626">
    <w:abstractNumId w:val="53"/>
  </w:num>
  <w:num w:numId="49" w16cid:durableId="1294748967">
    <w:abstractNumId w:val="4"/>
  </w:num>
  <w:num w:numId="50" w16cid:durableId="1689060328">
    <w:abstractNumId w:val="122"/>
  </w:num>
  <w:num w:numId="51" w16cid:durableId="1327318549">
    <w:abstractNumId w:val="79"/>
  </w:num>
  <w:num w:numId="52" w16cid:durableId="1925801880">
    <w:abstractNumId w:val="60"/>
  </w:num>
  <w:num w:numId="53" w16cid:durableId="897518093">
    <w:abstractNumId w:val="25"/>
  </w:num>
  <w:num w:numId="54" w16cid:durableId="2143961901">
    <w:abstractNumId w:val="131"/>
  </w:num>
  <w:num w:numId="55" w16cid:durableId="1800293139">
    <w:abstractNumId w:val="124"/>
  </w:num>
  <w:num w:numId="56" w16cid:durableId="1503352532">
    <w:abstractNumId w:val="129"/>
  </w:num>
  <w:num w:numId="57" w16cid:durableId="1878883323">
    <w:abstractNumId w:val="15"/>
  </w:num>
  <w:num w:numId="58" w16cid:durableId="36900066">
    <w:abstractNumId w:val="20"/>
  </w:num>
  <w:num w:numId="59" w16cid:durableId="586504737">
    <w:abstractNumId w:val="62"/>
  </w:num>
  <w:num w:numId="60" w16cid:durableId="2006128856">
    <w:abstractNumId w:val="35"/>
  </w:num>
  <w:num w:numId="61" w16cid:durableId="1390231720">
    <w:abstractNumId w:val="133"/>
  </w:num>
  <w:num w:numId="62" w16cid:durableId="1646083113">
    <w:abstractNumId w:val="89"/>
  </w:num>
  <w:num w:numId="63" w16cid:durableId="1320117511">
    <w:abstractNumId w:val="107"/>
  </w:num>
  <w:num w:numId="64" w16cid:durableId="40175201">
    <w:abstractNumId w:val="58"/>
  </w:num>
  <w:num w:numId="65" w16cid:durableId="1788163635">
    <w:abstractNumId w:val="59"/>
  </w:num>
  <w:num w:numId="66" w16cid:durableId="1839227909">
    <w:abstractNumId w:val="70"/>
  </w:num>
  <w:num w:numId="67" w16cid:durableId="127671122">
    <w:abstractNumId w:val="135"/>
  </w:num>
  <w:num w:numId="68" w16cid:durableId="2034916505">
    <w:abstractNumId w:val="83"/>
  </w:num>
  <w:num w:numId="69" w16cid:durableId="718163010">
    <w:abstractNumId w:val="63"/>
  </w:num>
  <w:num w:numId="70" w16cid:durableId="2026902341">
    <w:abstractNumId w:val="128"/>
  </w:num>
  <w:num w:numId="71" w16cid:durableId="1386489680">
    <w:abstractNumId w:val="88"/>
  </w:num>
  <w:num w:numId="72" w16cid:durableId="892889596">
    <w:abstractNumId w:val="75"/>
  </w:num>
  <w:num w:numId="73" w16cid:durableId="1435708129">
    <w:abstractNumId w:val="90"/>
  </w:num>
  <w:num w:numId="74" w16cid:durableId="436369993">
    <w:abstractNumId w:val="65"/>
  </w:num>
  <w:num w:numId="75" w16cid:durableId="1596936749">
    <w:abstractNumId w:val="37"/>
  </w:num>
  <w:num w:numId="76" w16cid:durableId="1112670927">
    <w:abstractNumId w:val="36"/>
  </w:num>
  <w:num w:numId="77" w16cid:durableId="1622345834">
    <w:abstractNumId w:val="101"/>
  </w:num>
  <w:num w:numId="78" w16cid:durableId="1235974456">
    <w:abstractNumId w:val="71"/>
  </w:num>
  <w:num w:numId="79" w16cid:durableId="949631998">
    <w:abstractNumId w:val="52"/>
  </w:num>
  <w:num w:numId="80" w16cid:durableId="1368720201">
    <w:abstractNumId w:val="26"/>
  </w:num>
  <w:num w:numId="81" w16cid:durableId="1251547868">
    <w:abstractNumId w:val="11"/>
  </w:num>
  <w:num w:numId="82" w16cid:durableId="311375898">
    <w:abstractNumId w:val="27"/>
  </w:num>
  <w:num w:numId="83" w16cid:durableId="602347371">
    <w:abstractNumId w:val="12"/>
  </w:num>
  <w:num w:numId="84" w16cid:durableId="982468157">
    <w:abstractNumId w:val="13"/>
  </w:num>
  <w:num w:numId="85" w16cid:durableId="393436342">
    <w:abstractNumId w:val="44"/>
  </w:num>
  <w:num w:numId="86" w16cid:durableId="2136867017">
    <w:abstractNumId w:val="120"/>
  </w:num>
  <w:num w:numId="87" w16cid:durableId="1672365747">
    <w:abstractNumId w:val="123"/>
  </w:num>
  <w:num w:numId="88" w16cid:durableId="958494432">
    <w:abstractNumId w:val="5"/>
  </w:num>
  <w:num w:numId="89" w16cid:durableId="1752048768">
    <w:abstractNumId w:val="116"/>
  </w:num>
  <w:num w:numId="90" w16cid:durableId="657030636">
    <w:abstractNumId w:val="92"/>
  </w:num>
  <w:num w:numId="91" w16cid:durableId="481508269">
    <w:abstractNumId w:val="49"/>
  </w:num>
  <w:num w:numId="92" w16cid:durableId="1745491171">
    <w:abstractNumId w:val="41"/>
  </w:num>
  <w:num w:numId="93" w16cid:durableId="986741331">
    <w:abstractNumId w:val="134"/>
  </w:num>
  <w:num w:numId="94" w16cid:durableId="1879662668">
    <w:abstractNumId w:val="2"/>
  </w:num>
  <w:num w:numId="95" w16cid:durableId="1263220098">
    <w:abstractNumId w:val="45"/>
  </w:num>
  <w:num w:numId="96" w16cid:durableId="738748041">
    <w:abstractNumId w:val="108"/>
  </w:num>
  <w:num w:numId="97" w16cid:durableId="1375233888">
    <w:abstractNumId w:val="50"/>
  </w:num>
  <w:num w:numId="98" w16cid:durableId="1247767296">
    <w:abstractNumId w:val="73"/>
  </w:num>
  <w:num w:numId="99" w16cid:durableId="1664552528">
    <w:abstractNumId w:val="30"/>
  </w:num>
  <w:num w:numId="100" w16cid:durableId="1868175141">
    <w:abstractNumId w:val="54"/>
  </w:num>
  <w:num w:numId="101" w16cid:durableId="2054788">
    <w:abstractNumId w:val="96"/>
  </w:num>
  <w:num w:numId="102" w16cid:durableId="2114549191">
    <w:abstractNumId w:val="56"/>
  </w:num>
  <w:num w:numId="103" w16cid:durableId="409086818">
    <w:abstractNumId w:val="109"/>
  </w:num>
  <w:num w:numId="104" w16cid:durableId="1291983736">
    <w:abstractNumId w:val="91"/>
  </w:num>
  <w:num w:numId="105" w16cid:durableId="64299464">
    <w:abstractNumId w:val="86"/>
  </w:num>
  <w:num w:numId="106" w16cid:durableId="1296377883">
    <w:abstractNumId w:val="84"/>
  </w:num>
  <w:num w:numId="107" w16cid:durableId="179896542">
    <w:abstractNumId w:val="29"/>
  </w:num>
  <w:num w:numId="108" w16cid:durableId="1852795118">
    <w:abstractNumId w:val="80"/>
  </w:num>
  <w:num w:numId="109" w16cid:durableId="19912860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630130535">
    <w:abstractNumId w:val="130"/>
  </w:num>
  <w:num w:numId="111" w16cid:durableId="1498958782">
    <w:abstractNumId w:val="22"/>
  </w:num>
  <w:num w:numId="112" w16cid:durableId="959654592">
    <w:abstractNumId w:val="55"/>
  </w:num>
  <w:num w:numId="113" w16cid:durableId="466975038">
    <w:abstractNumId w:val="31"/>
  </w:num>
  <w:num w:numId="114" w16cid:durableId="1037386607">
    <w:abstractNumId w:val="21"/>
  </w:num>
  <w:num w:numId="115" w16cid:durableId="956058043">
    <w:abstractNumId w:val="39"/>
  </w:num>
  <w:num w:numId="116" w16cid:durableId="1886988541">
    <w:abstractNumId w:val="121"/>
  </w:num>
  <w:num w:numId="117" w16cid:durableId="1807820044">
    <w:abstractNumId w:val="38"/>
  </w:num>
  <w:num w:numId="118" w16cid:durableId="1750686843">
    <w:abstractNumId w:val="24"/>
  </w:num>
  <w:num w:numId="119" w16cid:durableId="512231577">
    <w:abstractNumId w:val="132"/>
  </w:num>
  <w:num w:numId="120" w16cid:durableId="1357660945">
    <w:abstractNumId w:val="28"/>
  </w:num>
  <w:num w:numId="121" w16cid:durableId="127630224">
    <w:abstractNumId w:val="9"/>
  </w:num>
  <w:num w:numId="122" w16cid:durableId="1317612661">
    <w:abstractNumId w:val="82"/>
  </w:num>
  <w:num w:numId="123" w16cid:durableId="684596903">
    <w:abstractNumId w:val="42"/>
  </w:num>
  <w:num w:numId="124" w16cid:durableId="644697657">
    <w:abstractNumId w:val="51"/>
  </w:num>
  <w:num w:numId="125" w16cid:durableId="1986809377">
    <w:abstractNumId w:val="16"/>
  </w:num>
  <w:num w:numId="126" w16cid:durableId="501941185">
    <w:abstractNumId w:val="69"/>
  </w:num>
  <w:num w:numId="127" w16cid:durableId="1273172197">
    <w:abstractNumId w:val="112"/>
  </w:num>
  <w:num w:numId="128" w16cid:durableId="1288048268">
    <w:abstractNumId w:val="68"/>
  </w:num>
  <w:num w:numId="129" w16cid:durableId="292827335">
    <w:abstractNumId w:val="17"/>
  </w:num>
  <w:num w:numId="130" w16cid:durableId="1822622111">
    <w:abstractNumId w:val="118"/>
  </w:num>
  <w:num w:numId="131" w16cid:durableId="1071660320">
    <w:abstractNumId w:val="72"/>
  </w:num>
  <w:num w:numId="132" w16cid:durableId="848063608">
    <w:abstractNumId w:val="126"/>
  </w:num>
  <w:num w:numId="133" w16cid:durableId="566309756">
    <w:abstractNumId w:val="110"/>
  </w:num>
  <w:num w:numId="134" w16cid:durableId="907231339">
    <w:abstractNumId w:val="76"/>
  </w:num>
  <w:num w:numId="135" w16cid:durableId="865405918">
    <w:abstractNumId w:val="127"/>
  </w:num>
  <w:num w:numId="136" w16cid:durableId="1629773608">
    <w:abstractNumId w:val="67"/>
  </w:num>
  <w:num w:numId="137" w16cid:durableId="210583667">
    <w:abstractNumId w:val="103"/>
  </w:num>
  <w:num w:numId="138" w16cid:durableId="129439549">
    <w:abstractNumId w:val="130"/>
  </w:num>
  <w:num w:numId="139" w16cid:durableId="35931534">
    <w:abstractNumId w:val="97"/>
  </w:num>
  <w:num w:numId="140" w16cid:durableId="1082485925">
    <w:abstractNumId w:val="66"/>
  </w:num>
  <w:numIdMacAtCleanup w:val="1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rson w15:author="Genelle Denzin">
    <w15:presenceInfo w15:providerId="AD" w15:userId="S::genelle_denzin@abtassoc.com::91669b89-63dd-4372-8209-0bc89d2f3bc1"/>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07D"/>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40D8"/>
    <w:rsid w:val="000C40F4"/>
    <w:rsid w:val="000C428E"/>
    <w:rsid w:val="000C4510"/>
    <w:rsid w:val="000C483F"/>
    <w:rsid w:val="000C48F9"/>
    <w:rsid w:val="000C48FC"/>
    <w:rsid w:val="000C4993"/>
    <w:rsid w:val="000C50A4"/>
    <w:rsid w:val="000C53CF"/>
    <w:rsid w:val="000C55F6"/>
    <w:rsid w:val="000C56E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6E1"/>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0D1"/>
    <w:rsid w:val="001874BE"/>
    <w:rsid w:val="0018768D"/>
    <w:rsid w:val="0018791A"/>
    <w:rsid w:val="00187A91"/>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105F"/>
    <w:rsid w:val="00271874"/>
    <w:rsid w:val="00271EB6"/>
    <w:rsid w:val="002720F5"/>
    <w:rsid w:val="0027210A"/>
    <w:rsid w:val="002722FC"/>
    <w:rsid w:val="0027258E"/>
    <w:rsid w:val="00272B4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465"/>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8B0"/>
    <w:rsid w:val="00311BB3"/>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3008"/>
    <w:rsid w:val="003F303A"/>
    <w:rsid w:val="003F32B6"/>
    <w:rsid w:val="003F351E"/>
    <w:rsid w:val="003F3890"/>
    <w:rsid w:val="003F3B77"/>
    <w:rsid w:val="003F3FF9"/>
    <w:rsid w:val="003F43A2"/>
    <w:rsid w:val="003F458B"/>
    <w:rsid w:val="003F468A"/>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352"/>
    <w:rsid w:val="004213D8"/>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7A5"/>
    <w:rsid w:val="006C3B44"/>
    <w:rsid w:val="006C3F42"/>
    <w:rsid w:val="006C40C4"/>
    <w:rsid w:val="006C4100"/>
    <w:rsid w:val="006C4206"/>
    <w:rsid w:val="006C4258"/>
    <w:rsid w:val="006C42F0"/>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0FE9"/>
    <w:rsid w:val="007112FB"/>
    <w:rsid w:val="00711643"/>
    <w:rsid w:val="007116A5"/>
    <w:rsid w:val="00711F2A"/>
    <w:rsid w:val="00712301"/>
    <w:rsid w:val="00712362"/>
    <w:rsid w:val="00712A30"/>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1A02"/>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5C73"/>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AF"/>
    <w:rsid w:val="007C249B"/>
    <w:rsid w:val="007C282F"/>
    <w:rsid w:val="007C29E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C"/>
    <w:rsid w:val="00904CBB"/>
    <w:rsid w:val="00904D65"/>
    <w:rsid w:val="00904D72"/>
    <w:rsid w:val="0090517D"/>
    <w:rsid w:val="009058D0"/>
    <w:rsid w:val="00905B6D"/>
    <w:rsid w:val="00905E13"/>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8B9"/>
    <w:rsid w:val="00945C9D"/>
    <w:rsid w:val="0094670D"/>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169"/>
    <w:rsid w:val="00B36636"/>
    <w:rsid w:val="00B36AAF"/>
    <w:rsid w:val="00B36AD6"/>
    <w:rsid w:val="00B36FEF"/>
    <w:rsid w:val="00B373BE"/>
    <w:rsid w:val="00B37934"/>
    <w:rsid w:val="00B37942"/>
    <w:rsid w:val="00B379D2"/>
    <w:rsid w:val="00B37A7E"/>
    <w:rsid w:val="00B37EF9"/>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01"/>
    <w:rsid w:val="00B50D25"/>
    <w:rsid w:val="00B512F3"/>
    <w:rsid w:val="00B5169D"/>
    <w:rsid w:val="00B518CD"/>
    <w:rsid w:val="00B51A18"/>
    <w:rsid w:val="00B51AB6"/>
    <w:rsid w:val="00B51BF7"/>
    <w:rsid w:val="00B52148"/>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22CF"/>
    <w:rsid w:val="00BF2384"/>
    <w:rsid w:val="00BF244B"/>
    <w:rsid w:val="00BF25C8"/>
    <w:rsid w:val="00BF264A"/>
    <w:rsid w:val="00BF2A29"/>
    <w:rsid w:val="00BF3CF5"/>
    <w:rsid w:val="00BF3DFD"/>
    <w:rsid w:val="00BF3F05"/>
    <w:rsid w:val="00BF3F6B"/>
    <w:rsid w:val="00BF3F9E"/>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1C30"/>
    <w:rsid w:val="00CC22EA"/>
    <w:rsid w:val="00CC2484"/>
    <w:rsid w:val="00CC258C"/>
    <w:rsid w:val="00CC2691"/>
    <w:rsid w:val="00CC2840"/>
    <w:rsid w:val="00CC287B"/>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694"/>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264"/>
    <w:rsid w:val="00F34A0C"/>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583"/>
    <w:rsid w:val="00F64621"/>
    <w:rsid w:val="00F6467D"/>
    <w:rsid w:val="00F64883"/>
    <w:rsid w:val="00F64D82"/>
    <w:rsid w:val="00F653FB"/>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374"/>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10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comments" Target="comments.xml"/><Relationship Id="rId33" Type="http://schemas.openxmlformats.org/officeDocument/2006/relationships/image" Target="media/image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microsoft.com/office/2018/08/relationships/commentsExtensible" Target="commentsExtensible.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microsoft.com/office/2016/09/relationships/commentsIds" Target="commentsIds.xm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173</Pages>
  <Words>50121</Words>
  <Characters>285692</Characters>
  <Application>Microsoft Office Word</Application>
  <DocSecurity>0</DocSecurity>
  <Lines>2380</Lines>
  <Paragraphs>670</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335143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Jules Brown</cp:lastModifiedBy>
  <cp:revision>48</cp:revision>
  <cp:lastPrinted>2018-10-11T13:23:00Z</cp:lastPrinted>
  <dcterms:created xsi:type="dcterms:W3CDTF">2023-07-17T07:55:00Z</dcterms:created>
  <dcterms:modified xsi:type="dcterms:W3CDTF">2023-07-26T19:20:00Z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