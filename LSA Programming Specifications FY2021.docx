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4C8C0792">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379EBF5D"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10204B">
          <w:rPr>
            <w:noProof/>
            <w:webHidden/>
          </w:rPr>
          <w:t>1</w:t>
        </w:r>
        <w:r w:rsidR="0010204B">
          <w:rPr>
            <w:noProof/>
            <w:webHidden/>
          </w:rPr>
          <w:fldChar w:fldCharType="end"/>
        </w:r>
      </w:hyperlink>
    </w:p>
    <w:p w14:paraId="625972A4" w14:textId="2C34AFA5" w:rsidR="0010204B" w:rsidRDefault="002563CF">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10204B">
          <w:rPr>
            <w:webHidden/>
          </w:rPr>
          <w:t>2</w:t>
        </w:r>
        <w:r w:rsidR="0010204B">
          <w:rPr>
            <w:webHidden/>
          </w:rPr>
          <w:fldChar w:fldCharType="end"/>
        </w:r>
      </w:hyperlink>
    </w:p>
    <w:p w14:paraId="1C8FF04C" w14:textId="5A7A22DC" w:rsidR="0010204B" w:rsidRDefault="002563CF">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59024A9B" w14:textId="16CA7EB7" w:rsidR="0010204B" w:rsidRDefault="002563CF">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47F50296" w14:textId="52FB1D8A" w:rsidR="0010204B" w:rsidRDefault="002563CF">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10204B">
          <w:rPr>
            <w:noProof/>
            <w:webHidden/>
          </w:rPr>
          <w:t>5</w:t>
        </w:r>
        <w:r w:rsidR="0010204B">
          <w:rPr>
            <w:noProof/>
            <w:webHidden/>
          </w:rPr>
          <w:fldChar w:fldCharType="end"/>
        </w:r>
      </w:hyperlink>
    </w:p>
    <w:p w14:paraId="1D710C03" w14:textId="4F7A28F1" w:rsidR="0010204B" w:rsidRDefault="002563CF">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10204B">
          <w:rPr>
            <w:webHidden/>
          </w:rPr>
          <w:t>8</w:t>
        </w:r>
        <w:r w:rsidR="0010204B">
          <w:rPr>
            <w:webHidden/>
          </w:rPr>
          <w:fldChar w:fldCharType="end"/>
        </w:r>
      </w:hyperlink>
    </w:p>
    <w:p w14:paraId="14E68890" w14:textId="1C43839C" w:rsidR="0010204B" w:rsidRDefault="002563CF">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6B11BC00" w14:textId="6B009485" w:rsidR="0010204B" w:rsidRDefault="002563CF">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226634FA" w14:textId="4A2ED5B8" w:rsidR="0010204B" w:rsidRDefault="002563CF">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460B20BA" w14:textId="13E270F3" w:rsidR="0010204B" w:rsidRDefault="002563CF">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3F36B78" w14:textId="7CFCAF67" w:rsidR="0010204B" w:rsidRDefault="002563CF">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1C6EA3A7" w14:textId="28A5AB01" w:rsidR="0010204B" w:rsidRDefault="002563CF">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5B88F4F7" w14:textId="2E77E9B6" w:rsidR="0010204B" w:rsidRDefault="002563CF">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02A8385" w14:textId="0CC2B03B" w:rsidR="0010204B" w:rsidRDefault="002563CF">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6A044C59" w14:textId="4573DF91" w:rsidR="0010204B" w:rsidRDefault="002563CF">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41F1D3AA" w14:textId="78A42750" w:rsidR="0010204B" w:rsidRDefault="002563CF">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10204B">
          <w:rPr>
            <w:noProof/>
            <w:webHidden/>
          </w:rPr>
          <w:t>10</w:t>
        </w:r>
        <w:r w:rsidR="0010204B">
          <w:rPr>
            <w:noProof/>
            <w:webHidden/>
          </w:rPr>
          <w:fldChar w:fldCharType="end"/>
        </w:r>
      </w:hyperlink>
    </w:p>
    <w:p w14:paraId="7551F8B8" w14:textId="0F065D08" w:rsidR="0010204B" w:rsidRDefault="002563CF">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10204B">
          <w:rPr>
            <w:webHidden/>
          </w:rPr>
          <w:t>11</w:t>
        </w:r>
        <w:r w:rsidR="0010204B">
          <w:rPr>
            <w:webHidden/>
          </w:rPr>
          <w:fldChar w:fldCharType="end"/>
        </w:r>
      </w:hyperlink>
    </w:p>
    <w:p w14:paraId="64BFB47C" w14:textId="03D8F257" w:rsidR="0010204B" w:rsidRDefault="002563CF">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10204B">
          <w:rPr>
            <w:noProof/>
            <w:webHidden/>
          </w:rPr>
          <w:t>13</w:t>
        </w:r>
        <w:r w:rsidR="0010204B">
          <w:rPr>
            <w:noProof/>
            <w:webHidden/>
          </w:rPr>
          <w:fldChar w:fldCharType="end"/>
        </w:r>
      </w:hyperlink>
    </w:p>
    <w:p w14:paraId="297BECD0" w14:textId="1837FFC3" w:rsidR="0010204B" w:rsidRDefault="002563CF">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10204B">
          <w:rPr>
            <w:noProof/>
            <w:webHidden/>
          </w:rPr>
          <w:t>14</w:t>
        </w:r>
        <w:r w:rsidR="0010204B">
          <w:rPr>
            <w:noProof/>
            <w:webHidden/>
          </w:rPr>
          <w:fldChar w:fldCharType="end"/>
        </w:r>
      </w:hyperlink>
    </w:p>
    <w:p w14:paraId="1238B365" w14:textId="46FDCEE5" w:rsidR="0010204B" w:rsidRDefault="002563CF">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10204B">
          <w:rPr>
            <w:noProof/>
            <w:webHidden/>
          </w:rPr>
          <w:t>16</w:t>
        </w:r>
        <w:r w:rsidR="0010204B">
          <w:rPr>
            <w:noProof/>
            <w:webHidden/>
          </w:rPr>
          <w:fldChar w:fldCharType="end"/>
        </w:r>
      </w:hyperlink>
    </w:p>
    <w:p w14:paraId="2446D647" w14:textId="2BE9BBB5" w:rsidR="0010204B" w:rsidRDefault="002563CF">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10204B">
          <w:rPr>
            <w:noProof/>
            <w:webHidden/>
          </w:rPr>
          <w:t>23</w:t>
        </w:r>
        <w:r w:rsidR="0010204B">
          <w:rPr>
            <w:noProof/>
            <w:webHidden/>
          </w:rPr>
          <w:fldChar w:fldCharType="end"/>
        </w:r>
      </w:hyperlink>
    </w:p>
    <w:p w14:paraId="4C971831" w14:textId="4BC17ECC" w:rsidR="0010204B" w:rsidRDefault="002563CF">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10204B">
          <w:rPr>
            <w:noProof/>
            <w:webHidden/>
          </w:rPr>
          <w:t>27</w:t>
        </w:r>
        <w:r w:rsidR="0010204B">
          <w:rPr>
            <w:noProof/>
            <w:webHidden/>
          </w:rPr>
          <w:fldChar w:fldCharType="end"/>
        </w:r>
      </w:hyperlink>
    </w:p>
    <w:p w14:paraId="5B87E4B1" w14:textId="2FFB7E5A" w:rsidR="0010204B" w:rsidRDefault="002563CF">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10204B">
          <w:rPr>
            <w:noProof/>
            <w:webHidden/>
          </w:rPr>
          <w:t>29</w:t>
        </w:r>
        <w:r w:rsidR="0010204B">
          <w:rPr>
            <w:noProof/>
            <w:webHidden/>
          </w:rPr>
          <w:fldChar w:fldCharType="end"/>
        </w:r>
      </w:hyperlink>
    </w:p>
    <w:p w14:paraId="075D52CA" w14:textId="65E8C447" w:rsidR="0010204B" w:rsidRDefault="002563CF">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10204B">
          <w:rPr>
            <w:webHidden/>
          </w:rPr>
          <w:t>32</w:t>
        </w:r>
        <w:r w:rsidR="0010204B">
          <w:rPr>
            <w:webHidden/>
          </w:rPr>
          <w:fldChar w:fldCharType="end"/>
        </w:r>
      </w:hyperlink>
    </w:p>
    <w:p w14:paraId="223DC5DC" w14:textId="40F669BE" w:rsidR="0010204B" w:rsidRDefault="002563CF">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10204B">
          <w:rPr>
            <w:noProof/>
            <w:webHidden/>
          </w:rPr>
          <w:t>32</w:t>
        </w:r>
        <w:r w:rsidR="0010204B">
          <w:rPr>
            <w:noProof/>
            <w:webHidden/>
          </w:rPr>
          <w:fldChar w:fldCharType="end"/>
        </w:r>
      </w:hyperlink>
    </w:p>
    <w:p w14:paraId="36DC3E6C" w14:textId="0694E7C4" w:rsidR="0010204B" w:rsidRDefault="002563CF">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10204B">
          <w:rPr>
            <w:noProof/>
            <w:webHidden/>
          </w:rPr>
          <w:t>33</w:t>
        </w:r>
        <w:r w:rsidR="0010204B">
          <w:rPr>
            <w:noProof/>
            <w:webHidden/>
          </w:rPr>
          <w:fldChar w:fldCharType="end"/>
        </w:r>
      </w:hyperlink>
    </w:p>
    <w:p w14:paraId="3A53833C" w14:textId="28A1C5FB" w:rsidR="0010204B" w:rsidRDefault="002563CF">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10204B">
          <w:rPr>
            <w:noProof/>
            <w:webHidden/>
          </w:rPr>
          <w:t>34</w:t>
        </w:r>
        <w:r w:rsidR="0010204B">
          <w:rPr>
            <w:noProof/>
            <w:webHidden/>
          </w:rPr>
          <w:fldChar w:fldCharType="end"/>
        </w:r>
      </w:hyperlink>
    </w:p>
    <w:p w14:paraId="30DE7202" w14:textId="5F17D76C" w:rsidR="0010204B" w:rsidRDefault="002563CF">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10204B">
          <w:rPr>
            <w:noProof/>
            <w:webHidden/>
          </w:rPr>
          <w:t>35</w:t>
        </w:r>
        <w:r w:rsidR="0010204B">
          <w:rPr>
            <w:noProof/>
            <w:webHidden/>
          </w:rPr>
          <w:fldChar w:fldCharType="end"/>
        </w:r>
      </w:hyperlink>
    </w:p>
    <w:p w14:paraId="60C88F11" w14:textId="71173BDA" w:rsidR="0010204B" w:rsidRDefault="002563CF">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10204B">
          <w:rPr>
            <w:noProof/>
            <w:webHidden/>
          </w:rPr>
          <w:t>36</w:t>
        </w:r>
        <w:r w:rsidR="0010204B">
          <w:rPr>
            <w:noProof/>
            <w:webHidden/>
          </w:rPr>
          <w:fldChar w:fldCharType="end"/>
        </w:r>
      </w:hyperlink>
    </w:p>
    <w:p w14:paraId="09255EF0" w14:textId="5333C756" w:rsidR="0010204B" w:rsidRDefault="002563CF">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10204B">
          <w:rPr>
            <w:webHidden/>
          </w:rPr>
          <w:t>39</w:t>
        </w:r>
        <w:r w:rsidR="0010204B">
          <w:rPr>
            <w:webHidden/>
          </w:rPr>
          <w:fldChar w:fldCharType="end"/>
        </w:r>
      </w:hyperlink>
    </w:p>
    <w:p w14:paraId="79B7D5E8" w14:textId="2CA287B6" w:rsidR="0010204B" w:rsidRDefault="002563CF">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10204B">
          <w:rPr>
            <w:noProof/>
            <w:webHidden/>
          </w:rPr>
          <w:t>41</w:t>
        </w:r>
        <w:r w:rsidR="0010204B">
          <w:rPr>
            <w:noProof/>
            <w:webHidden/>
          </w:rPr>
          <w:fldChar w:fldCharType="end"/>
        </w:r>
      </w:hyperlink>
    </w:p>
    <w:p w14:paraId="1C961261" w14:textId="2C7699E5" w:rsidR="0010204B" w:rsidRDefault="002563CF">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10204B">
          <w:rPr>
            <w:noProof/>
            <w:webHidden/>
          </w:rPr>
          <w:t>42</w:t>
        </w:r>
        <w:r w:rsidR="0010204B">
          <w:rPr>
            <w:noProof/>
            <w:webHidden/>
          </w:rPr>
          <w:fldChar w:fldCharType="end"/>
        </w:r>
      </w:hyperlink>
    </w:p>
    <w:p w14:paraId="444BD8B2" w14:textId="7BB2D1DA" w:rsidR="0010204B" w:rsidRDefault="002563CF">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10204B">
          <w:rPr>
            <w:noProof/>
            <w:webHidden/>
          </w:rPr>
          <w:t>43</w:t>
        </w:r>
        <w:r w:rsidR="0010204B">
          <w:rPr>
            <w:noProof/>
            <w:webHidden/>
          </w:rPr>
          <w:fldChar w:fldCharType="end"/>
        </w:r>
      </w:hyperlink>
    </w:p>
    <w:p w14:paraId="2CC50D1E" w14:textId="013EA283" w:rsidR="0010204B" w:rsidRDefault="002563CF">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10204B">
          <w:rPr>
            <w:noProof/>
            <w:webHidden/>
          </w:rPr>
          <w:t>47</w:t>
        </w:r>
        <w:r w:rsidR="0010204B">
          <w:rPr>
            <w:noProof/>
            <w:webHidden/>
          </w:rPr>
          <w:fldChar w:fldCharType="end"/>
        </w:r>
      </w:hyperlink>
    </w:p>
    <w:p w14:paraId="1E94F352" w14:textId="2E48DADD" w:rsidR="0010204B" w:rsidRDefault="002563CF">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10204B">
          <w:rPr>
            <w:noProof/>
            <w:webHidden/>
          </w:rPr>
          <w:t>51</w:t>
        </w:r>
        <w:r w:rsidR="0010204B">
          <w:rPr>
            <w:noProof/>
            <w:webHidden/>
          </w:rPr>
          <w:fldChar w:fldCharType="end"/>
        </w:r>
      </w:hyperlink>
    </w:p>
    <w:p w14:paraId="534745D6" w14:textId="135C7969" w:rsidR="0010204B" w:rsidRDefault="002563CF">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10204B">
          <w:rPr>
            <w:noProof/>
            <w:webHidden/>
          </w:rPr>
          <w:t>53</w:t>
        </w:r>
        <w:r w:rsidR="0010204B">
          <w:rPr>
            <w:noProof/>
            <w:webHidden/>
          </w:rPr>
          <w:fldChar w:fldCharType="end"/>
        </w:r>
      </w:hyperlink>
    </w:p>
    <w:p w14:paraId="704F13A8" w14:textId="386808CB" w:rsidR="0010204B" w:rsidRDefault="002563CF">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24B209F8" w14:textId="039EDC34" w:rsidR="0010204B" w:rsidRDefault="002563CF">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5D354556" w14:textId="08784A03" w:rsidR="0010204B" w:rsidRDefault="002563CF">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10204B">
          <w:rPr>
            <w:noProof/>
            <w:webHidden/>
          </w:rPr>
          <w:t>56</w:t>
        </w:r>
        <w:r w:rsidR="0010204B">
          <w:rPr>
            <w:noProof/>
            <w:webHidden/>
          </w:rPr>
          <w:fldChar w:fldCharType="end"/>
        </w:r>
      </w:hyperlink>
    </w:p>
    <w:p w14:paraId="5FB1D0B4" w14:textId="69BFA395" w:rsidR="0010204B" w:rsidRDefault="002563CF">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10204B">
          <w:rPr>
            <w:noProof/>
            <w:webHidden/>
          </w:rPr>
          <w:t>57</w:t>
        </w:r>
        <w:r w:rsidR="0010204B">
          <w:rPr>
            <w:noProof/>
            <w:webHidden/>
          </w:rPr>
          <w:fldChar w:fldCharType="end"/>
        </w:r>
      </w:hyperlink>
    </w:p>
    <w:p w14:paraId="43A068C6" w14:textId="70176177" w:rsidR="0010204B" w:rsidRDefault="002563CF">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10204B">
          <w:rPr>
            <w:noProof/>
            <w:webHidden/>
          </w:rPr>
          <w:t>59</w:t>
        </w:r>
        <w:r w:rsidR="0010204B">
          <w:rPr>
            <w:noProof/>
            <w:webHidden/>
          </w:rPr>
          <w:fldChar w:fldCharType="end"/>
        </w:r>
      </w:hyperlink>
    </w:p>
    <w:p w14:paraId="7BE05688" w14:textId="64DD274F" w:rsidR="0010204B" w:rsidRDefault="002563CF">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10204B">
          <w:rPr>
            <w:noProof/>
            <w:webHidden/>
          </w:rPr>
          <w:t>61</w:t>
        </w:r>
        <w:r w:rsidR="0010204B">
          <w:rPr>
            <w:noProof/>
            <w:webHidden/>
          </w:rPr>
          <w:fldChar w:fldCharType="end"/>
        </w:r>
      </w:hyperlink>
    </w:p>
    <w:p w14:paraId="6864A11B" w14:textId="7BCCA2AE" w:rsidR="0010204B" w:rsidRDefault="002563CF">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10204B">
          <w:rPr>
            <w:noProof/>
            <w:webHidden/>
          </w:rPr>
          <w:t>63</w:t>
        </w:r>
        <w:r w:rsidR="0010204B">
          <w:rPr>
            <w:noProof/>
            <w:webHidden/>
          </w:rPr>
          <w:fldChar w:fldCharType="end"/>
        </w:r>
      </w:hyperlink>
    </w:p>
    <w:p w14:paraId="778572D4" w14:textId="7073616E" w:rsidR="0010204B" w:rsidRDefault="002563CF">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10204B">
          <w:rPr>
            <w:noProof/>
            <w:webHidden/>
          </w:rPr>
          <w:t>65</w:t>
        </w:r>
        <w:r w:rsidR="0010204B">
          <w:rPr>
            <w:noProof/>
            <w:webHidden/>
          </w:rPr>
          <w:fldChar w:fldCharType="end"/>
        </w:r>
      </w:hyperlink>
    </w:p>
    <w:p w14:paraId="5593300B" w14:textId="390CE49D" w:rsidR="0010204B" w:rsidRDefault="002563CF">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10204B">
          <w:rPr>
            <w:noProof/>
            <w:webHidden/>
          </w:rPr>
          <w:t>66</w:t>
        </w:r>
        <w:r w:rsidR="0010204B">
          <w:rPr>
            <w:noProof/>
            <w:webHidden/>
          </w:rPr>
          <w:fldChar w:fldCharType="end"/>
        </w:r>
      </w:hyperlink>
    </w:p>
    <w:p w14:paraId="0AA6E7BF" w14:textId="71F827E7" w:rsidR="0010204B" w:rsidRDefault="002563CF">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10204B">
          <w:rPr>
            <w:webHidden/>
          </w:rPr>
          <w:t>67</w:t>
        </w:r>
        <w:r w:rsidR="0010204B">
          <w:rPr>
            <w:webHidden/>
          </w:rPr>
          <w:fldChar w:fldCharType="end"/>
        </w:r>
      </w:hyperlink>
    </w:p>
    <w:p w14:paraId="40154462" w14:textId="2F5F23C5" w:rsidR="0010204B" w:rsidRDefault="002563CF">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10204B">
          <w:rPr>
            <w:noProof/>
            <w:webHidden/>
          </w:rPr>
          <w:t>67</w:t>
        </w:r>
        <w:r w:rsidR="0010204B">
          <w:rPr>
            <w:noProof/>
            <w:webHidden/>
          </w:rPr>
          <w:fldChar w:fldCharType="end"/>
        </w:r>
      </w:hyperlink>
    </w:p>
    <w:p w14:paraId="0AED2DB6" w14:textId="4DE6D2BB" w:rsidR="0010204B" w:rsidRDefault="002563CF">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10204B">
          <w:rPr>
            <w:noProof/>
            <w:webHidden/>
          </w:rPr>
          <w:t>72</w:t>
        </w:r>
        <w:r w:rsidR="0010204B">
          <w:rPr>
            <w:noProof/>
            <w:webHidden/>
          </w:rPr>
          <w:fldChar w:fldCharType="end"/>
        </w:r>
      </w:hyperlink>
    </w:p>
    <w:p w14:paraId="47FF44E2" w14:textId="2A984C2F" w:rsidR="0010204B" w:rsidRDefault="002563CF">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10204B">
          <w:rPr>
            <w:noProof/>
            <w:webHidden/>
          </w:rPr>
          <w:t>75</w:t>
        </w:r>
        <w:r w:rsidR="0010204B">
          <w:rPr>
            <w:noProof/>
            <w:webHidden/>
          </w:rPr>
          <w:fldChar w:fldCharType="end"/>
        </w:r>
      </w:hyperlink>
    </w:p>
    <w:p w14:paraId="27025A8F" w14:textId="04F5DB85" w:rsidR="0010204B" w:rsidRDefault="002563CF">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2058EC3A" w14:textId="5E6BB93F" w:rsidR="0010204B" w:rsidRDefault="002563CF">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0E6B4377" w14:textId="609B4BE9" w:rsidR="0010204B" w:rsidRDefault="002563CF">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10204B">
          <w:rPr>
            <w:noProof/>
            <w:webHidden/>
          </w:rPr>
          <w:t>77</w:t>
        </w:r>
        <w:r w:rsidR="0010204B">
          <w:rPr>
            <w:noProof/>
            <w:webHidden/>
          </w:rPr>
          <w:fldChar w:fldCharType="end"/>
        </w:r>
      </w:hyperlink>
    </w:p>
    <w:p w14:paraId="4407F044" w14:textId="43EA868D" w:rsidR="0010204B" w:rsidRDefault="002563CF">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10204B">
          <w:rPr>
            <w:noProof/>
            <w:webHidden/>
          </w:rPr>
          <w:t>80</w:t>
        </w:r>
        <w:r w:rsidR="0010204B">
          <w:rPr>
            <w:noProof/>
            <w:webHidden/>
          </w:rPr>
          <w:fldChar w:fldCharType="end"/>
        </w:r>
      </w:hyperlink>
    </w:p>
    <w:p w14:paraId="7F9937D7" w14:textId="25674032" w:rsidR="0010204B" w:rsidRDefault="002563CF">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10204B">
          <w:rPr>
            <w:noProof/>
            <w:webHidden/>
          </w:rPr>
          <w:t>81</w:t>
        </w:r>
        <w:r w:rsidR="0010204B">
          <w:rPr>
            <w:noProof/>
            <w:webHidden/>
          </w:rPr>
          <w:fldChar w:fldCharType="end"/>
        </w:r>
      </w:hyperlink>
    </w:p>
    <w:p w14:paraId="34003CD3" w14:textId="57283B74" w:rsidR="0010204B" w:rsidRDefault="002563CF">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10204B">
          <w:rPr>
            <w:noProof/>
            <w:webHidden/>
          </w:rPr>
          <w:t>82</w:t>
        </w:r>
        <w:r w:rsidR="0010204B">
          <w:rPr>
            <w:noProof/>
            <w:webHidden/>
          </w:rPr>
          <w:fldChar w:fldCharType="end"/>
        </w:r>
      </w:hyperlink>
    </w:p>
    <w:p w14:paraId="082A3F1A" w14:textId="1A31FF09" w:rsidR="0010204B" w:rsidRDefault="002563CF">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10204B">
          <w:rPr>
            <w:noProof/>
            <w:webHidden/>
          </w:rPr>
          <w:t>84</w:t>
        </w:r>
        <w:r w:rsidR="0010204B">
          <w:rPr>
            <w:noProof/>
            <w:webHidden/>
          </w:rPr>
          <w:fldChar w:fldCharType="end"/>
        </w:r>
      </w:hyperlink>
    </w:p>
    <w:p w14:paraId="57C370C1" w14:textId="4F0641E8" w:rsidR="0010204B" w:rsidRDefault="002563CF">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10204B">
          <w:rPr>
            <w:noProof/>
            <w:webHidden/>
          </w:rPr>
          <w:t>85</w:t>
        </w:r>
        <w:r w:rsidR="0010204B">
          <w:rPr>
            <w:noProof/>
            <w:webHidden/>
          </w:rPr>
          <w:fldChar w:fldCharType="end"/>
        </w:r>
      </w:hyperlink>
    </w:p>
    <w:p w14:paraId="7FC991AC" w14:textId="0CB67E00" w:rsidR="0010204B" w:rsidRDefault="002563CF">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10204B">
          <w:rPr>
            <w:noProof/>
            <w:webHidden/>
          </w:rPr>
          <w:t>87</w:t>
        </w:r>
        <w:r w:rsidR="0010204B">
          <w:rPr>
            <w:noProof/>
            <w:webHidden/>
          </w:rPr>
          <w:fldChar w:fldCharType="end"/>
        </w:r>
      </w:hyperlink>
    </w:p>
    <w:p w14:paraId="72E67376" w14:textId="2B2DA9BB" w:rsidR="0010204B" w:rsidRDefault="002563CF">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10204B">
          <w:rPr>
            <w:noProof/>
            <w:webHidden/>
          </w:rPr>
          <w:t>88</w:t>
        </w:r>
        <w:r w:rsidR="0010204B">
          <w:rPr>
            <w:noProof/>
            <w:webHidden/>
          </w:rPr>
          <w:fldChar w:fldCharType="end"/>
        </w:r>
      </w:hyperlink>
    </w:p>
    <w:p w14:paraId="0DE85900" w14:textId="5861AAF3" w:rsidR="0010204B" w:rsidRDefault="002563CF">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10204B">
          <w:rPr>
            <w:noProof/>
            <w:webHidden/>
          </w:rPr>
          <w:t>90</w:t>
        </w:r>
        <w:r w:rsidR="0010204B">
          <w:rPr>
            <w:noProof/>
            <w:webHidden/>
          </w:rPr>
          <w:fldChar w:fldCharType="end"/>
        </w:r>
      </w:hyperlink>
    </w:p>
    <w:p w14:paraId="25AB1477" w14:textId="56C147BF" w:rsidR="0010204B" w:rsidRDefault="002563CF">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10204B">
          <w:rPr>
            <w:noProof/>
            <w:webHidden/>
          </w:rPr>
          <w:t>91</w:t>
        </w:r>
        <w:r w:rsidR="0010204B">
          <w:rPr>
            <w:noProof/>
            <w:webHidden/>
          </w:rPr>
          <w:fldChar w:fldCharType="end"/>
        </w:r>
      </w:hyperlink>
    </w:p>
    <w:p w14:paraId="2F3CED4D" w14:textId="69E4D36C" w:rsidR="0010204B" w:rsidRDefault="002563CF">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10204B">
          <w:rPr>
            <w:noProof/>
            <w:webHidden/>
          </w:rPr>
          <w:t>93</w:t>
        </w:r>
        <w:r w:rsidR="0010204B">
          <w:rPr>
            <w:noProof/>
            <w:webHidden/>
          </w:rPr>
          <w:fldChar w:fldCharType="end"/>
        </w:r>
      </w:hyperlink>
    </w:p>
    <w:p w14:paraId="4F68752B" w14:textId="56FA9B46" w:rsidR="0010204B" w:rsidRDefault="002563CF">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10204B">
          <w:rPr>
            <w:noProof/>
            <w:webHidden/>
          </w:rPr>
          <w:t>94</w:t>
        </w:r>
        <w:r w:rsidR="0010204B">
          <w:rPr>
            <w:noProof/>
            <w:webHidden/>
          </w:rPr>
          <w:fldChar w:fldCharType="end"/>
        </w:r>
      </w:hyperlink>
    </w:p>
    <w:p w14:paraId="7563D66C" w14:textId="78C4A426" w:rsidR="0010204B" w:rsidRDefault="002563CF">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10204B">
          <w:rPr>
            <w:noProof/>
            <w:webHidden/>
          </w:rPr>
          <w:t>95</w:t>
        </w:r>
        <w:r w:rsidR="0010204B">
          <w:rPr>
            <w:noProof/>
            <w:webHidden/>
          </w:rPr>
          <w:fldChar w:fldCharType="end"/>
        </w:r>
      </w:hyperlink>
    </w:p>
    <w:p w14:paraId="1225EB58" w14:textId="34B4BBEF" w:rsidR="0010204B" w:rsidRDefault="002563CF">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10204B">
          <w:rPr>
            <w:noProof/>
            <w:webHidden/>
          </w:rPr>
          <w:t>96</w:t>
        </w:r>
        <w:r w:rsidR="0010204B">
          <w:rPr>
            <w:noProof/>
            <w:webHidden/>
          </w:rPr>
          <w:fldChar w:fldCharType="end"/>
        </w:r>
      </w:hyperlink>
    </w:p>
    <w:p w14:paraId="53C2370E" w14:textId="7EE63338" w:rsidR="0010204B" w:rsidRDefault="002563CF">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10204B">
          <w:rPr>
            <w:webHidden/>
          </w:rPr>
          <w:t>99</w:t>
        </w:r>
        <w:r w:rsidR="0010204B">
          <w:rPr>
            <w:webHidden/>
          </w:rPr>
          <w:fldChar w:fldCharType="end"/>
        </w:r>
      </w:hyperlink>
    </w:p>
    <w:p w14:paraId="5CC6F4BE" w14:textId="27D9CC3D" w:rsidR="0010204B" w:rsidRDefault="002563CF">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10204B">
          <w:rPr>
            <w:noProof/>
            <w:webHidden/>
          </w:rPr>
          <w:t>99</w:t>
        </w:r>
        <w:r w:rsidR="0010204B">
          <w:rPr>
            <w:noProof/>
            <w:webHidden/>
          </w:rPr>
          <w:fldChar w:fldCharType="end"/>
        </w:r>
      </w:hyperlink>
    </w:p>
    <w:p w14:paraId="57A80300" w14:textId="1E258003" w:rsidR="0010204B" w:rsidRDefault="002563CF">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10204B">
          <w:rPr>
            <w:noProof/>
            <w:webHidden/>
          </w:rPr>
          <w:t>100</w:t>
        </w:r>
        <w:r w:rsidR="0010204B">
          <w:rPr>
            <w:noProof/>
            <w:webHidden/>
          </w:rPr>
          <w:fldChar w:fldCharType="end"/>
        </w:r>
      </w:hyperlink>
    </w:p>
    <w:p w14:paraId="6387F901" w14:textId="72A914BB" w:rsidR="0010204B" w:rsidRDefault="002563CF">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10204B">
          <w:rPr>
            <w:noProof/>
            <w:webHidden/>
          </w:rPr>
          <w:t>103</w:t>
        </w:r>
        <w:r w:rsidR="0010204B">
          <w:rPr>
            <w:noProof/>
            <w:webHidden/>
          </w:rPr>
          <w:fldChar w:fldCharType="end"/>
        </w:r>
      </w:hyperlink>
    </w:p>
    <w:p w14:paraId="72688BAE" w14:textId="6D384C5F" w:rsidR="0010204B" w:rsidRDefault="002563CF">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10204B">
          <w:rPr>
            <w:noProof/>
            <w:webHidden/>
          </w:rPr>
          <w:t>104</w:t>
        </w:r>
        <w:r w:rsidR="0010204B">
          <w:rPr>
            <w:noProof/>
            <w:webHidden/>
          </w:rPr>
          <w:fldChar w:fldCharType="end"/>
        </w:r>
      </w:hyperlink>
    </w:p>
    <w:p w14:paraId="2FC376C4" w14:textId="3BB0F28D" w:rsidR="0010204B" w:rsidRDefault="002563CF">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10204B">
          <w:rPr>
            <w:noProof/>
            <w:webHidden/>
          </w:rPr>
          <w:t>105</w:t>
        </w:r>
        <w:r w:rsidR="0010204B">
          <w:rPr>
            <w:noProof/>
            <w:webHidden/>
          </w:rPr>
          <w:fldChar w:fldCharType="end"/>
        </w:r>
      </w:hyperlink>
    </w:p>
    <w:p w14:paraId="78B00E0C" w14:textId="69F8BC86" w:rsidR="0010204B" w:rsidRDefault="002563CF">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10204B">
          <w:rPr>
            <w:noProof/>
            <w:webHidden/>
          </w:rPr>
          <w:t>106</w:t>
        </w:r>
        <w:r w:rsidR="0010204B">
          <w:rPr>
            <w:noProof/>
            <w:webHidden/>
          </w:rPr>
          <w:fldChar w:fldCharType="end"/>
        </w:r>
      </w:hyperlink>
    </w:p>
    <w:p w14:paraId="1517E231" w14:textId="37F98892" w:rsidR="0010204B" w:rsidRDefault="002563CF">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10204B">
          <w:rPr>
            <w:noProof/>
            <w:webHidden/>
          </w:rPr>
          <w:t>108</w:t>
        </w:r>
        <w:r w:rsidR="0010204B">
          <w:rPr>
            <w:noProof/>
            <w:webHidden/>
          </w:rPr>
          <w:fldChar w:fldCharType="end"/>
        </w:r>
      </w:hyperlink>
    </w:p>
    <w:p w14:paraId="504D20C8" w14:textId="6519E5D9" w:rsidR="0010204B" w:rsidRDefault="002563CF">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10204B">
          <w:rPr>
            <w:noProof/>
            <w:webHidden/>
          </w:rPr>
          <w:t>109</w:t>
        </w:r>
        <w:r w:rsidR="0010204B">
          <w:rPr>
            <w:noProof/>
            <w:webHidden/>
          </w:rPr>
          <w:fldChar w:fldCharType="end"/>
        </w:r>
      </w:hyperlink>
    </w:p>
    <w:p w14:paraId="39EF6E3A" w14:textId="121B7D9A" w:rsidR="0010204B" w:rsidRDefault="002563CF">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10204B">
          <w:rPr>
            <w:noProof/>
            <w:webHidden/>
          </w:rPr>
          <w:t>110</w:t>
        </w:r>
        <w:r w:rsidR="0010204B">
          <w:rPr>
            <w:noProof/>
            <w:webHidden/>
          </w:rPr>
          <w:fldChar w:fldCharType="end"/>
        </w:r>
      </w:hyperlink>
    </w:p>
    <w:p w14:paraId="31646B2E" w14:textId="141CD934" w:rsidR="0010204B" w:rsidRDefault="002563CF">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10204B">
          <w:rPr>
            <w:noProof/>
            <w:webHidden/>
          </w:rPr>
          <w:t>113</w:t>
        </w:r>
        <w:r w:rsidR="0010204B">
          <w:rPr>
            <w:noProof/>
            <w:webHidden/>
          </w:rPr>
          <w:fldChar w:fldCharType="end"/>
        </w:r>
      </w:hyperlink>
    </w:p>
    <w:p w14:paraId="7470A1D1" w14:textId="049A76BA" w:rsidR="0010204B" w:rsidRDefault="002563CF">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10204B">
          <w:rPr>
            <w:noProof/>
            <w:webHidden/>
          </w:rPr>
          <w:t>115</w:t>
        </w:r>
        <w:r w:rsidR="0010204B">
          <w:rPr>
            <w:noProof/>
            <w:webHidden/>
          </w:rPr>
          <w:fldChar w:fldCharType="end"/>
        </w:r>
      </w:hyperlink>
    </w:p>
    <w:p w14:paraId="1FFCD486" w14:textId="2F180F87" w:rsidR="0010204B" w:rsidRDefault="002563CF">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10204B">
          <w:rPr>
            <w:noProof/>
            <w:webHidden/>
          </w:rPr>
          <w:t>116</w:t>
        </w:r>
        <w:r w:rsidR="0010204B">
          <w:rPr>
            <w:noProof/>
            <w:webHidden/>
          </w:rPr>
          <w:fldChar w:fldCharType="end"/>
        </w:r>
      </w:hyperlink>
    </w:p>
    <w:p w14:paraId="4171ED6C" w14:textId="2A7FD1BC" w:rsidR="0010204B" w:rsidRDefault="002563CF">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10204B">
          <w:rPr>
            <w:noProof/>
            <w:webHidden/>
          </w:rPr>
          <w:t>118</w:t>
        </w:r>
        <w:r w:rsidR="0010204B">
          <w:rPr>
            <w:noProof/>
            <w:webHidden/>
          </w:rPr>
          <w:fldChar w:fldCharType="end"/>
        </w:r>
      </w:hyperlink>
    </w:p>
    <w:p w14:paraId="4AAE32C8" w14:textId="7CE03749" w:rsidR="0010204B" w:rsidRDefault="002563CF">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10204B">
          <w:rPr>
            <w:webHidden/>
          </w:rPr>
          <w:t>119</w:t>
        </w:r>
        <w:r w:rsidR="0010204B">
          <w:rPr>
            <w:webHidden/>
          </w:rPr>
          <w:fldChar w:fldCharType="end"/>
        </w:r>
      </w:hyperlink>
    </w:p>
    <w:p w14:paraId="17DF07BD" w14:textId="4578156F" w:rsidR="0010204B" w:rsidRDefault="002563CF">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62389268" w14:textId="4C8DFFC0" w:rsidR="0010204B" w:rsidRDefault="002563CF">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2F559B31" w14:textId="7339C727" w:rsidR="0010204B" w:rsidRDefault="002563CF">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10204B">
          <w:rPr>
            <w:noProof/>
            <w:webHidden/>
          </w:rPr>
          <w:t>121</w:t>
        </w:r>
        <w:r w:rsidR="0010204B">
          <w:rPr>
            <w:noProof/>
            <w:webHidden/>
          </w:rPr>
          <w:fldChar w:fldCharType="end"/>
        </w:r>
      </w:hyperlink>
    </w:p>
    <w:p w14:paraId="022F6080" w14:textId="353AD3D1" w:rsidR="0010204B" w:rsidRDefault="002563CF">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10204B">
          <w:rPr>
            <w:noProof/>
            <w:webHidden/>
          </w:rPr>
          <w:t>123</w:t>
        </w:r>
        <w:r w:rsidR="0010204B">
          <w:rPr>
            <w:noProof/>
            <w:webHidden/>
          </w:rPr>
          <w:fldChar w:fldCharType="end"/>
        </w:r>
      </w:hyperlink>
    </w:p>
    <w:p w14:paraId="6E95BCBA" w14:textId="1125CF49" w:rsidR="0010204B" w:rsidRDefault="002563CF">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10204B">
          <w:rPr>
            <w:noProof/>
            <w:webHidden/>
          </w:rPr>
          <w:t>124</w:t>
        </w:r>
        <w:r w:rsidR="0010204B">
          <w:rPr>
            <w:noProof/>
            <w:webHidden/>
          </w:rPr>
          <w:fldChar w:fldCharType="end"/>
        </w:r>
      </w:hyperlink>
    </w:p>
    <w:p w14:paraId="01762E8D" w14:textId="7C998A7F" w:rsidR="0010204B" w:rsidRDefault="002563CF">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10204B">
          <w:rPr>
            <w:noProof/>
            <w:webHidden/>
          </w:rPr>
          <w:t>125</w:t>
        </w:r>
        <w:r w:rsidR="0010204B">
          <w:rPr>
            <w:noProof/>
            <w:webHidden/>
          </w:rPr>
          <w:fldChar w:fldCharType="end"/>
        </w:r>
      </w:hyperlink>
    </w:p>
    <w:p w14:paraId="2DE48EE5" w14:textId="084C7070" w:rsidR="0010204B" w:rsidRDefault="002563CF">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10204B">
          <w:rPr>
            <w:noProof/>
            <w:webHidden/>
          </w:rPr>
          <w:t>126</w:t>
        </w:r>
        <w:r w:rsidR="0010204B">
          <w:rPr>
            <w:noProof/>
            <w:webHidden/>
          </w:rPr>
          <w:fldChar w:fldCharType="end"/>
        </w:r>
      </w:hyperlink>
    </w:p>
    <w:p w14:paraId="344ABF76" w14:textId="6FEC06CF" w:rsidR="0010204B" w:rsidRDefault="002563CF">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10204B">
          <w:rPr>
            <w:noProof/>
            <w:webHidden/>
          </w:rPr>
          <w:t>127</w:t>
        </w:r>
        <w:r w:rsidR="0010204B">
          <w:rPr>
            <w:noProof/>
            <w:webHidden/>
          </w:rPr>
          <w:fldChar w:fldCharType="end"/>
        </w:r>
      </w:hyperlink>
    </w:p>
    <w:p w14:paraId="329FCFCC" w14:textId="6D94E33C" w:rsidR="0010204B" w:rsidRDefault="002563CF">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10204B">
          <w:rPr>
            <w:noProof/>
            <w:webHidden/>
          </w:rPr>
          <w:t>129</w:t>
        </w:r>
        <w:r w:rsidR="0010204B">
          <w:rPr>
            <w:noProof/>
            <w:webHidden/>
          </w:rPr>
          <w:fldChar w:fldCharType="end"/>
        </w:r>
      </w:hyperlink>
    </w:p>
    <w:p w14:paraId="37F3909A" w14:textId="77228D6A" w:rsidR="0010204B" w:rsidRDefault="002563CF">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10204B">
          <w:rPr>
            <w:noProof/>
            <w:webHidden/>
          </w:rPr>
          <w:t>130</w:t>
        </w:r>
        <w:r w:rsidR="0010204B">
          <w:rPr>
            <w:noProof/>
            <w:webHidden/>
          </w:rPr>
          <w:fldChar w:fldCharType="end"/>
        </w:r>
      </w:hyperlink>
    </w:p>
    <w:p w14:paraId="15FF2AB8" w14:textId="70F14FAB" w:rsidR="0010204B" w:rsidRDefault="002563CF">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10204B">
          <w:rPr>
            <w:noProof/>
            <w:webHidden/>
          </w:rPr>
          <w:t>131</w:t>
        </w:r>
        <w:r w:rsidR="0010204B">
          <w:rPr>
            <w:noProof/>
            <w:webHidden/>
          </w:rPr>
          <w:fldChar w:fldCharType="end"/>
        </w:r>
      </w:hyperlink>
    </w:p>
    <w:p w14:paraId="79168AA4" w14:textId="2E77E941" w:rsidR="0010204B" w:rsidRDefault="002563CF">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10204B">
          <w:rPr>
            <w:webHidden/>
          </w:rPr>
          <w:t>134</w:t>
        </w:r>
        <w:r w:rsidR="0010204B">
          <w:rPr>
            <w:webHidden/>
          </w:rPr>
          <w:fldChar w:fldCharType="end"/>
        </w:r>
      </w:hyperlink>
    </w:p>
    <w:p w14:paraId="70D19F73" w14:textId="4A52B69E" w:rsidR="0010204B" w:rsidRDefault="002563CF">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34DEF1F1" w14:textId="0B706C3D" w:rsidR="0010204B" w:rsidRDefault="002563CF">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67F48B6E" w14:textId="1A401D08" w:rsidR="0010204B" w:rsidRDefault="002563CF">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10204B">
          <w:rPr>
            <w:noProof/>
            <w:webHidden/>
          </w:rPr>
          <w:t>135</w:t>
        </w:r>
        <w:r w:rsidR="0010204B">
          <w:rPr>
            <w:noProof/>
            <w:webHidden/>
          </w:rPr>
          <w:fldChar w:fldCharType="end"/>
        </w:r>
      </w:hyperlink>
    </w:p>
    <w:p w14:paraId="2B95F5D8" w14:textId="5CE21662" w:rsidR="0010204B" w:rsidRDefault="002563CF">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10204B">
          <w:rPr>
            <w:noProof/>
            <w:webHidden/>
          </w:rPr>
          <w:t>137</w:t>
        </w:r>
        <w:r w:rsidR="0010204B">
          <w:rPr>
            <w:noProof/>
            <w:webHidden/>
          </w:rPr>
          <w:fldChar w:fldCharType="end"/>
        </w:r>
      </w:hyperlink>
    </w:p>
    <w:p w14:paraId="3305351D" w14:textId="34909248" w:rsidR="0010204B" w:rsidRDefault="002563CF">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10204B">
          <w:rPr>
            <w:noProof/>
            <w:webHidden/>
          </w:rPr>
          <w:t>141</w:t>
        </w:r>
        <w:r w:rsidR="0010204B">
          <w:rPr>
            <w:noProof/>
            <w:webHidden/>
          </w:rPr>
          <w:fldChar w:fldCharType="end"/>
        </w:r>
      </w:hyperlink>
    </w:p>
    <w:p w14:paraId="69D3649C" w14:textId="642DDB77" w:rsidR="0010204B" w:rsidRDefault="002563CF">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10204B">
          <w:rPr>
            <w:webHidden/>
          </w:rPr>
          <w:t>143</w:t>
        </w:r>
        <w:r w:rsidR="0010204B">
          <w:rPr>
            <w:webHidden/>
          </w:rPr>
          <w:fldChar w:fldCharType="end"/>
        </w:r>
      </w:hyperlink>
    </w:p>
    <w:p w14:paraId="6DC7B506" w14:textId="4374D4AE" w:rsidR="0010204B" w:rsidRDefault="002563CF">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17886CA" w14:textId="4547F400" w:rsidR="0010204B" w:rsidRDefault="002563CF">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7D7C488" w14:textId="71B3A10F" w:rsidR="0010204B" w:rsidRDefault="002563CF">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10204B">
          <w:rPr>
            <w:noProof/>
            <w:webHidden/>
          </w:rPr>
          <w:t>144</w:t>
        </w:r>
        <w:r w:rsidR="0010204B">
          <w:rPr>
            <w:noProof/>
            <w:webHidden/>
          </w:rPr>
          <w:fldChar w:fldCharType="end"/>
        </w:r>
      </w:hyperlink>
    </w:p>
    <w:p w14:paraId="1B9B6462" w14:textId="7A72A98F" w:rsidR="0010204B" w:rsidRDefault="002563CF">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10204B">
          <w:rPr>
            <w:noProof/>
            <w:webHidden/>
          </w:rPr>
          <w:t>145</w:t>
        </w:r>
        <w:r w:rsidR="0010204B">
          <w:rPr>
            <w:noProof/>
            <w:webHidden/>
          </w:rPr>
          <w:fldChar w:fldCharType="end"/>
        </w:r>
      </w:hyperlink>
    </w:p>
    <w:p w14:paraId="3366C850" w14:textId="2A8A9362" w:rsidR="0010204B" w:rsidRDefault="002563CF">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10204B">
          <w:rPr>
            <w:noProof/>
            <w:webHidden/>
          </w:rPr>
          <w:t>146</w:t>
        </w:r>
        <w:r w:rsidR="0010204B">
          <w:rPr>
            <w:noProof/>
            <w:webHidden/>
          </w:rPr>
          <w:fldChar w:fldCharType="end"/>
        </w:r>
      </w:hyperlink>
    </w:p>
    <w:p w14:paraId="091F6E32" w14:textId="5F16DC5D" w:rsidR="0010204B" w:rsidRDefault="002563CF">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10204B">
          <w:rPr>
            <w:webHidden/>
          </w:rPr>
          <w:t>147</w:t>
        </w:r>
        <w:r w:rsidR="0010204B">
          <w:rPr>
            <w:webHidden/>
          </w:rPr>
          <w:fldChar w:fldCharType="end"/>
        </w:r>
      </w:hyperlink>
    </w:p>
    <w:p w14:paraId="15D3326F" w14:textId="0194DFA0" w:rsidR="0010204B" w:rsidRDefault="002563CF">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10204B">
          <w:rPr>
            <w:noProof/>
            <w:webHidden/>
          </w:rPr>
          <w:t>147</w:t>
        </w:r>
        <w:r w:rsidR="0010204B">
          <w:rPr>
            <w:noProof/>
            <w:webHidden/>
          </w:rPr>
          <w:fldChar w:fldCharType="end"/>
        </w:r>
      </w:hyperlink>
    </w:p>
    <w:p w14:paraId="62427DA0" w14:textId="266EB4C4" w:rsidR="0010204B" w:rsidRDefault="002563CF">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10204B">
          <w:rPr>
            <w:noProof/>
            <w:webHidden/>
          </w:rPr>
          <w:t>150</w:t>
        </w:r>
        <w:r w:rsidR="0010204B">
          <w:rPr>
            <w:noProof/>
            <w:webHidden/>
          </w:rPr>
          <w:fldChar w:fldCharType="end"/>
        </w:r>
      </w:hyperlink>
    </w:p>
    <w:p w14:paraId="2BDA50E6" w14:textId="0BB456FF" w:rsidR="0010204B" w:rsidRDefault="002563CF">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715E3F00" w14:textId="4FAD7550" w:rsidR="0010204B" w:rsidRDefault="002563CF">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r w:rsidR="00A757A6" w14:paraId="18BCCBEF" w14:textId="77777777" w:rsidTr="00FC60BE">
        <w:trPr>
          <w:ins w:id="19" w:author="Molly McEvilley [2]" w:date="2021-10-06T11:27:00Z"/>
        </w:trPr>
        <w:tc>
          <w:tcPr>
            <w:tcW w:w="999" w:type="dxa"/>
          </w:tcPr>
          <w:p w14:paraId="5EADE376" w14:textId="17435F22" w:rsidR="00A757A6" w:rsidRDefault="00521E4C" w:rsidP="004402C9">
            <w:pPr>
              <w:spacing w:before="0" w:after="0" w:line="240" w:lineRule="auto"/>
              <w:rPr>
                <w:ins w:id="20" w:author="Molly McEvilley [2]" w:date="2021-10-06T11:27:00Z"/>
              </w:rPr>
            </w:pPr>
            <w:ins w:id="21" w:author="Molly McEvilley [2]" w:date="2021-10-06T11:27:00Z">
              <w:r>
                <w:t>1.1</w:t>
              </w:r>
            </w:ins>
          </w:p>
        </w:tc>
        <w:tc>
          <w:tcPr>
            <w:tcW w:w="1512" w:type="dxa"/>
          </w:tcPr>
          <w:p w14:paraId="4FFC0EAF" w14:textId="77777777" w:rsidR="00A757A6" w:rsidRDefault="00A757A6" w:rsidP="004402C9">
            <w:pPr>
              <w:spacing w:before="0" w:after="0" w:line="240" w:lineRule="auto"/>
              <w:rPr>
                <w:ins w:id="22" w:author="Molly McEvilley [2]" w:date="2021-10-06T11:27:00Z"/>
              </w:rPr>
            </w:pPr>
          </w:p>
        </w:tc>
        <w:tc>
          <w:tcPr>
            <w:tcW w:w="6839" w:type="dxa"/>
          </w:tcPr>
          <w:p w14:paraId="13CC1E8D" w14:textId="77777777" w:rsidR="00A757A6" w:rsidRDefault="00A757A6" w:rsidP="004402C9">
            <w:pPr>
              <w:spacing w:before="0" w:after="0" w:line="240" w:lineRule="auto"/>
              <w:rPr>
                <w:ins w:id="23" w:author="Molly McEvilley [2]" w:date="2021-10-06T11:27:00Z"/>
              </w:rPr>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4" w:name="_Toc37849730"/>
      <w:bookmarkStart w:id="25" w:name="_Toc79153915"/>
      <w:r w:rsidRPr="00C52062">
        <w:lastRenderedPageBreak/>
        <w:t>Introduction</w:t>
      </w:r>
      <w:bookmarkEnd w:id="0"/>
      <w:bookmarkEnd w:id="1"/>
      <w:bookmarkEnd w:id="24"/>
      <w:bookmarkEnd w:id="25"/>
    </w:p>
    <w:p w14:paraId="5DE97F33" w14:textId="0F5B2D87" w:rsidR="007F6B46" w:rsidRPr="00416D60" w:rsidRDefault="00B014FA" w:rsidP="0088191A">
      <w:pPr>
        <w:pStyle w:val="Heading2"/>
        <w:ind w:left="900" w:hanging="900"/>
      </w:pPr>
      <w:bookmarkStart w:id="26" w:name="_Toc497116383"/>
      <w:bookmarkStart w:id="27" w:name="_Toc498527171"/>
      <w:bookmarkStart w:id="28" w:name="_Toc499292008"/>
      <w:bookmarkStart w:id="29" w:name="_Toc499543968"/>
      <w:bookmarkStart w:id="30" w:name="_Toc37849731"/>
      <w:bookmarkStart w:id="31" w:name="_Toc79153916"/>
      <w:r w:rsidRPr="00416D60">
        <w:t xml:space="preserve">Background: </w:t>
      </w:r>
      <w:r w:rsidR="007F6B46" w:rsidRPr="00416D60">
        <w:t>Ann</w:t>
      </w:r>
      <w:r w:rsidRPr="00416D60">
        <w:t>ual Homeless Assessment Report</w:t>
      </w:r>
      <w:bookmarkEnd w:id="26"/>
      <w:bookmarkEnd w:id="27"/>
      <w:bookmarkEnd w:id="28"/>
      <w:bookmarkEnd w:id="29"/>
      <w:r w:rsidRPr="00416D60">
        <w:t xml:space="preserve"> and the Longitudinal System Analysis</w:t>
      </w:r>
      <w:bookmarkEnd w:id="30"/>
      <w:bookmarkEnd w:id="3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 w:name="_Toc499543972"/>
      <w:bookmarkStart w:id="33" w:name="_Toc37849732"/>
      <w:bookmarkStart w:id="34" w:name="_Toc79153917"/>
      <w:r w:rsidRPr="0036072B">
        <w:t>About This Document</w:t>
      </w:r>
      <w:bookmarkStart w:id="35" w:name="_Toc499292012"/>
      <w:bookmarkStart w:id="36" w:name="_Toc499543973"/>
      <w:bookmarkEnd w:id="32"/>
      <w:bookmarkEnd w:id="33"/>
      <w:bookmarkEnd w:id="34"/>
    </w:p>
    <w:p w14:paraId="57D1D754" w14:textId="77777777" w:rsidR="007F6B46" w:rsidRPr="0036072B" w:rsidRDefault="007F6B46" w:rsidP="009336C4">
      <w:pPr>
        <w:pStyle w:val="Heading3"/>
      </w:pPr>
      <w:r w:rsidRPr="0036072B">
        <w:t>Intended Audience</w:t>
      </w:r>
      <w:bookmarkEnd w:id="35"/>
      <w:bookmarkEnd w:id="3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7"/>
    </w:p>
    <w:p w14:paraId="03B12582" w14:textId="77777777" w:rsidR="007F6B46" w:rsidRPr="009336C4" w:rsidRDefault="007F6B46" w:rsidP="009336C4">
      <w:pPr>
        <w:pStyle w:val="Heading3"/>
      </w:pPr>
      <w:bookmarkStart w:id="38" w:name="_Toc497116386"/>
      <w:bookmarkStart w:id="39" w:name="_Toc498527174"/>
      <w:bookmarkStart w:id="40" w:name="_Toc499292013"/>
      <w:bookmarkStart w:id="41" w:name="_Toc499543974"/>
      <w:r w:rsidRPr="0036072B">
        <w:lastRenderedPageBreak/>
        <w:t>Purpose</w:t>
      </w:r>
      <w:bookmarkEnd w:id="38"/>
      <w:bookmarkEnd w:id="39"/>
      <w:r w:rsidRPr="0036072B">
        <w:t xml:space="preserve"> and Scope</w:t>
      </w:r>
      <w:bookmarkEnd w:id="40"/>
      <w:bookmarkEnd w:id="4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2" w:name="_Toc499292014"/>
      <w:bookmarkStart w:id="43" w:name="_Toc499543975"/>
      <w:bookmarkStart w:id="44" w:name="_Toc497116389"/>
      <w:bookmarkStart w:id="45" w:name="_Toc498527177"/>
      <w:r w:rsidRPr="0036072B">
        <w:t xml:space="preserve">Structure and </w:t>
      </w:r>
      <w:r w:rsidRPr="009336C4">
        <w:t>Content</w:t>
      </w:r>
      <w:bookmarkEnd w:id="42"/>
      <w:bookmarkEnd w:id="4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6" w:name="_Toc499292015"/>
      <w:bookmarkStart w:id="47" w:name="_Toc499543976"/>
      <w:r w:rsidRPr="0036072B">
        <w:t>External References</w:t>
      </w:r>
      <w:bookmarkEnd w:id="44"/>
      <w:bookmarkEnd w:id="45"/>
      <w:bookmarkEnd w:id="46"/>
      <w:bookmarkEnd w:id="4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11063291"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48" w:author="Molly McEvilley [2]" w:date="2021-10-06T09:59:00Z">
        <w:r w:rsidR="008A7F66" w:rsidDel="006D0608">
          <w:rPr>
            <w:rStyle w:val="Strong"/>
          </w:rPr>
          <w:delText>0</w:delText>
        </w:r>
      </w:del>
      <w:commentRangeStart w:id="49"/>
      <w:ins w:id="50" w:author="Molly McEvilley [2]" w:date="2021-10-06T09:59:00Z">
        <w:r w:rsidR="006D0608">
          <w:rPr>
            <w:rStyle w:val="Strong"/>
          </w:rPr>
          <w:t>2</w:t>
        </w:r>
      </w:ins>
      <w:commentRangeEnd w:id="49"/>
      <w:ins w:id="51" w:author="Molly McEvilley [2]" w:date="2021-10-07T10:59:00Z">
        <w:r w:rsidR="00B93B0E">
          <w:rPr>
            <w:rStyle w:val="CommentReference"/>
          </w:rPr>
          <w:commentReference w:id="49"/>
        </w:r>
      </w:ins>
      <w:r w:rsidR="00E82149">
        <w:rPr>
          <w:rStyle w:val="Strong"/>
        </w:rPr>
        <w:t xml:space="preserve"> </w:t>
      </w:r>
      <w:r>
        <w:t>(</w:t>
      </w:r>
      <w:r w:rsidR="00341177">
        <w:fldChar w:fldCharType="begin"/>
      </w:r>
      <w:ins w:id="52" w:author="Molly McEvilley [2]" w:date="2021-10-06T09:59:00Z">
        <w:r w:rsidR="004B1039">
          <w:instrText>HYPERLINK "https://www.hudhdx.info/Resources/Vendors/HMIS_CSV_Specifications_FY2022_v1.2_clean.pdf"</w:instrText>
        </w:r>
      </w:ins>
      <w:del w:id="53" w:author="Molly McEvilley [2]" w:date="2021-10-06T09:59:00Z">
        <w:r w:rsidR="00341177" w:rsidDel="004B1039">
          <w:delInstrText xml:space="preserve"> HYPERLINK "https://www.hudhdx.info/Resources/Vendors/HMIS_CSV_Specifications_FY2022_v1.0.pdf" </w:delInstrText>
        </w:r>
      </w:del>
      <w:r w:rsidR="00341177">
        <w:fldChar w:fldCharType="separate"/>
      </w:r>
      <w:r w:rsidRPr="00370C39">
        <w:rPr>
          <w:rStyle w:val="Hyperlink"/>
        </w:rPr>
        <w:t>HMIS CSV</w:t>
      </w:r>
      <w:r w:rsidR="00341177">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54" w:name="_Toc497116390"/>
      <w:bookmarkStart w:id="55" w:name="_Toc498527178"/>
      <w:bookmarkStart w:id="56" w:name="_Toc499292016"/>
      <w:bookmarkStart w:id="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8" w:name="_Toc37849733"/>
      <w:bookmarkStart w:id="59" w:name="_Toc79153918"/>
      <w:bookmarkEnd w:id="54"/>
      <w:bookmarkEnd w:id="55"/>
      <w:bookmarkEnd w:id="56"/>
      <w:bookmarkEnd w:id="57"/>
      <w:r w:rsidRPr="0036072B">
        <w:t>Definitions/Acronyms</w:t>
      </w:r>
      <w:bookmarkEnd w:id="58"/>
      <w:bookmarkEnd w:id="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60" w:name="_Toc37849734"/>
      <w:bookmarkStart w:id="61" w:name="_Toc79153919"/>
      <w:r w:rsidRPr="00C52062">
        <w:lastRenderedPageBreak/>
        <w:t xml:space="preserve">HDX </w:t>
      </w:r>
      <w:bookmarkEnd w:id="60"/>
      <w:r w:rsidR="00AD44E9" w:rsidRPr="00C52062">
        <w:t>2.0 Upload</w:t>
      </w:r>
      <w:bookmarkEnd w:id="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62" w:name="_Toc37849735"/>
      <w:bookmarkStart w:id="63" w:name="_Toc79153920"/>
      <w:r>
        <w:t>Project.csv</w:t>
      </w:r>
      <w:bookmarkEnd w:id="62"/>
      <w:bookmarkEnd w:id="63"/>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64" w:name="_Toc37849736"/>
      <w:bookmarkStart w:id="65" w:name="_Toc79153921"/>
      <w:r>
        <w:t>Organization.csv</w:t>
      </w:r>
      <w:bookmarkEnd w:id="64"/>
      <w:bookmarkEnd w:id="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66" w:name="_Toc37849737"/>
      <w:bookmarkStart w:id="67" w:name="_Toc79153922"/>
      <w:r>
        <w:t>Funder.csv</w:t>
      </w:r>
      <w:bookmarkEnd w:id="66"/>
      <w:bookmarkEnd w:id="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68" w:name="_Toc37849738"/>
      <w:bookmarkStart w:id="69" w:name="_Toc79153923"/>
      <w:r>
        <w:t>ProjectCoC.csv</w:t>
      </w:r>
      <w:bookmarkEnd w:id="68"/>
      <w:bookmarkEnd w:id="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70" w:name="_Toc37849739"/>
      <w:bookmarkStart w:id="71" w:name="_Toc38030514"/>
      <w:bookmarkStart w:id="72" w:name="_Toc79153924"/>
      <w:r>
        <w:t>Inventory.csv</w:t>
      </w:r>
      <w:bookmarkEnd w:id="70"/>
      <w:bookmarkEnd w:id="71"/>
      <w:bookmarkEnd w:id="72"/>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73" w:name="_Toc37849740"/>
      <w:bookmarkStart w:id="74" w:name="_Toc79153925"/>
      <w:r w:rsidRPr="00107D01">
        <w:t>LSAReport.csv</w:t>
      </w:r>
      <w:bookmarkEnd w:id="73"/>
      <w:bookmarkEnd w:id="74"/>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2563CF"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2563CF"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75" w:name="_Toc37973097"/>
      <w:bookmarkStart w:id="76" w:name="_Toc37973652"/>
      <w:bookmarkStart w:id="77" w:name="_Toc37974203"/>
      <w:bookmarkStart w:id="78" w:name="_Toc37974755"/>
      <w:bookmarkStart w:id="79" w:name="_Toc37849741"/>
      <w:bookmarkStart w:id="80" w:name="_Toc79153926"/>
      <w:bookmarkEnd w:id="75"/>
      <w:bookmarkEnd w:id="76"/>
      <w:bookmarkEnd w:id="77"/>
      <w:bookmarkEnd w:id="78"/>
      <w:r w:rsidRPr="00107D01">
        <w:t>LSAPerson.csv</w:t>
      </w:r>
      <w:bookmarkEnd w:id="79"/>
      <w:bookmarkEnd w:id="80"/>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81" w:name="_Toc37849742"/>
      <w:bookmarkStart w:id="82" w:name="_Toc79153927"/>
      <w:r w:rsidRPr="00914087">
        <w:t>LSAHousehold.csv</w:t>
      </w:r>
      <w:bookmarkEnd w:id="81"/>
      <w:bookmarkEnd w:id="82"/>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83" w:name="_Toc37849743"/>
      <w:bookmarkStart w:id="84" w:name="_Toc79153928"/>
      <w:r>
        <w:t>LSAExit</w:t>
      </w:r>
      <w:r w:rsidRPr="00C52062">
        <w:t>.csv</w:t>
      </w:r>
      <w:bookmarkEnd w:id="83"/>
      <w:bookmarkEnd w:id="84"/>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85" w:name="_Toc37849744"/>
      <w:bookmarkStart w:id="86" w:name="_Toc79153929"/>
      <w:r>
        <w:t>LSACalculated</w:t>
      </w:r>
      <w:r w:rsidRPr="00C52062">
        <w:t>.csv</w:t>
      </w:r>
      <w:bookmarkEnd w:id="85"/>
      <w:bookmarkEnd w:id="8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It is also used for counts of persons, households, and bednights</w:t>
      </w:r>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bednights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87" w:name="_Toc37849745"/>
      <w:bookmarkStart w:id="88" w:name="_Toc79153930"/>
      <w:bookmarkEnd w:id="2"/>
      <w:r>
        <w:lastRenderedPageBreak/>
        <w:t xml:space="preserve">HMIS Business </w:t>
      </w:r>
      <w:bookmarkEnd w:id="87"/>
      <w:r w:rsidR="00AD1657">
        <w:t>Logic: Core Concepts</w:t>
      </w:r>
      <w:bookmarkEnd w:id="88"/>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(BedNightDate)</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(BedNightDate)</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06DE3A01" w:rsidR="00B76398" w:rsidRDefault="00B76398" w:rsidP="00DF48A5">
      <w:r>
        <w:lastRenderedPageBreak/>
        <w:t>As described, it is a process that creates records in two ‘temporary tables’ – tlsa_HHID and tlsa_Enrollment</w:t>
      </w:r>
      <w:r w:rsidR="004873DC">
        <w:t xml:space="preserve">. </w:t>
      </w:r>
      <w:r>
        <w:t xml:space="preserve">They are highly de-normalized and include both HMIS data (e.g., </w:t>
      </w:r>
      <w:commentRangeStart w:id="89"/>
      <w:del w:id="90" w:author="Molly McEvilley [2]" w:date="2021-10-27T11:59:00Z">
        <w:r w:rsidRPr="00B76398" w:rsidDel="00176C7F">
          <w:rPr>
            <w:i/>
            <w:iCs/>
          </w:rPr>
          <w:delText>ProjectType</w:delText>
        </w:r>
      </w:del>
      <w:ins w:id="91" w:author="Molly McEvilley [2]" w:date="2021-10-27T11:59:00Z">
        <w:r w:rsidR="00176C7F" w:rsidRPr="00B76398">
          <w:rPr>
            <w:i/>
            <w:iCs/>
          </w:rPr>
          <w:t>Project</w:t>
        </w:r>
        <w:r w:rsidR="00176C7F">
          <w:rPr>
            <w:i/>
            <w:iCs/>
          </w:rPr>
          <w:t>ID</w:t>
        </w:r>
        <w:commentRangeEnd w:id="89"/>
        <w:r w:rsidR="00176C7F">
          <w:rPr>
            <w:rStyle w:val="CommentReference"/>
          </w:rPr>
          <w:commentReference w:id="89"/>
        </w:r>
      </w:ins>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household type columns in tlsa_HHID</w:t>
      </w:r>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92" w:name="_Report_Parameters"/>
      <w:bookmarkStart w:id="93" w:name="_Report_Parameters_and"/>
      <w:bookmarkStart w:id="94" w:name="_Toc497116396"/>
      <w:bookmarkStart w:id="95" w:name="_Toc498527188"/>
      <w:bookmarkStart w:id="96" w:name="_Toc499543979"/>
      <w:bookmarkStart w:id="97" w:name="_Toc37849746"/>
      <w:bookmarkStart w:id="98" w:name="_Toc79153931"/>
      <w:bookmarkStart w:id="99" w:name="_Toc498527190"/>
      <w:bookmarkEnd w:id="92"/>
      <w:bookmarkEnd w:id="93"/>
      <w:r w:rsidRPr="00107D01">
        <w:lastRenderedPageBreak/>
        <w:t>Report Parameters</w:t>
      </w:r>
      <w:bookmarkEnd w:id="94"/>
      <w:bookmarkEnd w:id="95"/>
      <w:bookmarkEnd w:id="96"/>
      <w:r w:rsidR="00E14C44">
        <w:t xml:space="preserve"> </w:t>
      </w:r>
      <w:r w:rsidR="00D87EAD">
        <w:t xml:space="preserve">and Metadata </w:t>
      </w:r>
      <w:r w:rsidR="00E14928">
        <w:t>(lsa_Report)</w:t>
      </w:r>
      <w:bookmarkEnd w:id="97"/>
      <w:bookmarkEnd w:id="9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100" w:name="_Hlk490711189"/>
      <w:r w:rsidRPr="00A6067F">
        <w:t xml:space="preserve">The HUD-assigned code identifying the continuum for which the </w:t>
      </w:r>
      <w:r w:rsidR="0002698D" w:rsidRPr="00A6067F">
        <w:t>LSA</w:t>
      </w:r>
      <w:r w:rsidRPr="00A6067F">
        <w:t xml:space="preserve"> is being produced</w:t>
      </w:r>
      <w:bookmarkEnd w:id="10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01" w:name="_HMIS_Data_Elements"/>
      <w:bookmarkStart w:id="102" w:name="_Toc37849747"/>
      <w:bookmarkStart w:id="103" w:name="_Toc79153932"/>
      <w:bookmarkEnd w:id="99"/>
      <w:bookmarkEnd w:id="101"/>
      <w:r>
        <w:t xml:space="preserve">LSA Reporting Cohorts </w:t>
      </w:r>
      <w:r w:rsidR="00E14928">
        <w:t>and Dates (</w:t>
      </w:r>
      <w:proofErr w:type="spellStart"/>
      <w:r w:rsidR="00E14928">
        <w:t>tlsa_CohortDates</w:t>
      </w:r>
      <w:proofErr w:type="spellEnd"/>
      <w:r w:rsidR="00E14928">
        <w:t>)</w:t>
      </w:r>
      <w:bookmarkEnd w:id="102"/>
      <w:bookmarkEnd w:id="10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04" w:name="_Toc37849748"/>
      <w:bookmarkStart w:id="105" w:name="_Toc79153933"/>
      <w:r>
        <w:t>HMIS Household Enrollments (tlsa_HHID)</w:t>
      </w:r>
      <w:bookmarkEnd w:id="104"/>
      <w:bookmarkEnd w:id="105"/>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lastRenderedPageBreak/>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proofErr w:type="spellStart"/>
            <w:ins w:id="106" w:author="Molly McEvilley [2]" w:date="2021-10-21T10:36:00Z">
              <w:r>
                <w:rPr>
                  <w:b/>
                </w:rPr>
                <w:t>LSA</w:t>
              </w:r>
            </w:ins>
            <w:r w:rsidR="00D27CF7" w:rsidRPr="00C032F4">
              <w:rPr>
                <w:b/>
              </w:rPr>
              <w:t>ProjectType</w:t>
            </w:r>
            <w:proofErr w:type="spellEnd"/>
          </w:p>
        </w:tc>
        <w:tc>
          <w:tcPr>
            <w:tcW w:w="7020" w:type="dxa"/>
          </w:tcPr>
          <w:p w14:paraId="6FB1D266" w14:textId="77777777" w:rsidR="00D27CF7" w:rsidRDefault="00D27CF7" w:rsidP="0084349D">
            <w:pPr>
              <w:pStyle w:val="NoSpacing"/>
              <w:rPr>
                <w:ins w:id="107" w:author="Molly McEvilley [2]" w:date="2021-10-21T10:36:00Z"/>
              </w:rPr>
            </w:pPr>
            <w:r>
              <w:t xml:space="preserve">From </w:t>
            </w:r>
            <w:proofErr w:type="spellStart"/>
            <w:r>
              <w:t>hmis_Project</w:t>
            </w:r>
            <w:proofErr w:type="spellEnd"/>
            <w:ins w:id="108" w:author="Molly McEvilley [2]" w:date="2021-10-21T10:36:00Z">
              <w:r w:rsidR="00282613">
                <w:t xml:space="preserve"> </w:t>
              </w:r>
              <w:r w:rsidR="00282613" w:rsidRPr="00C76BC9">
                <w:rPr>
                  <w:i/>
                  <w:iCs/>
                  <w:rPrChange w:id="109" w:author="Molly McEvilley [2]" w:date="2021-10-21T10:38:00Z">
                    <w:rPr/>
                  </w:rPrChange>
                </w:rPr>
                <w:t>ProjectType</w:t>
              </w:r>
              <w:r w:rsidR="00282613">
                <w:t xml:space="preserve"> and </w:t>
              </w:r>
              <w:proofErr w:type="spellStart"/>
              <w:r w:rsidR="00282613" w:rsidRPr="00C76BC9">
                <w:rPr>
                  <w:i/>
                  <w:iCs/>
                  <w:rPrChange w:id="110" w:author="Molly McEvilley [2]" w:date="2021-10-21T10:38:00Z">
                    <w:rPr/>
                  </w:rPrChange>
                </w:rPr>
                <w:t>TrackingMethod</w:t>
              </w:r>
              <w:proofErr w:type="spellEnd"/>
              <w:r w:rsidR="00282613">
                <w:t xml:space="preserve"> columns.</w:t>
              </w:r>
            </w:ins>
          </w:p>
          <w:p w14:paraId="6D3DD66D" w14:textId="77777777" w:rsidR="00282613" w:rsidRDefault="00282613" w:rsidP="0084349D">
            <w:pPr>
              <w:pStyle w:val="NoSpacing"/>
              <w:rPr>
                <w:ins w:id="111" w:author="Molly McEvilley [2]" w:date="2021-10-21T10:37:00Z"/>
              </w:rPr>
            </w:pPr>
            <w:ins w:id="112" w:author="Molly McEvilley [2]" w:date="2021-10-21T10:36:00Z">
              <w:r>
                <w:t xml:space="preserve">If </w:t>
              </w:r>
              <w:r w:rsidRPr="002B04FF">
                <w:rPr>
                  <w:i/>
                  <w:iCs/>
                  <w:rPrChange w:id="113" w:author="Molly McEvilley [2]" w:date="2021-10-21T10:37:00Z">
                    <w:rPr/>
                  </w:rPrChange>
                </w:rPr>
                <w:t>ProjectType</w:t>
              </w:r>
              <w:r>
                <w:t xml:space="preserve"> = 1 and </w:t>
              </w:r>
              <w:proofErr w:type="spellStart"/>
              <w:r w:rsidRPr="002B04FF">
                <w:rPr>
                  <w:i/>
                  <w:iCs/>
                  <w:rPrChange w:id="114" w:author="Molly McEvilley [2]" w:date="2021-10-21T10:37:00Z">
                    <w:rPr/>
                  </w:rPrChange>
                </w:rPr>
                <w:t>TrackingMethod</w:t>
              </w:r>
              <w:proofErr w:type="spellEnd"/>
              <w:r>
                <w:t xml:space="preserve"> = 0</w:t>
              </w:r>
            </w:ins>
            <w:ins w:id="115" w:author="Molly McEvilley [2]" w:date="2021-10-21T10:37:00Z">
              <w:r>
                <w:t xml:space="preserve">, </w:t>
              </w:r>
              <w:proofErr w:type="spellStart"/>
              <w:r w:rsidRPr="002B04FF">
                <w:rPr>
                  <w:b/>
                  <w:bCs/>
                  <w:rPrChange w:id="116" w:author="Molly McEvilley [2]" w:date="2021-10-21T10:37:00Z">
                    <w:rPr/>
                  </w:rPrChange>
                </w:rPr>
                <w:t>LSAProjectType</w:t>
              </w:r>
              <w:proofErr w:type="spellEnd"/>
              <w:r>
                <w:t xml:space="preserve"> = 0</w:t>
              </w:r>
            </w:ins>
          </w:p>
          <w:p w14:paraId="0B987A2A" w14:textId="77777777" w:rsidR="00282613" w:rsidRDefault="00282613" w:rsidP="002B04FF">
            <w:pPr>
              <w:pStyle w:val="NoSpacing"/>
              <w:rPr>
                <w:ins w:id="117" w:author="Molly McEvilley [2]" w:date="2021-10-21T10:37:00Z"/>
              </w:rPr>
            </w:pPr>
            <w:ins w:id="118" w:author="Molly McEvilley [2]" w:date="2021-10-21T10:37:00Z">
              <w:r>
                <w:t xml:space="preserve">If </w:t>
              </w:r>
              <w:r w:rsidRPr="002B04FF">
                <w:rPr>
                  <w:i/>
                  <w:iCs/>
                  <w:rPrChange w:id="119" w:author="Molly McEvilley [2]" w:date="2021-10-21T10:37:00Z">
                    <w:rPr/>
                  </w:rPrChange>
                </w:rPr>
                <w:t>ProjectType</w:t>
              </w:r>
              <w:r>
                <w:t xml:space="preserve"> = 1 and </w:t>
              </w:r>
              <w:proofErr w:type="spellStart"/>
              <w:r w:rsidRPr="002B04FF">
                <w:rPr>
                  <w:i/>
                  <w:iCs/>
                  <w:rPrChange w:id="120" w:author="Molly McEvilley [2]" w:date="2021-10-21T10:37:00Z">
                    <w:rPr/>
                  </w:rPrChange>
                </w:rPr>
                <w:t>TrackingMethod</w:t>
              </w:r>
              <w:proofErr w:type="spellEnd"/>
              <w:r>
                <w:t xml:space="preserve"> = 3, </w:t>
              </w:r>
              <w:proofErr w:type="spellStart"/>
              <w:r w:rsidRPr="002B04FF">
                <w:rPr>
                  <w:b/>
                  <w:bCs/>
                  <w:rPrChange w:id="121" w:author="Molly McEvilley [2]" w:date="2021-10-21T10:37:00Z">
                    <w:rPr/>
                  </w:rPrChange>
                </w:rPr>
                <w:t>LSAProjectType</w:t>
              </w:r>
              <w:proofErr w:type="spellEnd"/>
              <w:r>
                <w:t xml:space="preserve"> = </w:t>
              </w:r>
              <w:r w:rsidR="002B04FF">
                <w:t>1</w:t>
              </w:r>
            </w:ins>
          </w:p>
          <w:p w14:paraId="367FB6DC" w14:textId="0C2B31CB" w:rsidR="002B04FF" w:rsidRDefault="002B04FF" w:rsidP="00B30B2D">
            <w:pPr>
              <w:pStyle w:val="NoSpacing"/>
            </w:pPr>
            <w:ins w:id="122" w:author="Molly McEvilley [2]" w:date="2021-10-21T10:37:00Z">
              <w:r>
                <w:t xml:space="preserve">Otherwise, </w:t>
              </w:r>
            </w:ins>
            <w:proofErr w:type="spellStart"/>
            <w:ins w:id="123" w:author="Molly McEvilley [2]" w:date="2021-10-21T10:38:00Z">
              <w:r>
                <w:t>LSAProjectType</w:t>
              </w:r>
              <w:proofErr w:type="spellEnd"/>
              <w:r>
                <w:t xml:space="preserve"> = </w:t>
              </w:r>
              <w:proofErr w:type="spellStart"/>
              <w:r w:rsidR="00C76BC9">
                <w:t>hmis_Project.</w:t>
              </w:r>
              <w:r w:rsidR="00C76BC9" w:rsidRPr="00C76BC9">
                <w:rPr>
                  <w:i/>
                  <w:iCs/>
                  <w:rPrChange w:id="124" w:author="Molly McEvilley [2]" w:date="2021-10-21T10:38:00Z">
                    <w:rPr/>
                  </w:rPrChange>
                </w:rPr>
                <w:t>ProjectType</w:t>
              </w:r>
              <w:proofErr w:type="spellEnd"/>
              <w:r w:rsidR="00C76BC9">
                <w:t>.</w:t>
              </w:r>
            </w:ins>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r>
              <w:rPr>
                <w:bCs/>
              </w:rPr>
              <w:t>PITOctober</w:t>
            </w:r>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r>
              <w:rPr>
                <w:bCs/>
              </w:rPr>
              <w:t>PITJanuary</w:t>
            </w:r>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r>
              <w:rPr>
                <w:bCs/>
              </w:rPr>
              <w:t>PITApril</w:t>
            </w:r>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r>
              <w:rPr>
                <w:bCs/>
              </w:rPr>
              <w:t>PITJuly</w:t>
            </w:r>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25"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25"/>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r>
        <w:t>Project.</w:t>
      </w:r>
      <w:r>
        <w:rPr>
          <w:i/>
          <w:iCs/>
        </w:rPr>
        <w:t>OperatingEndDate</w:t>
      </w:r>
      <w:r w:rsidR="00FF46B8">
        <w:t xml:space="preserve"> is NULL; or </w:t>
      </w:r>
    </w:p>
    <w:p w14:paraId="1D3242C8" w14:textId="44F8C3FD" w:rsidR="00D27CF7" w:rsidRDefault="00FF46B8" w:rsidP="00FF46B8">
      <w:pPr>
        <w:pStyle w:val="ListParagraph"/>
        <w:numPr>
          <w:ilvl w:val="1"/>
          <w:numId w:val="32"/>
        </w:numPr>
      </w:pPr>
      <w:r>
        <w:t>Project.</w:t>
      </w:r>
      <w:r>
        <w:rPr>
          <w:i/>
          <w:iCs/>
        </w:rPr>
        <w:t>OperatingEndDate</w:t>
      </w:r>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r w:rsidRPr="002F0D32">
        <w:rPr>
          <w:u w:val="single"/>
        </w:rPr>
        <w:t>Project.</w:t>
      </w:r>
      <w:r w:rsidRPr="002F0D32">
        <w:rPr>
          <w:i/>
          <w:iCs/>
          <w:u w:val="single"/>
        </w:rPr>
        <w:t>OperatingEndDate</w:t>
      </w:r>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r w:rsidRPr="002F0D32">
        <w:t>EnrollmentCoC</w:t>
      </w:r>
      <w:r>
        <w:t xml:space="preserve"> record where </w:t>
      </w:r>
      <w:proofErr w:type="spellStart"/>
      <w:r w:rsidRPr="003D6740">
        <w:rPr>
          <w:i/>
          <w:iCs/>
        </w:rPr>
        <w:t>InformationDate</w:t>
      </w:r>
      <w:proofErr w:type="spellEnd"/>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r w:rsidR="003C4035" w:rsidRPr="003C4035">
        <w:rPr>
          <w:i/>
        </w:rPr>
        <w:t>BedNightDate</w:t>
      </w:r>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On or before the earliest non-NULL value for Project.</w:t>
      </w:r>
      <w:r w:rsidRPr="00982618">
        <w:rPr>
          <w:i/>
          <w:iCs/>
        </w:rPr>
        <w:t>OperatingEnd</w:t>
      </w:r>
      <w:r w:rsidRPr="00B12CB8">
        <w:rPr>
          <w:i/>
          <w:iCs/>
        </w:rPr>
        <w:t>Date</w:t>
      </w:r>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 This will only differ from hmis_Enrollment.</w:t>
      </w:r>
      <w:r>
        <w:rPr>
          <w:i/>
          <w:iCs/>
        </w:rPr>
        <w:t xml:space="preserve">EntryDate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3B40FCBD" w:rsidR="00D27CF7" w:rsidRPr="00CB505E" w:rsidRDefault="00D27CF7" w:rsidP="00D27CF7">
      <w:r>
        <w:t>Exits that occur after the end of the report period are not relevant;</w:t>
      </w:r>
      <w:del w:id="126" w:author="Molly McEvilley [2]" w:date="2021-10-14T08:44:00Z">
        <w:r w:rsidDel="00FF4080">
          <w:delText xml:space="preserve"> if </w:delText>
        </w:r>
        <w:r w:rsidRPr="00A965E2" w:rsidDel="00FF4080">
          <w:rPr>
            <w:i/>
            <w:iCs/>
          </w:rPr>
          <w:delText>ExitDate</w:delText>
        </w:r>
        <w:r w:rsidDel="00FF4080">
          <w:delText xml:space="preserve"> &gt; </w:delText>
        </w:r>
        <w:r w:rsidRPr="00A965E2" w:rsidDel="00FF4080">
          <w:rPr>
            <w:rFonts w:cstheme="minorHAnsi"/>
            <w:u w:val="single"/>
          </w:rPr>
          <w:delText>ReportEnd</w:delText>
        </w:r>
      </w:del>
      <w:del w:id="127" w:author="Molly McEvilley [2]" w:date="2021-10-14T08:36:00Z">
        <w:r w:rsidDel="00034DEF">
          <w:delText>,</w:delText>
        </w:r>
      </w:del>
      <w:r>
        <w:t xml:space="preserve"> the </w:t>
      </w:r>
      <w:proofErr w:type="spellStart"/>
      <w:r>
        <w:t>tlsa_HHID.</w:t>
      </w:r>
      <w:r w:rsidRPr="001A2AE2">
        <w:rPr>
          <w:b/>
          <w:bCs/>
        </w:rPr>
        <w:t>ExitDate</w:t>
      </w:r>
      <w:proofErr w:type="spellEnd"/>
      <w:r>
        <w:t xml:space="preserve"> should be </w:t>
      </w:r>
      <w:r w:rsidR="00143E83">
        <w:t>NULL</w:t>
      </w:r>
      <w:r>
        <w:t xml:space="preserve"> </w:t>
      </w:r>
      <w:ins w:id="128" w:author="Molly McEvilley [2]" w:date="2021-10-14T08:45:00Z">
        <w:r w:rsidR="00126B39">
          <w:t xml:space="preserve">if the logic below </w:t>
        </w:r>
        <w:r w:rsidR="002B3C3A">
          <w:t xml:space="preserve">yields a date that falls after </w:t>
        </w:r>
        <w:r w:rsidR="002B3C3A" w:rsidRPr="000322A6">
          <w:rPr>
            <w:u w:val="single"/>
          </w:rPr>
          <w:t>Re</w:t>
        </w:r>
      </w:ins>
      <w:ins w:id="129" w:author="Molly McEvilley [2]" w:date="2021-10-14T08:46:00Z">
        <w:r w:rsidR="002B3C3A" w:rsidRPr="000322A6">
          <w:rPr>
            <w:u w:val="single"/>
          </w:rPr>
          <w:t>portEnd</w:t>
        </w:r>
        <w:r w:rsidR="002B3C3A">
          <w:t>.</w:t>
        </w:r>
      </w:ins>
      <w:del w:id="130" w:author="Molly McEvilley [2]" w:date="2021-10-14T08:46:00Z">
        <w:r w:rsidDel="002B3C3A">
          <w:delText>unless one of the conditions below apply</w:delText>
        </w:r>
        <w:r w:rsidR="004873DC" w:rsidDel="002B3C3A">
          <w:delText xml:space="preserve">. </w:delText>
        </w:r>
      </w:del>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rPr>
          <w:ins w:id="131" w:author="Molly McEvilley [2]" w:date="2021-10-06T10:50:00Z"/>
        </w:r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commentRangeStart w:id="132"/>
    </w:p>
    <w:p w14:paraId="37148FC6" w14:textId="1DAE1B1D" w:rsidR="00A313CE" w:rsidRDefault="00A313CE" w:rsidP="0005203D">
      <w:pPr>
        <w:pStyle w:val="ListParagraph"/>
        <w:numPr>
          <w:ilvl w:val="0"/>
          <w:numId w:val="35"/>
        </w:numPr>
        <w:rPr>
          <w:ins w:id="133" w:author="Molly McEvilley [2]" w:date="2021-10-14T08:32:00Z"/>
        </w:rPr>
      </w:pPr>
      <w:ins w:id="134" w:author="Molly McEvilley [2]" w:date="2021-10-06T10:50:00Z">
        <w:r>
          <w:t xml:space="preserve">The effective </w:t>
        </w:r>
        <w:r w:rsidRPr="001A130C">
          <w:rPr>
            <w:b/>
            <w:bCs/>
          </w:rPr>
          <w:t>ExitDate</w:t>
        </w:r>
        <w:r>
          <w:t xml:space="preserve"> is [</w:t>
        </w:r>
        <w:r w:rsidRPr="0005203D">
          <w:rPr>
            <w:i/>
            <w:iCs/>
          </w:rPr>
          <w:t>MoveInDate</w:t>
        </w:r>
        <w:r>
          <w:t xml:space="preserve"> + 1 day]</w:t>
        </w:r>
      </w:ins>
      <w:ins w:id="135" w:author="Molly McEvilley [2]" w:date="2021-10-06T10:51:00Z">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ins>
      <w:commentRangeEnd w:id="132"/>
      <w:ins w:id="136" w:author="Molly McEvilley [2]" w:date="2021-10-07T10:59:00Z">
        <w:r w:rsidR="00BA3BA7">
          <w:rPr>
            <w:rStyle w:val="CommentReference"/>
            <w:rFonts w:eastAsiaTheme="minorHAnsi" w:cstheme="minorBidi"/>
          </w:rPr>
          <w:commentReference w:id="132"/>
        </w:r>
      </w:ins>
    </w:p>
    <w:p w14:paraId="3B52EBB8" w14:textId="5818D4F1" w:rsidR="000A10B5" w:rsidRDefault="007608E2" w:rsidP="00553B6B">
      <w:pPr>
        <w:pStyle w:val="ListParagraph"/>
        <w:numPr>
          <w:ilvl w:val="1"/>
          <w:numId w:val="35"/>
        </w:numPr>
      </w:pPr>
      <w:ins w:id="137" w:author="Molly McEvilley [2]" w:date="2021-10-14T08:32:00Z">
        <w:r>
          <w:t xml:space="preserve">If the move-in date </w:t>
        </w:r>
        <w:r w:rsidR="00495310">
          <w:t xml:space="preserve">and the recorded exit date </w:t>
        </w:r>
      </w:ins>
      <w:ins w:id="138" w:author="Molly McEvilley [2]" w:date="2021-10-14T08:33:00Z">
        <w:r w:rsidR="00495310">
          <w:t xml:space="preserve">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 xml:space="preserve">should be NULL </w:t>
        </w:r>
        <w:commentRangeStart w:id="139"/>
        <w:r w:rsidR="003C6F45">
          <w:t>as exits that occur after the end of the repo</w:t>
        </w:r>
      </w:ins>
      <w:ins w:id="140" w:author="Molly McEvilley [2]" w:date="2021-10-14T08:34:00Z">
        <w:r w:rsidR="003C6F45">
          <w:t>rt period are not relevant.</w:t>
        </w:r>
      </w:ins>
      <w:commentRangeEnd w:id="139"/>
      <w:ins w:id="141" w:author="Molly McEvilley [2]" w:date="2021-10-21T08:37:00Z">
        <w:r w:rsidR="00A91CD3">
          <w:rPr>
            <w:rStyle w:val="CommentReference"/>
            <w:rFonts w:eastAsiaTheme="minorHAnsi" w:cstheme="minorBidi"/>
          </w:rPr>
          <w:commentReference w:id="139"/>
        </w:r>
      </w:ins>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ins w:id="142" w:author="Molly McEvilley [2]" w:date="2021-10-06T10:51:00Z"/>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rPr>
                <w:ins w:id="143" w:author="Molly McEvilley [2]" w:date="2021-10-06T10:51:00Z"/>
              </w:rPr>
            </w:pPr>
            <w:ins w:id="144" w:author="Molly McEvilley [2]" w:date="2021-10-06T10:52:00Z">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ins>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rPr>
                <w:ins w:id="145" w:author="Molly McEvilley [2]" w:date="2021-10-06T10:51:00Z"/>
              </w:rPr>
            </w:pPr>
            <w:ins w:id="146" w:author="Molly McEvilley [2]" w:date="2021-10-06T10:52:00Z">
              <w:r>
                <w:t>[</w:t>
              </w:r>
              <w:r w:rsidRPr="0005203D">
                <w:rPr>
                  <w:i/>
                  <w:iCs/>
                  <w:u w:val="single"/>
                </w:rPr>
                <w:t>MoveInDate</w:t>
              </w:r>
              <w:r>
                <w:t xml:space="preserve"> + 1 day]</w:t>
              </w:r>
            </w:ins>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commentRangeStart w:id="147"/>
            <w:r w:rsidRPr="002F0D32">
              <w:rPr>
                <w:i/>
                <w:iCs/>
              </w:rPr>
              <w:t>OperatingEndDate</w:t>
            </w:r>
            <w:r w:rsidRPr="002F0D32">
              <w:t xml:space="preserve"> &lt;</w:t>
            </w:r>
            <w:ins w:id="148" w:author="Molly McEvilley [2]" w:date="2021-10-14T08:26:00Z">
              <w:r w:rsidR="00196A49">
                <w:t>=</w:t>
              </w:r>
            </w:ins>
            <w:r w:rsidRPr="002F0D32">
              <w:t xml:space="preserve"> </w:t>
            </w:r>
            <w:r w:rsidRPr="00CA35DD">
              <w:rPr>
                <w:u w:val="single"/>
              </w:rPr>
              <w:t>ReportEnd</w:t>
            </w:r>
            <w:r>
              <w:rPr>
                <w:u w:val="single"/>
              </w:rPr>
              <w:t xml:space="preserve"> </w:t>
            </w:r>
            <w:commentRangeEnd w:id="147"/>
            <w:r w:rsidR="00845DD0">
              <w:rPr>
                <w:rStyle w:val="CommentReference"/>
                <w:rFonts w:eastAsiaTheme="minorHAnsi"/>
                <w:bCs w:val="0"/>
              </w:rPr>
              <w:commentReference w:id="147"/>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ins w:id="149" w:author="Molly McEvilley [2]" w:date="2021-10-14T08:26:00Z">
              <w:r w:rsidR="00196A49">
                <w:t>=</w:t>
              </w:r>
            </w:ins>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50" w:name="_ExitDest"/>
      <w:bookmarkEnd w:id="150"/>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ins w:id="151" w:author="Molly McEvilley [2]" w:date="2021-10-07T11:02:00Z">
        <w:r w:rsidR="002C3EC6">
          <w:t xml:space="preserve">  </w:t>
        </w:r>
        <w:commentRangeStart w:id="152"/>
        <w:r w:rsidR="002C3EC6">
          <w:t>The only exception to this</w:t>
        </w:r>
      </w:ins>
      <w:commentRangeEnd w:id="152"/>
      <w:ins w:id="153" w:author="Molly McEvilley [2]" w:date="2021-10-07T11:05:00Z">
        <w:r w:rsidR="003C2257">
          <w:rPr>
            <w:rStyle w:val="CommentReference"/>
          </w:rPr>
          <w:commentReference w:id="152"/>
        </w:r>
      </w:ins>
      <w:ins w:id="154" w:author="Molly McEvilley [2]" w:date="2021-10-07T11:02:00Z">
        <w:r w:rsidR="002C3EC6">
          <w:t xml:space="preserve"> is </w:t>
        </w:r>
      </w:ins>
      <w:ins w:id="155" w:author="Molly McEvilley [2]" w:date="2021-10-07T11:03:00Z">
        <w:r w:rsidR="00356F74">
          <w:t xml:space="preserve">for RRH exits when </w:t>
        </w:r>
        <w:r w:rsidR="002C3EC6">
          <w:t>the</w:t>
        </w:r>
        <w:r w:rsidR="00CB1E51">
          <w:t xml:space="preserve"> recorded exit date is </w:t>
        </w:r>
      </w:ins>
      <w:ins w:id="156" w:author="Molly McEvilley [2]" w:date="2021-10-07T11:04:00Z">
        <w:r w:rsidR="00CB1E51">
          <w:t xml:space="preserve">the same as the </w:t>
        </w:r>
        <w:r w:rsidR="00CB1E51" w:rsidRPr="00A85F69">
          <w:rPr>
            <w:b/>
            <w:bCs/>
            <w:rPrChange w:id="157" w:author="Molly McEvilley [2]" w:date="2021-10-07T11:04:00Z">
              <w:rPr/>
            </w:rPrChange>
          </w:rPr>
          <w:t>MoveInDate</w:t>
        </w:r>
        <w:r w:rsidR="00CB1E51">
          <w:t xml:space="preserve"> – </w:t>
        </w:r>
      </w:ins>
      <w:ins w:id="158" w:author="Molly McEvilley [2]" w:date="2021-10-07T11:05:00Z">
        <w:r w:rsidR="00D838A8">
          <w:t>the recorded destination is valid under those circumstances.</w:t>
        </w:r>
      </w:ins>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ins w:id="159" w:author="Molly McEvilley [2]" w:date="2021-10-07T11:01:00Z">
        <w:r w:rsidR="00A927F6">
          <w:rPr>
            <w:i/>
            <w:iCs/>
          </w:rPr>
          <w:t xml:space="preserve"> </w:t>
        </w:r>
        <w:r w:rsidR="006F4ED3">
          <w:t xml:space="preserve">and </w:t>
        </w:r>
        <w:proofErr w:type="spellStart"/>
        <w:r w:rsidR="006F4ED3">
          <w:t>hmis_Exit.</w:t>
        </w:r>
        <w:r w:rsidR="006F4ED3" w:rsidRPr="006F4ED3">
          <w:rPr>
            <w:i/>
            <w:iCs/>
            <w:rPrChange w:id="160" w:author="Molly McEvilley [2]" w:date="2021-10-07T11:02:00Z">
              <w:rPr/>
            </w:rPrChange>
          </w:rPr>
          <w:t>ExitDate</w:t>
        </w:r>
        <w:proofErr w:type="spellEnd"/>
        <w:r w:rsidR="006F4ED3">
          <w:t xml:space="preserve"> &lt;&gt; </w:t>
        </w:r>
      </w:ins>
      <w:proofErr w:type="spellStart"/>
      <w:ins w:id="161" w:author="Molly McEvilley [2]" w:date="2021-10-07T11:02:00Z">
        <w:r w:rsidR="006F4ED3">
          <w:t>tlsa_HHID.</w:t>
        </w:r>
        <w:r w:rsidR="006F4ED3" w:rsidRPr="006F4ED3">
          <w:rPr>
            <w:b/>
            <w:bCs/>
            <w:rPrChange w:id="162" w:author="Molly McEvilley [2]" w:date="2021-10-07T11:02:00Z">
              <w:rPr/>
            </w:rPrChange>
          </w:rPr>
          <w:t>MoveInDate</w:t>
        </w:r>
      </w:ins>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63"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63"/>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64" w:name="_HMIS_Data_Requirements"/>
      <w:bookmarkStart w:id="165" w:name="_Toc37849749"/>
      <w:bookmarkStart w:id="166" w:name="_Toc79153934"/>
      <w:bookmarkEnd w:id="164"/>
      <w:r>
        <w:t>HMIS Client Enrollments</w:t>
      </w:r>
      <w:r w:rsidR="00B054F4">
        <w:t xml:space="preserve"> (tlsa_Enrollment)</w:t>
      </w:r>
      <w:bookmarkEnd w:id="165"/>
      <w:bookmarkEnd w:id="16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131F591B">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Change w:id="167">
          <w:tblGrid>
            <w:gridCol w:w="9355"/>
          </w:tblGrid>
        </w:tblGridChange>
      </w:tblGrid>
      <w:tr w:rsidR="002D0CC5" w:rsidRPr="005F4836" w14:paraId="2FC63484" w14:textId="77777777" w:rsidTr="0084349D">
        <w:trPr>
          <w:cantSplit/>
          <w:trHeight w:val="216"/>
          <w:ins w:id="168" w:author="Genelle Denzin" w:date="2021-10-27T14:31:00Z"/>
        </w:trPr>
        <w:tc>
          <w:tcPr>
            <w:tcW w:w="9355" w:type="dxa"/>
            <w:shd w:val="clear" w:color="auto" w:fill="EEECE1" w:themeFill="background2"/>
          </w:tcPr>
          <w:p w14:paraId="43B5C7FE" w14:textId="4537803D" w:rsidR="002D0CC5" w:rsidRDefault="002D0CC5" w:rsidP="0084349D">
            <w:pPr>
              <w:pStyle w:val="NoSpacing"/>
              <w:rPr>
                <w:ins w:id="169" w:author="Genelle Denzin" w:date="2021-10-27T14:31:00Z"/>
                <w:b/>
                <w:bCs/>
              </w:rPr>
            </w:pPr>
            <w:proofErr w:type="spellStart"/>
            <w:ins w:id="170" w:author="Genelle Denzin" w:date="2021-10-27T14:32:00Z">
              <w:r>
                <w:rPr>
                  <w:b/>
                  <w:bCs/>
                </w:rPr>
                <w:t>lsa</w:t>
              </w:r>
            </w:ins>
            <w:ins w:id="171" w:author="Genelle Denzin" w:date="2021-10-27T14:31:00Z">
              <w:r>
                <w:rPr>
                  <w:b/>
                  <w:bCs/>
                </w:rPr>
                <w:t>_Report</w:t>
              </w:r>
              <w:proofErr w:type="spellEnd"/>
            </w:ins>
          </w:p>
        </w:tc>
      </w:tr>
      <w:tr w:rsidR="002D0CC5" w:rsidRPr="005F4836" w14:paraId="662AD412" w14:textId="77777777" w:rsidTr="002D0CC5">
        <w:tblPrEx>
          <w:tblW w:w="9355" w:type="dxa"/>
          <w:tblPrExChange w:id="172" w:author="Genelle Denzin" w:date="2021-10-27T14:31:00Z">
            <w:tblPrEx>
              <w:tblW w:w="9355" w:type="dxa"/>
            </w:tblPrEx>
          </w:tblPrExChange>
        </w:tblPrEx>
        <w:trPr>
          <w:cantSplit/>
          <w:trHeight w:val="216"/>
          <w:ins w:id="173" w:author="Genelle Denzin" w:date="2021-10-27T14:31:00Z"/>
          <w:trPrChange w:id="174" w:author="Genelle Denzin" w:date="2021-10-27T14:31:00Z">
            <w:trPr>
              <w:cantSplit/>
              <w:trHeight w:val="216"/>
            </w:trPr>
          </w:trPrChange>
        </w:trPr>
        <w:tc>
          <w:tcPr>
            <w:tcW w:w="9355" w:type="dxa"/>
            <w:shd w:val="clear" w:color="auto" w:fill="auto"/>
            <w:tcPrChange w:id="175" w:author="Genelle Denzin" w:date="2021-10-27T14:31:00Z">
              <w:tcPr>
                <w:tcW w:w="9355" w:type="dxa"/>
                <w:shd w:val="clear" w:color="auto" w:fill="EEECE1" w:themeFill="background2"/>
              </w:tcPr>
            </w:tcPrChange>
          </w:tcPr>
          <w:p w14:paraId="62A81B43" w14:textId="4B96A3FA" w:rsidR="002D0CC5" w:rsidRPr="002D0CC5" w:rsidRDefault="002D0CC5" w:rsidP="0084349D">
            <w:pPr>
              <w:pStyle w:val="NoSpacing"/>
              <w:rPr>
                <w:ins w:id="176" w:author="Genelle Denzin" w:date="2021-10-27T14:31:00Z"/>
                <w:rPrChange w:id="177" w:author="Genelle Denzin" w:date="2021-10-27T14:32:00Z">
                  <w:rPr>
                    <w:ins w:id="178" w:author="Genelle Denzin" w:date="2021-10-27T14:31:00Z"/>
                    <w:b/>
                    <w:bCs/>
                  </w:rPr>
                </w:rPrChange>
              </w:rPr>
            </w:pPr>
            <w:ins w:id="179" w:author="Genelle Denzin" w:date="2021-10-27T14:32:00Z">
              <w:r w:rsidRPr="002D0CC5">
                <w:rPr>
                  <w:rPrChange w:id="180" w:author="Genelle Denzin" w:date="2021-10-27T14:32:00Z">
                    <w:rPr>
                      <w:b/>
                      <w:bCs/>
                    </w:rPr>
                  </w:rPrChange>
                </w:rPr>
                <w:t>ReportStart</w:t>
              </w:r>
            </w:ins>
          </w:p>
        </w:tc>
      </w:tr>
      <w:tr w:rsidR="002D0CC5" w:rsidRPr="005F4836" w14:paraId="7623DC33" w14:textId="77777777" w:rsidTr="002D0CC5">
        <w:tblPrEx>
          <w:tblW w:w="9355" w:type="dxa"/>
          <w:tblPrExChange w:id="181" w:author="Genelle Denzin" w:date="2021-10-27T14:31:00Z">
            <w:tblPrEx>
              <w:tblW w:w="9355" w:type="dxa"/>
            </w:tblPrEx>
          </w:tblPrExChange>
        </w:tblPrEx>
        <w:trPr>
          <w:cantSplit/>
          <w:trHeight w:val="216"/>
          <w:ins w:id="182" w:author="Genelle Denzin" w:date="2021-10-27T14:31:00Z"/>
          <w:trPrChange w:id="183" w:author="Genelle Denzin" w:date="2021-10-27T14:31:00Z">
            <w:trPr>
              <w:cantSplit/>
              <w:trHeight w:val="216"/>
            </w:trPr>
          </w:trPrChange>
        </w:trPr>
        <w:tc>
          <w:tcPr>
            <w:tcW w:w="9355" w:type="dxa"/>
            <w:shd w:val="clear" w:color="auto" w:fill="auto"/>
            <w:tcPrChange w:id="184" w:author="Genelle Denzin" w:date="2021-10-27T14:31:00Z">
              <w:tcPr>
                <w:tcW w:w="9355" w:type="dxa"/>
                <w:shd w:val="clear" w:color="auto" w:fill="EEECE1" w:themeFill="background2"/>
              </w:tcPr>
            </w:tcPrChange>
          </w:tcPr>
          <w:p w14:paraId="6D627B5F" w14:textId="41508425" w:rsidR="002D0CC5" w:rsidRPr="002D0CC5" w:rsidRDefault="002D0CC5" w:rsidP="0084349D">
            <w:pPr>
              <w:pStyle w:val="NoSpacing"/>
              <w:rPr>
                <w:ins w:id="185" w:author="Genelle Denzin" w:date="2021-10-27T14:31:00Z"/>
                <w:rPrChange w:id="186" w:author="Genelle Denzin" w:date="2021-10-27T14:32:00Z">
                  <w:rPr>
                    <w:ins w:id="187" w:author="Genelle Denzin" w:date="2021-10-27T14:31:00Z"/>
                    <w:b/>
                    <w:bCs/>
                  </w:rPr>
                </w:rPrChange>
              </w:rPr>
            </w:pPr>
            <w:ins w:id="188" w:author="Genelle Denzin" w:date="2021-10-27T14:32:00Z">
              <w:r w:rsidRPr="002D0CC5">
                <w:rPr>
                  <w:rPrChange w:id="189" w:author="Genelle Denzin" w:date="2021-10-27T14:32:00Z">
                    <w:rPr>
                      <w:b/>
                      <w:bCs/>
                    </w:rPr>
                  </w:rPrChange>
                </w:rPr>
                <w:t>ReportEnd</w:t>
              </w:r>
            </w:ins>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6345406A" w:rsidR="00C3527B" w:rsidRPr="00C032F4" w:rsidRDefault="00C3527B" w:rsidP="0084349D">
            <w:pPr>
              <w:pStyle w:val="NoSpacing"/>
            </w:pPr>
            <w:del w:id="190" w:author="Molly McEvilley [2]" w:date="2021-10-21T10:39:00Z">
              <w:r w:rsidRPr="00C032F4" w:rsidDel="00E3470F">
                <w:delText>ProjectType</w:delText>
              </w:r>
            </w:del>
            <w:proofErr w:type="spellStart"/>
            <w:ins w:id="191" w:author="Molly McEvilley [2]" w:date="2021-10-21T10:39:00Z">
              <w:r w:rsidR="00E3470F">
                <w:t>LSAProjectType</w:t>
              </w:r>
            </w:ins>
            <w:proofErr w:type="spellEnd"/>
          </w:p>
        </w:tc>
      </w:tr>
      <w:tr w:rsidR="00C3527B" w:rsidDel="00E3470F" w14:paraId="2981ACB3" w14:textId="5FAAECFB" w:rsidTr="0084349D">
        <w:trPr>
          <w:cantSplit/>
          <w:trHeight w:val="216"/>
          <w:del w:id="192" w:author="Molly McEvilley [2]" w:date="2021-10-21T10:39:00Z"/>
        </w:trPr>
        <w:tc>
          <w:tcPr>
            <w:tcW w:w="9355" w:type="dxa"/>
          </w:tcPr>
          <w:p w14:paraId="5CFB232F" w14:textId="0DA3CAE2" w:rsidR="00C3527B" w:rsidRPr="00C032F4" w:rsidDel="00E3470F" w:rsidRDefault="00C3527B" w:rsidP="0084349D">
            <w:pPr>
              <w:pStyle w:val="NoSpacing"/>
              <w:rPr>
                <w:del w:id="193" w:author="Molly McEvilley [2]" w:date="2021-10-21T10:39:00Z"/>
              </w:rPr>
            </w:pPr>
            <w:del w:id="194" w:author="Molly McEvilley [2]" w:date="2021-10-21T10:39:00Z">
              <w:r w:rsidRPr="00C032F4" w:rsidDel="00E3470F">
                <w:delText>TrackingMethod</w:delText>
              </w:r>
            </w:del>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lastRenderedPageBreak/>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r w:rsidRPr="003C4035">
              <w:rPr>
                <w:i/>
              </w:rPr>
              <w:t>BedNightDate</w:t>
            </w:r>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proofErr w:type="spellStart"/>
            <w:ins w:id="195" w:author="Molly McEvilley [2]" w:date="2021-10-21T10:39:00Z">
              <w:r>
                <w:rPr>
                  <w:b/>
                </w:rPr>
                <w:t>LSA</w:t>
              </w:r>
            </w:ins>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rsidDel="0098622D" w14:paraId="5FA304C8" w14:textId="25E95DEA" w:rsidTr="0084349D">
        <w:trPr>
          <w:cantSplit/>
          <w:trHeight w:val="216"/>
          <w:del w:id="196" w:author="Molly McEvilley [2]" w:date="2021-10-27T12:26:00Z"/>
        </w:trPr>
        <w:tc>
          <w:tcPr>
            <w:tcW w:w="2335" w:type="dxa"/>
          </w:tcPr>
          <w:p w14:paraId="2C684B79" w14:textId="174FB3AE" w:rsidR="00C3527B" w:rsidRPr="00C032F4" w:rsidDel="0098622D" w:rsidRDefault="00C3527B" w:rsidP="0084349D">
            <w:pPr>
              <w:pStyle w:val="NoSpacing"/>
              <w:rPr>
                <w:del w:id="197" w:author="Molly McEvilley [2]" w:date="2021-10-27T12:26:00Z"/>
                <w:b/>
              </w:rPr>
            </w:pPr>
            <w:del w:id="198" w:author="Molly McEvilley [2]" w:date="2021-10-27T12:26:00Z">
              <w:r w:rsidRPr="00C032F4" w:rsidDel="0098622D">
                <w:rPr>
                  <w:b/>
                </w:rPr>
                <w:delText>TrackingMethod</w:delText>
              </w:r>
            </w:del>
          </w:p>
        </w:tc>
        <w:tc>
          <w:tcPr>
            <w:tcW w:w="7020" w:type="dxa"/>
          </w:tcPr>
          <w:p w14:paraId="3824321B" w14:textId="0814ED89" w:rsidR="00C3527B" w:rsidDel="0098622D" w:rsidRDefault="00C3527B" w:rsidP="0084349D">
            <w:pPr>
              <w:pStyle w:val="NoSpacing"/>
              <w:rPr>
                <w:del w:id="199" w:author="Molly McEvilley [2]" w:date="2021-10-27T12:26:00Z"/>
              </w:rPr>
            </w:pPr>
            <w:del w:id="200" w:author="Molly McEvilley [2]" w:date="2021-10-27T12:26:00Z">
              <w:r w:rsidDel="0098622D">
                <w:delText xml:space="preserve">From </w:delText>
              </w:r>
              <w:r w:rsidDel="0098622D">
                <w:rPr>
                  <w:rFonts w:cstheme="minorHAnsi"/>
                </w:rPr>
                <w:delText>tlsa_HHID</w:delText>
              </w:r>
              <w:r w:rsidDel="0098622D">
                <w:delText xml:space="preserve"> </w:delText>
              </w:r>
            </w:del>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0084349D">
        <w:trPr>
          <w:cantSplit/>
          <w:trHeight w:val="216"/>
          <w:ins w:id="201" w:author="Molly McEvilley" w:date="2021-08-16T01:52:00Z"/>
        </w:trPr>
        <w:tc>
          <w:tcPr>
            <w:tcW w:w="2335" w:type="dxa"/>
          </w:tcPr>
          <w:p w14:paraId="13BD5F86" w14:textId="681F6769" w:rsidR="003B7552" w:rsidRPr="00C032F4" w:rsidRDefault="003B7552" w:rsidP="0084349D">
            <w:pPr>
              <w:pStyle w:val="NoSpacing"/>
              <w:rPr>
                <w:ins w:id="202" w:author="Molly McEvilley" w:date="2021-08-16T01:52:00Z"/>
                <w:b/>
              </w:rPr>
            </w:pPr>
            <w:proofErr w:type="spellStart"/>
            <w:ins w:id="203" w:author="Molly McEvilley" w:date="2021-08-16T01:52:00Z">
              <w:r>
                <w:rPr>
                  <w:b/>
                </w:rPr>
                <w:t>LastBednight</w:t>
              </w:r>
              <w:proofErr w:type="spellEnd"/>
            </w:ins>
          </w:p>
        </w:tc>
        <w:tc>
          <w:tcPr>
            <w:tcW w:w="7020" w:type="dxa"/>
          </w:tcPr>
          <w:p w14:paraId="63064C34" w14:textId="050666D3" w:rsidR="003B7552" w:rsidRDefault="003B7552" w:rsidP="0084349D">
            <w:pPr>
              <w:pStyle w:val="NoSpacing"/>
              <w:rPr>
                <w:ins w:id="204" w:author="Molly McEvilley" w:date="2021-08-16T01:52:00Z"/>
              </w:rPr>
            </w:pPr>
            <w:ins w:id="205" w:author="Molly McEvilley" w:date="2021-08-16T01:52:00Z">
              <w:r>
                <w:t xml:space="preserve">If </w:t>
              </w:r>
            </w:ins>
            <w:proofErr w:type="spellStart"/>
            <w:ins w:id="206" w:author="Molly McEvilley [2]" w:date="2021-10-21T10:39:00Z">
              <w:r w:rsidR="00490BB5" w:rsidRPr="00490BB5">
                <w:rPr>
                  <w:b/>
                  <w:bCs/>
                  <w:rPrChange w:id="207" w:author="Molly McEvilley [2]" w:date="2021-10-21T10:39:00Z">
                    <w:rPr/>
                  </w:rPrChange>
                </w:rPr>
                <w:t>LSA</w:t>
              </w:r>
            </w:ins>
            <w:ins w:id="208" w:author="Molly McEvilley" w:date="2021-08-16T01:52:00Z">
              <w:r w:rsidRPr="003B7552">
                <w:rPr>
                  <w:b/>
                  <w:bCs/>
                </w:rPr>
                <w:t>ProjectType</w:t>
              </w:r>
              <w:proofErr w:type="spellEnd"/>
              <w:r>
                <w:t xml:space="preserve"> = 1</w:t>
              </w:r>
              <w:del w:id="209" w:author="Molly McEvilley [2]" w:date="2021-10-21T10:39:00Z">
                <w:r w:rsidDel="00490BB5">
                  <w:delText xml:space="preserve"> and </w:delText>
                </w:r>
                <w:r w:rsidRPr="003B7552" w:rsidDel="00490BB5">
                  <w:rPr>
                    <w:b/>
                    <w:bCs/>
                  </w:rPr>
                  <w:delText>TrackingMethod</w:delText>
                </w:r>
                <w:r w:rsidDel="00490BB5">
                  <w:delText xml:space="preserve"> = 3</w:delText>
                </w:r>
              </w:del>
              <w:r>
                <w:t xml:space="preserve">, the latest </w:t>
              </w:r>
              <w:r w:rsidRPr="003C4035">
                <w:rPr>
                  <w:i/>
                  <w:iCs/>
                </w:rPr>
                <w:t>BedNightDate</w:t>
              </w:r>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r>
              <w:rPr>
                <w:bCs/>
              </w:rPr>
              <w:t>PITOctober</w:t>
            </w:r>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r>
              <w:rPr>
                <w:bCs/>
              </w:rPr>
              <w:t>PITJanuary</w:t>
            </w:r>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r>
              <w:rPr>
                <w:bCs/>
              </w:rPr>
              <w:t>PITApril</w:t>
            </w:r>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r>
              <w:rPr>
                <w:bCs/>
              </w:rPr>
              <w:t>PITJuly</w:t>
            </w:r>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210"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182578D8" w:rsidR="002A3D6C" w:rsidRDefault="002A3D6C" w:rsidP="002A3D6C">
      <w:pPr>
        <w:pStyle w:val="ListParagraph"/>
        <w:numPr>
          <w:ilvl w:val="0"/>
          <w:numId w:val="32"/>
        </w:numPr>
      </w:pPr>
      <w:r w:rsidRPr="006F51AA">
        <w:t xml:space="preserve">If </w:t>
      </w:r>
      <w:proofErr w:type="spellStart"/>
      <w:r>
        <w:t>tlsa_HHID</w:t>
      </w:r>
      <w:r w:rsidRPr="006F51AA">
        <w:t>.</w:t>
      </w:r>
      <w:del w:id="211" w:author="Molly McEvilley [2]" w:date="2021-10-21T10:40:00Z">
        <w:r w:rsidRPr="00845520" w:rsidDel="00EB6127">
          <w:rPr>
            <w:b/>
            <w:bCs/>
          </w:rPr>
          <w:delText>ProjectType</w:delText>
        </w:r>
        <w:r w:rsidDel="00EB6127">
          <w:delText xml:space="preserve"> </w:delText>
        </w:r>
      </w:del>
      <w:ins w:id="212" w:author="Molly McEvilley [2]" w:date="2021-10-21T10:40:00Z">
        <w:r w:rsidR="00EB6127">
          <w:rPr>
            <w:b/>
            <w:bCs/>
          </w:rPr>
          <w:t>LSAProjectType</w:t>
        </w:r>
        <w:proofErr w:type="spellEnd"/>
        <w:r w:rsidR="00EB6127">
          <w:t xml:space="preserve"> </w:t>
        </w:r>
      </w:ins>
      <w:r>
        <w:t>= 1</w:t>
      </w:r>
      <w:del w:id="213" w:author="Molly McEvilley [2]" w:date="2021-10-21T10:40:00Z">
        <w:r w:rsidDel="00EB6127">
          <w:delText xml:space="preserve"> and tlsa_HHID.</w:delText>
        </w:r>
        <w:r w:rsidRPr="00845520" w:rsidDel="00EB6127">
          <w:rPr>
            <w:b/>
            <w:bCs/>
          </w:rPr>
          <w:delText>TrackingMethod</w:delText>
        </w:r>
        <w:r w:rsidRPr="00A6067F" w:rsidDel="00EB6127">
          <w:delText xml:space="preserve"> = 3</w:delText>
        </w:r>
      </w:del>
      <w:r>
        <w:t xml:space="preserve">, there is at least one </w:t>
      </w:r>
      <w:r w:rsidRPr="00145130">
        <w:rPr>
          <w:i/>
          <w:iCs/>
        </w:rPr>
        <w:t>BedNightDate</w:t>
      </w:r>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214" w:author="Molly McEvilley" w:date="2021-08-15T23:24:00Z">
        <w:r w:rsidDel="00161F0B">
          <w:delText>On or after</w:delText>
        </w:r>
      </w:del>
      <w:ins w:id="215" w:author="Molly McEvilley" w:date="2021-08-15T23:24:00Z">
        <w:r w:rsidR="00161F0B">
          <w:t>Between</w:t>
        </w:r>
      </w:ins>
      <w:r w:rsidRPr="00A6067F">
        <w:t xml:space="preserve"> </w:t>
      </w:r>
      <w:r>
        <w:t>10/1/2012</w:t>
      </w:r>
      <w:ins w:id="216" w:author="Molly McEvilley" w:date="2021-08-15T23:24:00Z">
        <w:r w:rsidR="00161F0B">
          <w:t xml:space="preserve"> and the earlier of </w:t>
        </w:r>
      </w:ins>
      <w:proofErr w:type="spellStart"/>
      <w:ins w:id="217" w:author="Molly McEvilley" w:date="2021-08-15T23:25:00Z">
        <w:r w:rsidR="00161F0B">
          <w:t>Enrollment.</w:t>
        </w:r>
        <w:r w:rsidR="00161F0B" w:rsidRPr="00161F0B">
          <w:rPr>
            <w:i/>
            <w:iCs/>
          </w:rPr>
          <w:t>ExitDate</w:t>
        </w:r>
        <w:proofErr w:type="spellEnd"/>
        <w:r w:rsidR="00161F0B">
          <w:t xml:space="preserve"> or </w:t>
        </w:r>
        <w:r w:rsidR="00161F0B" w:rsidRPr="00161F0B">
          <w:rPr>
            <w:u w:val="single"/>
          </w:rPr>
          <w:t>ReportEnd</w:t>
        </w:r>
      </w:ins>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t>EntryDate</w:t>
      </w:r>
    </w:p>
    <w:p w14:paraId="720F3722" w14:textId="35022E38" w:rsidR="00862D0A" w:rsidRDefault="00862D0A" w:rsidP="00862D0A">
      <w:r>
        <w:t xml:space="preserve">For </w:t>
      </w:r>
      <w:proofErr w:type="gramStart"/>
      <w:r>
        <w:t>night by night</w:t>
      </w:r>
      <w:proofErr w:type="gramEnd"/>
      <w:r>
        <w:t xml:space="preserve"> enrollments (</w:t>
      </w:r>
      <w:proofErr w:type="spellStart"/>
      <w:ins w:id="218" w:author="Molly McEvilley [2]" w:date="2021-10-21T10:40:00Z">
        <w:r w:rsidR="00EB6127">
          <w:t>tlsa_HHID</w:t>
        </w:r>
        <w:r w:rsidR="00EB6127" w:rsidRPr="006F51AA">
          <w:t>.</w:t>
        </w:r>
        <w:r w:rsidR="00EB6127">
          <w:rPr>
            <w:b/>
            <w:bCs/>
          </w:rPr>
          <w:t>LSAProjectType</w:t>
        </w:r>
        <w:proofErr w:type="spellEnd"/>
        <w:r w:rsidR="00EB6127">
          <w:t xml:space="preserve"> = 1</w:t>
        </w:r>
      </w:ins>
      <w:del w:id="219" w:author="Molly McEvilley [2]" w:date="2021-10-21T10:40:00Z">
        <w:r w:rsidDel="00EB6127">
          <w:delText>tlsa_HHID.</w:delText>
        </w:r>
        <w:r w:rsidRPr="001A0862" w:rsidDel="00EB6127">
          <w:rPr>
            <w:b/>
            <w:bCs/>
          </w:rPr>
          <w:delText>ProjectType</w:delText>
        </w:r>
        <w:r w:rsidDel="00EB6127">
          <w:delText xml:space="preserve"> = 1 and tlsa_HHID.</w:delText>
        </w:r>
        <w:r w:rsidRPr="001A0862" w:rsidDel="00EB6127">
          <w:rPr>
            <w:b/>
            <w:bCs/>
          </w:rPr>
          <w:delText>TrackingMethod</w:delText>
        </w:r>
        <w:r w:rsidDel="00EB6127">
          <w:delText xml:space="preserve"> = 3</w:delText>
        </w:r>
      </w:del>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r>
        <w:t>hmis_Enrollment.</w:t>
      </w:r>
      <w:r w:rsidRPr="001A0862">
        <w:rPr>
          <w:i/>
          <w:iCs/>
        </w:rPr>
        <w:t>EntryDate</w:t>
      </w:r>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5B581E44" w:rsidR="002B78E9" w:rsidRPr="002F0D32" w:rsidRDefault="002B78E9" w:rsidP="002B78E9">
      <w:r>
        <w:t xml:space="preserve">Where </w:t>
      </w:r>
      <w:proofErr w:type="spellStart"/>
      <w:ins w:id="220" w:author="Molly McEvilley [2]" w:date="2021-10-21T10:40:00Z">
        <w:r w:rsidR="00BB219F">
          <w:t>tlsa_HHID</w:t>
        </w:r>
        <w:r w:rsidR="00BB219F" w:rsidRPr="006F51AA">
          <w:t>.</w:t>
        </w:r>
        <w:r w:rsidR="00BB219F">
          <w:rPr>
            <w:b/>
            <w:bCs/>
          </w:rPr>
          <w:t>LSAProjectType</w:t>
        </w:r>
        <w:proofErr w:type="spellEnd"/>
        <w:r w:rsidR="00BB219F">
          <w:t xml:space="preserve"> = 1</w:t>
        </w:r>
      </w:ins>
      <w:del w:id="221" w:author="Molly McEvilley [2]" w:date="2021-10-21T10:40: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222" w:author="Molly McEvilley" w:date="2021-08-16T00:59:00Z">
        <w:r>
          <w:t xml:space="preserve">For all project types other than night-by-night ES, </w:t>
        </w:r>
      </w:ins>
      <w:ins w:id="223" w:author="Molly McEvilley" w:date="2021-08-16T01:00:00Z">
        <w:r>
          <w:t>i</w:t>
        </w:r>
      </w:ins>
      <w:del w:id="224"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225"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226" w:author="Molly McEvilley" w:date="2021-08-16T00:56:00Z"/>
              </w:rPr>
            </w:pPr>
            <w:del w:id="227"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228" w:author="Molly McEvilley" w:date="2021-08-16T00:56:00Z"/>
              </w:rPr>
            </w:pPr>
            <w:del w:id="229"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230"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231" w:author="Molly McEvilley" w:date="2021-08-16T00:46:00Z"/>
              </w:rPr>
            </w:pPr>
            <w:del w:id="232"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233" w:author="Molly McEvilley" w:date="2021-08-16T00:46:00Z"/>
              </w:rPr>
            </w:pPr>
            <w:del w:id="234"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6C9C0953" w:rsidR="00D3743B" w:rsidRDefault="00D3743B" w:rsidP="00D3743B">
      <w:pPr>
        <w:rPr>
          <w:ins w:id="235" w:author="Molly McEvilley" w:date="2021-08-16T00:59:00Z"/>
        </w:rPr>
      </w:pPr>
      <w:ins w:id="236" w:author="Molly McEvilley" w:date="2021-08-16T00:59:00Z">
        <w:r>
          <w:t xml:space="preserve">For </w:t>
        </w:r>
        <w:proofErr w:type="gramStart"/>
        <w:r>
          <w:t>night by night</w:t>
        </w:r>
        <w:proofErr w:type="gramEnd"/>
        <w:r>
          <w:t xml:space="preserve"> </w:t>
        </w:r>
      </w:ins>
      <w:ins w:id="237" w:author="Molly McEvilley" w:date="2021-08-16T01:00:00Z">
        <w:r>
          <w:t xml:space="preserve">ES </w:t>
        </w:r>
      </w:ins>
      <w:ins w:id="238" w:author="Molly McEvilley" w:date="2021-08-16T00:59:00Z">
        <w:r>
          <w:t xml:space="preserve">enrollments </w:t>
        </w:r>
      </w:ins>
      <w:ins w:id="239" w:author="Molly McEvilley [2]" w:date="2021-10-21T10:41:00Z">
        <w:r w:rsidR="00BB219F">
          <w:t>(</w:t>
        </w:r>
        <w:proofErr w:type="spellStart"/>
        <w:r w:rsidR="00BB219F">
          <w:t>tlsa_HHID</w:t>
        </w:r>
        <w:r w:rsidR="00BB219F" w:rsidRPr="006F51AA">
          <w:t>.</w:t>
        </w:r>
        <w:r w:rsidR="00BB219F">
          <w:rPr>
            <w:b/>
            <w:bCs/>
          </w:rPr>
          <w:t>LSAProjectType</w:t>
        </w:r>
        <w:proofErr w:type="spellEnd"/>
        <w:r w:rsidR="00BB219F">
          <w:t xml:space="preserve"> = 1</w:t>
        </w:r>
        <w:r w:rsidR="00BB219F" w:rsidDel="00BB219F">
          <w:t xml:space="preserve"> </w:t>
        </w:r>
      </w:ins>
      <w:ins w:id="240" w:author="Molly McEvilley" w:date="2021-08-16T00:59:00Z">
        <w:del w:id="241" w:author="Molly McEvilley [2]" w:date="2021-10-21T10:41: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r w:rsidRPr="00845520">
          <w:rPr>
            <w:b/>
            <w:bCs/>
          </w:rPr>
          <w:t>E</w:t>
        </w:r>
        <w:r>
          <w:rPr>
            <w:b/>
            <w:bCs/>
          </w:rPr>
          <w:t>xit</w:t>
        </w:r>
        <w:r w:rsidRPr="00845520">
          <w:rPr>
            <w:b/>
            <w:bCs/>
          </w:rPr>
          <w:t>Date</w:t>
        </w:r>
        <w:r>
          <w:t xml:space="preserve"> is set to NULL if:</w:t>
        </w:r>
      </w:ins>
    </w:p>
    <w:p w14:paraId="60CFDF3E" w14:textId="5EC02F93" w:rsidR="00D3743B" w:rsidRDefault="00D3743B" w:rsidP="00D3743B">
      <w:pPr>
        <w:pStyle w:val="ListParagraph"/>
        <w:numPr>
          <w:ilvl w:val="0"/>
          <w:numId w:val="102"/>
        </w:numPr>
        <w:rPr>
          <w:ins w:id="242" w:author="Molly McEvilley" w:date="2021-08-16T00:59:00Z"/>
        </w:rPr>
      </w:pPr>
      <w:proofErr w:type="spellStart"/>
      <w:ins w:id="243" w:author="Molly McEvilley" w:date="2021-08-16T01:02:00Z">
        <w:r>
          <w:t>hmis_</w:t>
        </w:r>
      </w:ins>
      <w:ins w:id="244" w:author="Molly McEvilley" w:date="2021-08-16T00:59:00Z">
        <w:r>
          <w:t>Enrollment.</w:t>
        </w:r>
        <w:r w:rsidRPr="009F5967">
          <w:rPr>
            <w:i/>
            <w:iCs/>
          </w:rPr>
          <w:t>ExitDate</w:t>
        </w:r>
        <w:proofErr w:type="spellEnd"/>
        <w:r>
          <w:t xml:space="preserve"> is NULL</w:t>
        </w:r>
      </w:ins>
      <w:ins w:id="245" w:author="Molly McEvilley" w:date="2021-08-16T01:02:00Z">
        <w:r>
          <w:t>; and</w:t>
        </w:r>
      </w:ins>
    </w:p>
    <w:p w14:paraId="21B43048" w14:textId="77777777" w:rsidR="00D3743B" w:rsidRDefault="00D3743B" w:rsidP="00D3743B">
      <w:pPr>
        <w:pStyle w:val="ListParagraph"/>
        <w:numPr>
          <w:ilvl w:val="0"/>
          <w:numId w:val="102"/>
        </w:numPr>
        <w:rPr>
          <w:ins w:id="246" w:author="Molly McEvilley" w:date="2021-08-16T00:59:00Z"/>
        </w:rPr>
      </w:pPr>
      <w:proofErr w:type="spellStart"/>
      <w:ins w:id="247"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248" w:author="Molly McEvilley" w:date="2021-08-16T00:59:00Z"/>
        </w:rPr>
      </w:pPr>
      <w:ins w:id="249"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250" w:author="Molly McEvilley" w:date="2021-08-16T00:59:00Z"/>
        </w:rPr>
      </w:pPr>
      <w:ins w:id="251" w:author="Molly McEvilley" w:date="2021-08-16T01:01:00Z">
        <w:r>
          <w:t>Otherwise</w:t>
        </w:r>
      </w:ins>
      <w:ins w:id="252" w:author="Molly McEvilley" w:date="2021-08-16T00:59:00Z">
        <w:r>
          <w:t xml:space="preserve">, </w:t>
        </w:r>
        <w:r w:rsidRPr="009F5967">
          <w:rPr>
            <w:b/>
            <w:bCs/>
          </w:rPr>
          <w:t>ExitDate</w:t>
        </w:r>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tlsa_Enrollment</w:t>
      </w:r>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53" w:name="_Toc31197113"/>
      <w:bookmarkStart w:id="254" w:name="_Toc31197114"/>
      <w:bookmarkStart w:id="255" w:name="_Toc31197115"/>
      <w:bookmarkStart w:id="256" w:name="_Toc31197116"/>
      <w:bookmarkStart w:id="257" w:name="_Toc31197117"/>
      <w:bookmarkStart w:id="258" w:name="_Toc31197118"/>
      <w:bookmarkStart w:id="259" w:name="_Toc29188000"/>
      <w:bookmarkStart w:id="260" w:name="_Toc31197119"/>
      <w:bookmarkStart w:id="261" w:name="_Enrollment_Ages_(tlsa_Enrollment)"/>
      <w:bookmarkStart w:id="262" w:name="_Toc37849750"/>
      <w:bookmarkStart w:id="263" w:name="_Toc79153935"/>
      <w:bookmarkStart w:id="264" w:name="_Toc499543982"/>
      <w:bookmarkEnd w:id="253"/>
      <w:bookmarkEnd w:id="254"/>
      <w:bookmarkEnd w:id="255"/>
      <w:bookmarkEnd w:id="256"/>
      <w:bookmarkEnd w:id="257"/>
      <w:bookmarkEnd w:id="258"/>
      <w:bookmarkEnd w:id="259"/>
      <w:bookmarkEnd w:id="260"/>
      <w:bookmarkEnd w:id="261"/>
      <w:r>
        <w:t>Enrollment Ages</w:t>
      </w:r>
      <w:r w:rsidR="00E14928">
        <w:t xml:space="preserve"> (tlsa_Enrollment)</w:t>
      </w:r>
      <w:bookmarkEnd w:id="262"/>
      <w:bookmarkEnd w:id="263"/>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lastRenderedPageBreak/>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65" w:name="_Household_Types_(tlsa_HHID)"/>
      <w:bookmarkStart w:id="266" w:name="_Toc37849751"/>
      <w:bookmarkStart w:id="267" w:name="_Toc79153936"/>
      <w:bookmarkEnd w:id="265"/>
      <w:r>
        <w:t>Household Types</w:t>
      </w:r>
      <w:r w:rsidR="00E14928">
        <w:t xml:space="preserve"> (tlsa_HHID)</w:t>
      </w:r>
      <w:bookmarkEnd w:id="266"/>
      <w:bookmarkEnd w:id="267"/>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tlsa_HHID based on </w:t>
      </w:r>
      <w:proofErr w:type="spellStart"/>
      <w:r w:rsidRPr="00DE4A2E">
        <w:rPr>
          <w:b/>
          <w:bCs/>
        </w:rPr>
        <w:t>EntryAge</w:t>
      </w:r>
      <w:proofErr w:type="spellEnd"/>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68" w:name="_Toc37849752"/>
      <w:bookmarkStart w:id="269" w:name="_Toc79153937"/>
      <w:r>
        <w:lastRenderedPageBreak/>
        <w:t xml:space="preserve">HMIS Business Logic: </w:t>
      </w:r>
      <w:bookmarkStart w:id="270" w:name="_HDX_2.0_HMIS"/>
      <w:bookmarkStart w:id="271" w:name="_LSAReport.csv"/>
      <w:bookmarkStart w:id="272" w:name="_LSAPerson.csv"/>
      <w:bookmarkStart w:id="273" w:name="_LSAExit.csv"/>
      <w:bookmarkStart w:id="274" w:name="_HMIS_Business_Logic"/>
      <w:bookmarkEnd w:id="264"/>
      <w:bookmarkEnd w:id="270"/>
      <w:bookmarkEnd w:id="271"/>
      <w:bookmarkEnd w:id="272"/>
      <w:bookmarkEnd w:id="273"/>
      <w:bookmarkEnd w:id="274"/>
      <w:r w:rsidR="000365D7">
        <w:t>Project Descriptor Data for Export</w:t>
      </w:r>
      <w:bookmarkEnd w:id="268"/>
      <w:bookmarkEnd w:id="269"/>
    </w:p>
    <w:p w14:paraId="4C881045" w14:textId="11FF6F60" w:rsidR="004A469A" w:rsidRDefault="004A469A" w:rsidP="0088191A">
      <w:pPr>
        <w:pStyle w:val="Heading2"/>
      </w:pPr>
      <w:bookmarkStart w:id="275" w:name="_Report_Metadata_for"/>
      <w:bookmarkStart w:id="276" w:name="_Get_Relevant_Project"/>
      <w:bookmarkStart w:id="277" w:name="_Get_Relevant_Project_1"/>
      <w:bookmarkStart w:id="278" w:name="_Get_Project.csv_Records"/>
      <w:bookmarkStart w:id="279" w:name="_Toc510893840"/>
      <w:bookmarkStart w:id="280" w:name="_Toc37849753"/>
      <w:bookmarkStart w:id="281" w:name="_Toc79153938"/>
      <w:bookmarkEnd w:id="275"/>
      <w:bookmarkEnd w:id="276"/>
      <w:bookmarkEnd w:id="277"/>
      <w:bookmarkEnd w:id="278"/>
      <w:r w:rsidRPr="006C26B8">
        <w:t>Get Project</w:t>
      </w:r>
      <w:r w:rsidR="00487413">
        <w:t>.csv</w:t>
      </w:r>
      <w:r w:rsidRPr="006C26B8">
        <w:t xml:space="preserve"> Records / lsa_Project</w:t>
      </w:r>
      <w:bookmarkEnd w:id="279"/>
      <w:bookmarkEnd w:id="280"/>
      <w:bookmarkEnd w:id="281"/>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82"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r w:rsidRPr="00D81F80">
              <w:t>HOPWAMedAssistedLivingFac</w:t>
            </w:r>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lastRenderedPageBreak/>
              <w:t>DateUpdated</w:t>
            </w:r>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r>
              <w:t>UserID</w:t>
            </w:r>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r>
        <w:rPr>
          <w:i/>
          <w:iCs/>
        </w:rPr>
        <w:t>OperatingStartDate</w:t>
      </w:r>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83" w:name="_Toc29188011"/>
      <w:bookmarkStart w:id="284" w:name="_Toc29188013"/>
      <w:bookmarkStart w:id="285" w:name="_Get_Organization.csv_Records"/>
      <w:bookmarkStart w:id="286" w:name="_Toc37849754"/>
      <w:bookmarkStart w:id="287" w:name="_Toc79153939"/>
      <w:bookmarkEnd w:id="283"/>
      <w:bookmarkEnd w:id="284"/>
      <w:bookmarkEnd w:id="285"/>
      <w:r>
        <w:t xml:space="preserve">Get </w:t>
      </w:r>
      <w:r w:rsidR="004A469A" w:rsidRPr="002B030B">
        <w:t xml:space="preserve">Organization.csv Records </w:t>
      </w:r>
      <w:r w:rsidR="004A469A" w:rsidRPr="00030684">
        <w:t>/ lsa_Organization</w:t>
      </w:r>
      <w:bookmarkEnd w:id="286"/>
      <w:bookmarkEnd w:id="287"/>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414D6B4D"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del w:id="288" w:author="Molly McEvilley [2]" w:date="2021-10-22T13:41:00Z">
              <w:r w:rsidDel="00B35EDF">
                <w:delText>(See HMIS CSV documentation)</w:delText>
              </w:r>
            </w:del>
            <w:ins w:id="289" w:author="Molly McEvilley [2]" w:date="2021-10-22T13:41:00Z">
              <w:r w:rsidR="00506715">
                <w:t>Must be in (0,1)</w:t>
              </w:r>
            </w:ins>
            <w:ins w:id="290" w:author="Molly McEvilley [2]" w:date="2021-10-22T13:42:00Z">
              <w:r w:rsidR="00D007B4">
                <w:t xml:space="preserve"> – there must be a valid response in this column</w:t>
              </w:r>
            </w:ins>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91" w:name="_Get_Funder.csv_Records"/>
      <w:bookmarkStart w:id="292" w:name="_Toc510893841"/>
      <w:bookmarkStart w:id="293" w:name="_Toc37849755"/>
      <w:bookmarkStart w:id="294" w:name="_Toc79153940"/>
      <w:bookmarkEnd w:id="291"/>
      <w:r w:rsidRPr="006C26B8">
        <w:t>Get Funder.csv Records / lsa_Funder</w:t>
      </w:r>
      <w:bookmarkEnd w:id="292"/>
      <w:bookmarkEnd w:id="293"/>
      <w:bookmarkEnd w:id="294"/>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95"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EE55AC">
        <w:rPr>
          <w:u w:val="single"/>
        </w:rPr>
        <w:t>ReportStart</w:t>
      </w:r>
      <w:r w:rsidRPr="002B78E9">
        <w:t xml:space="preserve"> </w:t>
      </w:r>
      <w:r w:rsidR="0052427C">
        <w:t xml:space="preserve">and </w:t>
      </w:r>
      <w:r w:rsidR="0052427C">
        <w:rPr>
          <w:i/>
          <w:iCs/>
        </w:rPr>
        <w:t>EndDate</w:t>
      </w:r>
      <w:r w:rsidR="0052427C">
        <w:t xml:space="preserve"> &gt; </w:t>
      </w:r>
      <w:r w:rsidR="0052427C">
        <w:rPr>
          <w:i/>
          <w:iCs/>
        </w:rPr>
        <w:t>StartDate</w:t>
      </w:r>
      <w:r w:rsidR="0052427C" w:rsidRPr="00573711">
        <w:t>)</w:t>
      </w:r>
    </w:p>
    <w:bookmarkEnd w:id="295"/>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96" w:name="_Toc510893842"/>
    </w:p>
    <w:p w14:paraId="629DE690" w14:textId="0044626A" w:rsidR="007945B2" w:rsidRDefault="007945B2" w:rsidP="0088191A">
      <w:pPr>
        <w:pStyle w:val="Heading2"/>
      </w:pPr>
      <w:bookmarkStart w:id="297" w:name="_Get_Inventory.csv_Records"/>
      <w:bookmarkStart w:id="298" w:name="_Get_ProjectCoC_.csv"/>
      <w:bookmarkStart w:id="299" w:name="_Toc37849756"/>
      <w:bookmarkStart w:id="300" w:name="_Toc79153941"/>
      <w:bookmarkEnd w:id="297"/>
      <w:bookmarkEnd w:id="298"/>
      <w:r w:rsidRPr="006C26B8">
        <w:t xml:space="preserve">Get </w:t>
      </w:r>
      <w:r>
        <w:t>ProjectCoC</w:t>
      </w:r>
      <w:r w:rsidRPr="006C26B8">
        <w:t>.csv Records / lsa_</w:t>
      </w:r>
      <w:r>
        <w:t>ProjectCoC</w:t>
      </w:r>
      <w:bookmarkEnd w:id="299"/>
      <w:bookmarkEnd w:id="30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301" w:name="_Get_Inventory.csv_Records_1"/>
      <w:bookmarkStart w:id="302" w:name="_Toc37849757"/>
      <w:bookmarkStart w:id="303" w:name="_Toc79153942"/>
      <w:bookmarkEnd w:id="301"/>
      <w:r w:rsidRPr="006C26B8">
        <w:t>Get Inventory.csv Records / lsa_Inventory</w:t>
      </w:r>
      <w:bookmarkEnd w:id="296"/>
      <w:bookmarkEnd w:id="302"/>
      <w:bookmarkEnd w:id="303"/>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rPr>
          <w:ins w:id="304" w:author="Molly McEvilley [2]" w:date="2021-10-27T12:01:00Z"/>
        </w:trPr>
        <w:tc>
          <w:tcPr>
            <w:tcW w:w="9355" w:type="dxa"/>
          </w:tcPr>
          <w:p w14:paraId="6980CC77" w14:textId="3C9FADE2" w:rsidR="00BE5415" w:rsidRPr="00DE4A2E" w:rsidRDefault="00BE5415" w:rsidP="00DE4A2E">
            <w:pPr>
              <w:pStyle w:val="NoSpacing"/>
              <w:rPr>
                <w:ins w:id="305" w:author="Molly McEvilley [2]" w:date="2021-10-27T12:01:00Z"/>
              </w:rPr>
            </w:pPr>
            <w:ins w:id="306" w:author="Molly McEvilley [2]" w:date="2021-10-27T12:01:00Z">
              <w:r>
                <w:t>ProjectType</w:t>
              </w:r>
            </w:ins>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 Project.</w:t>
      </w:r>
      <w:r w:rsidR="00793A81" w:rsidRPr="00947F08">
        <w:rPr>
          <w:b/>
          <w:bCs/>
        </w:rPr>
        <w:t>OperatingEndDate</w:t>
      </w:r>
      <w:r w:rsidR="00793A81">
        <w:t xml:space="preserve"> &gt;= </w:t>
      </w:r>
      <w:r w:rsidR="00793A81" w:rsidRPr="00947F08">
        <w:rPr>
          <w:u w:val="single"/>
        </w:rPr>
        <w:t>ReportStart</w:t>
      </w:r>
      <w:r w:rsidR="00793A81">
        <w:t xml:space="preserve"> or Project.</w:t>
      </w:r>
      <w:r w:rsidR="00793A81" w:rsidRPr="00947F08">
        <w:rPr>
          <w:b/>
          <w:bCs/>
        </w:rPr>
        <w:t>OperatingEndDate</w:t>
      </w:r>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307" w:name="_Toc29188023"/>
      <w:bookmarkStart w:id="308" w:name="_Toc29188024"/>
      <w:bookmarkStart w:id="309" w:name="_Toc29188025"/>
      <w:bookmarkStart w:id="310" w:name="_Toc29188082"/>
      <w:bookmarkStart w:id="311" w:name="_Toc29188083"/>
      <w:bookmarkStart w:id="312" w:name="_Toc29188084"/>
      <w:bookmarkStart w:id="313" w:name="_Toc29188085"/>
      <w:bookmarkStart w:id="314" w:name="_Toc29188086"/>
      <w:bookmarkStart w:id="315" w:name="_Get_Active_HouseholdIDs"/>
      <w:bookmarkEnd w:id="282"/>
      <w:bookmarkEnd w:id="307"/>
      <w:bookmarkEnd w:id="308"/>
      <w:bookmarkEnd w:id="309"/>
      <w:bookmarkEnd w:id="310"/>
      <w:bookmarkEnd w:id="311"/>
      <w:bookmarkEnd w:id="312"/>
      <w:bookmarkEnd w:id="313"/>
      <w:bookmarkEnd w:id="314"/>
      <w:bookmarkEnd w:id="315"/>
      <w:r>
        <w:rPr>
          <w:highlight w:val="lightGray"/>
        </w:rPr>
        <w:br w:type="page"/>
      </w:r>
    </w:p>
    <w:p w14:paraId="6AA20C2D" w14:textId="1A6C1ADF" w:rsidR="00E158FC" w:rsidRDefault="00365473" w:rsidP="007B5290">
      <w:pPr>
        <w:pStyle w:val="Heading1"/>
      </w:pPr>
      <w:bookmarkStart w:id="316" w:name="_HMIS_Business_Logic:_1"/>
      <w:bookmarkStart w:id="317" w:name="_Toc37849758"/>
      <w:bookmarkStart w:id="318" w:name="_Toc79153943"/>
      <w:bookmarkEnd w:id="316"/>
      <w:r>
        <w:lastRenderedPageBreak/>
        <w:t>HMIS Business Logic:</w:t>
      </w:r>
      <w:r w:rsidR="005A642F">
        <w:t xml:space="preserve"> </w:t>
      </w:r>
      <w:r w:rsidR="00E158FC">
        <w:t>LSAPerson</w:t>
      </w:r>
      <w:bookmarkEnd w:id="317"/>
      <w:bookmarkEnd w:id="318"/>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319" w:name="_Get_Active_HouseholdIDs_1"/>
      <w:bookmarkStart w:id="320" w:name="_Toc37849759"/>
      <w:bookmarkStart w:id="321" w:name="_Toc79153944"/>
      <w:bookmarkEnd w:id="319"/>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320"/>
      <w:bookmarkEnd w:id="321"/>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r w:rsidR="00BB33B1">
        <w:t>tlsa_HHID</w:t>
      </w:r>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2D1E5489" w:rsidR="00073AE1" w:rsidRDefault="00073AE1" w:rsidP="009446A1">
            <w:pPr>
              <w:pStyle w:val="NoSpacing"/>
            </w:pPr>
            <w:del w:id="322" w:author="Molly McEvilley [2]" w:date="2021-10-21T10:41:00Z">
              <w:r w:rsidDel="00BD5EDD">
                <w:delText>ProjectType</w:delText>
              </w:r>
            </w:del>
            <w:proofErr w:type="spellStart"/>
            <w:ins w:id="323" w:author="Molly McEvilley [2]" w:date="2021-10-21T10:41:00Z">
              <w:r w:rsidR="00BD5EDD">
                <w:t>LSAProjectType</w:t>
              </w:r>
            </w:ins>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r w:rsidR="00CA5114" w:rsidRPr="002F0D32">
        <w:t>EnrollmentCoC</w:t>
      </w:r>
      <w:r w:rsidR="00CA5114">
        <w:t xml:space="preserve"> record where </w:t>
      </w:r>
      <w:proofErr w:type="spellStart"/>
      <w:r w:rsidR="00CA5114" w:rsidRPr="003D6740">
        <w:rPr>
          <w:i/>
          <w:iCs/>
        </w:rPr>
        <w:t>InformationDate</w:t>
      </w:r>
      <w:proofErr w:type="spellEnd"/>
      <w:r w:rsidR="00CA5114">
        <w:t xml:space="preserve"> &lt;= </w:t>
      </w:r>
      <w:r w:rsidR="00CA5114" w:rsidRPr="003D6740">
        <w:rPr>
          <w:u w:val="single"/>
        </w:rPr>
        <w:t>ReportEnd</w:t>
      </w:r>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r w:rsidR="00BB33B1">
        <w:t>tlsa_HHID</w:t>
      </w:r>
      <w:r w:rsidR="00740041" w:rsidRPr="00DE4A2E">
        <w:t xml:space="preserve"> requires only that there is at least one </w:t>
      </w:r>
      <w:r w:rsidR="00740041" w:rsidRPr="004523C0">
        <w:rPr>
          <w:i/>
          <w:iCs/>
        </w:rPr>
        <w:t>EnrollmentCoC</w:t>
      </w:r>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proofErr w:type="spellStart"/>
      <w:ins w:id="324" w:author="Molly McEvilley [2]" w:date="2021-10-21T10:42:00Z">
        <w:r>
          <w:rPr>
            <w:b/>
            <w:bCs/>
          </w:rPr>
          <w:t>LSA</w:t>
        </w:r>
      </w:ins>
      <w:r w:rsidR="00073AE1" w:rsidRPr="00845520">
        <w:rPr>
          <w:b/>
          <w:bCs/>
        </w:rPr>
        <w:t>ProjectType</w:t>
      </w:r>
      <w:proofErr w:type="spellEnd"/>
      <w:r w:rsidR="00073AE1">
        <w:t xml:space="preserve"> in (</w:t>
      </w:r>
      <w:ins w:id="325" w:author="Molly McEvilley [2]" w:date="2021-10-21T10:42:00Z">
        <w:r>
          <w:t>0,</w:t>
        </w:r>
      </w:ins>
      <w:r w:rsidR="00073AE1">
        <w:t>1,2,8); or</w:t>
      </w:r>
    </w:p>
    <w:p w14:paraId="574FEEA9" w14:textId="22953D14" w:rsidR="00073AE1" w:rsidRPr="00073AE1" w:rsidRDefault="00795C20">
      <w:pPr>
        <w:pStyle w:val="ListParagraph"/>
        <w:numPr>
          <w:ilvl w:val="1"/>
          <w:numId w:val="32"/>
        </w:numPr>
      </w:pPr>
      <w:proofErr w:type="spellStart"/>
      <w:ins w:id="326" w:author="Molly McEvilley [2]" w:date="2021-10-21T10:42:00Z">
        <w:r>
          <w:rPr>
            <w:b/>
            <w:bCs/>
          </w:rPr>
          <w:t>LSA</w:t>
        </w:r>
        <w:r w:rsidRPr="00845520">
          <w:rPr>
            <w:b/>
            <w:bCs/>
          </w:rPr>
          <w:t>ProjectType</w:t>
        </w:r>
        <w:proofErr w:type="spellEnd"/>
        <w:r>
          <w:t xml:space="preserve"> </w:t>
        </w:r>
      </w:ins>
      <w:del w:id="327" w:author="Molly McEvilley [2]" w:date="2021-10-21T10:42:00Z">
        <w:r w:rsidR="00073AE1" w:rsidDel="00795C20">
          <w:rPr>
            <w:b/>
            <w:bCs/>
          </w:rPr>
          <w:delText xml:space="preserve">Project </w:delText>
        </w:r>
      </w:del>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328" w:name="_Toc29163943"/>
      <w:bookmarkStart w:id="329" w:name="_Toc29188088"/>
      <w:bookmarkStart w:id="330" w:name="_Toc29188093"/>
      <w:bookmarkStart w:id="331" w:name="_Toc29188094"/>
      <w:bookmarkStart w:id="332" w:name="_Resolve_Data_Conflicts"/>
      <w:bookmarkStart w:id="333" w:name="_Toc79153945"/>
      <w:bookmarkStart w:id="334" w:name="_Toc37849760"/>
      <w:bookmarkEnd w:id="328"/>
      <w:bookmarkEnd w:id="329"/>
      <w:bookmarkEnd w:id="330"/>
      <w:bookmarkEnd w:id="331"/>
      <w:bookmarkEnd w:id="332"/>
      <w:r>
        <w:t xml:space="preserve">Identify </w:t>
      </w:r>
      <w:r w:rsidR="008670BD">
        <w:t>Activ</w:t>
      </w:r>
      <w:r w:rsidR="001437DE" w:rsidRPr="00C52062">
        <w:t xml:space="preserve">e </w:t>
      </w:r>
      <w:r>
        <w:t xml:space="preserve">and AHAR </w:t>
      </w:r>
      <w:r w:rsidR="001437DE" w:rsidRPr="00C52062">
        <w:t>Enrollments</w:t>
      </w:r>
      <w:bookmarkEnd w:id="333"/>
      <w:r w:rsidR="001437DE">
        <w:t xml:space="preserve"> </w:t>
      </w:r>
      <w:bookmarkEnd w:id="334"/>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35"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35"/>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tlsa_HHID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18896A46" w:rsidR="00D6011B" w:rsidRDefault="00D6011B" w:rsidP="00D6011B">
      <w:pPr>
        <w:pStyle w:val="ListParagraph"/>
        <w:numPr>
          <w:ilvl w:val="0"/>
          <w:numId w:val="32"/>
        </w:numPr>
      </w:pPr>
      <w:r>
        <w:t xml:space="preserve">If </w:t>
      </w:r>
      <w:proofErr w:type="spellStart"/>
      <w:ins w:id="336" w:author="Molly McEvilley [2]" w:date="2021-10-21T10:42:00Z">
        <w:r w:rsidR="000B7DCA">
          <w:rPr>
            <w:b/>
            <w:bCs/>
          </w:rPr>
          <w:t>LSA</w:t>
        </w:r>
        <w:r w:rsidR="000B7DCA" w:rsidRPr="00845520">
          <w:rPr>
            <w:b/>
            <w:bCs/>
          </w:rPr>
          <w:t>ProjectType</w:t>
        </w:r>
      </w:ins>
      <w:proofErr w:type="spellEnd"/>
      <w:del w:id="337" w:author="Molly McEvilley [2]" w:date="2021-10-21T10:42:00Z">
        <w:r w:rsidRPr="00BB785F" w:rsidDel="000B7DCA">
          <w:rPr>
            <w:b/>
          </w:rPr>
          <w:delText>ProjectType</w:delText>
        </w:r>
      </w:del>
      <w:r>
        <w:t xml:space="preserve"> in (3,13), </w:t>
      </w:r>
      <w:r w:rsidRPr="00BB785F">
        <w:rPr>
          <w:b/>
        </w:rPr>
        <w:t>MoveInDate</w:t>
      </w:r>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38" w:name="_Toc29188096"/>
      <w:bookmarkStart w:id="339" w:name="_Toc31197136"/>
      <w:bookmarkStart w:id="340" w:name="_Toc29188097"/>
      <w:bookmarkStart w:id="341" w:name="_Toc31197137"/>
      <w:bookmarkStart w:id="342" w:name="_Toc29188098"/>
      <w:bookmarkStart w:id="343" w:name="_Toc31197138"/>
      <w:bookmarkStart w:id="344" w:name="_Toc29188099"/>
      <w:bookmarkStart w:id="345" w:name="_Toc31197139"/>
      <w:bookmarkStart w:id="346" w:name="_Toc29188100"/>
      <w:bookmarkStart w:id="347" w:name="_Toc31197140"/>
      <w:bookmarkStart w:id="348" w:name="_Toc29188101"/>
      <w:bookmarkStart w:id="349" w:name="_Toc31197141"/>
      <w:bookmarkStart w:id="350" w:name="_Toc29188102"/>
      <w:bookmarkStart w:id="351" w:name="_Toc31197142"/>
      <w:bookmarkStart w:id="352" w:name="_Set_Age_Group"/>
      <w:bookmarkStart w:id="353" w:name="_Toc29188104"/>
      <w:bookmarkStart w:id="354" w:name="_Toc31197144"/>
      <w:bookmarkStart w:id="355" w:name="_Set_Household_Type"/>
      <w:bookmarkStart w:id="356" w:name="_Get_Active_Clients"/>
      <w:bookmarkStart w:id="357" w:name="_Toc499543989"/>
      <w:bookmarkStart w:id="358" w:name="_Toc37849761"/>
      <w:bookmarkStart w:id="359" w:name="_Toc79153946"/>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r w:rsidRPr="00C52062">
        <w:t xml:space="preserve">Get Active Clients </w:t>
      </w:r>
      <w:bookmarkEnd w:id="357"/>
      <w:r w:rsidR="00801317">
        <w:t>for LSAPerson</w:t>
      </w:r>
      <w:bookmarkEnd w:id="358"/>
      <w:bookmarkEnd w:id="359"/>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lastRenderedPageBreak/>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60" w:name="_Toc506721197"/>
      <w:bookmarkStart w:id="361" w:name="_Toc499543990"/>
      <w:bookmarkStart w:id="362" w:name="_Hlk510689117"/>
    </w:p>
    <w:p w14:paraId="7C089F01" w14:textId="4D1B62B6" w:rsidR="00EC52CD" w:rsidRDefault="003C176F" w:rsidP="0088191A">
      <w:pPr>
        <w:pStyle w:val="Heading2"/>
      </w:pPr>
      <w:bookmarkStart w:id="363" w:name="_LSAPerson_Demographics"/>
      <w:bookmarkStart w:id="364" w:name="_Toc37849762"/>
      <w:bookmarkStart w:id="365" w:name="_Toc79153947"/>
      <w:bookmarkEnd w:id="363"/>
      <w:r>
        <w:t xml:space="preserve">LSAPerson </w:t>
      </w:r>
      <w:r w:rsidR="00876AFA">
        <w:t>Demographics</w:t>
      </w:r>
      <w:bookmarkEnd w:id="360"/>
      <w:bookmarkEnd w:id="361"/>
      <w:bookmarkEnd w:id="364"/>
      <w:bookmarkEnd w:id="365"/>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4E630E2B">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258FCB3E" w:rsidR="00CF6CA7" w:rsidRPr="00685B11" w:rsidRDefault="00CF6CA7" w:rsidP="00C877A2">
      <w:r>
        <w:t xml:space="preserve">It uses data in </w:t>
      </w:r>
      <w:proofErr w:type="spellStart"/>
      <w:r>
        <w:t>lsa_Report</w:t>
      </w:r>
      <w:proofErr w:type="spellEnd"/>
      <w:r>
        <w:t xml:space="preserve"> and </w:t>
      </w:r>
      <w:r w:rsidR="00C91919">
        <w:t>active tlsa</w:t>
      </w:r>
      <w:r>
        <w:t xml:space="preserve">_Enrollment </w:t>
      </w:r>
      <w:r w:rsidR="00C91919">
        <w:t xml:space="preserve">records </w:t>
      </w:r>
      <w:r>
        <w:t xml:space="preserve">as parameters </w:t>
      </w:r>
      <w:commentRangeStart w:id="366"/>
      <w:r>
        <w:t xml:space="preserve">applied to </w:t>
      </w:r>
      <w:proofErr w:type="spellStart"/>
      <w:r>
        <w:t>hmis_Client</w:t>
      </w:r>
      <w:commentRangeEnd w:id="366"/>
      <w:proofErr w:type="spellEnd"/>
      <w:r w:rsidR="00B44183">
        <w:rPr>
          <w:rStyle w:val="CommentReference"/>
        </w:rPr>
        <w:commentReference w:id="366"/>
      </w:r>
      <w:del w:id="367" w:author="Molly McEvilley [2]" w:date="2021-10-21T12:35:00Z">
        <w:r w:rsidDel="00B44183">
          <w:delText xml:space="preserve">, </w:delText>
        </w:r>
        <w:r w:rsidRPr="00E2612D" w:rsidDel="00B44183">
          <w:delText>hmis_Enrollment</w:delText>
        </w:r>
        <w:r w:rsidDel="00B44183">
          <w:delText>, and</w:delText>
        </w:r>
        <w:r w:rsidRPr="00E2612D" w:rsidDel="00B44183">
          <w:delText xml:space="preserve"> hmis_</w:delText>
        </w:r>
        <w:r w:rsidDel="00B44183">
          <w:delText>HealthAndDV</w:delText>
        </w:r>
      </w:del>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lastRenderedPageBreak/>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68"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369" w:author="Molly McEvilley" w:date="2021-08-18T15:12:00Z">
              <w:r w:rsidDel="00871FFC">
                <w:delText>GenderNonSingular</w:delText>
              </w:r>
            </w:del>
            <w:proofErr w:type="spellStart"/>
            <w:ins w:id="370" w:author="Molly McEvilley"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r>
              <w:t>GenderNone</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r>
              <w:t>RaceNon</w:t>
            </w:r>
            <w:r w:rsidR="00D47604">
              <w:t>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368"/>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r w:rsidRPr="001A0862">
              <w:rPr>
                <w:i/>
                <w:iCs/>
              </w:rPr>
              <w:t>GenderNone</w:t>
            </w:r>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371" w:author="Molly McEvilley" w:date="2021-08-18T15:12:00Z">
              <w:r w:rsidR="00871FFC">
                <w:rPr>
                  <w:i/>
                  <w:iCs/>
                </w:rPr>
                <w:t>SingleGender</w:t>
              </w:r>
            </w:ins>
            <w:proofErr w:type="spellEnd"/>
            <w:del w:id="372" w:author="Molly McEvilley"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r>
              <w:rPr>
                <w:i/>
                <w:iCs/>
              </w:rPr>
              <w:t xml:space="preserve">RaceNone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r w:rsidRPr="00B0703E">
              <w:rPr>
                <w:i/>
                <w:iCs/>
              </w:rPr>
              <w:t>RaceNone</w:t>
            </w:r>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73" w:name="_ES/SH/Street_Time_–"/>
      <w:bookmarkStart w:id="374" w:name="_Toc34144028"/>
      <w:bookmarkStart w:id="375" w:name="_Toc34144029"/>
      <w:bookmarkStart w:id="376" w:name="_Toc34144030"/>
      <w:bookmarkStart w:id="377" w:name="_Toc34144031"/>
      <w:bookmarkStart w:id="378" w:name="_Toc34144032"/>
      <w:bookmarkStart w:id="379" w:name="_Toc34144033"/>
      <w:bookmarkStart w:id="380" w:name="_Time_Spent_in"/>
      <w:bookmarkStart w:id="381" w:name="_Toc506721198"/>
      <w:bookmarkStart w:id="382" w:name="_Toc37849763"/>
      <w:bookmarkStart w:id="383" w:name="_Toc79153948"/>
      <w:bookmarkStart w:id="384" w:name="_Toc499543992"/>
      <w:bookmarkStart w:id="385" w:name="_Toc506721201"/>
      <w:bookmarkEnd w:id="362"/>
      <w:bookmarkEnd w:id="373"/>
      <w:bookmarkEnd w:id="374"/>
      <w:bookmarkEnd w:id="375"/>
      <w:bookmarkEnd w:id="376"/>
      <w:bookmarkEnd w:id="377"/>
      <w:bookmarkEnd w:id="378"/>
      <w:bookmarkEnd w:id="379"/>
      <w:bookmarkEnd w:id="380"/>
      <w:r>
        <w:t xml:space="preserve">Time Spent </w:t>
      </w:r>
      <w:r w:rsidR="00CC6B23">
        <w:t>in ES/SH or on the Street</w:t>
      </w:r>
      <w:r w:rsidR="00006148">
        <w:t xml:space="preserve"> </w:t>
      </w:r>
      <w:bookmarkEnd w:id="381"/>
      <w:r w:rsidR="00EE5EF2">
        <w:t xml:space="preserve">– </w:t>
      </w:r>
      <w:r w:rsidR="00A76144">
        <w:t>LSAPerson</w:t>
      </w:r>
      <w:bookmarkEnd w:id="382"/>
      <w:bookmarkEnd w:id="383"/>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w:t>
      </w:r>
      <w:proofErr w:type="gramStart"/>
      <w:r w:rsidDel="005D12FE">
        <w:t>safe haven</w:t>
      </w:r>
      <w:proofErr w:type="gramEnd"/>
      <w:r w:rsidDel="005D12FE">
        <w:t xml:space="preserve">,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w:t>
      </w:r>
      <w:proofErr w:type="spellStart"/>
      <w:r>
        <w:t>tlsa_Person</w:t>
      </w:r>
      <w:proofErr w:type="spellEnd"/>
      <w:r>
        <w:t xml:space="preserve">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xNorydAJAADeVQAADgAA&#10;AAAAAAAAAAAAAAAuAgAAZHJzL2Uyb0RvYy54bWxQSwECLQAUAAYACAAAACEA3xxuZd4AAAAFAQAA&#10;DwAAAAAAAAAAAAAAAAAqDAAAZHJzL2Rvd25yZXYueG1sUEsFBgAAAAAEAAQA8wAAADUNA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_/hmis_Enrollment</w:t>
                        </w:r>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386" w:author="Molly McEvilley" w:date="2021-08-16T02:03:00Z"/>
        </w:trPr>
        <w:tc>
          <w:tcPr>
            <w:tcW w:w="9355" w:type="dxa"/>
          </w:tcPr>
          <w:p w14:paraId="4250533C" w14:textId="622BF173" w:rsidR="00C40CB7" w:rsidRPr="005F4836" w:rsidRDefault="00C40CB7" w:rsidP="00621D1D">
            <w:pPr>
              <w:pStyle w:val="NoSpacing"/>
              <w:rPr>
                <w:ins w:id="387" w:author="Molly McEvilley" w:date="2021-08-16T02:03:00Z"/>
              </w:rPr>
            </w:pPr>
            <w:proofErr w:type="spellStart"/>
            <w:ins w:id="388" w:author="Molly McEvilley" w:date="2021-08-16T02:03:00Z">
              <w:r>
                <w:t>LastBednight</w:t>
              </w:r>
              <w:proofErr w:type="spellEnd"/>
            </w:ins>
          </w:p>
        </w:tc>
      </w:tr>
      <w:tr w:rsidR="00704CCF" w:rsidRPr="00AD4220" w:rsidDel="00C40CB7" w14:paraId="08B17131" w14:textId="457E9B32" w:rsidTr="00AD4220">
        <w:trPr>
          <w:cantSplit/>
          <w:trHeight w:val="216"/>
          <w:del w:id="389"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390" w:author="Molly McEvilley" w:date="2021-08-16T02:04:00Z"/>
                <w:b/>
                <w:bCs/>
              </w:rPr>
            </w:pPr>
            <w:del w:id="391" w:author="Molly McEvilley" w:date="2021-08-16T02:04:00Z">
              <w:r w:rsidDel="00C40CB7">
                <w:rPr>
                  <w:b/>
                  <w:bCs/>
                </w:rPr>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392" w:author="Molly McEvilley" w:date="2021-08-16T02:04:00Z"/>
        </w:trPr>
        <w:tc>
          <w:tcPr>
            <w:tcW w:w="9355" w:type="dxa"/>
          </w:tcPr>
          <w:p w14:paraId="21AB8ABB" w14:textId="219A4298" w:rsidR="00704CCF" w:rsidRPr="005F4836" w:rsidDel="00C40CB7" w:rsidRDefault="00AD4220" w:rsidP="00621D1D">
            <w:pPr>
              <w:pStyle w:val="NoSpacing"/>
              <w:rPr>
                <w:del w:id="393" w:author="Molly McEvilley" w:date="2021-08-16T02:04:00Z"/>
              </w:rPr>
            </w:pPr>
            <w:del w:id="394"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95" w:name="_Get_Enrollments_Relevant"/>
      <w:bookmarkStart w:id="396" w:name="_Toc37849764"/>
      <w:bookmarkStart w:id="397" w:name="_Toc79153949"/>
      <w:bookmarkEnd w:id="395"/>
      <w:r>
        <w:t xml:space="preserve">Enrollments Relevant to </w:t>
      </w:r>
      <w:r w:rsidR="000146AE">
        <w:t>Counting ES/SH/Street Dates</w:t>
      </w:r>
      <w:bookmarkEnd w:id="396"/>
      <w:bookmarkEnd w:id="397"/>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98" w:name="_Toc37849765"/>
      <w:bookmarkStart w:id="399" w:name="_Toc79153950"/>
      <w:r>
        <w:t xml:space="preserve">Get Dates to Exclude from Counts of ES/SH/Street Days </w:t>
      </w:r>
      <w:r w:rsidR="007B705B">
        <w:t>(ch_Exclude)</w:t>
      </w:r>
      <w:bookmarkEnd w:id="398"/>
      <w:bookmarkEnd w:id="399"/>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41F7F57A" w:rsidR="00172D43" w:rsidRPr="008F2C7B" w:rsidRDefault="00172D43" w:rsidP="00C973DB">
            <w:pPr>
              <w:pStyle w:val="NoSpacing"/>
              <w:rPr>
                <w:i/>
                <w:iCs/>
              </w:rPr>
            </w:pPr>
            <w:del w:id="400" w:author="Molly McEvilley [2]" w:date="2021-10-21T10:42:00Z">
              <w:r w:rsidRPr="008F2C7B" w:rsidDel="000B7DCA">
                <w:delText xml:space="preserve">ProjectType </w:delText>
              </w:r>
            </w:del>
            <w:proofErr w:type="spellStart"/>
            <w:ins w:id="401" w:author="Molly McEvilley [2]" w:date="2021-10-21T10:42:00Z">
              <w:r w:rsidR="000B7DCA">
                <w:t>LSAProjectType</w:t>
              </w:r>
              <w:proofErr w:type="spellEnd"/>
              <w:r w:rsidR="000B7DCA" w:rsidRPr="008F2C7B">
                <w:t xml:space="preserve"> </w:t>
              </w:r>
            </w:ins>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75498AB7" w:rsidR="009135C9" w:rsidDel="00832648" w:rsidRDefault="009135C9" w:rsidP="009135C9">
      <w:pPr>
        <w:pStyle w:val="ListParagraph"/>
        <w:numPr>
          <w:ilvl w:val="1"/>
          <w:numId w:val="5"/>
        </w:numPr>
        <w:rPr>
          <w:del w:id="402" w:author="Molly McEvilley [2]" w:date="2021-10-13T09:24:00Z"/>
        </w:rPr>
      </w:pPr>
      <w:commentRangeStart w:id="403"/>
      <w:del w:id="404" w:author="Molly McEvilley [2]" w:date="2021-10-13T09:24:00Z">
        <w:r w:rsidDel="00832648">
          <w:delText xml:space="preserve">For RRH enrollments where </w:delText>
        </w:r>
        <w:r w:rsidRPr="009135C9" w:rsidDel="00832648">
          <w:rPr>
            <w:b/>
            <w:bCs/>
          </w:rPr>
          <w:delText>MoveInDate</w:delText>
        </w:r>
        <w:r w:rsidDel="00832648">
          <w:delText xml:space="preserve"> = </w:delText>
        </w:r>
        <w:r w:rsidRPr="009135C9" w:rsidDel="00832648">
          <w:rPr>
            <w:b/>
            <w:bCs/>
          </w:rPr>
          <w:delText>ExitDate</w:delText>
        </w:r>
        <w:r w:rsidDel="00832648">
          <w:delText xml:space="preserve">, the </w:delText>
        </w:r>
        <w:r w:rsidRPr="009135C9" w:rsidDel="00832648">
          <w:rPr>
            <w:b/>
            <w:bCs/>
          </w:rPr>
          <w:delText>ExitDate</w:delText>
        </w:r>
        <w:r w:rsidDel="00832648">
          <w:delText xml:space="preserve"> is also excluded</w:delText>
        </w:r>
      </w:del>
      <w:commentRangeEnd w:id="403"/>
      <w:r w:rsidR="000D2D87">
        <w:rPr>
          <w:rStyle w:val="CommentReference"/>
          <w:rFonts w:eastAsiaTheme="minorHAnsi" w:cstheme="minorBidi"/>
        </w:rPr>
        <w:commentReference w:id="403"/>
      </w:r>
      <w:del w:id="405" w:author="Molly McEvilley [2]" w:date="2021-10-13T09:24:00Z">
        <w:r w:rsidDel="00832648">
          <w:delText>.</w:delText>
        </w:r>
      </w:del>
    </w:p>
    <w:p w14:paraId="6EBD603F" w14:textId="3963A010" w:rsidR="00006148" w:rsidRDefault="00006148" w:rsidP="00046859">
      <w:pPr>
        <w:pStyle w:val="ListParagraph"/>
        <w:numPr>
          <w:ilvl w:val="0"/>
          <w:numId w:val="5"/>
        </w:numPr>
      </w:pPr>
      <w:r>
        <w:t xml:space="preserve">For any CH enrollment where </w:t>
      </w:r>
      <w:proofErr w:type="spellStart"/>
      <w:ins w:id="406" w:author="Molly McEvilley [2]" w:date="2021-10-21T10:43:00Z">
        <w:r w:rsidR="000B7DCA">
          <w:rPr>
            <w:b/>
            <w:bCs/>
          </w:rPr>
          <w:t>LSA</w:t>
        </w:r>
        <w:r w:rsidR="000B7DCA" w:rsidRPr="00845520">
          <w:rPr>
            <w:b/>
            <w:bCs/>
          </w:rPr>
          <w:t>ProjectType</w:t>
        </w:r>
        <w:proofErr w:type="spellEnd"/>
        <w:r w:rsidR="000B7DCA">
          <w:t xml:space="preserve"> </w:t>
        </w:r>
      </w:ins>
      <w:del w:id="407" w:author="Molly McEvilley [2]" w:date="2021-10-21T10:43:00Z">
        <w:r w:rsidRPr="009C008E" w:rsidDel="000B7DCA">
          <w:rPr>
            <w:b/>
            <w:bCs/>
            <w:iCs/>
          </w:rPr>
          <w:delText>ProjectType</w:delText>
        </w:r>
      </w:del>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408" w:name="_Toc37849766"/>
      <w:bookmarkStart w:id="409" w:name="_Toc79153951"/>
      <w:r>
        <w:t xml:space="preserve">Get Dates to Include in Counts of ES/SH/Street Days </w:t>
      </w:r>
      <w:r w:rsidR="007B705B">
        <w:t>(</w:t>
      </w:r>
      <w:r w:rsidR="00E04B04">
        <w:t>ch_Include</w:t>
      </w:r>
      <w:r w:rsidR="007B705B">
        <w:t>)</w:t>
      </w:r>
      <w:bookmarkEnd w:id="408"/>
      <w:bookmarkEnd w:id="409"/>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750403" w:rsidR="00172D43" w:rsidRPr="00385BF2" w:rsidRDefault="00385BF2" w:rsidP="00C973DB">
            <w:pPr>
              <w:pStyle w:val="NoSpacing"/>
              <w:rPr>
                <w:i/>
                <w:iCs/>
              </w:rPr>
            </w:pPr>
            <w:proofErr w:type="spellStart"/>
            <w:ins w:id="410" w:author="Molly McEvilley [2]" w:date="2021-10-21T10:43:00Z">
              <w:r w:rsidRPr="00385BF2">
                <w:rPr>
                  <w:rPrChange w:id="411" w:author="Molly McEvilley [2]" w:date="2021-10-21T10:43:00Z">
                    <w:rPr>
                      <w:b/>
                      <w:bCs/>
                    </w:rPr>
                  </w:rPrChange>
                </w:rPr>
                <w:t>LSAProjectType</w:t>
              </w:r>
            </w:ins>
            <w:proofErr w:type="spellEnd"/>
            <w:del w:id="412" w:author="Molly McEvilley [2]" w:date="2021-10-21T10:43:00Z">
              <w:r w:rsidR="00172D43" w:rsidRPr="00385BF2" w:rsidDel="00385BF2">
                <w:delText>ProjectType</w:delText>
              </w:r>
            </w:del>
            <w:r w:rsidR="00172D43" w:rsidRPr="00385BF2">
              <w:t xml:space="preserve"> </w:t>
            </w:r>
          </w:p>
        </w:tc>
      </w:tr>
      <w:tr w:rsidR="005A4667" w:rsidDel="00385BF2" w14:paraId="63AA496D" w14:textId="67D9FA64" w:rsidTr="00172D43">
        <w:trPr>
          <w:cantSplit/>
          <w:trHeight w:val="216"/>
          <w:del w:id="413" w:author="Molly McEvilley [2]" w:date="2021-10-21T10:43:00Z"/>
        </w:trPr>
        <w:tc>
          <w:tcPr>
            <w:tcW w:w="9355" w:type="dxa"/>
          </w:tcPr>
          <w:p w14:paraId="187F3894" w14:textId="1D7D37FF" w:rsidR="005A4667" w:rsidRPr="00172D43" w:rsidDel="00385BF2" w:rsidRDefault="005A4667" w:rsidP="00C973DB">
            <w:pPr>
              <w:pStyle w:val="NoSpacing"/>
              <w:rPr>
                <w:del w:id="414" w:author="Molly McEvilley [2]" w:date="2021-10-21T10:43:00Z"/>
              </w:rPr>
            </w:pPr>
            <w:del w:id="415" w:author="Molly McEvilley [2]" w:date="2021-10-21T10:43:00Z">
              <w:r w:rsidDel="00385BF2">
                <w:delText>TrackingMethod</w:delText>
              </w:r>
            </w:del>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109C70D4" w:rsidR="00006148" w:rsidRDefault="00385BF2" w:rsidP="0030608E">
      <w:pPr>
        <w:pStyle w:val="ListParagraph"/>
        <w:numPr>
          <w:ilvl w:val="5"/>
          <w:numId w:val="57"/>
        </w:numPr>
      </w:pPr>
      <w:proofErr w:type="spellStart"/>
      <w:ins w:id="416" w:author="Molly McEvilley [2]" w:date="2021-10-21T10:43:00Z">
        <w:r>
          <w:rPr>
            <w:b/>
            <w:bCs/>
          </w:rPr>
          <w:t>LSA</w:t>
        </w:r>
        <w:r w:rsidRPr="00845520">
          <w:rPr>
            <w:b/>
            <w:bCs/>
          </w:rPr>
          <w:t>ProjectType</w:t>
        </w:r>
      </w:ins>
      <w:proofErr w:type="spellEnd"/>
      <w:del w:id="417" w:author="Molly McEvilley [2]" w:date="2021-10-21T10:43:00Z">
        <w:r w:rsidR="00006148" w:rsidRPr="009C008E" w:rsidDel="00385BF2">
          <w:rPr>
            <w:b/>
            <w:bCs/>
            <w:iCs/>
          </w:rPr>
          <w:delText>ProjectType</w:delText>
        </w:r>
      </w:del>
      <w:r w:rsidR="00006148" w:rsidRPr="002F68BE">
        <w:t xml:space="preserve"> </w:t>
      </w:r>
      <w:del w:id="418" w:author="Molly McEvilley [2]" w:date="2021-10-21T10:43:00Z">
        <w:r w:rsidR="00006148" w:rsidRPr="002F68BE" w:rsidDel="00385BF2">
          <w:delText>= 8 or (</w:delText>
        </w:r>
        <w:r w:rsidR="00006148" w:rsidRPr="009C008E" w:rsidDel="00385BF2">
          <w:rPr>
            <w:b/>
            <w:bCs/>
            <w:iCs/>
          </w:rPr>
          <w:delText>ProjectType</w:delText>
        </w:r>
        <w:r w:rsidR="00006148" w:rsidRPr="00A6067F" w:rsidDel="00385BF2">
          <w:delText xml:space="preserve"> = 1 and </w:delText>
        </w:r>
        <w:r w:rsidR="00006148" w:rsidRPr="009C008E" w:rsidDel="00385BF2">
          <w:rPr>
            <w:b/>
            <w:bCs/>
            <w:iCs/>
          </w:rPr>
          <w:delText>TrackingMethod</w:delText>
        </w:r>
        <w:r w:rsidR="00006148" w:rsidRPr="00445256" w:rsidDel="00385BF2">
          <w:delText xml:space="preserve"> </w:delText>
        </w:r>
        <w:r w:rsidR="007657BC" w:rsidRPr="00445256" w:rsidDel="00385BF2">
          <w:delText>= 0</w:delText>
        </w:r>
        <w:r w:rsidR="00006148" w:rsidRPr="00445256" w:rsidDel="00385BF2">
          <w:delText>)</w:delText>
        </w:r>
      </w:del>
      <w:ins w:id="419" w:author="Molly McEvilley [2]" w:date="2021-10-21T10:43:00Z">
        <w:r>
          <w:t xml:space="preserve">in </w:t>
        </w:r>
        <w:r w:rsidR="00CB4ADD">
          <w:t>(0,8</w:t>
        </w:r>
      </w:ins>
      <w:ins w:id="420" w:author="Molly McEvilley [2]" w:date="2021-10-21T10:44:00Z">
        <w:r w:rsidR="00CB4ADD">
          <w:t>)</w:t>
        </w:r>
      </w:ins>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9114A16" w:rsidR="00006148" w:rsidRPr="00BF5535" w:rsidRDefault="00CB4ADD" w:rsidP="0030608E">
      <w:pPr>
        <w:pStyle w:val="ListParagraph"/>
        <w:numPr>
          <w:ilvl w:val="5"/>
          <w:numId w:val="58"/>
        </w:numPr>
      </w:pPr>
      <w:proofErr w:type="spellStart"/>
      <w:ins w:id="421" w:author="Molly McEvilley [2]" w:date="2021-10-21T10:44:00Z">
        <w:r>
          <w:rPr>
            <w:b/>
            <w:bCs/>
          </w:rPr>
          <w:t>LSA</w:t>
        </w:r>
        <w:r w:rsidRPr="00845520">
          <w:rPr>
            <w:b/>
            <w:bCs/>
          </w:rPr>
          <w:t>ProjectType</w:t>
        </w:r>
        <w:proofErr w:type="spellEnd"/>
        <w:r>
          <w:t xml:space="preserve"> </w:t>
        </w:r>
      </w:ins>
      <w:del w:id="422" w:author="Molly McEvilley [2]" w:date="2021-10-21T10:44:00Z">
        <w:r w:rsidR="00006148" w:rsidRPr="009C008E" w:rsidDel="00CB4ADD">
          <w:rPr>
            <w:b/>
            <w:bCs/>
            <w:iCs/>
          </w:rPr>
          <w:delText>ProjectType</w:delText>
        </w:r>
        <w:r w:rsidR="00006148" w:rsidRPr="00BF5535" w:rsidDel="00CB4ADD">
          <w:delText xml:space="preserve"> </w:delText>
        </w:r>
      </w:del>
      <w:r w:rsidR="00006148" w:rsidRPr="00BF5535">
        <w:t>= 1</w:t>
      </w:r>
      <w:del w:id="423" w:author="Molly McEvilley [2]" w:date="2021-10-21T10:44:00Z">
        <w:r w:rsidR="00006148" w:rsidRPr="00BF5535" w:rsidDel="00CB4ADD">
          <w:delText xml:space="preserve"> and </w:delText>
        </w:r>
        <w:r w:rsidR="00006148" w:rsidRPr="009C008E" w:rsidDel="00CB4ADD">
          <w:rPr>
            <w:b/>
            <w:bCs/>
            <w:iCs/>
          </w:rPr>
          <w:delText>TrackingMethod</w:delText>
        </w:r>
        <w:r w:rsidR="00006148" w:rsidRPr="00A6067F" w:rsidDel="00CB4ADD">
          <w:delText xml:space="preserve"> </w:delText>
        </w:r>
        <w:r w:rsidR="00006148" w:rsidRPr="00EF2901" w:rsidDel="00CB4ADD">
          <w:delText>= 3</w:delText>
        </w:r>
      </w:del>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24" w:name="_Hlk42149391"/>
      <w:r w:rsidR="003C4035" w:rsidRPr="003C4035">
        <w:rPr>
          <w:i/>
        </w:rPr>
        <w:t>BedNightDate</w:t>
      </w:r>
      <w:bookmarkEnd w:id="424"/>
    </w:p>
    <w:p w14:paraId="504559F8" w14:textId="30675504" w:rsidR="003B1AEA" w:rsidRPr="00267838" w:rsidRDefault="00BF0431" w:rsidP="0030608E">
      <w:pPr>
        <w:pStyle w:val="ListParagraph"/>
        <w:numPr>
          <w:ilvl w:val="5"/>
          <w:numId w:val="58"/>
        </w:numPr>
      </w:pPr>
      <w:r w:rsidRPr="003C4035">
        <w:rPr>
          <w:i/>
        </w:rPr>
        <w:t>BedNightDate</w:t>
      </w:r>
      <w:r>
        <w:rPr>
          <w:i/>
        </w:rPr>
        <w:t xml:space="preserve"> </w:t>
      </w:r>
      <w:r>
        <w:rPr>
          <w:iCs/>
        </w:rPr>
        <w:t>&gt;= 10/1/2012</w:t>
      </w:r>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r w:rsidRPr="005C4382">
        <w:rPr>
          <w:i/>
        </w:rPr>
        <w:t>BedNightDate</w:t>
      </w:r>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51801E8B" w:rsidR="00B5597A" w:rsidRPr="0044267F" w:rsidRDefault="00B5597A" w:rsidP="0030608E">
      <w:pPr>
        <w:pStyle w:val="ListParagraph"/>
        <w:numPr>
          <w:ilvl w:val="0"/>
          <w:numId w:val="71"/>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ins w:id="425" w:author="Molly McEvilley [2]" w:date="2021-10-21T10:44:00Z">
        <w:r w:rsidR="00CB4ADD">
          <w:rPr>
            <w:b/>
            <w:bCs/>
          </w:rPr>
          <w:t>LSA</w:t>
        </w:r>
        <w:r w:rsidR="00CB4ADD" w:rsidRPr="00845520">
          <w:rPr>
            <w:b/>
            <w:bCs/>
          </w:rPr>
          <w:t>ProjectType</w:t>
        </w:r>
        <w:proofErr w:type="spellEnd"/>
        <w:r w:rsidR="00CB4ADD">
          <w:t xml:space="preserve"> </w:t>
        </w:r>
      </w:ins>
      <w:del w:id="426" w:author="Molly McEvilley [2]" w:date="2021-10-21T10:44:00Z">
        <w:r w:rsidRPr="0044267F" w:rsidDel="00CB4ADD">
          <w:rPr>
            <w:b/>
          </w:rPr>
          <w:delText>ProjectType</w:delText>
        </w:r>
        <w:r w:rsidRPr="0044267F" w:rsidDel="00CB4ADD">
          <w:rPr>
            <w:bCs/>
          </w:rPr>
          <w:delText xml:space="preserve"> </w:delText>
        </w:r>
      </w:del>
      <w:r w:rsidRPr="0044267F">
        <w:rPr>
          <w:bCs/>
        </w:rPr>
        <w:t>in (</w:t>
      </w:r>
      <w:ins w:id="427" w:author="Molly McEvilley [2]" w:date="2021-10-21T10:44:00Z">
        <w:r w:rsidR="00CB4ADD">
          <w:rPr>
            <w:bCs/>
          </w:rPr>
          <w:t>0,</w:t>
        </w:r>
      </w:ins>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r w:rsidRPr="0044267F">
        <w:rPr>
          <w:i/>
        </w:rPr>
        <w:t>LivingSituation</w:t>
      </w:r>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p>
    <w:p w14:paraId="5A114D2D" w14:textId="29984E53" w:rsidR="00B5597A" w:rsidRDefault="00B5597A" w:rsidP="0030608E">
      <w:pPr>
        <w:pStyle w:val="ListParagraph"/>
        <w:numPr>
          <w:ilvl w:val="0"/>
          <w:numId w:val="74"/>
        </w:numPr>
        <w:rPr>
          <w:bCs/>
        </w:rPr>
      </w:pPr>
      <w:r w:rsidRPr="0044267F">
        <w:rPr>
          <w:bCs/>
        </w:rPr>
        <w:t>For TH, PSH, and RRH projects (</w:t>
      </w:r>
      <w:proofErr w:type="spellStart"/>
      <w:ins w:id="428" w:author="Molly McEvilley [2]" w:date="2021-10-21T10:44:00Z">
        <w:r w:rsidR="00611385">
          <w:rPr>
            <w:b/>
            <w:bCs/>
          </w:rPr>
          <w:t>LSA</w:t>
        </w:r>
        <w:r w:rsidR="00611385" w:rsidRPr="00845520">
          <w:rPr>
            <w:b/>
            <w:bCs/>
          </w:rPr>
          <w:t>ProjectType</w:t>
        </w:r>
        <w:proofErr w:type="spellEnd"/>
        <w:r w:rsidR="00611385">
          <w:t xml:space="preserve"> </w:t>
        </w:r>
      </w:ins>
      <w:del w:id="429" w:author="Molly McEvilley [2]" w:date="2021-10-21T10:44:00Z">
        <w:r w:rsidRPr="0044267F" w:rsidDel="00611385">
          <w:rPr>
            <w:bCs/>
          </w:rPr>
          <w:delText xml:space="preserve">ProjectType </w:delText>
        </w:r>
      </w:del>
      <w:r w:rsidRPr="0044267F">
        <w:rPr>
          <w:bCs/>
        </w:rPr>
        <w:t>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r w:rsidRPr="007327FC">
        <w:rPr>
          <w:i/>
        </w:rPr>
        <w:t>LivingSituation</w:t>
      </w:r>
      <w:r w:rsidRPr="007327FC">
        <w:t xml:space="preserve"> in (1,18,16)</w:t>
      </w:r>
      <w:r w:rsidRPr="00DB4FDE">
        <w:t>; or</w:t>
      </w:r>
    </w:p>
    <w:p w14:paraId="36CA0E22" w14:textId="77777777" w:rsidR="00B5597A" w:rsidRPr="00DD4D75" w:rsidRDefault="00B5597A" w:rsidP="0030608E">
      <w:pPr>
        <w:pStyle w:val="ListParagraph"/>
        <w:numPr>
          <w:ilvl w:val="0"/>
          <w:numId w:val="73"/>
        </w:numPr>
      </w:pPr>
      <w:r w:rsidRPr="007327FC">
        <w:rPr>
          <w:i/>
        </w:rPr>
        <w:t>LengthOfStay</w:t>
      </w:r>
      <w:r w:rsidRPr="007327FC">
        <w:t xml:space="preserve"> in (10, 11) and </w:t>
      </w:r>
      <w:r w:rsidRPr="00DB4FDE">
        <w:rPr>
          <w:i/>
        </w:rPr>
        <w:t>PreviousStreetESSH</w:t>
      </w:r>
      <w:r w:rsidRPr="00DD4D75">
        <w:t xml:space="preserve"> = 1; or</w:t>
      </w:r>
    </w:p>
    <w:p w14:paraId="008CF949" w14:textId="77777777" w:rsidR="00B5597A" w:rsidRDefault="00B5597A" w:rsidP="0030608E">
      <w:pPr>
        <w:pStyle w:val="ListParagraph"/>
        <w:numPr>
          <w:ilvl w:val="0"/>
          <w:numId w:val="73"/>
        </w:numPr>
      </w:pPr>
      <w:r w:rsidRPr="007327FC">
        <w:rPr>
          <w:i/>
        </w:rPr>
        <w:t>LivingSituation</w:t>
      </w:r>
      <w:r w:rsidRPr="007327FC">
        <w:t xml:space="preserve"> in (4,5,6,7,15,</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r w:rsidRPr="0044267F">
        <w:rPr>
          <w:i/>
        </w:rPr>
        <w:t>DateToStreetESSH</w:t>
      </w:r>
      <w:r>
        <w:t>; and</w:t>
      </w:r>
    </w:p>
    <w:p w14:paraId="3C6ED81B" w14:textId="6AF018F5" w:rsidR="00B5597A" w:rsidRDefault="00611385" w:rsidP="0030608E">
      <w:pPr>
        <w:pStyle w:val="ListParagraph"/>
        <w:numPr>
          <w:ilvl w:val="1"/>
          <w:numId w:val="75"/>
        </w:numPr>
      </w:pPr>
      <w:proofErr w:type="spellStart"/>
      <w:ins w:id="430" w:author="Molly McEvilley [2]" w:date="2021-10-21T10:44:00Z">
        <w:r>
          <w:rPr>
            <w:b/>
            <w:bCs/>
          </w:rPr>
          <w:t>LSA</w:t>
        </w:r>
        <w:r w:rsidRPr="00845520">
          <w:rPr>
            <w:b/>
            <w:bCs/>
          </w:rPr>
          <w:t>ProjectType</w:t>
        </w:r>
        <w:proofErr w:type="spellEnd"/>
        <w:r>
          <w:t xml:space="preserve"> </w:t>
        </w:r>
      </w:ins>
      <w:del w:id="431" w:author="Molly McEvilley [2]" w:date="2021-10-21T10:44:00Z">
        <w:r w:rsidR="00B5597A" w:rsidRPr="0044267F" w:rsidDel="00611385">
          <w:rPr>
            <w:b/>
            <w:bCs/>
          </w:rPr>
          <w:delText>ProjectType</w:delText>
        </w:r>
        <w:r w:rsidR="00B5597A" w:rsidDel="00611385">
          <w:delText xml:space="preserve"> </w:delText>
        </w:r>
      </w:del>
      <w:r w:rsidR="00B5597A">
        <w:t xml:space="preserve">= 2 and </w:t>
      </w:r>
      <w:proofErr w:type="spellStart"/>
      <w:r w:rsidR="00B5597A" w:rsidRPr="0044267F">
        <w:rPr>
          <w:b/>
        </w:rPr>
        <w:t>ESSHStreetDate</w:t>
      </w:r>
      <w:proofErr w:type="spellEnd"/>
      <w:r w:rsidR="00B5597A">
        <w:t xml:space="preserve"> &lt; </w:t>
      </w:r>
      <w:r w:rsidR="00B5597A" w:rsidRPr="0044267F">
        <w:rPr>
          <w:b/>
          <w:bCs/>
        </w:rPr>
        <w:t>EntryDate</w:t>
      </w:r>
      <w:r w:rsidR="00B5597A">
        <w:t>; or</w:t>
      </w:r>
    </w:p>
    <w:p w14:paraId="03655FAD" w14:textId="63D0E7AB" w:rsidR="00B5597A" w:rsidRDefault="00611385" w:rsidP="0030608E">
      <w:pPr>
        <w:pStyle w:val="ListParagraph"/>
        <w:numPr>
          <w:ilvl w:val="1"/>
          <w:numId w:val="75"/>
        </w:numPr>
      </w:pPr>
      <w:proofErr w:type="spellStart"/>
      <w:ins w:id="432" w:author="Molly McEvilley [2]" w:date="2021-10-21T10:44:00Z">
        <w:r>
          <w:rPr>
            <w:b/>
            <w:bCs/>
          </w:rPr>
          <w:t>LSA</w:t>
        </w:r>
        <w:r w:rsidRPr="00845520">
          <w:rPr>
            <w:b/>
            <w:bCs/>
          </w:rPr>
          <w:t>ProjectType</w:t>
        </w:r>
        <w:proofErr w:type="spellEnd"/>
        <w:r>
          <w:t xml:space="preserve"> </w:t>
        </w:r>
      </w:ins>
      <w:del w:id="433" w:author="Molly McEvilley [2]" w:date="2021-10-21T10:44:00Z">
        <w:r w:rsidR="00B5597A" w:rsidRPr="0044267F" w:rsidDel="00611385">
          <w:rPr>
            <w:b/>
            <w:bCs/>
          </w:rPr>
          <w:delText>ProjectType</w:delText>
        </w:r>
        <w:r w:rsidR="00B5597A" w:rsidDel="00611385">
          <w:delText xml:space="preserve"> </w:delText>
        </w:r>
      </w:del>
      <w:r w:rsidR="00B5597A">
        <w:t xml:space="preserve">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r>
        <w:rPr>
          <w:b/>
          <w:bCs/>
        </w:rPr>
        <w:t>MoveInDate</w:t>
      </w:r>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434" w:name="_Toc506721200"/>
    </w:p>
    <w:p w14:paraId="4E52BCD6" w14:textId="4F2FFADA" w:rsidR="00006148" w:rsidRDefault="00006148" w:rsidP="0088191A">
      <w:pPr>
        <w:pStyle w:val="Heading2"/>
      </w:pPr>
      <w:bookmarkStart w:id="435" w:name="_Toc37849767"/>
      <w:bookmarkStart w:id="436" w:name="_Toc79153952"/>
      <w:r>
        <w:t>Get ES/SH/Street Episodes</w:t>
      </w:r>
      <w:r w:rsidR="007B705B">
        <w:t xml:space="preserve"> (ch_Episodes)</w:t>
      </w:r>
      <w:bookmarkEnd w:id="435"/>
      <w:bookmarkEnd w:id="436"/>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37" w:name="_CHTime_and_CHTimeStatus"/>
      <w:bookmarkStart w:id="438" w:name="_Toc31197153"/>
      <w:bookmarkStart w:id="439" w:name="_Toc37849768"/>
      <w:bookmarkStart w:id="440" w:name="_Toc79153953"/>
      <w:bookmarkEnd w:id="434"/>
      <w:bookmarkEnd w:id="437"/>
      <w:r w:rsidRPr="00655B0F">
        <w:t>CHTime</w:t>
      </w:r>
      <w:r>
        <w:t xml:space="preserve"> and </w:t>
      </w:r>
      <w:r w:rsidRPr="005F4836">
        <w:t>CHTimeStatus</w:t>
      </w:r>
      <w:r>
        <w:t xml:space="preserve"> </w:t>
      </w:r>
      <w:r w:rsidR="00E04B04">
        <w:t>–</w:t>
      </w:r>
      <w:r>
        <w:t xml:space="preserve"> LSAPerson</w:t>
      </w:r>
      <w:bookmarkEnd w:id="438"/>
      <w:bookmarkEnd w:id="439"/>
      <w:bookmarkEnd w:id="440"/>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236F637C" w:rsidR="00DE0E77" w:rsidRPr="00611385" w:rsidRDefault="00611385" w:rsidP="00DE0E77">
            <w:pPr>
              <w:pStyle w:val="NoSpacing"/>
            </w:pPr>
            <w:proofErr w:type="spellStart"/>
            <w:ins w:id="441" w:author="Molly McEvilley [2]" w:date="2021-10-21T10:44:00Z">
              <w:r w:rsidRPr="00611385">
                <w:rPr>
                  <w:rPrChange w:id="442" w:author="Molly McEvilley [2]" w:date="2021-10-21T10:44:00Z">
                    <w:rPr>
                      <w:b/>
                      <w:bCs/>
                    </w:rPr>
                  </w:rPrChange>
                </w:rPr>
                <w:t>LSAProjectType</w:t>
              </w:r>
            </w:ins>
            <w:proofErr w:type="spellEnd"/>
            <w:del w:id="443" w:author="Molly McEvilley [2]" w:date="2021-10-21T10:44:00Z">
              <w:r w:rsidR="00DE0E77" w:rsidRPr="00611385" w:rsidDel="00611385">
                <w:delText>ProjectType</w:delText>
              </w:r>
            </w:del>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2D0CC5"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5200647" w:rsidR="00F82A02" w:rsidRDefault="00611385" w:rsidP="00DE0E77">
      <w:pPr>
        <w:pStyle w:val="ListParagraph"/>
        <w:ind w:left="1080"/>
      </w:pPr>
      <w:proofErr w:type="spellStart"/>
      <w:ins w:id="444" w:author="Molly McEvilley [2]" w:date="2021-10-21T10:45:00Z">
        <w:r>
          <w:rPr>
            <w:b/>
            <w:bCs/>
          </w:rPr>
          <w:t>LSA</w:t>
        </w:r>
        <w:r w:rsidRPr="00845520">
          <w:rPr>
            <w:b/>
            <w:bCs/>
          </w:rPr>
          <w:t>ProjectType</w:t>
        </w:r>
        <w:proofErr w:type="spellEnd"/>
        <w:r>
          <w:t xml:space="preserve"> </w:t>
        </w:r>
      </w:ins>
      <w:del w:id="445" w:author="Molly McEvilley [2]" w:date="2021-10-21T10:45:00Z">
        <w:r w:rsidR="00DE0E77" w:rsidRPr="00611385" w:rsidDel="00611385">
          <w:rPr>
            <w:iCs/>
            <w:rPrChange w:id="446" w:author="Molly McEvilley [2]" w:date="2021-10-21T10:45:00Z">
              <w:rPr>
                <w:b/>
                <w:bCs/>
                <w:iCs/>
              </w:rPr>
            </w:rPrChange>
          </w:rPr>
          <w:delText>ProjectType</w:delText>
        </w:r>
        <w:r w:rsidR="00DE0E77" w:rsidRPr="00104046" w:rsidDel="00611385">
          <w:delText xml:space="preserve"> </w:delText>
        </w:r>
      </w:del>
      <w:r w:rsidR="00DE0E77" w:rsidRPr="00104046">
        <w:t>in (</w:t>
      </w:r>
      <w:ins w:id="447" w:author="Molly McEvilley [2]" w:date="2021-10-21T10:45:00Z">
        <w:r>
          <w:t>0,</w:t>
        </w:r>
      </w:ins>
      <w:r w:rsidR="00DE0E77" w:rsidRPr="00104046">
        <w:t xml:space="preserve">1,8) </w:t>
      </w:r>
      <w:r w:rsidR="00761A75">
        <w:t xml:space="preserve">or </w:t>
      </w:r>
      <w:r w:rsidR="00761A75" w:rsidRPr="0060237C">
        <w:rPr>
          <w:i/>
        </w:rPr>
        <w:t>LivingSituation</w:t>
      </w:r>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11FEB035" w:rsidR="00F82A02" w:rsidRPr="00993D17" w:rsidRDefault="0046667A">
      <w:pPr>
        <w:pStyle w:val="ListParagraph"/>
        <w:ind w:left="1080"/>
        <w:rPr>
          <w:iCs/>
        </w:rPr>
      </w:pPr>
      <w:proofErr w:type="spellStart"/>
      <w:ins w:id="448" w:author="Molly McEvilley [2]" w:date="2021-10-21T10:45:00Z">
        <w:r>
          <w:rPr>
            <w:b/>
            <w:bCs/>
          </w:rPr>
          <w:t>LSA</w:t>
        </w:r>
        <w:r w:rsidRPr="00845520">
          <w:rPr>
            <w:b/>
            <w:bCs/>
          </w:rPr>
          <w:t>ProjectType</w:t>
        </w:r>
        <w:proofErr w:type="spellEnd"/>
        <w:r>
          <w:t xml:space="preserve"> </w:t>
        </w:r>
      </w:ins>
      <w:del w:id="449" w:author="Molly McEvilley [2]" w:date="2021-10-21T10:45:00Z">
        <w:r w:rsidR="00E54828" w:rsidRPr="00A23B1D" w:rsidDel="0046667A">
          <w:rPr>
            <w:b/>
            <w:bCs/>
            <w:iCs/>
          </w:rPr>
          <w:delText>ProjectType</w:delText>
        </w:r>
        <w:r w:rsidR="00E54828" w:rsidRPr="00BD2E81" w:rsidDel="0046667A">
          <w:rPr>
            <w:b/>
            <w:bCs/>
            <w:iCs/>
          </w:rPr>
          <w:delText xml:space="preserve"> </w:delText>
        </w:r>
      </w:del>
      <w:r w:rsidR="00E54828" w:rsidRPr="00993D17">
        <w:rPr>
          <w:iCs/>
        </w:rPr>
        <w:t>is not in (</w:t>
      </w:r>
      <w:ins w:id="450" w:author="Molly McEvilley [2]" w:date="2021-10-21T10:45:00Z">
        <w:r w:rsidR="00611385">
          <w:rPr>
            <w:iCs/>
          </w:rPr>
          <w:t>0,</w:t>
        </w:r>
      </w:ins>
      <w:r w:rsidR="00E54828" w:rsidRPr="00993D17">
        <w:rPr>
          <w:iCs/>
        </w:rPr>
        <w:t xml:space="preserve">1,8) and </w:t>
      </w:r>
    </w:p>
    <w:p w14:paraId="08C8692F" w14:textId="625A7A86"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(4,5,6,7,15,25)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Pr="0013060E" w:rsidRDefault="007B705B" w:rsidP="0088191A">
      <w:pPr>
        <w:pStyle w:val="Heading2"/>
        <w:rPr>
          <w:lang w:val="fr-FR"/>
        </w:rPr>
      </w:pPr>
      <w:bookmarkStart w:id="451" w:name="_EST/RRH/PSHAgeMin_and_EST/RRH/PSHAg"/>
      <w:bookmarkStart w:id="452" w:name="_Toc37849769"/>
      <w:bookmarkStart w:id="453" w:name="_Toc79153954"/>
      <w:bookmarkEnd w:id="451"/>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452"/>
      <w:bookmarkEnd w:id="453"/>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onw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9B6366C" w:rsidR="00D1392C" w:rsidRPr="0046667A" w:rsidRDefault="0046667A" w:rsidP="00DC3219">
            <w:pPr>
              <w:pStyle w:val="NoSpacing"/>
              <w:rPr>
                <w:rPrChange w:id="454" w:author="Molly McEvilley [2]" w:date="2021-10-21T10:45:00Z">
                  <w:rPr>
                    <w:bCs/>
                  </w:rPr>
                </w:rPrChange>
              </w:rPr>
            </w:pPr>
            <w:proofErr w:type="spellStart"/>
            <w:ins w:id="455" w:author="Molly McEvilley [2]" w:date="2021-10-21T10:45:00Z">
              <w:r w:rsidRPr="0046667A">
                <w:rPr>
                  <w:rPrChange w:id="456" w:author="Molly McEvilley [2]" w:date="2021-10-21T10:45:00Z">
                    <w:rPr>
                      <w:b/>
                      <w:bCs/>
                    </w:rPr>
                  </w:rPrChange>
                </w:rPr>
                <w:t>LSAProjectType</w:t>
              </w:r>
            </w:ins>
            <w:proofErr w:type="spellEnd"/>
            <w:del w:id="457" w:author="Molly McEvilley [2]" w:date="2021-10-21T10:45:00Z">
              <w:r w:rsidR="00D1392C" w:rsidRPr="0046667A" w:rsidDel="0046667A">
                <w:rPr>
                  <w:rPrChange w:id="458" w:author="Molly McEvilley [2]" w:date="2021-10-21T10:45:00Z">
                    <w:rPr>
                      <w:bCs/>
                    </w:rPr>
                  </w:rPrChange>
                </w:rPr>
                <w:delText>ProjectType</w:delText>
              </w:r>
            </w:del>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45DCE20B"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ins w:id="459" w:author="Molly McEvilley [2]" w:date="2021-10-21T10:45:00Z">
        <w:r w:rsidR="0046667A">
          <w:rPr>
            <w:b/>
            <w:bCs/>
          </w:rPr>
          <w:t>LSA</w:t>
        </w:r>
        <w:r w:rsidR="0046667A" w:rsidRPr="00845520">
          <w:rPr>
            <w:b/>
            <w:bCs/>
          </w:rPr>
          <w:t>ProjectType</w:t>
        </w:r>
      </w:ins>
      <w:proofErr w:type="spellEnd"/>
      <w:del w:id="460" w:author="Molly McEvilley [2]" w:date="2021-10-21T10:45:00Z">
        <w:r w:rsidRPr="009C008E" w:rsidDel="0046667A">
          <w:rPr>
            <w:b/>
            <w:bCs/>
          </w:rPr>
          <w:delText>ProjectType</w:delText>
        </w:r>
      </w:del>
      <w:r>
        <w:t xml:space="preserve"> in (</w:t>
      </w:r>
      <w:ins w:id="461" w:author="Molly McEvilley [2]" w:date="2021-10-21T10:45:00Z">
        <w:r w:rsidR="0046667A">
          <w:t>0,</w:t>
        </w:r>
      </w:ins>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614408D8"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ins w:id="462" w:author="Molly McEvilley [2]" w:date="2021-10-21T10:46:00Z">
        <w:r w:rsidR="006D6F5B">
          <w:rPr>
            <w:b/>
            <w:bCs/>
          </w:rPr>
          <w:t>LSA</w:t>
        </w:r>
        <w:r w:rsidR="006D6F5B" w:rsidRPr="00845520">
          <w:rPr>
            <w:b/>
            <w:bCs/>
          </w:rPr>
          <w:t>ProjectType</w:t>
        </w:r>
        <w:proofErr w:type="spellEnd"/>
        <w:r w:rsidR="006D6F5B">
          <w:t xml:space="preserve"> </w:t>
        </w:r>
      </w:ins>
      <w:del w:id="463" w:author="Molly McEvilley [2]" w:date="2021-10-21T10:46:00Z">
        <w:r w:rsidR="002467E4" w:rsidRPr="00DE4A2E" w:rsidDel="006D6F5B">
          <w:rPr>
            <w:b/>
            <w:bCs/>
          </w:rPr>
          <w:delText>ProjectType</w:delText>
        </w:r>
        <w:r w:rsidR="002467E4" w:rsidDel="006D6F5B">
          <w:delText xml:space="preserve"> </w:delText>
        </w:r>
      </w:del>
      <w:r w:rsidR="002467E4">
        <w:t>in (</w:t>
      </w:r>
      <w:ins w:id="464" w:author="Molly McEvilley [2]" w:date="2021-10-21T10:46:00Z">
        <w:r w:rsidR="0046667A">
          <w:t>0,</w:t>
        </w:r>
      </w:ins>
      <w:r w:rsidR="002467E4">
        <w:t>1,2,8)</w:t>
      </w:r>
    </w:p>
    <w:p w14:paraId="5FC7C56E" w14:textId="5307B6E7"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ins w:id="465" w:author="Molly McEvilley [2]" w:date="2021-10-21T10:46:00Z">
        <w:r w:rsidR="006D6F5B">
          <w:rPr>
            <w:b/>
            <w:bCs/>
          </w:rPr>
          <w:t>LSA</w:t>
        </w:r>
        <w:r w:rsidR="006D6F5B" w:rsidRPr="00845520">
          <w:rPr>
            <w:b/>
            <w:bCs/>
          </w:rPr>
          <w:t>ProjectType</w:t>
        </w:r>
        <w:proofErr w:type="spellEnd"/>
        <w:r w:rsidR="006D6F5B">
          <w:t xml:space="preserve"> </w:t>
        </w:r>
      </w:ins>
      <w:del w:id="466" w:author="Molly McEvilley [2]" w:date="2021-10-21T10:46:00Z">
        <w:r w:rsidR="00D622F9" w:rsidRPr="00997787" w:rsidDel="006D6F5B">
          <w:rPr>
            <w:b/>
            <w:bCs/>
          </w:rPr>
          <w:delText>ProjectType</w:delText>
        </w:r>
        <w:r w:rsidR="00D622F9" w:rsidDel="006D6F5B">
          <w:delText xml:space="preserve"> </w:delText>
        </w:r>
      </w:del>
      <w:r w:rsidR="00D622F9">
        <w:t>in (</w:t>
      </w:r>
      <w:ins w:id="467" w:author="Molly McEvilley [2]" w:date="2021-10-21T10:46:00Z">
        <w:r w:rsidR="0046667A">
          <w:t>0,</w:t>
        </w:r>
      </w:ins>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7FA9C28"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68" w:author="Molly McEvilley [2]" w:date="2021-10-21T10:46:00Z">
        <w:r w:rsidR="006D6F5B">
          <w:rPr>
            <w:b/>
            <w:bCs/>
          </w:rPr>
          <w:t>LSA</w:t>
        </w:r>
        <w:r w:rsidR="006D6F5B" w:rsidRPr="00845520">
          <w:rPr>
            <w:b/>
            <w:bCs/>
          </w:rPr>
          <w:t>ProjectType</w:t>
        </w:r>
        <w:proofErr w:type="spellEnd"/>
        <w:r w:rsidR="006D6F5B">
          <w:t xml:space="preserve"> </w:t>
        </w:r>
      </w:ins>
      <w:del w:id="469" w:author="Molly McEvilley [2]" w:date="2021-10-21T10:46:00Z">
        <w:r w:rsidRPr="00A013B7" w:rsidDel="006D6F5B">
          <w:rPr>
            <w:b/>
            <w:bCs/>
          </w:rPr>
          <w:delText>ProjectType</w:delText>
        </w:r>
        <w:r w:rsidDel="006D6F5B">
          <w:delText xml:space="preserve"> </w:delText>
        </w:r>
      </w:del>
      <w:r>
        <w:t>= 13</w:t>
      </w:r>
    </w:p>
    <w:p w14:paraId="198D34BA" w14:textId="23A6312C"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70" w:author="Molly McEvilley [2]" w:date="2021-10-21T10:46:00Z">
        <w:r w:rsidR="006D6F5B">
          <w:rPr>
            <w:b/>
            <w:bCs/>
          </w:rPr>
          <w:t>LSA</w:t>
        </w:r>
        <w:r w:rsidR="006D6F5B" w:rsidRPr="00845520">
          <w:rPr>
            <w:b/>
            <w:bCs/>
          </w:rPr>
          <w:t>ProjectType</w:t>
        </w:r>
        <w:proofErr w:type="spellEnd"/>
        <w:r w:rsidR="006D6F5B">
          <w:t xml:space="preserve"> </w:t>
        </w:r>
      </w:ins>
      <w:del w:id="471" w:author="Molly McEvilley [2]" w:date="2021-10-21T10:46:00Z">
        <w:r w:rsidRPr="00997787" w:rsidDel="006D6F5B">
          <w:rPr>
            <w:b/>
            <w:bCs/>
          </w:rPr>
          <w:delText>ProjectType</w:delText>
        </w:r>
        <w:r w:rsidDel="006D6F5B">
          <w:delText xml:space="preserve"> </w:delText>
        </w:r>
      </w:del>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75D29F7"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72" w:author="Molly McEvilley [2]" w:date="2021-10-21T10:46:00Z">
        <w:r w:rsidR="006D6F5B">
          <w:rPr>
            <w:b/>
            <w:bCs/>
          </w:rPr>
          <w:t>LSA</w:t>
        </w:r>
        <w:r w:rsidR="006D6F5B" w:rsidRPr="00845520">
          <w:rPr>
            <w:b/>
            <w:bCs/>
          </w:rPr>
          <w:t>ProjectType</w:t>
        </w:r>
        <w:proofErr w:type="spellEnd"/>
        <w:r w:rsidR="006D6F5B">
          <w:t xml:space="preserve"> </w:t>
        </w:r>
      </w:ins>
      <w:del w:id="473" w:author="Molly McEvilley [2]" w:date="2021-10-21T10:46:00Z">
        <w:r w:rsidRPr="00A013B7" w:rsidDel="006D6F5B">
          <w:rPr>
            <w:b/>
            <w:bCs/>
          </w:rPr>
          <w:delText>ProjectType</w:delText>
        </w:r>
        <w:r w:rsidDel="006D6F5B">
          <w:delText xml:space="preserve"> </w:delText>
        </w:r>
      </w:del>
      <w:r>
        <w:t>= 3</w:t>
      </w:r>
    </w:p>
    <w:p w14:paraId="7B0DD392" w14:textId="636AAAA5"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74" w:author="Molly McEvilley [2]" w:date="2021-10-21T10:46:00Z">
        <w:r w:rsidR="006D6F5B">
          <w:rPr>
            <w:b/>
            <w:bCs/>
          </w:rPr>
          <w:t>LSA</w:t>
        </w:r>
        <w:r w:rsidR="006D6F5B" w:rsidRPr="00845520">
          <w:rPr>
            <w:b/>
            <w:bCs/>
          </w:rPr>
          <w:t>ProjectType</w:t>
        </w:r>
        <w:proofErr w:type="spellEnd"/>
        <w:r w:rsidR="006D6F5B">
          <w:t xml:space="preserve"> </w:t>
        </w:r>
      </w:ins>
      <w:del w:id="475" w:author="Molly McEvilley [2]" w:date="2021-10-21T10:46:00Z">
        <w:r w:rsidRPr="00997787" w:rsidDel="006D6F5B">
          <w:rPr>
            <w:b/>
            <w:bCs/>
          </w:rPr>
          <w:delText>ProjectType</w:delText>
        </w:r>
        <w:r w:rsidDel="006D6F5B">
          <w:delText xml:space="preserve"> </w:delText>
        </w:r>
      </w:del>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476" w:name="_HHTypeEST/RRH/PSH_-_LSAPerson"/>
      <w:bookmarkStart w:id="477" w:name="_Toc37849770"/>
      <w:bookmarkEnd w:id="476"/>
      <w:r>
        <w:t>.</w:t>
      </w:r>
    </w:p>
    <w:p w14:paraId="32D46088" w14:textId="77777777" w:rsidR="00B04089" w:rsidRPr="009A160F" w:rsidRDefault="00B04089" w:rsidP="00FE16F4">
      <w:bookmarkStart w:id="478" w:name="_HoHEST/RRH/PSH"/>
      <w:bookmarkStart w:id="479" w:name="_AdultEST/RRH/PSH__-"/>
      <w:bookmarkStart w:id="480" w:name="_AHAREST/RRH/PSH__-"/>
      <w:bookmarkStart w:id="481" w:name="_AHAREST/RRH/PSH__–"/>
      <w:bookmarkStart w:id="482" w:name="_AHARHoHEST/RRH/PSH"/>
      <w:bookmarkStart w:id="483" w:name="_AHARHoHEST/RRH/PSH_1"/>
      <w:bookmarkEnd w:id="477"/>
      <w:bookmarkEnd w:id="478"/>
      <w:bookmarkEnd w:id="479"/>
      <w:bookmarkEnd w:id="480"/>
      <w:bookmarkEnd w:id="481"/>
      <w:bookmarkEnd w:id="482"/>
      <w:bookmarkEnd w:id="483"/>
    </w:p>
    <w:p w14:paraId="0158E026" w14:textId="62B4EB32" w:rsidR="007B705B" w:rsidRDefault="007B705B" w:rsidP="0088191A">
      <w:pPr>
        <w:pStyle w:val="Heading2"/>
      </w:pPr>
      <w:bookmarkStart w:id="484" w:name="_Set_Population_Identifiers_5"/>
      <w:bookmarkStart w:id="485" w:name="_Toc37849775"/>
      <w:bookmarkStart w:id="486" w:name="_Toc79153955"/>
      <w:bookmarkEnd w:id="484"/>
      <w:r w:rsidRPr="00C52062">
        <w:t>Set Population Identifiers for Active HMIS Households</w:t>
      </w:r>
      <w:bookmarkEnd w:id="485"/>
      <w:bookmarkEnd w:id="486"/>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XFITywUEAAAMEQAADgAAAAAA&#10;AAAAAAAAAAAuAgAAZHJzL2Uyb0RvYy54bWxQSwECLQAUAAYACAAAACEAsTLotNwAAAAFAQAADwAA&#10;AAAAAAAAAAAAAABfBgAAZHJzL2Rvd25yZXYueG1sUEsFBgAAAAAEAAQA8wAAAGgHA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 xml:space="preserve">is reported for LSAPerson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lastRenderedPageBreak/>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87" w:name="_Set_Population_Identifiers_4"/>
      <w:bookmarkStart w:id="488" w:name="_Toc79153956"/>
      <w:bookmarkStart w:id="489" w:name="_Toc37849776"/>
      <w:bookmarkEnd w:id="487"/>
      <w:r>
        <w:t xml:space="preserve">Project Group </w:t>
      </w:r>
      <w:r w:rsidR="0068205D">
        <w:t xml:space="preserve">and Population </w:t>
      </w:r>
      <w:r>
        <w:t>Household Types - LSAPerson</w:t>
      </w:r>
      <w:bookmarkEnd w:id="488"/>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5848BF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Change w:id="490">
          <w:tblGrid>
            <w:gridCol w:w="9360"/>
          </w:tblGrid>
        </w:tblGridChange>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r>
              <w:rPr>
                <w:b/>
                <w:bCs/>
              </w:rPr>
              <w:t>tlsa_HHID</w:t>
            </w:r>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23793" w:rsidRPr="00BC21DA" w14:paraId="33C18BC4" w14:textId="77777777" w:rsidTr="00845520">
        <w:trPr>
          <w:cantSplit/>
          <w:trHeight w:val="216"/>
          <w:ins w:id="491" w:author="Genelle Denzin" w:date="2021-10-27T15:02:00Z"/>
        </w:trPr>
        <w:tc>
          <w:tcPr>
            <w:tcW w:w="9360" w:type="dxa"/>
            <w:shd w:val="clear" w:color="auto" w:fill="auto"/>
          </w:tcPr>
          <w:p w14:paraId="5D7384FB" w14:textId="5E2519DC" w:rsidR="00023793" w:rsidRDefault="00023793" w:rsidP="00845520">
            <w:pPr>
              <w:pStyle w:val="NoSpacing"/>
              <w:rPr>
                <w:ins w:id="492" w:author="Genelle Denzin" w:date="2021-10-27T15:02:00Z"/>
              </w:rPr>
            </w:pPr>
            <w:ins w:id="493" w:author="Genelle Denzin" w:date="2021-10-27T15:02:00Z">
              <w:r>
                <w:t>HouseholdID</w:t>
              </w:r>
            </w:ins>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r>
              <w:rPr>
                <w:b/>
                <w:bCs/>
              </w:rPr>
              <w:t>tlsa</w:t>
            </w:r>
            <w:r w:rsidRPr="006B4F91">
              <w:rPr>
                <w:b/>
                <w:bCs/>
              </w:rPr>
              <w:t>_Enrollment</w:t>
            </w:r>
          </w:p>
        </w:tc>
      </w:tr>
      <w:tr w:rsidR="000F1196" w:rsidRPr="006B4F91" w14:paraId="53A70F27" w14:textId="77777777" w:rsidTr="00845520">
        <w:trPr>
          <w:cantSplit/>
          <w:trHeight w:val="216"/>
        </w:trPr>
        <w:tc>
          <w:tcPr>
            <w:tcW w:w="9360" w:type="dxa"/>
          </w:tcPr>
          <w:p w14:paraId="17E8A8F9" w14:textId="31435B8D" w:rsidR="000F1196" w:rsidRPr="006D6F5B" w:rsidRDefault="006D6F5B" w:rsidP="00845520">
            <w:pPr>
              <w:pStyle w:val="NoSpacing"/>
              <w:rPr>
                <w:rPrChange w:id="494" w:author="Molly McEvilley [2]" w:date="2021-10-21T10:46:00Z">
                  <w:rPr>
                    <w:bCs/>
                  </w:rPr>
                </w:rPrChange>
              </w:rPr>
            </w:pPr>
            <w:proofErr w:type="spellStart"/>
            <w:ins w:id="495" w:author="Molly McEvilley [2]" w:date="2021-10-21T10:46:00Z">
              <w:r w:rsidRPr="006D6F5B">
                <w:rPr>
                  <w:rPrChange w:id="496" w:author="Molly McEvilley [2]" w:date="2021-10-21T10:46:00Z">
                    <w:rPr>
                      <w:b/>
                      <w:bCs/>
                    </w:rPr>
                  </w:rPrChange>
                </w:rPr>
                <w:t>LSAProjectType</w:t>
              </w:r>
            </w:ins>
            <w:proofErr w:type="spellEnd"/>
            <w:del w:id="497" w:author="Molly McEvilley [2]" w:date="2021-10-21T10:46:00Z">
              <w:r w:rsidR="000F1196" w:rsidRPr="006D6F5B" w:rsidDel="006D6F5B">
                <w:rPr>
                  <w:rPrChange w:id="498" w:author="Molly McEvilley [2]" w:date="2021-10-21T10:46:00Z">
                    <w:rPr>
                      <w:bCs/>
                    </w:rPr>
                  </w:rPrChange>
                </w:rPr>
                <w:delText>ProjectType</w:delText>
              </w:r>
            </w:del>
          </w:p>
        </w:tc>
      </w:tr>
      <w:tr w:rsidR="00023793" w:rsidRPr="006B4F91" w14:paraId="7723F999" w14:textId="77777777" w:rsidTr="00845520">
        <w:trPr>
          <w:cantSplit/>
          <w:trHeight w:val="216"/>
          <w:ins w:id="499" w:author="Genelle Denzin" w:date="2021-10-27T15:03:00Z"/>
        </w:trPr>
        <w:tc>
          <w:tcPr>
            <w:tcW w:w="9360" w:type="dxa"/>
          </w:tcPr>
          <w:p w14:paraId="6215BDEC" w14:textId="7FAA59B7" w:rsidR="00023793" w:rsidRPr="006D6F5B" w:rsidRDefault="00023793" w:rsidP="00845520">
            <w:pPr>
              <w:pStyle w:val="NoSpacing"/>
              <w:rPr>
                <w:ins w:id="500" w:author="Genelle Denzin" w:date="2021-10-27T15:03:00Z"/>
                <w:rPrChange w:id="501" w:author="Molly McEvilley [2]" w:date="2021-10-21T10:46:00Z">
                  <w:rPr>
                    <w:ins w:id="502" w:author="Genelle Denzin" w:date="2021-10-27T15:03:00Z"/>
                  </w:rPr>
                </w:rPrChange>
              </w:rPr>
            </w:pPr>
            <w:ins w:id="503" w:author="Genelle Denzin" w:date="2021-10-27T15:03:00Z">
              <w:r>
                <w:t>HouseholdID</w:t>
              </w:r>
            </w:ins>
          </w:p>
        </w:tc>
      </w:tr>
      <w:tr w:rsidR="00023793" w:rsidRPr="006B4F91" w14:paraId="49687585" w14:textId="77777777" w:rsidTr="00845520">
        <w:trPr>
          <w:cantSplit/>
          <w:trHeight w:val="216"/>
          <w:ins w:id="504" w:author="Genelle Denzin" w:date="2021-10-27T15:03:00Z"/>
        </w:trPr>
        <w:tc>
          <w:tcPr>
            <w:tcW w:w="9360" w:type="dxa"/>
          </w:tcPr>
          <w:p w14:paraId="6358314E" w14:textId="491C95DA" w:rsidR="00023793" w:rsidRPr="006D6F5B" w:rsidRDefault="00023793" w:rsidP="00845520">
            <w:pPr>
              <w:pStyle w:val="NoSpacing"/>
              <w:rPr>
                <w:ins w:id="505" w:author="Genelle Denzin" w:date="2021-10-27T15:03:00Z"/>
                <w:rPrChange w:id="506" w:author="Molly McEvilley [2]" w:date="2021-10-21T10:46:00Z">
                  <w:rPr>
                    <w:ins w:id="507" w:author="Genelle Denzin" w:date="2021-10-27T15:03:00Z"/>
                  </w:rPr>
                </w:rPrChange>
              </w:rPr>
            </w:pPr>
            <w:ins w:id="508" w:author="Genelle Denzin" w:date="2021-10-27T15:03:00Z">
              <w:r>
                <w:t>PersonalID</w:t>
              </w:r>
            </w:ins>
          </w:p>
        </w:tc>
      </w:tr>
      <w:tr w:rsidR="00023793" w:rsidRPr="006B4F91" w14:paraId="4DBF92A2" w14:textId="77777777" w:rsidTr="00845520">
        <w:trPr>
          <w:cantSplit/>
          <w:trHeight w:val="216"/>
          <w:ins w:id="509" w:author="Genelle Denzin" w:date="2021-10-27T15:03:00Z"/>
        </w:trPr>
        <w:tc>
          <w:tcPr>
            <w:tcW w:w="9360" w:type="dxa"/>
          </w:tcPr>
          <w:p w14:paraId="36D2BD93" w14:textId="2ADE28E9" w:rsidR="00023793" w:rsidRPr="006D6F5B" w:rsidRDefault="00023793" w:rsidP="00845520">
            <w:pPr>
              <w:pStyle w:val="NoSpacing"/>
              <w:rPr>
                <w:ins w:id="510" w:author="Genelle Denzin" w:date="2021-10-27T15:03:00Z"/>
                <w:rPrChange w:id="511" w:author="Molly McEvilley [2]" w:date="2021-10-21T10:46:00Z">
                  <w:rPr>
                    <w:ins w:id="512" w:author="Genelle Denzin" w:date="2021-10-27T15:03:00Z"/>
                  </w:rPr>
                </w:rPrChange>
              </w:rPr>
            </w:pPr>
            <w:ins w:id="513" w:author="Genelle Denzin" w:date="2021-10-27T15:03:00Z">
              <w:r>
                <w:t>RelationshipToHoH</w:t>
              </w:r>
            </w:ins>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023793">
        <w:tblPrEx>
          <w:tblW w:w="9360" w:type="dxa"/>
          <w:tblPrExChange w:id="514" w:author="Genelle Denzin" w:date="2021-10-27T15:02:00Z">
            <w:tblPrEx>
              <w:tblW w:w="9360" w:type="dxa"/>
            </w:tblPrEx>
          </w:tblPrExChange>
        </w:tblPrEx>
        <w:trPr>
          <w:cantSplit/>
          <w:trHeight w:val="216"/>
          <w:ins w:id="515" w:author="Genelle Denzin" w:date="2021-10-27T15:02:00Z"/>
          <w:trPrChange w:id="516" w:author="Genelle Denzin" w:date="2021-10-27T15:02:00Z">
            <w:trPr>
              <w:cantSplit/>
              <w:trHeight w:val="216"/>
            </w:trPr>
          </w:trPrChange>
        </w:trPr>
        <w:tc>
          <w:tcPr>
            <w:tcW w:w="9360" w:type="dxa"/>
            <w:shd w:val="clear" w:color="auto" w:fill="FDE9D9" w:themeFill="accent6" w:themeFillTint="33"/>
            <w:tcPrChange w:id="517" w:author="Genelle Denzin" w:date="2021-10-27T15:02:00Z">
              <w:tcPr>
                <w:tcW w:w="9360" w:type="dxa"/>
              </w:tcPr>
            </w:tcPrChange>
          </w:tcPr>
          <w:p w14:paraId="418C68EC" w14:textId="491EC52E" w:rsidR="00023793" w:rsidRPr="00023793" w:rsidRDefault="00023793" w:rsidP="00845520">
            <w:pPr>
              <w:pStyle w:val="NoSpacing"/>
              <w:rPr>
                <w:ins w:id="518" w:author="Genelle Denzin" w:date="2021-10-27T15:02:00Z"/>
                <w:b/>
                <w:rPrChange w:id="519" w:author="Genelle Denzin" w:date="2021-10-27T15:02:00Z">
                  <w:rPr>
                    <w:ins w:id="520" w:author="Genelle Denzin" w:date="2021-10-27T15:02:00Z"/>
                    <w:bCs/>
                  </w:rPr>
                </w:rPrChange>
              </w:rPr>
            </w:pPr>
            <w:ins w:id="521" w:author="Genelle Denzin" w:date="2021-10-27T15:02:00Z">
              <w:r w:rsidRPr="00023793">
                <w:rPr>
                  <w:b/>
                  <w:rPrChange w:id="522" w:author="Genelle Denzin" w:date="2021-10-27T15:02:00Z">
                    <w:rPr>
                      <w:bCs/>
                    </w:rPr>
                  </w:rPrChange>
                </w:rPr>
                <w:t>tlsa_HHID</w:t>
              </w:r>
            </w:ins>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r w:rsidRPr="005F4836">
              <w:lastRenderedPageBreak/>
              <w:t>HHChronic</w:t>
            </w:r>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r>
              <w:rPr>
                <w:b/>
                <w:color w:val="FFFFFF" w:themeColor="background1"/>
              </w:rPr>
              <w:t>tlsa_Person</w:t>
            </w:r>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r>
              <w:rPr>
                <w:b/>
              </w:rPr>
              <w:t>HoHEST</w:t>
            </w:r>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r>
              <w:rPr>
                <w:b/>
              </w:rPr>
              <w:t>AHARAdultEST</w:t>
            </w:r>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37AD74D1" w:rsidR="000F1196" w:rsidRPr="007A732C" w:rsidRDefault="000F1196" w:rsidP="000F1196">
      <w:pPr>
        <w:pStyle w:val="ListParagraph"/>
        <w:numPr>
          <w:ilvl w:val="0"/>
          <w:numId w:val="93"/>
        </w:numPr>
      </w:pPr>
      <w:r>
        <w:t xml:space="preserve">EST – </w:t>
      </w:r>
      <w:proofErr w:type="spellStart"/>
      <w:ins w:id="523" w:author="Molly McEvilley [2]" w:date="2021-10-21T10:46:00Z">
        <w:r w:rsidR="00B158E1">
          <w:rPr>
            <w:b/>
            <w:bCs/>
          </w:rPr>
          <w:t>LSA</w:t>
        </w:r>
        <w:r w:rsidR="00B158E1" w:rsidRPr="00845520">
          <w:rPr>
            <w:b/>
            <w:bCs/>
          </w:rPr>
          <w:t>ProjectType</w:t>
        </w:r>
        <w:proofErr w:type="spellEnd"/>
        <w:r w:rsidR="00B158E1">
          <w:t xml:space="preserve"> </w:t>
        </w:r>
      </w:ins>
      <w:del w:id="524" w:author="Molly McEvilley [2]" w:date="2021-10-21T10:46:00Z">
        <w:r w:rsidRPr="007A732C" w:rsidDel="00B158E1">
          <w:rPr>
            <w:b/>
          </w:rPr>
          <w:delText>ProjectType</w:delText>
        </w:r>
        <w:r w:rsidRPr="007A732C" w:rsidDel="00B158E1">
          <w:rPr>
            <w:bCs/>
          </w:rPr>
          <w:delText xml:space="preserve"> </w:delText>
        </w:r>
      </w:del>
      <w:r w:rsidRPr="007A732C">
        <w:rPr>
          <w:bCs/>
        </w:rPr>
        <w:t>in (</w:t>
      </w:r>
      <w:ins w:id="525" w:author="Molly McEvilley [2]" w:date="2021-10-21T10:46:00Z">
        <w:r w:rsidR="00B158E1">
          <w:rPr>
            <w:bCs/>
          </w:rPr>
          <w:t>0,</w:t>
        </w:r>
      </w:ins>
      <w:r w:rsidRPr="007A732C">
        <w:rPr>
          <w:bCs/>
        </w:rPr>
        <w:t>1,2,8)</w:t>
      </w:r>
    </w:p>
    <w:p w14:paraId="3670D350" w14:textId="23DB4CE2" w:rsidR="000F1196" w:rsidRPr="00597761" w:rsidRDefault="000F1196" w:rsidP="000F1196">
      <w:pPr>
        <w:pStyle w:val="ListParagraph"/>
        <w:numPr>
          <w:ilvl w:val="0"/>
          <w:numId w:val="93"/>
        </w:numPr>
        <w:rPr>
          <w:bCs/>
        </w:rPr>
      </w:pPr>
      <w:r>
        <w:t xml:space="preserve">RRH – </w:t>
      </w:r>
      <w:proofErr w:type="spellStart"/>
      <w:ins w:id="526" w:author="Molly McEvilley [2]" w:date="2021-10-21T10:46:00Z">
        <w:r w:rsidR="00B158E1">
          <w:rPr>
            <w:b/>
            <w:bCs/>
          </w:rPr>
          <w:t>LSA</w:t>
        </w:r>
        <w:r w:rsidR="00B158E1" w:rsidRPr="00845520">
          <w:rPr>
            <w:b/>
            <w:bCs/>
          </w:rPr>
          <w:t>ProjectType</w:t>
        </w:r>
        <w:proofErr w:type="spellEnd"/>
        <w:r w:rsidR="00B158E1">
          <w:t xml:space="preserve"> </w:t>
        </w:r>
      </w:ins>
      <w:del w:id="527" w:author="Molly McEvilley [2]" w:date="2021-10-21T10:46:00Z">
        <w:r w:rsidRPr="007A732C" w:rsidDel="00B158E1">
          <w:rPr>
            <w:b/>
          </w:rPr>
          <w:delText>ProjectType</w:delText>
        </w:r>
        <w:r w:rsidRPr="00597761" w:rsidDel="00B158E1">
          <w:rPr>
            <w:bCs/>
          </w:rPr>
          <w:delText xml:space="preserve"> </w:delText>
        </w:r>
      </w:del>
      <w:r w:rsidRPr="00597761">
        <w:rPr>
          <w:bCs/>
        </w:rPr>
        <w:t>= 13</w:t>
      </w:r>
    </w:p>
    <w:p w14:paraId="21676C38" w14:textId="77BBECA8" w:rsidR="000F1196" w:rsidRPr="007A732C" w:rsidRDefault="000F1196" w:rsidP="000F1196">
      <w:pPr>
        <w:pStyle w:val="ListParagraph"/>
        <w:numPr>
          <w:ilvl w:val="0"/>
          <w:numId w:val="93"/>
        </w:numPr>
      </w:pPr>
      <w:r w:rsidRPr="00597761">
        <w:rPr>
          <w:bCs/>
        </w:rPr>
        <w:t>PSH –</w:t>
      </w:r>
      <w:r>
        <w:rPr>
          <w:bCs/>
        </w:rPr>
        <w:t xml:space="preserve"> </w:t>
      </w:r>
      <w:proofErr w:type="spellStart"/>
      <w:ins w:id="528" w:author="Molly McEvilley [2]" w:date="2021-10-21T10:46:00Z">
        <w:r w:rsidR="00B158E1">
          <w:rPr>
            <w:b/>
            <w:bCs/>
          </w:rPr>
          <w:t>LSA</w:t>
        </w:r>
        <w:r w:rsidR="00B158E1" w:rsidRPr="00845520">
          <w:rPr>
            <w:b/>
            <w:bCs/>
          </w:rPr>
          <w:t>ProjectType</w:t>
        </w:r>
        <w:proofErr w:type="spellEnd"/>
        <w:r w:rsidR="00B158E1">
          <w:t xml:space="preserve"> </w:t>
        </w:r>
      </w:ins>
      <w:del w:id="529" w:author="Molly McEvilley [2]" w:date="2021-10-21T10:46:00Z">
        <w:r w:rsidRPr="00845520" w:rsidDel="00B158E1">
          <w:rPr>
            <w:b/>
          </w:rPr>
          <w:delText>ProjectType</w:delText>
        </w:r>
        <w:r w:rsidRPr="007A732C" w:rsidDel="00B158E1">
          <w:rPr>
            <w:bCs/>
          </w:rPr>
          <w:delText xml:space="preserve"> </w:delText>
        </w:r>
      </w:del>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gramStart"/>
            <w:r w:rsidRPr="00845520">
              <w:rPr>
                <w:b/>
                <w:bCs w:val="0"/>
              </w:rPr>
              <w:t>HHType</w:t>
            </w:r>
            <w:r>
              <w:t>(</w:t>
            </w:r>
            <w:proofErr w:type="gramEnd"/>
            <w:r>
              <w:t>EST/RRH/PSH)</w:t>
            </w:r>
          </w:p>
        </w:tc>
        <w:tc>
          <w:tcPr>
            <w:tcW w:w="6819" w:type="dxa"/>
          </w:tcPr>
          <w:p w14:paraId="0B1BDF5B" w14:textId="1DB9C34B"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del w:id="530" w:author="Molly McEvilley [2]" w:date="2021-10-13T09:54:00Z">
              <w:r w:rsidDel="00263AB8">
                <w:delText xml:space="preserve">and </w:delText>
              </w:r>
            </w:del>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gramStart"/>
            <w:r w:rsidRPr="005F4836">
              <w:rPr>
                <w:b/>
              </w:rPr>
              <w:t>HHChronic</w:t>
            </w:r>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2D0CC5"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gramStart"/>
            <w:r w:rsidRPr="005F4836">
              <w:rPr>
                <w:b/>
              </w:rPr>
              <w:t>HHVet</w:t>
            </w:r>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gramStart"/>
            <w:r w:rsidRPr="005F4836">
              <w:rPr>
                <w:b/>
              </w:rPr>
              <w:t>HHDisability</w:t>
            </w:r>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gramStart"/>
            <w:r w:rsidRPr="005F4836">
              <w:rPr>
                <w:b/>
              </w:rPr>
              <w:lastRenderedPageBreak/>
              <w:t>HHFleeingDV</w:t>
            </w:r>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gramStart"/>
            <w:r w:rsidRPr="005F4836">
              <w:rPr>
                <w:b/>
              </w:rPr>
              <w:t>HHParent</w:t>
            </w:r>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rPr>
          <w:ins w:id="531" w:author="Molly McEvilley [2]" w:date="2021-10-21T10:29:00Z"/>
        </w:rPr>
      </w:pPr>
      <w:ins w:id="532" w:author="Molly McEvilley" w:date="2021-08-16T05:57:00Z">
        <w:r w:rsidRPr="0003610D">
          <w:rPr>
            <w:bCs/>
          </w:rPr>
          <w:t xml:space="preserve">The </w:t>
        </w:r>
        <w:r w:rsidRPr="005F4836">
          <w:rPr>
            <w:b/>
          </w:rPr>
          <w:t>AC3</w:t>
        </w:r>
        <w:proofErr w:type="gramStart"/>
        <w:r w:rsidRPr="005F4836">
          <w:rPr>
            <w:b/>
          </w:rPr>
          <w:t>Plus</w:t>
        </w:r>
        <w:r>
          <w:t>(</w:t>
        </w:r>
        <w:proofErr w:type="gramEnd"/>
        <w:r>
          <w:t xml:space="preserve">EST/RRH/PSH) </w:t>
        </w:r>
      </w:ins>
      <w:ins w:id="533" w:author="Molly McEvilley" w:date="2021-08-16T05:58:00Z">
        <w:r>
          <w:t>population is limited to the AC household type, so these columns are set to</w:t>
        </w:r>
      </w:ins>
      <w:ins w:id="534" w:author="Molly McEvilley [2]" w:date="2021-10-21T10:31:00Z">
        <w:r w:rsidR="00730652">
          <w:t>:</w:t>
        </w:r>
      </w:ins>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ins w:id="535"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rPr>
                <w:ins w:id="536" w:author="Molly McEvilley [2]" w:date="2021-10-21T10:29:00Z"/>
              </w:rPr>
            </w:pPr>
            <w:ins w:id="537" w:author="Molly McEvilley [2]" w:date="2021-10-21T10:29:00Z">
              <w:r>
                <w:t>Column Values</w:t>
              </w:r>
            </w:ins>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ins w:id="538" w:author="Molly McEvilley [2]" w:date="2021-10-21T10:29:00Z"/>
                <w:rFonts w:cstheme="minorHAnsi"/>
                <w:b w:val="0"/>
                <w:bCs w:val="0"/>
              </w:rPr>
            </w:pPr>
            <w:ins w:id="539" w:author="Molly McEvilley [2]" w:date="2021-10-21T10:29:00Z">
              <w:r w:rsidRPr="008743AE">
                <w:rPr>
                  <w:rFonts w:cstheme="minorHAnsi"/>
                </w:rPr>
                <w:t xml:space="preserve">Household </w:t>
              </w:r>
              <w:r>
                <w:rPr>
                  <w:rFonts w:cstheme="minorHAnsi"/>
                </w:rPr>
                <w:t>Status</w:t>
              </w:r>
            </w:ins>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ins w:id="540"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ins w:id="541" w:author="Molly McEvilley [2]" w:date="2021-10-21T10:29:00Z"/>
                <w:rFonts w:cstheme="minorHAnsi"/>
              </w:rPr>
            </w:pPr>
            <w:commentRangeStart w:id="542"/>
            <w:ins w:id="543" w:author="Molly McEvilley [2]" w:date="2021-10-21T10:29:00Z">
              <w:r w:rsidRPr="006B4F91">
                <w:rPr>
                  <w:rFonts w:cstheme="minorHAnsi"/>
                </w:rPr>
                <w:t>-1</w:t>
              </w:r>
            </w:ins>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44" w:author="Molly McEvilley [2]" w:date="2021-10-21T10:29:00Z"/>
                <w:rFonts w:cstheme="minorHAnsi"/>
              </w:rPr>
            </w:pPr>
            <w:ins w:id="545" w:author="Molly McEvilley [2]" w:date="2021-10-21T10:29:00Z">
              <w:r w:rsidRPr="006B4F91">
                <w:rPr>
                  <w:rFonts w:cstheme="minorHAnsi"/>
                </w:rPr>
                <w:t xml:space="preserve">None - not served in project group </w:t>
              </w:r>
            </w:ins>
            <w:commentRangeEnd w:id="542"/>
            <w:ins w:id="546" w:author="Molly McEvilley [2]" w:date="2021-10-21T10:30:00Z">
              <w:r>
                <w:rPr>
                  <w:rStyle w:val="CommentReference"/>
                  <w:rFonts w:eastAsiaTheme="minorHAnsi"/>
                </w:rPr>
                <w:commentReference w:id="542"/>
              </w:r>
            </w:ins>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ins w:id="547"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rPr>
                <w:ins w:id="548" w:author="Molly McEvilley [2]" w:date="2021-10-21T10:29:00Z"/>
              </w:rPr>
            </w:pPr>
            <w:ins w:id="549" w:author="Molly McEvilley [2]" w:date="2021-10-21T10:29:00Z">
              <w:r>
                <w:t>0</w:t>
              </w:r>
            </w:ins>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ins w:id="550" w:author="Molly McEvilley [2]" w:date="2021-10-21T10:29:00Z"/>
                <w:rFonts w:cstheme="minorHAnsi"/>
              </w:rPr>
            </w:pPr>
            <w:ins w:id="551" w:author="Molly McEvilley [2]" w:date="2021-10-21T10:29:00Z">
              <w:r>
                <w:t>Served in the project group but never in an AC3Plus household</w:t>
              </w:r>
            </w:ins>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ins w:id="552"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rPr>
                <w:ins w:id="553" w:author="Molly McEvilley [2]" w:date="2021-10-21T10:29:00Z"/>
              </w:rPr>
            </w:pPr>
            <w:ins w:id="554" w:author="Molly McEvilley [2]" w:date="2021-10-21T10:29:00Z">
              <w:r>
                <w:t>1</w:t>
              </w:r>
            </w:ins>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55" w:author="Molly McEvilley [2]" w:date="2021-10-21T10:29:00Z"/>
                <w:rFonts w:cstheme="minorHAnsi"/>
              </w:rPr>
            </w:pPr>
            <w:ins w:id="556" w:author="Molly McEvilley [2]" w:date="2021-10-21T10:30:00Z">
              <w:r>
                <w:t>Served in the project group at least once in an AC3Plus household</w:t>
              </w:r>
            </w:ins>
          </w:p>
        </w:tc>
      </w:tr>
    </w:tbl>
    <w:p w14:paraId="42AB573A" w14:textId="4CB2274F" w:rsidR="0003610D" w:rsidDel="00057659" w:rsidRDefault="0003610D" w:rsidP="00B0669A">
      <w:pPr>
        <w:pStyle w:val="ListParagraph"/>
        <w:numPr>
          <w:ilvl w:val="0"/>
          <w:numId w:val="103"/>
        </w:numPr>
        <w:spacing w:before="240"/>
        <w:rPr>
          <w:ins w:id="557" w:author="Molly McEvilley" w:date="2021-08-16T05:59:00Z"/>
          <w:del w:id="558" w:author="Molly McEvilley [2]" w:date="2021-10-21T10:30:00Z"/>
        </w:rPr>
      </w:pPr>
      <w:commentRangeStart w:id="559"/>
      <w:ins w:id="560" w:author="Molly McEvilley" w:date="2021-08-16T05:58:00Z">
        <w:del w:id="561" w:author="Molly McEvilley [2]" w:date="2021-10-21T10:13:00Z">
          <w:r w:rsidDel="00CF7A8F">
            <w:delText xml:space="preserve"> </w:delText>
          </w:r>
        </w:del>
        <w:del w:id="562" w:author="Molly McEvilley [2]" w:date="2021-10-21T10:30:00Z">
          <w:r w:rsidDel="00057659">
            <w:delText xml:space="preserve">1 </w:delText>
          </w:r>
        </w:del>
        <w:del w:id="563" w:author="Molly McEvilley [2]" w:date="2021-10-21T10:13:00Z">
          <w:r w:rsidDel="00CF7A8F">
            <w:delText xml:space="preserve">if </w:delText>
          </w:r>
        </w:del>
        <w:del w:id="564" w:author="Molly McEvilley [2]" w:date="2021-10-21T10:15:00Z">
          <w:r w:rsidDel="00B0669A">
            <w:delText>there is any enrollment matching the cri</w:delText>
          </w:r>
        </w:del>
      </w:ins>
      <w:ins w:id="565" w:author="Molly McEvilley" w:date="2021-08-16T05:59:00Z">
        <w:del w:id="566" w:author="Molly McEvilley [2]" w:date="2021-10-21T10:15:00Z">
          <w:r w:rsidDel="00B0669A">
            <w:delText>teria and 0 if there is not.</w:delText>
          </w:r>
        </w:del>
      </w:ins>
      <w:commentRangeEnd w:id="559"/>
      <w:del w:id="567" w:author="Molly McEvilley [2]" w:date="2021-10-21T10:30:00Z">
        <w:r w:rsidR="00B0669A" w:rsidDel="00057659">
          <w:rPr>
            <w:rStyle w:val="CommentReference"/>
            <w:rFonts w:eastAsiaTheme="minorHAnsi" w:cstheme="minorBidi"/>
          </w:rPr>
          <w:commentReference w:id="559"/>
        </w:r>
      </w:del>
    </w:p>
    <w:p w14:paraId="1C2439D1" w14:textId="5A61DB79" w:rsidR="000F1196" w:rsidRPr="00BC21DA" w:rsidRDefault="0003610D" w:rsidP="000F1196">
      <w:pPr>
        <w:spacing w:before="240"/>
        <w:rPr>
          <w:rFonts w:eastAsia="Times New Roman" w:cstheme="minorHAnsi"/>
        </w:rPr>
      </w:pPr>
      <w:ins w:id="568" w:author="Molly McEvilley" w:date="2021-08-16T05:59:00Z">
        <w:r>
          <w:t>For all other columns, h</w:t>
        </w:r>
      </w:ins>
      <w:del w:id="569"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570" w:name="_Toc79153957"/>
      <w:r>
        <w:t>Adult Age</w:t>
      </w:r>
      <w:r w:rsidRPr="00C52062">
        <w:t xml:space="preserve"> </w:t>
      </w:r>
      <w:r w:rsidR="007B705B" w:rsidRPr="00C52062">
        <w:t xml:space="preserve">Population Identifiers </w:t>
      </w:r>
      <w:r>
        <w:t xml:space="preserve">- </w:t>
      </w:r>
      <w:r w:rsidR="007B705B">
        <w:t>LSAPerson</w:t>
      </w:r>
      <w:bookmarkEnd w:id="570"/>
      <w:r w:rsidR="007B705B">
        <w:t xml:space="preserve"> </w:t>
      </w:r>
      <w:bookmarkEnd w:id="489"/>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J94jOYnBAAAChEAAA4AAAAAAAAAAAAAAAAALgIAAGRycy9lMm9Eb2Mu&#10;eG1sUEsBAi0AFAAGAAgAAAAhALEy6LTcAAAABQEAAA8AAAAAAAAAAAAAAAAAgQYAAGRycy9kb3du&#10;cmV2LnhtbFBLBQYAAAAABAAEAPMAAACKBw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lastRenderedPageBreak/>
              <w:t>HouseholdID</w:t>
            </w:r>
          </w:p>
        </w:tc>
      </w:tr>
      <w:tr w:rsidR="007B705B" w:rsidRPr="0052371E" w14:paraId="78CB19C1" w14:textId="77777777" w:rsidTr="007B705B">
        <w:tc>
          <w:tcPr>
            <w:tcW w:w="9355" w:type="dxa"/>
          </w:tcPr>
          <w:p w14:paraId="3F1737F9" w14:textId="76D7AFA0" w:rsidR="007B705B" w:rsidRPr="00B158E1" w:rsidRDefault="00B158E1" w:rsidP="007B705B">
            <w:pPr>
              <w:pStyle w:val="NoSpacing"/>
            </w:pPr>
            <w:proofErr w:type="spellStart"/>
            <w:ins w:id="571" w:author="Molly McEvilley [2]" w:date="2021-10-21T10:47:00Z">
              <w:r w:rsidRPr="00B158E1">
                <w:rPr>
                  <w:rPrChange w:id="572" w:author="Molly McEvilley [2]" w:date="2021-10-21T10:47:00Z">
                    <w:rPr>
                      <w:b/>
                      <w:bCs/>
                    </w:rPr>
                  </w:rPrChange>
                </w:rPr>
                <w:t>LSAProjectType</w:t>
              </w:r>
            </w:ins>
            <w:proofErr w:type="spellEnd"/>
            <w:del w:id="573" w:author="Molly McEvilley [2]" w:date="2021-10-21T10:47:00Z">
              <w:r w:rsidR="007B705B" w:rsidRPr="00B158E1" w:rsidDel="00B158E1">
                <w:delText>ProjectType</w:delText>
              </w:r>
            </w:del>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0F207F75" w:rsidR="007B705B" w:rsidRDefault="007B705B" w:rsidP="0030608E">
      <w:pPr>
        <w:pStyle w:val="ListParagraph"/>
        <w:numPr>
          <w:ilvl w:val="0"/>
          <w:numId w:val="66"/>
        </w:numPr>
        <w:spacing w:before="0"/>
      </w:pPr>
      <w:bookmarkStart w:id="574" w:name="_Hlk43369935"/>
      <w:r>
        <w:t xml:space="preserve">EST - </w:t>
      </w:r>
      <w:proofErr w:type="spellStart"/>
      <w:ins w:id="575" w:author="Molly McEvilley [2]" w:date="2021-10-21T10:47:00Z">
        <w:r w:rsidR="00B158E1">
          <w:rPr>
            <w:b/>
            <w:bCs/>
          </w:rPr>
          <w:t>LSA</w:t>
        </w:r>
        <w:r w:rsidR="00B158E1" w:rsidRPr="00845520">
          <w:rPr>
            <w:b/>
            <w:bCs/>
          </w:rPr>
          <w:t>ProjectType</w:t>
        </w:r>
        <w:proofErr w:type="spellEnd"/>
        <w:r w:rsidR="00B158E1">
          <w:t xml:space="preserve"> </w:t>
        </w:r>
      </w:ins>
      <w:del w:id="576" w:author="Molly McEvilley [2]" w:date="2021-10-21T10:47:00Z">
        <w:r w:rsidRPr="0054595F" w:rsidDel="00B158E1">
          <w:rPr>
            <w:b/>
            <w:bCs/>
          </w:rPr>
          <w:delText>ProjectType</w:delText>
        </w:r>
        <w:r w:rsidDel="00B158E1">
          <w:delText xml:space="preserve"> </w:delText>
        </w:r>
      </w:del>
      <w:r>
        <w:t>in (</w:t>
      </w:r>
      <w:ins w:id="577" w:author="Molly McEvilley [2]" w:date="2021-10-21T10:47:00Z">
        <w:r w:rsidR="00B158E1">
          <w:t>0,</w:t>
        </w:r>
      </w:ins>
      <w:r>
        <w:t>1,2,8)</w:t>
      </w:r>
    </w:p>
    <w:p w14:paraId="787F5E10" w14:textId="236B83EA" w:rsidR="007B705B" w:rsidRDefault="007B705B" w:rsidP="0030608E">
      <w:pPr>
        <w:pStyle w:val="ListParagraph"/>
        <w:numPr>
          <w:ilvl w:val="0"/>
          <w:numId w:val="66"/>
        </w:numPr>
        <w:spacing w:before="0"/>
      </w:pPr>
      <w:r>
        <w:t xml:space="preserve">RRH - </w:t>
      </w:r>
      <w:proofErr w:type="spellStart"/>
      <w:ins w:id="578" w:author="Molly McEvilley [2]" w:date="2021-10-21T10:47:00Z">
        <w:r w:rsidR="00B158E1">
          <w:rPr>
            <w:b/>
            <w:bCs/>
          </w:rPr>
          <w:t>LSA</w:t>
        </w:r>
        <w:r w:rsidR="00B158E1" w:rsidRPr="00845520">
          <w:rPr>
            <w:b/>
            <w:bCs/>
          </w:rPr>
          <w:t>ProjectType</w:t>
        </w:r>
        <w:proofErr w:type="spellEnd"/>
        <w:r w:rsidR="00B158E1">
          <w:t xml:space="preserve"> </w:t>
        </w:r>
      </w:ins>
      <w:del w:id="579" w:author="Molly McEvilley [2]" w:date="2021-10-21T10:47:00Z">
        <w:r w:rsidRPr="0054595F" w:rsidDel="00B158E1">
          <w:rPr>
            <w:b/>
            <w:bCs/>
          </w:rPr>
          <w:delText>ProjectType</w:delText>
        </w:r>
        <w:r w:rsidDel="00B158E1">
          <w:delText xml:space="preserve"> </w:delText>
        </w:r>
      </w:del>
      <w:r>
        <w:t>= 13</w:t>
      </w:r>
    </w:p>
    <w:p w14:paraId="4948856C" w14:textId="579AC91F" w:rsidR="007B705B" w:rsidRDefault="007B705B" w:rsidP="0030608E">
      <w:pPr>
        <w:pStyle w:val="ListParagraph"/>
        <w:numPr>
          <w:ilvl w:val="0"/>
          <w:numId w:val="66"/>
        </w:numPr>
        <w:spacing w:before="0"/>
      </w:pPr>
      <w:r>
        <w:t xml:space="preserve">PSH - </w:t>
      </w:r>
      <w:proofErr w:type="spellStart"/>
      <w:ins w:id="580" w:author="Molly McEvilley [2]" w:date="2021-10-21T10:47:00Z">
        <w:r w:rsidR="00B158E1">
          <w:rPr>
            <w:b/>
            <w:bCs/>
          </w:rPr>
          <w:t>LSA</w:t>
        </w:r>
        <w:r w:rsidR="00B158E1" w:rsidRPr="00845520">
          <w:rPr>
            <w:b/>
            <w:bCs/>
          </w:rPr>
          <w:t>ProjectType</w:t>
        </w:r>
        <w:proofErr w:type="spellEnd"/>
        <w:r w:rsidR="00B158E1">
          <w:t xml:space="preserve"> </w:t>
        </w:r>
      </w:ins>
      <w:del w:id="581" w:author="Molly McEvilley [2]" w:date="2021-10-21T10:47:00Z">
        <w:r w:rsidRPr="0054595F" w:rsidDel="00B158E1">
          <w:rPr>
            <w:b/>
            <w:bCs/>
          </w:rPr>
          <w:delText>ProjectType</w:delText>
        </w:r>
        <w:r w:rsidDel="00B158E1">
          <w:delText xml:space="preserve"> </w:delText>
        </w:r>
      </w:del>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574"/>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r>
              <w:t>tlsa_</w:t>
            </w:r>
            <w:r w:rsidR="00FC65E4">
              <w:t>HHID</w:t>
            </w:r>
          </w:p>
        </w:tc>
        <w:tc>
          <w:tcPr>
            <w:tcW w:w="3335" w:type="dxa"/>
          </w:tcPr>
          <w:p w14:paraId="5551EFE0" w14:textId="59FCE57D" w:rsidR="007B705B" w:rsidRPr="009A182F" w:rsidRDefault="007B705B" w:rsidP="007B705B">
            <w:pPr>
              <w:pStyle w:val="NoSpacing"/>
            </w:pPr>
            <w:proofErr w:type="gramStart"/>
            <w:r w:rsidRPr="002E318E">
              <w:t>HHAdultAge</w:t>
            </w:r>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r w:rsidRPr="002E318E">
              <w:rPr>
                <w:b/>
              </w:rPr>
              <w:t>HHAdultAge</w:t>
            </w:r>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r w:rsidRPr="002E318E">
              <w:rPr>
                <w:b/>
              </w:rPr>
              <w:t>HHAdultAge</w:t>
            </w:r>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r w:rsidRPr="002E318E">
              <w:rPr>
                <w:b/>
              </w:rPr>
              <w:t>HHAdultAge</w:t>
            </w:r>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r w:rsidRPr="002E318E">
              <w:rPr>
                <w:b/>
              </w:rPr>
              <w:t>HHAdultAge</w:t>
            </w:r>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including people not served in the relevant HHType/project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582" w:name="_Toc37849777"/>
      <w:bookmarkStart w:id="583" w:name="_Toc79153958"/>
      <w:r>
        <w:t>LSAPerson</w:t>
      </w:r>
      <w:bookmarkEnd w:id="582"/>
      <w:bookmarkEnd w:id="583"/>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IhlEDa1AwAANAsAAA4AAAAAAAAAAAAAAAAALgIAAGRycy9lMm9Eb2Mu&#10;eG1sUEsBAi0AFAAGAAgAAAAhADrHY3bcAAAABAEAAA8AAAAAAAAAAAAAAAAADwYAAGRycy9kb3du&#10;cmV2LnhtbFBLBQYAAAAABAAEAPMAAAAY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84" w:name="_Toc29188114"/>
      <w:bookmarkStart w:id="585" w:name="_Toc29188129"/>
      <w:bookmarkStart w:id="586" w:name="_Toc29188148"/>
      <w:bookmarkStart w:id="587" w:name="_Toc29188150"/>
      <w:bookmarkStart w:id="588" w:name="_Update_LSAPerson_CHTime"/>
      <w:bookmarkStart w:id="589" w:name="_Toc29188151"/>
      <w:bookmarkStart w:id="590" w:name="_Toc29188153"/>
      <w:bookmarkStart w:id="591" w:name="_Toc29188156"/>
      <w:bookmarkStart w:id="592" w:name="_Toc29188162"/>
      <w:bookmarkStart w:id="593" w:name="_Toc29188164"/>
      <w:bookmarkStart w:id="594" w:name="_Toc29188168"/>
      <w:bookmarkStart w:id="595" w:name="_Toc29188169"/>
      <w:bookmarkStart w:id="596" w:name="_Toc29188170"/>
      <w:bookmarkStart w:id="597" w:name="_Toc34144048"/>
      <w:bookmarkStart w:id="598" w:name="_Toc34144049"/>
      <w:bookmarkStart w:id="599" w:name="_Toc34144050"/>
      <w:bookmarkStart w:id="600" w:name="_Toc34144061"/>
      <w:bookmarkStart w:id="601" w:name="_Toc34144062"/>
      <w:bookmarkStart w:id="602" w:name="_Toc34144077"/>
      <w:bookmarkStart w:id="603" w:name="_Toc34144078"/>
      <w:bookmarkStart w:id="604" w:name="_Toc34144079"/>
      <w:bookmarkStart w:id="605" w:name="_Toc34144080"/>
      <w:bookmarkStart w:id="606" w:name="_Toc34144081"/>
      <w:bookmarkStart w:id="607" w:name="_Toc34144127"/>
      <w:bookmarkStart w:id="608" w:name="_Toc34144128"/>
      <w:bookmarkStart w:id="609" w:name="_Toc34144129"/>
      <w:bookmarkStart w:id="610" w:name="_Toc34144142"/>
      <w:bookmarkStart w:id="611" w:name="_Toc34144143"/>
      <w:bookmarkStart w:id="612" w:name="_Toc34144152"/>
      <w:bookmarkStart w:id="613" w:name="_Toc34144153"/>
      <w:bookmarkStart w:id="614" w:name="_Toc34144154"/>
      <w:bookmarkStart w:id="615" w:name="_Toc34144155"/>
      <w:bookmarkStart w:id="616" w:name="_Toc34144156"/>
      <w:bookmarkStart w:id="617" w:name="_Toc34144208"/>
      <w:bookmarkStart w:id="618" w:name="_Toc34144209"/>
      <w:bookmarkStart w:id="619" w:name="_Toc34144210"/>
      <w:bookmarkStart w:id="620" w:name="_Toc34144221"/>
      <w:bookmarkStart w:id="621" w:name="_Toc34144222"/>
      <w:bookmarkStart w:id="622" w:name="_Toc34144231"/>
      <w:bookmarkStart w:id="623" w:name="_Toc34144232"/>
      <w:bookmarkStart w:id="624" w:name="_Toc34144233"/>
      <w:bookmarkStart w:id="625" w:name="_Toc34144234"/>
      <w:bookmarkStart w:id="626" w:name="_Toc34144235"/>
      <w:bookmarkStart w:id="627" w:name="_Toc34144287"/>
      <w:bookmarkStart w:id="628" w:name="_Toc34144288"/>
      <w:bookmarkStart w:id="629" w:name="_Toc34144289"/>
      <w:bookmarkStart w:id="630" w:name="_Toc34144290"/>
      <w:bookmarkStart w:id="631" w:name="_Toc34144299"/>
      <w:bookmarkStart w:id="632" w:name="_Toc34144300"/>
      <w:bookmarkStart w:id="633" w:name="_Toc34144309"/>
      <w:bookmarkStart w:id="634" w:name="_Toc34144310"/>
      <w:bookmarkStart w:id="635" w:name="_Toc34144311"/>
      <w:bookmarkStart w:id="636" w:name="_Toc34144312"/>
      <w:bookmarkStart w:id="637" w:name="_Toc34144313"/>
      <w:bookmarkStart w:id="638" w:name="_Toc34144341"/>
      <w:bookmarkStart w:id="639" w:name="_Toc34144342"/>
      <w:bookmarkStart w:id="640" w:name="_Toc34144343"/>
      <w:bookmarkStart w:id="641" w:name="_Toc34144362"/>
      <w:bookmarkStart w:id="642" w:name="_Toc34144363"/>
      <w:bookmarkStart w:id="643" w:name="_Toc34144372"/>
      <w:bookmarkStart w:id="644" w:name="_Toc34144373"/>
      <w:bookmarkStart w:id="645" w:name="_Toc29163965"/>
      <w:bookmarkStart w:id="646" w:name="_Toc34144425"/>
      <w:bookmarkStart w:id="647" w:name="_Toc34144426"/>
      <w:bookmarkStart w:id="648" w:name="_Toc34144427"/>
      <w:bookmarkStart w:id="649" w:name="_Toc34144428"/>
      <w:bookmarkStart w:id="650" w:name="_Toc34144429"/>
      <w:bookmarkStart w:id="651" w:name="_Toc34144430"/>
      <w:bookmarkStart w:id="652" w:name="_Toc34144431"/>
      <w:bookmarkStart w:id="653" w:name="_Toc34144432"/>
      <w:bookmarkStart w:id="654" w:name="_Toc34144433"/>
      <w:bookmarkStart w:id="655" w:name="_Toc34144434"/>
      <w:bookmarkStart w:id="656" w:name="_Toc34144435"/>
      <w:bookmarkStart w:id="657" w:name="_Toc34144436"/>
      <w:bookmarkStart w:id="658" w:name="_Toc34144437"/>
      <w:bookmarkStart w:id="659" w:name="_Toc34144438"/>
      <w:bookmarkStart w:id="660" w:name="_Toc34144439"/>
      <w:bookmarkStart w:id="661" w:name="_Toc34144440"/>
      <w:bookmarkStart w:id="662" w:name="_Toc34144441"/>
      <w:bookmarkStart w:id="663" w:name="_Toc34144442"/>
      <w:bookmarkStart w:id="664" w:name="_Toc34144443"/>
      <w:bookmarkStart w:id="665" w:name="_Toc34144474"/>
      <w:bookmarkStart w:id="666" w:name="_Toc34144475"/>
      <w:bookmarkStart w:id="667" w:name="_Toc34144484"/>
      <w:bookmarkStart w:id="668" w:name="_Toc34144485"/>
      <w:bookmarkStart w:id="669" w:name="_Toc34144537"/>
      <w:bookmarkStart w:id="670" w:name="_Toc34144538"/>
      <w:bookmarkStart w:id="671" w:name="_Toc34144539"/>
      <w:bookmarkStart w:id="672" w:name="_Toc34144540"/>
      <w:bookmarkStart w:id="673" w:name="_Toc34144541"/>
      <w:bookmarkStart w:id="674" w:name="_Toc34144542"/>
      <w:bookmarkStart w:id="675" w:name="_Toc34144543"/>
      <w:bookmarkStart w:id="676" w:name="_Toc34144544"/>
      <w:bookmarkStart w:id="677" w:name="_Toc34144545"/>
      <w:bookmarkStart w:id="678" w:name="_Toc34144546"/>
      <w:bookmarkStart w:id="679" w:name="_Toc34144547"/>
      <w:bookmarkStart w:id="680" w:name="_Toc34144548"/>
      <w:bookmarkStart w:id="681" w:name="_Toc34144549"/>
      <w:bookmarkStart w:id="682" w:name="_Toc34144550"/>
      <w:bookmarkStart w:id="683" w:name="_Toc34144551"/>
      <w:bookmarkStart w:id="684" w:name="_Toc34144552"/>
      <w:bookmarkStart w:id="685" w:name="_Toc34144553"/>
      <w:bookmarkStart w:id="686" w:name="_Toc34144554"/>
      <w:bookmarkStart w:id="687" w:name="_Toc34144555"/>
      <w:bookmarkStart w:id="688" w:name="_Set_Population_Identifiers_1"/>
      <w:bookmarkStart w:id="689" w:name="_Toc31197160"/>
      <w:bookmarkStart w:id="690" w:name="_Toc31197161"/>
      <w:bookmarkStart w:id="691" w:name="_Toc31197162"/>
      <w:bookmarkStart w:id="692" w:name="_Toc31197175"/>
      <w:bookmarkStart w:id="693" w:name="_Toc31197176"/>
      <w:bookmarkStart w:id="694" w:name="_Toc31197192"/>
      <w:bookmarkStart w:id="695" w:name="_Toc31197193"/>
      <w:bookmarkStart w:id="696" w:name="_Toc31197194"/>
      <w:bookmarkStart w:id="697" w:name="_Toc31197195"/>
      <w:bookmarkStart w:id="698" w:name="_Toc31197196"/>
      <w:bookmarkStart w:id="699" w:name="_Set_Population_Identifiers_3"/>
      <w:bookmarkStart w:id="700" w:name="_Toc34144556"/>
      <w:bookmarkStart w:id="701" w:name="_Toc34144557"/>
      <w:bookmarkStart w:id="702" w:name="_Toc34144558"/>
      <w:bookmarkStart w:id="703" w:name="_Toc34144589"/>
      <w:bookmarkStart w:id="704" w:name="_Toc34144590"/>
      <w:bookmarkStart w:id="705" w:name="_Toc34144609"/>
      <w:bookmarkStart w:id="706" w:name="_Toc34144610"/>
      <w:bookmarkStart w:id="707" w:name="_Toc34144611"/>
      <w:bookmarkStart w:id="708" w:name="_Toc34144612"/>
      <w:bookmarkStart w:id="709" w:name="_Toc34144613"/>
      <w:bookmarkStart w:id="710" w:name="_Toc34144614"/>
      <w:bookmarkStart w:id="711" w:name="_Toc34144615"/>
      <w:bookmarkStart w:id="712" w:name="_Toc34144616"/>
      <w:bookmarkStart w:id="713" w:name="_Toc34144617"/>
      <w:bookmarkStart w:id="714" w:name="_Toc34144618"/>
      <w:bookmarkStart w:id="715" w:name="_Toc34144619"/>
      <w:bookmarkStart w:id="716" w:name="_Toc34144620"/>
      <w:bookmarkStart w:id="717" w:name="_Toc34144621"/>
      <w:bookmarkStart w:id="718" w:name="_Toc34144622"/>
      <w:bookmarkStart w:id="719" w:name="_Toc34144623"/>
      <w:bookmarkStart w:id="720" w:name="_HHAdultAge"/>
      <w:bookmarkStart w:id="721" w:name="_Toc34144624"/>
      <w:bookmarkStart w:id="722" w:name="_Toc34144625"/>
      <w:bookmarkStart w:id="723" w:name="_Toc34144647"/>
      <w:bookmarkStart w:id="724" w:name="_Toc34144648"/>
      <w:bookmarkStart w:id="725" w:name="_Toc34144649"/>
      <w:bookmarkStart w:id="726" w:name="_Toc34144650"/>
      <w:bookmarkStart w:id="727" w:name="_Toc34144651"/>
      <w:bookmarkStart w:id="728" w:name="_Toc34144652"/>
      <w:bookmarkStart w:id="729" w:name="_Toc34144653"/>
      <w:bookmarkStart w:id="730" w:name="_Toc34144654"/>
      <w:bookmarkStart w:id="731" w:name="_Toc34144655"/>
      <w:bookmarkStart w:id="732" w:name="_Toc34144656"/>
      <w:bookmarkStart w:id="733" w:name="_Toc34144657"/>
      <w:bookmarkStart w:id="734" w:name="_Toc34144686"/>
      <w:bookmarkStart w:id="735" w:name="_Toc34144687"/>
      <w:bookmarkStart w:id="736" w:name="_Toc34144740"/>
      <w:bookmarkStart w:id="737" w:name="_Toc34144741"/>
      <w:bookmarkStart w:id="738" w:name="_Toc34144742"/>
      <w:bookmarkStart w:id="739" w:name="_Toc34144743"/>
      <w:bookmarkStart w:id="740" w:name="_Toc34144744"/>
      <w:bookmarkStart w:id="741" w:name="_Toc34144745"/>
      <w:bookmarkStart w:id="742" w:name="_Toc34144746"/>
      <w:bookmarkStart w:id="743" w:name="_Toc34144747"/>
      <w:bookmarkStart w:id="744" w:name="_Toc34144799"/>
      <w:bookmarkStart w:id="745" w:name="_Toc34144800"/>
      <w:bookmarkStart w:id="746" w:name="_Toc34144801"/>
      <w:bookmarkStart w:id="747" w:name="_Toc34144802"/>
      <w:bookmarkStart w:id="748" w:name="_Toc34144803"/>
      <w:bookmarkStart w:id="749" w:name="_Toc34144804"/>
      <w:bookmarkStart w:id="750" w:name="_Toc34144805"/>
      <w:bookmarkStart w:id="751" w:name="_Toc34144833"/>
      <w:bookmarkStart w:id="752" w:name="_Toc34144834"/>
      <w:bookmarkStart w:id="753" w:name="_Toc34144835"/>
      <w:bookmarkStart w:id="754" w:name="_Toc34144836"/>
      <w:bookmarkStart w:id="755" w:name="_Toc34144837"/>
      <w:bookmarkStart w:id="756" w:name="_Toc34144838"/>
      <w:bookmarkStart w:id="757" w:name="_Toc34144839"/>
      <w:bookmarkStart w:id="758" w:name="_Toc34144891"/>
      <w:bookmarkStart w:id="759" w:name="_Toc34144892"/>
      <w:bookmarkStart w:id="760" w:name="_Toc34144893"/>
      <w:bookmarkStart w:id="761" w:name="_Toc34144894"/>
      <w:bookmarkStart w:id="762" w:name="_Toc34144895"/>
      <w:bookmarkStart w:id="763" w:name="_Toc34144896"/>
      <w:bookmarkStart w:id="764" w:name="_Toc34144897"/>
      <w:bookmarkStart w:id="765" w:name="_Toc34144949"/>
      <w:bookmarkStart w:id="766" w:name="_Toc34144950"/>
      <w:bookmarkStart w:id="767" w:name="_Toc34144951"/>
      <w:bookmarkStart w:id="768" w:name="_Toc34144952"/>
      <w:bookmarkStart w:id="769" w:name="_Toc34144953"/>
      <w:bookmarkStart w:id="770" w:name="_Toc34144954"/>
      <w:bookmarkStart w:id="771" w:name="_Toc34144955"/>
      <w:bookmarkStart w:id="772" w:name="_Toc34144980"/>
      <w:bookmarkStart w:id="773" w:name="_Toc34144981"/>
      <w:bookmarkStart w:id="774" w:name="_Toc34144982"/>
      <w:bookmarkStart w:id="775" w:name="_Toc34144983"/>
      <w:bookmarkStart w:id="776" w:name="_Toc34144984"/>
      <w:bookmarkStart w:id="777" w:name="_Toc34144985"/>
      <w:bookmarkStart w:id="778" w:name="_Toc34144986"/>
      <w:bookmarkStart w:id="779" w:name="_Toc34145011"/>
      <w:bookmarkStart w:id="780" w:name="_Toc34145012"/>
      <w:bookmarkStart w:id="781" w:name="_Toc34145013"/>
      <w:bookmarkStart w:id="782" w:name="_Toc34145014"/>
      <w:bookmarkStart w:id="783" w:name="_Toc34145015"/>
      <w:bookmarkStart w:id="784" w:name="_Toc34145016"/>
      <w:bookmarkStart w:id="785" w:name="_Toc34145017"/>
      <w:bookmarkStart w:id="786" w:name="_Toc34145069"/>
      <w:bookmarkStart w:id="787" w:name="_Toc34145070"/>
      <w:bookmarkStart w:id="788" w:name="_Toc34145071"/>
      <w:bookmarkStart w:id="789" w:name="_Toc34145072"/>
      <w:bookmarkStart w:id="790" w:name="_Toc34145073"/>
      <w:bookmarkStart w:id="791" w:name="_Toc34145074"/>
      <w:bookmarkStart w:id="792" w:name="_Toc506721205"/>
      <w:bookmarkEnd w:id="384"/>
      <w:bookmarkEnd w:id="385"/>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r>
        <w:br w:type="page"/>
      </w:r>
    </w:p>
    <w:p w14:paraId="65BA16A7" w14:textId="21D9A953" w:rsidR="00E158FC" w:rsidRPr="00C52062" w:rsidRDefault="00E158FC" w:rsidP="00E158FC">
      <w:pPr>
        <w:pStyle w:val="Heading1"/>
      </w:pPr>
      <w:bookmarkStart w:id="793" w:name="_HMIS_Business_Logic:_2"/>
      <w:bookmarkStart w:id="794" w:name="_Toc37849778"/>
      <w:bookmarkStart w:id="795" w:name="_Toc79153959"/>
      <w:bookmarkEnd w:id="793"/>
      <w:r w:rsidRPr="00C52062">
        <w:lastRenderedPageBreak/>
        <w:t>HMIS Business Logic</w:t>
      </w:r>
      <w:r>
        <w:t>: LSAHousehold</w:t>
      </w:r>
      <w:bookmarkEnd w:id="794"/>
      <w:bookmarkEnd w:id="795"/>
    </w:p>
    <w:p w14:paraId="4C5B0BA6" w14:textId="7443B573" w:rsidR="00F25CD0" w:rsidRDefault="00F25CD0" w:rsidP="0088191A">
      <w:pPr>
        <w:pStyle w:val="Heading2"/>
      </w:pPr>
      <w:bookmarkStart w:id="796" w:name="_Get_Distinct_Households"/>
      <w:bookmarkStart w:id="797" w:name="_Toc37849779"/>
      <w:bookmarkStart w:id="798" w:name="_Toc79153960"/>
      <w:bookmarkEnd w:id="792"/>
      <w:bookmarkEnd w:id="796"/>
      <w:r w:rsidRPr="00C52062">
        <w:t xml:space="preserve">Get </w:t>
      </w:r>
      <w:r>
        <w:t>Distinct</w:t>
      </w:r>
      <w:r w:rsidRPr="00C52062">
        <w:t xml:space="preserve"> Households for LSAHousehold</w:t>
      </w:r>
      <w:bookmarkEnd w:id="797"/>
      <w:bookmarkEnd w:id="798"/>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004824" w:rsidRDefault="00004824"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004824" w:rsidRDefault="00004824"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299"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">
                <v:shape id="AutoShape 15" o:spid="_x0000_s1300"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004824" w:rsidRDefault="00004824" w:rsidP="00147F22">
                        <w:pPr>
                          <w:pStyle w:val="Style3"/>
                        </w:pPr>
                        <w:r>
                          <w:t>tlsa_Household</w:t>
                        </w:r>
                      </w:p>
                    </w:txbxContent>
                  </v:textbox>
                </v:shape>
                <v:shape id="AutoShape 16" o:spid="_x0000_s1301"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004824" w:rsidRDefault="00004824" w:rsidP="00147F22">
                        <w:pPr>
                          <w:pStyle w:val="Style3"/>
                        </w:pPr>
                        <w:r>
                          <w:t>tlsa_HHID</w:t>
                        </w:r>
                      </w:p>
                    </w:txbxContent>
                  </v:textbox>
                </v:shape>
                <v:shape id="AutoShape 17" o:spid="_x0000_s1302"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Change w:id="799">
          <w:tblGrid>
            <w:gridCol w:w="9355"/>
          </w:tblGrid>
        </w:tblGridChange>
      </w:tblGrid>
      <w:tr w:rsidR="002D0CC5" w:rsidRPr="005F4836" w14:paraId="5BB97FD4" w14:textId="77777777" w:rsidTr="00E96246">
        <w:trPr>
          <w:cantSplit/>
          <w:trHeight w:val="216"/>
          <w:ins w:id="800" w:author="Genelle Denzin" w:date="2021-10-27T14:37:00Z"/>
        </w:trPr>
        <w:tc>
          <w:tcPr>
            <w:tcW w:w="9355" w:type="dxa"/>
            <w:shd w:val="clear" w:color="auto" w:fill="EEECE1" w:themeFill="background2"/>
          </w:tcPr>
          <w:p w14:paraId="38CE41A7" w14:textId="77777777" w:rsidR="002D0CC5" w:rsidRDefault="002D0CC5" w:rsidP="00E96246">
            <w:pPr>
              <w:pStyle w:val="NoSpacing"/>
              <w:rPr>
                <w:ins w:id="801" w:author="Genelle Denzin" w:date="2021-10-27T14:37:00Z"/>
                <w:b/>
                <w:bCs/>
              </w:rPr>
            </w:pPr>
            <w:proofErr w:type="spellStart"/>
            <w:ins w:id="802" w:author="Genelle Denzin" w:date="2021-10-27T14:37:00Z">
              <w:r>
                <w:rPr>
                  <w:b/>
                  <w:bCs/>
                </w:rPr>
                <w:t>lsa_Report</w:t>
              </w:r>
              <w:proofErr w:type="spellEnd"/>
            </w:ins>
          </w:p>
        </w:tc>
      </w:tr>
      <w:tr w:rsidR="002D0CC5" w:rsidRPr="005F4836" w14:paraId="54A5E48E" w14:textId="77777777" w:rsidTr="00E96246">
        <w:trPr>
          <w:cantSplit/>
          <w:trHeight w:val="216"/>
          <w:ins w:id="803" w:author="Genelle Denzin" w:date="2021-10-27T14:37:00Z"/>
        </w:trPr>
        <w:tc>
          <w:tcPr>
            <w:tcW w:w="9355" w:type="dxa"/>
            <w:shd w:val="clear" w:color="auto" w:fill="auto"/>
          </w:tcPr>
          <w:p w14:paraId="7669D1E3" w14:textId="77777777" w:rsidR="002D0CC5" w:rsidRPr="00E96246" w:rsidRDefault="002D0CC5" w:rsidP="00E96246">
            <w:pPr>
              <w:pStyle w:val="NoSpacing"/>
              <w:rPr>
                <w:ins w:id="804" w:author="Genelle Denzin" w:date="2021-10-27T14:37:00Z"/>
              </w:rPr>
            </w:pPr>
            <w:ins w:id="805" w:author="Genelle Denzin" w:date="2021-10-27T14:37:00Z">
              <w:r w:rsidRPr="00E96246">
                <w:t>ReportStart</w:t>
              </w:r>
            </w:ins>
          </w:p>
        </w:tc>
      </w:tr>
      <w:tr w:rsidR="002D0CC5" w:rsidRPr="005F4836" w14:paraId="12FD2846" w14:textId="77777777" w:rsidTr="00E96246">
        <w:trPr>
          <w:cantSplit/>
          <w:trHeight w:val="216"/>
          <w:ins w:id="806" w:author="Genelle Denzin" w:date="2021-10-27T14:37:00Z"/>
        </w:trPr>
        <w:tc>
          <w:tcPr>
            <w:tcW w:w="9355" w:type="dxa"/>
            <w:shd w:val="clear" w:color="auto" w:fill="auto"/>
          </w:tcPr>
          <w:p w14:paraId="7B3DF56C" w14:textId="77777777" w:rsidR="002D0CC5" w:rsidRPr="00E96246" w:rsidRDefault="002D0CC5" w:rsidP="00E96246">
            <w:pPr>
              <w:pStyle w:val="NoSpacing"/>
              <w:rPr>
                <w:ins w:id="807" w:author="Genelle Denzin" w:date="2021-10-27T14:37:00Z"/>
              </w:rPr>
            </w:pPr>
            <w:ins w:id="808" w:author="Genelle Denzin" w:date="2021-10-27T14:37:00Z">
              <w:r w:rsidRPr="00E96246">
                <w:t>ReportEnd</w:t>
              </w:r>
            </w:ins>
          </w:p>
        </w:tc>
      </w:tr>
      <w:tr w:rsidR="002D0CC5" w:rsidRPr="002D0CC5" w14:paraId="132F9781" w14:textId="77777777" w:rsidTr="002D0CC5">
        <w:tblPrEx>
          <w:tblW w:w="9355" w:type="dxa"/>
          <w:tblPrExChange w:id="809" w:author="Genelle Denzin" w:date="2021-10-27T14:39:00Z">
            <w:tblPrEx>
              <w:tblW w:w="9355" w:type="dxa"/>
            </w:tblPrEx>
          </w:tblPrExChange>
        </w:tblPrEx>
        <w:trPr>
          <w:ins w:id="810" w:author="Genelle Denzin" w:date="2021-10-27T14:37:00Z"/>
        </w:trPr>
        <w:tc>
          <w:tcPr>
            <w:tcW w:w="9355" w:type="dxa"/>
            <w:shd w:val="clear" w:color="auto" w:fill="FDE9D9" w:themeFill="accent6" w:themeFillTint="33"/>
            <w:tcPrChange w:id="811" w:author="Genelle Denzin" w:date="2021-10-27T14:39:00Z">
              <w:tcPr>
                <w:tcW w:w="9355" w:type="dxa"/>
                <w:shd w:val="clear" w:color="auto" w:fill="FDE9D9" w:themeFill="accent6" w:themeFillTint="33"/>
              </w:tcPr>
            </w:tcPrChange>
          </w:tcPr>
          <w:p w14:paraId="1210378B" w14:textId="2B1146BF" w:rsidR="002D0CC5" w:rsidRDefault="002D0CC5" w:rsidP="00E17F92">
            <w:pPr>
              <w:pStyle w:val="NoSpacing"/>
              <w:rPr>
                <w:ins w:id="812" w:author="Genelle Denzin" w:date="2021-10-27T14:37:00Z"/>
                <w:b/>
                <w:bCs/>
              </w:rPr>
            </w:pPr>
            <w:proofErr w:type="spellStart"/>
            <w:ins w:id="813" w:author="Genelle Denzin" w:date="2021-10-27T14:39:00Z">
              <w:r>
                <w:rPr>
                  <w:b/>
                  <w:bCs/>
                </w:rPr>
                <w:t>tlsa_Person</w:t>
              </w:r>
            </w:ins>
            <w:proofErr w:type="spellEnd"/>
          </w:p>
        </w:tc>
      </w:tr>
      <w:tr w:rsidR="002D0CC5" w:rsidRPr="0052371E" w14:paraId="15F88D6C" w14:textId="77777777" w:rsidTr="002D0CC5">
        <w:tblPrEx>
          <w:tblW w:w="9355" w:type="dxa"/>
          <w:tblPrExChange w:id="814" w:author="Genelle Denzin" w:date="2021-10-27T14:37:00Z">
            <w:tblPrEx>
              <w:tblW w:w="9355" w:type="dxa"/>
            </w:tblPrEx>
          </w:tblPrExChange>
        </w:tblPrEx>
        <w:trPr>
          <w:ins w:id="815" w:author="Genelle Denzin" w:date="2021-10-27T14:37:00Z"/>
        </w:trPr>
        <w:tc>
          <w:tcPr>
            <w:tcW w:w="9355" w:type="dxa"/>
            <w:shd w:val="clear" w:color="auto" w:fill="auto"/>
            <w:tcPrChange w:id="816" w:author="Genelle Denzin" w:date="2021-10-27T14:37:00Z">
              <w:tcPr>
                <w:tcW w:w="9355" w:type="dxa"/>
                <w:shd w:val="clear" w:color="auto" w:fill="FDE9D9" w:themeFill="accent6" w:themeFillTint="33"/>
              </w:tcPr>
            </w:tcPrChange>
          </w:tcPr>
          <w:p w14:paraId="23D3F8B2" w14:textId="13B0DEA5" w:rsidR="002D0CC5" w:rsidRPr="002D0CC5" w:rsidRDefault="002D0CC5" w:rsidP="00E17F92">
            <w:pPr>
              <w:pStyle w:val="NoSpacing"/>
              <w:rPr>
                <w:ins w:id="817" w:author="Genelle Denzin" w:date="2021-10-27T14:37:00Z"/>
                <w:rPrChange w:id="818" w:author="Genelle Denzin" w:date="2021-10-27T14:40:00Z">
                  <w:rPr>
                    <w:ins w:id="819" w:author="Genelle Denzin" w:date="2021-10-27T14:37:00Z"/>
                    <w:b/>
                    <w:bCs/>
                  </w:rPr>
                </w:rPrChange>
              </w:rPr>
            </w:pPr>
            <w:ins w:id="820" w:author="Genelle Denzin" w:date="2021-10-27T14:40:00Z">
              <w:r w:rsidRPr="002D0CC5">
                <w:rPr>
                  <w:rPrChange w:id="821" w:author="Genelle Denzin" w:date="2021-10-27T14:40:00Z">
                    <w:rPr>
                      <w:b/>
                      <w:bCs/>
                    </w:rPr>
                  </w:rPrChange>
                </w:rPr>
                <w:t>PersonalID</w:t>
              </w:r>
            </w:ins>
          </w:p>
        </w:tc>
      </w:tr>
      <w:tr w:rsidR="002D0CC5" w:rsidRPr="0052371E" w14:paraId="4D309CEB" w14:textId="77777777" w:rsidTr="002D0CC5">
        <w:trPr>
          <w:ins w:id="822" w:author="Genelle Denzin" w:date="2021-10-27T14:41:00Z"/>
        </w:trPr>
        <w:tc>
          <w:tcPr>
            <w:tcW w:w="9355" w:type="dxa"/>
            <w:shd w:val="clear" w:color="auto" w:fill="auto"/>
          </w:tcPr>
          <w:p w14:paraId="7781E4BA" w14:textId="5977DA96" w:rsidR="002D0CC5" w:rsidRPr="002D0CC5" w:rsidRDefault="002D0CC5" w:rsidP="00E17F92">
            <w:pPr>
              <w:pStyle w:val="NoSpacing"/>
              <w:rPr>
                <w:ins w:id="823" w:author="Genelle Denzin" w:date="2021-10-27T14:41:00Z"/>
                <w:rPrChange w:id="824" w:author="Genelle Denzin" w:date="2021-10-27T14:40:00Z">
                  <w:rPr>
                    <w:ins w:id="825" w:author="Genelle Denzin" w:date="2021-10-27T14:41:00Z"/>
                  </w:rPr>
                </w:rPrChange>
              </w:rPr>
            </w:pPr>
            <w:proofErr w:type="spellStart"/>
            <w:ins w:id="826" w:author="Genelle Denzin" w:date="2021-10-27T14:41:00Z">
              <w:r>
                <w:t>HoHID</w:t>
              </w:r>
              <w:proofErr w:type="spellEnd"/>
            </w:ins>
          </w:p>
        </w:tc>
      </w:tr>
      <w:tr w:rsidR="002D0CC5" w:rsidRPr="0052371E" w14:paraId="3396EE17" w14:textId="77777777" w:rsidTr="002D0CC5">
        <w:tblPrEx>
          <w:tblW w:w="9355" w:type="dxa"/>
          <w:tblPrExChange w:id="827" w:author="Genelle Denzin" w:date="2021-10-27T14:37:00Z">
            <w:tblPrEx>
              <w:tblW w:w="9355" w:type="dxa"/>
            </w:tblPrEx>
          </w:tblPrExChange>
        </w:tblPrEx>
        <w:trPr>
          <w:ins w:id="828" w:author="Genelle Denzin" w:date="2021-10-27T14:37:00Z"/>
        </w:trPr>
        <w:tc>
          <w:tcPr>
            <w:tcW w:w="9355" w:type="dxa"/>
            <w:shd w:val="clear" w:color="auto" w:fill="auto"/>
            <w:tcPrChange w:id="829" w:author="Genelle Denzin" w:date="2021-10-27T14:37:00Z">
              <w:tcPr>
                <w:tcW w:w="9355" w:type="dxa"/>
                <w:shd w:val="clear" w:color="auto" w:fill="FDE9D9" w:themeFill="accent6" w:themeFillTint="33"/>
              </w:tcPr>
            </w:tcPrChange>
          </w:tcPr>
          <w:p w14:paraId="7B562A05" w14:textId="23B87242" w:rsidR="002D0CC5" w:rsidRPr="002D0CC5" w:rsidRDefault="002D0CC5" w:rsidP="00E17F92">
            <w:pPr>
              <w:pStyle w:val="NoSpacing"/>
              <w:rPr>
                <w:ins w:id="830" w:author="Genelle Denzin" w:date="2021-10-27T14:37:00Z"/>
                <w:rPrChange w:id="831" w:author="Genelle Denzin" w:date="2021-10-27T14:40:00Z">
                  <w:rPr>
                    <w:ins w:id="832" w:author="Genelle Denzin" w:date="2021-10-27T14:37:00Z"/>
                    <w:b/>
                    <w:bCs/>
                  </w:rPr>
                </w:rPrChange>
              </w:rPr>
            </w:pPr>
            <w:ins w:id="833" w:author="Genelle Denzin" w:date="2021-10-27T14:40:00Z">
              <w:r w:rsidRPr="002D0CC5">
                <w:rPr>
                  <w:rPrChange w:id="834" w:author="Genelle Denzin" w:date="2021-10-27T14:40:00Z">
                    <w:rPr>
                      <w:b/>
                      <w:bCs/>
                    </w:rPr>
                  </w:rPrChange>
                </w:rPr>
                <w:t>Race</w:t>
              </w:r>
            </w:ins>
          </w:p>
        </w:tc>
      </w:tr>
      <w:tr w:rsidR="002D0CC5" w:rsidRPr="0052371E" w14:paraId="5976ACC1" w14:textId="77777777" w:rsidTr="002D0CC5">
        <w:tblPrEx>
          <w:tblW w:w="9355" w:type="dxa"/>
          <w:tblPrExChange w:id="835" w:author="Genelle Denzin" w:date="2021-10-27T14:37:00Z">
            <w:tblPrEx>
              <w:tblW w:w="9355" w:type="dxa"/>
            </w:tblPrEx>
          </w:tblPrExChange>
        </w:tblPrEx>
        <w:trPr>
          <w:ins w:id="836" w:author="Genelle Denzin" w:date="2021-10-27T14:37:00Z"/>
        </w:trPr>
        <w:tc>
          <w:tcPr>
            <w:tcW w:w="9355" w:type="dxa"/>
            <w:shd w:val="clear" w:color="auto" w:fill="auto"/>
            <w:tcPrChange w:id="837" w:author="Genelle Denzin" w:date="2021-10-27T14:37:00Z">
              <w:tcPr>
                <w:tcW w:w="9355" w:type="dxa"/>
                <w:shd w:val="clear" w:color="auto" w:fill="FDE9D9" w:themeFill="accent6" w:themeFillTint="33"/>
              </w:tcPr>
            </w:tcPrChange>
          </w:tcPr>
          <w:p w14:paraId="4038ADF7" w14:textId="53B892D2" w:rsidR="002D0CC5" w:rsidRPr="002D0CC5" w:rsidRDefault="002D0CC5" w:rsidP="00E17F92">
            <w:pPr>
              <w:pStyle w:val="NoSpacing"/>
              <w:rPr>
                <w:ins w:id="838" w:author="Genelle Denzin" w:date="2021-10-27T14:37:00Z"/>
                <w:rPrChange w:id="839" w:author="Genelle Denzin" w:date="2021-10-27T14:40:00Z">
                  <w:rPr>
                    <w:ins w:id="840" w:author="Genelle Denzin" w:date="2021-10-27T14:37:00Z"/>
                    <w:b/>
                    <w:bCs/>
                  </w:rPr>
                </w:rPrChange>
              </w:rPr>
            </w:pPr>
            <w:ins w:id="841" w:author="Genelle Denzin" w:date="2021-10-27T14:40:00Z">
              <w:r w:rsidRPr="002D0CC5">
                <w:rPr>
                  <w:rPrChange w:id="842" w:author="Genelle Denzin" w:date="2021-10-27T14:40:00Z">
                    <w:rPr>
                      <w:b/>
                      <w:bCs/>
                    </w:rPr>
                  </w:rPrChange>
                </w:rPr>
                <w:t>Ethnicity</w:t>
              </w:r>
            </w:ins>
          </w:p>
        </w:tc>
      </w:tr>
      <w:tr w:rsidR="002D0CC5" w:rsidRPr="0052371E" w14:paraId="08790DD8" w14:textId="77777777" w:rsidTr="002D0CC5">
        <w:trPr>
          <w:ins w:id="843" w:author="Genelle Denzin" w:date="2021-10-27T14:40:00Z"/>
        </w:trPr>
        <w:tc>
          <w:tcPr>
            <w:tcW w:w="9355" w:type="dxa"/>
            <w:shd w:val="clear" w:color="auto" w:fill="auto"/>
          </w:tcPr>
          <w:p w14:paraId="7B3A5919" w14:textId="6B8998A4" w:rsidR="002D0CC5" w:rsidRPr="002D0CC5" w:rsidRDefault="002D0CC5" w:rsidP="00E17F92">
            <w:pPr>
              <w:pStyle w:val="NoSpacing"/>
              <w:rPr>
                <w:ins w:id="844" w:author="Genelle Denzin" w:date="2021-10-27T14:40:00Z"/>
                <w:rPrChange w:id="845" w:author="Genelle Denzin" w:date="2021-10-27T14:40:00Z">
                  <w:rPr>
                    <w:ins w:id="846" w:author="Genelle Denzin" w:date="2021-10-27T14:40:00Z"/>
                  </w:rPr>
                </w:rPrChange>
              </w:rPr>
            </w:pPr>
            <w:proofErr w:type="spellStart"/>
            <w:ins w:id="847" w:author="Genelle Denzin" w:date="2021-10-27T14:40:00Z">
              <w:r>
                <w:t>ReportID</w:t>
              </w:r>
              <w:proofErr w:type="spellEnd"/>
            </w:ins>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lastRenderedPageBreak/>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AE082F" w:rsidRDefault="0039347B" w:rsidP="0039347B">
            <w:pPr>
              <w:pStyle w:val="NoSpacing"/>
              <w:rPr>
                <w:rFonts w:cstheme="minorHAnsi"/>
                <w:b/>
                <w:rPrChange w:id="848" w:author="Genelle Denzin" w:date="2021-10-27T14:47:00Z">
                  <w:rPr>
                    <w:rFonts w:cstheme="minorHAnsi"/>
                    <w:bCs/>
                  </w:rPr>
                </w:rPrChange>
              </w:rPr>
            </w:pPr>
            <w:r w:rsidRPr="00AE082F">
              <w:rPr>
                <w:rFonts w:cstheme="minorHAnsi"/>
                <w:b/>
                <w:rPrChange w:id="849" w:author="Genelle Denzin" w:date="2021-10-27T14:47:00Z">
                  <w:rPr>
                    <w:rFonts w:cstheme="minorHAnsi"/>
                    <w:bCs/>
                  </w:rPr>
                </w:rPrChange>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AE082F" w:rsidRDefault="0039347B" w:rsidP="0039347B">
            <w:pPr>
              <w:pStyle w:val="NoSpacing"/>
              <w:rPr>
                <w:rFonts w:cstheme="minorHAnsi"/>
                <w:b/>
                <w:rPrChange w:id="850" w:author="Genelle Denzin" w:date="2021-10-27T14:47:00Z">
                  <w:rPr>
                    <w:rFonts w:cstheme="minorHAnsi"/>
                    <w:bCs/>
                  </w:rPr>
                </w:rPrChange>
              </w:rPr>
            </w:pPr>
            <w:r w:rsidRPr="00AE082F">
              <w:rPr>
                <w:rFonts w:cstheme="minorHAnsi"/>
                <w:b/>
                <w:rPrChange w:id="851" w:author="Genelle Denzin" w:date="2021-10-27T14:47:00Z">
                  <w:rPr>
                    <w:rFonts w:cstheme="minorHAnsi"/>
                    <w:bCs/>
                  </w:rPr>
                </w:rPrChange>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AE082F" w:rsidRDefault="0039347B" w:rsidP="0039347B">
            <w:pPr>
              <w:pStyle w:val="NoSpacing"/>
              <w:rPr>
                <w:rFonts w:cstheme="minorHAnsi"/>
                <w:b/>
                <w:rPrChange w:id="852" w:author="Genelle Denzin" w:date="2021-10-27T14:47:00Z">
                  <w:rPr>
                    <w:rFonts w:cstheme="minorHAnsi"/>
                    <w:bCs/>
                  </w:rPr>
                </w:rPrChange>
              </w:rPr>
            </w:pPr>
            <w:r w:rsidRPr="00AE082F">
              <w:rPr>
                <w:rFonts w:cstheme="minorHAnsi"/>
                <w:b/>
                <w:rPrChange w:id="853" w:author="Genelle Denzin" w:date="2021-10-27T14:47:00Z">
                  <w:rPr>
                    <w:rFonts w:cstheme="minorHAnsi"/>
                    <w:bCs/>
                  </w:rPr>
                </w:rPrChange>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AE082F" w:rsidRDefault="0039347B" w:rsidP="0039347B">
            <w:pPr>
              <w:pStyle w:val="NoSpacing"/>
              <w:rPr>
                <w:b/>
                <w:rPrChange w:id="854" w:author="Genelle Denzin" w:date="2021-10-27T14:47:00Z">
                  <w:rPr>
                    <w:bCs/>
                  </w:rPr>
                </w:rPrChange>
              </w:rPr>
            </w:pPr>
            <w:r w:rsidRPr="00AE082F">
              <w:rPr>
                <w:b/>
                <w:rPrChange w:id="855" w:author="Genelle Denzin" w:date="2021-10-27T14:47:00Z">
                  <w:rPr>
                    <w:bCs/>
                  </w:rPr>
                </w:rPrChange>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AE082F" w:rsidRDefault="0039347B" w:rsidP="0039347B">
            <w:pPr>
              <w:pStyle w:val="NoSpacing"/>
              <w:rPr>
                <w:b/>
                <w:rPrChange w:id="856" w:author="Genelle Denzin" w:date="2021-10-27T14:47:00Z">
                  <w:rPr>
                    <w:bCs/>
                  </w:rPr>
                </w:rPrChange>
              </w:rPr>
            </w:pPr>
            <w:r w:rsidRPr="00AE082F">
              <w:rPr>
                <w:b/>
                <w:rPrChange w:id="857" w:author="Genelle Denzin" w:date="2021-10-27T14:47:00Z">
                  <w:rPr>
                    <w:bCs/>
                  </w:rPr>
                </w:rPrChange>
              </w:rPr>
              <w:t>HoHRace</w:t>
            </w:r>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AE082F" w:rsidRDefault="0039347B" w:rsidP="0039347B">
            <w:pPr>
              <w:pStyle w:val="NoSpacing"/>
              <w:rPr>
                <w:b/>
                <w:rPrChange w:id="858" w:author="Genelle Denzin" w:date="2021-10-27T14:47:00Z">
                  <w:rPr>
                    <w:bCs/>
                  </w:rPr>
                </w:rPrChange>
              </w:rPr>
            </w:pPr>
            <w:r w:rsidRPr="00AE082F">
              <w:rPr>
                <w:b/>
                <w:rPrChange w:id="859" w:author="Genelle Denzin" w:date="2021-10-27T14:47:00Z">
                  <w:rPr>
                    <w:bCs/>
                  </w:rPr>
                </w:rPrChange>
              </w:rPr>
              <w:t>HoHEthnicity</w:t>
            </w:r>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lastRenderedPageBreak/>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AE082F" w:rsidRDefault="0039347B" w:rsidP="0039347B">
            <w:pPr>
              <w:pStyle w:val="NoSpacing"/>
              <w:rPr>
                <w:b/>
                <w:rPrChange w:id="860" w:author="Genelle Denzin" w:date="2021-10-27T14:47:00Z">
                  <w:rPr>
                    <w:bCs/>
                  </w:rPr>
                </w:rPrChange>
              </w:rPr>
            </w:pPr>
            <w:r w:rsidRPr="00AE082F">
              <w:rPr>
                <w:b/>
                <w:rPrChange w:id="861" w:author="Genelle Denzin" w:date="2021-10-27T14:47:00Z">
                  <w:rPr>
                    <w:bCs/>
                  </w:rPr>
                </w:rPrChange>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lastRenderedPageBreak/>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lastRenderedPageBreak/>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Identifies households in the AHAR universe for ES/SH/TH (with 1 or more ES/SH/TH bednights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6A56BDA2" w:rsidR="00C20492" w:rsidRPr="004A7EF8" w:rsidRDefault="00C20492" w:rsidP="00C20492">
            <w:pPr>
              <w:spacing w:before="0" w:after="0"/>
            </w:pPr>
            <w:r w:rsidRPr="000829A7">
              <w:t>Identifies households in the AHAR universe for RRH (with 1 or more RRH bednights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Identifies households in the AHAR universe for PSH (with 1 or more PSH bednights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862" w:name="_Set_Population_Identifiers_2"/>
      <w:bookmarkStart w:id="863" w:name="_Toc37849780"/>
      <w:bookmarkStart w:id="864" w:name="_Toc79153961"/>
      <w:bookmarkEnd w:id="862"/>
      <w:r w:rsidRPr="00F25CD0">
        <w:t xml:space="preserve">Set </w:t>
      </w:r>
      <w:r w:rsidR="002B6231" w:rsidRPr="00F25CD0">
        <w:t>Population Identifiers</w:t>
      </w:r>
      <w:r w:rsidRPr="00EE1280">
        <w:t xml:space="preserve"> for</w:t>
      </w:r>
      <w:r>
        <w:t xml:space="preserve"> LSAHousehold</w:t>
      </w:r>
      <w:bookmarkEnd w:id="863"/>
      <w:bookmarkEnd w:id="864"/>
    </w:p>
    <w:p w14:paraId="77F8FEA2" w14:textId="3725C441" w:rsidR="00210481" w:rsidRPr="007B5290" w:rsidDel="00023793" w:rsidRDefault="00AE082F" w:rsidP="00023793">
      <w:pPr>
        <w:rPr>
          <w:del w:id="865" w:author="Genelle Denzin" w:date="2021-10-27T15:00:00Z"/>
        </w:rPr>
        <w:pPrChange w:id="866" w:author="Genelle Denzin" w:date="2021-10-27T15:00:00Z">
          <w:pPr>
            <w:jc w:val="center"/>
          </w:pPr>
        </w:pPrChange>
      </w:pPr>
      <w:ins w:id="867" w:author="Genelle Denzin" w:date="2021-10-27T14:59:00Z">
        <w:r w:rsidRPr="00AE082F">
          <w:rPr>
            <w:rFonts w:ascii="Times New Roman" w:hAnsi="Times New Roman" w:cs="Times New Roman"/>
            <w:noProof/>
            <w:sz w:val="24"/>
            <w:szCs w:val="24"/>
          </w:rPr>
          <mc:AlternateContent>
            <mc:Choice Requires="wpg">
              <w:drawing>
                <wp:anchor distT="0" distB="0" distL="114300" distR="114300" simplePos="0" relativeHeight="251660292" behindDoc="0" locked="0" layoutInCell="1" allowOverlap="1" wp14:anchorId="5A7C99F0" wp14:editId="4498B6ED">
                  <wp:simplePos x="0" y="0"/>
                  <wp:positionH relativeFrom="column">
                    <wp:posOffset>1148715</wp:posOffset>
                  </wp:positionH>
                  <wp:positionV relativeFrom="paragraph">
                    <wp:posOffset>-3175</wp:posOffset>
                  </wp:positionV>
                  <wp:extent cx="3280410" cy="914400"/>
                  <wp:effectExtent l="0" t="0" r="15240" b="19050"/>
                  <wp:wrapTopAndBottom/>
                  <wp:docPr id="744853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0410" cy="914400"/>
                            <a:chOff x="1125816" y="1097465"/>
                            <a:chExt cx="32806" cy="9144"/>
                          </a:xfrm>
                        </wpg:grpSpPr>
                        <wps:wsp>
                          <wps:cNvPr id="74485331" name="Flowchart: Internal Storage 63"/>
                          <wps:cNvSpPr>
                            <a:spLocks noChangeArrowheads="1"/>
                          </wps:cNvSpPr>
                          <wps:spPr bwMode="auto">
                            <a:xfrm>
                              <a:off x="1145820" y="110066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wps:wsp>
                          <wps:cNvPr id="74485332" name="Flowchart: Internal Storage 63"/>
                          <wps:cNvSpPr>
                            <a:spLocks noChangeArrowheads="1"/>
                          </wps:cNvSpPr>
                          <wps:spPr bwMode="auto">
                            <a:xfrm>
                              <a:off x="1125816" y="1102304"/>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wps:wsp>
                          <wps:cNvPr id="74485333" name="Flowchart: Internal Storage 63"/>
                          <wps:cNvSpPr>
                            <a:spLocks noChangeArrowheads="1"/>
                          </wps:cNvSpPr>
                          <wps:spPr bwMode="auto">
                            <a:xfrm>
                              <a:off x="1125816" y="109833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wps:wsp>
                          <wps:cNvPr id="74485334" name="AutoShape 12"/>
                          <wps:cNvCnPr>
                            <a:cxnSpLocks noChangeShapeType="1"/>
                          </wps:cNvCnPr>
                          <wps:spPr bwMode="auto">
                            <a:xfrm>
                              <a:off x="1139905" y="1102037"/>
                              <a:ext cx="5915"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5" name="AutoShape 382"/>
                          <wps:cNvSpPr>
                            <a:spLocks/>
                          </wps:cNvSpPr>
                          <wps:spPr bwMode="auto">
                            <a:xfrm flipH="1" flipV="1">
                              <a:off x="1137404" y="1097465"/>
                              <a:ext cx="2501" cy="9144"/>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C99F0" id="Group 8" o:spid="_x0000_s1303" style="position:absolute;margin-left:90.45pt;margin-top:-.25pt;width:258.3pt;height:1in;z-index:251660292;mso-position-horizontal-relative:text;mso-position-vertical-relative:text" coordorigin="11258,10974" coordsize="3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">
                  <v:shape id="Flowchart: Internal Storage 63" o:spid="_x0000_s1304" type="#_x0000_t113" style="position:absolute;left:11458;top:1100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v:shape>
                  <v:shape id="Flowchart: Internal Storage 63" o:spid="_x0000_s1305" type="#_x0000_t113" style="position:absolute;left:11258;top:1102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v:shape>
                  <v:shape id="Flowchart: Internal Storage 63" o:spid="_x0000_s1306" type="#_x0000_t113" style="position:absolute;left:11258;top:109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v:shape>
                  <v:shape id="AutoShape 12" o:spid="_x0000_s1307" type="#_x0000_t32" style="position:absolute;left:11399;top:1102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shape id="AutoShape 382" o:spid="_x0000_s1308" type="#_x0000_t85" style="position:absolute;left:11374;top:10974;width:25;height:9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" fillcolor="#5b9bd5" strokeweight=".5pt">
                    <v:shadow color="black [0]"/>
                    <v:textbox inset="2.88pt,2.88pt,2.88pt,2.88pt"/>
                  </v:shape>
                  <w10:wrap type="topAndBottom"/>
                </v:group>
              </w:pict>
            </mc:Fallback>
          </mc:AlternateContent>
        </w:r>
      </w:ins>
      <w:del w:id="868" w:author="Genelle Denzin" w:date="2021-10-27T14:59:00Z">
        <w:r w:rsidR="00210481" w:rsidDel="00023793">
          <w:rPr>
            <w:rFonts w:ascii="Times New Roman" w:hAnsi="Times New Roman" w:cs="Times New Roman"/>
            <w:noProof/>
            <w:sz w:val="24"/>
            <w:szCs w:val="24"/>
          </w:rPr>
          <mc:AlternateContent>
            <mc:Choice Requires="wpg">
              <w:drawing>
                <wp:inline distT="0" distB="0" distL="0" distR="0" wp14:anchorId="0F9C6CA2" wp14:editId="3EE6CB2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004824" w:rsidRDefault="00004824"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004824" w:rsidRDefault="00004824"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004824" w:rsidRDefault="00004824"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004824" w:rsidRDefault="00004824"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0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rurmQQAAD8UAAAOAAAAZHJzL2Uyb0RvYy54bWzsWF1v2zYUfR+w/0DofbEoWbItRClS52MF&#10;uq1A2r7TEiVroUiNoiOnv36Xl5L8kabNUiAbsPjBIEXy6vLcw8t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Ezmu6uZBAAAPxQAAA4AAAAAAAAAAAAAAAAALgIAAGRycy9lMm9Eb2Mu&#10;eG1sUEsBAi0AFAAGAAgAAAAhAK4X6IDcAAAABQEAAA8AAAAAAAAAAAAAAAAA8wYAAGRycy9kb3du&#10;cmV2LnhtbFBLBQYAAAAABAAEAPMAAAD8BwAAAAA=&#10;">
                  <v:shape id="AutoShape 448" o:spid="_x0000_s131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004824" w:rsidRDefault="00004824" w:rsidP="00210481">
                          <w:pPr>
                            <w:pStyle w:val="Style3"/>
                          </w:pPr>
                          <w:r>
                            <w:t>tlsa_Enrollment</w:t>
                          </w:r>
                        </w:p>
                      </w:txbxContent>
                    </v:textbox>
                  </v:shape>
                  <v:shape id="AutoShape 390" o:spid="_x0000_s131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004824" w:rsidRDefault="00004824" w:rsidP="00210481">
                          <w:pPr>
                            <w:pStyle w:val="Style3"/>
                          </w:pPr>
                          <w:r>
                            <w:t>tlsa_HHID</w:t>
                          </w:r>
                        </w:p>
                      </w:txbxContent>
                    </v:textbox>
                  </v:shape>
                  <v:shape id="Flowchart: Internal Storage 63" o:spid="_x0000_s131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004824" w:rsidRDefault="00004824" w:rsidP="00210481">
                          <w:pPr>
                            <w:pStyle w:val="Style3"/>
                          </w:pPr>
                          <w:r>
                            <w:t>tlsa_Household</w:t>
                          </w:r>
                        </w:p>
                      </w:txbxContent>
                    </v:textbox>
                  </v:shape>
                  <v:shape id="AutoShape 55" o:spid="_x0000_s131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14"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004824" w:rsidRDefault="00004824" w:rsidP="00210481">
                          <w:pPr>
                            <w:pStyle w:val="Style3"/>
                          </w:pPr>
                          <w:r>
                            <w:t>tlsa_Person</w:t>
                          </w:r>
                        </w:p>
                      </w:txbxContent>
                    </v:textbox>
                  </v:shape>
                  <v:shape id="AutoShape 382" o:spid="_x0000_s131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del>
    </w:p>
    <w:p w14:paraId="6CCD3C97" w14:textId="1E4D4868" w:rsidR="00EB18F6" w:rsidRPr="00EB18F6" w:rsidRDefault="00EB18F6" w:rsidP="00023793">
      <w:pPr>
        <w:rPr>
          <w:rFonts w:cstheme="minorHAnsi"/>
        </w:rPr>
        <w:pPrChange w:id="869" w:author="Genelle Denzin" w:date="2021-10-27T15:00:00Z">
          <w:pPr/>
        </w:pPrChange>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rPr>
          <w:ins w:id="870" w:author="Genelle Denzin" w:date="2021-10-27T14:49:00Z"/>
        </w:trPr>
        <w:tc>
          <w:tcPr>
            <w:tcW w:w="9355" w:type="dxa"/>
          </w:tcPr>
          <w:p w14:paraId="6B97E3E6" w14:textId="682AFEA8" w:rsidR="00AE082F" w:rsidRDefault="00AE082F" w:rsidP="007D609E">
            <w:pPr>
              <w:pStyle w:val="NoSpacing"/>
              <w:rPr>
                <w:ins w:id="871" w:author="Genelle Denzin" w:date="2021-10-27T14:49:00Z"/>
              </w:rPr>
            </w:pPr>
            <w:ins w:id="872" w:author="Genelle Denzin" w:date="2021-10-27T14:49:00Z">
              <w:r>
                <w:t>HouseholdID</w:t>
              </w:r>
            </w:ins>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rPr>
          <w:ins w:id="873" w:author="Genelle Denzin" w:date="2021-10-27T14:49:00Z"/>
        </w:trPr>
        <w:tc>
          <w:tcPr>
            <w:tcW w:w="9355" w:type="dxa"/>
            <w:shd w:val="clear" w:color="auto" w:fill="auto"/>
          </w:tcPr>
          <w:p w14:paraId="00F9EA84" w14:textId="1A27BD20" w:rsidR="00AE082F" w:rsidRPr="005F4836" w:rsidRDefault="00AE082F" w:rsidP="007D609E">
            <w:pPr>
              <w:pStyle w:val="NoSpacing"/>
              <w:rPr>
                <w:ins w:id="874" w:author="Genelle Denzin" w:date="2021-10-27T14:49:00Z"/>
              </w:rPr>
            </w:pPr>
            <w:ins w:id="875" w:author="Genelle Denzin" w:date="2021-10-27T14:49:00Z">
              <w:r>
                <w:t>PersonalID</w:t>
              </w:r>
            </w:ins>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rsidDel="00AE082F" w14:paraId="299B0903" w14:textId="3E73A2C3" w:rsidTr="00AE274B">
        <w:trPr>
          <w:del w:id="876" w:author="Genelle Denzin" w:date="2021-10-27T14:49:00Z"/>
        </w:trPr>
        <w:tc>
          <w:tcPr>
            <w:tcW w:w="9355" w:type="dxa"/>
            <w:shd w:val="clear" w:color="auto" w:fill="FDE9D9" w:themeFill="accent6" w:themeFillTint="33"/>
          </w:tcPr>
          <w:p w14:paraId="6D5E5E8C" w14:textId="735C7EA6" w:rsidR="00AE274B" w:rsidRPr="005F4836" w:rsidDel="00AE082F" w:rsidRDefault="00D979B0" w:rsidP="007D609E">
            <w:pPr>
              <w:pStyle w:val="NoSpacing"/>
              <w:rPr>
                <w:del w:id="877" w:author="Genelle Denzin" w:date="2021-10-27T14:49:00Z"/>
                <w:b/>
                <w:bCs/>
              </w:rPr>
            </w:pPr>
            <w:del w:id="878" w:author="Genelle Denzin" w:date="2021-10-27T14:49:00Z">
              <w:r w:rsidDel="00AE082F">
                <w:rPr>
                  <w:b/>
                  <w:bCs/>
                </w:rPr>
                <w:delText>tlsa_Person</w:delText>
              </w:r>
            </w:del>
          </w:p>
        </w:tc>
      </w:tr>
      <w:tr w:rsidR="00AE274B" w:rsidRPr="005F4836" w:rsidDel="00AE082F" w14:paraId="1B811403" w14:textId="0709CBE5" w:rsidTr="00AE274B">
        <w:trPr>
          <w:del w:id="879" w:author="Genelle Denzin" w:date="2021-10-27T14:49:00Z"/>
        </w:trPr>
        <w:tc>
          <w:tcPr>
            <w:tcW w:w="9355" w:type="dxa"/>
            <w:shd w:val="clear" w:color="auto" w:fill="auto"/>
          </w:tcPr>
          <w:p w14:paraId="6F91C588" w14:textId="7BD07447" w:rsidR="00AE274B" w:rsidRPr="005F4836" w:rsidDel="00AE082F" w:rsidRDefault="00AE274B" w:rsidP="007C4255">
            <w:pPr>
              <w:pStyle w:val="NoSpacing"/>
              <w:rPr>
                <w:del w:id="880" w:author="Genelle Denzin" w:date="2021-10-27T14:49:00Z"/>
              </w:rPr>
            </w:pPr>
            <w:del w:id="881" w:author="Genelle Denzin" w:date="2021-10-27T14:49:00Z">
              <w:r w:rsidDel="00AE082F">
                <w:delText>PersonalID</w:delText>
              </w:r>
            </w:del>
          </w:p>
        </w:tc>
      </w:tr>
      <w:tr w:rsidR="00AE274B" w:rsidRPr="005F4836" w:rsidDel="00AE082F" w14:paraId="72E59669" w14:textId="02911005" w:rsidTr="00AE274B">
        <w:trPr>
          <w:del w:id="882" w:author="Genelle Denzin" w:date="2021-10-27T14:49:00Z"/>
        </w:trPr>
        <w:tc>
          <w:tcPr>
            <w:tcW w:w="9355" w:type="dxa"/>
            <w:shd w:val="clear" w:color="auto" w:fill="auto"/>
          </w:tcPr>
          <w:p w14:paraId="2F5CEA21" w14:textId="2DBB3946" w:rsidR="00AE274B" w:rsidRPr="005F4836" w:rsidDel="00AE082F" w:rsidRDefault="00AE274B" w:rsidP="007C4255">
            <w:pPr>
              <w:pStyle w:val="NoSpacing"/>
              <w:rPr>
                <w:del w:id="883" w:author="Genelle Denzin" w:date="2021-10-27T14:49:00Z"/>
              </w:rPr>
            </w:pPr>
            <w:del w:id="884" w:author="Genelle Denzin" w:date="2021-10-27T14:49:00Z">
              <w:r w:rsidDel="00AE082F">
                <w:delText>Race</w:delText>
              </w:r>
            </w:del>
          </w:p>
        </w:tc>
      </w:tr>
      <w:tr w:rsidR="00AE274B" w:rsidRPr="005F4836" w:rsidDel="00AE082F" w14:paraId="2BBA549D" w14:textId="325F2217" w:rsidTr="00AE274B">
        <w:trPr>
          <w:del w:id="885" w:author="Genelle Denzin" w:date="2021-10-27T14:49:00Z"/>
        </w:trPr>
        <w:tc>
          <w:tcPr>
            <w:tcW w:w="9355" w:type="dxa"/>
            <w:shd w:val="clear" w:color="auto" w:fill="auto"/>
          </w:tcPr>
          <w:p w14:paraId="6B70C26E" w14:textId="7A01CE95" w:rsidR="00AE274B" w:rsidRPr="005F4836" w:rsidDel="00AE082F" w:rsidRDefault="00AE274B" w:rsidP="007C4255">
            <w:pPr>
              <w:pStyle w:val="NoSpacing"/>
              <w:rPr>
                <w:del w:id="886" w:author="Genelle Denzin" w:date="2021-10-27T14:49:00Z"/>
              </w:rPr>
            </w:pPr>
            <w:del w:id="887" w:author="Genelle Denzin" w:date="2021-10-27T14:49:00Z">
              <w:r w:rsidDel="00AE082F">
                <w:delText>Ethnicity</w:delText>
              </w:r>
            </w:del>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lastRenderedPageBreak/>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6"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29449k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lastRenderedPageBreak/>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00E98E67"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888" w:name="_HHAdultAge_1"/>
      <w:bookmarkEnd w:id="888"/>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AEF94AD" w14:textId="77777777"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r>
              <w:t>HHChronic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r w:rsidRPr="001A0862">
        <w:rPr>
          <w:b/>
          <w:bCs/>
        </w:rPr>
        <w:t>HHChronic</w:t>
      </w:r>
      <w:r>
        <w:t xml:space="preserve"> in (1,2))</w:t>
      </w:r>
    </w:p>
    <w:p w14:paraId="0AC79381" w14:textId="77777777" w:rsidR="00944883" w:rsidRPr="00E2355D" w:rsidRDefault="00944883" w:rsidP="00944883">
      <w:pPr>
        <w:pStyle w:val="ListParagraph"/>
        <w:numPr>
          <w:ilvl w:val="0"/>
          <w:numId w:val="40"/>
        </w:numPr>
      </w:pPr>
      <w:r>
        <w:t>Annual Inflow Homeless (</w:t>
      </w:r>
      <w:r w:rsidRPr="001A0862">
        <w:rPr>
          <w:b/>
          <w:bCs/>
        </w:rPr>
        <w:t>HHChronic</w:t>
      </w:r>
      <w:r>
        <w:t xml:space="preserve"> in (0,3))</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lastRenderedPageBreak/>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889"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890" w:name="_Toc37849781"/>
      <w:bookmarkStart w:id="891" w:name="_Toc79153962"/>
      <w:r w:rsidRPr="00F25CD0">
        <w:t>EST/RRH/</w:t>
      </w:r>
      <w:proofErr w:type="spellStart"/>
      <w:r w:rsidRPr="00F25CD0">
        <w:t>PSHStatus</w:t>
      </w:r>
      <w:proofErr w:type="spellEnd"/>
      <w:r w:rsidRPr="00F25CD0">
        <w:t xml:space="preserve"> –</w:t>
      </w:r>
      <w:r>
        <w:t xml:space="preserve"> L</w:t>
      </w:r>
      <w:r w:rsidR="002B6231" w:rsidRPr="00C52062">
        <w:t>SAHousehold</w:t>
      </w:r>
      <w:bookmarkEnd w:id="890"/>
      <w:bookmarkEnd w:id="891"/>
      <w:r w:rsidR="002B6231" w:rsidRPr="00C52062">
        <w:t xml:space="preserve"> </w:t>
      </w:r>
      <w:bookmarkEnd w:id="889"/>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1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Uzv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HR&#10;LPW2/O5GF4+QBKMD4QBBwqDW5hslPZBNTu3XLTOCEvleQSI9M40DMw4244ApDp/mlDtDSZisXeCw&#10;bWeaqgbbEeKhtC+nskG0j37g28Ta/rVFDtwfuOQOyoP78sjIWCBkqBAyxyx5Z39J1c+SaBk954vT&#10;qoft77LF76pHanlW9fP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D6CUzvyAMAAJILAAAOAAAAAAAAAAAA&#10;AAAAAC4CAABkcnMvZTJvRG9jLnhtbFBLAQItABQABgAIAAAAIQAzkGts3AAAAAQBAAAPAAAAAAAA&#10;AAAAAAAAACIGAABkcnMvZG93bnJldi54bWxQSwUGAAAAAAQABADzAAAAKwcAAAAA&#10;">
                <v:shape id="AutoShape 390" o:spid="_x0000_s131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1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11467332" w:rsidR="00AE274B" w:rsidRPr="00B158E1" w:rsidRDefault="00B158E1" w:rsidP="007D609E">
            <w:pPr>
              <w:pStyle w:val="NoSpacing"/>
            </w:pPr>
            <w:proofErr w:type="spellStart"/>
            <w:ins w:id="892" w:author="Molly McEvilley [2]" w:date="2021-10-21T10:47:00Z">
              <w:r w:rsidRPr="00B158E1">
                <w:rPr>
                  <w:rPrChange w:id="893" w:author="Molly McEvilley [2]" w:date="2021-10-21T10:47:00Z">
                    <w:rPr>
                      <w:b/>
                      <w:bCs/>
                    </w:rPr>
                  </w:rPrChange>
                </w:rPr>
                <w:t>LSAProjectType</w:t>
              </w:r>
            </w:ins>
            <w:proofErr w:type="spellEnd"/>
            <w:del w:id="894" w:author="Molly McEvilley [2]" w:date="2021-10-21T10:47:00Z">
              <w:r w:rsidR="00AE274B" w:rsidRPr="00B158E1" w:rsidDel="00B158E1">
                <w:delText>ProjectType</w:delText>
              </w:r>
            </w:del>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rsidP="00023793">
            <w:pPr>
              <w:pStyle w:val="NoSpacing"/>
              <w:pPrChange w:id="895" w:author="Genelle Denzin" w:date="2021-10-27T15:04:00Z">
                <w:pPr>
                  <w:pStyle w:val="NoSpacing"/>
                </w:pPr>
              </w:pPrChange>
            </w:pPr>
            <w:r>
              <w:t>Active</w:t>
            </w:r>
          </w:p>
        </w:tc>
      </w:tr>
      <w:tr w:rsidR="00023793" w:rsidRPr="006B4F91" w14:paraId="6B0BC0DB" w14:textId="77777777" w:rsidTr="00AE274B">
        <w:trPr>
          <w:ins w:id="896" w:author="Genelle Denzin" w:date="2021-10-27T15:04:00Z"/>
        </w:trPr>
        <w:tc>
          <w:tcPr>
            <w:tcW w:w="9355" w:type="dxa"/>
          </w:tcPr>
          <w:p w14:paraId="56252BBC" w14:textId="1B3F5975" w:rsidR="00023793" w:rsidRDefault="00023793" w:rsidP="00023793">
            <w:pPr>
              <w:pStyle w:val="NoSpacing"/>
              <w:rPr>
                <w:ins w:id="897" w:author="Genelle Denzin" w:date="2021-10-27T15:04:00Z"/>
              </w:rPr>
            </w:pPr>
            <w:proofErr w:type="spellStart"/>
            <w:ins w:id="898" w:author="Genelle Denzin" w:date="2021-10-27T15:04:00Z">
              <w:r>
                <w:t>ActiveHHType</w:t>
              </w:r>
              <w:proofErr w:type="spellEnd"/>
            </w:ins>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lastRenderedPageBreak/>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899"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900" w:name="_Toc37849782"/>
      <w:bookmarkStart w:id="901"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LSAHousehold</w:t>
      </w:r>
      <w:bookmarkEnd w:id="900"/>
      <w:bookmarkEnd w:id="901"/>
      <w:r>
        <w:t xml:space="preserve"> </w:t>
      </w:r>
      <w:bookmarkEnd w:id="899"/>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bJ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rnS2/L&#10;7250+QJJMDoIDggkDBpt/qVkALEpqP1ny4ygRL5VkEivTNPATIPNNGCKw9WCcmcoCZO1Cxq27U1b&#10;N2A7RjyU9nSqWkT76Ae+TeT29yU50CdoySPQg3t65GQiCBkZQhaYJe/sd2H9PI1X8Pgu9eKU9bA9&#10;Cc5IoEmsJvr+YH1+wvrV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a/NbJvAMAAHELAAAOAAAAAAAAAAAAAAAAAC4CAABkcnMv&#10;ZTJvRG9jLnhtbFBLAQItABQABgAIAAAAIQAzkGts3AAAAAQBAAAPAAAAAAAAAAAAAAAAABYGAABk&#10;cnMvZG93bnJldi54bWxQSwUGAAAAAAQABADzAAAAHwcAAAAA&#10;">
                <v:shape id="AutoShape 390" o:spid="_x0000_s132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rPr>
          <w:ins w:id="902" w:author="Genelle Denzin" w:date="2021-10-27T15:07:00Z"/>
        </w:trPr>
        <w:tc>
          <w:tcPr>
            <w:tcW w:w="9355" w:type="dxa"/>
          </w:tcPr>
          <w:p w14:paraId="02677E9A" w14:textId="09360386" w:rsidR="00023793" w:rsidRPr="006B4F91" w:rsidRDefault="00023793" w:rsidP="007D609E">
            <w:pPr>
              <w:pStyle w:val="NoSpacing"/>
              <w:rPr>
                <w:ins w:id="903" w:author="Genelle Denzin" w:date="2021-10-27T15:07:00Z"/>
              </w:rPr>
            </w:pPr>
            <w:proofErr w:type="spellStart"/>
            <w:ins w:id="904" w:author="Genelle Denzin" w:date="2021-10-27T15:07:00Z">
              <w:r>
                <w:t>ActiveHHType</w:t>
              </w:r>
              <w:proofErr w:type="spellEnd"/>
            </w:ins>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rPr>
          <w:ins w:id="905" w:author="Genelle Denzin" w:date="2021-10-27T15:07:00Z"/>
        </w:trPr>
        <w:tc>
          <w:tcPr>
            <w:tcW w:w="9355" w:type="dxa"/>
          </w:tcPr>
          <w:p w14:paraId="3D486E5B" w14:textId="0E6B17A9" w:rsidR="00023793" w:rsidRDefault="00023793" w:rsidP="007D609E">
            <w:pPr>
              <w:pStyle w:val="NoSpacing"/>
              <w:rPr>
                <w:ins w:id="906" w:author="Genelle Denzin" w:date="2021-10-27T15:07:00Z"/>
              </w:rPr>
            </w:pPr>
            <w:ins w:id="907" w:author="Genelle Denzin" w:date="2021-10-27T15:07:00Z">
              <w:r>
                <w:t>EntryDate</w:t>
              </w:r>
            </w:ins>
          </w:p>
        </w:tc>
      </w:tr>
      <w:tr w:rsidR="00023793" w:rsidRPr="006B4F91" w14:paraId="5F4FCC28" w14:textId="77777777" w:rsidTr="00AE274B">
        <w:trPr>
          <w:ins w:id="908" w:author="Genelle Denzin" w:date="2021-10-27T15:07:00Z"/>
        </w:trPr>
        <w:tc>
          <w:tcPr>
            <w:tcW w:w="9355" w:type="dxa"/>
          </w:tcPr>
          <w:p w14:paraId="2A000F18" w14:textId="2DD2385A" w:rsidR="00023793" w:rsidRDefault="00023793" w:rsidP="007D609E">
            <w:pPr>
              <w:pStyle w:val="NoSpacing"/>
              <w:rPr>
                <w:ins w:id="909" w:author="Genelle Denzin" w:date="2021-10-27T15:07:00Z"/>
              </w:rPr>
            </w:pPr>
            <w:ins w:id="910" w:author="Genelle Denzin" w:date="2021-10-27T15:07:00Z">
              <w:r>
                <w:t>ProjectType</w:t>
              </w:r>
            </w:ins>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lastRenderedPageBreak/>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911" w:name="_Toc37849783"/>
      <w:bookmarkStart w:id="912" w:name="_Toc79153964"/>
      <w:bookmarkStart w:id="913" w:name="_Toc506721208"/>
      <w:r w:rsidRPr="00EE1280">
        <w:t>EST/RRH/</w:t>
      </w:r>
      <w:proofErr w:type="spellStart"/>
      <w:r w:rsidRPr="00EE1280">
        <w:t>PSHGeograph</w:t>
      </w:r>
      <w:r>
        <w:t>y</w:t>
      </w:r>
      <w:proofErr w:type="spellEnd"/>
      <w:r>
        <w:t xml:space="preserve"> – </w:t>
      </w:r>
      <w:r w:rsidR="002B6231" w:rsidRPr="00C52062">
        <w:t>LSAHousehold</w:t>
      </w:r>
      <w:bookmarkEnd w:id="911"/>
      <w:bookmarkEnd w:id="912"/>
      <w:r w:rsidR="002B6231" w:rsidRPr="00C52062">
        <w:t xml:space="preserve"> </w:t>
      </w:r>
      <w:bookmarkEnd w:id="913"/>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rPr>
          <w:ins w:id="914" w:author="Genelle Denzin" w:date="2021-10-27T15:11:00Z"/>
        </w:trPr>
        <w:tc>
          <w:tcPr>
            <w:tcW w:w="9360" w:type="dxa"/>
          </w:tcPr>
          <w:p w14:paraId="561F06CE" w14:textId="202927F8" w:rsidR="00D8136B" w:rsidRDefault="00D8136B" w:rsidP="009A7EC0">
            <w:pPr>
              <w:pStyle w:val="NoSpacing"/>
              <w:rPr>
                <w:ins w:id="915" w:author="Genelle Denzin" w:date="2021-10-27T15:11:00Z"/>
              </w:rPr>
            </w:pPr>
            <w:ins w:id="916" w:author="Genelle Denzin" w:date="2021-10-27T15:11:00Z">
              <w:r>
                <w:t>Active</w:t>
              </w:r>
            </w:ins>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rPr>
          <w:ins w:id="917" w:author="Genelle Denzin" w:date="2021-10-27T15:11:00Z"/>
        </w:trPr>
        <w:tc>
          <w:tcPr>
            <w:tcW w:w="9360" w:type="dxa"/>
          </w:tcPr>
          <w:p w14:paraId="4EB1F3E9" w14:textId="0CF10DA4" w:rsidR="00023793" w:rsidRPr="00AE274B" w:rsidRDefault="00D8136B" w:rsidP="009A7EC0">
            <w:pPr>
              <w:pStyle w:val="NoSpacing"/>
              <w:rPr>
                <w:ins w:id="918" w:author="Genelle Denzin" w:date="2021-10-27T15:11:00Z"/>
              </w:rPr>
            </w:pPr>
            <w:ins w:id="919" w:author="Genelle Denzin" w:date="2021-10-27T15:11:00Z">
              <w:r>
                <w:t>ProjectType</w:t>
              </w:r>
            </w:ins>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920" w:name="_AHAR_CSV_Files"/>
      <w:bookmarkStart w:id="921" w:name="_Toc37849784"/>
      <w:bookmarkStart w:id="922" w:name="_Toc79153965"/>
      <w:bookmarkStart w:id="923" w:name="_Toc499543995"/>
      <w:bookmarkStart w:id="924" w:name="_Toc506721209"/>
      <w:bookmarkStart w:id="925" w:name="_Toc497116480"/>
      <w:bookmarkStart w:id="926" w:name="_Hlk496773519"/>
      <w:bookmarkStart w:id="927" w:name="_Toc506721210"/>
      <w:bookmarkEnd w:id="920"/>
      <w:r>
        <w:lastRenderedPageBreak/>
        <w:t>EST/RRH/</w:t>
      </w:r>
      <w:proofErr w:type="spellStart"/>
      <w:r>
        <w:t>PSHLivingSit</w:t>
      </w:r>
      <w:proofErr w:type="spellEnd"/>
      <w:r>
        <w:t xml:space="preserve"> – </w:t>
      </w:r>
      <w:r w:rsidRPr="00C52062">
        <w:t>LSAHousehold</w:t>
      </w:r>
      <w:bookmarkEnd w:id="921"/>
      <w:bookmarkEnd w:id="922"/>
      <w:r w:rsidRPr="00C52062">
        <w:t xml:space="preserve"> </w:t>
      </w:r>
    </w:p>
    <w:p w14:paraId="06030F77" w14:textId="28D562A9" w:rsidR="00F6042F" w:rsidRPr="007B5290" w:rsidRDefault="003F351E" w:rsidP="00DE4A2E">
      <w:pPr>
        <w:jc w:val="center"/>
      </w:pPr>
      <w:ins w:id="928" w:author="Genelle Denzin" w:date="2021-10-27T15:29:00Z">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4625872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25"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">
                  <v:shape id="Flowchart: Internal Storage 63" o:spid="_x0000_s132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2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3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3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3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3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ins>
      <w:del w:id="929" w:author="Genelle Denzin" w:date="2021-10-27T15:30:00Z">
        <w:r w:rsidR="00F6042F" w:rsidDel="002B1D60">
          <w:rPr>
            <w:rFonts w:ascii="Times New Roman" w:hAnsi="Times New Roman" w:cs="Times New Roman"/>
            <w:noProof/>
            <w:sz w:val="24"/>
            <w:szCs w:val="24"/>
          </w:rPr>
          <mc:AlternateContent>
            <mc:Choice Requires="wpg">
              <w:drawing>
                <wp:inline distT="0" distB="0" distL="0" distR="0" wp14:anchorId="2B985CF4" wp14:editId="1D36AEF6">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004824" w:rsidRDefault="00004824"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004824" w:rsidRDefault="00004824"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004824" w:rsidRDefault="00004824"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34"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">
                  <v:shape id="AutoShape 448" o:spid="_x0000_s133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004824" w:rsidRDefault="00004824" w:rsidP="00F6042F">
                          <w:pPr>
                            <w:pStyle w:val="Style3"/>
                          </w:pPr>
                          <w:r>
                            <w:t>tlsa_Enrollment</w:t>
                          </w:r>
                        </w:p>
                      </w:txbxContent>
                    </v:textbox>
                  </v:shape>
                  <v:shape id="AutoShape 390" o:spid="_x0000_s133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004824" w:rsidRDefault="00004824" w:rsidP="00F6042F">
                          <w:pPr>
                            <w:pStyle w:val="Style3"/>
                          </w:pPr>
                          <w:r>
                            <w:t>tlsa_HHID</w:t>
                          </w:r>
                        </w:p>
                      </w:txbxContent>
                    </v:textbox>
                  </v:shape>
                  <v:shape id="Flowchart: Internal Storage 63" o:spid="_x0000_s1337"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004824" w:rsidRDefault="00004824" w:rsidP="00F6042F">
                          <w:pPr>
                            <w:pStyle w:val="Style3"/>
                          </w:pPr>
                          <w:r>
                            <w:t>tlsa_Household</w:t>
                          </w:r>
                        </w:p>
                      </w:txbxContent>
                    </v:textbox>
                  </v:shape>
                  <v:shape id="AutoShape 66" o:spid="_x0000_s1338"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3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004824" w:rsidRDefault="00004824" w:rsidP="00F6042F">
                          <w:pPr>
                            <w:pStyle w:val="Style3"/>
                          </w:pPr>
                          <w:r>
                            <w:t>hmis_Enrollment</w:t>
                          </w:r>
                        </w:p>
                      </w:txbxContent>
                    </v:textbox>
                  </v:shape>
                  <v:shape id="AutoShape 382" o:spid="_x0000_s134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del>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085A623C" w:rsidR="00525BD5" w:rsidRPr="000469F6" w:rsidRDefault="003F351E" w:rsidP="009A7EC0">
            <w:pPr>
              <w:pStyle w:val="NoSpacing"/>
            </w:pPr>
            <w:ins w:id="930" w:author="Genelle Denzin" w:date="2021-10-27T15:15:00Z">
              <w:r>
                <w:t>Active</w:t>
              </w:r>
            </w:ins>
            <w:del w:id="931" w:author="Genelle Denzin" w:date="2021-10-27T15:15:00Z">
              <w:r w:rsidR="00525BD5" w:rsidRPr="000469F6" w:rsidDel="003F351E">
                <w:delText>HouseholdID</w:delText>
              </w:r>
            </w:del>
          </w:p>
        </w:tc>
      </w:tr>
      <w:tr w:rsidR="00525BD5" w:rsidRPr="00053715" w14:paraId="40093A61" w14:textId="77777777" w:rsidTr="00525BD5">
        <w:tc>
          <w:tcPr>
            <w:tcW w:w="9360" w:type="dxa"/>
          </w:tcPr>
          <w:p w14:paraId="422B80EE" w14:textId="52244130" w:rsidR="00525BD5" w:rsidRPr="000469F6" w:rsidRDefault="00B158E1" w:rsidP="009A7EC0">
            <w:pPr>
              <w:pStyle w:val="NoSpacing"/>
            </w:pPr>
            <w:proofErr w:type="spellStart"/>
            <w:ins w:id="932" w:author="Molly McEvilley [2]" w:date="2021-10-21T10:47:00Z">
              <w:r>
                <w:t>LSA</w:t>
              </w:r>
            </w:ins>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216BE7F8" w:rsidR="00525BD5" w:rsidRPr="000469F6" w:rsidRDefault="00525BD5" w:rsidP="009A7EC0">
            <w:pPr>
              <w:pStyle w:val="NoSpacing"/>
            </w:pPr>
            <w:del w:id="933" w:author="Genelle Denzin" w:date="2021-10-27T15:16:00Z">
              <w:r w:rsidRPr="000469F6" w:rsidDel="003F351E">
                <w:delText>PersonalID</w:delText>
              </w:r>
            </w:del>
            <w:ins w:id="934" w:author="Genelle Denzin" w:date="2021-10-27T15:16:00Z">
              <w:r w:rsidR="003F351E">
                <w:t>EntryDate</w:t>
              </w:r>
            </w:ins>
          </w:p>
        </w:tc>
      </w:tr>
      <w:tr w:rsidR="00525BD5" w:rsidRPr="00053715" w:rsidDel="003F351E" w14:paraId="1708AB02" w14:textId="3F7CCCC5" w:rsidTr="00525BD5">
        <w:trPr>
          <w:del w:id="935" w:author="Genelle Denzin" w:date="2021-10-27T15:16:00Z"/>
        </w:trPr>
        <w:tc>
          <w:tcPr>
            <w:tcW w:w="9360" w:type="dxa"/>
          </w:tcPr>
          <w:p w14:paraId="5833EAE2" w14:textId="27172F42" w:rsidR="00525BD5" w:rsidRPr="000469F6" w:rsidDel="003F351E" w:rsidRDefault="00525BD5" w:rsidP="009A7EC0">
            <w:pPr>
              <w:pStyle w:val="NoSpacing"/>
              <w:rPr>
                <w:del w:id="936" w:author="Genelle Denzin" w:date="2021-10-27T15:16:00Z"/>
              </w:rPr>
            </w:pPr>
            <w:del w:id="937" w:author="Genelle Denzin" w:date="2021-10-27T15:16:00Z">
              <w:r w:rsidRPr="000469F6" w:rsidDel="003F351E">
                <w:delText>HouseholdID</w:delText>
              </w:r>
            </w:del>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rPr>
          <w:ins w:id="938" w:author="Genelle Denzin" w:date="2021-10-27T15:16:00Z"/>
        </w:trPr>
        <w:tc>
          <w:tcPr>
            <w:tcW w:w="9360" w:type="dxa"/>
          </w:tcPr>
          <w:p w14:paraId="731377DF" w14:textId="4718E507" w:rsidR="003F351E" w:rsidRPr="000469F6" w:rsidRDefault="003F351E" w:rsidP="009A7EC0">
            <w:pPr>
              <w:pStyle w:val="NoSpacing"/>
              <w:rPr>
                <w:ins w:id="939" w:author="Genelle Denzin" w:date="2021-10-27T15:16:00Z"/>
              </w:rPr>
            </w:pPr>
            <w:ins w:id="940" w:author="Genelle Denzin" w:date="2021-10-27T15:16:00Z">
              <w:r>
                <w:t>PersonalID</w:t>
              </w:r>
            </w:ins>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lastRenderedPageBreak/>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xml:space="preserve">= 99 for any household where </w:t>
      </w:r>
      <w:proofErr w:type="spellStart"/>
      <w:r>
        <w:t>tlsa_HHID.</w:t>
      </w:r>
      <w:r w:rsidRPr="001A0862">
        <w:rPr>
          <w:b/>
          <w:bCs/>
        </w:rPr>
        <w:t>EntryDate</w:t>
      </w:r>
      <w:proofErr w:type="spellEnd"/>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lastRenderedPageBreak/>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941" w:name="_EST/RRH/PSHDestination–_LSAHousehol"/>
      <w:bookmarkStart w:id="942" w:name="_Toc37849785"/>
      <w:bookmarkStart w:id="943" w:name="_Toc79153966"/>
      <w:bookmarkEnd w:id="941"/>
      <w:r>
        <w:t>EST/RRH/</w:t>
      </w:r>
      <w:proofErr w:type="spellStart"/>
      <w:r>
        <w:t>PSHDestination</w:t>
      </w:r>
      <w:proofErr w:type="spellEnd"/>
      <w:r w:rsidR="006F09FD">
        <w:t xml:space="preserve"> </w:t>
      </w:r>
      <w:r>
        <w:t xml:space="preserve">– </w:t>
      </w:r>
      <w:r w:rsidRPr="00C52062">
        <w:t>LSAHousehold</w:t>
      </w:r>
      <w:bookmarkEnd w:id="942"/>
      <w:bookmarkEnd w:id="943"/>
      <w:r w:rsidRPr="00C52062">
        <w:t xml:space="preserve"> </w:t>
      </w:r>
    </w:p>
    <w:p w14:paraId="5C31C216" w14:textId="23670B12" w:rsidR="00F6042F" w:rsidRPr="008705FF" w:rsidRDefault="00177696" w:rsidP="00F6042F">
      <w:pPr>
        <w:jc w:val="center"/>
      </w:pPr>
      <w:ins w:id="944" w:author="Genelle Denzin" w:date="2021-10-27T15:41:00Z">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DA02B5C">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41"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">
                  <v:shape id="AutoShape 390" o:spid="_x0000_s134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ins>
      <w:del w:id="945" w:author="Genelle Denzin" w:date="2021-10-27T15:41:00Z">
        <w:r w:rsidR="00F6042F" w:rsidDel="00177696">
          <w:rPr>
            <w:rFonts w:ascii="Times New Roman" w:hAnsi="Times New Roman" w:cs="Times New Roman"/>
            <w:noProof/>
            <w:sz w:val="24"/>
            <w:szCs w:val="24"/>
          </w:rPr>
          <mc:AlternateContent>
            <mc:Choice Requires="wpg">
              <w:drawing>
                <wp:inline distT="0" distB="0" distL="0" distR="0" wp14:anchorId="7BEFB961" wp14:editId="43207DAB">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004824" w:rsidRDefault="00004824"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004824" w:rsidRDefault="00004824"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004824" w:rsidRDefault="00004824" w:rsidP="00F6042F">
                                <w:pPr>
                                  <w:pStyle w:val="Style3"/>
                                </w:pPr>
                                <w:proofErr w:type="spellStart"/>
                                <w:r>
                                  <w:t>hmis_Exit</w:t>
                                </w:r>
                                <w:proofErr w:type="spellEnd"/>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45"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XFSkaZ4EAADuEwAADgAAAAAAAAAAAAAAAAAuAgAAZHJzL2Uy&#10;b0RvYy54bWxQSwECLQAUAAYACAAAACEArhfogNwAAAAFAQAADwAAAAAAAAAAAAAAAAD4BgAAZHJz&#10;L2Rvd25yZXYueG1sUEsFBgAAAAAEAAQA8wAAAAEIAAAAAA==&#10;">
                  <v:shape id="AutoShape 448" o:spid="_x0000_s134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004824" w:rsidRDefault="00004824" w:rsidP="00F6042F">
                          <w:pPr>
                            <w:pStyle w:val="Style3"/>
                          </w:pPr>
                          <w:r>
                            <w:t>tlsa_Enrollment</w:t>
                          </w:r>
                        </w:p>
                      </w:txbxContent>
                    </v:textbox>
                  </v:shape>
                  <v:shape id="AutoShape 390" o:spid="_x0000_s134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004824" w:rsidRDefault="00004824" w:rsidP="00F6042F">
                          <w:pPr>
                            <w:pStyle w:val="Style3"/>
                          </w:pPr>
                          <w:r>
                            <w:t>tlsa_HHID</w:t>
                          </w:r>
                        </w:p>
                      </w:txbxContent>
                    </v:textbox>
                  </v:shape>
                  <v:shape id="Flowchart: Internal Storage 63" o:spid="_x0000_s134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004824" w:rsidRDefault="00004824" w:rsidP="00F6042F">
                          <w:pPr>
                            <w:pStyle w:val="Style3"/>
                          </w:pPr>
                          <w:r>
                            <w:t>tlsa_Household</w:t>
                          </w:r>
                        </w:p>
                      </w:txbxContent>
                    </v:textbox>
                  </v:shape>
                  <v:shape id="AutoShape 66" o:spid="_x0000_s1349"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004824" w:rsidRDefault="00004824" w:rsidP="00F6042F">
                          <w:pPr>
                            <w:pStyle w:val="Style3"/>
                          </w:pPr>
                          <w:proofErr w:type="spellStart"/>
                          <w:r>
                            <w:t>hmis_Exit</w:t>
                          </w:r>
                          <w:proofErr w:type="spellEnd"/>
                        </w:p>
                      </w:txbxContent>
                    </v:textbox>
                  </v:shape>
                  <v:shape id="AutoShape 382" o:spid="_x0000_s135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del>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rPr>
          <w:ins w:id="946" w:author="Genelle Denzin" w:date="2021-10-27T15:32:00Z"/>
        </w:trPr>
        <w:tc>
          <w:tcPr>
            <w:tcW w:w="9360" w:type="dxa"/>
          </w:tcPr>
          <w:p w14:paraId="1776D903" w14:textId="5288E490" w:rsidR="00496B65" w:rsidRDefault="00496B65" w:rsidP="00C71837">
            <w:pPr>
              <w:pStyle w:val="NoSpacing"/>
              <w:rPr>
                <w:ins w:id="947" w:author="Genelle Denzin" w:date="2021-10-27T15:32:00Z"/>
              </w:rPr>
            </w:pPr>
            <w:ins w:id="948" w:author="Genelle Denzin" w:date="2021-10-27T15:32:00Z">
              <w:r>
                <w:t>Active</w:t>
              </w:r>
            </w:ins>
          </w:p>
        </w:tc>
      </w:tr>
      <w:tr w:rsidR="00525BD5" w:rsidRPr="00053715" w:rsidDel="00496B65" w14:paraId="6F9EA9D0" w14:textId="7FB3F8C5" w:rsidTr="00525BD5">
        <w:trPr>
          <w:del w:id="949" w:author="Genelle Denzin" w:date="2021-10-27T15:32:00Z"/>
        </w:trPr>
        <w:tc>
          <w:tcPr>
            <w:tcW w:w="9360" w:type="dxa"/>
          </w:tcPr>
          <w:p w14:paraId="4C12283E" w14:textId="0D1F2AA7" w:rsidR="00525BD5" w:rsidRPr="008B23F6" w:rsidDel="00496B65" w:rsidRDefault="00525BD5" w:rsidP="00C71837">
            <w:pPr>
              <w:pStyle w:val="NoSpacing"/>
              <w:rPr>
                <w:del w:id="950" w:author="Genelle Denzin" w:date="2021-10-27T15:32:00Z"/>
              </w:rPr>
            </w:pPr>
            <w:del w:id="951" w:author="Genelle Denzin" w:date="2021-10-27T15:32:00Z">
              <w:r w:rsidRPr="008B23F6" w:rsidDel="00496B65">
                <w:delText>HouseholdID</w:delText>
              </w:r>
            </w:del>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0DD0051" w:rsidR="00525BD5" w:rsidRPr="008B23F6" w:rsidRDefault="00B158E1" w:rsidP="002B3860">
            <w:pPr>
              <w:pStyle w:val="NoSpacing"/>
            </w:pPr>
            <w:proofErr w:type="spellStart"/>
            <w:ins w:id="952" w:author="Molly McEvilley [2]" w:date="2021-10-21T10:47:00Z">
              <w:r>
                <w:t>LSA</w:t>
              </w:r>
            </w:ins>
            <w:r w:rsidR="00525BD5" w:rsidRPr="008B23F6">
              <w:t>ProjectType</w:t>
            </w:r>
            <w:proofErr w:type="spellEnd"/>
          </w:p>
        </w:tc>
      </w:tr>
      <w:tr w:rsidR="00525BD5" w:rsidRPr="007327FC" w:rsidDel="00496B65" w14:paraId="6E727BD1" w14:textId="1FD89A31" w:rsidTr="00525BD5">
        <w:trPr>
          <w:del w:id="953" w:author="Genelle Denzin" w:date="2021-10-27T15:33:00Z"/>
        </w:trPr>
        <w:tc>
          <w:tcPr>
            <w:tcW w:w="9360" w:type="dxa"/>
            <w:shd w:val="clear" w:color="auto" w:fill="FDE9D9" w:themeFill="accent6" w:themeFillTint="33"/>
          </w:tcPr>
          <w:p w14:paraId="21C3C53D" w14:textId="6BC5D711" w:rsidR="00525BD5" w:rsidRPr="000D5A2E" w:rsidDel="00496B65" w:rsidRDefault="0062343A" w:rsidP="005F4836">
            <w:pPr>
              <w:pStyle w:val="NoSpacing"/>
              <w:rPr>
                <w:del w:id="954" w:author="Genelle Denzin" w:date="2021-10-27T15:33:00Z"/>
                <w:b/>
                <w:bCs/>
              </w:rPr>
            </w:pPr>
            <w:del w:id="955" w:author="Genelle Denzin" w:date="2021-10-27T15:33:00Z">
              <w:r w:rsidDel="00496B65">
                <w:rPr>
                  <w:b/>
                  <w:bCs/>
                </w:rPr>
                <w:delText>tlsa</w:delText>
              </w:r>
              <w:r w:rsidR="00525BD5" w:rsidRPr="000D5A2E" w:rsidDel="00496B65">
                <w:rPr>
                  <w:b/>
                  <w:bCs/>
                </w:rPr>
                <w:delText>_Enrollment</w:delText>
              </w:r>
            </w:del>
          </w:p>
        </w:tc>
      </w:tr>
      <w:tr w:rsidR="00525BD5" w:rsidRPr="00053715" w:rsidDel="00496B65" w14:paraId="70930E85" w14:textId="62EE8EB2" w:rsidTr="00525BD5">
        <w:trPr>
          <w:del w:id="956" w:author="Genelle Denzin" w:date="2021-10-27T15:33:00Z"/>
        </w:trPr>
        <w:tc>
          <w:tcPr>
            <w:tcW w:w="9360" w:type="dxa"/>
          </w:tcPr>
          <w:p w14:paraId="6485802C" w14:textId="407BA826" w:rsidR="00525BD5" w:rsidRPr="008B23F6" w:rsidDel="00496B65" w:rsidRDefault="00525BD5" w:rsidP="005F4836">
            <w:pPr>
              <w:pStyle w:val="NoSpacing"/>
              <w:rPr>
                <w:del w:id="957" w:author="Genelle Denzin" w:date="2021-10-27T15:33:00Z"/>
              </w:rPr>
            </w:pPr>
            <w:del w:id="958" w:author="Genelle Denzin" w:date="2021-10-27T15:33:00Z">
              <w:r w:rsidRPr="008B23F6" w:rsidDel="00496B65">
                <w:delText>EnrollmentID</w:delText>
              </w:r>
            </w:del>
          </w:p>
        </w:tc>
      </w:tr>
      <w:tr w:rsidR="00525BD5" w:rsidRPr="00053715" w:rsidDel="00496B65" w14:paraId="4D90194C" w14:textId="3B815884" w:rsidTr="00525BD5">
        <w:trPr>
          <w:del w:id="959" w:author="Genelle Denzin" w:date="2021-10-27T15:33:00Z"/>
        </w:trPr>
        <w:tc>
          <w:tcPr>
            <w:tcW w:w="9360" w:type="dxa"/>
          </w:tcPr>
          <w:p w14:paraId="609E72F8" w14:textId="191AFDA5" w:rsidR="00525BD5" w:rsidRPr="008B23F6" w:rsidDel="00496B65" w:rsidRDefault="00525BD5" w:rsidP="00421DB8">
            <w:pPr>
              <w:pStyle w:val="NoSpacing"/>
              <w:rPr>
                <w:del w:id="960" w:author="Genelle Denzin" w:date="2021-10-27T15:33:00Z"/>
              </w:rPr>
            </w:pPr>
            <w:del w:id="961" w:author="Genelle Denzin" w:date="2021-10-27T15:33:00Z">
              <w:r w:rsidRPr="008B23F6" w:rsidDel="00496B65">
                <w:delText>PersonalID</w:delText>
              </w:r>
            </w:del>
          </w:p>
        </w:tc>
      </w:tr>
      <w:tr w:rsidR="00525BD5" w:rsidRPr="00053715" w:rsidDel="00496B65" w14:paraId="2E51AF83" w14:textId="25C14972" w:rsidTr="00525BD5">
        <w:trPr>
          <w:del w:id="962" w:author="Genelle Denzin" w:date="2021-10-27T15:33:00Z"/>
        </w:trPr>
        <w:tc>
          <w:tcPr>
            <w:tcW w:w="9360" w:type="dxa"/>
          </w:tcPr>
          <w:p w14:paraId="692AE9A1" w14:textId="2BB6FAD3" w:rsidR="00525BD5" w:rsidRPr="008B23F6" w:rsidDel="00496B65" w:rsidRDefault="00525BD5" w:rsidP="00421DB8">
            <w:pPr>
              <w:pStyle w:val="NoSpacing"/>
              <w:rPr>
                <w:del w:id="963" w:author="Genelle Denzin" w:date="2021-10-27T15:33:00Z"/>
              </w:rPr>
            </w:pPr>
            <w:del w:id="964" w:author="Genelle Denzin" w:date="2021-10-27T15:33:00Z">
              <w:r w:rsidRPr="008B23F6" w:rsidDel="00496B65">
                <w:delText>HouseholdID</w:delText>
              </w:r>
            </w:del>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965" w:name="_Toc37849786"/>
    </w:p>
    <w:p w14:paraId="62F91D64" w14:textId="01BA0CD7" w:rsidR="0019166A" w:rsidRDefault="0019166A" w:rsidP="0088191A">
      <w:pPr>
        <w:pStyle w:val="Heading2"/>
      </w:pPr>
      <w:bookmarkStart w:id="966" w:name="_Toc79153967"/>
      <w:r w:rsidRPr="00EE1280">
        <w:lastRenderedPageBreak/>
        <w:t>EST/RRH/PSH</w:t>
      </w:r>
      <w:r>
        <w:t xml:space="preserve"> Population Identifiers</w:t>
      </w:r>
      <w:bookmarkEnd w:id="965"/>
      <w:bookmarkEnd w:id="966"/>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">
                <v:shape id="AutoShape 390" o:spid="_x0000_s135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FBB851A" w:rsidR="0062343A" w:rsidRDefault="00B158E1" w:rsidP="00702792">
            <w:pPr>
              <w:pStyle w:val="NoSpacing"/>
            </w:pPr>
            <w:proofErr w:type="spellStart"/>
            <w:ins w:id="967" w:author="Molly McEvilley [2]" w:date="2021-10-21T10:47:00Z">
              <w:r>
                <w:t>LSA</w:t>
              </w:r>
            </w:ins>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B8C35E0" w:rsidR="0019166A" w:rsidRPr="002C297C" w:rsidRDefault="0019166A" w:rsidP="0030608E">
      <w:pPr>
        <w:pStyle w:val="ListParagraph"/>
        <w:numPr>
          <w:ilvl w:val="0"/>
          <w:numId w:val="41"/>
        </w:numPr>
      </w:pPr>
      <w:r w:rsidRPr="002C297C">
        <w:rPr>
          <w:b/>
          <w:bCs/>
        </w:rPr>
        <w:t>EST</w:t>
      </w:r>
      <w:r>
        <w:t xml:space="preserve"> – </w:t>
      </w:r>
      <w:proofErr w:type="spellStart"/>
      <w:ins w:id="968" w:author="Molly McEvilley [2]" w:date="2021-10-21T10:48:00Z">
        <w:r w:rsidR="00B158E1">
          <w:rPr>
            <w:b/>
            <w:bCs/>
          </w:rPr>
          <w:t>LSA</w:t>
        </w:r>
        <w:r w:rsidR="00B158E1" w:rsidRPr="00845520">
          <w:rPr>
            <w:b/>
            <w:bCs/>
          </w:rPr>
          <w:t>ProjectType</w:t>
        </w:r>
        <w:proofErr w:type="spellEnd"/>
        <w:r w:rsidR="00B158E1">
          <w:t xml:space="preserve"> </w:t>
        </w:r>
      </w:ins>
      <w:del w:id="969" w:author="Molly McEvilley [2]" w:date="2021-10-21T10:48:00Z">
        <w:r w:rsidRPr="002C297C" w:rsidDel="00B158E1">
          <w:rPr>
            <w:b/>
            <w:bCs/>
          </w:rPr>
          <w:delText>ProjectType</w:delText>
        </w:r>
        <w:r w:rsidDel="00B158E1">
          <w:delText xml:space="preserve"> </w:delText>
        </w:r>
      </w:del>
      <w:r>
        <w:t>in (</w:t>
      </w:r>
      <w:ins w:id="970" w:author="Molly McEvilley [2]" w:date="2021-10-21T10:48:00Z">
        <w:r w:rsidR="00B158E1">
          <w:t>0,</w:t>
        </w:r>
      </w:ins>
      <w:r>
        <w:t>1,2,8)</w:t>
      </w:r>
    </w:p>
    <w:p w14:paraId="7F858141" w14:textId="671D31C6" w:rsidR="0019166A" w:rsidRPr="002C297C" w:rsidRDefault="0019166A" w:rsidP="0030608E">
      <w:pPr>
        <w:pStyle w:val="ListParagraph"/>
        <w:numPr>
          <w:ilvl w:val="0"/>
          <w:numId w:val="41"/>
        </w:numPr>
      </w:pPr>
      <w:r>
        <w:rPr>
          <w:b/>
          <w:bCs/>
        </w:rPr>
        <w:t>RRH</w:t>
      </w:r>
      <w:r>
        <w:t xml:space="preserve"> – </w:t>
      </w:r>
      <w:proofErr w:type="spellStart"/>
      <w:ins w:id="971" w:author="Molly McEvilley [2]" w:date="2021-10-21T10:48:00Z">
        <w:r w:rsidR="00B158E1">
          <w:rPr>
            <w:b/>
            <w:bCs/>
          </w:rPr>
          <w:t>LSA</w:t>
        </w:r>
        <w:r w:rsidR="00B158E1" w:rsidRPr="00845520">
          <w:rPr>
            <w:b/>
            <w:bCs/>
          </w:rPr>
          <w:t>ProjectType</w:t>
        </w:r>
        <w:proofErr w:type="spellEnd"/>
        <w:r w:rsidR="00B158E1">
          <w:t xml:space="preserve"> </w:t>
        </w:r>
      </w:ins>
      <w:del w:id="972" w:author="Molly McEvilley [2]" w:date="2021-10-21T10:48:00Z">
        <w:r w:rsidRPr="002C297C" w:rsidDel="00B158E1">
          <w:rPr>
            <w:b/>
            <w:bCs/>
          </w:rPr>
          <w:delText>ProjectType</w:delText>
        </w:r>
        <w:r w:rsidDel="00B158E1">
          <w:delText xml:space="preserve"> </w:delText>
        </w:r>
      </w:del>
      <w:r>
        <w:t>= 13</w:t>
      </w:r>
    </w:p>
    <w:p w14:paraId="3FBC9AD1" w14:textId="7DD3E32F" w:rsidR="0019166A" w:rsidRDefault="0019166A" w:rsidP="0030608E">
      <w:pPr>
        <w:pStyle w:val="ListParagraph"/>
        <w:numPr>
          <w:ilvl w:val="0"/>
          <w:numId w:val="41"/>
        </w:numPr>
      </w:pPr>
      <w:r>
        <w:rPr>
          <w:b/>
          <w:bCs/>
        </w:rPr>
        <w:t>PSH</w:t>
      </w:r>
      <w:r>
        <w:t xml:space="preserve"> – </w:t>
      </w:r>
      <w:proofErr w:type="spellStart"/>
      <w:ins w:id="973" w:author="Molly McEvilley [2]" w:date="2021-10-21T10:48:00Z">
        <w:r w:rsidR="00B158E1">
          <w:rPr>
            <w:b/>
            <w:bCs/>
          </w:rPr>
          <w:t>LSA</w:t>
        </w:r>
        <w:r w:rsidR="00B158E1" w:rsidRPr="00845520">
          <w:rPr>
            <w:b/>
            <w:bCs/>
          </w:rPr>
          <w:t>ProjectType</w:t>
        </w:r>
        <w:proofErr w:type="spellEnd"/>
        <w:r w:rsidR="00B158E1">
          <w:t xml:space="preserve"> </w:t>
        </w:r>
      </w:ins>
      <w:del w:id="974" w:author="Molly McEvilley [2]" w:date="2021-10-21T10:48:00Z">
        <w:r w:rsidRPr="002C297C" w:rsidDel="00B158E1">
          <w:rPr>
            <w:b/>
            <w:bCs/>
          </w:rPr>
          <w:delText>ProjectType</w:delText>
        </w:r>
        <w:r w:rsidDel="00B158E1">
          <w:delText xml:space="preserve"> </w:delText>
        </w:r>
      </w:del>
      <w:r>
        <w:t>=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4959FDC"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ins w:id="975" w:author="Molly McEvilley [2]" w:date="2021-10-21T10:48:00Z">
        <w:r w:rsidR="006C22C3">
          <w:rPr>
            <w:b/>
            <w:bCs/>
          </w:rPr>
          <w:t>LSA</w:t>
        </w:r>
        <w:r w:rsidR="006C22C3" w:rsidRPr="00845520">
          <w:rPr>
            <w:b/>
            <w:bCs/>
          </w:rPr>
          <w:t>ProjectType</w:t>
        </w:r>
      </w:ins>
      <w:proofErr w:type="spellEnd"/>
      <w:del w:id="976" w:author="Molly McEvilley [2]" w:date="2021-10-21T10:48:00Z">
        <w:r w:rsidR="0019166A" w:rsidRPr="002C297C" w:rsidDel="006C22C3">
          <w:rPr>
            <w:b/>
            <w:bCs/>
          </w:rPr>
          <w:delText>ProjectType</w:delText>
        </w:r>
      </w:del>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lastRenderedPageBreak/>
        <w:t>EST/RRH/</w:t>
      </w:r>
      <w:proofErr w:type="spellStart"/>
      <w:r w:rsidRPr="0088191A">
        <w:t>PSHVet</w:t>
      </w:r>
      <w:proofErr w:type="spellEnd"/>
    </w:p>
    <w:p w14:paraId="24C41FB5" w14:textId="307E2068" w:rsidR="0019166A" w:rsidRDefault="00D81910" w:rsidP="0019166A">
      <w:r>
        <w:t xml:space="preserve">If there is any active </w:t>
      </w:r>
      <w:r w:rsidRPr="0064623F">
        <w:rPr>
          <w:b/>
          <w:bCs/>
        </w:rPr>
        <w:t>HouseholdID</w:t>
      </w:r>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r>
        <w:rPr>
          <w:b/>
          <w:bCs/>
        </w:rPr>
        <w:t>HHVet</w:t>
      </w:r>
      <w:r>
        <w:t xml:space="preserve"> = 1 and</w:t>
      </w:r>
      <w:r w:rsidRPr="002C297C">
        <w:rPr>
          <w:b/>
          <w:bCs/>
        </w:rPr>
        <w:t xml:space="preserve"> </w:t>
      </w:r>
      <w:proofErr w:type="spellStart"/>
      <w:ins w:id="977" w:author="Molly McEvilley [2]" w:date="2021-10-21T10:48:00Z">
        <w:r w:rsidR="006C22C3">
          <w:rPr>
            <w:b/>
            <w:bCs/>
          </w:rPr>
          <w:t>LSA</w:t>
        </w:r>
        <w:r w:rsidR="006C22C3" w:rsidRPr="00845520">
          <w:rPr>
            <w:b/>
            <w:bCs/>
          </w:rPr>
          <w:t>ProjectType</w:t>
        </w:r>
        <w:proofErr w:type="spellEnd"/>
        <w:r w:rsidR="006C22C3">
          <w:t xml:space="preserve"> </w:t>
        </w:r>
      </w:ins>
      <w:del w:id="978" w:author="Molly McEvilley [2]" w:date="2021-10-21T10:48:00Z">
        <w:r w:rsidRPr="002C297C" w:rsidDel="006C22C3">
          <w:rPr>
            <w:b/>
            <w:bCs/>
          </w:rPr>
          <w:delText>ProjectType</w:delText>
        </w:r>
        <w:r w:rsidDel="006C22C3">
          <w:delText xml:space="preserve"> </w:delText>
        </w:r>
      </w:del>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61D9547B" w:rsidR="0019166A" w:rsidRPr="002C297C" w:rsidRDefault="00D81910" w:rsidP="0019166A">
      <w:r>
        <w:t xml:space="preserve">If there is any active </w:t>
      </w:r>
      <w:r w:rsidRPr="0064623F">
        <w:rPr>
          <w:b/>
          <w:bCs/>
        </w:rPr>
        <w:t>HouseholdID</w:t>
      </w:r>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r>
        <w:rPr>
          <w:b/>
          <w:bCs/>
        </w:rPr>
        <w:t>HHChronic</w:t>
      </w:r>
      <w:r>
        <w:t xml:space="preserve"> = 1 and</w:t>
      </w:r>
      <w:r w:rsidRPr="002C297C">
        <w:rPr>
          <w:b/>
          <w:bCs/>
        </w:rPr>
        <w:t xml:space="preserve"> </w:t>
      </w:r>
      <w:proofErr w:type="spellStart"/>
      <w:ins w:id="979" w:author="Molly McEvilley [2]" w:date="2021-10-21T10:48:00Z">
        <w:r w:rsidR="006C22C3">
          <w:rPr>
            <w:b/>
            <w:bCs/>
          </w:rPr>
          <w:t>LSA</w:t>
        </w:r>
        <w:r w:rsidR="006C22C3" w:rsidRPr="00845520">
          <w:rPr>
            <w:b/>
            <w:bCs/>
          </w:rPr>
          <w:t>ProjectType</w:t>
        </w:r>
        <w:proofErr w:type="spellEnd"/>
        <w:r w:rsidR="006C22C3">
          <w:t xml:space="preserve"> </w:t>
        </w:r>
      </w:ins>
      <w:del w:id="980"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75EC15D4" w:rsidR="0019166A" w:rsidRPr="002C297C" w:rsidRDefault="00D81910" w:rsidP="0019166A">
      <w:r>
        <w:t xml:space="preserve">If there is any active </w:t>
      </w:r>
      <w:r w:rsidRPr="0064623F">
        <w:rPr>
          <w:b/>
          <w:bCs/>
        </w:rPr>
        <w:t>HouseholdID</w:t>
      </w:r>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r>
        <w:rPr>
          <w:b/>
          <w:bCs/>
        </w:rPr>
        <w:t>HHDisability</w:t>
      </w:r>
      <w:r>
        <w:t xml:space="preserve"> = 1 and</w:t>
      </w:r>
      <w:r w:rsidRPr="002C297C">
        <w:rPr>
          <w:b/>
          <w:bCs/>
        </w:rPr>
        <w:t xml:space="preserve"> </w:t>
      </w:r>
      <w:proofErr w:type="spellStart"/>
      <w:ins w:id="981" w:author="Molly McEvilley [2]" w:date="2021-10-21T10:48:00Z">
        <w:r w:rsidR="006C22C3">
          <w:rPr>
            <w:b/>
            <w:bCs/>
          </w:rPr>
          <w:t>LSA</w:t>
        </w:r>
        <w:r w:rsidR="006C22C3" w:rsidRPr="00845520">
          <w:rPr>
            <w:b/>
            <w:bCs/>
          </w:rPr>
          <w:t>ProjectType</w:t>
        </w:r>
        <w:proofErr w:type="spellEnd"/>
        <w:r w:rsidR="006C22C3">
          <w:t xml:space="preserve"> </w:t>
        </w:r>
      </w:ins>
      <w:del w:id="982"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77FBAE67"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r w:rsidR="0019166A" w:rsidRPr="00AD7462">
        <w:rPr>
          <w:b/>
          <w:bCs/>
        </w:rPr>
        <w:t>HH</w:t>
      </w:r>
      <w:r w:rsidR="0019166A">
        <w:rPr>
          <w:b/>
          <w:bCs/>
        </w:rPr>
        <w:t>FleeingDV</w:t>
      </w:r>
      <w:r w:rsidR="0019166A">
        <w:t xml:space="preserve"> = 1 and</w:t>
      </w:r>
      <w:r w:rsidR="0019166A" w:rsidRPr="002C297C">
        <w:rPr>
          <w:b/>
          <w:bCs/>
        </w:rPr>
        <w:t xml:space="preserve"> </w:t>
      </w:r>
      <w:proofErr w:type="spellStart"/>
      <w:ins w:id="983" w:author="Molly McEvilley [2]" w:date="2021-10-21T10:48:00Z">
        <w:r w:rsidR="006C22C3">
          <w:rPr>
            <w:b/>
            <w:bCs/>
          </w:rPr>
          <w:t>LSA</w:t>
        </w:r>
        <w:r w:rsidR="006C22C3" w:rsidRPr="00845520">
          <w:rPr>
            <w:b/>
            <w:bCs/>
          </w:rPr>
          <w:t>ProjectType</w:t>
        </w:r>
        <w:proofErr w:type="spellEnd"/>
        <w:r w:rsidR="006C22C3">
          <w:t xml:space="preserve"> </w:t>
        </w:r>
      </w:ins>
      <w:del w:id="984"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5C7C2A5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proofErr w:type="spellStart"/>
      <w:ins w:id="985" w:author="Molly McEvilley [2]" w:date="2021-10-21T10:48:00Z">
        <w:r w:rsidR="006C22C3">
          <w:rPr>
            <w:b/>
            <w:bCs/>
          </w:rPr>
          <w:t>LSA</w:t>
        </w:r>
        <w:r w:rsidR="006C22C3" w:rsidRPr="00845520">
          <w:rPr>
            <w:b/>
            <w:bCs/>
          </w:rPr>
          <w:t>ProjectType</w:t>
        </w:r>
        <w:proofErr w:type="spellEnd"/>
        <w:r w:rsidR="006C22C3">
          <w:t xml:space="preserve"> </w:t>
        </w:r>
      </w:ins>
      <w:del w:id="986"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987" w:name="_Toc37849787"/>
      <w:bookmarkStart w:id="988" w:name="_Toc79153968"/>
      <w:r w:rsidRPr="00EE1280">
        <w:t>System Engagement</w:t>
      </w:r>
      <w:r w:rsidRPr="00C52062">
        <w:t xml:space="preserve"> Status and Return Time</w:t>
      </w:r>
      <w:bookmarkEnd w:id="987"/>
      <w:bookmarkEnd w:id="988"/>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6"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">
                <v:shape id="AutoShape 448" o:spid="_x0000_s135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9"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923"/>
    <w:bookmarkEnd w:id="924"/>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lastRenderedPageBreak/>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lastRenderedPageBreak/>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925"/>
      <w:bookmarkEnd w:id="926"/>
    </w:tbl>
    <w:p w14:paraId="0E1486B3" w14:textId="77777777" w:rsidR="00300425" w:rsidRDefault="00300425" w:rsidP="008F2C7B"/>
    <w:p w14:paraId="54D9E0C2" w14:textId="71BC3D12" w:rsidR="00466A69" w:rsidRDefault="00466A69" w:rsidP="0088191A">
      <w:pPr>
        <w:pStyle w:val="Heading2"/>
      </w:pPr>
      <w:bookmarkStart w:id="989" w:name="_Dates_Housed_in"/>
      <w:bookmarkStart w:id="990" w:name="_Toc37849788"/>
      <w:bookmarkStart w:id="991" w:name="_Toc79153969"/>
      <w:bookmarkEnd w:id="989"/>
      <w:proofErr w:type="spellStart"/>
      <w:r w:rsidRPr="00EE1280">
        <w:t>RRHPreMoveInDays</w:t>
      </w:r>
      <w:proofErr w:type="spellEnd"/>
      <w:r w:rsidRPr="00EE1280">
        <w:t xml:space="preserve"> </w:t>
      </w:r>
      <w:r w:rsidR="007E42C3">
        <w:t>–</w:t>
      </w:r>
      <w:r>
        <w:t xml:space="preserve"> LSAHousehold</w:t>
      </w:r>
      <w:bookmarkEnd w:id="990"/>
      <w:bookmarkEnd w:id="991"/>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">
                <v:shape id="AutoShape 390" o:spid="_x0000_s136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6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6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4A40C9EA" w:rsidR="00466A69" w:rsidRPr="00A44F54" w:rsidRDefault="00A44F54" w:rsidP="00572228">
            <w:pPr>
              <w:pStyle w:val="NoSpacing"/>
            </w:pPr>
            <w:proofErr w:type="spellStart"/>
            <w:ins w:id="992" w:author="Molly McEvilley [2]" w:date="2021-10-21T10:48:00Z">
              <w:r w:rsidRPr="00A44F54">
                <w:rPr>
                  <w:rPrChange w:id="993" w:author="Molly McEvilley [2]" w:date="2021-10-21T10:48:00Z">
                    <w:rPr>
                      <w:b/>
                      <w:bCs/>
                    </w:rPr>
                  </w:rPrChange>
                </w:rPr>
                <w:t>LSAProjectType</w:t>
              </w:r>
            </w:ins>
            <w:proofErr w:type="spellEnd"/>
            <w:del w:id="994" w:author="Molly McEvilley [2]" w:date="2021-10-21T10:48:00Z">
              <w:r w:rsidR="00466A69" w:rsidRPr="00A44F54" w:rsidDel="00A44F54">
                <w:delText>ProjectType</w:delText>
              </w:r>
            </w:del>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lastRenderedPageBreak/>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28CFAA70"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ins w:id="995" w:author="Molly McEvilley [2]" w:date="2021-10-21T10:49:00Z">
        <w:r w:rsidR="00A44F54">
          <w:rPr>
            <w:b/>
            <w:bCs/>
          </w:rPr>
          <w:t>LSA</w:t>
        </w:r>
        <w:r w:rsidR="00A44F54" w:rsidRPr="00845520">
          <w:rPr>
            <w:b/>
            <w:bCs/>
          </w:rPr>
          <w:t>ProjectType</w:t>
        </w:r>
      </w:ins>
      <w:proofErr w:type="spellEnd"/>
      <w:del w:id="996" w:author="Molly McEvilley [2]" w:date="2021-10-21T10:49:00Z">
        <w:r w:rsidDel="00A44F54">
          <w:rPr>
            <w:b/>
          </w:rPr>
          <w:delText>ProjectType</w:delText>
        </w:r>
      </w:del>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97" w:name="_Dates_Housed_in_1"/>
      <w:bookmarkStart w:id="998" w:name="_Toc37849789"/>
      <w:bookmarkStart w:id="999" w:name="_Toc79153970"/>
      <w:bookmarkEnd w:id="997"/>
      <w:r>
        <w:t>Dates Housed in PSH or RRH (</w:t>
      </w:r>
      <w:proofErr w:type="spellStart"/>
      <w:r>
        <w:t>sys_Time</w:t>
      </w:r>
      <w:proofErr w:type="spellEnd"/>
      <w:r>
        <w:t>)</w:t>
      </w:r>
      <w:bookmarkEnd w:id="998"/>
      <w:bookmarkEnd w:id="999"/>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4"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FO+jKJhBAAAVxEAAA4AAAAAAAAAAAAAAAAALgIAAGRycy9lMm9Eb2Mu&#10;eG1sUEsBAi0AFAAGAAgAAAAhAEdLff7bAAAABQEAAA8AAAAAAAAAAAAAAAAAuwYAAGRycy9kb3du&#10;cmV2LnhtbFBLBQYAAAAABAAEAPMAAADDBwAAAAA=&#10;">
                <v:shape id="AutoShape 448" o:spid="_x0000_s1365"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6"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7"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68"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9"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62BE8680" w:rsidR="00DA4B2C" w:rsidRPr="008B04EA" w:rsidRDefault="00A44F54" w:rsidP="007B5290">
            <w:pPr>
              <w:pStyle w:val="NoSpacing"/>
            </w:pPr>
            <w:proofErr w:type="spellStart"/>
            <w:ins w:id="1000" w:author="Molly McEvilley [2]" w:date="2021-10-21T10:49:00Z">
              <w:r>
                <w:t>LSA</w:t>
              </w:r>
            </w:ins>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lastRenderedPageBreak/>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lastRenderedPageBreak/>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85EBCC5" w:rsidR="00DA4B2C" w:rsidRPr="001F1C18" w:rsidRDefault="00EB1C9F" w:rsidP="0030608E">
      <w:pPr>
        <w:pStyle w:val="ListParagraph"/>
        <w:numPr>
          <w:ilvl w:val="0"/>
          <w:numId w:val="15"/>
        </w:numPr>
      </w:pPr>
      <w:r>
        <w:rPr>
          <w:bCs/>
        </w:rPr>
        <w:t>tlsa_HHID</w:t>
      </w:r>
      <w:r w:rsidRPr="009F74F4">
        <w:rPr>
          <w:bCs/>
        </w:rPr>
        <w:t>.</w:t>
      </w:r>
      <w:ins w:id="1001" w:author="Molly McEvilley [2]" w:date="2021-10-21T10:49:00Z">
        <w:r w:rsidR="004631C7" w:rsidRPr="004631C7">
          <w:rPr>
            <w:b/>
            <w:bCs/>
          </w:rPr>
          <w:t xml:space="preserve"> </w:t>
        </w:r>
        <w:proofErr w:type="spellStart"/>
        <w:r w:rsidR="004631C7">
          <w:rPr>
            <w:b/>
            <w:bCs/>
          </w:rPr>
          <w:t>LSA</w:t>
        </w:r>
        <w:r w:rsidR="004631C7" w:rsidRPr="00845520">
          <w:rPr>
            <w:b/>
            <w:bCs/>
          </w:rPr>
          <w:t>ProjectType</w:t>
        </w:r>
      </w:ins>
      <w:proofErr w:type="spellEnd"/>
      <w:del w:id="1002" w:author="Molly McEvilley [2]" w:date="2021-10-21T10:49:00Z">
        <w:r w:rsidR="00DA4B2C" w:rsidDel="004631C7">
          <w:rPr>
            <w:b/>
          </w:rPr>
          <w:delText>ProjectType</w:delText>
        </w:r>
      </w:del>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6397AF7" w:rsidR="00A966B9" w:rsidRPr="001F1C18" w:rsidRDefault="004631C7" w:rsidP="0030608E">
      <w:pPr>
        <w:pStyle w:val="ListParagraph"/>
        <w:numPr>
          <w:ilvl w:val="0"/>
          <w:numId w:val="15"/>
        </w:numPr>
      </w:pPr>
      <w:proofErr w:type="spellStart"/>
      <w:ins w:id="1003" w:author="Molly McEvilley [2]" w:date="2021-10-21T10:49:00Z">
        <w:r>
          <w:rPr>
            <w:b/>
            <w:bCs/>
          </w:rPr>
          <w:t>LSA</w:t>
        </w:r>
        <w:r w:rsidRPr="00845520">
          <w:rPr>
            <w:b/>
            <w:bCs/>
          </w:rPr>
          <w:t>ProjectType</w:t>
        </w:r>
        <w:proofErr w:type="spellEnd"/>
        <w:r>
          <w:t xml:space="preserve"> </w:t>
        </w:r>
      </w:ins>
      <w:del w:id="1004" w:author="Molly McEvilley [2]" w:date="2021-10-21T10:49:00Z">
        <w:r w:rsidR="00A966B9" w:rsidDel="004631C7">
          <w:rPr>
            <w:b/>
          </w:rPr>
          <w:delText xml:space="preserve">ProjectType </w:delText>
        </w:r>
      </w:del>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005" w:name="_Toc37849790"/>
      <w:bookmarkStart w:id="1006" w:name="_Toc79153971"/>
      <w:r>
        <w:t>Get Last Inactive Date</w:t>
      </w:r>
      <w:bookmarkEnd w:id="1005"/>
      <w:bookmarkEnd w:id="1006"/>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7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7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7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lastRenderedPageBreak/>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tlsa_HHID </w:t>
            </w:r>
            <w:proofErr w:type="spellStart"/>
            <w:r w:rsidRPr="007B5290">
              <w:rPr>
                <w:b/>
                <w:bCs/>
              </w:rPr>
              <w:t>EnrollmentID</w:t>
            </w:r>
            <w:r w:rsidRPr="00DE4A2E">
              <w:t>s</w:t>
            </w:r>
            <w:proofErr w:type="spellEnd"/>
            <w:r w:rsidRPr="00DE4A2E">
              <w:t xml:space="preserve">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tlsa_HHID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007" w:name="_Toc37849791"/>
      <w:bookmarkStart w:id="1008" w:name="_Toc79153972"/>
      <w:r>
        <w:lastRenderedPageBreak/>
        <w:t>Get Dates of Other System Use (</w:t>
      </w:r>
      <w:proofErr w:type="spellStart"/>
      <w:r>
        <w:t>sys_Time</w:t>
      </w:r>
      <w:proofErr w:type="spellEnd"/>
      <w:r>
        <w:t>)</w:t>
      </w:r>
      <w:bookmarkEnd w:id="1007"/>
      <w:bookmarkEnd w:id="100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9"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">
                <v:shape id="AutoShape 448" o:spid="_x0000_s1380"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81"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82"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83"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4"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5"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proofErr w:type="spellStart"/>
            <w:ins w:id="1009" w:author="Molly McEvilley [2]" w:date="2021-10-21T10:49:00Z">
              <w:r>
                <w:t>LSA</w:t>
              </w:r>
            </w:ins>
            <w:r w:rsidR="007F4432" w:rsidRPr="000D5A2E">
              <w:t>ProjectType</w:t>
            </w:r>
            <w:proofErr w:type="spellEnd"/>
          </w:p>
        </w:tc>
      </w:tr>
      <w:tr w:rsidR="004B1A2F" w:rsidDel="00773445" w14:paraId="496771AD" w14:textId="76F8E519" w:rsidTr="00572228">
        <w:trPr>
          <w:cantSplit/>
          <w:trHeight w:val="216"/>
          <w:del w:id="1010" w:author="Molly McEvilley [2]" w:date="2021-10-27T12:26:00Z"/>
        </w:trPr>
        <w:tc>
          <w:tcPr>
            <w:tcW w:w="9355" w:type="dxa"/>
          </w:tcPr>
          <w:p w14:paraId="31133866" w14:textId="4B4025D9" w:rsidR="004B1A2F" w:rsidRPr="000D5A2E" w:rsidDel="00773445" w:rsidRDefault="004B1A2F" w:rsidP="00572228">
            <w:pPr>
              <w:pStyle w:val="NoSpacing"/>
              <w:rPr>
                <w:del w:id="1011" w:author="Molly McEvilley [2]" w:date="2021-10-27T12:26:00Z"/>
              </w:rPr>
            </w:pPr>
            <w:del w:id="1012" w:author="Molly McEvilley [2]" w:date="2021-10-27T12:26:00Z">
              <w:r w:rsidDel="00773445">
                <w:delText>TrackingMethod</w:delText>
              </w:r>
            </w:del>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07331629"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1013" w:author="Molly McEvilley [2]" w:date="2021-10-21T10:49:00Z">
              <w:r>
                <w:rPr>
                  <w:b/>
                  <w:bCs/>
                </w:rPr>
                <w:t>LSA</w:t>
              </w:r>
              <w:r w:rsidRPr="00845520">
                <w:rPr>
                  <w:b/>
                  <w:bCs/>
                </w:rPr>
                <w:t>ProjectType</w:t>
              </w:r>
              <w:proofErr w:type="spellEnd"/>
              <w:r>
                <w:t xml:space="preserve"> </w:t>
              </w:r>
            </w:ins>
            <w:del w:id="1014" w:author="Molly McEvilley [2]" w:date="2021-10-21T10:49:00Z">
              <w:r w:rsidR="00E07203" w:rsidRPr="0083187A" w:rsidDel="004631C7">
                <w:rPr>
                  <w:b/>
                  <w:bCs/>
                </w:rPr>
                <w:delText>ProjectType</w:delText>
              </w:r>
              <w:r w:rsidR="00E07203" w:rsidDel="004631C7">
                <w:delText xml:space="preserve"> </w:delText>
              </w:r>
            </w:del>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6C871D2D"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ins w:id="1015" w:author="Molly McEvilley [2]" w:date="2021-10-21T10:49:00Z">
              <w:r>
                <w:rPr>
                  <w:b/>
                  <w:bCs/>
                </w:rPr>
                <w:t>LSA</w:t>
              </w:r>
              <w:r w:rsidRPr="00845520">
                <w:rPr>
                  <w:b/>
                  <w:bCs/>
                </w:rPr>
                <w:t>ProjectType</w:t>
              </w:r>
              <w:proofErr w:type="spellEnd"/>
              <w:r w:rsidRPr="00B30B2D">
                <w:t xml:space="preserve"> </w:t>
              </w:r>
            </w:ins>
            <w:del w:id="1016" w:author="Molly McEvilley [2]" w:date="2021-10-21T10:49:00Z">
              <w:r w:rsidR="00364D0A" w:rsidRPr="00CD1FB0" w:rsidDel="004631C7">
                <w:rPr>
                  <w:rPrChange w:id="1017" w:author="Molly McEvilley [2]" w:date="2021-10-21T10:50:00Z">
                    <w:rPr>
                      <w:b/>
                    </w:rPr>
                  </w:rPrChange>
                </w:rPr>
                <w:delText>ProjectType</w:delText>
              </w:r>
              <w:r w:rsidR="00364D0A" w:rsidRPr="00CD1FB0" w:rsidDel="004631C7">
                <w:delText xml:space="preserve"> </w:delText>
              </w:r>
            </w:del>
            <w:del w:id="1018" w:author="Molly McEvilley [2]" w:date="2021-10-21T10:50:00Z">
              <w:r w:rsidR="00364D0A" w:rsidRPr="00CD1FB0" w:rsidDel="004631C7">
                <w:delText>= 8 or (</w:delText>
              </w:r>
              <w:r w:rsidR="00364D0A" w:rsidRPr="00CD1FB0" w:rsidDel="004631C7">
                <w:rPr>
                  <w:rPrChange w:id="1019" w:author="Molly McEvilley [2]" w:date="2021-10-21T10:50:00Z">
                    <w:rPr>
                      <w:b/>
                      <w:bCs/>
                    </w:rPr>
                  </w:rPrChange>
                </w:rPr>
                <w:delText>ProjectType</w:delText>
              </w:r>
              <w:r w:rsidR="00364D0A" w:rsidRPr="00CD1FB0" w:rsidDel="004631C7">
                <w:delText xml:space="preserve"> = 1 and </w:delText>
              </w:r>
              <w:r w:rsidR="00364D0A" w:rsidRPr="00CD1FB0" w:rsidDel="004631C7">
                <w:rPr>
                  <w:rPrChange w:id="1020" w:author="Molly McEvilley [2]" w:date="2021-10-21T10:50:00Z">
                    <w:rPr>
                      <w:b/>
                      <w:bCs/>
                    </w:rPr>
                  </w:rPrChange>
                </w:rPr>
                <w:delText>TrackingMethod</w:delText>
              </w:r>
              <w:r w:rsidR="00364D0A" w:rsidRPr="00CD1FB0" w:rsidDel="004631C7">
                <w:rPr>
                  <w:i/>
                  <w:iCs/>
                </w:rPr>
                <w:delText xml:space="preserve"> </w:delText>
              </w:r>
              <w:r w:rsidR="00364D0A" w:rsidRPr="00CD1FB0" w:rsidDel="004631C7">
                <w:delText xml:space="preserve">= 0) </w:delText>
              </w:r>
            </w:del>
            <w:ins w:id="1021" w:author="Molly McEvilley [2]" w:date="2021-10-21T10:50:00Z">
              <w:r w:rsidRPr="00CD1FB0">
                <w:rPr>
                  <w:rPrChange w:id="1022" w:author="Molly McEvilley [2]" w:date="2021-10-21T10:50:00Z">
                    <w:rPr>
                      <w:b/>
                    </w:rPr>
                  </w:rPrChange>
                </w:rPr>
                <w:t>in (</w:t>
              </w:r>
              <w:r w:rsidR="00CD1FB0" w:rsidRPr="00CD1FB0">
                <w:rPr>
                  <w:rPrChange w:id="1023" w:author="Molly McEvilley [2]" w:date="2021-10-21T10:50:00Z">
                    <w:rPr>
                      <w:b/>
                    </w:rPr>
                  </w:rPrChange>
                </w:rPr>
                <w:t>0,8)</w:t>
              </w:r>
              <w:r w:rsidR="00CD1FB0">
                <w:rPr>
                  <w:b/>
                </w:rPr>
                <w:t xml:space="preserve"> </w:t>
              </w:r>
            </w:ins>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3942914F"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1024" w:author="Molly McEvilley [2]" w:date="2021-10-21T10:50:00Z">
              <w:r>
                <w:rPr>
                  <w:b/>
                  <w:bCs/>
                </w:rPr>
                <w:t>LSA</w:t>
              </w:r>
              <w:r w:rsidRPr="00845520">
                <w:rPr>
                  <w:b/>
                  <w:bCs/>
                </w:rPr>
                <w:t>ProjectType</w:t>
              </w:r>
              <w:proofErr w:type="spellEnd"/>
              <w:r>
                <w:t xml:space="preserve"> </w:t>
              </w:r>
            </w:ins>
            <w:del w:id="1025" w:author="Molly McEvilley [2]" w:date="2021-10-21T10:50:00Z">
              <w:r w:rsidR="00364D0A" w:rsidRPr="00323F4A" w:rsidDel="00CD1FB0">
                <w:rPr>
                  <w:b/>
                  <w:bCs/>
                </w:rPr>
                <w:delText>ProjectType</w:delText>
              </w:r>
              <w:r w:rsidR="00364D0A" w:rsidDel="00CD1FB0">
                <w:rPr>
                  <w:iCs/>
                </w:rPr>
                <w:delText xml:space="preserve"> </w:delText>
              </w:r>
            </w:del>
            <w:r w:rsidR="00364D0A">
              <w:rPr>
                <w:iCs/>
              </w:rPr>
              <w:t xml:space="preserve">= </w:t>
            </w:r>
            <w:del w:id="1026" w:author="Molly McEvilley [2]" w:date="2021-10-21T10:50:00Z">
              <w:r w:rsidR="00364D0A" w:rsidDel="00CD1FB0">
                <w:rPr>
                  <w:iCs/>
                </w:rPr>
                <w:delText xml:space="preserve">1 and </w:delText>
              </w:r>
              <w:r w:rsidR="00364D0A" w:rsidRPr="00823268" w:rsidDel="00CD1FB0">
                <w:rPr>
                  <w:b/>
                  <w:bCs/>
                </w:rPr>
                <w:delText>TrackingMethod</w:delText>
              </w:r>
              <w:r w:rsidR="00364D0A" w:rsidDel="00CD1FB0">
                <w:rPr>
                  <w:i/>
                  <w:iCs/>
                </w:rPr>
                <w:delText xml:space="preserve"> </w:delText>
              </w:r>
              <w:r w:rsidR="00364D0A" w:rsidDel="00CD1FB0">
                <w:delText>= 3</w:delText>
              </w:r>
            </w:del>
            <w:ins w:id="1027" w:author="Molly McEvilley [2]" w:date="2021-10-21T10:50:00Z">
              <w:r>
                <w:rPr>
                  <w:iCs/>
                </w:rPr>
                <w:t>1</w:t>
              </w:r>
            </w:ins>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51285B2A"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ins w:id="1028" w:author="Molly McEvilley [2]" w:date="2021-10-21T10:50:00Z">
              <w:r>
                <w:rPr>
                  <w:b/>
                  <w:bCs/>
                </w:rPr>
                <w:t>LSA</w:t>
              </w:r>
              <w:r w:rsidRPr="00845520">
                <w:rPr>
                  <w:b/>
                  <w:bCs/>
                </w:rPr>
                <w:t>ProjectType</w:t>
              </w:r>
              <w:proofErr w:type="spellEnd"/>
              <w:r>
                <w:t xml:space="preserve"> </w:t>
              </w:r>
            </w:ins>
            <w:del w:id="1029" w:author="Molly McEvilley [2]" w:date="2021-10-21T10:50:00Z">
              <w:r w:rsidR="00364D0A" w:rsidRPr="00A34315" w:rsidDel="00CD1FB0">
                <w:rPr>
                  <w:b/>
                </w:rPr>
                <w:delText>ProjectType</w:delText>
              </w:r>
              <w:r w:rsidR="00364D0A" w:rsidDel="00CD1FB0">
                <w:delText xml:space="preserve"> </w:delText>
              </w:r>
            </w:del>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1C1E0FDF"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ins w:id="1030" w:author="Molly McEvilley [2]" w:date="2021-10-21T10:50:00Z">
              <w:r>
                <w:rPr>
                  <w:b/>
                  <w:bCs/>
                </w:rPr>
                <w:t>LSA</w:t>
              </w:r>
              <w:r w:rsidRPr="00845520">
                <w:rPr>
                  <w:b/>
                  <w:bCs/>
                </w:rPr>
                <w:t>ProjectType</w:t>
              </w:r>
              <w:proofErr w:type="spellEnd"/>
              <w:r>
                <w:t xml:space="preserve"> </w:t>
              </w:r>
            </w:ins>
            <w:del w:id="1031" w:author="Molly McEvilley [2]" w:date="2021-10-21T10:50:00Z">
              <w:r w:rsidR="00364D0A" w:rsidRPr="00A34315" w:rsidDel="00CD1FB0">
                <w:rPr>
                  <w:b/>
                </w:rPr>
                <w:delText>ProjectType</w:delText>
              </w:r>
              <w:r w:rsidR="00364D0A" w:rsidDel="00CD1FB0">
                <w:delText xml:space="preserve"> </w:delText>
              </w:r>
            </w:del>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C51EBC4"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ins w:id="1032" w:author="Molly McEvilley [2]" w:date="2021-10-21T10:50:00Z">
              <w:r>
                <w:rPr>
                  <w:b/>
                  <w:bCs/>
                </w:rPr>
                <w:t>LSA</w:t>
              </w:r>
              <w:r w:rsidRPr="00845520">
                <w:rPr>
                  <w:b/>
                  <w:bCs/>
                </w:rPr>
                <w:t>ProjectType</w:t>
              </w:r>
              <w:proofErr w:type="spellEnd"/>
              <w:r>
                <w:t xml:space="preserve"> </w:t>
              </w:r>
            </w:ins>
            <w:del w:id="1033" w:author="Molly McEvilley [2]" w:date="2021-10-21T10:50:00Z">
              <w:r w:rsidR="00975B34" w:rsidRPr="00A34315" w:rsidDel="00CD1FB0">
                <w:rPr>
                  <w:b/>
                </w:rPr>
                <w:delText>ProjectType</w:delText>
              </w:r>
              <w:r w:rsidR="00975B34" w:rsidDel="00CD1FB0">
                <w:delText xml:space="preserve"> </w:delText>
              </w:r>
            </w:del>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64B3FD4F"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ins w:id="1034" w:author="Molly McEvilley [2]" w:date="2021-10-21T10:50:00Z">
              <w:r>
                <w:rPr>
                  <w:b/>
                  <w:bCs/>
                </w:rPr>
                <w:t>LSA</w:t>
              </w:r>
              <w:r w:rsidRPr="00845520">
                <w:rPr>
                  <w:b/>
                  <w:bCs/>
                </w:rPr>
                <w:t>ProjectType</w:t>
              </w:r>
              <w:proofErr w:type="spellEnd"/>
              <w:r>
                <w:t xml:space="preserve"> </w:t>
              </w:r>
            </w:ins>
            <w:del w:id="1035" w:author="Molly McEvilley [2]" w:date="2021-10-21T10:50:00Z">
              <w:r w:rsidR="00975B34" w:rsidRPr="00A34315" w:rsidDel="00CD1FB0">
                <w:rPr>
                  <w:b/>
                </w:rPr>
                <w:delText>ProjectType</w:delText>
              </w:r>
              <w:r w:rsidR="00975B34" w:rsidDel="00CD1FB0">
                <w:delText xml:space="preserve"> </w:delText>
              </w:r>
            </w:del>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1036" w:name="_Get_Other_Dates"/>
      <w:bookmarkStart w:id="1037" w:name="_Toc37849792"/>
      <w:bookmarkStart w:id="1038" w:name="_Toc79153973"/>
      <w:bookmarkEnd w:id="1036"/>
      <w:r>
        <w:t>Get Other Dates Homeless from 3.917A/B Living Situation</w:t>
      </w:r>
      <w:bookmarkEnd w:id="1037"/>
      <w:bookmarkEnd w:id="1038"/>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86"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">
                <v:shape id="Flowchart: Internal Storage 63" o:spid="_x0000_s1387"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8"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9"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0"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1"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92"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93"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4"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proofErr w:type="spellStart"/>
            <w:ins w:id="1039" w:author="Molly McEvilley [2]" w:date="2021-10-21T10:50:00Z">
              <w:r>
                <w:t>LSA</w:t>
              </w:r>
            </w:ins>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3DBA3379" w:rsidR="007F4432" w:rsidRPr="003814C3" w:rsidRDefault="007F4432" w:rsidP="0030608E">
      <w:pPr>
        <w:pStyle w:val="ListParagraph"/>
        <w:numPr>
          <w:ilvl w:val="6"/>
          <w:numId w:val="67"/>
        </w:numPr>
        <w:ind w:left="1170" w:hanging="450"/>
      </w:pPr>
      <w:r w:rsidRPr="003814C3">
        <w:rPr>
          <w:i/>
        </w:rPr>
        <w:t>LivingSituation</w:t>
      </w:r>
      <w:r w:rsidRPr="003814C3">
        <w:t xml:space="preserve"> in (1,18,16) or </w:t>
      </w:r>
      <w:proofErr w:type="spellStart"/>
      <w:ins w:id="1040" w:author="Molly McEvilley [2]" w:date="2021-10-21T10:51:00Z">
        <w:r w:rsidR="00BC6801">
          <w:rPr>
            <w:b/>
            <w:bCs/>
          </w:rPr>
          <w:t>LSA</w:t>
        </w:r>
        <w:r w:rsidR="00BC6801" w:rsidRPr="00845520">
          <w:rPr>
            <w:b/>
            <w:bCs/>
          </w:rPr>
          <w:t>ProjectType</w:t>
        </w:r>
        <w:proofErr w:type="spellEnd"/>
        <w:r w:rsidR="00BC6801">
          <w:t xml:space="preserve"> </w:t>
        </w:r>
      </w:ins>
      <w:del w:id="1041" w:author="Molly McEvilley [2]" w:date="2021-10-21T10:51:00Z">
        <w:r w:rsidRPr="006970C5" w:rsidDel="00BC6801">
          <w:delText>ProjectType</w:delText>
        </w:r>
        <w:r w:rsidRPr="003814C3" w:rsidDel="00BC6801">
          <w:delText xml:space="preserve"> </w:delText>
        </w:r>
      </w:del>
      <w:r w:rsidRPr="003814C3">
        <w:t>in (</w:t>
      </w:r>
      <w:ins w:id="1042" w:author="Molly McEvilley [2]" w:date="2021-10-21T10:51:00Z">
        <w:r w:rsidR="00BC6801">
          <w:t>0,</w:t>
        </w:r>
      </w:ins>
      <w:r w:rsidRPr="003814C3">
        <w:t>1,8); or</w:t>
      </w:r>
    </w:p>
    <w:p w14:paraId="10FE305B" w14:textId="3AD13F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1043" w:author="Molly McEvilley [2]" w:date="2021-10-21T10:51:00Z">
        <w:r w:rsidR="00BC6801">
          <w:t>0,</w:t>
        </w:r>
      </w:ins>
      <w:r w:rsidRPr="003814C3">
        <w:t>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2DD1702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1044" w:author="Molly McEvilley [2]" w:date="2021-10-21T10:51:00Z">
        <w:r w:rsidR="00BC6801">
          <w:t>0,</w:t>
        </w:r>
      </w:ins>
      <w:r w:rsidRPr="003814C3">
        <w:t>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045" w:name="_Toc37849793"/>
      <w:bookmarkStart w:id="1046" w:name="_Toc79153974"/>
      <w:r>
        <w:lastRenderedPageBreak/>
        <w:t>Set System Use Days for LSAHousehold</w:t>
      </w:r>
      <w:bookmarkEnd w:id="1045"/>
      <w:bookmarkEnd w:id="1046"/>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g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Mj6MiCtAwAAWgsAAA4AAAAAAAAAAAAAAAAALgIAAGRycy9lMm9Eb2MueG1sUEsBAi0A&#10;FAAGAAgAAAAhAFFbi4HbAAAABAEAAA8AAAAAAAAAAAAAAAAABwYAAGRycy9kb3ducmV2LnhtbFBL&#10;BQYAAAAABAAEAPMAAAAPBw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1047" w:name="_Toc29188247"/>
      <w:bookmarkStart w:id="1048" w:name="_Toc31197261"/>
      <w:bookmarkStart w:id="1049" w:name="_Toc29188248"/>
      <w:bookmarkStart w:id="1050" w:name="_Toc31197262"/>
      <w:bookmarkStart w:id="1051" w:name="_Toc29188249"/>
      <w:bookmarkStart w:id="1052" w:name="_Toc31197263"/>
      <w:bookmarkStart w:id="1053" w:name="_Toc29188250"/>
      <w:bookmarkStart w:id="1054" w:name="_Toc31197264"/>
      <w:bookmarkStart w:id="1055" w:name="_Get_Enrollments_Relevant_1"/>
      <w:bookmarkStart w:id="1056" w:name="_Toc34145101"/>
      <w:bookmarkStart w:id="1057" w:name="_Toc34145102"/>
      <w:bookmarkStart w:id="1058" w:name="_Toc34145103"/>
      <w:bookmarkStart w:id="1059" w:name="_Toc34145154"/>
      <w:bookmarkStart w:id="1060" w:name="_Toc34145155"/>
      <w:bookmarkStart w:id="1061" w:name="_Toc34145182"/>
      <w:bookmarkStart w:id="1062" w:name="_Toc34145183"/>
      <w:bookmarkStart w:id="1063" w:name="_Toc34145184"/>
      <w:bookmarkStart w:id="1064" w:name="_Toc34145185"/>
      <w:bookmarkStart w:id="1065" w:name="_Toc34145186"/>
      <w:bookmarkStart w:id="1066" w:name="_Toc34145187"/>
      <w:bookmarkStart w:id="1067" w:name="_Toc34145188"/>
      <w:bookmarkStart w:id="1068" w:name="_Toc34145189"/>
      <w:bookmarkStart w:id="1069" w:name="_Toc34145190"/>
      <w:bookmarkStart w:id="1070" w:name="_Toc34145191"/>
      <w:bookmarkStart w:id="1071" w:name="_Toc34145192"/>
      <w:bookmarkStart w:id="1072" w:name="_Toc34145193"/>
      <w:bookmarkStart w:id="1073" w:name="_Toc34145194"/>
      <w:bookmarkStart w:id="1074" w:name="_Toc34145195"/>
      <w:bookmarkStart w:id="1075" w:name="_Toc34145196"/>
      <w:bookmarkStart w:id="1076" w:name="_Toc34145197"/>
      <w:bookmarkStart w:id="1077" w:name="_Toc34145198"/>
      <w:bookmarkStart w:id="1078" w:name="_Toc34145199"/>
      <w:bookmarkStart w:id="1079" w:name="_Toc34145200"/>
      <w:bookmarkStart w:id="1080" w:name="_Toc34145201"/>
      <w:bookmarkStart w:id="1081" w:name="_Toc34145202"/>
      <w:bookmarkStart w:id="1082" w:name="_Toc34145203"/>
      <w:bookmarkStart w:id="1083" w:name="_Toc34145204"/>
      <w:bookmarkStart w:id="1084" w:name="_Toc34145205"/>
      <w:bookmarkStart w:id="1085" w:name="_Toc34145206"/>
      <w:bookmarkStart w:id="1086" w:name="_Toc34145207"/>
      <w:bookmarkStart w:id="1087" w:name="_Toc34145208"/>
      <w:bookmarkStart w:id="1088" w:name="_Toc34145209"/>
      <w:bookmarkStart w:id="1089" w:name="_Toc34145210"/>
      <w:bookmarkStart w:id="1090" w:name="_Toc34145211"/>
      <w:bookmarkStart w:id="1091" w:name="_Toc34145212"/>
      <w:bookmarkStart w:id="1092" w:name="_Toc34145213"/>
      <w:bookmarkStart w:id="1093" w:name="_Toc34145214"/>
      <w:bookmarkStart w:id="1094" w:name="_Toc34145215"/>
      <w:bookmarkStart w:id="1095" w:name="_Toc34145252"/>
      <w:bookmarkStart w:id="1096" w:name="_Toc34145253"/>
      <w:bookmarkStart w:id="1097" w:name="_Toc34145254"/>
      <w:bookmarkStart w:id="1098" w:name="_Toc34145255"/>
      <w:bookmarkStart w:id="1099" w:name="_Toc29188252"/>
      <w:bookmarkStart w:id="1100" w:name="_Toc31197266"/>
      <w:bookmarkStart w:id="1101" w:name="_Get_Last_Inactive"/>
      <w:bookmarkStart w:id="1102" w:name="_Toc34145256"/>
      <w:bookmarkStart w:id="1103" w:name="_Toc34145257"/>
      <w:bookmarkStart w:id="1104" w:name="_Toc34145258"/>
      <w:bookmarkStart w:id="1105" w:name="_Toc34145283"/>
      <w:bookmarkStart w:id="1106" w:name="_Toc34145288"/>
      <w:bookmarkStart w:id="1107" w:name="_Toc34145289"/>
      <w:bookmarkStart w:id="1108" w:name="_Toc34145290"/>
      <w:bookmarkStart w:id="1109" w:name="_Toc34145291"/>
      <w:bookmarkStart w:id="1110" w:name="_Toc34145292"/>
      <w:bookmarkStart w:id="1111" w:name="_Toc34145293"/>
      <w:bookmarkStart w:id="1112" w:name="_Toc34145294"/>
      <w:bookmarkStart w:id="1113" w:name="_Toc525229485"/>
      <w:bookmarkStart w:id="1114" w:name="_Toc34145295"/>
      <w:bookmarkStart w:id="1115" w:name="_Toc34145296"/>
      <w:bookmarkStart w:id="1116" w:name="_Toc34145297"/>
      <w:bookmarkStart w:id="1117" w:name="_Toc34145326"/>
      <w:bookmarkStart w:id="1118" w:name="_Toc34145327"/>
      <w:bookmarkStart w:id="1119" w:name="_Toc34145338"/>
      <w:bookmarkStart w:id="1120" w:name="_Toc34145339"/>
      <w:bookmarkStart w:id="1121" w:name="_Toc34145340"/>
      <w:bookmarkStart w:id="1122" w:name="_Toc34145341"/>
      <w:bookmarkStart w:id="1123" w:name="_Toc34145342"/>
      <w:bookmarkStart w:id="1124" w:name="_Toc34145343"/>
      <w:bookmarkStart w:id="1125" w:name="_Toc34145344"/>
      <w:bookmarkStart w:id="1126" w:name="_Toc34145360"/>
      <w:bookmarkStart w:id="1127" w:name="_Toc34145386"/>
      <w:bookmarkStart w:id="1128" w:name="_Toc34145387"/>
      <w:bookmarkStart w:id="1129" w:name="_Toc34145388"/>
      <w:bookmarkStart w:id="1130" w:name="_Toc34145423"/>
      <w:bookmarkStart w:id="1131" w:name="_Toc34145424"/>
      <w:bookmarkStart w:id="1132" w:name="_Toc34145435"/>
      <w:bookmarkStart w:id="1133" w:name="_Toc34145436"/>
      <w:bookmarkStart w:id="1134" w:name="_Toc34145437"/>
      <w:bookmarkStart w:id="1135" w:name="_Toc34145438"/>
      <w:bookmarkStart w:id="1136" w:name="_Toc34145439"/>
      <w:bookmarkStart w:id="1137" w:name="_Toc34145440"/>
      <w:bookmarkStart w:id="1138" w:name="_Toc34145441"/>
      <w:bookmarkStart w:id="1139" w:name="_Toc34145442"/>
      <w:bookmarkStart w:id="1140" w:name="_Toc34145443"/>
      <w:bookmarkStart w:id="1141" w:name="_Toc34145444"/>
      <w:bookmarkStart w:id="1142" w:name="_Toc34145445"/>
      <w:bookmarkStart w:id="1143" w:name="_Toc34145446"/>
      <w:bookmarkStart w:id="1144" w:name="_Toc34145447"/>
      <w:bookmarkStart w:id="1145" w:name="_Toc34145448"/>
      <w:bookmarkStart w:id="1146" w:name="_Toc34145449"/>
      <w:bookmarkStart w:id="1147" w:name="_Toc34145450"/>
      <w:bookmarkStart w:id="1148" w:name="_Toc34145451"/>
      <w:bookmarkStart w:id="1149" w:name="_Toc34145452"/>
      <w:bookmarkStart w:id="1150" w:name="_Toc34145463"/>
      <w:bookmarkStart w:id="1151" w:name="_Toc34145464"/>
      <w:bookmarkStart w:id="1152" w:name="_Toc34145465"/>
      <w:bookmarkStart w:id="1153" w:name="_Toc34145466"/>
      <w:bookmarkStart w:id="1154" w:name="_Toc34145489"/>
      <w:bookmarkStart w:id="1155" w:name="_Toc34145490"/>
      <w:bookmarkStart w:id="1156" w:name="_Toc34145491"/>
      <w:bookmarkStart w:id="1157" w:name="_Toc34145492"/>
      <w:bookmarkStart w:id="1158" w:name="_Toc34145493"/>
      <w:bookmarkStart w:id="1159" w:name="_Toc34145494"/>
      <w:bookmarkStart w:id="1160" w:name="_Toc34145495"/>
      <w:bookmarkStart w:id="1161" w:name="_Toc34145496"/>
      <w:bookmarkStart w:id="1162" w:name="_Toc34145497"/>
      <w:bookmarkStart w:id="1163" w:name="_Toc34145498"/>
      <w:bookmarkStart w:id="1164" w:name="_Toc34145499"/>
      <w:bookmarkStart w:id="1165" w:name="_Toc34145500"/>
      <w:bookmarkStart w:id="1166" w:name="_Toc34145501"/>
      <w:bookmarkStart w:id="1167" w:name="_Toc34145502"/>
      <w:bookmarkStart w:id="1168" w:name="_Toc34145503"/>
      <w:bookmarkStart w:id="1169" w:name="_Toc34145504"/>
      <w:bookmarkStart w:id="1170" w:name="_Toc34145505"/>
      <w:bookmarkStart w:id="1171" w:name="_Toc34145506"/>
      <w:bookmarkStart w:id="1172" w:name="_Toc34145507"/>
      <w:bookmarkStart w:id="1173" w:name="_Toc34145508"/>
      <w:bookmarkStart w:id="1174" w:name="_Toc34145509"/>
      <w:bookmarkStart w:id="1175" w:name="_Toc34145510"/>
      <w:bookmarkStart w:id="1176" w:name="_Toc34145511"/>
      <w:bookmarkStart w:id="1177" w:name="_Toc34145512"/>
      <w:bookmarkStart w:id="1178" w:name="_Toc34145513"/>
      <w:bookmarkStart w:id="1179" w:name="_Toc34145514"/>
      <w:bookmarkStart w:id="1180" w:name="_Toc34145515"/>
      <w:bookmarkStart w:id="1181" w:name="_Toc34145516"/>
      <w:bookmarkStart w:id="1182" w:name="_Toc34145517"/>
      <w:bookmarkStart w:id="1183" w:name="_Toc34145518"/>
      <w:bookmarkStart w:id="1184" w:name="_Toc34145519"/>
      <w:bookmarkStart w:id="1185" w:name="_Toc525229489"/>
      <w:bookmarkStart w:id="1186" w:name="_Toc525229490"/>
      <w:bookmarkStart w:id="1187" w:name="_Toc525229491"/>
      <w:bookmarkStart w:id="1188" w:name="_Toc525229492"/>
      <w:bookmarkStart w:id="1189" w:name="_Toc525229493"/>
      <w:bookmarkStart w:id="1190" w:name="_Toc525229494"/>
      <w:bookmarkStart w:id="1191" w:name="_Toc525229495"/>
      <w:bookmarkStart w:id="1192" w:name="_Toc525229496"/>
      <w:bookmarkStart w:id="1193" w:name="_Toc525229497"/>
      <w:bookmarkStart w:id="1194" w:name="_Update_ESHStatus_and"/>
      <w:bookmarkStart w:id="1195" w:name="_Update_EST/RRH/PSHStatus"/>
      <w:bookmarkStart w:id="1196" w:name="_Toc37849794"/>
      <w:bookmarkStart w:id="1197" w:name="_Toc79153975"/>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r>
        <w:t>Update EST</w:t>
      </w:r>
      <w:r w:rsidR="000C20AF">
        <w:t>/</w:t>
      </w:r>
      <w:r>
        <w:t>RRH</w:t>
      </w:r>
      <w:r w:rsidR="000C20AF">
        <w:t>/</w:t>
      </w:r>
      <w:proofErr w:type="spellStart"/>
      <w:r w:rsidR="000C20AF">
        <w:t>PSH</w:t>
      </w:r>
      <w:r>
        <w:t>Status</w:t>
      </w:r>
      <w:bookmarkEnd w:id="1196"/>
      <w:bookmarkEnd w:id="1197"/>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">
                <v:shape id="Flowchart: Internal Storage 63" o:spid="_x0000_s140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40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40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198" w:name="_Toc37849795"/>
      <w:bookmarkStart w:id="1199" w:name="_Toc79153976"/>
      <w:r w:rsidRPr="0088191A">
        <w:t>Set EST/RRH/PSHAHAR</w:t>
      </w:r>
      <w:bookmarkEnd w:id="1198"/>
      <w:bookmarkEnd w:id="1199"/>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403"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">
                <v:shape id="AutoShape 448" o:spid="_x0000_s140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9"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proofErr w:type="spellStart"/>
            <w:ins w:id="1200" w:author="Molly McEvilley [2]" w:date="2021-10-21T10:51:00Z">
              <w:r>
                <w:t>LSA</w:t>
              </w:r>
            </w:ins>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4C25AD68" w:rsidR="00A65AA5" w:rsidRDefault="00A65AA5" w:rsidP="00A65AA5">
      <w:pPr>
        <w:pStyle w:val="ListParagraph"/>
        <w:numPr>
          <w:ilvl w:val="0"/>
          <w:numId w:val="66"/>
        </w:numPr>
      </w:pPr>
      <w:r>
        <w:t xml:space="preserve">EST - </w:t>
      </w:r>
      <w:proofErr w:type="spellStart"/>
      <w:ins w:id="1201" w:author="Molly McEvilley [2]" w:date="2021-10-21T10:51:00Z">
        <w:r w:rsidR="00BC6801">
          <w:rPr>
            <w:b/>
            <w:bCs/>
          </w:rPr>
          <w:t>LSA</w:t>
        </w:r>
        <w:r w:rsidR="00BC6801" w:rsidRPr="00845520">
          <w:rPr>
            <w:b/>
            <w:bCs/>
          </w:rPr>
          <w:t>ProjectType</w:t>
        </w:r>
        <w:proofErr w:type="spellEnd"/>
        <w:r w:rsidR="00BC6801">
          <w:t xml:space="preserve"> </w:t>
        </w:r>
      </w:ins>
      <w:del w:id="1202" w:author="Molly McEvilley [2]" w:date="2021-10-21T10:51:00Z">
        <w:r w:rsidRPr="0054595F" w:rsidDel="00BC6801">
          <w:rPr>
            <w:b/>
            <w:bCs/>
          </w:rPr>
          <w:delText>ProjectType</w:delText>
        </w:r>
        <w:r w:rsidDel="00BC6801">
          <w:delText xml:space="preserve"> </w:delText>
        </w:r>
      </w:del>
      <w:r>
        <w:t>in (</w:t>
      </w:r>
      <w:ins w:id="1203" w:author="Molly McEvilley [2]" w:date="2021-10-21T10:52:00Z">
        <w:r w:rsidR="00BC6801">
          <w:t>0,</w:t>
        </w:r>
      </w:ins>
      <w:r>
        <w:t>1,2,8)</w:t>
      </w:r>
    </w:p>
    <w:p w14:paraId="478C9FD9" w14:textId="7E2D1A7D" w:rsidR="00A65AA5" w:rsidRPr="00845520" w:rsidRDefault="00A65AA5" w:rsidP="00A65AA5">
      <w:pPr>
        <w:pStyle w:val="ListParagraph"/>
        <w:numPr>
          <w:ilvl w:val="0"/>
          <w:numId w:val="66"/>
        </w:numPr>
        <w:rPr>
          <w:u w:val="single"/>
        </w:rPr>
      </w:pPr>
      <w:r>
        <w:t xml:space="preserve">RRH - </w:t>
      </w:r>
      <w:proofErr w:type="spellStart"/>
      <w:ins w:id="1204" w:author="Molly McEvilley [2]" w:date="2021-10-21T10:51:00Z">
        <w:r w:rsidR="00BC6801">
          <w:rPr>
            <w:b/>
            <w:bCs/>
          </w:rPr>
          <w:t>LSA</w:t>
        </w:r>
        <w:r w:rsidR="00BC6801" w:rsidRPr="00845520">
          <w:rPr>
            <w:b/>
            <w:bCs/>
          </w:rPr>
          <w:t>ProjectType</w:t>
        </w:r>
        <w:proofErr w:type="spellEnd"/>
        <w:r w:rsidR="00BC6801">
          <w:t xml:space="preserve"> </w:t>
        </w:r>
      </w:ins>
      <w:del w:id="1205" w:author="Molly McEvilley [2]" w:date="2021-10-21T10:51:00Z">
        <w:r w:rsidRPr="0054595F" w:rsidDel="00BC6801">
          <w:rPr>
            <w:b/>
            <w:bCs/>
          </w:rPr>
          <w:delText>ProjectType</w:delText>
        </w:r>
        <w:r w:rsidDel="00BC6801">
          <w:delText xml:space="preserve"> </w:delText>
        </w:r>
      </w:del>
      <w:r>
        <w:t>= 13</w:t>
      </w:r>
    </w:p>
    <w:p w14:paraId="78DD1A66" w14:textId="02FBF2E2" w:rsidR="00A65AA5" w:rsidRPr="00BC6801" w:rsidRDefault="00A65AA5" w:rsidP="00A65AA5">
      <w:pPr>
        <w:pStyle w:val="ListParagraph"/>
        <w:numPr>
          <w:ilvl w:val="0"/>
          <w:numId w:val="66"/>
        </w:numPr>
        <w:rPr>
          <w:rPrChange w:id="1206" w:author="Molly McEvilley [2]" w:date="2021-10-21T10:51:00Z">
            <w:rPr>
              <w:u w:val="single"/>
            </w:rPr>
          </w:rPrChange>
        </w:rPr>
      </w:pPr>
      <w:r w:rsidRPr="00BC6801">
        <w:rPr>
          <w:rPrChange w:id="1207" w:author="Molly McEvilley [2]" w:date="2021-10-21T10:51:00Z">
            <w:rPr>
              <w:u w:val="single"/>
            </w:rPr>
          </w:rPrChange>
        </w:rPr>
        <w:t xml:space="preserve">PSH - </w:t>
      </w:r>
      <w:proofErr w:type="spellStart"/>
      <w:ins w:id="1208" w:author="Molly McEvilley [2]" w:date="2021-10-21T10:51:00Z">
        <w:r w:rsidR="00BC6801" w:rsidRPr="00B30B2D">
          <w:rPr>
            <w:b/>
            <w:bCs/>
          </w:rPr>
          <w:t>LSA</w:t>
        </w:r>
        <w:r w:rsidR="00BC6801" w:rsidRPr="00BC6801">
          <w:rPr>
            <w:b/>
            <w:bCs/>
          </w:rPr>
          <w:t>ProjectType</w:t>
        </w:r>
        <w:proofErr w:type="spellEnd"/>
        <w:r w:rsidR="00BC6801" w:rsidRPr="00BC6801">
          <w:t xml:space="preserve"> </w:t>
        </w:r>
      </w:ins>
      <w:del w:id="1209" w:author="Molly McEvilley [2]" w:date="2021-10-21T10:51:00Z">
        <w:r w:rsidRPr="00BC6801" w:rsidDel="00BC6801">
          <w:rPr>
            <w:b/>
            <w:bCs/>
            <w:rPrChange w:id="1210" w:author="Molly McEvilley [2]" w:date="2021-10-21T10:51:00Z">
              <w:rPr>
                <w:b/>
                <w:bCs/>
                <w:u w:val="single"/>
              </w:rPr>
            </w:rPrChange>
          </w:rPr>
          <w:delText>ProjectType</w:delText>
        </w:r>
        <w:r w:rsidRPr="00BC6801" w:rsidDel="00BC6801">
          <w:rPr>
            <w:rPrChange w:id="1211" w:author="Molly McEvilley [2]" w:date="2021-10-21T10:51:00Z">
              <w:rPr>
                <w:u w:val="single"/>
              </w:rPr>
            </w:rPrChange>
          </w:rPr>
          <w:delText xml:space="preserve"> </w:delText>
        </w:r>
      </w:del>
      <w:r w:rsidRPr="00BC6801">
        <w:rPr>
          <w:rPrChange w:id="1212" w:author="Molly McEvilley [2]" w:date="2021-10-21T10:51:00Z">
            <w:rPr>
              <w:u w:val="single"/>
            </w:rPr>
          </w:rPrChange>
        </w:rPr>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213" w:name="_Toc37849796"/>
      <w:bookmarkStart w:id="1214" w:name="_Toc79153977"/>
      <w:r>
        <w:lastRenderedPageBreak/>
        <w:t xml:space="preserve">Set </w:t>
      </w:r>
      <w:proofErr w:type="spellStart"/>
      <w:r>
        <w:t>SystemPath</w:t>
      </w:r>
      <w:proofErr w:type="spellEnd"/>
      <w:r>
        <w:t xml:space="preserve"> for LSAHousehold</w:t>
      </w:r>
      <w:bookmarkEnd w:id="1213"/>
      <w:bookmarkEnd w:id="1214"/>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0"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Bl&#10;dyCTpQMAAOoIAAAOAAAAAAAAAAAAAAAAAC4CAABkcnMvZTJvRG9jLnhtbFBLAQItABQABgAIAAAA&#10;IQCHprX62wAAAAQBAAAPAAAAAAAAAAAAAAAAAP8FAABkcnMvZG93bnJldi54bWxQSwUGAAAAAAQA&#10;BADzAAAABwcAAAAA&#10;">
                <v:shape id="AutoShape 390" o:spid="_x0000_s1411"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12"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1215" w:name="_HMIS_Business_Logic:_3"/>
      <w:bookmarkStart w:id="1216" w:name="_Toc37849797"/>
      <w:bookmarkStart w:id="1217" w:name="_Toc79153978"/>
      <w:bookmarkEnd w:id="1215"/>
      <w:r>
        <w:lastRenderedPageBreak/>
        <w:t>LSAHousehold</w:t>
      </w:r>
      <w:bookmarkEnd w:id="1216"/>
      <w:bookmarkEnd w:id="1217"/>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5"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218" w:name="_HMIS_Business_Logic:_5"/>
      <w:bookmarkStart w:id="1219" w:name="_Toc37849798"/>
      <w:bookmarkStart w:id="1220" w:name="_Toc79153979"/>
      <w:bookmarkEnd w:id="1218"/>
      <w:r w:rsidRPr="00C52062">
        <w:lastRenderedPageBreak/>
        <w:t>HMIS Business Logic</w:t>
      </w:r>
      <w:r>
        <w:t>:</w:t>
      </w:r>
      <w:r w:rsidR="005A642F">
        <w:t xml:space="preserve"> </w:t>
      </w:r>
      <w:r>
        <w:t>LSAExit</w:t>
      </w:r>
      <w:bookmarkEnd w:id="1219"/>
      <w:bookmarkEnd w:id="1220"/>
    </w:p>
    <w:p w14:paraId="73967B66" w14:textId="71A17AB4" w:rsidR="007B5290" w:rsidRDefault="007B5290" w:rsidP="007B5290">
      <w:bookmarkStart w:id="1221" w:name="_Toc34145524"/>
      <w:bookmarkStart w:id="1222" w:name="_Toc34145525"/>
      <w:bookmarkStart w:id="1223" w:name="_Toc34145526"/>
      <w:bookmarkStart w:id="1224" w:name="_Toc34145527"/>
      <w:bookmarkEnd w:id="1221"/>
      <w:bookmarkEnd w:id="1222"/>
      <w:bookmarkEnd w:id="1223"/>
      <w:bookmarkEnd w:id="1224"/>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225" w:name="_Identify_Qualifying_Exits"/>
      <w:bookmarkStart w:id="1226" w:name="_Toc37849799"/>
      <w:bookmarkStart w:id="1227" w:name="_Toc79153980"/>
      <w:bookmarkEnd w:id="1225"/>
      <w:r>
        <w:t xml:space="preserve">Identify </w:t>
      </w:r>
      <w:r w:rsidR="0031059A">
        <w:t>Qualifying</w:t>
      </w:r>
      <w:r w:rsidR="00D96057">
        <w:t xml:space="preserve"> Exits</w:t>
      </w:r>
      <w:r w:rsidR="002C5DCB">
        <w:t xml:space="preserve"> </w:t>
      </w:r>
      <w:r w:rsidR="00DB35F0">
        <w:t>in Exit Cohort Periods</w:t>
      </w:r>
      <w:bookmarkEnd w:id="1226"/>
      <w:bookmarkEnd w:id="122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7"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">
                <v:shape id="AutoShape 78" o:spid="_x0000_s1418"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19"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20"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1"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2"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3"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24"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25"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6"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7"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28"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9"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0"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1228" w:name="_Toc37973285"/>
      <w:bookmarkStart w:id="1229" w:name="_Toc37973840"/>
      <w:bookmarkStart w:id="1230" w:name="_Toc37974391"/>
      <w:bookmarkStart w:id="1231" w:name="_Toc37974943"/>
      <w:bookmarkStart w:id="1232" w:name="_Toc37973841"/>
      <w:bookmarkStart w:id="1233" w:name="_Toc37974392"/>
      <w:bookmarkStart w:id="1234" w:name="_Toc37974944"/>
      <w:bookmarkStart w:id="1235" w:name="_Toc31197276"/>
      <w:bookmarkStart w:id="1236" w:name="_Toc31197277"/>
      <w:bookmarkStart w:id="1237" w:name="_Toc31197278"/>
      <w:bookmarkStart w:id="1238" w:name="_Toc31197279"/>
      <w:bookmarkStart w:id="1239" w:name="_Toc31197280"/>
      <w:bookmarkStart w:id="1240" w:name="_Toc31197281"/>
      <w:bookmarkStart w:id="1241" w:name="_Toc37973417"/>
      <w:bookmarkStart w:id="1242" w:name="_Toc37973970"/>
      <w:bookmarkStart w:id="1243" w:name="_Toc37974521"/>
      <w:bookmarkStart w:id="1244" w:name="_Toc37975073"/>
      <w:bookmarkStart w:id="1245" w:name="_Toc37849800"/>
      <w:bookmarkStart w:id="1246" w:name="_Toc79153981"/>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r>
        <w:t xml:space="preserve">Select </w:t>
      </w:r>
      <w:r w:rsidR="00BE4030">
        <w:t>Reportable Exits</w:t>
      </w:r>
      <w:bookmarkEnd w:id="1245"/>
      <w:bookmarkEnd w:id="1246"/>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1"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">
                <v:shape id="AutoShape 89" o:spid="_x0000_s1432"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33"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34"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lastRenderedPageBreak/>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proofErr w:type="spellStart"/>
            <w:ins w:id="1247" w:author="Molly McEvilley [2]" w:date="2021-10-21T10:52:00Z">
              <w:r>
                <w:rPr>
                  <w:rFonts w:cstheme="minorHAnsi"/>
                  <w:bCs/>
                </w:rPr>
                <w:t>LSA</w:t>
              </w:r>
            </w:ins>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291BFA4E" w:rsidR="00BE4030" w:rsidRDefault="00BE4030" w:rsidP="00BE4030">
      <w:r>
        <w:t xml:space="preserve">Crosswalk </w:t>
      </w:r>
      <w:r w:rsidR="009B1D18">
        <w:t>tlsa_HHID.</w:t>
      </w:r>
      <w:ins w:id="1248" w:author="Molly McEvilley [2]" w:date="2021-10-21T10:52:00Z">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ins>
      <w:del w:id="1249" w:author="Molly McEvilley [2]" w:date="2021-10-21T10:52:00Z">
        <w:r w:rsidRPr="00EB0196" w:rsidDel="00BC6801">
          <w:rPr>
            <w:b/>
          </w:rPr>
          <w:delText>ProjectType</w:delText>
        </w:r>
        <w:r w:rsidDel="00BC6801">
          <w:delText xml:space="preserve"> </w:delText>
        </w:r>
      </w:del>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proofErr w:type="spellStart"/>
            <w:ins w:id="1250" w:author="Molly McEvilley [2]" w:date="2021-10-27T12:01:00Z">
              <w:r>
                <w:t>LSA</w:t>
              </w:r>
            </w:ins>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ins w:id="1251" w:author="Molly McEvilley [2]" w:date="2021-10-21T10:52:00Z">
              <w:r>
                <w:t>0,</w:t>
              </w:r>
            </w:ins>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252" w:name="_Toc34145531"/>
      <w:bookmarkStart w:id="1253" w:name="_Toc34145532"/>
      <w:bookmarkStart w:id="1254" w:name="_Toc34145533"/>
      <w:bookmarkStart w:id="1255" w:name="_Toc34145534"/>
      <w:bookmarkStart w:id="1256" w:name="_Toc34145555"/>
      <w:bookmarkStart w:id="1257" w:name="_Toc34145628"/>
      <w:bookmarkStart w:id="1258" w:name="_Toc34145629"/>
      <w:bookmarkStart w:id="1259" w:name="_Toc34145630"/>
      <w:bookmarkStart w:id="1260" w:name="_Toc34145631"/>
      <w:bookmarkStart w:id="1261" w:name="_Toc34145632"/>
      <w:bookmarkStart w:id="1262" w:name="_Toc34145633"/>
      <w:bookmarkStart w:id="1263" w:name="_Toc34145674"/>
      <w:bookmarkStart w:id="1264" w:name="_Toc37849801"/>
      <w:bookmarkStart w:id="1265" w:name="_Toc79153982"/>
      <w:bookmarkEnd w:id="1252"/>
      <w:bookmarkEnd w:id="1253"/>
      <w:bookmarkEnd w:id="1254"/>
      <w:bookmarkEnd w:id="1255"/>
      <w:bookmarkEnd w:id="1256"/>
      <w:bookmarkEnd w:id="1257"/>
      <w:bookmarkEnd w:id="1258"/>
      <w:bookmarkEnd w:id="1259"/>
      <w:bookmarkEnd w:id="1260"/>
      <w:bookmarkEnd w:id="1261"/>
      <w:bookmarkEnd w:id="1262"/>
      <w:bookmarkEnd w:id="1263"/>
      <w:r>
        <w:lastRenderedPageBreak/>
        <w:t xml:space="preserve">Set </w:t>
      </w:r>
      <w:proofErr w:type="spellStart"/>
      <w:r w:rsidR="0018056C" w:rsidRPr="00655B0F">
        <w:t>ReturnTime</w:t>
      </w:r>
      <w:proofErr w:type="spellEnd"/>
      <w:r>
        <w:t xml:space="preserve"> for Exit Cohort Households</w:t>
      </w:r>
      <w:bookmarkEnd w:id="1264"/>
      <w:bookmarkEnd w:id="1265"/>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35"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">
                <v:shape id="AutoShape 95" o:spid="_x0000_s1436"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7"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group id="Group 97" o:spid="_x0000_s1438"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39"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0"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1"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v:shape id="AutoShape 13" o:spid="_x0000_s1442"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r w:rsidRPr="002F0D32">
        <w:t>EnrollmentCoC</w:t>
      </w:r>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3"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CP0g5VKgIAAE8EAAAOAAAAAAAAAAAAAAAAAC4CAABkcnMvZTJv&#10;RG9jLnhtbFBLAQItABQABgAIAAAAIQBcCQ1f3AAAAAUBAAAPAAAAAAAAAAAAAAAAAIQEAABkcnMv&#10;ZG93bnJldi54bWxQSwUGAAAAAAQABADzAAAAjQ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Del="00D66141" w:rsidRDefault="00D66141" w:rsidP="003A46F7">
      <w:pPr>
        <w:pStyle w:val="Heading2"/>
        <w:rPr>
          <w:del w:id="1266" w:author="Genelle Denzin" w:date="2021-10-27T16:04:00Z"/>
        </w:rPr>
      </w:pPr>
      <w:bookmarkStart w:id="1267" w:name="_Toc511182504"/>
      <w:bookmarkStart w:id="1268" w:name="_Set_Population_Identifiers"/>
      <w:bookmarkStart w:id="1269" w:name="_Toc78368774"/>
      <w:bookmarkStart w:id="1270" w:name="_Toc79153983"/>
      <w:bookmarkStart w:id="1271" w:name="_Toc37849802"/>
      <w:bookmarkEnd w:id="1267"/>
      <w:bookmarkEnd w:id="1268"/>
      <w:ins w:id="1272" w:author="Genelle Denzin" w:date="2021-10-27T16:04:00Z">
        <w:r>
          <w:rPr>
            <w:noProof/>
          </w:rPr>
          <w:drawing>
            <wp:anchor distT="0" distB="0" distL="114300" distR="114300" simplePos="0" relativeHeight="251665412" behindDoc="0" locked="0" layoutInCell="1" allowOverlap="1" wp14:anchorId="563667FB" wp14:editId="62EB53CD">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ins>
      <w:r w:rsidR="005846C0">
        <w:t xml:space="preserve">Identify HoH and </w:t>
      </w:r>
      <w:r w:rsidR="002F6600">
        <w:t xml:space="preserve">Adult Members of </w:t>
      </w:r>
      <w:r w:rsidR="005846C0">
        <w:t>Exit Cohorts</w:t>
      </w:r>
      <w:bookmarkEnd w:id="1269"/>
      <w:bookmarkEnd w:id="1270"/>
    </w:p>
    <w:p w14:paraId="510A717D" w14:textId="51D3E2D3" w:rsidR="00BD6FE3" w:rsidRDefault="00BD6FE3" w:rsidP="00D66141">
      <w:pPr>
        <w:pStyle w:val="Heading2"/>
        <w:rPr>
          <w:ins w:id="1273" w:author="Genelle Denzin" w:date="2021-10-27T16:03:00Z"/>
        </w:rPr>
        <w:pPrChange w:id="1274" w:author="Genelle Denzin" w:date="2021-10-27T16:04:00Z">
          <w:pPr>
            <w:pStyle w:val="Heading4"/>
          </w:pPr>
        </w:pPrChange>
      </w:pPr>
    </w:p>
    <w:p w14:paraId="204C7E89" w14:textId="77777777" w:rsidR="00D66141" w:rsidRDefault="00D66141" w:rsidP="00D66141">
      <w:pPr>
        <w:pStyle w:val="Heading3"/>
        <w:rPr>
          <w:ins w:id="1275" w:author="Genelle Denzin" w:date="2021-10-27T16:04:00Z"/>
        </w:rPr>
      </w:pPr>
      <w:ins w:id="1276" w:author="Genelle Denzin" w:date="2021-10-27T16:04:00Z">
        <w:r w:rsidRPr="00282ABE">
          <w:t>Relevant Data</w:t>
        </w:r>
      </w:ins>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r>
              <w:rPr>
                <w:b/>
                <w:bCs/>
              </w:rPr>
              <w:t>tlsa_Exit</w:t>
            </w:r>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r>
              <w:t>QualifyingExitHHID</w:t>
            </w:r>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ins w:id="1277" w:author="Molly McEvilley [2]" w:date="2021-10-26T13:57:00Z"/>
        </w:trPr>
        <w:tc>
          <w:tcPr>
            <w:tcW w:w="9355" w:type="dxa"/>
            <w:shd w:val="clear" w:color="auto" w:fill="FDE9D9" w:themeFill="accent6" w:themeFillTint="33"/>
          </w:tcPr>
          <w:p w14:paraId="58F8081F" w14:textId="2B077752" w:rsidR="00542402" w:rsidRPr="00C9484F" w:rsidRDefault="00542402" w:rsidP="00FE0321">
            <w:pPr>
              <w:pStyle w:val="NoSpacing"/>
              <w:rPr>
                <w:ins w:id="1278" w:author="Molly McEvilley [2]" w:date="2021-10-26T13:57:00Z"/>
                <w:b/>
                <w:bCs/>
              </w:rPr>
            </w:pPr>
            <w:ins w:id="1279" w:author="Molly McEvilley [2]" w:date="2021-10-26T13:57:00Z">
              <w:r>
                <w:rPr>
                  <w:b/>
                  <w:bCs/>
                </w:rPr>
                <w:t>tlsa_HHID</w:t>
              </w:r>
            </w:ins>
          </w:p>
        </w:tc>
      </w:tr>
      <w:tr w:rsidR="00542402" w:rsidRPr="005F4836" w14:paraId="01FDB5B2" w14:textId="77777777" w:rsidTr="00FE0321">
        <w:trPr>
          <w:cantSplit/>
          <w:trHeight w:val="216"/>
          <w:ins w:id="1280" w:author="Molly McEvilley [2]" w:date="2021-10-26T13:57:00Z"/>
        </w:trPr>
        <w:tc>
          <w:tcPr>
            <w:tcW w:w="9355" w:type="dxa"/>
          </w:tcPr>
          <w:p w14:paraId="7DE2D476" w14:textId="77777777" w:rsidR="00542402" w:rsidRPr="005F4836" w:rsidRDefault="00542402" w:rsidP="00FE0321">
            <w:pPr>
              <w:pStyle w:val="NoSpacing"/>
              <w:rPr>
                <w:ins w:id="1281" w:author="Molly McEvilley [2]" w:date="2021-10-26T13:57:00Z"/>
              </w:rPr>
            </w:pPr>
            <w:ins w:id="1282" w:author="Molly McEvilley [2]" w:date="2021-10-26T13:57:00Z">
              <w:r>
                <w:t>HouseholdID</w:t>
              </w:r>
            </w:ins>
          </w:p>
        </w:tc>
      </w:tr>
      <w:tr w:rsidR="00542402" w:rsidRPr="005F4836" w14:paraId="3B4EA9ED" w14:textId="77777777" w:rsidTr="00FE0321">
        <w:trPr>
          <w:cantSplit/>
          <w:trHeight w:val="216"/>
          <w:ins w:id="1283" w:author="Molly McEvilley [2]" w:date="2021-10-26T13:57:00Z"/>
        </w:trPr>
        <w:tc>
          <w:tcPr>
            <w:tcW w:w="9355" w:type="dxa"/>
          </w:tcPr>
          <w:p w14:paraId="7D3026D5" w14:textId="47EE7885" w:rsidR="00542402" w:rsidRPr="005F4836" w:rsidRDefault="00542402" w:rsidP="00FE0321">
            <w:pPr>
              <w:pStyle w:val="NoSpacing"/>
              <w:rPr>
                <w:ins w:id="1284" w:author="Molly McEvilley [2]" w:date="2021-10-26T13:57:00Z"/>
              </w:rPr>
            </w:pPr>
            <w:ins w:id="1285" w:author="Molly McEvilley [2]" w:date="2021-10-26T13:57:00Z">
              <w:r>
                <w:t>EntryDate</w:t>
              </w:r>
            </w:ins>
          </w:p>
        </w:tc>
      </w:tr>
      <w:tr w:rsidR="00542402" w:rsidRPr="005F4836" w14:paraId="60CB28E1" w14:textId="77777777" w:rsidTr="00FE0321">
        <w:trPr>
          <w:cantSplit/>
          <w:trHeight w:val="216"/>
          <w:ins w:id="1286" w:author="Molly McEvilley [2]" w:date="2021-10-26T13:57:00Z"/>
        </w:trPr>
        <w:tc>
          <w:tcPr>
            <w:tcW w:w="9355" w:type="dxa"/>
          </w:tcPr>
          <w:p w14:paraId="53D9ACE8" w14:textId="4E05756D" w:rsidR="00542402" w:rsidRPr="005F4836" w:rsidRDefault="00542402" w:rsidP="00FE0321">
            <w:pPr>
              <w:pStyle w:val="NoSpacing"/>
              <w:rPr>
                <w:ins w:id="1287" w:author="Molly McEvilley [2]" w:date="2021-10-26T13:57:00Z"/>
              </w:rPr>
            </w:pPr>
            <w:ins w:id="1288" w:author="Molly McEvilley [2]" w:date="2021-10-26T13:57:00Z">
              <w:r>
                <w:t>MoveInDate</w:t>
              </w:r>
            </w:ins>
          </w:p>
        </w:tc>
      </w:tr>
      <w:tr w:rsidR="00542402" w:rsidRPr="005F4836" w14:paraId="3BE56EAD" w14:textId="77777777" w:rsidTr="00FE0321">
        <w:trPr>
          <w:cantSplit/>
          <w:trHeight w:val="216"/>
          <w:ins w:id="1289" w:author="Molly McEvilley [2]" w:date="2021-10-26T13:57:00Z"/>
        </w:trPr>
        <w:tc>
          <w:tcPr>
            <w:tcW w:w="9355" w:type="dxa"/>
          </w:tcPr>
          <w:p w14:paraId="6CEC2F74" w14:textId="77777777" w:rsidR="00542402" w:rsidRPr="005F4836" w:rsidRDefault="00542402" w:rsidP="00FE0321">
            <w:pPr>
              <w:pStyle w:val="NoSpacing"/>
              <w:rPr>
                <w:ins w:id="1290" w:author="Molly McEvilley [2]" w:date="2021-10-26T13:57:00Z"/>
              </w:rPr>
            </w:pPr>
            <w:ins w:id="1291" w:author="Molly McEvilley [2]" w:date="2021-10-26T13:57:00Z">
              <w:r w:rsidRPr="005F4836">
                <w:t>ExitDate</w:t>
              </w:r>
            </w:ins>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r>
              <w:rPr>
                <w:b/>
                <w:bCs/>
              </w:rPr>
              <w:t>tlsa_</w:t>
            </w:r>
            <w:r w:rsidRPr="00C9484F">
              <w:rPr>
                <w:b/>
                <w:bCs/>
              </w:rPr>
              <w:t>Enrollment</w:t>
            </w:r>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lastRenderedPageBreak/>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ins w:id="1292" w:author="Molly McEvilley [2]" w:date="2021-10-26T14:11:00Z"/>
        </w:trPr>
        <w:tc>
          <w:tcPr>
            <w:tcW w:w="9355" w:type="dxa"/>
            <w:shd w:val="clear" w:color="auto" w:fill="EEECE1" w:themeFill="background2"/>
          </w:tcPr>
          <w:p w14:paraId="2892E03F" w14:textId="77777777" w:rsidR="00570629" w:rsidRPr="000D5A2E" w:rsidRDefault="00570629" w:rsidP="00FE0321">
            <w:pPr>
              <w:pStyle w:val="NoSpacing"/>
              <w:rPr>
                <w:ins w:id="1293" w:author="Molly McEvilley [2]" w:date="2021-10-26T14:11:00Z"/>
                <w:b/>
                <w:bCs/>
              </w:rPr>
            </w:pPr>
            <w:ins w:id="1294" w:author="Molly McEvilley [2]" w:date="2021-10-26T14:11:00Z">
              <w:r w:rsidRPr="000D5A2E">
                <w:rPr>
                  <w:b/>
                  <w:bCs/>
                </w:rPr>
                <w:t>hmis_Enrollment</w:t>
              </w:r>
            </w:ins>
          </w:p>
        </w:tc>
      </w:tr>
      <w:tr w:rsidR="00570629" w:rsidRPr="005F4836" w14:paraId="789F0C68" w14:textId="77777777" w:rsidTr="00FE0321">
        <w:trPr>
          <w:trHeight w:val="216"/>
          <w:ins w:id="1295" w:author="Molly McEvilley [2]" w:date="2021-10-26T14:11:00Z"/>
        </w:trPr>
        <w:tc>
          <w:tcPr>
            <w:tcW w:w="9355" w:type="dxa"/>
          </w:tcPr>
          <w:p w14:paraId="09721512" w14:textId="77777777" w:rsidR="00570629" w:rsidRPr="00172D43" w:rsidRDefault="00570629" w:rsidP="00FE0321">
            <w:pPr>
              <w:pStyle w:val="NoSpacing"/>
              <w:rPr>
                <w:ins w:id="1296" w:author="Molly McEvilley [2]" w:date="2021-10-26T14:11:00Z"/>
              </w:rPr>
            </w:pPr>
            <w:ins w:id="1297" w:author="Molly McEvilley [2]" w:date="2021-10-26T14:11:00Z">
              <w:r w:rsidRPr="00172D43">
                <w:t>EntryDate</w:t>
              </w:r>
            </w:ins>
          </w:p>
        </w:tc>
      </w:tr>
      <w:tr w:rsidR="00570629" w:rsidRPr="005F4836" w14:paraId="34AA8F90" w14:textId="77777777" w:rsidTr="00FE0321">
        <w:trPr>
          <w:trHeight w:val="216"/>
          <w:ins w:id="1298" w:author="Molly McEvilley [2]" w:date="2021-10-26T14:11:00Z"/>
        </w:trPr>
        <w:tc>
          <w:tcPr>
            <w:tcW w:w="9355" w:type="dxa"/>
          </w:tcPr>
          <w:p w14:paraId="255B2516" w14:textId="77777777" w:rsidR="00570629" w:rsidRPr="00172D43" w:rsidRDefault="00570629" w:rsidP="00FE0321">
            <w:pPr>
              <w:pStyle w:val="NoSpacing"/>
              <w:rPr>
                <w:ins w:id="1299" w:author="Molly McEvilley [2]" w:date="2021-10-26T14:11:00Z"/>
              </w:rPr>
            </w:pPr>
            <w:ins w:id="1300" w:author="Molly McEvilley [2]" w:date="2021-10-26T14:11:00Z">
              <w:r w:rsidRPr="00172D43">
                <w:t>TimesHomelessPastThreeYears</w:t>
              </w:r>
            </w:ins>
          </w:p>
        </w:tc>
      </w:tr>
      <w:tr w:rsidR="00570629" w:rsidRPr="005F4836" w14:paraId="0A5D1BB9" w14:textId="77777777" w:rsidTr="00FE0321">
        <w:trPr>
          <w:trHeight w:val="216"/>
          <w:ins w:id="1301" w:author="Molly McEvilley [2]" w:date="2021-10-26T14:11:00Z"/>
        </w:trPr>
        <w:tc>
          <w:tcPr>
            <w:tcW w:w="9355" w:type="dxa"/>
          </w:tcPr>
          <w:p w14:paraId="0E526799" w14:textId="77777777" w:rsidR="00570629" w:rsidRPr="00172D43" w:rsidRDefault="00570629" w:rsidP="00FE0321">
            <w:pPr>
              <w:pStyle w:val="NoSpacing"/>
              <w:rPr>
                <w:ins w:id="1302" w:author="Molly McEvilley [2]" w:date="2021-10-26T14:11:00Z"/>
              </w:rPr>
            </w:pPr>
            <w:ins w:id="1303" w:author="Molly McEvilley [2]" w:date="2021-10-26T14:11:00Z">
              <w:r w:rsidRPr="00172D43">
                <w:t>MonthsHomelessPastThreeYears</w:t>
              </w:r>
            </w:ins>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r>
              <w:rPr>
                <w:b/>
                <w:bCs/>
                <w:color w:val="FFFFFF" w:themeColor="background1"/>
              </w:rPr>
              <w:t>tlsa_ExitHoHAdult</w:t>
            </w:r>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r>
              <w:rPr>
                <w:b/>
                <w:bCs/>
              </w:rPr>
              <w:t>QualifyingExitHHID</w:t>
            </w:r>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r w:rsidRPr="00434C38">
              <w:rPr>
                <w:b/>
                <w:bCs/>
              </w:rPr>
              <w:t>CHTime</w:t>
            </w:r>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6AA4DE65" w14:textId="77777777" w:rsidR="005846C0"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3361F22E" w14:textId="77777777" w:rsidR="005846C0" w:rsidRDefault="005846C0" w:rsidP="005846C0">
      <w:r>
        <w:t xml:space="preserve">For each </w:t>
      </w:r>
      <w:r w:rsidRPr="00845520">
        <w:rPr>
          <w:b/>
          <w:bCs/>
        </w:rPr>
        <w:t>QualifyingExitHHID</w:t>
      </w:r>
      <w:r>
        <w:t xml:space="preserve"> in tlsa_Exit, select </w:t>
      </w:r>
      <w:proofErr w:type="spellStart"/>
      <w:r w:rsidRPr="00845520">
        <w:rPr>
          <w:b/>
          <w:bCs/>
        </w:rPr>
        <w:t>PersonalID</w:t>
      </w:r>
      <w:r w:rsidRPr="0080334D">
        <w:t>s</w:t>
      </w:r>
      <w:proofErr w:type="spellEnd"/>
      <w:r>
        <w:t xml:space="preserve"> from tlsa_Enrollment where:</w:t>
      </w:r>
    </w:p>
    <w:p w14:paraId="4F949AEA" w14:textId="049EA2AC" w:rsidR="005846C0" w:rsidRDefault="00AC5C3C" w:rsidP="005846C0">
      <w:pPr>
        <w:pStyle w:val="ListParagraph"/>
        <w:numPr>
          <w:ilvl w:val="0"/>
          <w:numId w:val="32"/>
        </w:numPr>
      </w:pPr>
      <w:proofErr w:type="spellStart"/>
      <w:ins w:id="1304" w:author="Molly McEvilley [2]" w:date="2021-10-26T13:54:00Z">
        <w:r>
          <w:t>tlsa_Enrollment</w:t>
        </w:r>
        <w:r w:rsidR="00270ED4">
          <w:t>.</w:t>
        </w:r>
      </w:ins>
      <w:r w:rsidR="005846C0" w:rsidRPr="00845520">
        <w:rPr>
          <w:b/>
          <w:bCs/>
        </w:rPr>
        <w:t>HouseholdID</w:t>
      </w:r>
      <w:proofErr w:type="spellEnd"/>
      <w:r w:rsidR="005846C0">
        <w:t xml:space="preserve"> = </w:t>
      </w:r>
      <w:r w:rsidR="005846C0" w:rsidRPr="00845520">
        <w:rPr>
          <w:b/>
          <w:bCs/>
        </w:rPr>
        <w:t>QualifyingExitHHID</w:t>
      </w:r>
      <w:r w:rsidR="005846C0">
        <w:t>; and</w:t>
      </w:r>
    </w:p>
    <w:p w14:paraId="1307D26F" w14:textId="6B334011" w:rsidR="005846C0" w:rsidRDefault="00270ED4" w:rsidP="005846C0">
      <w:pPr>
        <w:pStyle w:val="ListParagraph"/>
        <w:numPr>
          <w:ilvl w:val="0"/>
          <w:numId w:val="32"/>
        </w:numPr>
      </w:pPr>
      <w:proofErr w:type="spellStart"/>
      <w:ins w:id="1305" w:author="Molly McEvilley [2]" w:date="2021-10-26T13:54:00Z">
        <w:r>
          <w:t>tlsa_Enrollment.</w:t>
        </w:r>
      </w:ins>
      <w:r w:rsidR="005846C0" w:rsidRPr="00845520">
        <w:rPr>
          <w:b/>
          <w:bCs/>
        </w:rPr>
        <w:t>ExitDate</w:t>
      </w:r>
      <w:proofErr w:type="spellEnd"/>
      <w:r w:rsidR="005846C0">
        <w:t xml:space="preserve"> &gt;= </w:t>
      </w:r>
      <w:proofErr w:type="spellStart"/>
      <w:r w:rsidR="005846C0" w:rsidRPr="00845520">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ins w:id="1306" w:author="Molly McEvilley [2]" w:date="2021-10-26T13:54:00Z">
        <w:r>
          <w:t>tlsa_Enrollment.</w:t>
        </w:r>
      </w:ins>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77777777"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77777777" w:rsidR="005846C0" w:rsidRPr="00A6067F" w:rsidRDefault="005846C0" w:rsidP="005846C0">
      <w:pPr>
        <w:rPr>
          <w:rFonts w:eastAsia="Times New Roman" w:cstheme="minorHAnsi"/>
          <w:szCs w:val="20"/>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42B95DE5" w14:textId="77777777" w:rsidR="005846C0" w:rsidRDefault="005846C0" w:rsidP="005846C0">
      <w:pPr>
        <w:pStyle w:val="Heading4"/>
      </w:pPr>
      <w:proofErr w:type="spellStart"/>
      <w:r>
        <w:t>LastActive</w:t>
      </w:r>
      <w:proofErr w:type="spellEnd"/>
    </w:p>
    <w:p w14:paraId="5C53FAFF" w14:textId="20863CDE" w:rsidR="005846C0" w:rsidRDefault="005846C0" w:rsidP="005846C0">
      <w:r>
        <w:t xml:space="preserve">For any given </w:t>
      </w:r>
      <w:r w:rsidRPr="00845520">
        <w:rPr>
          <w:b/>
          <w:bCs/>
        </w:rPr>
        <w:t>QualifyingExitHHID</w:t>
      </w:r>
      <w:r>
        <w:rPr>
          <w:b/>
          <w:bCs/>
        </w:rPr>
        <w:t xml:space="preserve">, </w:t>
      </w:r>
      <w:r>
        <w:t xml:space="preserve">it is not necessary to set </w:t>
      </w:r>
      <w:proofErr w:type="spellStart"/>
      <w:r w:rsidRPr="00845520">
        <w:rPr>
          <w:b/>
          <w:bCs/>
        </w:rPr>
        <w:t>LastActive</w:t>
      </w:r>
      <w:proofErr w:type="spellEnd"/>
      <w:r>
        <w:t xml:space="preserve"> </w:t>
      </w:r>
      <w:ins w:id="1307" w:author="Molly McEvilley [2]" w:date="2021-10-27T12:51:00Z">
        <w:r w:rsidR="00F17728">
          <w:t>(</w:t>
        </w:r>
        <w:commentRangeStart w:id="1308"/>
        <w:r w:rsidR="00F17728">
          <w:t xml:space="preserve">i.e., </w:t>
        </w:r>
        <w:proofErr w:type="spellStart"/>
        <w:r w:rsidR="00F17728">
          <w:t>tlsa_Exit.</w:t>
        </w:r>
        <w:r w:rsidR="00F17728" w:rsidRPr="00F17728">
          <w:rPr>
            <w:b/>
            <w:bCs/>
            <w:rPrChange w:id="1309" w:author="Molly McEvilley [2]" w:date="2021-10-27T12:51:00Z">
              <w:rPr/>
            </w:rPrChange>
          </w:rPr>
          <w:t>HHChronic</w:t>
        </w:r>
        <w:proofErr w:type="spellEnd"/>
        <w:r w:rsidR="00F17728">
          <w:t xml:space="preserve"> can be set to 0</w:t>
        </w:r>
        <w:commentRangeEnd w:id="1308"/>
        <w:r w:rsidR="00F17728">
          <w:rPr>
            <w:rStyle w:val="CommentReference"/>
          </w:rPr>
          <w:commentReference w:id="1308"/>
        </w:r>
        <w:r w:rsidR="00F17728">
          <w:t xml:space="preserve">) </w:t>
        </w:r>
      </w:ins>
      <w:r>
        <w:t>or to calculate chronic homelessness if:</w:t>
      </w:r>
    </w:p>
    <w:p w14:paraId="1CD0FC8E" w14:textId="15E618DE" w:rsidR="005846C0" w:rsidRDefault="005846C0" w:rsidP="005846C0">
      <w:pPr>
        <w:pStyle w:val="ListParagraph"/>
        <w:numPr>
          <w:ilvl w:val="0"/>
          <w:numId w:val="32"/>
        </w:numPr>
      </w:pPr>
      <w:proofErr w:type="spellStart"/>
      <w:r w:rsidRPr="00845520">
        <w:rPr>
          <w:b/>
          <w:bCs/>
        </w:rPr>
        <w:t>ExitFrom</w:t>
      </w:r>
      <w:proofErr w:type="spellEnd"/>
      <w:r>
        <w:t xml:space="preserve"> = 3 (TH) and </w:t>
      </w:r>
      <w:proofErr w:type="spellStart"/>
      <w:ins w:id="1310" w:author="Molly McEvilley [2]" w:date="2021-10-26T13:55:00Z">
        <w:r w:rsidR="00425C6E">
          <w:t>tlsa_</w:t>
        </w:r>
      </w:ins>
      <w:ins w:id="1311" w:author="Molly McEvilley [2]" w:date="2021-10-26T13:56:00Z">
        <w:r w:rsidR="007F0371">
          <w:t>HHID.</w:t>
        </w:r>
      </w:ins>
      <w:r w:rsidRPr="00845520">
        <w:rPr>
          <w:b/>
          <w:bCs/>
        </w:rPr>
        <w:t>EntryDate</w:t>
      </w:r>
      <w:proofErr w:type="spellEnd"/>
      <w:r>
        <w:t xml:space="preserve"> &lt;= [</w:t>
      </w:r>
      <w:proofErr w:type="spellStart"/>
      <w:ins w:id="1312" w:author="Molly McEvilley [2]" w:date="2021-10-26T13:56:00Z">
        <w:r w:rsidR="007F0371">
          <w:t>tlsa_HHID.</w:t>
        </w:r>
      </w:ins>
      <w:r w:rsidRPr="00845520">
        <w:rPr>
          <w:b/>
          <w:bCs/>
        </w:rPr>
        <w:t>ExitDate</w:t>
      </w:r>
      <w:proofErr w:type="spellEnd"/>
      <w:r>
        <w:t xml:space="preserve"> – 1 year]</w:t>
      </w:r>
    </w:p>
    <w:p w14:paraId="187586FD" w14:textId="28BBB282" w:rsidR="005846C0" w:rsidRDefault="005846C0" w:rsidP="005846C0">
      <w:pPr>
        <w:pStyle w:val="ListParagraph"/>
        <w:numPr>
          <w:ilvl w:val="0"/>
          <w:numId w:val="32"/>
        </w:numPr>
      </w:pPr>
      <w:proofErr w:type="spellStart"/>
      <w:r w:rsidRPr="00845520">
        <w:rPr>
          <w:b/>
          <w:bCs/>
        </w:rPr>
        <w:lastRenderedPageBreak/>
        <w:t>ExitFrom</w:t>
      </w:r>
      <w:proofErr w:type="spellEnd"/>
      <w:r>
        <w:t xml:space="preserve"> = 5 (RRH after move-in to PH) and</w:t>
      </w:r>
      <w:ins w:id="1313" w:author="Molly McEvilley [2]" w:date="2021-10-26T13:56:00Z">
        <w:r w:rsidR="007F0371" w:rsidRPr="007F0371">
          <w:t xml:space="preserve"> </w:t>
        </w:r>
        <w:proofErr w:type="spellStart"/>
        <w:r w:rsidR="007F0371">
          <w:t>tlsa_HHID.</w:t>
        </w:r>
      </w:ins>
      <w:del w:id="1314" w:author="Molly McEvilley [2]" w:date="2021-10-26T13:57:00Z">
        <w:r w:rsidDel="00542402">
          <w:delText xml:space="preserve"> </w:delText>
        </w:r>
      </w:del>
      <w:r w:rsidRPr="00845520">
        <w:rPr>
          <w:b/>
          <w:bCs/>
        </w:rPr>
        <w:t>MoveInDate</w:t>
      </w:r>
      <w:proofErr w:type="spellEnd"/>
      <w:r>
        <w:t xml:space="preserve"> &lt;= [</w:t>
      </w:r>
      <w:proofErr w:type="spellStart"/>
      <w:ins w:id="1315" w:author="Molly McEvilley [2]" w:date="2021-10-26T13:56:00Z">
        <w:r w:rsidR="007F0371">
          <w:t>tlsa_HHID.</w:t>
        </w:r>
      </w:ins>
      <w:r w:rsidRPr="00845520">
        <w:rPr>
          <w:b/>
          <w:bCs/>
        </w:rPr>
        <w:t>ExitDate</w:t>
      </w:r>
      <w:proofErr w:type="spellEnd"/>
      <w:r>
        <w:t xml:space="preserve"> – 1 year]</w:t>
      </w:r>
    </w:p>
    <w:p w14:paraId="6FC8629C" w14:textId="7A3CB59D" w:rsidR="005846C0" w:rsidRDefault="005846C0" w:rsidP="005846C0">
      <w:pPr>
        <w:pStyle w:val="ListParagraph"/>
        <w:numPr>
          <w:ilvl w:val="0"/>
          <w:numId w:val="32"/>
        </w:numPr>
      </w:pPr>
      <w:proofErr w:type="spellStart"/>
      <w:r w:rsidRPr="00845520">
        <w:rPr>
          <w:b/>
          <w:bCs/>
        </w:rPr>
        <w:t>ExitFrom</w:t>
      </w:r>
      <w:proofErr w:type="spellEnd"/>
      <w:r>
        <w:t xml:space="preserve"> = 6 (PSH after move-in to PH) and</w:t>
      </w:r>
      <w:ins w:id="1316" w:author="Molly McEvilley [2]" w:date="2021-10-26T13:56:00Z">
        <w:r w:rsidR="007F0371" w:rsidRPr="007F0371">
          <w:t xml:space="preserve"> </w:t>
        </w:r>
        <w:proofErr w:type="spellStart"/>
        <w:r w:rsidR="007F0371">
          <w:t>tlsa_HHID.</w:t>
        </w:r>
      </w:ins>
      <w:del w:id="1317" w:author="Molly McEvilley [2]" w:date="2021-10-26T13:56:00Z">
        <w:r w:rsidDel="007F0371">
          <w:delText xml:space="preserve"> </w:delText>
        </w:r>
      </w:del>
      <w:r w:rsidRPr="00845520">
        <w:rPr>
          <w:b/>
          <w:bCs/>
        </w:rPr>
        <w:t>MoveInDate</w:t>
      </w:r>
      <w:proofErr w:type="spellEnd"/>
      <w:r>
        <w:t xml:space="preserve"> &lt;= [</w:t>
      </w:r>
      <w:proofErr w:type="spellStart"/>
      <w:ins w:id="1318" w:author="Molly McEvilley [2]" w:date="2021-10-26T13:56:00Z">
        <w:r w:rsidR="007F0371">
          <w:t>tlsa_HHID.</w:t>
        </w:r>
      </w:ins>
      <w:r w:rsidRPr="00845520">
        <w:rPr>
          <w:b/>
          <w:bCs/>
        </w:rPr>
        <w:t>ExitDate</w:t>
      </w:r>
      <w:proofErr w:type="spellEnd"/>
      <w:r>
        <w:t xml:space="preserve"> – 1 year]</w:t>
      </w:r>
    </w:p>
    <w:p w14:paraId="757BFE8B" w14:textId="77777777" w:rsidR="005846C0" w:rsidRDefault="005846C0" w:rsidP="005846C0">
      <w:r>
        <w:t xml:space="preserve">For all other adults and heads of household, </w:t>
      </w:r>
      <w:proofErr w:type="spellStart"/>
      <w:r w:rsidRPr="00655B0F">
        <w:rPr>
          <w:b/>
        </w:rPr>
        <w:t>LastActive</w:t>
      </w:r>
      <w:proofErr w:type="spellEnd"/>
      <w:r w:rsidRPr="00655B0F">
        <w:rPr>
          <w:b/>
        </w:rPr>
        <w:t xml:space="preserve"> </w:t>
      </w:r>
      <w:r>
        <w:t xml:space="preserve">is the </w:t>
      </w:r>
      <w:r w:rsidRPr="00845520">
        <w:rPr>
          <w:b/>
          <w:bCs/>
        </w:rPr>
        <w:t>ExitDate</w:t>
      </w:r>
      <w:r>
        <w:t xml:space="preserve"> from tlsa_Enrollment.  </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Pr>
        <w:rPr>
          <w:ins w:id="1319" w:author="Molly McEvilley [2]" w:date="2021-10-21T12:43:00Z"/>
        </w:rPr>
      </w:pPr>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rPr>
          <w:ins w:id="1320" w:author="Molly McEvilley [2]" w:date="2021-10-21T12:43:00Z"/>
        </w:rPr>
      </w:pPr>
      <w:commentRangeStart w:id="1321"/>
      <w:ins w:id="1322" w:author="Molly McEvilley [2]" w:date="2021-10-21T12:43:00Z">
        <w:r>
          <w:t>CHTime and CHTimeStatus</w:t>
        </w:r>
      </w:ins>
      <w:commentRangeEnd w:id="1321"/>
      <w:ins w:id="1323" w:author="Molly McEvilley [2]" w:date="2021-10-26T14:01:00Z">
        <w:r w:rsidR="0024095A">
          <w:rPr>
            <w:rStyle w:val="CommentReference"/>
            <w:rFonts w:asciiTheme="minorHAnsi" w:eastAsiaTheme="minorHAnsi" w:hAnsiTheme="minorHAnsi" w:cstheme="minorBidi"/>
          </w:rPr>
          <w:commentReference w:id="1321"/>
        </w:r>
      </w:ins>
    </w:p>
    <w:p w14:paraId="3937DF60" w14:textId="076A3466" w:rsidR="00C70EFD" w:rsidRDefault="00A60435" w:rsidP="005846C0">
      <w:pPr>
        <w:rPr>
          <w:ins w:id="1324" w:author="Molly McEvilley [2]" w:date="2021-10-26T13:26:00Z"/>
        </w:rPr>
      </w:pPr>
      <w:ins w:id="1325" w:author="Molly McEvilley [2]" w:date="2021-10-26T13:13:00Z">
        <w:r>
          <w:t xml:space="preserve">The </w:t>
        </w:r>
      </w:ins>
      <w:ins w:id="1326" w:author="Molly McEvilley [2]" w:date="2021-10-26T13:15:00Z">
        <w:r w:rsidR="00D1526E">
          <w:t xml:space="preserve">general </w:t>
        </w:r>
      </w:ins>
      <w:ins w:id="1327" w:author="Molly McEvilley [2]" w:date="2021-10-26T13:13:00Z">
        <w:r>
          <w:t xml:space="preserve">process of setting </w:t>
        </w:r>
      </w:ins>
      <w:ins w:id="1328" w:author="Molly McEvilley [2]" w:date="2021-10-26T13:12:00Z">
        <w:r w:rsidR="00912C4C" w:rsidRPr="00A25FC2">
          <w:rPr>
            <w:b/>
            <w:bCs/>
          </w:rPr>
          <w:t>CHTime</w:t>
        </w:r>
        <w:r w:rsidR="00912C4C">
          <w:t xml:space="preserve"> and </w:t>
        </w:r>
        <w:r w:rsidR="00912C4C" w:rsidRPr="00A25FC2">
          <w:rPr>
            <w:b/>
            <w:bCs/>
          </w:rPr>
          <w:t>CHTimeStatus</w:t>
        </w:r>
        <w:r w:rsidR="00912C4C">
          <w:t xml:space="preserve"> </w:t>
        </w:r>
      </w:ins>
      <w:ins w:id="1329" w:author="Molly McEvilley [2]" w:date="2021-10-26T13:14:00Z">
        <w:r w:rsidR="00155407">
          <w:t xml:space="preserve">is described in sections 7.5 through 7.8.  </w:t>
        </w:r>
      </w:ins>
      <w:ins w:id="1330" w:author="Molly McEvilley [2]" w:date="2021-10-26T13:17:00Z">
        <w:r w:rsidR="00784C6A">
          <w:t xml:space="preserve">It is </w:t>
        </w:r>
      </w:ins>
      <w:proofErr w:type="gramStart"/>
      <w:ins w:id="1331" w:author="Molly McEvilley [2]" w:date="2021-10-26T13:22:00Z">
        <w:r w:rsidR="00DE6937">
          <w:t>similar to</w:t>
        </w:r>
        <w:proofErr w:type="gramEnd"/>
        <w:r w:rsidR="00DE6937">
          <w:t xml:space="preserve"> the process used to set </w:t>
        </w:r>
        <w:r w:rsidR="001F0A95">
          <w:t>the column val</w:t>
        </w:r>
      </w:ins>
      <w:ins w:id="1332" w:author="Molly McEvilley [2]" w:date="2021-10-26T13:23:00Z">
        <w:r w:rsidR="001F0A95">
          <w:t xml:space="preserve">ues in </w:t>
        </w:r>
      </w:ins>
      <w:proofErr w:type="spellStart"/>
      <w:ins w:id="1333" w:author="Molly McEvilley [2]" w:date="2021-10-26T13:58:00Z">
        <w:r w:rsidR="00520741">
          <w:t>tlsa_Person</w:t>
        </w:r>
      </w:ins>
      <w:proofErr w:type="spellEnd"/>
      <w:ins w:id="1334" w:author="Molly McEvilley [2]" w:date="2021-10-26T13:23:00Z">
        <w:r w:rsidR="001F0A95">
          <w:t xml:space="preserve"> (sections 5.5-5.10</w:t>
        </w:r>
      </w:ins>
      <w:ins w:id="1335" w:author="Molly McEvilley [2]" w:date="2021-10-26T13:58:00Z">
        <w:r w:rsidR="00B707BC">
          <w:t>).  At the person</w:t>
        </w:r>
      </w:ins>
      <w:ins w:id="1336" w:author="Molly McEvilley [2]" w:date="2021-10-26T13:59:00Z">
        <w:r w:rsidR="00B707BC">
          <w:t xml:space="preserve"> level, </w:t>
        </w:r>
      </w:ins>
      <w:ins w:id="1337" w:author="Molly McEvilley [2]" w:date="2021-10-26T13:27:00Z">
        <w:r w:rsidR="00D07D37">
          <w:t xml:space="preserve">there are three </w:t>
        </w:r>
      </w:ins>
      <w:ins w:id="1338" w:author="Molly McEvilley [2]" w:date="2021-10-26T13:28:00Z">
        <w:r w:rsidR="00D07D37">
          <w:t xml:space="preserve">combinations of values </w:t>
        </w:r>
      </w:ins>
      <w:ins w:id="1339" w:author="Molly McEvilley [2]" w:date="2021-10-26T13:29:00Z">
        <w:r w:rsidR="00FD7BBA">
          <w:t xml:space="preserve">(shown below) </w:t>
        </w:r>
      </w:ins>
      <w:ins w:id="1340" w:author="Molly McEvilley [2]" w:date="2021-10-26T13:28:00Z">
        <w:r w:rsidR="00D07D37">
          <w:t xml:space="preserve">in these columns that </w:t>
        </w:r>
      </w:ins>
      <w:ins w:id="1341" w:author="Molly McEvilley [2]" w:date="2021-10-26T13:59:00Z">
        <w:r w:rsidR="00A25FC2">
          <w:t xml:space="preserve">– in combination with </w:t>
        </w:r>
        <w:proofErr w:type="spellStart"/>
        <w:r w:rsidR="00A25FC2" w:rsidRPr="00FE0321">
          <w:rPr>
            <w:b/>
            <w:bCs/>
          </w:rPr>
          <w:t>DisabilityStatus</w:t>
        </w:r>
        <w:proofErr w:type="spellEnd"/>
        <w:r w:rsidR="00A25FC2">
          <w:t xml:space="preserve"> = 1 -- </w:t>
        </w:r>
      </w:ins>
      <w:ins w:id="1342" w:author="Molly McEvilley [2]" w:date="2021-10-26T13:28:00Z">
        <w:r w:rsidR="00FD7BBA">
          <w:t>indicate that the person meets the criteria for chronic homelessness</w:t>
        </w:r>
      </w:ins>
      <w:ins w:id="1343" w:author="Molly McEvilley [2]" w:date="2021-10-26T14:00:00Z">
        <w:r w:rsidR="00A25FC2">
          <w:t xml:space="preserve">, and any households </w:t>
        </w:r>
      </w:ins>
      <w:ins w:id="1344" w:author="Molly McEvilley [2]" w:date="2021-10-26T13:32:00Z">
        <w:r w:rsidR="00590609">
          <w:t xml:space="preserve">of which they are a member </w:t>
        </w:r>
        <w:r w:rsidR="00082E94">
          <w:t xml:space="preserve">are included in the Chronically Homeless Households population.  </w:t>
        </w:r>
      </w:ins>
      <w:ins w:id="1345" w:author="Molly McEvilley [2]" w:date="2021-10-26T13:29:00Z">
        <w:r w:rsidR="00B25C01">
          <w:t xml:space="preserve">  </w:t>
        </w:r>
      </w:ins>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ins w:id="1346"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rPr>
                <w:ins w:id="1347" w:author="Molly McEvilley [2]" w:date="2021-10-26T13:26:00Z"/>
              </w:rPr>
            </w:pPr>
            <w:ins w:id="1348" w:author="Molly McEvilley [2]" w:date="2021-10-26T13:26:00Z">
              <w:r w:rsidRPr="005F4836">
                <w:t>CHTime</w:t>
              </w:r>
            </w:ins>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349" w:author="Molly McEvilley [2]" w:date="2021-10-26T13:26:00Z"/>
              </w:rPr>
            </w:pPr>
            <w:ins w:id="1350" w:author="Molly McEvilley [2]" w:date="2021-10-26T13:26:00Z">
              <w:r w:rsidRPr="005F4836">
                <w:t>CHTimeStatus</w:t>
              </w:r>
            </w:ins>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351" w:author="Molly McEvilley [2]" w:date="2021-10-26T13:26:00Z"/>
              </w:rPr>
            </w:pPr>
            <w:ins w:id="1352" w:author="Molly McEvilley [2]" w:date="2021-10-26T13:26:00Z">
              <w:r w:rsidRPr="00E17F92">
                <w:t>Category</w:t>
              </w:r>
            </w:ins>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ins w:id="1353"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rPr>
                <w:ins w:id="1354" w:author="Molly McEvilley [2]" w:date="2021-10-26T13:26:00Z"/>
              </w:rPr>
            </w:pPr>
            <w:ins w:id="1355" w:author="Molly McEvilley [2]" w:date="2021-10-26T13:26:00Z">
              <w:r w:rsidRPr="00A7544C">
                <w:t>365</w:t>
              </w:r>
            </w:ins>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356" w:author="Molly McEvilley [2]" w:date="2021-10-26T13:26:00Z"/>
              </w:rPr>
            </w:pPr>
            <w:ins w:id="1357" w:author="Molly McEvilley [2]" w:date="2021-10-26T13:26:00Z">
              <w:r w:rsidRPr="00D75C24">
                <w:t>1</w:t>
              </w:r>
            </w:ins>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358" w:author="Molly McEvilley [2]" w:date="2021-10-26T13:26:00Z"/>
              </w:rPr>
            </w:pPr>
            <w:ins w:id="1359" w:author="Molly McEvilley [2]" w:date="2021-10-26T13:26:00Z">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ins>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ins w:id="1360"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rPr>
                <w:ins w:id="1361" w:author="Molly McEvilley [2]" w:date="2021-10-26T13:26:00Z"/>
              </w:rPr>
            </w:pPr>
            <w:ins w:id="1362" w:author="Molly McEvilley [2]" w:date="2021-10-26T13:26:00Z">
              <w:r w:rsidRPr="00A7544C">
                <w:t>365</w:t>
              </w:r>
            </w:ins>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rPr>
                <w:ins w:id="1363" w:author="Molly McEvilley [2]" w:date="2021-10-26T13:26:00Z"/>
              </w:rPr>
            </w:pPr>
            <w:ins w:id="1364" w:author="Molly McEvilley [2]" w:date="2021-10-26T13:26:00Z">
              <w:r w:rsidRPr="00D75C24">
                <w:t>2</w:t>
              </w:r>
            </w:ins>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rPr>
                <w:ins w:id="1365" w:author="Molly McEvilley [2]" w:date="2021-10-26T13:26:00Z"/>
              </w:rPr>
            </w:pPr>
            <w:ins w:id="1366" w:author="Molly McEvilley [2]" w:date="2021-10-26T13:26:00Z">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ins>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ins w:id="1367"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rPr>
                <w:ins w:id="1368" w:author="Molly McEvilley [2]" w:date="2021-10-26T13:26:00Z"/>
              </w:rPr>
            </w:pPr>
            <w:ins w:id="1369" w:author="Molly McEvilley [2]" w:date="2021-10-26T13:26:00Z">
              <w:r w:rsidRPr="00A7544C">
                <w:t>400</w:t>
              </w:r>
            </w:ins>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370" w:author="Molly McEvilley [2]" w:date="2021-10-26T13:26:00Z"/>
              </w:rPr>
            </w:pPr>
            <w:ins w:id="1371" w:author="Molly McEvilley [2]" w:date="2021-10-26T13:26:00Z">
              <w:r w:rsidRPr="00D75C24">
                <w:t>2</w:t>
              </w:r>
            </w:ins>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372" w:author="Molly McEvilley [2]" w:date="2021-10-26T13:26:00Z"/>
              </w:rPr>
            </w:pPr>
            <w:ins w:id="1373" w:author="Molly McEvilley [2]" w:date="2021-10-26T13:26:00Z">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ins>
          </w:p>
        </w:tc>
      </w:tr>
    </w:tbl>
    <w:p w14:paraId="7DB804A7" w14:textId="36D8BEDA" w:rsidR="005C0A4B" w:rsidRDefault="008E676E" w:rsidP="005846C0">
      <w:pPr>
        <w:rPr>
          <w:ins w:id="1374" w:author="Molly McEvilley [2]" w:date="2021-10-26T13:19:00Z"/>
        </w:rPr>
      </w:pPr>
      <w:ins w:id="1375" w:author="Molly McEvilley [2]" w:date="2021-10-26T13:24:00Z">
        <w:r>
          <w:t>There is no person-level reporting for the exit cohorts, however</w:t>
        </w:r>
      </w:ins>
      <w:ins w:id="1376" w:author="Molly McEvilley [2]" w:date="2021-10-26T13:33:00Z">
        <w:r w:rsidR="00082E94">
          <w:t xml:space="preserve">.  </w:t>
        </w:r>
      </w:ins>
      <w:proofErr w:type="gramStart"/>
      <w:ins w:id="1377" w:author="Molly McEvilley [2]" w:date="2021-10-26T13:34:00Z">
        <w:r w:rsidR="00082E94">
          <w:t>The end result</w:t>
        </w:r>
        <w:proofErr w:type="gramEnd"/>
        <w:r w:rsidR="00082E94">
          <w:t xml:space="preserve"> of a</w:t>
        </w:r>
      </w:ins>
      <w:ins w:id="1378" w:author="Molly McEvilley [2]" w:date="2021-10-26T13:33:00Z">
        <w:r w:rsidR="00082E94">
          <w:t xml:space="preserve">ny of these three, in combination with </w:t>
        </w:r>
        <w:proofErr w:type="spellStart"/>
        <w:r w:rsidR="00082E94" w:rsidRPr="00FE0321">
          <w:rPr>
            <w:b/>
            <w:bCs/>
          </w:rPr>
          <w:t>DisabilityStatus</w:t>
        </w:r>
        <w:proofErr w:type="spellEnd"/>
        <w:r w:rsidR="00082E94">
          <w:t xml:space="preserve"> = 1</w:t>
        </w:r>
      </w:ins>
      <w:ins w:id="1379" w:author="Molly McEvilley [2]" w:date="2021-10-26T13:24:00Z">
        <w:r w:rsidR="00BD31D7">
          <w:t xml:space="preserve">, </w:t>
        </w:r>
      </w:ins>
      <w:ins w:id="1380" w:author="Molly McEvilley [2]" w:date="2021-10-26T13:34:00Z">
        <w:r w:rsidR="0006101A">
          <w:t xml:space="preserve">is that </w:t>
        </w:r>
        <w:proofErr w:type="spellStart"/>
        <w:r w:rsidR="0006101A">
          <w:t>tlsa_Exit.</w:t>
        </w:r>
        <w:r w:rsidR="0006101A" w:rsidRPr="0024095A">
          <w:rPr>
            <w:b/>
            <w:bCs/>
          </w:rPr>
          <w:t>HHChronic</w:t>
        </w:r>
        <w:proofErr w:type="spellEnd"/>
        <w:r w:rsidR="0006101A">
          <w:t xml:space="preserve"> = 1.  </w:t>
        </w:r>
      </w:ins>
      <w:ins w:id="1381" w:author="Molly McEvilley [2]" w:date="2021-10-26T13:35:00Z">
        <w:r w:rsidR="0006101A">
          <w:t>As such</w:t>
        </w:r>
      </w:ins>
      <w:ins w:id="1382" w:author="Molly McEvilley [2]" w:date="2021-10-26T13:36:00Z">
        <w:r w:rsidR="007653AD">
          <w:t xml:space="preserve">, we can set </w:t>
        </w:r>
      </w:ins>
      <w:ins w:id="1383" w:author="Molly McEvilley [2]" w:date="2021-10-26T13:19:00Z">
        <w:r w:rsidR="00883FA7" w:rsidRPr="0024095A">
          <w:rPr>
            <w:b/>
            <w:bCs/>
          </w:rPr>
          <w:t>CHTime</w:t>
        </w:r>
        <w:r w:rsidR="00883FA7">
          <w:t xml:space="preserve"> = 400 and </w:t>
        </w:r>
        <w:r w:rsidR="00883FA7" w:rsidRPr="0024095A">
          <w:rPr>
            <w:b/>
            <w:bCs/>
          </w:rPr>
          <w:t>CHTimeStatus</w:t>
        </w:r>
        <w:r w:rsidR="00883FA7">
          <w:t xml:space="preserve"> = 2 </w:t>
        </w:r>
      </w:ins>
      <w:ins w:id="1384" w:author="Molly McEvilley [2]" w:date="2021-10-26T13:38:00Z">
        <w:r w:rsidR="00571FC3">
          <w:t xml:space="preserve">directly </w:t>
        </w:r>
      </w:ins>
      <w:ins w:id="1385" w:author="Molly McEvilley [2]" w:date="2021-10-26T13:39:00Z">
        <w:r w:rsidR="00F80BB4">
          <w:t xml:space="preserve">in tlsa_ExitHoHAdult </w:t>
        </w:r>
      </w:ins>
      <w:ins w:id="1386" w:author="Molly McEvilley [2]" w:date="2021-10-26T13:19:00Z">
        <w:r w:rsidR="005C0A4B">
          <w:t>where:</w:t>
        </w:r>
      </w:ins>
    </w:p>
    <w:p w14:paraId="3ECBBECA" w14:textId="77777777" w:rsidR="005C0A4B" w:rsidRDefault="005C0A4B" w:rsidP="0024095A">
      <w:pPr>
        <w:pStyle w:val="ListParagraph"/>
        <w:numPr>
          <w:ilvl w:val="0"/>
          <w:numId w:val="104"/>
        </w:numPr>
        <w:rPr>
          <w:ins w:id="1387" w:author="Molly McEvilley [2]" w:date="2021-10-26T13:20:00Z"/>
        </w:rPr>
      </w:pPr>
      <w:proofErr w:type="spellStart"/>
      <w:ins w:id="1388" w:author="Molly McEvilley [2]" w:date="2021-10-26T13:20:00Z">
        <w:r>
          <w:t>hmis_Enrollment.</w:t>
        </w:r>
        <w:r w:rsidRPr="0024095A">
          <w:rPr>
            <w:i/>
            <w:iCs/>
          </w:rPr>
          <w:t>MonthsHomelessPastThreeYears</w:t>
        </w:r>
        <w:proofErr w:type="spellEnd"/>
        <w:r>
          <w:t xml:space="preserve"> in (112,113); and</w:t>
        </w:r>
      </w:ins>
    </w:p>
    <w:p w14:paraId="29631710" w14:textId="50065150" w:rsidR="005C0A4B" w:rsidRDefault="005C0A4B" w:rsidP="0024095A">
      <w:pPr>
        <w:pStyle w:val="ListParagraph"/>
        <w:numPr>
          <w:ilvl w:val="0"/>
          <w:numId w:val="104"/>
        </w:numPr>
        <w:rPr>
          <w:ins w:id="1389" w:author="Molly McEvilley [2]" w:date="2021-10-26T13:20:00Z"/>
        </w:rPr>
      </w:pPr>
      <w:proofErr w:type="spellStart"/>
      <w:ins w:id="1390" w:author="Molly McEvilley [2]" w:date="2021-10-26T13:20:00Z">
        <w:r>
          <w:t>hmis_Enrollment.</w:t>
        </w:r>
        <w:r w:rsidRPr="0024095A">
          <w:rPr>
            <w:i/>
            <w:iCs/>
          </w:rPr>
          <w:t>TimesHomelessPastThreeYears</w:t>
        </w:r>
        <w:proofErr w:type="spellEnd"/>
        <w:r>
          <w:t xml:space="preserve"> = 4; and</w:t>
        </w:r>
      </w:ins>
    </w:p>
    <w:p w14:paraId="1D6A5164" w14:textId="27664FB1" w:rsidR="005C0A4B" w:rsidRDefault="00D05E7F" w:rsidP="0024095A">
      <w:pPr>
        <w:pStyle w:val="ListParagraph"/>
        <w:numPr>
          <w:ilvl w:val="0"/>
          <w:numId w:val="104"/>
        </w:numPr>
        <w:rPr>
          <w:ins w:id="1391" w:author="Molly McEvilley [2]" w:date="2021-10-26T13:20:00Z"/>
        </w:rPr>
      </w:pPr>
      <w:ins w:id="1392" w:author="Molly McEvilley [2]" w:date="2021-10-26T13:21:00Z">
        <w:r>
          <w:t>hmis_Enrollment.</w:t>
        </w:r>
        <w:r w:rsidRPr="0024095A">
          <w:rPr>
            <w:i/>
            <w:iCs/>
          </w:rPr>
          <w:t>EntryDate</w:t>
        </w:r>
        <w:r>
          <w:t xml:space="preserve"> &gt; [</w:t>
        </w:r>
      </w:ins>
      <w:proofErr w:type="spellStart"/>
      <w:ins w:id="1393" w:author="Molly McEvilley [2]" w:date="2021-10-26T13:37:00Z">
        <w:r w:rsidR="009B6369">
          <w:t>tlsa_Enrollment.</w:t>
        </w:r>
      </w:ins>
      <w:ins w:id="1394" w:author="Molly McEvilley [2]" w:date="2021-10-26T13:21:00Z">
        <w:r>
          <w:t>ExitDate</w:t>
        </w:r>
        <w:proofErr w:type="spellEnd"/>
        <w:r>
          <w:t xml:space="preserve"> – 1 year].</w:t>
        </w:r>
      </w:ins>
    </w:p>
    <w:p w14:paraId="2DE8CB57" w14:textId="445E56A2" w:rsidR="00286952" w:rsidRPr="00DF59D2" w:rsidRDefault="00F80BB4" w:rsidP="005846C0">
      <w:ins w:id="1395" w:author="Molly McEvilley [2]" w:date="2021-10-26T13:39:00Z">
        <w:r>
          <w:t>It is not necessa</w:t>
        </w:r>
      </w:ins>
      <w:ins w:id="1396" w:author="Molly McEvilley [2]" w:date="2021-10-26T13:40:00Z">
        <w:r>
          <w:t>ry to include these tlsa_</w:t>
        </w:r>
        <w:r w:rsidR="009C2667">
          <w:t>E</w:t>
        </w:r>
      </w:ins>
      <w:ins w:id="1397" w:author="Molly McEvilley [2]" w:date="2021-10-26T13:39:00Z">
        <w:r>
          <w:t xml:space="preserve">xitHoHAdult </w:t>
        </w:r>
      </w:ins>
      <w:ins w:id="1398" w:author="Molly McEvilley [2]" w:date="2021-10-26T13:40:00Z">
        <w:r w:rsidR="009C2667">
          <w:t xml:space="preserve">records in the subsequent steps </w:t>
        </w:r>
        <w:r w:rsidR="00FC094D">
          <w:t>7.</w:t>
        </w:r>
      </w:ins>
      <w:ins w:id="1399" w:author="Molly McEvilley [2]" w:date="2021-10-26T13:41:00Z">
        <w:r w:rsidR="00FC094D">
          <w:t xml:space="preserve">5-7.8.  </w:t>
        </w:r>
      </w:ins>
    </w:p>
    <w:p w14:paraId="65D65BC8" w14:textId="477B65D8" w:rsidR="005846C0" w:rsidRDefault="00D66141" w:rsidP="005846C0">
      <w:pPr>
        <w:pStyle w:val="Heading2"/>
        <w:rPr>
          <w:ins w:id="1400" w:author="Genelle Denzin" w:date="2021-10-27T16:07:00Z"/>
        </w:rPr>
      </w:pPr>
      <w:bookmarkStart w:id="1401" w:name="_Toc78368775"/>
      <w:bookmarkStart w:id="1402" w:name="_Toc79153984"/>
      <w:ins w:id="1403" w:author="Genelle Denzin" w:date="2021-10-27T16:08:00Z">
        <w:r>
          <w:rPr>
            <w:noProof/>
          </w:rPr>
          <w:drawing>
            <wp:anchor distT="0" distB="0" distL="114300" distR="114300" simplePos="0" relativeHeight="251666436" behindDoc="0" locked="0" layoutInCell="1" allowOverlap="1" wp14:anchorId="4A106E9B" wp14:editId="104773E7">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ins>
      <w:r w:rsidR="005846C0">
        <w:t>Get Dates to Exclude from Counts of ES/SH/Street Days (ch_Exclude)</w:t>
      </w:r>
      <w:bookmarkEnd w:id="1401"/>
      <w:bookmarkEnd w:id="1402"/>
    </w:p>
    <w:p w14:paraId="6CA78C53" w14:textId="2BADD970" w:rsidR="00D66141" w:rsidRPr="00D66141" w:rsidRDefault="00D66141" w:rsidP="00D66141">
      <w:pPr>
        <w:rPr>
          <w:rPrChange w:id="1404" w:author="Genelle Denzin" w:date="2021-10-27T16:07:00Z">
            <w:rPr/>
          </w:rPrChange>
        </w:rPr>
        <w:pPrChange w:id="1405" w:author="Genelle Denzin" w:date="2021-10-27T16:07:00Z">
          <w:pPr>
            <w:pStyle w:val="Heading2"/>
          </w:pPr>
        </w:pPrChange>
      </w:pPr>
    </w:p>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r>
              <w:rPr>
                <w:b/>
                <w:bCs/>
              </w:rPr>
              <w:t>tlsa</w:t>
            </w:r>
            <w:r w:rsidRPr="005F4836">
              <w:rPr>
                <w:b/>
                <w:bCs/>
              </w:rPr>
              <w:t>_</w:t>
            </w:r>
            <w:r>
              <w:rPr>
                <w:b/>
                <w:bCs/>
              </w:rPr>
              <w:t>ExitHoHAdult</w:t>
            </w:r>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23271D" w14:paraId="73C32F61" w14:textId="77777777" w:rsidTr="00845520">
        <w:trPr>
          <w:cantSplit/>
          <w:trHeight w:val="216"/>
          <w:ins w:id="1406" w:author="Molly McEvilley [2]" w:date="2021-10-26T15:11:00Z"/>
        </w:trPr>
        <w:tc>
          <w:tcPr>
            <w:tcW w:w="9355" w:type="dxa"/>
          </w:tcPr>
          <w:p w14:paraId="3BB6ED87" w14:textId="2874D525" w:rsidR="0023271D" w:rsidRDefault="0023271D" w:rsidP="00845520">
            <w:pPr>
              <w:pStyle w:val="NoSpacing"/>
              <w:rPr>
                <w:ins w:id="1407" w:author="Molly McEvilley [2]" w:date="2021-10-26T15:11:00Z"/>
              </w:rPr>
            </w:pPr>
            <w:ins w:id="1408" w:author="Molly McEvilley [2]" w:date="2021-10-26T15:11:00Z">
              <w:r>
                <w:t>CHTime</w:t>
              </w:r>
            </w:ins>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r>
              <w:rPr>
                <w:b/>
                <w:bCs/>
              </w:rPr>
              <w:lastRenderedPageBreak/>
              <w:t>tlsa</w:t>
            </w:r>
            <w:r w:rsidRPr="005F4836">
              <w:rPr>
                <w:b/>
                <w:bCs/>
              </w:rPr>
              <w:t>_Enrollment</w:t>
            </w:r>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5C40AD32" w:rsidR="005846C0" w:rsidRPr="00BC6801" w:rsidRDefault="00BC6801" w:rsidP="00845520">
            <w:pPr>
              <w:pStyle w:val="NoSpacing"/>
              <w:rPr>
                <w:i/>
                <w:iCs/>
              </w:rPr>
            </w:pPr>
            <w:proofErr w:type="spellStart"/>
            <w:ins w:id="1409" w:author="Molly McEvilley [2]" w:date="2021-10-21T10:52:00Z">
              <w:r w:rsidRPr="0024095A">
                <w:t>LSAProjectType</w:t>
              </w:r>
            </w:ins>
            <w:proofErr w:type="spellEnd"/>
            <w:del w:id="1410" w:author="Molly McEvilley [2]" w:date="2021-10-21T10:52:00Z">
              <w:r w:rsidR="005846C0" w:rsidRPr="00BC6801" w:rsidDel="00BC6801">
                <w:delText>ProjectType</w:delText>
              </w:r>
            </w:del>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r w:rsidR="005846C0" w:rsidDel="00947DC1" w14:paraId="322CF9B5" w14:textId="7FAEBAEB" w:rsidTr="00845520">
        <w:trPr>
          <w:cantSplit/>
          <w:trHeight w:val="216"/>
          <w:del w:id="1411" w:author="Molly McEvilley [2]" w:date="2021-10-26T15:24:00Z"/>
        </w:trPr>
        <w:tc>
          <w:tcPr>
            <w:tcW w:w="9355" w:type="dxa"/>
          </w:tcPr>
          <w:p w14:paraId="664CFA58" w14:textId="320B89B5" w:rsidR="005846C0" w:rsidDel="00947DC1" w:rsidRDefault="005846C0" w:rsidP="00845520">
            <w:pPr>
              <w:pStyle w:val="NoSpacing"/>
              <w:rPr>
                <w:del w:id="1412" w:author="Molly McEvilley [2]" w:date="2021-10-26T15:24:00Z"/>
              </w:rPr>
            </w:pPr>
            <w:del w:id="1413" w:author="Molly McEvilley [2]" w:date="2021-10-26T15:24:00Z">
              <w:r w:rsidDel="00947DC1">
                <w:delText>CH</w:delText>
              </w:r>
            </w:del>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77777777" w:rsidR="005846C0" w:rsidRDefault="005846C0" w:rsidP="005846C0">
      <w:r>
        <w:t xml:space="preserve">For heads of household and adults in the active cohort, some exclude dates may already exist in ch_Exclude. </w:t>
      </w:r>
    </w:p>
    <w:p w14:paraId="39125459" w14:textId="17A681A7" w:rsidR="005846C0" w:rsidRDefault="005846C0" w:rsidP="005846C0">
      <w:r>
        <w:t xml:space="preserve">For each </w:t>
      </w:r>
      <w:r w:rsidRPr="00845520">
        <w:rPr>
          <w:b/>
          <w:bCs/>
        </w:rPr>
        <w:t>PersonalID</w:t>
      </w:r>
      <w:r>
        <w:t xml:space="preserve"> in </w:t>
      </w:r>
      <w:proofErr w:type="spellStart"/>
      <w:r>
        <w:t>tlsa_ExitAdultHoH</w:t>
      </w:r>
      <w:proofErr w:type="spellEnd"/>
      <w:ins w:id="1414" w:author="Molly McEvilley [2]" w:date="2021-10-26T13:41:00Z">
        <w:r w:rsidR="00EB3270">
          <w:t xml:space="preserve"> </w:t>
        </w:r>
        <w:commentRangeStart w:id="1415"/>
        <w:r w:rsidR="00EB3270">
          <w:t xml:space="preserve">where </w:t>
        </w:r>
        <w:r w:rsidR="00EB3270" w:rsidRPr="0049288A">
          <w:rPr>
            <w:b/>
            <w:bCs/>
          </w:rPr>
          <w:t>CHTime</w:t>
        </w:r>
        <w:r w:rsidR="00EB3270">
          <w:t xml:space="preserve"> and </w:t>
        </w:r>
        <w:r w:rsidR="00EB3270" w:rsidRPr="0049288A">
          <w:rPr>
            <w:b/>
            <w:bCs/>
          </w:rPr>
          <w:t>CHTimeStatus</w:t>
        </w:r>
        <w:r w:rsidR="00EB3270">
          <w:t xml:space="preserve"> were not set in step </w:t>
        </w:r>
      </w:ins>
      <w:ins w:id="1416" w:author="Molly McEvilley [2]" w:date="2021-10-26T13:42:00Z">
        <w:r w:rsidR="00EB3270">
          <w:t xml:space="preserve">7.4 (i.e., where </w:t>
        </w:r>
        <w:r w:rsidR="00EB3270" w:rsidRPr="0049288A">
          <w:rPr>
            <w:b/>
            <w:bCs/>
          </w:rPr>
          <w:t>CHTime</w:t>
        </w:r>
        <w:r w:rsidR="00EB3270">
          <w:t xml:space="preserve"> is NULL)</w:t>
        </w:r>
      </w:ins>
      <w:commentRangeEnd w:id="1415"/>
      <w:ins w:id="1417" w:author="Molly McEvilley [2]" w:date="2021-10-26T14:03:00Z">
        <w:r w:rsidR="0049288A">
          <w:rPr>
            <w:rStyle w:val="CommentReference"/>
          </w:rPr>
          <w:commentReference w:id="1415"/>
        </w:r>
      </w:ins>
      <w:r>
        <w:t>, dates enrolled in TH or housed in RRH/PSH are inserted to ch_Exclude (if they don’t already exist) based on tlsa_Enrollment where:</w:t>
      </w:r>
    </w:p>
    <w:p w14:paraId="0F3AA45D" w14:textId="70173DBE" w:rsidR="005846C0" w:rsidRDefault="005846C0" w:rsidP="005846C0">
      <w:pPr>
        <w:pStyle w:val="ListParagraph"/>
        <w:numPr>
          <w:ilvl w:val="0"/>
          <w:numId w:val="32"/>
        </w:numPr>
        <w:rPr>
          <w:ins w:id="1418" w:author="Molly McEvilley [2]" w:date="2021-10-26T15:26:00Z"/>
        </w:rPr>
      </w:pPr>
      <w:r w:rsidRPr="00845520">
        <w:rPr>
          <w:b/>
          <w:bCs/>
        </w:rPr>
        <w:t>ExitDate</w:t>
      </w:r>
      <w:r>
        <w:t xml:space="preserve"> &gt; the earliest </w:t>
      </w:r>
      <w:proofErr w:type="spellStart"/>
      <w:r w:rsidRPr="00845520">
        <w:rPr>
          <w:b/>
          <w:bCs/>
        </w:rPr>
        <w:t>CHStart</w:t>
      </w:r>
      <w:proofErr w:type="spellEnd"/>
      <w:r>
        <w:t>; and</w:t>
      </w:r>
    </w:p>
    <w:p w14:paraId="46A88EAC" w14:textId="1F5E1515" w:rsidR="00000131" w:rsidRDefault="002D1351" w:rsidP="005846C0">
      <w:pPr>
        <w:pStyle w:val="ListParagraph"/>
        <w:numPr>
          <w:ilvl w:val="0"/>
          <w:numId w:val="32"/>
        </w:numPr>
      </w:pPr>
      <w:moveToRangeStart w:id="1419" w:author="Molly McEvilley [2]" w:date="2021-10-26T15:26:00Z" w:name="move86154430"/>
      <w:moveTo w:id="1420" w:author="Molly McEvilley [2]" w:date="2021-10-26T15:26:00Z">
        <w:r>
          <w:t xml:space="preserve">[Date] &lt; </w:t>
        </w:r>
        <w:proofErr w:type="spellStart"/>
        <w:r>
          <w:t>tlsa_Enrollment.</w:t>
        </w:r>
        <w:r w:rsidRPr="00845520">
          <w:rPr>
            <w:b/>
            <w:bCs/>
          </w:rPr>
          <w:t>ExitDate</w:t>
        </w:r>
      </w:moveTo>
      <w:moveToRangeEnd w:id="1419"/>
      <w:proofErr w:type="spellEnd"/>
      <w:ins w:id="1421" w:author="Molly McEvilley [2]" w:date="2021-10-26T15:26:00Z">
        <w:r>
          <w:rPr>
            <w:b/>
            <w:bCs/>
          </w:rPr>
          <w:t>; and</w:t>
        </w:r>
      </w:ins>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1CC1D18C" w:rsidR="005846C0" w:rsidRDefault="00BC6801" w:rsidP="005846C0">
      <w:pPr>
        <w:pStyle w:val="ListParagraph"/>
        <w:numPr>
          <w:ilvl w:val="1"/>
          <w:numId w:val="32"/>
        </w:numPr>
      </w:pPr>
      <w:proofErr w:type="spellStart"/>
      <w:ins w:id="1422" w:author="Molly McEvilley [2]" w:date="2021-10-21T10:52:00Z">
        <w:r>
          <w:rPr>
            <w:b/>
            <w:bCs/>
          </w:rPr>
          <w:t>LSA</w:t>
        </w:r>
        <w:r w:rsidRPr="00845520">
          <w:rPr>
            <w:b/>
            <w:bCs/>
          </w:rPr>
          <w:t>ProjectType</w:t>
        </w:r>
        <w:proofErr w:type="spellEnd"/>
        <w:r>
          <w:t xml:space="preserve"> </w:t>
        </w:r>
      </w:ins>
      <w:del w:id="1423" w:author="Molly McEvilley [2]" w:date="2021-10-21T10:52:00Z">
        <w:r w:rsidR="005846C0" w:rsidRPr="00845520" w:rsidDel="00BC6801">
          <w:rPr>
            <w:b/>
            <w:bCs/>
          </w:rPr>
          <w:delText>ProjectType</w:delText>
        </w:r>
        <w:r w:rsidR="005846C0" w:rsidDel="00BC6801">
          <w:delText xml:space="preserve"> </w:delText>
        </w:r>
      </w:del>
      <w:r w:rsidR="005846C0">
        <w:t xml:space="preserve">= </w:t>
      </w:r>
      <w:proofErr w:type="gramStart"/>
      <w:r w:rsidR="005846C0">
        <w:t>2;</w:t>
      </w:r>
      <w:proofErr w:type="gramEnd"/>
      <w:r w:rsidR="005846C0">
        <w:t xml:space="preserve"> </w:t>
      </w:r>
    </w:p>
    <w:p w14:paraId="577305AD" w14:textId="77777777"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r w:rsidRPr="00845520">
        <w:t>; and</w:t>
      </w:r>
    </w:p>
    <w:p w14:paraId="72AD97C2" w14:textId="566EE680" w:rsidR="005846C0" w:rsidDel="002D1351" w:rsidRDefault="005846C0" w:rsidP="005846C0">
      <w:pPr>
        <w:pStyle w:val="ListParagraph"/>
        <w:numPr>
          <w:ilvl w:val="1"/>
          <w:numId w:val="32"/>
        </w:numPr>
        <w:rPr>
          <w:del w:id="1424" w:author="Molly McEvilley [2]" w:date="2021-10-26T15:27:00Z"/>
        </w:rPr>
      </w:pPr>
      <w:moveFromRangeStart w:id="1425" w:author="Molly McEvilley [2]" w:date="2021-10-26T15:26:00Z" w:name="move86154430"/>
      <w:commentRangeStart w:id="1426"/>
      <w:moveFrom w:id="1427" w:author="Molly McEvilley [2]" w:date="2021-10-26T15:26:00Z">
        <w:del w:id="1428" w:author="Molly McEvilley [2]" w:date="2021-10-26T15:27:00Z">
          <w:r w:rsidDel="002D1351">
            <w:delText>[Date] &lt; tlsa_Enrollment.</w:delText>
          </w:r>
          <w:r w:rsidRPr="00845520" w:rsidDel="002D1351">
            <w:rPr>
              <w:b/>
              <w:bCs/>
            </w:rPr>
            <w:delText>ExitDate</w:delText>
          </w:r>
        </w:del>
      </w:moveFrom>
      <w:moveFromRangeEnd w:id="1425"/>
      <w:commentRangeEnd w:id="1426"/>
      <w:r w:rsidR="002D1351">
        <w:rPr>
          <w:rStyle w:val="CommentReference"/>
          <w:rFonts w:eastAsiaTheme="minorHAnsi" w:cstheme="minorBidi"/>
        </w:rPr>
        <w:commentReference w:id="1426"/>
      </w:r>
    </w:p>
    <w:p w14:paraId="08A3EC7C" w14:textId="77777777" w:rsidR="005846C0" w:rsidRDefault="005846C0" w:rsidP="005846C0">
      <w:pPr>
        <w:ind w:left="1080"/>
      </w:pPr>
      <w:r>
        <w:t>OR</w:t>
      </w:r>
    </w:p>
    <w:p w14:paraId="13B40008" w14:textId="1E0299BE" w:rsidR="005846C0" w:rsidRDefault="00BC6801" w:rsidP="005846C0">
      <w:pPr>
        <w:pStyle w:val="ListParagraph"/>
        <w:numPr>
          <w:ilvl w:val="1"/>
          <w:numId w:val="32"/>
        </w:numPr>
      </w:pPr>
      <w:proofErr w:type="spellStart"/>
      <w:ins w:id="1429" w:author="Molly McEvilley [2]" w:date="2021-10-21T10:52:00Z">
        <w:r>
          <w:rPr>
            <w:b/>
            <w:bCs/>
          </w:rPr>
          <w:t>LSA</w:t>
        </w:r>
        <w:r w:rsidRPr="00845520">
          <w:rPr>
            <w:b/>
            <w:bCs/>
          </w:rPr>
          <w:t>ProjectType</w:t>
        </w:r>
        <w:proofErr w:type="spellEnd"/>
        <w:r>
          <w:t xml:space="preserve"> </w:t>
        </w:r>
      </w:ins>
      <w:del w:id="1430" w:author="Molly McEvilley [2]" w:date="2021-10-21T10:52:00Z">
        <w:r w:rsidR="005846C0" w:rsidRPr="00845520" w:rsidDel="00BC6801">
          <w:rPr>
            <w:b/>
            <w:bCs/>
          </w:rPr>
          <w:delText>ProjectType</w:delText>
        </w:r>
        <w:r w:rsidR="005846C0" w:rsidDel="00BC6801">
          <w:delText xml:space="preserve"> </w:delText>
        </w:r>
      </w:del>
      <w:r w:rsidR="005846C0">
        <w:t xml:space="preserve">in (3,13) </w:t>
      </w:r>
    </w:p>
    <w:p w14:paraId="7B71E21C" w14:textId="77777777"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r w:rsidRPr="00845520">
        <w:t>; and</w:t>
      </w:r>
    </w:p>
    <w:p w14:paraId="5AFC36A5" w14:textId="41493F21" w:rsidR="005846C0" w:rsidRPr="00845520" w:rsidDel="002D1351" w:rsidRDefault="00112C68" w:rsidP="005846C0">
      <w:pPr>
        <w:pStyle w:val="ListParagraph"/>
        <w:numPr>
          <w:ilvl w:val="1"/>
          <w:numId w:val="32"/>
        </w:numPr>
        <w:rPr>
          <w:del w:id="1431" w:author="Molly McEvilley [2]" w:date="2021-10-26T15:27:00Z"/>
        </w:rPr>
      </w:pPr>
      <w:ins w:id="1432" w:author="Genelle Denzin" w:date="2021-10-27T16:16:00Z">
        <w:r>
          <w:rPr>
            <w:noProof/>
          </w:rPr>
          <w:drawing>
            <wp:anchor distT="0" distB="0" distL="114300" distR="114300" simplePos="0" relativeHeight="251667460" behindDoc="0" locked="0" layoutInCell="1" allowOverlap="1" wp14:anchorId="2CD1B4CA" wp14:editId="3207A5C3">
              <wp:simplePos x="0" y="0"/>
              <wp:positionH relativeFrom="margin">
                <wp:align>center</wp:align>
              </wp:positionH>
              <wp:positionV relativeFrom="paragraph">
                <wp:posOffset>313055</wp:posOffset>
              </wp:positionV>
              <wp:extent cx="3856990" cy="1695450"/>
              <wp:effectExtent l="0" t="0" r="0" b="0"/>
              <wp:wrapTopAndBottom/>
              <wp:docPr id="74485723" name="Picture 7448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ins>
      <w:del w:id="1433" w:author="Molly McEvilley [2]" w:date="2021-10-26T15:27:00Z">
        <w:r w:rsidR="005846C0" w:rsidDel="002D1351">
          <w:delText>[Date] &lt; tlsa_Enrollment.</w:delText>
        </w:r>
        <w:r w:rsidR="005846C0" w:rsidRPr="00845520" w:rsidDel="002D1351">
          <w:rPr>
            <w:b/>
            <w:bCs/>
          </w:rPr>
          <w:delText>ExitDate</w:delText>
        </w:r>
      </w:del>
    </w:p>
    <w:p w14:paraId="18C93621" w14:textId="726C2FD6" w:rsidR="005846C0" w:rsidDel="00D63951" w:rsidRDefault="005846C0" w:rsidP="005846C0">
      <w:pPr>
        <w:ind w:left="1080"/>
        <w:rPr>
          <w:del w:id="1434" w:author="Molly McEvilley [2]" w:date="2021-10-26T15:25:00Z"/>
        </w:rPr>
      </w:pPr>
      <w:del w:id="1435" w:author="Molly McEvilley [2]" w:date="2021-10-26T15:25:00Z">
        <w:r w:rsidDel="00D63951">
          <w:delText>OR</w:delText>
        </w:r>
      </w:del>
    </w:p>
    <w:p w14:paraId="7A2E4FD3" w14:textId="5FB1185F" w:rsidR="005846C0" w:rsidDel="00D63951" w:rsidRDefault="005846C0" w:rsidP="005846C0">
      <w:pPr>
        <w:pStyle w:val="ListParagraph"/>
        <w:numPr>
          <w:ilvl w:val="1"/>
          <w:numId w:val="32"/>
        </w:numPr>
        <w:rPr>
          <w:del w:id="1436" w:author="Molly McEvilley [2]" w:date="2021-10-26T15:25:00Z"/>
        </w:rPr>
      </w:pPr>
      <w:del w:id="1437" w:author="Molly McEvilley [2]" w:date="2021-10-21T10:52:00Z">
        <w:r w:rsidDel="00BC6801">
          <w:rPr>
            <w:b/>
            <w:bCs/>
          </w:rPr>
          <w:delText xml:space="preserve">ProjectType </w:delText>
        </w:r>
      </w:del>
      <w:del w:id="1438" w:author="Molly McEvilley [2]" w:date="2021-10-26T15:25:00Z">
        <w:r w:rsidDel="00D63951">
          <w:delText>= 13; and</w:delText>
        </w:r>
      </w:del>
    </w:p>
    <w:p w14:paraId="5DB94890" w14:textId="06340F77" w:rsidR="005846C0" w:rsidDel="00D63951" w:rsidRDefault="005846C0" w:rsidP="005846C0">
      <w:pPr>
        <w:pStyle w:val="ListParagraph"/>
        <w:numPr>
          <w:ilvl w:val="1"/>
          <w:numId w:val="32"/>
        </w:numPr>
        <w:rPr>
          <w:del w:id="1439" w:author="Molly McEvilley [2]" w:date="2021-10-26T15:25:00Z"/>
        </w:rPr>
      </w:pPr>
      <w:del w:id="1440" w:author="Molly McEvilley [2]" w:date="2021-10-26T15:25:00Z">
        <w:r w:rsidDel="00D63951">
          <w:rPr>
            <w:b/>
            <w:bCs/>
          </w:rPr>
          <w:delText xml:space="preserve">MoveInDate </w:delText>
        </w:r>
        <w:r w:rsidDel="00D63951">
          <w:delText xml:space="preserve">= </w:delText>
        </w:r>
        <w:r w:rsidDel="00D63951">
          <w:rPr>
            <w:b/>
            <w:bCs/>
          </w:rPr>
          <w:delText>ExitDate</w:delText>
        </w:r>
        <w:r w:rsidDel="00D63951">
          <w:delText>; and</w:delText>
        </w:r>
      </w:del>
    </w:p>
    <w:p w14:paraId="2821A058" w14:textId="66EC275E" w:rsidR="005846C0" w:rsidDel="00D63951" w:rsidRDefault="005846C0" w:rsidP="005846C0">
      <w:pPr>
        <w:pStyle w:val="ListParagraph"/>
        <w:numPr>
          <w:ilvl w:val="1"/>
          <w:numId w:val="32"/>
        </w:numPr>
        <w:rPr>
          <w:del w:id="1441" w:author="Molly McEvilley [2]" w:date="2021-10-26T15:25:00Z"/>
        </w:rPr>
      </w:pPr>
      <w:del w:id="1442" w:author="Molly McEvilley [2]" w:date="2021-10-26T15:25:00Z">
        <w:r w:rsidRPr="00845520" w:rsidDel="00D63951">
          <w:delText xml:space="preserve">[Date] = </w:delText>
        </w:r>
        <w:r w:rsidDel="00D63951">
          <w:rPr>
            <w:b/>
            <w:bCs/>
          </w:rPr>
          <w:delText>MoveInDate</w:delText>
        </w:r>
      </w:del>
    </w:p>
    <w:p w14:paraId="2D111641" w14:textId="20362BF4" w:rsidR="005846C0" w:rsidRDefault="005846C0" w:rsidP="005846C0">
      <w:pPr>
        <w:pStyle w:val="Heading2"/>
        <w:rPr>
          <w:ins w:id="1443" w:author="Genelle Denzin" w:date="2021-10-27T16:09:00Z"/>
        </w:rPr>
      </w:pPr>
      <w:bookmarkStart w:id="1444" w:name="_Toc78368776"/>
      <w:bookmarkStart w:id="1445" w:name="_Toc79153985"/>
      <w:r>
        <w:t>Get Dates to Include in Counts of ES/SH/Street Days (ch_Include)</w:t>
      </w:r>
      <w:bookmarkEnd w:id="1444"/>
      <w:bookmarkEnd w:id="1445"/>
    </w:p>
    <w:p w14:paraId="5940EA9C" w14:textId="1950869F" w:rsidR="00D66141" w:rsidRPr="00D66141" w:rsidRDefault="00D66141" w:rsidP="00D66141">
      <w:pPr>
        <w:rPr>
          <w:rPrChange w:id="1446" w:author="Genelle Denzin" w:date="2021-10-27T16:09:00Z">
            <w:rPr/>
          </w:rPrChange>
        </w:rPr>
        <w:pPrChange w:id="1447" w:author="Genelle Denzin" w:date="2021-10-27T16:09:00Z">
          <w:pPr>
            <w:pStyle w:val="Heading2"/>
          </w:pPr>
        </w:pPrChange>
      </w:pPr>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r>
              <w:rPr>
                <w:b/>
                <w:bCs/>
              </w:rPr>
              <w:t>tlsa_ExitHoHAdult</w:t>
            </w:r>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lastRenderedPageBreak/>
              <w:t>LastActive</w:t>
            </w:r>
            <w:proofErr w:type="spellEnd"/>
          </w:p>
        </w:tc>
      </w:tr>
      <w:tr w:rsidR="0023271D" w14:paraId="6B045AF9" w14:textId="77777777" w:rsidTr="00FE0321">
        <w:trPr>
          <w:cantSplit/>
          <w:trHeight w:val="216"/>
          <w:ins w:id="1448" w:author="Molly McEvilley [2]" w:date="2021-10-26T15:11:00Z"/>
        </w:trPr>
        <w:tc>
          <w:tcPr>
            <w:tcW w:w="9355" w:type="dxa"/>
          </w:tcPr>
          <w:p w14:paraId="4623EB3D" w14:textId="77777777" w:rsidR="0023271D" w:rsidRDefault="0023271D" w:rsidP="00FE0321">
            <w:pPr>
              <w:pStyle w:val="NoSpacing"/>
              <w:rPr>
                <w:ins w:id="1449" w:author="Molly McEvilley [2]" w:date="2021-10-26T15:11:00Z"/>
              </w:rPr>
            </w:pPr>
            <w:ins w:id="1450" w:author="Molly McEvilley [2]" w:date="2021-10-26T15:11:00Z">
              <w:r>
                <w:t>CHTime</w:t>
              </w:r>
            </w:ins>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r>
              <w:rPr>
                <w:b/>
                <w:bCs/>
              </w:rPr>
              <w:t>tlsa</w:t>
            </w:r>
            <w:r w:rsidRPr="006B4F91">
              <w:rPr>
                <w:b/>
                <w:bCs/>
              </w:rPr>
              <w:t>_Enrollment</w:t>
            </w:r>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23B80E7F" w:rsidR="005846C0" w:rsidRPr="00BC6801" w:rsidRDefault="00BC6801" w:rsidP="00845520">
            <w:pPr>
              <w:pStyle w:val="NoSpacing"/>
              <w:rPr>
                <w:i/>
                <w:iCs/>
              </w:rPr>
            </w:pPr>
            <w:proofErr w:type="spellStart"/>
            <w:ins w:id="1451" w:author="Molly McEvilley [2]" w:date="2021-10-21T10:53:00Z">
              <w:r w:rsidRPr="0049288A">
                <w:t>LSAProjectType</w:t>
              </w:r>
            </w:ins>
            <w:proofErr w:type="spellEnd"/>
            <w:del w:id="1452" w:author="Molly McEvilley [2]" w:date="2021-10-21T10:53:00Z">
              <w:r w:rsidR="005846C0" w:rsidRPr="00BC6801" w:rsidDel="00BC6801">
                <w:delText xml:space="preserve">ProjectType </w:delText>
              </w:r>
            </w:del>
          </w:p>
        </w:tc>
      </w:tr>
      <w:tr w:rsidR="005846C0" w:rsidDel="00BC6801" w14:paraId="1AD0E7C1" w14:textId="0C468ECE" w:rsidTr="00845520">
        <w:trPr>
          <w:cantSplit/>
          <w:trHeight w:val="216"/>
          <w:del w:id="1453" w:author="Molly McEvilley [2]" w:date="2021-10-21T10:53:00Z"/>
        </w:trPr>
        <w:tc>
          <w:tcPr>
            <w:tcW w:w="9355" w:type="dxa"/>
          </w:tcPr>
          <w:p w14:paraId="7574BF04" w14:textId="0B35067D" w:rsidR="005846C0" w:rsidRPr="00172D43" w:rsidDel="00BC6801" w:rsidRDefault="005846C0" w:rsidP="00845520">
            <w:pPr>
              <w:pStyle w:val="NoSpacing"/>
              <w:rPr>
                <w:del w:id="1454" w:author="Molly McEvilley [2]" w:date="2021-10-21T10:53:00Z"/>
              </w:rPr>
            </w:pPr>
            <w:del w:id="1455" w:author="Molly McEvilley [2]" w:date="2021-10-21T10:53:00Z">
              <w:r w:rsidDel="00BC6801">
                <w:delText>TrackingMethod</w:delText>
              </w:r>
            </w:del>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r>
              <w:t>LivingSituation</w:t>
            </w:r>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r>
              <w:t>LengthOfStay</w:t>
            </w:r>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r>
              <w:rPr>
                <w:iCs/>
              </w:rPr>
              <w:t>Previous</w:t>
            </w:r>
            <w:r w:rsidRPr="009C008E">
              <w:rPr>
                <w:iCs/>
              </w:rPr>
              <w:t>StreetESSH</w:t>
            </w:r>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r w:rsidRPr="003C4035">
              <w:rPr>
                <w:i/>
              </w:rPr>
              <w:t>BedNightDate</w:t>
            </w:r>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ins w:id="1456" w:author="Molly McEvilley [2]" w:date="2021-10-26T13:43:00Z">
        <w:r w:rsidR="0002029C" w:rsidRPr="0002029C">
          <w:t xml:space="preserve"> </w:t>
        </w:r>
        <w:commentRangeStart w:id="1457"/>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ins>
      <w:commentRangeEnd w:id="1457"/>
      <w:ins w:id="1458" w:author="Molly McEvilley [2]" w:date="2021-10-26T13:52:00Z">
        <w:r w:rsidR="001D52D6">
          <w:rPr>
            <w:rStyle w:val="CommentReference"/>
          </w:rPr>
          <w:commentReference w:id="1457"/>
        </w:r>
      </w:ins>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r>
        <w:rPr>
          <w:b/>
          <w:bCs/>
        </w:rPr>
        <w:t xml:space="preserve">ExitDate </w:t>
      </w:r>
      <w:r>
        <w:t xml:space="preserve">&gt; than the earliest </w:t>
      </w:r>
      <w:proofErr w:type="spellStart"/>
      <w:r w:rsidRPr="00845520">
        <w:rPr>
          <w:b/>
          <w:bCs/>
        </w:rPr>
        <w:t>CHStart</w:t>
      </w:r>
      <w:proofErr w:type="spellEnd"/>
      <w:r>
        <w:t xml:space="preserve"> and </w:t>
      </w:r>
      <w:r w:rsidRPr="00845520">
        <w:rPr>
          <w:b/>
          <w:bCs/>
        </w:rPr>
        <w:t>EntryDate</w:t>
      </w:r>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1FF295DF" w:rsidR="005846C0" w:rsidRDefault="00BC6801" w:rsidP="005846C0">
      <w:pPr>
        <w:pStyle w:val="ListParagraph"/>
        <w:numPr>
          <w:ilvl w:val="5"/>
          <w:numId w:val="57"/>
        </w:numPr>
      </w:pPr>
      <w:proofErr w:type="spellStart"/>
      <w:ins w:id="1459" w:author="Molly McEvilley [2]" w:date="2021-10-21T10:53:00Z">
        <w:r>
          <w:rPr>
            <w:b/>
            <w:bCs/>
          </w:rPr>
          <w:t>LSA</w:t>
        </w:r>
        <w:r w:rsidRPr="00845520">
          <w:rPr>
            <w:b/>
            <w:bCs/>
          </w:rPr>
          <w:t>ProjectType</w:t>
        </w:r>
        <w:proofErr w:type="spellEnd"/>
        <w:r>
          <w:t xml:space="preserve"> </w:t>
        </w:r>
      </w:ins>
      <w:del w:id="1460" w:author="Molly McEvilley [2]" w:date="2021-10-21T10:53:00Z">
        <w:r w:rsidR="005846C0" w:rsidRPr="00845520" w:rsidDel="00BC6801">
          <w:rPr>
            <w:b/>
            <w:bCs/>
          </w:rPr>
          <w:delText>ProjectType</w:delText>
        </w:r>
        <w:r w:rsidR="005846C0" w:rsidRPr="002F68BE" w:rsidDel="00BC6801">
          <w:delText xml:space="preserve"> = 8 or (</w:delText>
        </w:r>
        <w:r w:rsidR="005846C0" w:rsidRPr="00845520" w:rsidDel="00BC6801">
          <w:rPr>
            <w:b/>
            <w:bCs/>
          </w:rPr>
          <w:delText>ProjectType</w:delText>
        </w:r>
        <w:r w:rsidR="005846C0" w:rsidRPr="00A6067F" w:rsidDel="00BC6801">
          <w:delText xml:space="preserve"> = 1 and </w:delText>
        </w:r>
        <w:r w:rsidR="005846C0" w:rsidRPr="00845520" w:rsidDel="00BC6801">
          <w:rPr>
            <w:b/>
            <w:bCs/>
          </w:rPr>
          <w:delText>TrackingMethod</w:delText>
        </w:r>
        <w:r w:rsidR="005846C0" w:rsidRPr="00445256" w:rsidDel="00BC6801">
          <w:delText xml:space="preserve"> = 0)</w:delText>
        </w:r>
      </w:del>
      <w:ins w:id="1461" w:author="Molly McEvilley [2]" w:date="2021-10-21T10:53:00Z">
        <w:r>
          <w:t>in (0,8)</w:t>
        </w:r>
      </w:ins>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7777777" w:rsidR="005846C0" w:rsidRPr="00F92C8B" w:rsidRDefault="005846C0" w:rsidP="005846C0">
      <w:pPr>
        <w:pStyle w:val="ListParagraph"/>
        <w:numPr>
          <w:ilvl w:val="5"/>
          <w:numId w:val="57"/>
        </w:numPr>
      </w:pPr>
      <w:proofErr w:type="spellStart"/>
      <w:r>
        <w:rPr>
          <w:b/>
        </w:rPr>
        <w:t>ESSHStreetDate</w:t>
      </w:r>
      <w:proofErr w:type="spellEnd"/>
      <w:r>
        <w:t xml:space="preserve"> </w:t>
      </w:r>
      <w:r w:rsidRPr="002F68BE">
        <w:t xml:space="preserve">&lt; </w:t>
      </w:r>
      <w:r>
        <w:t xml:space="preserve">(earliest non-NULL value for </w:t>
      </w:r>
      <w:r w:rsidRPr="009C008E">
        <w:rPr>
          <w:b/>
          <w:bCs/>
          <w:iCs/>
        </w:rPr>
        <w:t>ExitDate</w:t>
      </w:r>
      <w:r w:rsidRPr="00A6067F">
        <w:t xml:space="preserve"> or </w:t>
      </w:r>
      <w:r>
        <w:t>[</w:t>
      </w:r>
      <w:proofErr w:type="spellStart"/>
      <w:r w:rsidRPr="00CF23C7">
        <w:rPr>
          <w:b/>
        </w:rPr>
        <w:t>LastActive</w:t>
      </w:r>
      <w:proofErr w:type="spellEnd"/>
      <w:r>
        <w:rPr>
          <w:b/>
        </w:rPr>
        <w:t xml:space="preserve"> </w:t>
      </w:r>
      <w:r>
        <w:rPr>
          <w:bCs/>
        </w:rPr>
        <w:t>+ 1 day]</w:t>
      </w:r>
      <w:r w:rsidRPr="00C97DED">
        <w:rPr>
          <w:bCs/>
        </w:rPr>
        <w:t>)</w:t>
      </w:r>
    </w:p>
    <w:p w14:paraId="3CE9282A" w14:textId="77777777" w:rsidR="005846C0" w:rsidRPr="006A3016" w:rsidRDefault="005846C0" w:rsidP="005846C0">
      <w:pPr>
        <w:pStyle w:val="Heading4"/>
      </w:pPr>
      <w:r w:rsidRPr="0088191A">
        <w:t xml:space="preserve">Bed Nights in Night-by-Night ES </w:t>
      </w:r>
    </w:p>
    <w:p w14:paraId="57B6B7A9" w14:textId="31E48A60" w:rsidR="005846C0" w:rsidRPr="00BF5535" w:rsidRDefault="00BC6801" w:rsidP="005846C0">
      <w:pPr>
        <w:pStyle w:val="ListParagraph"/>
        <w:numPr>
          <w:ilvl w:val="5"/>
          <w:numId w:val="58"/>
        </w:numPr>
      </w:pPr>
      <w:proofErr w:type="spellStart"/>
      <w:ins w:id="1462" w:author="Molly McEvilley [2]" w:date="2021-10-21T10:53:00Z">
        <w:r>
          <w:rPr>
            <w:b/>
            <w:bCs/>
          </w:rPr>
          <w:t>LSA</w:t>
        </w:r>
        <w:r w:rsidRPr="00845520">
          <w:rPr>
            <w:b/>
            <w:bCs/>
          </w:rPr>
          <w:t>ProjectType</w:t>
        </w:r>
        <w:proofErr w:type="spellEnd"/>
        <w:r>
          <w:t xml:space="preserve"> </w:t>
        </w:r>
      </w:ins>
      <w:del w:id="1463" w:author="Molly McEvilley [2]" w:date="2021-10-21T10:53:00Z">
        <w:r w:rsidR="005846C0" w:rsidRPr="009C008E" w:rsidDel="00BC6801">
          <w:delText>ProjectType</w:delText>
        </w:r>
        <w:r w:rsidR="005846C0" w:rsidRPr="00BF5535" w:rsidDel="00BC6801">
          <w:delText xml:space="preserve"> </w:delText>
        </w:r>
      </w:del>
      <w:r w:rsidR="005846C0" w:rsidRPr="00BF5535">
        <w:t>=</w:t>
      </w:r>
      <w:del w:id="1464" w:author="Molly McEvilley [2]" w:date="2021-10-21T10:53:00Z">
        <w:r w:rsidR="005846C0" w:rsidRPr="00BF5535" w:rsidDel="00BC6801">
          <w:delText xml:space="preserve"> 1 and </w:delText>
        </w:r>
        <w:r w:rsidR="005846C0" w:rsidRPr="009C008E" w:rsidDel="00BC6801">
          <w:delText>TrackingMethod</w:delText>
        </w:r>
        <w:r w:rsidR="005846C0" w:rsidRPr="00A6067F" w:rsidDel="00BC6801">
          <w:delText xml:space="preserve"> </w:delText>
        </w:r>
        <w:r w:rsidR="005846C0" w:rsidRPr="00EF2901" w:rsidDel="00BC6801">
          <w:delText>= 3</w:delText>
        </w:r>
      </w:del>
      <w:ins w:id="1465" w:author="Molly McEvilley [2]" w:date="2021-10-21T10:53:00Z">
        <w:r>
          <w:t xml:space="preserve"> 1</w:t>
        </w:r>
      </w:ins>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r w:rsidRPr="003C4035">
        <w:rPr>
          <w:i/>
        </w:rPr>
        <w:t>BedNightDate</w:t>
      </w:r>
    </w:p>
    <w:p w14:paraId="717D3D15" w14:textId="77777777" w:rsidR="005846C0" w:rsidRPr="00267838" w:rsidRDefault="005846C0" w:rsidP="005846C0">
      <w:pPr>
        <w:pStyle w:val="ListParagraph"/>
        <w:numPr>
          <w:ilvl w:val="5"/>
          <w:numId w:val="58"/>
        </w:numPr>
      </w:pPr>
      <w:r w:rsidRPr="003C4035">
        <w:t>BedNightDate</w:t>
      </w:r>
      <w:r>
        <w:t xml:space="preserve"> </w:t>
      </w:r>
      <w:r>
        <w:rPr>
          <w:iCs/>
        </w:rPr>
        <w:t>&gt;= 10/1/2012</w:t>
      </w:r>
    </w:p>
    <w:p w14:paraId="6C9D51AD" w14:textId="77777777" w:rsidR="005846C0" w:rsidRPr="00645339" w:rsidRDefault="005846C0" w:rsidP="005846C0">
      <w:pPr>
        <w:pStyle w:val="ListParagraph"/>
        <w:numPr>
          <w:ilvl w:val="5"/>
          <w:numId w:val="58"/>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6193D983" w:rsidR="005846C0" w:rsidRPr="00F92C8B" w:rsidRDefault="005846C0" w:rsidP="005846C0">
      <w:pPr>
        <w:pStyle w:val="ListParagraph"/>
        <w:numPr>
          <w:ilvl w:val="5"/>
          <w:numId w:val="58"/>
        </w:numPr>
      </w:pPr>
      <w:commentRangeStart w:id="1466"/>
      <w:del w:id="1467" w:author="Molly McEvilley [2]" w:date="2021-10-27T11:56:00Z">
        <w:r w:rsidDel="00CA43D3">
          <w:delText>tlsa_Enrollment.</w:delText>
        </w:r>
        <w:r w:rsidRPr="005C4382" w:rsidDel="00CA43D3">
          <w:rPr>
            <w:b/>
            <w:bCs/>
          </w:rPr>
          <w:delText>ExitDate</w:delText>
        </w:r>
        <w:r w:rsidDel="00CA43D3">
          <w:delText xml:space="preserve"> is NULL or </w:delText>
        </w:r>
      </w:del>
      <w:commentRangeEnd w:id="1466"/>
      <w:r w:rsidR="0064371D">
        <w:rPr>
          <w:rStyle w:val="CommentReference"/>
          <w:rFonts w:eastAsiaTheme="minorHAnsi" w:cstheme="minorBidi"/>
        </w:rPr>
        <w:commentReference w:id="1466"/>
      </w:r>
      <w:r w:rsidRPr="005C4382">
        <w:rPr>
          <w:i/>
        </w:rPr>
        <w:t>BedNightDate</w:t>
      </w:r>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lastRenderedPageBreak/>
        <w:t>ES/SH/Street Dates from 3.917 Living Situation</w:t>
      </w:r>
    </w:p>
    <w:p w14:paraId="3C025F3A" w14:textId="77777777" w:rsidR="005846C0" w:rsidRDefault="005846C0" w:rsidP="005846C0">
      <w:pPr>
        <w:rPr>
          <w:bCs/>
        </w:rPr>
      </w:pPr>
      <w:r>
        <w:t xml:space="preserve">For enrollments where </w:t>
      </w:r>
      <w:r w:rsidRPr="009C008E">
        <w:rPr>
          <w:b/>
          <w:bCs/>
          <w:iCs/>
        </w:rPr>
        <w:t>EntryDate</w:t>
      </w:r>
      <w:r>
        <w:t xml:space="preserve"> &gt;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p>
    <w:p w14:paraId="420C0FB5" w14:textId="0BEC155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ins w:id="1468" w:author="Molly McEvilley [2]" w:date="2021-10-21T10:53:00Z">
        <w:r w:rsidR="00BC6801">
          <w:rPr>
            <w:b/>
            <w:bCs/>
          </w:rPr>
          <w:t>LSA</w:t>
        </w:r>
        <w:r w:rsidR="00BC6801" w:rsidRPr="00845520">
          <w:rPr>
            <w:b/>
            <w:bCs/>
          </w:rPr>
          <w:t>ProjectType</w:t>
        </w:r>
        <w:proofErr w:type="spellEnd"/>
        <w:r w:rsidR="00BC6801">
          <w:t xml:space="preserve"> </w:t>
        </w:r>
      </w:ins>
      <w:del w:id="1469" w:author="Molly McEvilley [2]" w:date="2021-10-21T10:53:00Z">
        <w:r w:rsidRPr="0044267F" w:rsidDel="00BC6801">
          <w:rPr>
            <w:b/>
          </w:rPr>
          <w:delText>ProjectType</w:delText>
        </w:r>
        <w:r w:rsidRPr="0044267F" w:rsidDel="00BC6801">
          <w:delText xml:space="preserve"> </w:delText>
        </w:r>
      </w:del>
      <w:r w:rsidRPr="0044267F">
        <w:t>in (</w:t>
      </w:r>
      <w:ins w:id="1470" w:author="Molly McEvilley [2]" w:date="2021-10-21T10:53:00Z">
        <w:r w:rsidR="00BC6801">
          <w:t>0,</w:t>
        </w:r>
      </w:ins>
      <w:r w:rsidRPr="0044267F">
        <w:t>1,8)</w:t>
      </w:r>
      <w:r>
        <w:t>)</w:t>
      </w:r>
      <w:r w:rsidRPr="0044267F">
        <w:t xml:space="preserve"> if:</w:t>
      </w:r>
    </w:p>
    <w:p w14:paraId="63C37236" w14:textId="77777777" w:rsidR="005846C0" w:rsidRDefault="005846C0" w:rsidP="005846C0">
      <w:pPr>
        <w:pStyle w:val="ListParagraph"/>
        <w:numPr>
          <w:ilvl w:val="0"/>
          <w:numId w:val="72"/>
        </w:numPr>
      </w:pPr>
      <w:r w:rsidRPr="0044267F">
        <w:rPr>
          <w:i/>
        </w:rPr>
        <w:t>LivingSituation</w:t>
      </w:r>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p>
    <w:p w14:paraId="3D7A0E05" w14:textId="42E774F9" w:rsidR="005846C0" w:rsidRPr="0044267F" w:rsidRDefault="005846C0" w:rsidP="005846C0">
      <w:pPr>
        <w:pStyle w:val="ListParagraph"/>
        <w:numPr>
          <w:ilvl w:val="0"/>
          <w:numId w:val="71"/>
        </w:numPr>
      </w:pPr>
      <w:r w:rsidRPr="0044267F">
        <w:t>For TH, PSH, and RRH projects (</w:t>
      </w:r>
      <w:proofErr w:type="spellStart"/>
      <w:ins w:id="1471" w:author="Molly McEvilley [2]" w:date="2021-10-21T10:54:00Z">
        <w:r w:rsidR="00A30C61">
          <w:rPr>
            <w:b/>
            <w:bCs/>
          </w:rPr>
          <w:t>LSA</w:t>
        </w:r>
        <w:r w:rsidR="00A30C61" w:rsidRPr="00845520">
          <w:rPr>
            <w:b/>
            <w:bCs/>
          </w:rPr>
          <w:t>ProjectType</w:t>
        </w:r>
        <w:proofErr w:type="spellEnd"/>
        <w:r w:rsidR="00A30C61">
          <w:t xml:space="preserve"> </w:t>
        </w:r>
      </w:ins>
      <w:del w:id="1472" w:author="Molly McEvilley [2]" w:date="2021-10-21T10:54:00Z">
        <w:r w:rsidRPr="0044267F" w:rsidDel="00A30C61">
          <w:delText xml:space="preserve">ProjectType </w:delText>
        </w:r>
      </w:del>
      <w:r w:rsidRPr="0044267F">
        <w:t>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r w:rsidRPr="007327FC">
        <w:rPr>
          <w:i/>
        </w:rPr>
        <w:t>LivingSituation</w:t>
      </w:r>
      <w:r w:rsidRPr="007327FC">
        <w:t xml:space="preserve"> in (1,18,16)</w:t>
      </w:r>
      <w:r w:rsidRPr="00DB4FDE">
        <w:t>; or</w:t>
      </w:r>
    </w:p>
    <w:p w14:paraId="43B03777" w14:textId="77777777" w:rsidR="005846C0" w:rsidRPr="00DD4D75" w:rsidRDefault="005846C0" w:rsidP="005846C0">
      <w:pPr>
        <w:pStyle w:val="ListParagraph"/>
        <w:numPr>
          <w:ilvl w:val="0"/>
          <w:numId w:val="73"/>
        </w:numPr>
      </w:pPr>
      <w:r w:rsidRPr="00845520">
        <w:rPr>
          <w:i/>
          <w:iCs/>
        </w:rPr>
        <w:t>LengthOfStay</w:t>
      </w:r>
      <w:r w:rsidRPr="007327FC">
        <w:t xml:space="preserve"> in (10, 11) and </w:t>
      </w:r>
      <w:r w:rsidRPr="00845520">
        <w:rPr>
          <w:i/>
          <w:iCs/>
        </w:rPr>
        <w:t>PreviousStreetESSH</w:t>
      </w:r>
      <w:r w:rsidRPr="00DD4D75">
        <w:t xml:space="preserve"> = 1; or</w:t>
      </w:r>
    </w:p>
    <w:p w14:paraId="5A4CB7B5" w14:textId="77777777" w:rsidR="005846C0" w:rsidRDefault="005846C0" w:rsidP="005846C0">
      <w:pPr>
        <w:pStyle w:val="ListParagraph"/>
        <w:numPr>
          <w:ilvl w:val="0"/>
          <w:numId w:val="73"/>
        </w:numPr>
      </w:pPr>
      <w:r w:rsidRPr="00845520">
        <w:rPr>
          <w:i/>
          <w:iCs/>
        </w:rPr>
        <w:t>LivingSituation</w:t>
      </w:r>
      <w:r w:rsidRPr="007327FC">
        <w:t xml:space="preserve"> in (4,5,6,7,15,</w:t>
      </w:r>
      <w:r>
        <w:t>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r w:rsidRPr="0044267F">
        <w:rPr>
          <w:i/>
        </w:rPr>
        <w:t>DateToStreetESSH</w:t>
      </w:r>
      <w:r>
        <w:t>; and</w:t>
      </w:r>
    </w:p>
    <w:p w14:paraId="7912A71B" w14:textId="361A8D8E" w:rsidR="005846C0" w:rsidRDefault="00A30C61" w:rsidP="005846C0">
      <w:pPr>
        <w:pStyle w:val="ListParagraph"/>
        <w:numPr>
          <w:ilvl w:val="1"/>
          <w:numId w:val="75"/>
        </w:numPr>
      </w:pPr>
      <w:proofErr w:type="spellStart"/>
      <w:ins w:id="1473" w:author="Molly McEvilley [2]" w:date="2021-10-21T10:54:00Z">
        <w:r>
          <w:rPr>
            <w:b/>
            <w:bCs/>
          </w:rPr>
          <w:t>LSA</w:t>
        </w:r>
        <w:r w:rsidRPr="00845520">
          <w:rPr>
            <w:b/>
            <w:bCs/>
          </w:rPr>
          <w:t>ProjectType</w:t>
        </w:r>
        <w:proofErr w:type="spellEnd"/>
        <w:r>
          <w:t xml:space="preserve"> </w:t>
        </w:r>
      </w:ins>
      <w:del w:id="1474" w:author="Molly McEvilley [2]" w:date="2021-10-21T10:54:00Z">
        <w:r w:rsidR="005846C0" w:rsidRPr="00845520" w:rsidDel="00A30C61">
          <w:rPr>
            <w:b/>
          </w:rPr>
          <w:delText>ProjectType</w:delText>
        </w:r>
        <w:r w:rsidR="005846C0" w:rsidDel="00A30C61">
          <w:delText xml:space="preserve"> </w:delText>
        </w:r>
      </w:del>
      <w:r w:rsidR="005846C0">
        <w:t xml:space="preserve">= 2 and </w:t>
      </w:r>
      <w:proofErr w:type="spellStart"/>
      <w:r w:rsidR="005846C0" w:rsidRPr="00845520">
        <w:rPr>
          <w:b/>
          <w:bCs/>
        </w:rPr>
        <w:t>ESSHStreetDate</w:t>
      </w:r>
      <w:proofErr w:type="spellEnd"/>
      <w:r w:rsidR="005846C0">
        <w:t xml:space="preserve"> &lt; </w:t>
      </w:r>
      <w:r w:rsidR="005846C0" w:rsidRPr="00845520">
        <w:rPr>
          <w:b/>
        </w:rPr>
        <w:t>EntryDate</w:t>
      </w:r>
      <w:r w:rsidR="005846C0">
        <w:t>; or</w:t>
      </w:r>
    </w:p>
    <w:p w14:paraId="5BA1A2DB" w14:textId="15116F67" w:rsidR="005846C0" w:rsidRDefault="00A30C61" w:rsidP="005846C0">
      <w:pPr>
        <w:pStyle w:val="ListParagraph"/>
        <w:numPr>
          <w:ilvl w:val="1"/>
          <w:numId w:val="75"/>
        </w:numPr>
      </w:pPr>
      <w:proofErr w:type="spellStart"/>
      <w:ins w:id="1475" w:author="Molly McEvilley [2]" w:date="2021-10-21T10:54:00Z">
        <w:r>
          <w:rPr>
            <w:b/>
            <w:bCs/>
          </w:rPr>
          <w:t>LSA</w:t>
        </w:r>
        <w:r w:rsidRPr="00845520">
          <w:rPr>
            <w:b/>
            <w:bCs/>
          </w:rPr>
          <w:t>ProjectType</w:t>
        </w:r>
        <w:proofErr w:type="spellEnd"/>
        <w:r>
          <w:t xml:space="preserve"> </w:t>
        </w:r>
      </w:ins>
      <w:del w:id="1476" w:author="Molly McEvilley [2]" w:date="2021-10-21T10:54:00Z">
        <w:r w:rsidR="005846C0" w:rsidRPr="0044267F" w:rsidDel="00A30C61">
          <w:rPr>
            <w:b/>
            <w:bCs/>
          </w:rPr>
          <w:delText>ProjectType</w:delText>
        </w:r>
        <w:r w:rsidR="005846C0" w:rsidDel="00A30C61">
          <w:delText xml:space="preserve"> </w:delText>
        </w:r>
      </w:del>
      <w:r w:rsidR="005846C0">
        <w:t xml:space="preserve">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r w:rsidRPr="00845520">
        <w:rPr>
          <w:b/>
          <w:bCs/>
        </w:rPr>
        <w:t>MoveInDate</w:t>
      </w:r>
      <w:r w:rsidRPr="0044267F">
        <w:t>; or</w:t>
      </w:r>
    </w:p>
    <w:p w14:paraId="662FF061" w14:textId="65D5299B"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r w:rsidRPr="00845520">
        <w:rPr>
          <w:b/>
          <w:bCs/>
        </w:rPr>
        <w:t>ExitDate</w:t>
      </w:r>
      <w:del w:id="1477" w:author="Molly McEvilley [2]" w:date="2021-10-27T11:57:00Z">
        <w:r w:rsidRPr="0044267F" w:rsidDel="0064371D">
          <w:delText>; or</w:delText>
        </w:r>
      </w:del>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ch_Exclude dates. </w:t>
      </w:r>
    </w:p>
    <w:p w14:paraId="583A4671" w14:textId="63B14F19" w:rsidR="005846C0" w:rsidRDefault="00112C68" w:rsidP="005846C0">
      <w:pPr>
        <w:pStyle w:val="Heading2"/>
        <w:rPr>
          <w:ins w:id="1478" w:author="Genelle Denzin" w:date="2021-10-27T16:17:00Z"/>
        </w:rPr>
      </w:pPr>
      <w:bookmarkStart w:id="1479" w:name="_Toc78368777"/>
      <w:bookmarkStart w:id="1480" w:name="_Toc79153986"/>
      <w:ins w:id="1481" w:author="Genelle Denzin" w:date="2021-10-27T16:19:00Z">
        <w:r>
          <w:rPr>
            <w:noProof/>
          </w:rPr>
          <w:drawing>
            <wp:anchor distT="0" distB="0" distL="114300" distR="114300" simplePos="0" relativeHeight="251668484" behindDoc="0" locked="0" layoutInCell="1" allowOverlap="1" wp14:anchorId="126B8A21" wp14:editId="2085C71D">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ins>
      <w:r w:rsidR="005846C0">
        <w:t>Get ES/SH/Street Episodes (</w:t>
      </w:r>
      <w:proofErr w:type="spellStart"/>
      <w:r w:rsidR="005846C0">
        <w:t>ch_Episodes</w:t>
      </w:r>
      <w:proofErr w:type="spellEnd"/>
      <w:r w:rsidR="005846C0">
        <w:t>)</w:t>
      </w:r>
      <w:bookmarkEnd w:id="1479"/>
      <w:bookmarkEnd w:id="1480"/>
    </w:p>
    <w:p w14:paraId="3ED3488F" w14:textId="0F8E5DCE" w:rsidR="00112C68" w:rsidRPr="00112C68" w:rsidRDefault="00112C68" w:rsidP="00112C68">
      <w:pPr>
        <w:rPr>
          <w:rPrChange w:id="1482" w:author="Genelle Denzin" w:date="2021-10-27T16:17:00Z">
            <w:rPr/>
          </w:rPrChange>
        </w:rPr>
        <w:pPrChange w:id="1483" w:author="Genelle Denzin" w:date="2021-10-27T16:17:00Z">
          <w:pPr>
            <w:pStyle w:val="Heading2"/>
          </w:pPr>
        </w:pPrChange>
      </w:pPr>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r>
              <w:rPr>
                <w:b/>
                <w:bCs/>
              </w:rPr>
              <w:t>ch_Include</w:t>
            </w:r>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2D43E553" w14:textId="77777777" w:rsidR="005846C0" w:rsidRPr="00970494" w:rsidRDefault="005846C0" w:rsidP="00845520">
            <w:pPr>
              <w:pStyle w:val="NoSpacing"/>
            </w:pPr>
            <w:r w:rsidRPr="00970494">
              <w:t>PersonalID</w:t>
            </w:r>
          </w:p>
        </w:tc>
        <w:tc>
          <w:tcPr>
            <w:tcW w:w="7329" w:type="dxa"/>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65C948D" w14:textId="77777777" w:rsidR="005846C0" w:rsidRPr="00970494" w:rsidRDefault="005846C0" w:rsidP="00845520">
            <w:pPr>
              <w:pStyle w:val="NoSpacing"/>
            </w:pPr>
            <w:proofErr w:type="spellStart"/>
            <w:r w:rsidRPr="00970494">
              <w:lastRenderedPageBreak/>
              <w:t>episodeEnd</w:t>
            </w:r>
            <w:proofErr w:type="spellEnd"/>
          </w:p>
        </w:tc>
        <w:tc>
          <w:tcPr>
            <w:tcW w:w="7329" w:type="dxa"/>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5231AC3F" w:rsidR="005846C0" w:rsidRDefault="00112C68" w:rsidP="005846C0">
      <w:pPr>
        <w:pStyle w:val="Heading2"/>
        <w:rPr>
          <w:ins w:id="1484" w:author="Genelle Denzin" w:date="2021-10-27T16:19:00Z"/>
        </w:rPr>
      </w:pPr>
      <w:bookmarkStart w:id="1485" w:name="_Toc78368778"/>
      <w:bookmarkStart w:id="1486" w:name="_Toc79153987"/>
      <w:ins w:id="1487" w:author="Genelle Denzin" w:date="2021-10-27T16:22:00Z">
        <w:r>
          <w:rPr>
            <w:noProof/>
          </w:rPr>
          <w:drawing>
            <wp:anchor distT="0" distB="0" distL="114300" distR="114300" simplePos="0" relativeHeight="251669508" behindDoc="0" locked="0" layoutInCell="1" allowOverlap="1" wp14:anchorId="45CB41E7" wp14:editId="0DF97D9D">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ins>
      <w:r w:rsidR="005846C0" w:rsidRPr="00655B0F">
        <w:t>CHTime</w:t>
      </w:r>
      <w:r w:rsidR="005846C0">
        <w:t xml:space="preserve"> and </w:t>
      </w:r>
      <w:r w:rsidR="005846C0" w:rsidRPr="005F4836">
        <w:t>CHTimeStatus</w:t>
      </w:r>
      <w:r w:rsidR="005846C0">
        <w:t xml:space="preserve"> for Exit Cohorts</w:t>
      </w:r>
      <w:bookmarkEnd w:id="1485"/>
      <w:bookmarkEnd w:id="1486"/>
    </w:p>
    <w:p w14:paraId="43086591" w14:textId="5815AA43" w:rsidR="00112C68" w:rsidRPr="00112C68" w:rsidRDefault="00112C68" w:rsidP="00112C68">
      <w:pPr>
        <w:rPr>
          <w:rPrChange w:id="1488" w:author="Genelle Denzin" w:date="2021-10-27T16:19:00Z">
            <w:rPr/>
          </w:rPrChange>
        </w:rPr>
        <w:pPrChange w:id="1489" w:author="Genelle Denzin" w:date="2021-10-27T16:19:00Z">
          <w:pPr>
            <w:pStyle w:val="Heading2"/>
          </w:pPr>
        </w:pPrChange>
      </w:pPr>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r>
              <w:rPr>
                <w:b/>
                <w:bCs/>
              </w:rPr>
              <w:t>tlsa</w:t>
            </w:r>
            <w:r w:rsidRPr="005F4836">
              <w:rPr>
                <w:b/>
                <w:bCs/>
              </w:rPr>
              <w:t>_Person</w:t>
            </w:r>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r>
              <w:t>HoHAdult</w:t>
            </w:r>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r w:rsidRPr="005F4836">
              <w:rPr>
                <w:b/>
                <w:bCs/>
              </w:rPr>
              <w:t>ch_Episodes</w:t>
            </w:r>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r>
              <w:rPr>
                <w:b/>
                <w:bCs/>
              </w:rPr>
              <w:t>tlsa</w:t>
            </w:r>
            <w:r w:rsidRPr="005F4836">
              <w:rPr>
                <w:b/>
                <w:bCs/>
              </w:rPr>
              <w:t>_Enrollment</w:t>
            </w:r>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proofErr w:type="spellStart"/>
            <w:ins w:id="1490" w:author="Molly McEvilley [2]" w:date="2021-10-21T10:54:00Z">
              <w:r>
                <w:t>LSA</w:t>
              </w:r>
            </w:ins>
            <w:r w:rsidR="005846C0">
              <w:t>ProjectType</w:t>
            </w:r>
            <w:proofErr w:type="spellEnd"/>
          </w:p>
        </w:tc>
      </w:tr>
      <w:tr w:rsidR="005846C0" w:rsidRPr="007327FC" w:rsidDel="0000174C" w14:paraId="777CC726" w14:textId="19074B00" w:rsidTr="00845520">
        <w:trPr>
          <w:trHeight w:val="216"/>
          <w:del w:id="1491" w:author="Molly McEvilley [2]" w:date="2021-10-26T14:20:00Z"/>
        </w:trPr>
        <w:tc>
          <w:tcPr>
            <w:tcW w:w="9355" w:type="dxa"/>
            <w:shd w:val="clear" w:color="auto" w:fill="EEECE1" w:themeFill="background2"/>
          </w:tcPr>
          <w:p w14:paraId="52B4A723" w14:textId="5D5B7794" w:rsidR="005846C0" w:rsidRPr="000D5A2E" w:rsidDel="0000174C" w:rsidRDefault="005846C0" w:rsidP="00845520">
            <w:pPr>
              <w:pStyle w:val="NoSpacing"/>
              <w:rPr>
                <w:del w:id="1492" w:author="Molly McEvilley [2]" w:date="2021-10-26T14:20:00Z"/>
                <w:b/>
                <w:bCs/>
              </w:rPr>
            </w:pPr>
            <w:del w:id="1493" w:author="Molly McEvilley [2]" w:date="2021-10-26T14:20:00Z">
              <w:r w:rsidRPr="000D5A2E" w:rsidDel="0000174C">
                <w:rPr>
                  <w:b/>
                  <w:bCs/>
                </w:rPr>
                <w:delText>hmis_Enrollment</w:delText>
              </w:r>
            </w:del>
          </w:p>
        </w:tc>
      </w:tr>
      <w:tr w:rsidR="005846C0" w:rsidRPr="006B4F91" w:rsidDel="0000174C" w14:paraId="1D4FC845" w14:textId="1A7EB757" w:rsidTr="00845520">
        <w:trPr>
          <w:trHeight w:val="216"/>
          <w:del w:id="1494" w:author="Molly McEvilley [2]" w:date="2021-10-26T14:20:00Z"/>
        </w:trPr>
        <w:tc>
          <w:tcPr>
            <w:tcW w:w="9355" w:type="dxa"/>
          </w:tcPr>
          <w:p w14:paraId="08F0EA0E" w14:textId="50279B54" w:rsidR="005846C0" w:rsidRPr="00172D43" w:rsidDel="0000174C" w:rsidRDefault="005846C0" w:rsidP="00845520">
            <w:pPr>
              <w:pStyle w:val="NoSpacing"/>
              <w:rPr>
                <w:del w:id="1495" w:author="Molly McEvilley [2]" w:date="2021-10-26T14:20:00Z"/>
              </w:rPr>
            </w:pPr>
            <w:del w:id="1496" w:author="Molly McEvilley [2]" w:date="2021-10-26T14:20:00Z">
              <w:r w:rsidRPr="00172D43" w:rsidDel="0000174C">
                <w:delText>PersonalID</w:delText>
              </w:r>
            </w:del>
          </w:p>
        </w:tc>
      </w:tr>
      <w:tr w:rsidR="005846C0" w:rsidRPr="005F4836" w:rsidDel="0000174C" w14:paraId="03534D20" w14:textId="7B418AAE" w:rsidTr="00845520">
        <w:trPr>
          <w:trHeight w:val="216"/>
          <w:del w:id="1497" w:author="Molly McEvilley [2]" w:date="2021-10-26T14:20:00Z"/>
        </w:trPr>
        <w:tc>
          <w:tcPr>
            <w:tcW w:w="9355" w:type="dxa"/>
          </w:tcPr>
          <w:p w14:paraId="18C2C6DA" w14:textId="2B15B806" w:rsidR="005846C0" w:rsidRPr="00172D43" w:rsidDel="0000174C" w:rsidRDefault="005846C0" w:rsidP="00845520">
            <w:pPr>
              <w:pStyle w:val="NoSpacing"/>
              <w:rPr>
                <w:del w:id="1498" w:author="Molly McEvilley [2]" w:date="2021-10-26T14:20:00Z"/>
              </w:rPr>
            </w:pPr>
            <w:del w:id="1499" w:author="Molly McEvilley [2]" w:date="2021-10-26T14:20:00Z">
              <w:r w:rsidRPr="00172D43" w:rsidDel="0000174C">
                <w:delText>EntryDate</w:delText>
              </w:r>
            </w:del>
          </w:p>
        </w:tc>
      </w:tr>
      <w:tr w:rsidR="005846C0" w:rsidRPr="005F4836" w:rsidDel="0000174C" w14:paraId="17D13745" w14:textId="3A48579B" w:rsidTr="00845520">
        <w:trPr>
          <w:trHeight w:val="216"/>
          <w:del w:id="1500" w:author="Molly McEvilley [2]" w:date="2021-10-26T14:20:00Z"/>
        </w:trPr>
        <w:tc>
          <w:tcPr>
            <w:tcW w:w="9355" w:type="dxa"/>
          </w:tcPr>
          <w:p w14:paraId="2DC27362" w14:textId="6155F943" w:rsidR="005846C0" w:rsidRPr="00172D43" w:rsidDel="0000174C" w:rsidRDefault="005846C0" w:rsidP="00845520">
            <w:pPr>
              <w:pStyle w:val="NoSpacing"/>
              <w:rPr>
                <w:del w:id="1501" w:author="Molly McEvilley [2]" w:date="2021-10-26T14:20:00Z"/>
              </w:rPr>
            </w:pPr>
            <w:del w:id="1502" w:author="Molly McEvilley [2]" w:date="2021-10-26T14:20:00Z">
              <w:r w:rsidRPr="00172D43" w:rsidDel="0000174C">
                <w:delText>LivingSituation</w:delText>
              </w:r>
            </w:del>
          </w:p>
        </w:tc>
      </w:tr>
      <w:tr w:rsidR="005846C0" w:rsidRPr="005F4836" w:rsidDel="0000174C" w14:paraId="11E69FA2" w14:textId="62EA553D" w:rsidTr="00845520">
        <w:trPr>
          <w:trHeight w:val="216"/>
          <w:del w:id="1503" w:author="Molly McEvilley [2]" w:date="2021-10-26T14:20:00Z"/>
        </w:trPr>
        <w:tc>
          <w:tcPr>
            <w:tcW w:w="9355" w:type="dxa"/>
          </w:tcPr>
          <w:p w14:paraId="5042132E" w14:textId="6604D849" w:rsidR="005846C0" w:rsidRPr="00172D43" w:rsidDel="0000174C" w:rsidRDefault="005846C0" w:rsidP="00845520">
            <w:pPr>
              <w:pStyle w:val="NoSpacing"/>
              <w:rPr>
                <w:del w:id="1504" w:author="Molly McEvilley [2]" w:date="2021-10-26T14:20:00Z"/>
              </w:rPr>
            </w:pPr>
            <w:del w:id="1505" w:author="Molly McEvilley [2]" w:date="2021-10-26T14:20:00Z">
              <w:r w:rsidRPr="00172D43" w:rsidDel="0000174C">
                <w:delText>LengthOfStay</w:delText>
              </w:r>
            </w:del>
          </w:p>
        </w:tc>
      </w:tr>
      <w:tr w:rsidR="005846C0" w:rsidRPr="005F4836" w:rsidDel="0000174C" w14:paraId="699DF437" w14:textId="098B5A7F" w:rsidTr="00845520">
        <w:trPr>
          <w:trHeight w:val="216"/>
          <w:del w:id="1506" w:author="Molly McEvilley [2]" w:date="2021-10-26T14:20:00Z"/>
        </w:trPr>
        <w:tc>
          <w:tcPr>
            <w:tcW w:w="9355" w:type="dxa"/>
          </w:tcPr>
          <w:p w14:paraId="5786CE1C" w14:textId="4EB4CF8E" w:rsidR="005846C0" w:rsidRPr="00172D43" w:rsidDel="0000174C" w:rsidRDefault="005846C0" w:rsidP="00845520">
            <w:pPr>
              <w:pStyle w:val="NoSpacing"/>
              <w:rPr>
                <w:del w:id="1507" w:author="Molly McEvilley [2]" w:date="2021-10-26T14:20:00Z"/>
              </w:rPr>
            </w:pPr>
            <w:del w:id="1508" w:author="Molly McEvilley [2]" w:date="2021-10-26T14:20:00Z">
              <w:r w:rsidRPr="00172D43" w:rsidDel="0000174C">
                <w:delText>DateToStreetESSH</w:delText>
              </w:r>
            </w:del>
          </w:p>
        </w:tc>
      </w:tr>
      <w:tr w:rsidR="005846C0" w:rsidRPr="005F4836" w:rsidDel="0000174C" w14:paraId="2EBABBA9" w14:textId="1CD76A28" w:rsidTr="00845520">
        <w:trPr>
          <w:trHeight w:val="216"/>
          <w:del w:id="1509" w:author="Molly McEvilley [2]" w:date="2021-10-26T14:20:00Z"/>
        </w:trPr>
        <w:tc>
          <w:tcPr>
            <w:tcW w:w="9355" w:type="dxa"/>
          </w:tcPr>
          <w:p w14:paraId="6BAEDF55" w14:textId="3428D09A" w:rsidR="005846C0" w:rsidRPr="00172D43" w:rsidDel="0000174C" w:rsidRDefault="005846C0" w:rsidP="00845520">
            <w:pPr>
              <w:pStyle w:val="NoSpacing"/>
              <w:rPr>
                <w:del w:id="1510" w:author="Molly McEvilley [2]" w:date="2021-10-26T14:20:00Z"/>
              </w:rPr>
            </w:pPr>
            <w:del w:id="1511" w:author="Molly McEvilley [2]" w:date="2021-10-26T14:20:00Z">
              <w:r w:rsidRPr="00172D43" w:rsidDel="0000174C">
                <w:delText>TimesHomelessPastThreeYears</w:delText>
              </w:r>
            </w:del>
          </w:p>
        </w:tc>
      </w:tr>
      <w:tr w:rsidR="005846C0" w:rsidRPr="005F4836" w:rsidDel="0000174C" w14:paraId="34B576D0" w14:textId="7938A366" w:rsidTr="00845520">
        <w:trPr>
          <w:trHeight w:val="216"/>
          <w:del w:id="1512" w:author="Molly McEvilley [2]" w:date="2021-10-26T14:20:00Z"/>
        </w:trPr>
        <w:tc>
          <w:tcPr>
            <w:tcW w:w="9355" w:type="dxa"/>
          </w:tcPr>
          <w:p w14:paraId="4CBE1EEE" w14:textId="7CCA5555" w:rsidR="005846C0" w:rsidRPr="00172D43" w:rsidDel="0000174C" w:rsidRDefault="005846C0" w:rsidP="00845520">
            <w:pPr>
              <w:pStyle w:val="NoSpacing"/>
              <w:rPr>
                <w:del w:id="1513" w:author="Molly McEvilley [2]" w:date="2021-10-26T14:20:00Z"/>
              </w:rPr>
            </w:pPr>
            <w:del w:id="1514" w:author="Molly McEvilley [2]" w:date="2021-10-26T14:20:00Z">
              <w:r w:rsidRPr="00172D43" w:rsidDel="0000174C">
                <w:delText>MonthsHomelessPastThreeYears</w:delText>
              </w:r>
            </w:del>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0E3412D"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del w:id="1515" w:author="Molly McEvilley [2]" w:date="2021-10-21T13:12:00Z">
              <w:r w:rsidRPr="005F4836" w:rsidDel="006D0F6E">
                <w:rPr>
                  <w:b w:val="0"/>
                  <w:bCs w:val="0"/>
                  <w:color w:val="FFFFFF" w:themeColor="background1"/>
                </w:rPr>
                <w:delText>Person</w:delText>
              </w:r>
            </w:del>
            <w:ins w:id="1516" w:author="Molly McEvilley [2]" w:date="2021-10-21T13:12:00Z">
              <w:r w:rsidR="006D0F6E">
                <w:rPr>
                  <w:b w:val="0"/>
                  <w:bCs w:val="0"/>
                  <w:color w:val="FFFFFF" w:themeColor="background1"/>
                </w:rPr>
                <w:t>ExitHoHAdult</w:t>
              </w:r>
            </w:ins>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r w:rsidRPr="005F4836">
              <w:t>CHTime</w:t>
            </w:r>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r w:rsidRPr="005F4836">
              <w:t>CHTimeStatus</w:t>
            </w:r>
          </w:p>
        </w:tc>
      </w:tr>
    </w:tbl>
    <w:p w14:paraId="58D0DF3C" w14:textId="77777777" w:rsidR="005846C0" w:rsidRDefault="005846C0" w:rsidP="005846C0">
      <w:pPr>
        <w:pStyle w:val="Heading3"/>
      </w:pPr>
      <w:r>
        <w:t>Logic</w:t>
      </w:r>
    </w:p>
    <w:p w14:paraId="6010DA56" w14:textId="52504E04" w:rsidR="005846C0" w:rsidRPr="00A7544C" w:rsidDel="00D63116" w:rsidRDefault="005846C0" w:rsidP="005846C0">
      <w:pPr>
        <w:rPr>
          <w:del w:id="1517" w:author="Molly McEvilley [2]" w:date="2021-10-26T13:44:00Z"/>
        </w:rPr>
      </w:pPr>
      <w:del w:id="1518" w:author="Molly McEvilley [2]" w:date="2021-10-21T13:12:00Z">
        <w:r w:rsidDel="00621461">
          <w:delText xml:space="preserve">There are a total of ten valid combinations of </w:delText>
        </w:r>
        <w:r w:rsidRPr="00B678E4" w:rsidDel="00621461">
          <w:rPr>
            <w:b/>
            <w:bCs/>
          </w:rPr>
          <w:delText>CHTime</w:delText>
        </w:r>
        <w:r w:rsidDel="00621461">
          <w:delText xml:space="preserve"> and </w:delText>
        </w:r>
        <w:r w:rsidRPr="00B678E4" w:rsidDel="00621461">
          <w:rPr>
            <w:b/>
            <w:bCs/>
          </w:rPr>
          <w:delText>CHTimeStatus</w:delText>
        </w:r>
        <w:r w:rsidDel="00621461">
          <w:delText xml:space="preserve"> values. They are summarized in the table below; detailed logic follows.</w:delText>
        </w:r>
      </w:del>
    </w:p>
    <w:tbl>
      <w:tblPr>
        <w:tblStyle w:val="Style1"/>
        <w:tblW w:w="9355" w:type="dxa"/>
        <w:tblLook w:val="04A0" w:firstRow="1" w:lastRow="0" w:firstColumn="1" w:lastColumn="0" w:noHBand="0" w:noVBand="1"/>
      </w:tblPr>
      <w:tblGrid>
        <w:gridCol w:w="874"/>
        <w:gridCol w:w="1401"/>
        <w:gridCol w:w="7080"/>
      </w:tblGrid>
      <w:tr w:rsidR="00087705" w:rsidRPr="005F4836" w:rsidDel="00D63116" w14:paraId="0B6ED27F" w14:textId="4451F81B" w:rsidTr="00743C8A">
        <w:trPr>
          <w:cnfStyle w:val="100000000000" w:firstRow="1" w:lastRow="0" w:firstColumn="0" w:lastColumn="0" w:oddVBand="0" w:evenVBand="0" w:oddHBand="0" w:evenHBand="0" w:firstRowFirstColumn="0" w:firstRowLastColumn="0" w:lastRowFirstColumn="0" w:lastRowLastColumn="0"/>
          <w:del w:id="1519"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49FDE64B" w14:textId="09430459" w:rsidR="00087705" w:rsidRPr="00A7544C" w:rsidDel="00D63116" w:rsidRDefault="00087705" w:rsidP="00845520">
            <w:pPr>
              <w:pStyle w:val="NoSpacing"/>
              <w:rPr>
                <w:del w:id="1520" w:author="Molly McEvilley [2]" w:date="2021-10-26T13:44:00Z"/>
              </w:rPr>
            </w:pPr>
            <w:del w:id="1521" w:author="Molly McEvilley [2]" w:date="2021-10-26T13:44:00Z">
              <w:r w:rsidRPr="005F4836" w:rsidDel="00D63116">
                <w:delText>CHTime</w:delText>
              </w:r>
            </w:del>
          </w:p>
        </w:tc>
        <w:tc>
          <w:tcPr>
            <w:tcW w:w="0" w:type="dxa"/>
          </w:tcPr>
          <w:p w14:paraId="2C7897FA" w14:textId="0A6CD830" w:rsidR="00087705" w:rsidRPr="00A7544C"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522" w:author="Molly McEvilley [2]" w:date="2021-10-26T13:44:00Z"/>
              </w:rPr>
            </w:pPr>
            <w:del w:id="1523" w:author="Molly McEvilley [2]" w:date="2021-10-26T13:44:00Z">
              <w:r w:rsidRPr="005F4836" w:rsidDel="00D63116">
                <w:delText>CHTimeStatus</w:delText>
              </w:r>
            </w:del>
          </w:p>
        </w:tc>
        <w:tc>
          <w:tcPr>
            <w:tcW w:w="6968" w:type="dxa"/>
          </w:tcPr>
          <w:p w14:paraId="296B10C3" w14:textId="19434244" w:rsidR="00087705" w:rsidRPr="00D75C24"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524" w:author="Molly McEvilley [2]" w:date="2021-10-26T13:44:00Z"/>
              </w:rPr>
            </w:pPr>
            <w:del w:id="1525" w:author="Molly McEvilley [2]" w:date="2021-10-26T13:44:00Z">
              <w:r w:rsidRPr="00E17F92" w:rsidDel="00D63116">
                <w:delText>Category</w:delText>
              </w:r>
            </w:del>
          </w:p>
        </w:tc>
      </w:tr>
      <w:tr w:rsidR="00087705" w:rsidRPr="00E94277" w:rsidDel="00D63116" w14:paraId="0B77244E" w14:textId="29CE5EE6" w:rsidTr="00743C8A">
        <w:trPr>
          <w:cnfStyle w:val="000000100000" w:firstRow="0" w:lastRow="0" w:firstColumn="0" w:lastColumn="0" w:oddVBand="0" w:evenVBand="0" w:oddHBand="1" w:evenHBand="0" w:firstRowFirstColumn="0" w:firstRowLastColumn="0" w:lastRowFirstColumn="0" w:lastRowLastColumn="0"/>
          <w:del w:id="1526"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7A7A51C" w14:textId="20A1132A" w:rsidR="00087705" w:rsidRPr="00E17F92" w:rsidDel="00D63116" w:rsidRDefault="00087705" w:rsidP="00845520">
            <w:pPr>
              <w:pStyle w:val="NoSpacing"/>
              <w:jc w:val="center"/>
              <w:rPr>
                <w:del w:id="1527" w:author="Molly McEvilley [2]" w:date="2021-10-26T13:44:00Z"/>
              </w:rPr>
            </w:pPr>
            <w:del w:id="1528" w:author="Molly McEvilley [2]" w:date="2021-10-26T13:44:00Z">
              <w:r w:rsidRPr="00A7544C" w:rsidDel="00D63116">
                <w:delText>365</w:delText>
              </w:r>
            </w:del>
          </w:p>
        </w:tc>
        <w:tc>
          <w:tcPr>
            <w:tcW w:w="0" w:type="dxa"/>
          </w:tcPr>
          <w:p w14:paraId="6575ED33" w14:textId="79B249EC"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29" w:author="Molly McEvilley [2]" w:date="2021-10-26T13:44:00Z"/>
              </w:rPr>
            </w:pPr>
            <w:del w:id="1530" w:author="Molly McEvilley [2]" w:date="2021-10-26T13:44:00Z">
              <w:r w:rsidRPr="00D75C24" w:rsidDel="00D63116">
                <w:delText>1</w:delText>
              </w:r>
            </w:del>
          </w:p>
        </w:tc>
        <w:tc>
          <w:tcPr>
            <w:tcW w:w="6968" w:type="dxa"/>
          </w:tcPr>
          <w:p w14:paraId="7819A90C" w14:textId="6C2D882F"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31" w:author="Molly McEvilley [2]" w:date="2021-10-26T13:44:00Z"/>
              </w:rPr>
            </w:pPr>
            <w:del w:id="1532" w:author="Molly McEvilley [2]" w:date="2021-10-26T13:44:00Z">
              <w:r w:rsidDel="00D63116">
                <w:delText xml:space="preserve">Client has a ch_Episode where </w:delText>
              </w:r>
              <w:r w:rsidRPr="005F4836" w:rsidDel="00D63116">
                <w:rPr>
                  <w:b/>
                  <w:bCs/>
                </w:rPr>
                <w:delText>episodeDays</w:delText>
              </w:r>
              <w:r w:rsidDel="00D63116">
                <w:delText xml:space="preserve"> &gt;= 365 with an </w:delText>
              </w:r>
              <w:r w:rsidRPr="005F4836" w:rsidDel="00D63116">
                <w:rPr>
                  <w:b/>
                  <w:bCs/>
                </w:rPr>
                <w:delText>episodeEnd</w:delText>
              </w:r>
              <w:r w:rsidDel="00D63116">
                <w:delText xml:space="preserve"> in the year ending on</w:delText>
              </w:r>
              <w:r w:rsidRPr="00E6519A" w:rsidDel="00D63116">
                <w:delText xml:space="preserve"> </w:delText>
              </w:r>
              <w:r w:rsidRPr="005F4836" w:rsidDel="00D63116">
                <w:rPr>
                  <w:b/>
                  <w:bCs/>
                </w:rPr>
                <w:delText>LastActive</w:delText>
              </w:r>
            </w:del>
          </w:p>
        </w:tc>
      </w:tr>
      <w:tr w:rsidR="00087705" w:rsidRPr="00E94277" w:rsidDel="00D63116" w14:paraId="1E14D766" w14:textId="5CF53B57" w:rsidTr="00743C8A">
        <w:trPr>
          <w:cnfStyle w:val="000000010000" w:firstRow="0" w:lastRow="0" w:firstColumn="0" w:lastColumn="0" w:oddVBand="0" w:evenVBand="0" w:oddHBand="0" w:evenHBand="1" w:firstRowFirstColumn="0" w:firstRowLastColumn="0" w:lastRowFirstColumn="0" w:lastRowLastColumn="0"/>
          <w:del w:id="1533"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61C85007" w14:textId="4E33D83B" w:rsidR="00087705" w:rsidRPr="00E17F92" w:rsidDel="00D63116" w:rsidRDefault="00087705" w:rsidP="00845520">
            <w:pPr>
              <w:pStyle w:val="NoSpacing"/>
              <w:jc w:val="center"/>
              <w:rPr>
                <w:del w:id="1534" w:author="Molly McEvilley [2]" w:date="2021-10-26T13:44:00Z"/>
              </w:rPr>
            </w:pPr>
            <w:del w:id="1535" w:author="Molly McEvilley [2]" w:date="2021-10-26T13:44:00Z">
              <w:r w:rsidRPr="00A7544C" w:rsidDel="00D63116">
                <w:delText>365</w:delText>
              </w:r>
            </w:del>
          </w:p>
        </w:tc>
        <w:tc>
          <w:tcPr>
            <w:tcW w:w="0" w:type="dxa"/>
          </w:tcPr>
          <w:p w14:paraId="5CB31374" w14:textId="7F0F383D" w:rsidR="00087705" w:rsidRPr="00FC29E8"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36" w:author="Molly McEvilley [2]" w:date="2021-10-26T13:44:00Z"/>
              </w:rPr>
            </w:pPr>
            <w:del w:id="1537" w:author="Molly McEvilley [2]" w:date="2021-10-26T13:44:00Z">
              <w:r w:rsidRPr="00D75C24" w:rsidDel="00D63116">
                <w:delText>2</w:delText>
              </w:r>
            </w:del>
          </w:p>
        </w:tc>
        <w:tc>
          <w:tcPr>
            <w:tcW w:w="6968" w:type="dxa"/>
          </w:tcPr>
          <w:p w14:paraId="5CFE2D18" w14:textId="7E429FB1"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38" w:author="Molly McEvilley [2]" w:date="2021-10-26T13:44:00Z"/>
              </w:rPr>
            </w:pPr>
            <w:del w:id="1539" w:author="Molly McEvilley [2]" w:date="2021-10-26T13:44:00Z">
              <w:r w:rsidDel="00D63116">
                <w:delText xml:space="preserve">Client has 4 or more episodes and the sum of </w:delText>
              </w:r>
              <w:r w:rsidRPr="005F4836" w:rsidDel="00D63116">
                <w:rPr>
                  <w:b/>
                  <w:bCs/>
                </w:rPr>
                <w:delText>episodeDays</w:delText>
              </w:r>
              <w:r w:rsidDel="00D63116">
                <w:delText xml:space="preserve"> for all ch_Episodes is &gt;= 365.</w:delText>
              </w:r>
            </w:del>
          </w:p>
        </w:tc>
      </w:tr>
      <w:tr w:rsidR="00087705" w:rsidRPr="00E94277" w:rsidDel="00D63116" w14:paraId="5568B79C" w14:textId="7303CA71" w:rsidTr="00743C8A">
        <w:trPr>
          <w:cnfStyle w:val="000000100000" w:firstRow="0" w:lastRow="0" w:firstColumn="0" w:lastColumn="0" w:oddVBand="0" w:evenVBand="0" w:oddHBand="1" w:evenHBand="0" w:firstRowFirstColumn="0" w:firstRowLastColumn="0" w:lastRowFirstColumn="0" w:lastRowLastColumn="0"/>
          <w:del w:id="1540"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08974DE1" w14:textId="5BF81290" w:rsidR="00087705" w:rsidRPr="00E17F92" w:rsidDel="00D63116" w:rsidRDefault="00087705" w:rsidP="00845520">
            <w:pPr>
              <w:pStyle w:val="NoSpacing"/>
              <w:jc w:val="center"/>
              <w:rPr>
                <w:del w:id="1541" w:author="Molly McEvilley [2]" w:date="2021-10-26T13:44:00Z"/>
              </w:rPr>
            </w:pPr>
            <w:del w:id="1542" w:author="Molly McEvilley [2]" w:date="2021-10-26T13:44:00Z">
              <w:r w:rsidRPr="00A7544C" w:rsidDel="00D63116">
                <w:delText>400</w:delText>
              </w:r>
            </w:del>
          </w:p>
        </w:tc>
        <w:tc>
          <w:tcPr>
            <w:tcW w:w="0" w:type="dxa"/>
          </w:tcPr>
          <w:p w14:paraId="2F936D6E" w14:textId="5FA1D7AE"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43" w:author="Molly McEvilley [2]" w:date="2021-10-26T13:44:00Z"/>
              </w:rPr>
            </w:pPr>
            <w:del w:id="1544" w:author="Molly McEvilley [2]" w:date="2021-10-26T13:44:00Z">
              <w:r w:rsidRPr="00D75C24" w:rsidDel="00D63116">
                <w:delText>2</w:delText>
              </w:r>
            </w:del>
          </w:p>
        </w:tc>
        <w:tc>
          <w:tcPr>
            <w:tcW w:w="6968" w:type="dxa"/>
          </w:tcPr>
          <w:p w14:paraId="45D9F3BF" w14:textId="0F4F5F32"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45" w:author="Molly McEvilley [2]" w:date="2021-10-26T13:44:00Z"/>
              </w:rPr>
            </w:pPr>
            <w:del w:id="1546" w:author="Molly McEvilley [2]" w:date="2021-10-26T13:44:00Z">
              <w:r w:rsidDel="00D63116">
                <w:delText xml:space="preserve">Based on 3.917 Living Situation for an enrollment with an </w:delText>
              </w:r>
              <w:r w:rsidRPr="00B678E4" w:rsidDel="00D63116">
                <w:rPr>
                  <w:i/>
                  <w:iCs/>
                </w:rPr>
                <w:delText>EntryDate</w:delText>
              </w:r>
              <w:r w:rsidDel="00D63116">
                <w:delText xml:space="preserve"> in the year ending on </w:delText>
              </w:r>
              <w:r w:rsidRPr="005F4836" w:rsidDel="00D63116">
                <w:rPr>
                  <w:b/>
                  <w:bCs/>
                </w:rPr>
                <w:delText>LastActive</w:delText>
              </w:r>
              <w:r w:rsidDel="00D63116">
                <w:delText>, client was on the street or in ES/SH for 12 or more months and in four or more episodes in three years.</w:delText>
              </w:r>
            </w:del>
          </w:p>
        </w:tc>
      </w:tr>
      <w:tr w:rsidR="00087705" w:rsidRPr="00E94277" w:rsidDel="00D63116" w14:paraId="37FC7476" w14:textId="7DCACD9C" w:rsidTr="00743C8A">
        <w:trPr>
          <w:cnfStyle w:val="000000010000" w:firstRow="0" w:lastRow="0" w:firstColumn="0" w:lastColumn="0" w:oddVBand="0" w:evenVBand="0" w:oddHBand="0" w:evenHBand="1" w:firstRowFirstColumn="0" w:firstRowLastColumn="0" w:lastRowFirstColumn="0" w:lastRowLastColumn="0"/>
          <w:del w:id="1547"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3EA2BAFD" w14:textId="3480D3E6" w:rsidR="00087705" w:rsidRPr="006B4F91" w:rsidDel="00D63116" w:rsidRDefault="00087705" w:rsidP="00845520">
            <w:pPr>
              <w:pStyle w:val="NoSpacing"/>
              <w:jc w:val="center"/>
              <w:rPr>
                <w:del w:id="1548" w:author="Molly McEvilley [2]" w:date="2021-10-26T13:44:00Z"/>
              </w:rPr>
            </w:pPr>
            <w:del w:id="1549" w:author="Molly McEvilley [2]" w:date="2021-10-26T13:44:00Z">
              <w:r w:rsidRPr="006B4F91" w:rsidDel="00D63116">
                <w:delText>365</w:delText>
              </w:r>
            </w:del>
          </w:p>
        </w:tc>
        <w:tc>
          <w:tcPr>
            <w:tcW w:w="0" w:type="dxa"/>
          </w:tcPr>
          <w:p w14:paraId="03EC456B" w14:textId="41A6DEBA"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50" w:author="Molly McEvilley [2]" w:date="2021-10-26T13:44:00Z"/>
              </w:rPr>
            </w:pPr>
            <w:del w:id="1551" w:author="Molly McEvilley [2]" w:date="2021-10-26T13:44:00Z">
              <w:r w:rsidDel="00D63116">
                <w:delText>3</w:delText>
              </w:r>
            </w:del>
          </w:p>
        </w:tc>
        <w:tc>
          <w:tcPr>
            <w:tcW w:w="6968" w:type="dxa"/>
          </w:tcPr>
          <w:p w14:paraId="1A2FD49E" w14:textId="5538C42D"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52" w:author="Molly McEvilley [2]" w:date="2021-10-26T13:44:00Z"/>
              </w:rPr>
            </w:pPr>
            <w:del w:id="1553" w:author="Molly McEvilley [2]" w:date="2021-10-26T13:44:00Z">
              <w:r w:rsidDel="00D63116">
                <w:delText xml:space="preserve">The sum of </w:delText>
              </w:r>
              <w:r w:rsidRPr="006B4F91" w:rsidDel="00D63116">
                <w:rPr>
                  <w:b/>
                  <w:bCs/>
                </w:rPr>
                <w:delText>episodeDays</w:delText>
              </w:r>
              <w:r w:rsidDel="00D63116">
                <w:delText xml:space="preserve"> for all ch_Episodes is &gt;= 365 but the number of episodes is less than four</w:delText>
              </w:r>
            </w:del>
          </w:p>
        </w:tc>
      </w:tr>
      <w:tr w:rsidR="00087705" w:rsidRPr="00E94277" w:rsidDel="00D63116" w14:paraId="3DB69ECF" w14:textId="34A2024D" w:rsidTr="00743C8A">
        <w:trPr>
          <w:cnfStyle w:val="000000100000" w:firstRow="0" w:lastRow="0" w:firstColumn="0" w:lastColumn="0" w:oddVBand="0" w:evenVBand="0" w:oddHBand="1" w:evenHBand="0" w:firstRowFirstColumn="0" w:firstRowLastColumn="0" w:lastRowFirstColumn="0" w:lastRowLastColumn="0"/>
          <w:del w:id="1554"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5DCF2A01" w14:textId="4D4AA2C8" w:rsidR="00087705" w:rsidRPr="006B4F91" w:rsidDel="00D63116" w:rsidRDefault="00087705" w:rsidP="00845520">
            <w:pPr>
              <w:pStyle w:val="NoSpacing"/>
              <w:jc w:val="center"/>
              <w:rPr>
                <w:del w:id="1555" w:author="Molly McEvilley [2]" w:date="2021-10-26T13:44:00Z"/>
              </w:rPr>
            </w:pPr>
            <w:del w:id="1556" w:author="Molly McEvilley [2]" w:date="2021-10-26T13:44:00Z">
              <w:r w:rsidRPr="006B4F91" w:rsidDel="00D63116">
                <w:delText>270</w:delText>
              </w:r>
            </w:del>
          </w:p>
        </w:tc>
        <w:tc>
          <w:tcPr>
            <w:tcW w:w="0" w:type="dxa"/>
          </w:tcPr>
          <w:p w14:paraId="6F8B5E39" w14:textId="7B807C24" w:rsidR="00087705" w:rsidRPr="006B4F91"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57" w:author="Molly McEvilley [2]" w:date="2021-10-26T13:44:00Z"/>
              </w:rPr>
            </w:pPr>
            <w:del w:id="1558" w:author="Molly McEvilley [2]" w:date="2021-10-26T13:44:00Z">
              <w:r w:rsidDel="00D63116">
                <w:delText>n/a</w:delText>
              </w:r>
            </w:del>
          </w:p>
        </w:tc>
        <w:tc>
          <w:tcPr>
            <w:tcW w:w="6968" w:type="dxa"/>
          </w:tcPr>
          <w:p w14:paraId="50AAA632" w14:textId="04A47826"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59" w:author="Molly McEvilley [2]" w:date="2021-10-26T13:44:00Z"/>
              </w:rPr>
            </w:pPr>
            <w:del w:id="1560" w:author="Molly McEvilley [2]" w:date="2021-10-26T13:44:00Z">
              <w:r w:rsidDel="00D63116">
                <w:delText xml:space="preserve">Client has a total of 270-364 ESSHStreet days </w:delText>
              </w:r>
            </w:del>
          </w:p>
        </w:tc>
      </w:tr>
      <w:tr w:rsidR="00087705" w:rsidRPr="00E94277" w:rsidDel="00D63116" w14:paraId="10B148EA" w14:textId="7CC9BE6F" w:rsidTr="00743C8A">
        <w:trPr>
          <w:cnfStyle w:val="000000010000" w:firstRow="0" w:lastRow="0" w:firstColumn="0" w:lastColumn="0" w:oddVBand="0" w:evenVBand="0" w:oddHBand="0" w:evenHBand="1" w:firstRowFirstColumn="0" w:firstRowLastColumn="0" w:lastRowFirstColumn="0" w:lastRowLastColumn="0"/>
          <w:del w:id="1561"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822EB28" w14:textId="7E284913" w:rsidR="00087705" w:rsidRPr="006B4F91" w:rsidDel="00D63116" w:rsidRDefault="00087705" w:rsidP="00845520">
            <w:pPr>
              <w:pStyle w:val="NoSpacing"/>
              <w:jc w:val="center"/>
              <w:rPr>
                <w:del w:id="1562" w:author="Molly McEvilley [2]" w:date="2021-10-26T13:44:00Z"/>
              </w:rPr>
            </w:pPr>
            <w:del w:id="1563" w:author="Molly McEvilley [2]" w:date="2021-10-26T13:44:00Z">
              <w:r w:rsidRPr="006B4F91" w:rsidDel="00D63116">
                <w:delText>0</w:delText>
              </w:r>
            </w:del>
          </w:p>
        </w:tc>
        <w:tc>
          <w:tcPr>
            <w:tcW w:w="0" w:type="dxa"/>
          </w:tcPr>
          <w:p w14:paraId="5EA42E27" w14:textId="0E946C48"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64" w:author="Molly McEvilley [2]" w:date="2021-10-26T13:44:00Z"/>
              </w:rPr>
            </w:pPr>
            <w:del w:id="1565" w:author="Molly McEvilley [2]" w:date="2021-10-26T13:44:00Z">
              <w:r w:rsidDel="00D63116">
                <w:delText>n/a</w:delText>
              </w:r>
            </w:del>
          </w:p>
        </w:tc>
        <w:tc>
          <w:tcPr>
            <w:tcW w:w="6968" w:type="dxa"/>
          </w:tcPr>
          <w:p w14:paraId="5B8B7917" w14:textId="088BF885"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66" w:author="Molly McEvilley [2]" w:date="2021-10-26T13:44:00Z"/>
              </w:rPr>
            </w:pPr>
            <w:del w:id="1567" w:author="Molly McEvilley [2]" w:date="2021-10-26T13:44:00Z">
              <w:r w:rsidDel="00D63116">
                <w:delText xml:space="preserve">Client has a total of 0-269 ESSHStreet days </w:delText>
              </w:r>
            </w:del>
          </w:p>
        </w:tc>
      </w:tr>
    </w:tbl>
    <w:p w14:paraId="7C46FF83" w14:textId="5894EC3B"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commentRangeStart w:id="1568"/>
      <w:ins w:id="1569" w:author="Molly McEvilley [2]" w:date="2021-10-26T14:19:00Z">
        <w:r w:rsidR="007F10DD">
          <w:rPr>
            <w:szCs w:val="20"/>
          </w:rPr>
          <w:t xml:space="preserve">For </w:t>
        </w:r>
        <w:r w:rsidR="007F10DD">
          <w:rPr>
            <w:szCs w:val="20"/>
          </w:rPr>
          <w:lastRenderedPageBreak/>
          <w:t>records where values were not already set in step 7.</w:t>
        </w:r>
      </w:ins>
      <w:ins w:id="1570" w:author="Molly McEvilley [2]" w:date="2021-10-26T14:20:00Z">
        <w:r w:rsidR="007F10DD">
          <w:rPr>
            <w:szCs w:val="20"/>
          </w:rPr>
          <w:t>4</w:t>
        </w:r>
      </w:ins>
      <w:commentRangeEnd w:id="1568"/>
      <w:ins w:id="1571" w:author="Molly McEvilley [2]" w:date="2021-10-26T14:22:00Z">
        <w:r w:rsidR="00F112E9">
          <w:rPr>
            <w:rStyle w:val="CommentReference"/>
          </w:rPr>
          <w:commentReference w:id="1568"/>
        </w:r>
      </w:ins>
      <w:ins w:id="1572" w:author="Molly McEvilley [2]" w:date="2021-10-26T14:20:00Z">
        <w:r w:rsidR="007F10DD">
          <w:rPr>
            <w:szCs w:val="20"/>
          </w:rPr>
          <w:t xml:space="preserve">, </w:t>
        </w:r>
      </w:ins>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77777777" w:rsidR="005846C0" w:rsidRPr="00A7544C" w:rsidRDefault="005846C0" w:rsidP="005846C0">
      <w:pPr>
        <w:pStyle w:val="ListParagraph"/>
        <w:numPr>
          <w:ilvl w:val="0"/>
          <w:numId w:val="95"/>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77777777"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77777777"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7777777" w:rsidR="005846C0" w:rsidRPr="00A7544C" w:rsidRDefault="005846C0" w:rsidP="005846C0">
      <w:pPr>
        <w:pStyle w:val="ListParagraph"/>
        <w:numPr>
          <w:ilvl w:val="0"/>
          <w:numId w:val="95"/>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where</w:t>
      </w:r>
      <w:r>
        <w:t>:</w:t>
      </w:r>
    </w:p>
    <w:p w14:paraId="0E6E560A" w14:textId="77777777" w:rsidR="005846C0" w:rsidRPr="005F4836" w:rsidRDefault="005846C0" w:rsidP="005846C0">
      <w:pPr>
        <w:pStyle w:val="ListParagraph"/>
        <w:numPr>
          <w:ilvl w:val="0"/>
          <w:numId w:val="24"/>
        </w:numPr>
        <w:rPr>
          <w:b/>
        </w:rPr>
      </w:pPr>
      <w:r>
        <w:t>[COUNT of ch_</w:t>
      </w:r>
      <w:r w:rsidRPr="006B4F91">
        <w:t>Episodes</w:t>
      </w:r>
      <w:r>
        <w:t xml:space="preserve">] &gt;= 4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4A742AD5" w:rsidR="005846C0" w:rsidRPr="00A7544C" w:rsidDel="00351650" w:rsidRDefault="005846C0" w:rsidP="005846C0">
      <w:pPr>
        <w:pStyle w:val="ListParagraph"/>
        <w:numPr>
          <w:ilvl w:val="0"/>
          <w:numId w:val="95"/>
        </w:numPr>
        <w:rPr>
          <w:del w:id="1573" w:author="Molly McEvilley [2]" w:date="2021-10-26T14:20:00Z"/>
        </w:rPr>
      </w:pPr>
      <w:del w:id="1574" w:author="Molly McEvilley [2]" w:date="2021-10-26T14:20:00Z">
        <w:r w:rsidRPr="00A7544C" w:rsidDel="00351650">
          <w:delText xml:space="preserve">Set </w:delText>
        </w:r>
        <w:r w:rsidRPr="00A7544C" w:rsidDel="00351650">
          <w:rPr>
            <w:b/>
          </w:rPr>
          <w:delText>CHTime</w:delText>
        </w:r>
        <w:r w:rsidRPr="00A7544C" w:rsidDel="00351650">
          <w:rPr>
            <w:i/>
          </w:rPr>
          <w:delText xml:space="preserve"> = </w:delText>
        </w:r>
        <w:r w:rsidRPr="00E17F92" w:rsidDel="00351650">
          <w:delText>400 (12</w:delText>
        </w:r>
        <w:r w:rsidRPr="00D75C24" w:rsidDel="00351650">
          <w:delText xml:space="preserve"> or </w:delText>
        </w:r>
        <w:r w:rsidRPr="00FC29E8" w:rsidDel="00351650">
          <w:delText>more months in three</w:delText>
        </w:r>
        <w:r w:rsidRPr="005F4836" w:rsidDel="00351650">
          <w:delText xml:space="preserve"> years) and </w:delText>
        </w:r>
        <w:r w:rsidRPr="005F4836" w:rsidDel="00351650">
          <w:rPr>
            <w:b/>
          </w:rPr>
          <w:delText>CHTimeStatus</w:delText>
        </w:r>
        <w:r w:rsidRPr="005F4836" w:rsidDel="00351650">
          <w:delText xml:space="preserve"> = 2 (</w:delText>
        </w:r>
        <w:r w:rsidRPr="003735AA" w:rsidDel="00351650">
          <w:delText xml:space="preserve">4 or more </w:delText>
        </w:r>
        <w:r w:rsidDel="00351650">
          <w:delText>episodes</w:delText>
        </w:r>
        <w:r w:rsidRPr="00A7544C" w:rsidDel="00351650">
          <w:delText>) where:</w:delText>
        </w:r>
      </w:del>
    </w:p>
    <w:p w14:paraId="55761F0E" w14:textId="75E53254" w:rsidR="005846C0" w:rsidRPr="00FC29E8" w:rsidDel="00351650" w:rsidRDefault="005846C0" w:rsidP="005846C0">
      <w:pPr>
        <w:pStyle w:val="ListParagraph"/>
        <w:numPr>
          <w:ilvl w:val="0"/>
          <w:numId w:val="24"/>
        </w:numPr>
        <w:rPr>
          <w:del w:id="1575" w:author="Molly McEvilley [2]" w:date="2021-10-26T14:20:00Z"/>
        </w:rPr>
      </w:pPr>
      <w:del w:id="1576" w:author="Molly McEvilley [2]" w:date="2021-10-26T14:20:00Z">
        <w:r w:rsidRPr="00A7544C" w:rsidDel="00351650">
          <w:rPr>
            <w:b/>
            <w:bCs/>
          </w:rPr>
          <w:delText>CHTimeStatus</w:delText>
        </w:r>
        <w:r w:rsidRPr="00E17F92" w:rsidDel="00351650">
          <w:delText xml:space="preserve"> no</w:delText>
        </w:r>
        <w:r w:rsidRPr="00D75C24" w:rsidDel="00351650">
          <w:delText>t in (1,2)</w:delText>
        </w:r>
      </w:del>
    </w:p>
    <w:p w14:paraId="2F924DFB" w14:textId="7E12FECB" w:rsidR="005846C0" w:rsidRPr="00BB2FE1" w:rsidDel="00351650" w:rsidRDefault="005846C0" w:rsidP="005846C0">
      <w:pPr>
        <w:pStyle w:val="ListParagraph"/>
        <w:numPr>
          <w:ilvl w:val="0"/>
          <w:numId w:val="24"/>
        </w:numPr>
        <w:rPr>
          <w:del w:id="1577" w:author="Molly McEvilley [2]" w:date="2021-10-26T14:20:00Z"/>
        </w:rPr>
      </w:pPr>
      <w:del w:id="1578" w:author="Molly McEvilley [2]" w:date="2021-10-26T14:20:00Z">
        <w:r w:rsidDel="00351650">
          <w:delText>There is an enrollment in tlsa_Enrollment where</w:delText>
        </w:r>
        <w:r w:rsidRPr="00BB2FE1" w:rsidDel="00351650">
          <w:delText>:</w:delText>
        </w:r>
      </w:del>
    </w:p>
    <w:p w14:paraId="1AC66443" w14:textId="4DCAAF1C" w:rsidR="005846C0" w:rsidRPr="00D75C24" w:rsidDel="00351650" w:rsidRDefault="005846C0" w:rsidP="005846C0">
      <w:pPr>
        <w:pStyle w:val="ListParagraph"/>
        <w:numPr>
          <w:ilvl w:val="1"/>
          <w:numId w:val="24"/>
        </w:numPr>
        <w:rPr>
          <w:del w:id="1579" w:author="Molly McEvilley [2]" w:date="2021-10-26T14:20:00Z"/>
        </w:rPr>
      </w:pPr>
      <w:del w:id="1580" w:author="Molly McEvilley [2]" w:date="2021-10-26T14:20:00Z">
        <w:r w:rsidRPr="00845520" w:rsidDel="00351650">
          <w:rPr>
            <w:b/>
            <w:bCs/>
          </w:rPr>
          <w:delText>EntryDate</w:delText>
        </w:r>
        <w:r w:rsidRPr="00A7544C" w:rsidDel="00351650">
          <w:delText xml:space="preserve"> &gt; (</w:delText>
        </w:r>
        <w:r w:rsidRPr="00845520" w:rsidDel="00351650">
          <w:rPr>
            <w:b/>
            <w:bCs/>
          </w:rPr>
          <w:delText>LastActive</w:delText>
        </w:r>
        <w:r w:rsidRPr="00A7544C" w:rsidDel="00351650">
          <w:delText xml:space="preserve"> – </w:delText>
        </w:r>
        <w:r w:rsidDel="00351650">
          <w:delText>1 year</w:delText>
        </w:r>
        <w:r w:rsidRPr="00E17F92" w:rsidDel="00351650">
          <w:delText>)</w:delText>
        </w:r>
      </w:del>
    </w:p>
    <w:p w14:paraId="48011C28" w14:textId="61C535C1" w:rsidR="005846C0" w:rsidRPr="00E17F92" w:rsidDel="00351650" w:rsidRDefault="005846C0" w:rsidP="005846C0">
      <w:pPr>
        <w:pStyle w:val="ListParagraph"/>
        <w:numPr>
          <w:ilvl w:val="1"/>
          <w:numId w:val="24"/>
        </w:numPr>
        <w:rPr>
          <w:del w:id="1581" w:author="Molly McEvilley [2]" w:date="2021-10-26T14:20:00Z"/>
        </w:rPr>
      </w:pPr>
      <w:del w:id="1582" w:author="Molly McEvilley [2]" w:date="2021-10-26T14:20:00Z">
        <w:r w:rsidRPr="00845520" w:rsidDel="00351650">
          <w:rPr>
            <w:i/>
            <w:iCs/>
          </w:rPr>
          <w:delText>TimesHomelessPastThreeYears</w:delText>
        </w:r>
        <w:r w:rsidRPr="00A7544C" w:rsidDel="00351650">
          <w:delText xml:space="preserve"> = 4 (Four or more times)</w:delText>
        </w:r>
      </w:del>
    </w:p>
    <w:p w14:paraId="6DA1FEC0" w14:textId="62488DCB" w:rsidR="005846C0" w:rsidRPr="005F4836" w:rsidDel="00351650" w:rsidRDefault="005846C0" w:rsidP="005846C0">
      <w:pPr>
        <w:pStyle w:val="ListParagraph"/>
        <w:numPr>
          <w:ilvl w:val="1"/>
          <w:numId w:val="24"/>
        </w:numPr>
        <w:rPr>
          <w:del w:id="1583" w:author="Molly McEvilley [2]" w:date="2021-10-26T14:20:00Z"/>
        </w:rPr>
      </w:pPr>
      <w:del w:id="1584" w:author="Molly McEvilley [2]" w:date="2021-10-26T14:20:00Z">
        <w:r w:rsidRPr="00D75C24" w:rsidDel="00351650">
          <w:rPr>
            <w:i/>
            <w:iCs/>
          </w:rPr>
          <w:delText>MonthsHomelessPastThreeYears</w:delText>
        </w:r>
        <w:r w:rsidRPr="00FC29E8" w:rsidDel="00351650">
          <w:delText xml:space="preserve"> in </w:delText>
        </w:r>
        <w:r w:rsidRPr="005F4836" w:rsidDel="00351650">
          <w:delText>(112, 113) (12 or more than 12 months)</w:delText>
        </w:r>
      </w:del>
    </w:p>
    <w:p w14:paraId="7AB6EBE1" w14:textId="77777777" w:rsidR="005846C0" w:rsidRPr="006B4F91" w:rsidRDefault="005846C0" w:rsidP="005846C0">
      <w:pPr>
        <w:pStyle w:val="ListParagraph"/>
        <w:numPr>
          <w:ilvl w:val="0"/>
          <w:numId w:val="95"/>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77777777" w:rsidR="005846C0" w:rsidRPr="005F4836" w:rsidRDefault="005846C0" w:rsidP="005846C0">
      <w:pPr>
        <w:pStyle w:val="ListParagraph"/>
        <w:numPr>
          <w:ilvl w:val="0"/>
          <w:numId w:val="24"/>
        </w:numPr>
        <w:rPr>
          <w:b/>
        </w:rPr>
      </w:pPr>
      <w:r>
        <w:t>[COUNT of ch_</w:t>
      </w:r>
      <w:r w:rsidRPr="006B4F91">
        <w:t>Episodes</w:t>
      </w:r>
      <w:r>
        <w:t xml:space="preserve">] between 1 and 3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7AC46CEC" w:rsidR="005846C0" w:rsidRDefault="005846C0" w:rsidP="005846C0">
      <w:pPr>
        <w:pStyle w:val="ListParagraph"/>
        <w:numPr>
          <w:ilvl w:val="0"/>
          <w:numId w:val="95"/>
        </w:numPr>
        <w:rPr>
          <w:ins w:id="1585" w:author="Molly McEvilley [2]" w:date="2021-10-26T13:47:00Z"/>
        </w:rPr>
      </w:pPr>
      <w:r w:rsidRPr="00A7544C">
        <w:t xml:space="preserve">Set </w:t>
      </w:r>
      <w:r w:rsidRPr="00A7544C">
        <w:rPr>
          <w:b/>
          <w:bCs/>
        </w:rPr>
        <w:t>CHTime = 270</w:t>
      </w:r>
      <w:r w:rsidRPr="005C4382">
        <w:t xml:space="preserve"> and </w:t>
      </w:r>
      <w:r>
        <w:rPr>
          <w:b/>
          <w:bCs/>
        </w:rPr>
        <w:t>CHTimeStatus</w:t>
      </w:r>
      <w:r w:rsidRPr="005C4382">
        <w:t xml:space="preserve"> = -1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ins w:id="1586" w:author="Molly McEvilley [2]" w:date="2021-10-26T13:46:00Z">
        <w:r w:rsidR="00BC3753">
          <w:t>.</w:t>
        </w:r>
      </w:ins>
    </w:p>
    <w:p w14:paraId="5C938BB3" w14:textId="25A4B784" w:rsidR="00316D0B" w:rsidRPr="005F4836" w:rsidRDefault="00316D0B" w:rsidP="001A1298">
      <w:pPr>
        <w:pStyle w:val="ListParagraph"/>
        <w:widowControl w:val="0"/>
        <w:numPr>
          <w:ilvl w:val="0"/>
          <w:numId w:val="95"/>
        </w:numPr>
      </w:pPr>
      <w:ins w:id="1587" w:author="Molly McEvilley [2]" w:date="2021-10-26T13:47:00Z">
        <w:r>
          <w:t>(</w:t>
        </w:r>
      </w:ins>
      <w:ins w:id="1588" w:author="Molly McEvilley [2]" w:date="2021-10-26T13:51:00Z">
        <w:r w:rsidR="00743C8A">
          <w:t>O</w:t>
        </w:r>
      </w:ins>
      <w:ins w:id="1589" w:author="Molly McEvilley [2]" w:date="2021-10-26T13:47:00Z">
        <w:r>
          <w:t>ther</w:t>
        </w:r>
      </w:ins>
      <w:ins w:id="1590" w:author="Molly McEvilley [2]" w:date="2021-10-26T13:50:00Z">
        <w:r w:rsidR="002730F1">
          <w:t xml:space="preserve"> combinations are not applicable to </w:t>
        </w:r>
        <w:r w:rsidR="00743C8A">
          <w:t xml:space="preserve">setting </w:t>
        </w:r>
        <w:r w:rsidR="00743C8A" w:rsidRPr="00743C8A">
          <w:rPr>
            <w:b/>
            <w:bCs/>
          </w:rPr>
          <w:t>HHChronic</w:t>
        </w:r>
      </w:ins>
      <w:ins w:id="1591" w:author="Molly McEvilley [2]" w:date="2021-10-26T13:51:00Z">
        <w:r w:rsidR="00743C8A">
          <w:t xml:space="preserve"> for LSAExit and may be left NULL.)</w:t>
        </w:r>
      </w:ins>
    </w:p>
    <w:p w14:paraId="02FC2E05" w14:textId="2D3FF595" w:rsidR="0003147B" w:rsidRPr="00C52062" w:rsidRDefault="0003147B" w:rsidP="0088191A">
      <w:pPr>
        <w:pStyle w:val="Heading2"/>
      </w:pPr>
      <w:bookmarkStart w:id="1592" w:name="_Toc79153988"/>
      <w:r>
        <w:t>Set Population Identifiers for Exit Cohort Households</w:t>
      </w:r>
      <w:bookmarkEnd w:id="1271"/>
      <w:bookmarkEnd w:id="1592"/>
    </w:p>
    <w:p w14:paraId="05CA306D" w14:textId="75C9AC38" w:rsidR="00BE7B45" w:rsidRDefault="00C340AC" w:rsidP="00BE7B45">
      <w:pPr>
        <w:jc w:val="center"/>
      </w:pPr>
      <w:ins w:id="1593" w:author="Genelle Denzin" w:date="2021-10-27T16:30:00Z">
        <w:r>
          <w:rPr>
            <w:noProof/>
          </w:rPr>
          <w:drawing>
            <wp:anchor distT="0" distB="0" distL="114300" distR="114300" simplePos="0" relativeHeight="251670532" behindDoc="0" locked="0" layoutInCell="1" allowOverlap="1" wp14:anchorId="5660CDD0" wp14:editId="7502988C">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ins>
      <w:del w:id="1594" w:author="Genelle Denzin" w:date="2021-10-27T16:30:00Z">
        <w:r w:rsidR="00876CD5" w:rsidDel="00C340AC">
          <w:rPr>
            <w:rFonts w:ascii="Times New Roman" w:hAnsi="Times New Roman" w:cs="Times New Roman"/>
            <w:noProof/>
            <w:sz w:val="24"/>
            <w:szCs w:val="24"/>
          </w:rPr>
          <mc:AlternateContent>
            <mc:Choice Requires="wpg">
              <w:drawing>
                <wp:inline distT="0" distB="0" distL="0" distR="0" wp14:anchorId="4F400FF6" wp14:editId="54E0DD8D">
                  <wp:extent cx="3309720" cy="1280116"/>
                  <wp:effectExtent l="0" t="0" r="24130" b="15875"/>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720" cy="1280116"/>
                            <a:chOff x="1122057" y="1119021"/>
                            <a:chExt cx="33099" cy="12801"/>
                          </a:xfrm>
                        </wpg:grpSpPr>
                        <wps:wsp>
                          <wps:cNvPr id="74486043" name="AutoShape 104"/>
                          <wps:cNvCnPr>
                            <a:cxnSpLocks noChangeShapeType="1"/>
                          </wps:cNvCnPr>
                          <wps:spPr bwMode="auto">
                            <a:xfrm>
                              <a:off x="1137329" y="1125352"/>
                              <a:ext cx="5940" cy="13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405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004824" w:rsidRDefault="00004824"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2801"/>
                              <a:chOff x="1122057" y="1119021"/>
                              <a:chExt cx="15272" cy="12801"/>
                            </a:xfrm>
                          </wpg:grpSpPr>
                          <wps:wsp>
                            <wps:cNvPr id="74486046" name="Left Bracket 244"/>
                            <wps:cNvSpPr>
                              <a:spLocks/>
                            </wps:cNvSpPr>
                            <wps:spPr bwMode="auto">
                              <a:xfrm flipH="1" flipV="1">
                                <a:off x="1134903"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004824" w:rsidRDefault="00004824"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004824" w:rsidRDefault="00004824"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004824" w:rsidRDefault="00004824" w:rsidP="00876CD5">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4" style="width:260.6pt;height:100.8pt;mso-position-horizontal-relative:char;mso-position-vertical-relative:line" coordorigin="11220,11190" coordsize="33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">
                  <v:shape id="AutoShape 104" o:spid="_x0000_s1445" type="#_x0000_t32" style="position:absolute;left:11373;top:11253;width:5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46" type="#_x0000_t113" style="position:absolute;left:11432;top:1124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004824" w:rsidRDefault="00004824" w:rsidP="00BE7B45">
                          <w:pPr>
                            <w:pStyle w:val="Style3"/>
                          </w:pPr>
                          <w:r>
                            <w:t>tlsa_Exit</w:t>
                          </w:r>
                        </w:p>
                      </w:txbxContent>
                    </v:textbox>
                  </v:shape>
                  <v:group id="Group 106" o:spid="_x0000_s1447" style="position:absolute;left:11220;top:11190;width:153;height:128" coordorigin="11220,11190" coordsize="1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48" type="#_x0000_t85" style="position:absolute;left:11349;top:11190;width:24;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" adj="2314" fillcolor="#5b9bd5" strokecolor="black [0]" strokeweight=".5pt">
                      <v:shadow color="black [0]"/>
                      <v:textbox inset="2.88pt,2.88pt,2.88pt,2.88pt"/>
                    </v:shape>
                    <v:shape id="Left Bracket 245" o:spid="_x0000_s1449" type="#_x0000_t85" style="position:absolute;left:11220;top:11190;width:24;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" adj="2314" fillcolor="#5b9bd5" strokecolor="black [0]" strokeweight=".5pt">
                      <v:shadow color="black [0]"/>
                      <v:textbox inset="2.88pt,2.88pt,2.88pt,2.88pt"/>
                    </v:shape>
                    <v:shape id="AutoShape 10" o:spid="_x0000_s1450"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004824" w:rsidRDefault="00004824" w:rsidP="00876CD5">
                            <w:pPr>
                              <w:pStyle w:val="Style3"/>
                            </w:pPr>
                            <w:r>
                              <w:t>tlsa_HHID</w:t>
                            </w:r>
                          </w:p>
                        </w:txbxContent>
                      </v:textbox>
                    </v:shape>
                    <v:shape id="AutoShape 13" o:spid="_x0000_s1451"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004824" w:rsidRDefault="00004824" w:rsidP="00876CD5">
                            <w:pPr>
                              <w:pStyle w:val="Style3"/>
                            </w:pPr>
                            <w:r>
                              <w:t>hmis_Client</w:t>
                            </w:r>
                          </w:p>
                        </w:txbxContent>
                      </v:textbox>
                    </v:shape>
                    <v:shape id="AutoShape 10" o:spid="_x0000_s1452"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004824" w:rsidRDefault="00004824" w:rsidP="00876CD5">
                            <w:pPr>
                              <w:pStyle w:val="Style3"/>
                            </w:pPr>
                            <w:r>
                              <w:t>tlsa_Enrollment</w:t>
                            </w:r>
                          </w:p>
                        </w:txbxContent>
                      </v:textbox>
                    </v:shape>
                  </v:group>
                  <w10:anchorlock/>
                </v:group>
              </w:pict>
            </mc:Fallback>
          </mc:AlternateContent>
        </w:r>
      </w:del>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Change w:id="1595" w:author="Genelle Denzin" w:date="2021-10-27T16:25:00Z">
          <w:tblPr>
            <w:tblStyle w:val="TableGrid"/>
            <w:tblW w:w="9625" w:type="dxa"/>
            <w:tblLook w:val="04A0" w:firstRow="1" w:lastRow="0" w:firstColumn="1" w:lastColumn="0" w:noHBand="0" w:noVBand="1"/>
          </w:tblPr>
        </w:tblPrChange>
      </w:tblPr>
      <w:tblGrid>
        <w:gridCol w:w="9355"/>
        <w:tblGridChange w:id="1596">
          <w:tblGrid>
            <w:gridCol w:w="9355"/>
            <w:gridCol w:w="270"/>
          </w:tblGrid>
        </w:tblGridChange>
      </w:tblGrid>
      <w:tr w:rsidR="001C7628" w:rsidRPr="007327FC" w14:paraId="33808A0D" w14:textId="77777777" w:rsidTr="00112C68">
        <w:trPr>
          <w:cantSplit/>
          <w:trHeight w:val="216"/>
          <w:trPrChange w:id="1597" w:author="Genelle Denzin" w:date="2021-10-27T16:25:00Z">
            <w:trPr>
              <w:cantSplit/>
              <w:trHeight w:val="216"/>
            </w:trPr>
          </w:trPrChange>
        </w:trPr>
        <w:tc>
          <w:tcPr>
            <w:tcW w:w="9355" w:type="dxa"/>
            <w:shd w:val="clear" w:color="auto" w:fill="FDE9D9" w:themeFill="accent6" w:themeFillTint="33"/>
            <w:tcPrChange w:id="1598" w:author="Genelle Denzin" w:date="2021-10-27T16:25:00Z">
              <w:tcPr>
                <w:tcW w:w="9625" w:type="dxa"/>
                <w:gridSpan w:val="2"/>
                <w:shd w:val="clear" w:color="auto" w:fill="FDE9D9" w:themeFill="accent6" w:themeFillTint="33"/>
              </w:tcPr>
            </w:tcPrChange>
          </w:tcPr>
          <w:p w14:paraId="2E5950E1" w14:textId="77777777" w:rsidR="001C7628" w:rsidRPr="00FD11F6" w:rsidRDefault="001C7628" w:rsidP="00222D75">
            <w:pPr>
              <w:pStyle w:val="NoSpacing"/>
              <w:rPr>
                <w:b/>
                <w:bCs/>
              </w:rPr>
            </w:pPr>
            <w:r>
              <w:rPr>
                <w:b/>
                <w:bCs/>
              </w:rPr>
              <w:t>tlsa</w:t>
            </w:r>
            <w:r w:rsidRPr="00323F4A">
              <w:rPr>
                <w:b/>
                <w:bCs/>
              </w:rPr>
              <w:t>_</w:t>
            </w:r>
            <w:r>
              <w:rPr>
                <w:b/>
                <w:bCs/>
              </w:rPr>
              <w:t>Exit</w:t>
            </w:r>
          </w:p>
        </w:tc>
      </w:tr>
      <w:tr w:rsidR="001C7628" w:rsidRPr="00452445" w14:paraId="6C2BCC68" w14:textId="77777777" w:rsidTr="00112C68">
        <w:trPr>
          <w:cantSplit/>
          <w:trHeight w:val="216"/>
          <w:trPrChange w:id="1599" w:author="Genelle Denzin" w:date="2021-10-27T16:25:00Z">
            <w:trPr>
              <w:gridAfter w:val="0"/>
              <w:wAfter w:w="270" w:type="dxa"/>
              <w:cantSplit/>
              <w:trHeight w:val="216"/>
            </w:trPr>
          </w:trPrChange>
        </w:trPr>
        <w:tc>
          <w:tcPr>
            <w:tcW w:w="9355" w:type="dxa"/>
            <w:shd w:val="clear" w:color="auto" w:fill="auto"/>
            <w:tcPrChange w:id="1600" w:author="Genelle Denzin" w:date="2021-10-27T16:25:00Z">
              <w:tcPr>
                <w:tcW w:w="9355" w:type="dxa"/>
                <w:shd w:val="clear" w:color="auto" w:fill="auto"/>
              </w:tcPr>
            </w:tcPrChange>
          </w:tcPr>
          <w:p w14:paraId="653CE50B" w14:textId="77777777" w:rsidR="001C7628" w:rsidRPr="00452445" w:rsidRDefault="001C7628" w:rsidP="00222D75">
            <w:pPr>
              <w:pStyle w:val="NoSpacing"/>
            </w:pPr>
            <w:r>
              <w:t xml:space="preserve">Cohort </w:t>
            </w:r>
          </w:p>
        </w:tc>
      </w:tr>
      <w:tr w:rsidR="001C7628" w14:paraId="28929AD0" w14:textId="77777777" w:rsidTr="00112C68">
        <w:trPr>
          <w:cantSplit/>
          <w:trHeight w:val="216"/>
          <w:trPrChange w:id="1601" w:author="Genelle Denzin" w:date="2021-10-27T16:25:00Z">
            <w:trPr>
              <w:gridAfter w:val="0"/>
              <w:wAfter w:w="270" w:type="dxa"/>
              <w:cantSplit/>
              <w:trHeight w:val="216"/>
            </w:trPr>
          </w:trPrChange>
        </w:trPr>
        <w:tc>
          <w:tcPr>
            <w:tcW w:w="9355" w:type="dxa"/>
            <w:tcPrChange w:id="1602" w:author="Genelle Denzin" w:date="2021-10-27T16:25:00Z">
              <w:tcPr>
                <w:tcW w:w="9355" w:type="dxa"/>
              </w:tcPr>
            </w:tcPrChange>
          </w:tcPr>
          <w:p w14:paraId="674DA3D2" w14:textId="77777777" w:rsidR="001C7628" w:rsidRPr="00B11BEB" w:rsidRDefault="001C7628" w:rsidP="00222D75">
            <w:pPr>
              <w:pStyle w:val="NoSpacing"/>
            </w:pPr>
            <w:r w:rsidRPr="00B11BEB">
              <w:t>HoHID</w:t>
            </w:r>
          </w:p>
        </w:tc>
      </w:tr>
      <w:tr w:rsidR="001C7628" w14:paraId="7DA832FA" w14:textId="77777777" w:rsidTr="00112C68">
        <w:trPr>
          <w:cantSplit/>
          <w:trHeight w:val="216"/>
          <w:trPrChange w:id="1603" w:author="Genelle Denzin" w:date="2021-10-27T16:25:00Z">
            <w:trPr>
              <w:gridAfter w:val="0"/>
              <w:wAfter w:w="270" w:type="dxa"/>
              <w:cantSplit/>
              <w:trHeight w:val="216"/>
            </w:trPr>
          </w:trPrChange>
        </w:trPr>
        <w:tc>
          <w:tcPr>
            <w:tcW w:w="9355" w:type="dxa"/>
            <w:tcPrChange w:id="1604" w:author="Genelle Denzin" w:date="2021-10-27T16:25:00Z">
              <w:tcPr>
                <w:tcW w:w="9355" w:type="dxa"/>
              </w:tcPr>
            </w:tcPrChange>
          </w:tcPr>
          <w:p w14:paraId="1B49EA24" w14:textId="77777777" w:rsidR="001C7628" w:rsidRPr="00B11BEB" w:rsidRDefault="001C7628" w:rsidP="00222D75">
            <w:pPr>
              <w:pStyle w:val="NoSpacing"/>
            </w:pPr>
            <w:r w:rsidRPr="00B11BEB">
              <w:t>HHType</w:t>
            </w:r>
          </w:p>
        </w:tc>
      </w:tr>
      <w:tr w:rsidR="001C7628" w14:paraId="1E0914B9" w14:textId="77777777" w:rsidTr="00112C68">
        <w:trPr>
          <w:cantSplit/>
          <w:trHeight w:val="216"/>
          <w:trPrChange w:id="1605" w:author="Genelle Denzin" w:date="2021-10-27T16:25:00Z">
            <w:trPr>
              <w:gridAfter w:val="0"/>
              <w:wAfter w:w="270" w:type="dxa"/>
              <w:cantSplit/>
              <w:trHeight w:val="216"/>
            </w:trPr>
          </w:trPrChange>
        </w:trPr>
        <w:tc>
          <w:tcPr>
            <w:tcW w:w="9355" w:type="dxa"/>
            <w:tcPrChange w:id="1606" w:author="Genelle Denzin" w:date="2021-10-27T16:25:00Z">
              <w:tcPr>
                <w:tcW w:w="9355" w:type="dxa"/>
              </w:tcPr>
            </w:tcPrChange>
          </w:tcPr>
          <w:p w14:paraId="38B8A119" w14:textId="77777777" w:rsidR="001C7628" w:rsidRPr="00B11BEB" w:rsidRDefault="001C7628" w:rsidP="00222D75">
            <w:pPr>
              <w:pStyle w:val="NoSpacing"/>
            </w:pPr>
            <w:r>
              <w:t>QualifyingExitHHID</w:t>
            </w:r>
          </w:p>
        </w:tc>
      </w:tr>
      <w:tr w:rsidR="00930A57" w:rsidRPr="00323F4A" w14:paraId="5C1A113A" w14:textId="77777777" w:rsidTr="00112C68">
        <w:trPr>
          <w:cantSplit/>
          <w:trHeight w:val="216"/>
          <w:trPrChange w:id="1607" w:author="Genelle Denzin" w:date="2021-10-27T16:25:00Z">
            <w:trPr>
              <w:gridAfter w:val="0"/>
              <w:wAfter w:w="270" w:type="dxa"/>
              <w:cantSplit/>
              <w:trHeight w:val="216"/>
            </w:trPr>
          </w:trPrChange>
        </w:trPr>
        <w:tc>
          <w:tcPr>
            <w:tcW w:w="9355" w:type="dxa"/>
            <w:shd w:val="clear" w:color="auto" w:fill="FDE9D9" w:themeFill="accent6" w:themeFillTint="33"/>
            <w:tcPrChange w:id="1608" w:author="Genelle Denzin" w:date="2021-10-27T16:25:00Z">
              <w:tcPr>
                <w:tcW w:w="9355" w:type="dxa"/>
                <w:shd w:val="clear" w:color="auto" w:fill="FDE9D9" w:themeFill="accent6" w:themeFillTint="33"/>
              </w:tcPr>
            </w:tcPrChange>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112C68">
        <w:trPr>
          <w:trHeight w:val="216"/>
          <w:trPrChange w:id="1609" w:author="Genelle Denzin" w:date="2021-10-27T16:25:00Z">
            <w:trPr>
              <w:gridAfter w:val="0"/>
              <w:wAfter w:w="270" w:type="dxa"/>
              <w:trHeight w:val="216"/>
            </w:trPr>
          </w:trPrChange>
        </w:trPr>
        <w:tc>
          <w:tcPr>
            <w:tcW w:w="9355" w:type="dxa"/>
            <w:tcPrChange w:id="1610" w:author="Genelle Denzin" w:date="2021-10-27T16:25:00Z">
              <w:tcPr>
                <w:tcW w:w="9355" w:type="dxa"/>
              </w:tcPr>
            </w:tcPrChange>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12C68">
        <w:trPr>
          <w:trHeight w:val="216"/>
          <w:trPrChange w:id="1611" w:author="Genelle Denzin" w:date="2021-10-27T16:25:00Z">
            <w:trPr>
              <w:gridAfter w:val="0"/>
              <w:wAfter w:w="270" w:type="dxa"/>
              <w:trHeight w:val="216"/>
            </w:trPr>
          </w:trPrChange>
        </w:trPr>
        <w:tc>
          <w:tcPr>
            <w:tcW w:w="9355" w:type="dxa"/>
            <w:tcPrChange w:id="1612" w:author="Genelle Denzin" w:date="2021-10-27T16:25:00Z">
              <w:tcPr>
                <w:tcW w:w="9355" w:type="dxa"/>
              </w:tcPr>
            </w:tcPrChange>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112C68">
        <w:trPr>
          <w:cantSplit/>
          <w:trHeight w:val="216"/>
          <w:trPrChange w:id="1613" w:author="Genelle Denzin" w:date="2021-10-27T16:25:00Z">
            <w:trPr>
              <w:gridAfter w:val="0"/>
              <w:wAfter w:w="270" w:type="dxa"/>
              <w:cantSplit/>
              <w:trHeight w:val="216"/>
            </w:trPr>
          </w:trPrChange>
        </w:trPr>
        <w:tc>
          <w:tcPr>
            <w:tcW w:w="9355" w:type="dxa"/>
            <w:shd w:val="clear" w:color="auto" w:fill="FDE9D9" w:themeFill="accent6" w:themeFillTint="33"/>
            <w:tcPrChange w:id="1614" w:author="Genelle Denzin" w:date="2021-10-27T16:25:00Z">
              <w:tcPr>
                <w:tcW w:w="9355" w:type="dxa"/>
                <w:shd w:val="clear" w:color="auto" w:fill="FDE9D9" w:themeFill="accent6" w:themeFillTint="33"/>
              </w:tcPr>
            </w:tcPrChange>
          </w:tcPr>
          <w:p w14:paraId="01353C0E" w14:textId="77777777" w:rsidR="005846C0" w:rsidRPr="00B06FDF" w:rsidRDefault="005846C0" w:rsidP="00845520">
            <w:pPr>
              <w:pStyle w:val="NoSpacing"/>
              <w:rPr>
                <w:b/>
                <w:bCs/>
              </w:rPr>
            </w:pPr>
            <w:r>
              <w:rPr>
                <w:b/>
                <w:bCs/>
              </w:rPr>
              <w:t>tlsa_ExitHoHAdult</w:t>
            </w:r>
          </w:p>
        </w:tc>
      </w:tr>
      <w:tr w:rsidR="005846C0" w:rsidRPr="00323F4A" w14:paraId="56679DC1" w14:textId="77777777" w:rsidTr="00112C68">
        <w:trPr>
          <w:trHeight w:val="216"/>
          <w:trPrChange w:id="1615" w:author="Genelle Denzin" w:date="2021-10-27T16:25:00Z">
            <w:trPr>
              <w:gridAfter w:val="0"/>
              <w:wAfter w:w="270" w:type="dxa"/>
              <w:trHeight w:val="216"/>
            </w:trPr>
          </w:trPrChange>
        </w:trPr>
        <w:tc>
          <w:tcPr>
            <w:tcW w:w="9355" w:type="dxa"/>
            <w:tcPrChange w:id="1616" w:author="Genelle Denzin" w:date="2021-10-27T16:25:00Z">
              <w:tcPr>
                <w:tcW w:w="9355" w:type="dxa"/>
              </w:tcPr>
            </w:tcPrChange>
          </w:tcPr>
          <w:p w14:paraId="267AF722" w14:textId="77777777" w:rsidR="005846C0" w:rsidRPr="002F0D32" w:rsidRDefault="005846C0" w:rsidP="00845520">
            <w:pPr>
              <w:pStyle w:val="NoSpacing"/>
              <w:rPr>
                <w:bCs/>
              </w:rPr>
            </w:pPr>
            <w:r>
              <w:lastRenderedPageBreak/>
              <w:t>Cohort</w:t>
            </w:r>
          </w:p>
        </w:tc>
      </w:tr>
      <w:tr w:rsidR="005846C0" w:rsidRPr="00323F4A" w14:paraId="27FE7FDF" w14:textId="77777777" w:rsidTr="00112C68">
        <w:trPr>
          <w:trHeight w:val="216"/>
          <w:trPrChange w:id="1617" w:author="Genelle Denzin" w:date="2021-10-27T16:25:00Z">
            <w:trPr>
              <w:gridAfter w:val="0"/>
              <w:wAfter w:w="270" w:type="dxa"/>
              <w:trHeight w:val="216"/>
            </w:trPr>
          </w:trPrChange>
        </w:trPr>
        <w:tc>
          <w:tcPr>
            <w:tcW w:w="9355" w:type="dxa"/>
            <w:tcPrChange w:id="1618" w:author="Genelle Denzin" w:date="2021-10-27T16:25:00Z">
              <w:tcPr>
                <w:tcW w:w="9355" w:type="dxa"/>
              </w:tcPr>
            </w:tcPrChange>
          </w:tcPr>
          <w:p w14:paraId="601BDD1D" w14:textId="77777777" w:rsidR="005846C0" w:rsidRPr="00C032F4" w:rsidRDefault="005846C0" w:rsidP="00845520">
            <w:pPr>
              <w:pStyle w:val="NoSpacing"/>
            </w:pPr>
            <w:r>
              <w:t>QualifyingExitHHID</w:t>
            </w:r>
          </w:p>
        </w:tc>
      </w:tr>
      <w:tr w:rsidR="005846C0" w:rsidRPr="00323F4A" w14:paraId="62DA1CB0" w14:textId="77777777" w:rsidTr="00112C68">
        <w:trPr>
          <w:trHeight w:val="216"/>
          <w:trPrChange w:id="1619" w:author="Genelle Denzin" w:date="2021-10-27T16:25:00Z">
            <w:trPr>
              <w:gridAfter w:val="0"/>
              <w:wAfter w:w="270" w:type="dxa"/>
              <w:trHeight w:val="216"/>
            </w:trPr>
          </w:trPrChange>
        </w:trPr>
        <w:tc>
          <w:tcPr>
            <w:tcW w:w="9355" w:type="dxa"/>
            <w:tcPrChange w:id="1620" w:author="Genelle Denzin" w:date="2021-10-27T16:25:00Z">
              <w:tcPr>
                <w:tcW w:w="9355" w:type="dxa"/>
              </w:tcPr>
            </w:tcPrChange>
          </w:tcPr>
          <w:p w14:paraId="697C5BC9" w14:textId="77777777" w:rsidR="005846C0" w:rsidRDefault="005846C0" w:rsidP="00845520">
            <w:pPr>
              <w:pStyle w:val="NoSpacing"/>
            </w:pPr>
            <w:r>
              <w:t>CHTime</w:t>
            </w:r>
          </w:p>
        </w:tc>
      </w:tr>
      <w:tr w:rsidR="005846C0" w:rsidRPr="00323F4A" w14:paraId="546D2236" w14:textId="77777777" w:rsidTr="00112C68">
        <w:trPr>
          <w:trHeight w:val="216"/>
          <w:trPrChange w:id="1621" w:author="Genelle Denzin" w:date="2021-10-27T16:25:00Z">
            <w:trPr>
              <w:gridAfter w:val="0"/>
              <w:wAfter w:w="270" w:type="dxa"/>
              <w:trHeight w:val="216"/>
            </w:trPr>
          </w:trPrChange>
        </w:trPr>
        <w:tc>
          <w:tcPr>
            <w:tcW w:w="9355" w:type="dxa"/>
            <w:tcPrChange w:id="1622" w:author="Genelle Denzin" w:date="2021-10-27T16:25:00Z">
              <w:tcPr>
                <w:tcW w:w="9355" w:type="dxa"/>
              </w:tcPr>
            </w:tcPrChange>
          </w:tcPr>
          <w:p w14:paraId="648B70A4" w14:textId="77777777" w:rsidR="005846C0" w:rsidRDefault="005846C0" w:rsidP="00845520">
            <w:pPr>
              <w:pStyle w:val="NoSpacing"/>
            </w:pPr>
            <w:r>
              <w:t>CHTimeStatus</w:t>
            </w:r>
          </w:p>
        </w:tc>
      </w:tr>
      <w:tr w:rsidR="00930A57" w:rsidRPr="00C032F4" w14:paraId="682009B8" w14:textId="77777777" w:rsidTr="00112C68">
        <w:trPr>
          <w:cantSplit/>
          <w:trHeight w:val="216"/>
          <w:trPrChange w:id="1623" w:author="Genelle Denzin" w:date="2021-10-27T16:25:00Z">
            <w:trPr>
              <w:gridAfter w:val="0"/>
              <w:wAfter w:w="270" w:type="dxa"/>
              <w:cantSplit/>
              <w:trHeight w:val="216"/>
            </w:trPr>
          </w:trPrChange>
        </w:trPr>
        <w:tc>
          <w:tcPr>
            <w:tcW w:w="9355" w:type="dxa"/>
            <w:shd w:val="clear" w:color="auto" w:fill="FDE9D9" w:themeFill="accent6" w:themeFillTint="33"/>
            <w:tcPrChange w:id="1624" w:author="Genelle Denzin" w:date="2021-10-27T16:25:00Z">
              <w:tcPr>
                <w:tcW w:w="9355" w:type="dxa"/>
                <w:shd w:val="clear" w:color="auto" w:fill="FDE9D9" w:themeFill="accent6" w:themeFillTint="33"/>
              </w:tcPr>
            </w:tcPrChange>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112C68">
        <w:trPr>
          <w:trHeight w:val="216"/>
          <w:trPrChange w:id="1625" w:author="Genelle Denzin" w:date="2021-10-27T16:25:00Z">
            <w:trPr>
              <w:gridAfter w:val="0"/>
              <w:wAfter w:w="270" w:type="dxa"/>
              <w:trHeight w:val="216"/>
            </w:trPr>
          </w:trPrChange>
        </w:trPr>
        <w:tc>
          <w:tcPr>
            <w:tcW w:w="9355" w:type="dxa"/>
            <w:tcPrChange w:id="1626" w:author="Genelle Denzin" w:date="2021-10-27T16:25:00Z">
              <w:tcPr>
                <w:tcW w:w="9355" w:type="dxa"/>
              </w:tcPr>
            </w:tcPrChange>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12C68">
        <w:trPr>
          <w:trHeight w:val="216"/>
          <w:trPrChange w:id="1627" w:author="Genelle Denzin" w:date="2021-10-27T16:25:00Z">
            <w:trPr>
              <w:gridAfter w:val="0"/>
              <w:wAfter w:w="270" w:type="dxa"/>
              <w:trHeight w:val="216"/>
            </w:trPr>
          </w:trPrChange>
        </w:trPr>
        <w:tc>
          <w:tcPr>
            <w:tcW w:w="9355" w:type="dxa"/>
            <w:tcPrChange w:id="1628" w:author="Genelle Denzin" w:date="2021-10-27T16:25:00Z">
              <w:tcPr>
                <w:tcW w:w="9355" w:type="dxa"/>
              </w:tcPr>
            </w:tcPrChange>
          </w:tcPr>
          <w:p w14:paraId="3B3B047F" w14:textId="77777777" w:rsidR="00930A57" w:rsidRPr="00C032F4" w:rsidRDefault="00930A57" w:rsidP="00584131">
            <w:pPr>
              <w:pStyle w:val="NoSpacing"/>
            </w:pPr>
            <w:r w:rsidRPr="00C032F4">
              <w:t>PersonalID</w:t>
            </w:r>
          </w:p>
        </w:tc>
      </w:tr>
      <w:tr w:rsidR="00930A57" w:rsidRPr="00C032F4" w14:paraId="32CAF14F" w14:textId="77777777" w:rsidTr="00112C68">
        <w:trPr>
          <w:trHeight w:val="216"/>
          <w:trPrChange w:id="1629" w:author="Genelle Denzin" w:date="2021-10-27T16:25:00Z">
            <w:trPr>
              <w:gridAfter w:val="0"/>
              <w:wAfter w:w="270" w:type="dxa"/>
              <w:trHeight w:val="216"/>
            </w:trPr>
          </w:trPrChange>
        </w:trPr>
        <w:tc>
          <w:tcPr>
            <w:tcW w:w="9355" w:type="dxa"/>
            <w:tcPrChange w:id="1630" w:author="Genelle Denzin" w:date="2021-10-27T16:25:00Z">
              <w:tcPr>
                <w:tcW w:w="9355" w:type="dxa"/>
              </w:tcPr>
            </w:tcPrChange>
          </w:tcPr>
          <w:p w14:paraId="1DD295D6" w14:textId="77777777" w:rsidR="00930A57" w:rsidRPr="00C032F4" w:rsidRDefault="00930A57" w:rsidP="00584131">
            <w:pPr>
              <w:pStyle w:val="NoSpacing"/>
            </w:pPr>
            <w:r w:rsidRPr="00C032F4">
              <w:t>HouseholdID</w:t>
            </w:r>
          </w:p>
        </w:tc>
      </w:tr>
      <w:tr w:rsidR="00930A57" w:rsidRPr="00C032F4" w14:paraId="1F97DEAA" w14:textId="77777777" w:rsidTr="00112C68">
        <w:trPr>
          <w:trHeight w:val="216"/>
          <w:trPrChange w:id="1631" w:author="Genelle Denzin" w:date="2021-10-27T16:25:00Z">
            <w:trPr>
              <w:gridAfter w:val="0"/>
              <w:wAfter w:w="270" w:type="dxa"/>
              <w:trHeight w:val="216"/>
            </w:trPr>
          </w:trPrChange>
        </w:trPr>
        <w:tc>
          <w:tcPr>
            <w:tcW w:w="9355" w:type="dxa"/>
            <w:tcPrChange w:id="1632" w:author="Genelle Denzin" w:date="2021-10-27T16:25:00Z">
              <w:tcPr>
                <w:tcW w:w="9355" w:type="dxa"/>
              </w:tcPr>
            </w:tcPrChange>
          </w:tcPr>
          <w:p w14:paraId="2E9830E0" w14:textId="77777777" w:rsidR="00930A57" w:rsidRPr="00C032F4" w:rsidRDefault="00930A57" w:rsidP="00584131">
            <w:pPr>
              <w:pStyle w:val="NoSpacing"/>
            </w:pPr>
            <w:r w:rsidRPr="00C032F4">
              <w:t>EntryDate</w:t>
            </w:r>
          </w:p>
        </w:tc>
      </w:tr>
      <w:tr w:rsidR="00930A57" w:rsidRPr="00C032F4" w14:paraId="32974D07" w14:textId="77777777" w:rsidTr="00112C68">
        <w:trPr>
          <w:trHeight w:val="216"/>
          <w:trPrChange w:id="1633" w:author="Genelle Denzin" w:date="2021-10-27T16:25:00Z">
            <w:trPr>
              <w:gridAfter w:val="0"/>
              <w:wAfter w:w="270" w:type="dxa"/>
              <w:trHeight w:val="216"/>
            </w:trPr>
          </w:trPrChange>
        </w:trPr>
        <w:tc>
          <w:tcPr>
            <w:tcW w:w="9355" w:type="dxa"/>
            <w:tcPrChange w:id="1634" w:author="Genelle Denzin" w:date="2021-10-27T16:25:00Z">
              <w:tcPr>
                <w:tcW w:w="9355" w:type="dxa"/>
              </w:tcPr>
            </w:tcPrChange>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12C68">
        <w:trPr>
          <w:trHeight w:val="216"/>
          <w:trPrChange w:id="1635" w:author="Genelle Denzin" w:date="2021-10-27T16:25:00Z">
            <w:trPr>
              <w:gridAfter w:val="0"/>
              <w:wAfter w:w="270" w:type="dxa"/>
              <w:trHeight w:val="216"/>
            </w:trPr>
          </w:trPrChange>
        </w:trPr>
        <w:tc>
          <w:tcPr>
            <w:tcW w:w="9355" w:type="dxa"/>
            <w:tcPrChange w:id="1636" w:author="Genelle Denzin" w:date="2021-10-27T16:25:00Z">
              <w:tcPr>
                <w:tcW w:w="9355" w:type="dxa"/>
              </w:tcPr>
            </w:tcPrChange>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12C68">
        <w:trPr>
          <w:trHeight w:val="216"/>
          <w:trPrChange w:id="1637" w:author="Genelle Denzin" w:date="2021-10-27T16:25:00Z">
            <w:trPr>
              <w:gridAfter w:val="0"/>
              <w:wAfter w:w="270" w:type="dxa"/>
              <w:trHeight w:val="216"/>
            </w:trPr>
          </w:trPrChange>
        </w:trPr>
        <w:tc>
          <w:tcPr>
            <w:tcW w:w="9355" w:type="dxa"/>
            <w:tcPrChange w:id="1638" w:author="Genelle Denzin" w:date="2021-10-27T16:25:00Z">
              <w:tcPr>
                <w:tcW w:w="9355" w:type="dxa"/>
              </w:tcPr>
            </w:tcPrChange>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12C68">
        <w:trPr>
          <w:trHeight w:val="216"/>
          <w:trPrChange w:id="1639" w:author="Genelle Denzin" w:date="2021-10-27T16:25:00Z">
            <w:trPr>
              <w:gridAfter w:val="0"/>
              <w:wAfter w:w="270" w:type="dxa"/>
              <w:trHeight w:val="216"/>
            </w:trPr>
          </w:trPrChange>
        </w:trPr>
        <w:tc>
          <w:tcPr>
            <w:tcW w:w="9355" w:type="dxa"/>
            <w:tcPrChange w:id="1640" w:author="Genelle Denzin" w:date="2021-10-27T16:25:00Z">
              <w:tcPr>
                <w:tcW w:w="9355" w:type="dxa"/>
              </w:tcPr>
            </w:tcPrChange>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12C68">
        <w:trPr>
          <w:trHeight w:val="216"/>
          <w:trPrChange w:id="1641" w:author="Genelle Denzin" w:date="2021-10-27T16:25:00Z">
            <w:trPr>
              <w:gridAfter w:val="0"/>
              <w:wAfter w:w="270" w:type="dxa"/>
              <w:trHeight w:val="216"/>
            </w:trPr>
          </w:trPrChange>
        </w:trPr>
        <w:tc>
          <w:tcPr>
            <w:tcW w:w="9355" w:type="dxa"/>
            <w:tcPrChange w:id="1642" w:author="Genelle Denzin" w:date="2021-10-27T16:25:00Z">
              <w:tcPr>
                <w:tcW w:w="9355" w:type="dxa"/>
              </w:tcPr>
            </w:tcPrChange>
          </w:tcPr>
          <w:p w14:paraId="72EC7FBE" w14:textId="262A20B6" w:rsidR="008D17C8" w:rsidRDefault="008D17C8" w:rsidP="00584131">
            <w:pPr>
              <w:pStyle w:val="NoSpacing"/>
            </w:pPr>
            <w:r>
              <w:t>Exit1Age</w:t>
            </w:r>
          </w:p>
        </w:tc>
      </w:tr>
      <w:tr w:rsidR="008D17C8" w:rsidRPr="00C032F4" w14:paraId="3DA52C40" w14:textId="77777777" w:rsidTr="00112C68">
        <w:trPr>
          <w:trHeight w:val="216"/>
          <w:trPrChange w:id="1643" w:author="Genelle Denzin" w:date="2021-10-27T16:25:00Z">
            <w:trPr>
              <w:gridAfter w:val="0"/>
              <w:wAfter w:w="270" w:type="dxa"/>
              <w:trHeight w:val="216"/>
            </w:trPr>
          </w:trPrChange>
        </w:trPr>
        <w:tc>
          <w:tcPr>
            <w:tcW w:w="9355" w:type="dxa"/>
            <w:tcPrChange w:id="1644" w:author="Genelle Denzin" w:date="2021-10-27T16:25:00Z">
              <w:tcPr>
                <w:tcW w:w="9355" w:type="dxa"/>
              </w:tcPr>
            </w:tcPrChange>
          </w:tcPr>
          <w:p w14:paraId="2A9F55A4" w14:textId="78F08E9D" w:rsidR="008D17C8" w:rsidRDefault="008D17C8" w:rsidP="00584131">
            <w:pPr>
              <w:pStyle w:val="NoSpacing"/>
            </w:pPr>
            <w:r>
              <w:t>Exit2Age</w:t>
            </w:r>
          </w:p>
        </w:tc>
      </w:tr>
      <w:tr w:rsidR="00930A57" w:rsidRPr="00C032F4" w14:paraId="0FA3037B" w14:textId="77777777" w:rsidTr="00112C68">
        <w:trPr>
          <w:trHeight w:val="197"/>
          <w:trPrChange w:id="1645" w:author="Genelle Denzin" w:date="2021-10-27T16:25:00Z">
            <w:trPr>
              <w:gridAfter w:val="0"/>
              <w:wAfter w:w="270" w:type="dxa"/>
              <w:trHeight w:val="197"/>
            </w:trPr>
          </w:trPrChange>
        </w:trPr>
        <w:tc>
          <w:tcPr>
            <w:tcW w:w="9355" w:type="dxa"/>
            <w:shd w:val="clear" w:color="auto" w:fill="EEECE1" w:themeFill="background2"/>
            <w:tcPrChange w:id="1646" w:author="Genelle Denzin" w:date="2021-10-27T16:25:00Z">
              <w:tcPr>
                <w:tcW w:w="9355" w:type="dxa"/>
                <w:shd w:val="clear" w:color="auto" w:fill="EEECE1" w:themeFill="background2"/>
              </w:tcPr>
            </w:tcPrChange>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112C68">
        <w:trPr>
          <w:trHeight w:val="216"/>
          <w:trPrChange w:id="1647" w:author="Genelle Denzin" w:date="2021-10-27T16:25:00Z">
            <w:trPr>
              <w:gridAfter w:val="0"/>
              <w:wAfter w:w="270" w:type="dxa"/>
              <w:trHeight w:val="216"/>
            </w:trPr>
          </w:trPrChange>
        </w:trPr>
        <w:tc>
          <w:tcPr>
            <w:tcW w:w="9355" w:type="dxa"/>
            <w:tcPrChange w:id="1648" w:author="Genelle Denzin" w:date="2021-10-27T16:25:00Z">
              <w:tcPr>
                <w:tcW w:w="9355" w:type="dxa"/>
              </w:tcPr>
            </w:tcPrChange>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12C68">
        <w:trPr>
          <w:cantSplit/>
          <w:trHeight w:val="216"/>
          <w:trPrChange w:id="1649" w:author="Genelle Denzin" w:date="2021-10-27T16:25:00Z">
            <w:trPr>
              <w:gridAfter w:val="0"/>
              <w:wAfter w:w="270" w:type="dxa"/>
              <w:cantSplit/>
              <w:trHeight w:val="216"/>
            </w:trPr>
          </w:trPrChange>
        </w:trPr>
        <w:tc>
          <w:tcPr>
            <w:tcW w:w="9355" w:type="dxa"/>
            <w:tcPrChange w:id="1650" w:author="Genelle Denzin" w:date="2021-10-27T16:25:00Z">
              <w:tcPr>
                <w:tcW w:w="9355" w:type="dxa"/>
              </w:tcPr>
            </w:tcPrChange>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12C68">
        <w:trPr>
          <w:cantSplit/>
          <w:trHeight w:val="216"/>
          <w:trPrChange w:id="1651" w:author="Genelle Denzin" w:date="2021-10-27T16:25:00Z">
            <w:trPr>
              <w:gridAfter w:val="0"/>
              <w:wAfter w:w="270" w:type="dxa"/>
              <w:cantSplit/>
              <w:trHeight w:val="216"/>
            </w:trPr>
          </w:trPrChange>
        </w:trPr>
        <w:tc>
          <w:tcPr>
            <w:tcW w:w="9355" w:type="dxa"/>
            <w:tcPrChange w:id="1652" w:author="Genelle Denzin" w:date="2021-10-27T16:25:00Z">
              <w:tcPr>
                <w:tcW w:w="9355" w:type="dxa"/>
              </w:tcPr>
            </w:tcPrChange>
          </w:tcPr>
          <w:p w14:paraId="1C8C1288" w14:textId="77777777" w:rsidR="00F14B94" w:rsidRPr="00FD1AE1" w:rsidDel="00455AC1" w:rsidRDefault="00F14B94" w:rsidP="00004824">
            <w:pPr>
              <w:pStyle w:val="NoSpacing"/>
            </w:pPr>
            <w:r>
              <w:t>Asian</w:t>
            </w:r>
          </w:p>
        </w:tc>
      </w:tr>
      <w:tr w:rsidR="00F14B94" w:rsidRPr="006B4F91" w14:paraId="1DC8D03A" w14:textId="77777777" w:rsidTr="00112C68">
        <w:trPr>
          <w:cantSplit/>
          <w:trHeight w:val="216"/>
          <w:trPrChange w:id="1653" w:author="Genelle Denzin" w:date="2021-10-27T16:25:00Z">
            <w:trPr>
              <w:gridAfter w:val="0"/>
              <w:wAfter w:w="270" w:type="dxa"/>
              <w:cantSplit/>
              <w:trHeight w:val="216"/>
            </w:trPr>
          </w:trPrChange>
        </w:trPr>
        <w:tc>
          <w:tcPr>
            <w:tcW w:w="9355" w:type="dxa"/>
            <w:tcPrChange w:id="1654" w:author="Genelle Denzin" w:date="2021-10-27T16:25:00Z">
              <w:tcPr>
                <w:tcW w:w="9355" w:type="dxa"/>
              </w:tcPr>
            </w:tcPrChange>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12C68">
        <w:trPr>
          <w:cantSplit/>
          <w:trHeight w:val="216"/>
          <w:trPrChange w:id="1655" w:author="Genelle Denzin" w:date="2021-10-27T16:25:00Z">
            <w:trPr>
              <w:gridAfter w:val="0"/>
              <w:wAfter w:w="270" w:type="dxa"/>
              <w:cantSplit/>
              <w:trHeight w:val="216"/>
            </w:trPr>
          </w:trPrChange>
        </w:trPr>
        <w:tc>
          <w:tcPr>
            <w:tcW w:w="9355" w:type="dxa"/>
            <w:tcPrChange w:id="1656" w:author="Genelle Denzin" w:date="2021-10-27T16:25:00Z">
              <w:tcPr>
                <w:tcW w:w="9355" w:type="dxa"/>
              </w:tcPr>
            </w:tcPrChange>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12C68">
        <w:trPr>
          <w:cantSplit/>
          <w:trHeight w:val="216"/>
          <w:trPrChange w:id="1657" w:author="Genelle Denzin" w:date="2021-10-27T16:25:00Z">
            <w:trPr>
              <w:gridAfter w:val="0"/>
              <w:wAfter w:w="270" w:type="dxa"/>
              <w:cantSplit/>
              <w:trHeight w:val="216"/>
            </w:trPr>
          </w:trPrChange>
        </w:trPr>
        <w:tc>
          <w:tcPr>
            <w:tcW w:w="9355" w:type="dxa"/>
            <w:tcPrChange w:id="1658" w:author="Genelle Denzin" w:date="2021-10-27T16:25:00Z">
              <w:tcPr>
                <w:tcW w:w="9355" w:type="dxa"/>
              </w:tcPr>
            </w:tcPrChange>
          </w:tcPr>
          <w:p w14:paraId="06A9E74A" w14:textId="77777777" w:rsidR="00F14B94" w:rsidRPr="00FD1AE1" w:rsidDel="00455AC1" w:rsidRDefault="00F14B94" w:rsidP="00004824">
            <w:pPr>
              <w:pStyle w:val="NoSpacing"/>
            </w:pPr>
            <w:r>
              <w:t>White</w:t>
            </w:r>
          </w:p>
        </w:tc>
      </w:tr>
      <w:tr w:rsidR="00F14B94" w:rsidRPr="006B4F91" w14:paraId="4585E779" w14:textId="77777777" w:rsidTr="00112C68">
        <w:trPr>
          <w:cantSplit/>
          <w:trHeight w:val="216"/>
          <w:trPrChange w:id="1659" w:author="Genelle Denzin" w:date="2021-10-27T16:25:00Z">
            <w:trPr>
              <w:gridAfter w:val="0"/>
              <w:wAfter w:w="270" w:type="dxa"/>
              <w:cantSplit/>
              <w:trHeight w:val="216"/>
            </w:trPr>
          </w:trPrChange>
        </w:trPr>
        <w:tc>
          <w:tcPr>
            <w:tcW w:w="9355" w:type="dxa"/>
            <w:tcPrChange w:id="1660" w:author="Genelle Denzin" w:date="2021-10-27T16:25:00Z">
              <w:tcPr>
                <w:tcW w:w="9355" w:type="dxa"/>
              </w:tcPr>
            </w:tcPrChange>
          </w:tcPr>
          <w:p w14:paraId="7C117A18" w14:textId="77777777" w:rsidR="00F14B94" w:rsidRPr="00FD1AE1" w:rsidDel="00455AC1" w:rsidRDefault="00F14B94" w:rsidP="00004824">
            <w:pPr>
              <w:pStyle w:val="NoSpacing"/>
            </w:pPr>
            <w:r>
              <w:t>RaceNone</w:t>
            </w:r>
          </w:p>
        </w:tc>
      </w:tr>
      <w:tr w:rsidR="003412EA" w:rsidRPr="00C032F4" w14:paraId="17010A3C" w14:textId="77777777" w:rsidTr="00112C68">
        <w:trPr>
          <w:trHeight w:val="216"/>
          <w:trPrChange w:id="1661" w:author="Genelle Denzin" w:date="2021-10-27T16:25:00Z">
            <w:trPr>
              <w:gridAfter w:val="0"/>
              <w:wAfter w:w="270" w:type="dxa"/>
              <w:trHeight w:val="216"/>
            </w:trPr>
          </w:trPrChange>
        </w:trPr>
        <w:tc>
          <w:tcPr>
            <w:tcW w:w="9355" w:type="dxa"/>
            <w:tcPrChange w:id="1662" w:author="Genelle Denzin" w:date="2021-10-27T16:25:00Z">
              <w:tcPr>
                <w:tcW w:w="9355" w:type="dxa"/>
              </w:tcPr>
            </w:tcPrChange>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12C68">
        <w:trPr>
          <w:trHeight w:val="216"/>
          <w:trPrChange w:id="1663" w:author="Genelle Denzin" w:date="2021-10-27T16:25:00Z">
            <w:trPr>
              <w:gridAfter w:val="0"/>
              <w:wAfter w:w="270" w:type="dxa"/>
              <w:trHeight w:val="216"/>
            </w:trPr>
          </w:trPrChange>
        </w:trPr>
        <w:tc>
          <w:tcPr>
            <w:tcW w:w="9355" w:type="dxa"/>
            <w:tcPrChange w:id="1664" w:author="Genelle Denzin" w:date="2021-10-27T16:25:00Z">
              <w:tcPr>
                <w:tcW w:w="9355" w:type="dxa"/>
              </w:tcPr>
            </w:tcPrChange>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r>
              <w:rPr>
                <w:b/>
              </w:rPr>
              <w:t>HoHRace</w:t>
            </w:r>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r>
              <w:rPr>
                <w:b/>
              </w:rPr>
              <w:t>HoHEthnicity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commentRangeStart w:id="1665"/>
      <w:r w:rsidRPr="00437563">
        <w:lastRenderedPageBreak/>
        <w:t>HHChronic</w:t>
      </w:r>
      <w:commentRangeEnd w:id="1665"/>
      <w:r w:rsidR="00B94A4E">
        <w:rPr>
          <w:rStyle w:val="CommentReference"/>
          <w:rFonts w:asciiTheme="minorHAnsi" w:eastAsiaTheme="minorHAnsi" w:hAnsiTheme="minorHAnsi" w:cstheme="minorBidi"/>
        </w:rPr>
        <w:commentReference w:id="1665"/>
      </w:r>
    </w:p>
    <w:p w14:paraId="7BF7C4CF" w14:textId="77777777" w:rsidR="00B94A4E" w:rsidRDefault="005846C0" w:rsidP="00B94A4E">
      <w:pPr>
        <w:rPr>
          <w:ins w:id="1666" w:author="Molly McEvilley" w:date="2021-08-18T11:52:00Z"/>
        </w:rPr>
      </w:pPr>
      <w:r>
        <w:t xml:space="preserve">Based on records in tlsa_ExitHoHAdult with the same </w:t>
      </w:r>
      <w:r w:rsidRPr="00845520">
        <w:rPr>
          <w:rFonts w:cstheme="minorHAnsi"/>
          <w:b/>
          <w:bCs/>
        </w:rPr>
        <w:t>QualifyingExitHHID</w:t>
      </w:r>
      <w:ins w:id="1667" w:author="Molly McEvilley" w:date="2021-08-18T11:52:00Z">
        <w:r w:rsidR="00B94A4E">
          <w:t xml:space="preserve">, set </w:t>
        </w:r>
        <w:r w:rsidR="00B94A4E" w:rsidRPr="001A0862">
          <w:rPr>
            <w:b/>
            <w:bCs/>
          </w:rPr>
          <w:t>HHChronic</w:t>
        </w:r>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1668"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1669" w:author="Molly McEvilley" w:date="2021-08-18T11:52:00Z"/>
              </w:rPr>
            </w:pPr>
            <w:ins w:id="1670" w:author="Molly McEvilley"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671" w:author="Molly McEvilley" w:date="2021-08-18T11:52:00Z"/>
              </w:rPr>
            </w:pPr>
            <w:ins w:id="1672" w:author="Molly McEvilley"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673" w:author="Molly McEvilley" w:date="2021-08-18T11:52:00Z"/>
              </w:rPr>
            </w:pPr>
            <w:ins w:id="1674" w:author="Molly McEvilley" w:date="2021-08-18T11:52:00Z">
              <w:r w:rsidRPr="001B15C7">
                <w:t>HHChronic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1675"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1676" w:author="Molly McEvilley" w:date="2021-08-18T11:52:00Z"/>
              </w:rPr>
            </w:pPr>
            <w:ins w:id="1677" w:author="Molly McEvilley"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678" w:author="Molly McEvilley" w:date="2021-08-18T11:52:00Z"/>
              </w:rPr>
            </w:pPr>
            <w:proofErr w:type="spellStart"/>
            <w:ins w:id="1679" w:author="Molly McEvilley"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1680" w:author="Molly McEvilley" w:date="2021-08-18T11:52:00Z"/>
              </w:rPr>
            </w:pPr>
            <w:ins w:id="1681" w:author="Molly McEvilley" w:date="2021-08-18T11:52:00Z">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1682" w:author="Molly McEvilley" w:date="2021-08-18T11:52:00Z"/>
              </w:rPr>
            </w:pPr>
            <w:ins w:id="1683" w:author="Molly McEvilley" w:date="2021-08-18T11:52:00Z">
              <w:r w:rsidRPr="001A0862">
                <w:rPr>
                  <w:b/>
                  <w:bCs/>
                </w:rPr>
                <w:t>CHTime</w:t>
              </w:r>
              <w:r w:rsidRPr="005F4836">
                <w:t xml:space="preserve"> = 400 and </w:t>
              </w:r>
              <w:r w:rsidRPr="001A0862">
                <w:rPr>
                  <w:b/>
                  <w:bCs/>
                </w:rPr>
                <w:t>CHTimeStatus</w:t>
              </w:r>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1684" w:author="Molly McEvilley" w:date="2021-08-18T11:52:00Z"/>
              </w:rPr>
            </w:pPr>
            <w:ins w:id="1685" w:author="Molly McEvilley"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1686"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1687" w:author="Molly McEvilley" w:date="2021-08-18T11:52:00Z"/>
              </w:rPr>
            </w:pPr>
            <w:ins w:id="1688" w:author="Molly McEvilley"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689" w:author="Molly McEvilley" w:date="2021-08-18T11:52:00Z"/>
                <w:b/>
              </w:rPr>
            </w:pPr>
            <w:ins w:id="1690" w:author="Molly McEvilley" w:date="2021-08-18T11:52:00Z">
              <w:r w:rsidRPr="00845520">
                <w:rPr>
                  <w:rFonts w:cstheme="minorHAnsi"/>
                  <w:b/>
                  <w:bCs/>
                </w:rPr>
                <w:t>CHTime</w:t>
              </w:r>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691" w:author="Molly McEvilley" w:date="2021-08-18T11:52:00Z"/>
              </w:rPr>
            </w:pPr>
            <w:ins w:id="1692" w:author="Molly McEvilley"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1693"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1694" w:author="Molly McEvilley" w:date="2021-08-18T11:52:00Z"/>
              </w:rPr>
            </w:pPr>
            <w:ins w:id="1695" w:author="Molly McEvilley"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696" w:author="Molly McEvilley" w:date="2021-08-18T11:52:00Z"/>
                <w:b/>
              </w:rPr>
            </w:pPr>
            <w:ins w:id="1697" w:author="Molly McEvilley" w:date="2021-08-18T11:52:00Z">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698" w:author="Molly McEvilley" w:date="2021-08-18T11:52:00Z"/>
              </w:rPr>
            </w:pPr>
            <w:ins w:id="1699" w:author="Molly McEvilley"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1700"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1701" w:author="Molly McEvilley" w:date="2021-08-18T11:52:00Z"/>
              </w:rPr>
            </w:pPr>
            <w:ins w:id="1702" w:author="Molly McEvilley"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03" w:author="Molly McEvilley" w:date="2021-08-18T11:52:00Z"/>
                <w:bCs/>
              </w:rPr>
            </w:pPr>
            <w:ins w:id="1704" w:author="Molly McEvilley"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05" w:author="Molly McEvilley" w:date="2021-08-18T11:52:00Z"/>
              </w:rPr>
            </w:pPr>
            <w:ins w:id="1706" w:author="Molly McEvilley" w:date="2021-08-18T11:52:00Z">
              <w:r>
                <w:t>0</w:t>
              </w:r>
            </w:ins>
          </w:p>
        </w:tc>
      </w:tr>
    </w:tbl>
    <w:p w14:paraId="756A99DE" w14:textId="6B288563" w:rsidR="005846C0" w:rsidRPr="00F326FD" w:rsidDel="00B94A4E" w:rsidRDefault="005846C0" w:rsidP="00B94A4E">
      <w:pPr>
        <w:rPr>
          <w:del w:id="1707" w:author="Molly McEvilley" w:date="2021-08-18T11:52:00Z"/>
        </w:rPr>
      </w:pPr>
      <w:del w:id="1708" w:author="Molly McEvilley" w:date="2021-08-18T11:52:00Z">
        <w:r w:rsidDel="00B94A4E">
          <w:delText>:</w:delText>
        </w:r>
      </w:del>
    </w:p>
    <w:p w14:paraId="159DE2EC" w14:textId="74B525A2" w:rsidR="005846C0" w:rsidRPr="00107D01" w:rsidDel="00B94A4E" w:rsidRDefault="005846C0" w:rsidP="00B94A4E">
      <w:pPr>
        <w:rPr>
          <w:del w:id="1709" w:author="Molly McEvilley" w:date="2021-08-18T11:52:00Z"/>
        </w:rPr>
      </w:pPr>
      <w:del w:id="1710" w:author="Molly McEvilley"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1711" w:author="Molly McEvilley" w:date="2021-08-18T11:52:00Z"/>
        </w:rPr>
      </w:pPr>
      <w:del w:id="1712" w:author="Molly McEvilley"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1713" w:author="Molly McEvilley" w:date="2021-08-18T11:52:00Z"/>
        </w:rPr>
      </w:pPr>
      <w:del w:id="1714" w:author="Molly McEvilley"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1715" w:author="Molly McEvilley" w:date="2021-08-18T11:52:00Z"/>
          <w:rFonts w:cstheme="minorHAnsi"/>
        </w:rPr>
      </w:pPr>
      <w:del w:id="1716" w:author="Molly McEvilley"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1717" w:author="Molly McEvilley" w:date="2021-08-18T11:52:00Z"/>
        </w:rPr>
      </w:pPr>
      <w:del w:id="1718" w:author="Molly McEvilley" w:date="2021-08-18T11:52:00Z">
        <w:r w:rsidRPr="00845520" w:rsidDel="00B94A4E">
          <w:rPr>
            <w:b/>
            <w:bCs/>
          </w:rPr>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1719" w:author="Molly McEvilley" w:date="2021-08-18T11:52:00Z"/>
        </w:rPr>
      </w:pPr>
      <w:del w:id="1720" w:author="Molly McEvilley"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1721" w:author="Molly McEvilley" w:date="2021-08-18T11:52:00Z"/>
          <w:rFonts w:cstheme="minorHAnsi"/>
        </w:rPr>
      </w:pPr>
      <w:del w:id="1722" w:author="Molly McEvilley"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1723" w:author="Molly McEvilley" w:date="2021-08-18T11:52:00Z"/>
        </w:rPr>
      </w:pPr>
      <w:del w:id="1724" w:author="Molly McEvilley"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1725" w:author="Molly McEvilley" w:date="2021-08-18T11:52:00Z"/>
          <w:rFonts w:cstheme="minorHAnsi"/>
        </w:rPr>
      </w:pPr>
      <w:del w:id="1726" w:author="Molly McEvilley"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09771403" w14:textId="77777777" w:rsidR="005846C0" w:rsidRDefault="005846C0" w:rsidP="005846C0">
      <w:r>
        <w:t xml:space="preserve">Set </w:t>
      </w:r>
      <w:r w:rsidRPr="00054FD7">
        <w:rPr>
          <w:b/>
          <w:bCs/>
        </w:rPr>
        <w:t>HoHRace</w:t>
      </w:r>
      <w:r>
        <w:t xml:space="preserve"> using the same methodology defined in section 5.4.</w:t>
      </w:r>
    </w:p>
    <w:p w14:paraId="3252F069" w14:textId="3F1E60F2" w:rsidR="007D2093" w:rsidRPr="00AB2970" w:rsidRDefault="0018056C" w:rsidP="0088191A">
      <w:pPr>
        <w:pStyle w:val="Heading4"/>
      </w:pPr>
      <w:r w:rsidRPr="00AB2970">
        <w:t>HoHEthnicity</w:t>
      </w:r>
    </w:p>
    <w:p w14:paraId="62ACE60D" w14:textId="0274A467" w:rsidR="00054FD7" w:rsidRDefault="00054FD7" w:rsidP="00054FD7">
      <w:r>
        <w:t xml:space="preserve">Set </w:t>
      </w:r>
      <w:r w:rsidRPr="00054FD7">
        <w:rPr>
          <w:b/>
          <w:bCs/>
        </w:rPr>
        <w:t>HoH</w:t>
      </w:r>
      <w:r>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727" w:name="_Toc37849803"/>
      <w:bookmarkStart w:id="1728" w:name="_Toc79153989"/>
      <w:r>
        <w:t xml:space="preserve">Set </w:t>
      </w:r>
      <w:r w:rsidR="001C6307">
        <w:t xml:space="preserve">System Engagement </w:t>
      </w:r>
      <w:r w:rsidR="00EB1AA1">
        <w:t>Stat</w:t>
      </w:r>
      <w:r w:rsidR="001C6307">
        <w:t>us</w:t>
      </w:r>
      <w:r w:rsidR="00EB1AA1">
        <w:t xml:space="preserve"> for Exit Cohort Households</w:t>
      </w:r>
      <w:bookmarkEnd w:id="1727"/>
      <w:bookmarkEnd w:id="1728"/>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53"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do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oiSb0EgFzE6XG1wFYPRavMH8BWuNdDo7ztmgL3yg4JG+jtwNsxsbGeDKQ5L&#10;S8qdoSQMNi7clrvBeKV7KniklfbHV92hzF/y+Jc4voCywq11cqii+L8Zx9+4jY4cT/MYJPA/xz93&#10;WJ5wfOVF9cKt/yLH8RkBTzO8WqZnpH/7nY5REy+P3etPAA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E9gZ2iYAwAANAsAAA4A&#10;AAAAAAAAAAAAAAAALgIAAGRycy9lMm9Eb2MueG1sUEsBAi0AFAAGAAgAAAAhAAQWe2DbAAAABAEA&#10;AA8AAAAAAAAAAAAAAAAA8gUAAGRycy9kb3ducmV2LnhtbFBLBQYAAAAABAAEAPMAAAD6BgAAAAA=&#10;">
                <v:shape id="AutoShape 17" o:spid="_x0000_s1454"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55"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56"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53083E" w:rsidRPr="007327FC" w14:paraId="5B71DFF3" w14:textId="77777777" w:rsidTr="0053083E">
        <w:trPr>
          <w:cantSplit/>
          <w:trHeight w:val="216"/>
        </w:trPr>
        <w:tc>
          <w:tcPr>
            <w:tcW w:w="9625" w:type="dxa"/>
            <w:gridSpan w:val="2"/>
            <w:shd w:val="clear" w:color="auto" w:fill="FDE9D9" w:themeFill="accent6" w:themeFillTint="33"/>
          </w:tcPr>
          <w:p w14:paraId="2FCCB614" w14:textId="2C9735F6" w:rsidR="0053083E" w:rsidRPr="00FD11F6" w:rsidRDefault="0053083E" w:rsidP="00222D75">
            <w:pPr>
              <w:pStyle w:val="NoSpacing"/>
              <w:rPr>
                <w:b/>
                <w:bCs/>
              </w:rPr>
            </w:pPr>
            <w:r>
              <w:rPr>
                <w:b/>
                <w:bCs/>
              </w:rPr>
              <w:t>tlsa</w:t>
            </w:r>
            <w:r w:rsidRPr="00323F4A">
              <w:rPr>
                <w:b/>
                <w:bCs/>
              </w:rPr>
              <w:t>_</w:t>
            </w:r>
            <w:r>
              <w:rPr>
                <w:b/>
                <w:bCs/>
              </w:rPr>
              <w:t>Exit</w:t>
            </w:r>
          </w:p>
        </w:tc>
      </w:tr>
      <w:tr w:rsidR="0053083E" w:rsidRPr="00452445" w14:paraId="208D6C51" w14:textId="77777777" w:rsidTr="0053083E">
        <w:trPr>
          <w:gridAfter w:val="1"/>
          <w:wAfter w:w="270" w:type="dxa"/>
          <w:cantSplit/>
          <w:trHeight w:val="216"/>
        </w:trPr>
        <w:tc>
          <w:tcPr>
            <w:tcW w:w="9355" w:type="dxa"/>
            <w:shd w:val="clear" w:color="auto" w:fill="auto"/>
          </w:tcPr>
          <w:p w14:paraId="548229E0" w14:textId="77777777" w:rsidR="0053083E" w:rsidRPr="00452445" w:rsidRDefault="0053083E" w:rsidP="00222D75">
            <w:pPr>
              <w:pStyle w:val="NoSpacing"/>
            </w:pPr>
            <w:r>
              <w:t xml:space="preserve">Cohort </w:t>
            </w:r>
          </w:p>
        </w:tc>
      </w:tr>
      <w:tr w:rsidR="0053083E" w14:paraId="2FE70C45" w14:textId="77777777" w:rsidTr="0053083E">
        <w:trPr>
          <w:gridAfter w:val="1"/>
          <w:wAfter w:w="270" w:type="dxa"/>
          <w:cantSplit/>
          <w:trHeight w:val="216"/>
        </w:trPr>
        <w:tc>
          <w:tcPr>
            <w:tcW w:w="9355" w:type="dxa"/>
          </w:tcPr>
          <w:p w14:paraId="6C811A9E" w14:textId="77777777" w:rsidR="0053083E" w:rsidRPr="00B11BEB" w:rsidRDefault="0053083E" w:rsidP="00222D75">
            <w:pPr>
              <w:pStyle w:val="NoSpacing"/>
            </w:pPr>
            <w:r w:rsidRPr="00B11BEB">
              <w:t>HoHID</w:t>
            </w:r>
          </w:p>
        </w:tc>
      </w:tr>
      <w:tr w:rsidR="0053083E" w14:paraId="079336DF" w14:textId="77777777" w:rsidTr="0053083E">
        <w:trPr>
          <w:gridAfter w:val="1"/>
          <w:wAfter w:w="270" w:type="dxa"/>
          <w:cantSplit/>
          <w:trHeight w:val="216"/>
        </w:trPr>
        <w:tc>
          <w:tcPr>
            <w:tcW w:w="9355" w:type="dxa"/>
          </w:tcPr>
          <w:p w14:paraId="4DCE8A0F" w14:textId="77777777" w:rsidR="0053083E" w:rsidRPr="00B11BEB" w:rsidRDefault="0053083E" w:rsidP="00222D75">
            <w:pPr>
              <w:pStyle w:val="NoSpacing"/>
            </w:pPr>
            <w:r w:rsidRPr="00B11BEB">
              <w:t>HHType</w:t>
            </w:r>
          </w:p>
        </w:tc>
      </w:tr>
      <w:tr w:rsidR="0053083E" w14:paraId="3F2F546D" w14:textId="77777777" w:rsidTr="0053083E">
        <w:trPr>
          <w:gridAfter w:val="1"/>
          <w:wAfter w:w="270" w:type="dxa"/>
          <w:cantSplit/>
          <w:trHeight w:val="216"/>
        </w:trPr>
        <w:tc>
          <w:tcPr>
            <w:tcW w:w="9355" w:type="dxa"/>
          </w:tcPr>
          <w:p w14:paraId="35ACBF30" w14:textId="77777777" w:rsidR="0053083E" w:rsidRPr="00B11BEB" w:rsidRDefault="0053083E" w:rsidP="00222D75">
            <w:pPr>
              <w:pStyle w:val="NoSpacing"/>
            </w:pPr>
            <w:r>
              <w:t>QualifyingExitHHID</w:t>
            </w:r>
          </w:p>
        </w:tc>
      </w:tr>
      <w:tr w:rsidR="00A22E4D" w:rsidRPr="007327FC" w14:paraId="2B69A5A6" w14:textId="77777777" w:rsidTr="0053083E">
        <w:trPr>
          <w:cantSplit/>
          <w:trHeight w:val="216"/>
        </w:trPr>
        <w:tc>
          <w:tcPr>
            <w:tcW w:w="9625" w:type="dxa"/>
            <w:gridSpan w:val="2"/>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53083E">
        <w:trPr>
          <w:cantSplit/>
          <w:trHeight w:val="216"/>
        </w:trPr>
        <w:tc>
          <w:tcPr>
            <w:tcW w:w="9625" w:type="dxa"/>
            <w:gridSpan w:val="2"/>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53083E">
        <w:trPr>
          <w:cantSplit/>
          <w:trHeight w:val="216"/>
        </w:trPr>
        <w:tc>
          <w:tcPr>
            <w:tcW w:w="9625" w:type="dxa"/>
            <w:gridSpan w:val="2"/>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53083E">
        <w:trPr>
          <w:cantSplit/>
          <w:trHeight w:val="216"/>
        </w:trPr>
        <w:tc>
          <w:tcPr>
            <w:tcW w:w="9625" w:type="dxa"/>
            <w:gridSpan w:val="2"/>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53083E">
        <w:trPr>
          <w:cantSplit/>
          <w:trHeight w:val="216"/>
        </w:trPr>
        <w:tc>
          <w:tcPr>
            <w:tcW w:w="9625" w:type="dxa"/>
            <w:gridSpan w:val="2"/>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53083E">
        <w:trPr>
          <w:cantSplit/>
          <w:trHeight w:val="216"/>
        </w:trPr>
        <w:tc>
          <w:tcPr>
            <w:tcW w:w="9625" w:type="dxa"/>
            <w:gridSpan w:val="2"/>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53083E">
        <w:trPr>
          <w:cantSplit/>
          <w:trHeight w:val="216"/>
        </w:trPr>
        <w:tc>
          <w:tcPr>
            <w:tcW w:w="9625" w:type="dxa"/>
            <w:gridSpan w:val="2"/>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53083E">
        <w:trPr>
          <w:cantSplit/>
          <w:trHeight w:val="216"/>
        </w:trPr>
        <w:tc>
          <w:tcPr>
            <w:tcW w:w="9625" w:type="dxa"/>
            <w:gridSpan w:val="2"/>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53083E">
        <w:trPr>
          <w:cantSplit/>
          <w:trHeight w:val="216"/>
        </w:trPr>
        <w:tc>
          <w:tcPr>
            <w:tcW w:w="9625" w:type="dxa"/>
            <w:gridSpan w:val="2"/>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lastRenderedPageBreak/>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1729"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1729"/>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1730" w:name="_Set_SystemPath_for"/>
      <w:bookmarkEnd w:id="1730"/>
    </w:p>
    <w:p w14:paraId="041815E9" w14:textId="3310CFE4" w:rsidR="0034252A" w:rsidRPr="00000B20" w:rsidRDefault="0034252A" w:rsidP="0088191A">
      <w:pPr>
        <w:pStyle w:val="Heading2"/>
      </w:pPr>
      <w:bookmarkStart w:id="1731" w:name="_Toc37973422"/>
      <w:bookmarkStart w:id="1732" w:name="_Toc37973975"/>
      <w:bookmarkStart w:id="1733" w:name="_Toc37974526"/>
      <w:bookmarkStart w:id="1734" w:name="_Toc37975078"/>
      <w:bookmarkStart w:id="1735" w:name="_Toc37973500"/>
      <w:bookmarkStart w:id="1736" w:name="_Toc37974053"/>
      <w:bookmarkStart w:id="1737" w:name="_Toc37974604"/>
      <w:bookmarkStart w:id="1738" w:name="_Toc37975156"/>
      <w:bookmarkStart w:id="1739" w:name="_Toc37973564"/>
      <w:bookmarkStart w:id="1740" w:name="_Toc37974117"/>
      <w:bookmarkStart w:id="1741" w:name="_Toc37974668"/>
      <w:bookmarkStart w:id="1742" w:name="_Toc37975157"/>
      <w:bookmarkStart w:id="1743" w:name="_Toc37975196"/>
      <w:bookmarkStart w:id="1744" w:name="_Toc37849805"/>
      <w:bookmarkStart w:id="1745" w:name="_Toc79153990"/>
      <w:bookmarkEnd w:id="927"/>
      <w:bookmarkEnd w:id="1731"/>
      <w:bookmarkEnd w:id="1732"/>
      <w:bookmarkEnd w:id="1733"/>
      <w:bookmarkEnd w:id="1734"/>
      <w:bookmarkEnd w:id="1735"/>
      <w:bookmarkEnd w:id="1736"/>
      <w:bookmarkEnd w:id="1737"/>
      <w:bookmarkEnd w:id="1738"/>
      <w:bookmarkEnd w:id="1739"/>
      <w:bookmarkEnd w:id="1740"/>
      <w:bookmarkEnd w:id="1741"/>
      <w:bookmarkEnd w:id="1742"/>
      <w:bookmarkEnd w:id="1743"/>
      <w:r w:rsidRPr="00000B20">
        <w:t>Last Inactive Date</w:t>
      </w:r>
      <w:r w:rsidR="00343642" w:rsidRPr="00000B20">
        <w:t xml:space="preserve"> for Exit Cohorts</w:t>
      </w:r>
      <w:bookmarkEnd w:id="1744"/>
      <w:bookmarkEnd w:id="174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57"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">
                <v:shape id="AutoShape 448" o:spid="_x0000_s145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5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0"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61"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62"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6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64"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65"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lastRenderedPageBreak/>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proofErr w:type="spellStart"/>
            <w:ins w:id="1746" w:author="Molly McEvilley [2]" w:date="2021-10-21T10:54:00Z">
              <w:r>
                <w:t>LSA</w:t>
              </w:r>
            </w:ins>
            <w:r w:rsidR="00D47604">
              <w:t>ProjectType</w:t>
            </w:r>
            <w:proofErr w:type="spellEnd"/>
          </w:p>
        </w:tc>
      </w:tr>
      <w:tr w:rsidR="00D47604" w:rsidDel="00A30C61" w14:paraId="3078C0F8" w14:textId="74FEDB9F" w:rsidTr="00584131">
        <w:trPr>
          <w:cantSplit/>
          <w:trHeight w:val="216"/>
          <w:del w:id="1747" w:author="Molly McEvilley [2]" w:date="2021-10-21T10:54:00Z"/>
        </w:trPr>
        <w:tc>
          <w:tcPr>
            <w:tcW w:w="9355" w:type="dxa"/>
          </w:tcPr>
          <w:p w14:paraId="3A1771E2" w14:textId="49A5B433" w:rsidR="00D47604" w:rsidRPr="00B11BEB" w:rsidDel="00A30C61" w:rsidRDefault="00D47604" w:rsidP="00584131">
            <w:pPr>
              <w:pStyle w:val="NoSpacing"/>
              <w:rPr>
                <w:del w:id="1748" w:author="Molly McEvilley [2]" w:date="2021-10-21T10:54:00Z"/>
              </w:rPr>
            </w:pPr>
            <w:del w:id="1749" w:author="Molly McEvilley [2]" w:date="2021-10-21T10:54:00Z">
              <w:r w:rsidDel="00A30C61">
                <w:delText>TrackingMethod</w:delText>
              </w:r>
            </w:del>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tlsa_HHID </w:t>
            </w:r>
            <w:proofErr w:type="spellStart"/>
            <w:r w:rsidRPr="007B5290">
              <w:rPr>
                <w:b/>
                <w:bCs/>
              </w:rPr>
              <w:t>EnrollmentID</w:t>
            </w:r>
            <w:r w:rsidRPr="00DE4A2E">
              <w:t>s</w:t>
            </w:r>
            <w:proofErr w:type="spellEnd"/>
            <w:r w:rsidRPr="00DE4A2E">
              <w:t xml:space="preserve"> in night-by-night ES, each </w:t>
            </w:r>
            <w:r w:rsidRPr="003C4035">
              <w:rPr>
                <w:i/>
                <w:iCs/>
              </w:rPr>
              <w:t>BedNightDate</w:t>
            </w:r>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rsidRPr="008705FF">
              <w:t xml:space="preserve">For tlsa_HHID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lastRenderedPageBreak/>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1750" w:name="_Toc37849806"/>
      <w:bookmarkStart w:id="1751" w:name="_Toc79153991"/>
      <w:r w:rsidRPr="00000B20">
        <w:t xml:space="preserve">Set </w:t>
      </w:r>
      <w:proofErr w:type="spellStart"/>
      <w:r w:rsidRPr="00000B20">
        <w:t>SystemPath</w:t>
      </w:r>
      <w:proofErr w:type="spellEnd"/>
      <w:r w:rsidRPr="00000B20">
        <w:t xml:space="preserve"> for LSAExit</w:t>
      </w:r>
      <w:bookmarkEnd w:id="1750"/>
      <w:bookmarkEnd w:id="1751"/>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66"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">
                <v:shape id="AutoShape 448" o:spid="_x0000_s1467"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68"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69"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0"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1"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proofErr w:type="spellStart"/>
            <w:ins w:id="1752" w:author="Molly McEvilley [2]" w:date="2021-10-21T10:54:00Z">
              <w:r>
                <w:t>LSA</w:t>
              </w:r>
            </w:ins>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r w:rsidR="00F824D6">
        <w:t>tlsa</w:t>
      </w:r>
      <w:r w:rsidR="00B13622">
        <w:t>_Exit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Any record in tlsa_Exit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7AD1CD67" w:rsidR="000E25B6" w:rsidRDefault="00120601" w:rsidP="00485704">
      <w:r w:rsidRPr="00562B4E">
        <w:t>For all other records in tlsa_Exit</w:t>
      </w:r>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w:t>
      </w:r>
      <w:proofErr w:type="spellStart"/>
      <w:ins w:id="1753" w:author="Molly McEvilley [2]" w:date="2021-10-21T10:55:00Z">
        <w:r w:rsidR="00A30C61">
          <w:rPr>
            <w:b/>
            <w:bCs/>
          </w:rPr>
          <w:t>LSA</w:t>
        </w:r>
        <w:r w:rsidR="00A30C61" w:rsidRPr="00845520">
          <w:rPr>
            <w:b/>
            <w:bCs/>
          </w:rPr>
          <w:t>ProjectType</w:t>
        </w:r>
      </w:ins>
      <w:del w:id="1754" w:author="Molly McEvilley [2]" w:date="2021-10-21T10:55:00Z">
        <w:r w:rsidR="003B6240" w:rsidDel="00A30C61">
          <w:delText xml:space="preserve">of </w:delText>
        </w:r>
        <w:r w:rsidR="003B6240" w:rsidRPr="00485704" w:rsidDel="00A30C61">
          <w:rPr>
            <w:b/>
          </w:rPr>
          <w:delText>ProjectType</w:delText>
        </w:r>
      </w:del>
      <w:r w:rsidR="003B6240" w:rsidRPr="00485704">
        <w:rPr>
          <w:b/>
        </w:rPr>
        <w:t>s</w:t>
      </w:r>
      <w:proofErr w:type="spellEnd"/>
      <w:r w:rsidR="003B6240">
        <w:t xml:space="preserve"> in </w:t>
      </w:r>
      <w:r w:rsidR="000E25B6">
        <w:t>tlsa_HHID</w:t>
      </w:r>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lastRenderedPageBreak/>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7E1A3E8E"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proofErr w:type="spellStart"/>
            <w:ins w:id="1755" w:author="Molly McEvilley [2]" w:date="2021-10-21T10:55:00Z">
              <w:r w:rsidR="00A30C61">
                <w:rPr>
                  <w:b w:val="0"/>
                  <w:bCs w:val="0"/>
                </w:rPr>
                <w:t>LSA</w:t>
              </w:r>
              <w:r w:rsidR="00A30C61" w:rsidRPr="00845520">
                <w:t>ProjectType</w:t>
              </w:r>
            </w:ins>
            <w:proofErr w:type="spellEnd"/>
            <w:del w:id="1756" w:author="Molly McEvilley [2]" w:date="2021-10-21T10:55:00Z">
              <w:r w:rsidR="002869D2" w:rsidDel="00A30C61">
                <w:rPr>
                  <w:rFonts w:cstheme="minorHAnsi"/>
                </w:rPr>
                <w:delText>ProjectType</w:delText>
              </w:r>
            </w:del>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ins w:id="1757" w:author="Molly McEvilley [2]" w:date="2021-10-21T10:55:00Z">
              <w:r w:rsidR="00A30C61">
                <w:rPr>
                  <w:rFonts w:cstheme="minorHAnsi"/>
                </w:rPr>
                <w:t>0,</w:t>
              </w:r>
            </w:ins>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58" w:author="Molly McEvilley [2]" w:date="2021-10-21T10:55:00Z">
              <w:r w:rsidR="00A30C61">
                <w:rPr>
                  <w:rFonts w:cstheme="minorHAnsi"/>
                </w:rPr>
                <w:t>0,</w:t>
              </w:r>
            </w:ins>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759" w:author="Molly McEvilley [2]" w:date="2021-10-21T10:55:00Z">
              <w:r w:rsidR="00A30C61">
                <w:rPr>
                  <w:rFonts w:cstheme="minorHAnsi"/>
                </w:rPr>
                <w:t>0,</w:t>
              </w:r>
            </w:ins>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60" w:author="Molly McEvilley [2]" w:date="2021-10-21T10:55:00Z">
              <w:r w:rsidR="00A30C61">
                <w:rPr>
                  <w:rFonts w:cstheme="minorHAnsi"/>
                </w:rPr>
                <w:t>0,</w:t>
              </w:r>
            </w:ins>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ins w:id="1761" w:author="Molly McEvilley [2]" w:date="2021-10-21T10:55:00Z">
              <w:r w:rsidR="00A30C61">
                <w:rPr>
                  <w:rFonts w:cstheme="minorHAnsi"/>
                </w:rPr>
                <w:t>0,</w:t>
              </w:r>
            </w:ins>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62" w:author="Molly McEvilley [2]" w:date="2021-10-21T10:55:00Z">
              <w:r w:rsidR="00A30C61">
                <w:rPr>
                  <w:rFonts w:cstheme="minorHAnsi"/>
                </w:rPr>
                <w:t>0,</w:t>
              </w:r>
            </w:ins>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763" w:author="Molly McEvilley [2]" w:date="2021-10-21T10:55:00Z">
              <w:r w:rsidR="00A30C61">
                <w:rPr>
                  <w:rFonts w:cstheme="minorHAnsi"/>
                </w:rPr>
                <w:t>0,</w:t>
              </w:r>
            </w:ins>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64" w:author="Molly McEvilley [2]" w:date="2021-10-21T10:56:00Z">
              <w:r w:rsidR="00A30C61">
                <w:rPr>
                  <w:rFonts w:cstheme="minorHAnsi"/>
                </w:rPr>
                <w:t>0,</w:t>
              </w:r>
            </w:ins>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ins w:id="1765" w:author="Molly McEvilley [2]" w:date="2021-10-21T10:56:00Z">
              <w:r w:rsidR="00A30C61">
                <w:rPr>
                  <w:rFonts w:cstheme="minorHAnsi"/>
                </w:rPr>
                <w:t>0,</w:t>
              </w:r>
            </w:ins>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ins w:id="1766" w:author="Molly McEvilley [2]" w:date="2021-10-21T10:56:00Z">
              <w:r w:rsidR="00A30C61">
                <w:rPr>
                  <w:rFonts w:cstheme="minorHAnsi"/>
                </w:rPr>
                <w:t>0,</w:t>
              </w:r>
            </w:ins>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ins w:id="1767" w:author="Molly McEvilley [2]" w:date="2021-10-21T10:56:00Z">
              <w:r w:rsidR="00A30C61">
                <w:rPr>
                  <w:rFonts w:cstheme="minorHAnsi"/>
                </w:rPr>
                <w:t>0,</w:t>
              </w:r>
            </w:ins>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768" w:name="_LSACalculated_Population_Identifier_1"/>
      <w:bookmarkStart w:id="1769" w:name="_Toc31197328"/>
      <w:bookmarkStart w:id="1770" w:name="_Toc31197329"/>
      <w:bookmarkStart w:id="1771" w:name="_Toc31197330"/>
      <w:bookmarkStart w:id="1772" w:name="_Toc31197331"/>
      <w:bookmarkStart w:id="1773" w:name="_Toc31197332"/>
      <w:bookmarkStart w:id="1774" w:name="_Toc31197333"/>
      <w:bookmarkStart w:id="1775" w:name="_Toc31197334"/>
      <w:bookmarkStart w:id="1776" w:name="_Toc31197335"/>
      <w:bookmarkStart w:id="1777" w:name="_Toc31197336"/>
      <w:bookmarkStart w:id="1778" w:name="_Toc511743960"/>
      <w:bookmarkStart w:id="1779" w:name="_Toc511743961"/>
      <w:bookmarkStart w:id="1780" w:name="_Toc511743962"/>
      <w:bookmarkStart w:id="1781" w:name="_Toc511743983"/>
      <w:bookmarkStart w:id="1782" w:name="_Toc511743984"/>
      <w:bookmarkStart w:id="1783" w:name="_Toc511743985"/>
      <w:bookmarkStart w:id="1784" w:name="_Toc511743986"/>
      <w:bookmarkStart w:id="1785" w:name="_Toc511743987"/>
      <w:bookmarkStart w:id="1786" w:name="_Toc511743988"/>
      <w:bookmarkStart w:id="1787" w:name="_Toc511743989"/>
      <w:bookmarkStart w:id="1788" w:name="_Toc511743990"/>
      <w:bookmarkStart w:id="1789" w:name="_Toc511744006"/>
      <w:bookmarkStart w:id="1790" w:name="_Toc511744007"/>
      <w:bookmarkStart w:id="1791" w:name="_Toc511744008"/>
      <w:bookmarkStart w:id="1792" w:name="_Toc511744009"/>
      <w:bookmarkStart w:id="1793" w:name="_Get_LSACalculated_Population"/>
      <w:bookmarkStart w:id="1794" w:name="_LSACalculated_Population_Identifier"/>
      <w:bookmarkStart w:id="1795" w:name="_Toc31197397"/>
      <w:bookmarkStart w:id="1796" w:name="_Toc31197398"/>
      <w:bookmarkStart w:id="1797" w:name="_Toc31197399"/>
      <w:bookmarkStart w:id="1798" w:name="_Toc31197400"/>
      <w:bookmarkStart w:id="1799" w:name="_Toc31197401"/>
      <w:bookmarkStart w:id="1800" w:name="_Toc31197402"/>
      <w:bookmarkStart w:id="1801" w:name="_Toc31197403"/>
      <w:bookmarkStart w:id="1802" w:name="_Toc31197404"/>
      <w:bookmarkStart w:id="1803" w:name="_Toc31197405"/>
      <w:bookmarkStart w:id="1804" w:name="_Toc511744151"/>
      <w:bookmarkStart w:id="1805" w:name="_Toc511744152"/>
      <w:bookmarkStart w:id="1806" w:name="_Toc511744153"/>
      <w:bookmarkStart w:id="1807" w:name="_Toc511744154"/>
      <w:bookmarkStart w:id="1808" w:name="_Toc511744155"/>
      <w:bookmarkStart w:id="1809" w:name="_Toc511744156"/>
      <w:bookmarkStart w:id="1810" w:name="_Toc511744181"/>
      <w:bookmarkStart w:id="1811" w:name="_Toc511744182"/>
      <w:bookmarkStart w:id="1812" w:name="_Toc511744250"/>
      <w:bookmarkStart w:id="1813" w:name="_Toc511744251"/>
      <w:bookmarkStart w:id="1814" w:name="_Toc511744252"/>
      <w:bookmarkStart w:id="1815" w:name="_Toc31197822"/>
      <w:bookmarkStart w:id="1816" w:name="_Toc31197823"/>
      <w:bookmarkStart w:id="1817" w:name="_Toc31197824"/>
      <w:bookmarkStart w:id="1818" w:name="_Toc31197825"/>
      <w:bookmarkStart w:id="1819" w:name="_Toc31197826"/>
      <w:bookmarkStart w:id="1820" w:name="_Toc31197827"/>
      <w:bookmarkStart w:id="1821" w:name="_Toc31197828"/>
      <w:bookmarkStart w:id="1822" w:name="_Toc31197829"/>
      <w:bookmarkStart w:id="1823" w:name="_Toc31197830"/>
      <w:bookmarkStart w:id="1824" w:name="_Toc511744338"/>
      <w:bookmarkStart w:id="1825" w:name="_Toc31198235"/>
      <w:bookmarkStart w:id="1826" w:name="_Toc37849807"/>
      <w:bookmarkStart w:id="1827" w:name="_Toc79153992"/>
      <w:bookmarkStart w:id="1828" w:name="_Toc506721211"/>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r>
        <w:t>LSAExit</w:t>
      </w:r>
      <w:bookmarkEnd w:id="1826"/>
      <w:bookmarkEnd w:id="1827"/>
    </w:p>
    <w:p w14:paraId="3DD97413" w14:textId="69B926B4" w:rsidR="002F2FF8" w:rsidRDefault="002F2FF8" w:rsidP="002F2FF8">
      <w:r>
        <w:t xml:space="preserve">LSAExit includes </w:t>
      </w:r>
      <w:del w:id="1829" w:author="Molly McEvilley [2]" w:date="2021-10-13T10:20:00Z">
        <w:r w:rsidDel="00722019">
          <w:delText xml:space="preserve">17 </w:delText>
        </w:r>
      </w:del>
      <w:ins w:id="1830" w:author="Molly McEvilley [2]" w:date="2021-10-13T10:20:00Z">
        <w:r w:rsidR="00722019">
          <w:t xml:space="preserve">18 </w:t>
        </w:r>
      </w:ins>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proofErr w:type="spellStart"/>
      <w:r>
        <w:rPr>
          <w:b/>
        </w:rPr>
        <w:t>ReturnTime</w:t>
      </w:r>
      <w:proofErr w:type="spellEnd"/>
      <w:r>
        <w:rPr>
          <w:b/>
        </w:rPr>
        <w:t xml:space="preserv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lastRenderedPageBreak/>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ins w:id="1831" w:author="Molly McEvilley [2]" w:date="2021-10-13T10:20:00Z"/>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rPr>
                <w:ins w:id="1832" w:author="Molly McEvilley [2]" w:date="2021-10-13T10:20:00Z"/>
              </w:rPr>
            </w:pPr>
            <w:ins w:id="1833" w:author="Molly McEvilley [2]" w:date="2021-10-13T10:20:00Z">
              <w:r w:rsidRPr="00664C75">
                <w:t>9</w:t>
              </w:r>
            </w:ins>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ins w:id="1834" w:author="Molly McEvilley [2]" w:date="2021-10-13T10:20:00Z"/>
                <w:b/>
              </w:rPr>
            </w:pPr>
            <w:ins w:id="1835" w:author="Molly McEvilley [2]" w:date="2021-10-13T10:20:00Z">
              <w:r>
                <w:rPr>
                  <w:b/>
                </w:rPr>
                <w:t>HHChronic</w:t>
              </w:r>
            </w:ins>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387367BE" w:rsidR="008E2395" w:rsidRPr="00664C75" w:rsidRDefault="008E2395" w:rsidP="008E2395">
            <w:pPr>
              <w:pStyle w:val="NoSpacing"/>
            </w:pPr>
            <w:ins w:id="1836" w:author="Molly McEvilley [2]" w:date="2021-10-13T10:20:00Z">
              <w:r w:rsidRPr="00664C75">
                <w:t>10</w:t>
              </w:r>
            </w:ins>
            <w:del w:id="1837" w:author="Molly McEvilley [2]" w:date="2021-10-13T10:20:00Z">
              <w:r w:rsidRPr="00664C75" w:rsidDel="008E2395">
                <w:delText>9</w:delText>
              </w:r>
            </w:del>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3E5FAC54" w:rsidR="008E2395" w:rsidRPr="00664C75" w:rsidRDefault="008E2395" w:rsidP="008E2395">
            <w:pPr>
              <w:pStyle w:val="NoSpacing"/>
            </w:pPr>
            <w:ins w:id="1838" w:author="Molly McEvilley [2]" w:date="2021-10-13T10:20:00Z">
              <w:r w:rsidRPr="00664C75">
                <w:t>11</w:t>
              </w:r>
            </w:ins>
            <w:del w:id="1839" w:author="Molly McEvilley [2]" w:date="2021-10-13T10:20:00Z">
              <w:r w:rsidRPr="00664C75" w:rsidDel="008E2395">
                <w:delText>10</w:delText>
              </w:r>
            </w:del>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62F737" w:rsidR="008E2395" w:rsidRPr="00664C75" w:rsidRDefault="008E2395" w:rsidP="008E2395">
            <w:pPr>
              <w:pStyle w:val="NoSpacing"/>
            </w:pPr>
            <w:ins w:id="1840" w:author="Molly McEvilley [2]" w:date="2021-10-13T10:20:00Z">
              <w:r w:rsidRPr="00664C75">
                <w:t>12</w:t>
              </w:r>
            </w:ins>
            <w:del w:id="1841" w:author="Molly McEvilley [2]" w:date="2021-10-13T10:20:00Z">
              <w:r w:rsidRPr="00664C75" w:rsidDel="008E2395">
                <w:delText>11</w:delText>
              </w:r>
            </w:del>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HoHRace</w:t>
            </w:r>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2AB2FDFB" w:rsidR="008E2395" w:rsidRPr="00664C75" w:rsidRDefault="008E2395" w:rsidP="008E2395">
            <w:pPr>
              <w:pStyle w:val="NoSpacing"/>
            </w:pPr>
            <w:ins w:id="1842" w:author="Molly McEvilley [2]" w:date="2021-10-13T10:20:00Z">
              <w:r w:rsidRPr="00664C75">
                <w:t>13</w:t>
              </w:r>
            </w:ins>
            <w:del w:id="1843" w:author="Molly McEvilley [2]" w:date="2021-10-13T10:20:00Z">
              <w:r w:rsidRPr="00664C75" w:rsidDel="008E2395">
                <w:delText>12</w:delText>
              </w:r>
            </w:del>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HoHEthnicity</w:t>
            </w:r>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2FC6498C" w:rsidR="008E2395" w:rsidRPr="00664C75" w:rsidRDefault="008E2395" w:rsidP="008E2395">
            <w:pPr>
              <w:pStyle w:val="NoSpacing"/>
            </w:pPr>
            <w:ins w:id="1844" w:author="Molly McEvilley [2]" w:date="2021-10-13T10:20:00Z">
              <w:r w:rsidRPr="00664C75">
                <w:t>14</w:t>
              </w:r>
            </w:ins>
            <w:del w:id="1845" w:author="Molly McEvilley [2]" w:date="2021-10-13T10:20:00Z">
              <w:r w:rsidRPr="00664C75" w:rsidDel="008E2395">
                <w:delText>13</w:delText>
              </w:r>
            </w:del>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5003EA6" w:rsidR="008E2395" w:rsidRPr="00664C75" w:rsidRDefault="008E2395" w:rsidP="008E2395">
            <w:pPr>
              <w:pStyle w:val="NoSpacing"/>
            </w:pPr>
            <w:ins w:id="1846" w:author="Molly McEvilley [2]" w:date="2021-10-13T10:20:00Z">
              <w:r w:rsidRPr="00664C75">
                <w:t>15</w:t>
              </w:r>
            </w:ins>
            <w:del w:id="1847" w:author="Molly McEvilley [2]" w:date="2021-10-13T10:20:00Z">
              <w:r w:rsidRPr="00664C75" w:rsidDel="008E2395">
                <w:delText>14</w:delText>
              </w:r>
            </w:del>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55704863" w:rsidR="008E2395" w:rsidRPr="00664C75" w:rsidRDefault="008E2395" w:rsidP="008E2395">
            <w:pPr>
              <w:pStyle w:val="NoSpacing"/>
            </w:pPr>
            <w:ins w:id="1848" w:author="Molly McEvilley [2]" w:date="2021-10-13T10:20:00Z">
              <w:r w:rsidRPr="00664C75">
                <w:t>16</w:t>
              </w:r>
            </w:ins>
            <w:del w:id="1849" w:author="Molly McEvilley [2]" w:date="2021-10-13T10:20:00Z">
              <w:r w:rsidRPr="00664C75" w:rsidDel="008E2395">
                <w:delText>15</w:delText>
              </w:r>
            </w:del>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4F95CEE3" w:rsidR="008E2395" w:rsidRPr="00664C75" w:rsidRDefault="008E2395" w:rsidP="008E2395">
            <w:pPr>
              <w:pStyle w:val="NoSpacing"/>
            </w:pPr>
            <w:ins w:id="1850" w:author="Molly McEvilley [2]" w:date="2021-10-13T10:20:00Z">
              <w:r>
                <w:t>17</w:t>
              </w:r>
            </w:ins>
            <w:del w:id="1851" w:author="Molly McEvilley [2]" w:date="2021-10-13T10:20:00Z">
              <w:r w:rsidRPr="00664C75" w:rsidDel="008E2395">
                <w:delText>16</w:delText>
              </w:r>
            </w:del>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6A55E069" w:rsidR="002F2FF8" w:rsidRPr="00664C75" w:rsidRDefault="002F2FF8" w:rsidP="00BC0469">
            <w:pPr>
              <w:pStyle w:val="NoSpacing"/>
            </w:pPr>
            <w:del w:id="1852" w:author="Molly McEvilley [2]" w:date="2021-10-13T10:20:00Z">
              <w:r w:rsidDel="008E2395">
                <w:delText>17</w:delText>
              </w:r>
            </w:del>
            <w:ins w:id="1853" w:author="Molly McEvilley [2]" w:date="2021-10-13T10:20:00Z">
              <w:r w:rsidR="008E2395">
                <w:t>18</w:t>
              </w:r>
            </w:ins>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1854" w:name="_HMIS_Business_Logic:_6"/>
      <w:bookmarkStart w:id="1855" w:name="_Toc37849808"/>
      <w:bookmarkEnd w:id="1854"/>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856" w:name="_Toc79153993"/>
      <w:r w:rsidRPr="00C52062">
        <w:lastRenderedPageBreak/>
        <w:t>HMIS Business Logic</w:t>
      </w:r>
      <w:r>
        <w:t>: LSACalculated</w:t>
      </w:r>
      <w:bookmarkEnd w:id="1855"/>
      <w:r w:rsidR="00751B37">
        <w:t xml:space="preserve"> Averages</w:t>
      </w:r>
      <w:bookmarkEnd w:id="1856"/>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1857" w:name="_Toc78368785"/>
      <w:bookmarkStart w:id="1858" w:name="_Toc79153994"/>
      <w:r>
        <w:t>LSACalculated Columns</w:t>
      </w:r>
      <w:bookmarkEnd w:id="1857"/>
      <w:bookmarkEnd w:id="1858"/>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r>
              <w:t>LSAHousehold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bednights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r w:rsidRPr="003A0FA0">
              <w:t>HHType</w:t>
            </w:r>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r w:rsidRPr="003A0FA0">
              <w:t>ReportID</w:t>
            </w:r>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859" w:name="_Toc78368786"/>
      <w:bookmarkStart w:id="1860" w:name="_Toc78368787"/>
      <w:bookmarkStart w:id="1861" w:name="_Toc79153995"/>
      <w:bookmarkEnd w:id="1859"/>
      <w:r>
        <w:t>Report Rows for LSACalculated Averages</w:t>
      </w:r>
      <w:bookmarkEnd w:id="1860"/>
      <w:bookmarkEnd w:id="1861"/>
    </w:p>
    <w:p w14:paraId="2A227D58" w14:textId="3902A861" w:rsidR="00751B37" w:rsidRDefault="00751B37" w:rsidP="00751B37">
      <w:r>
        <w:t xml:space="preserve">All calculated values associated with LSAHousehold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0"/>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862" w:name="_Toc78368788"/>
      <w:bookmarkStart w:id="1863" w:name="_Toc79153996"/>
      <w:r>
        <w:lastRenderedPageBreak/>
        <w:t>Populations for Average Days from LSAHousehold and LSAExit</w:t>
      </w:r>
      <w:bookmarkEnd w:id="1862"/>
      <w:bookmarkEnd w:id="1863"/>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LSACalculated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864"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ins w:id="1865" w:author="Molly McEvilley [2]" w:date="2021-10-13T10:36:00Z">
              <w:r w:rsidR="00407CCE">
                <w:rPr>
                  <w:rFonts w:ascii="Calibri" w:hAnsi="Calibri" w:cs="Calibri"/>
                  <w:color w:val="000000"/>
                </w:rPr>
                <w:t>,</w:t>
              </w:r>
              <w:commentRangeStart w:id="1866"/>
              <w:r w:rsidR="00407CCE">
                <w:rPr>
                  <w:rFonts w:ascii="Calibri" w:hAnsi="Calibri" w:cs="Calibri"/>
                  <w:color w:val="000000"/>
                </w:rPr>
                <w:t>99</w:t>
              </w:r>
            </w:ins>
            <w:commentRangeEnd w:id="1866"/>
            <w:ins w:id="1867" w:author="Molly McEvilley [2]" w:date="2021-10-14T08:18:00Z">
              <w:r w:rsidR="000D4C80">
                <w:rPr>
                  <w:rStyle w:val="CommentReference"/>
                  <w:rFonts w:eastAsiaTheme="minorHAnsi"/>
                </w:rPr>
                <w:commentReference w:id="1866"/>
              </w:r>
            </w:ins>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LSAExit and LSAHousehold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HHType(s)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ins w:id="1868" w:author="Molly McEvilley [2]" w:date="2021-10-06T10:44:00Z"/>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ins w:id="1869" w:author="Molly McEvilley [2]" w:date="2021-10-06T10:44:00Z"/>
                <w:rFonts w:cstheme="minorHAnsi"/>
                <w:color w:val="000000"/>
              </w:rPr>
            </w:pPr>
            <w:commentRangeStart w:id="1870"/>
            <w:ins w:id="1871" w:author="Molly McEvilley [2]" w:date="2021-10-06T10:44:00Z">
              <w:r>
                <w:rPr>
                  <w:rFonts w:cstheme="minorHAnsi"/>
                  <w:color w:val="000000"/>
                </w:rPr>
                <w:t>15</w:t>
              </w:r>
            </w:ins>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872" w:author="Molly McEvilley [2]" w:date="2021-10-06T10:44:00Z"/>
                <w:rFonts w:cstheme="minorHAnsi"/>
                <w:color w:val="000000"/>
              </w:rPr>
            </w:pPr>
            <w:ins w:id="1873" w:author="Molly McEvilley [2]" w:date="2021-10-06T10:45:00Z">
              <w:r w:rsidRPr="00845520">
                <w:rPr>
                  <w:rFonts w:ascii="Calibri" w:hAnsi="Calibri" w:cs="Calibri"/>
                  <w:color w:val="000000"/>
                </w:rPr>
                <w:t xml:space="preserve">Chronically Homeless </w:t>
              </w:r>
            </w:ins>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874" w:author="Molly McEvilley [2]" w:date="2021-10-06T10:44:00Z"/>
                <w:rFonts w:cstheme="minorHAnsi"/>
                <w:color w:val="000000"/>
              </w:rPr>
            </w:pPr>
            <w:ins w:id="1875" w:author="Molly McEvilley [2]" w:date="2021-10-06T10:45:00Z">
              <w:r w:rsidRPr="00845520">
                <w:rPr>
                  <w:rFonts w:ascii="Calibri" w:hAnsi="Calibri" w:cs="Calibri"/>
                  <w:color w:val="000000"/>
                </w:rPr>
                <w:t>0,1,2,3,99</w:t>
              </w:r>
            </w:ins>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876" w:author="Molly McEvilley [2]" w:date="2021-10-06T10:44:00Z"/>
                <w:rFonts w:cstheme="minorHAnsi"/>
                <w:color w:val="000000"/>
              </w:rPr>
            </w:pPr>
            <w:ins w:id="1877" w:author="Molly McEvilley [2]" w:date="2021-10-06T10:45:00Z">
              <w:r w:rsidRPr="00324164">
                <w:rPr>
                  <w:rFonts w:ascii="Calibri" w:hAnsi="Calibri" w:cs="Calibri"/>
                  <w:b/>
                  <w:bCs/>
                  <w:color w:val="000000"/>
                </w:rPr>
                <w:t>HHChronic</w:t>
              </w:r>
              <w:r w:rsidRPr="00324164">
                <w:rPr>
                  <w:rFonts w:ascii="Calibri" w:hAnsi="Calibri" w:cs="Calibri"/>
                  <w:color w:val="000000"/>
                </w:rPr>
                <w:t xml:space="preserve"> = 1</w:t>
              </w:r>
            </w:ins>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878" w:author="Molly McEvilley [2]" w:date="2021-10-06T10:44:00Z"/>
                <w:rFonts w:cstheme="minorHAnsi"/>
                <w:color w:val="000000"/>
              </w:rPr>
            </w:pPr>
            <w:ins w:id="1879" w:author="Molly McEvilley [2]" w:date="2021-10-06T10:46:00Z">
              <w:r>
                <w:rPr>
                  <w:rFonts w:cstheme="minorHAnsi"/>
                  <w:color w:val="000000"/>
                </w:rPr>
                <w:t>10-14</w:t>
              </w:r>
            </w:ins>
            <w:commentRangeEnd w:id="1870"/>
            <w:ins w:id="1880" w:author="Molly McEvilley [2]" w:date="2021-10-07T11:08:00Z">
              <w:r w:rsidR="00B13909">
                <w:rPr>
                  <w:rStyle w:val="CommentReference"/>
                  <w:rFonts w:eastAsiaTheme="minorHAnsi"/>
                </w:rPr>
                <w:commentReference w:id="1870"/>
              </w:r>
            </w:ins>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HHDisability</w:t>
            </w:r>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HHFleeingDV</w:t>
            </w:r>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HoHRace = 5 and </w:t>
            </w:r>
            <w:r w:rsidRPr="00845520">
              <w:rPr>
                <w:rFonts w:cstheme="minorHAnsi"/>
                <w:color w:val="000000"/>
              </w:rPr>
              <w:t>HoHEthnicity</w:t>
            </w:r>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5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845520">
              <w:rPr>
                <w:rFonts w:cstheme="minorHAnsi"/>
                <w:b/>
                <w:bCs/>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r w:rsidRPr="00845520">
              <w:rPr>
                <w:rFonts w:cstheme="minorHAnsi"/>
                <w:b/>
                <w:bCs/>
                <w:color w:val="000000"/>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&gt; 5 and </w:t>
            </w:r>
            <w:r w:rsidRPr="00845520">
              <w:rPr>
                <w:rFonts w:cstheme="minorHAnsi"/>
                <w:b/>
                <w:bCs/>
                <w:color w:val="000000"/>
              </w:rPr>
              <w:t>HoHRace</w:t>
            </w:r>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HoHEthnicity</w:t>
            </w:r>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HoHEthnicity</w:t>
            </w:r>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HHAdultAge</w:t>
            </w:r>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HHParent = 1</w:t>
            </w:r>
          </w:p>
        </w:tc>
        <w:tc>
          <w:tcPr>
            <w:tcW w:w="1224" w:type="dxa"/>
            <w:vAlign w:val="center"/>
          </w:tcPr>
          <w:p w14:paraId="04A60F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(LSAHousehold)</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57FADB1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del w:id="1881" w:author="Molly McEvilley [2]" w:date="2021-10-13T10:34:00Z">
              <w:r w:rsidRPr="00845520" w:rsidDel="00F10919">
                <w:rPr>
                  <w:rFonts w:cstheme="minorHAnsi"/>
                  <w:b/>
                  <w:bCs/>
                  <w:color w:val="000000"/>
                </w:rPr>
                <w:delText>3</w:delText>
              </w:r>
            </w:del>
            <w:ins w:id="1882" w:author="Molly McEvilley [2]" w:date="2021-10-13T10:34:00Z">
              <w:r w:rsidR="00F10919">
                <w:rPr>
                  <w:rFonts w:cstheme="minorHAnsi"/>
                  <w:b/>
                  <w:bCs/>
                  <w:color w:val="000000"/>
                </w:rPr>
                <w:t>1</w:t>
              </w:r>
            </w:ins>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864"/>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883" w:name="_Get_Average_Days_3"/>
      <w:bookmarkStart w:id="1884" w:name="_Toc37849809"/>
      <w:bookmarkStart w:id="1885" w:name="_Toc79153997"/>
      <w:bookmarkEnd w:id="1883"/>
      <w:r w:rsidRPr="00C52062">
        <w:t xml:space="preserve">Get Average Days for </w:t>
      </w:r>
      <w:r>
        <w:t>Length of Time Homeless</w:t>
      </w:r>
      <w:bookmarkEnd w:id="1828"/>
      <w:bookmarkEnd w:id="1884"/>
      <w:bookmarkEnd w:id="188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apMLyeAwAA&#10;BQsAAA4AAAAAAAAAAAAAAAAALgIAAGRycy9lMm9Eb2MueG1sUEsBAi0AFAAGAAgAAAAhANPK7NLb&#10;AAAABAEAAA8AAAAAAAAAAAAAAAAA+AUAAGRycy9kb3ducmV2LnhtbFBLBQYAAAAABAAEAPMAAAAA&#10;Bw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r>
              <w:t>HHType</w:t>
            </w:r>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r w:rsidRPr="00947F08">
              <w:rPr>
                <w:bCs/>
              </w:rPr>
              <w:t>HHChronic</w:t>
            </w:r>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r w:rsidRPr="00947F08">
              <w:rPr>
                <w:bCs/>
              </w:rPr>
              <w:t>HHVet</w:t>
            </w:r>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r w:rsidRPr="00947F08">
              <w:rPr>
                <w:bCs/>
              </w:rPr>
              <w:t>HHDisability</w:t>
            </w:r>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r w:rsidRPr="00947F08">
              <w:rPr>
                <w:bCs/>
              </w:rPr>
              <w:t>HHFleeingDV</w:t>
            </w:r>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r w:rsidRPr="00947F08">
              <w:rPr>
                <w:bCs/>
              </w:rPr>
              <w:t>HHAdultAge</w:t>
            </w:r>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r w:rsidRPr="00947F08">
              <w:rPr>
                <w:bCs/>
              </w:rPr>
              <w:t>HHParent</w:t>
            </w:r>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r w:rsidRPr="00947F08">
              <w:rPr>
                <w:bCs/>
              </w:rPr>
              <w:t>HoHRace</w:t>
            </w:r>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r w:rsidRPr="00947F08">
              <w:rPr>
                <w:bCs/>
              </w:rPr>
              <w:t>HoHEthnicity</w:t>
            </w:r>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r w:rsidRPr="00845520">
              <w:rPr>
                <w:b/>
                <w:bCs/>
              </w:rPr>
              <w:t>HHType</w:t>
            </w:r>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r w:rsidRPr="003A0FA0">
              <w:t>ReportID</w:t>
            </w:r>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r w:rsidRPr="00947F08">
        <w:rPr>
          <w:b/>
          <w:bCs/>
        </w:rPr>
        <w:t>ProjectID</w:t>
      </w:r>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886" w:name="_Toc31198237"/>
      <w:bookmarkStart w:id="1887" w:name="_Toc31198238"/>
      <w:bookmarkStart w:id="1888" w:name="_Toc37849810"/>
      <w:bookmarkStart w:id="1889" w:name="_Toc79153998"/>
      <w:bookmarkEnd w:id="1886"/>
      <w:bookmarkEnd w:id="1887"/>
      <w:r w:rsidRPr="00C52062">
        <w:t xml:space="preserve">Get Average Days for </w:t>
      </w:r>
      <w:r>
        <w:t>Length of Time Homeless by System Path</w:t>
      </w:r>
      <w:bookmarkEnd w:id="1888"/>
      <w:bookmarkEnd w:id="1889"/>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2rmw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HsJbaubAwAABQsA&#10;AA4AAAAAAAAAAAAAAAAALgIAAGRycy9lMm9Eb2MueG1sUEsBAi0AFAAGAAgAAAAhANPK7NLbAAAA&#10;BAEAAA8AAAAAAAAAAAAAAAAA9QUAAGRycy9kb3ducmV2LnhtbFBLBQYAAAAABAAEAPMAAAD9BgAA&#10;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7E46879">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0h5geh&#10;AwAACgsAAA4AAAAAAAAAAAAAAAAALgIAAGRycy9lMm9Eb2MueG1sUEsBAi0AFAAGAAgAAAAhANPK&#10;7NLbAAAABAEAAA8AAAAAAAAAAAAAAAAA+wUAAGRycy9kb3ducmV2LnhtbFBLBQYAAAAABAAEAPMA&#10;AAADBw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r>
              <w:t>HHType</w:t>
            </w:r>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r w:rsidRPr="00845520">
              <w:rPr>
                <w:bCs/>
              </w:rPr>
              <w:t>HHChronic</w:t>
            </w:r>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r w:rsidRPr="00845520">
              <w:rPr>
                <w:bCs/>
              </w:rPr>
              <w:t>HHVet</w:t>
            </w:r>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r w:rsidRPr="00845520">
              <w:rPr>
                <w:bCs/>
              </w:rPr>
              <w:t>HHAdultAge</w:t>
            </w:r>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r w:rsidRPr="00845520">
              <w:rPr>
                <w:b/>
                <w:bCs/>
              </w:rPr>
              <w:t>HHType</w:t>
            </w:r>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r w:rsidRPr="003A0FA0">
              <w:t>ReportID</w:t>
            </w:r>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proofErr w:type="spellStart"/>
      <w:r w:rsidRPr="005844B6">
        <w:rPr>
          <w:rFonts w:cstheme="minorHAnsi"/>
          <w:b/>
        </w:rPr>
        <w:t>SystemPath</w:t>
      </w:r>
      <w:proofErr w:type="spellEnd"/>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890" w:name="_Toc31198693"/>
      <w:bookmarkStart w:id="1891" w:name="_Get_Average_Days_1"/>
      <w:bookmarkStart w:id="1892" w:name="_Toc506721212"/>
      <w:bookmarkStart w:id="1893" w:name="_Toc37849811"/>
      <w:bookmarkStart w:id="1894" w:name="_Toc79153999"/>
      <w:bookmarkEnd w:id="1890"/>
      <w:bookmarkEnd w:id="1891"/>
      <w:r w:rsidRPr="00C52062">
        <w:t>Get Average Days for Cumulative Length of Time Housed in PSH</w:t>
      </w:r>
      <w:bookmarkEnd w:id="1892"/>
      <w:bookmarkEnd w:id="1893"/>
      <w:bookmarkEnd w:id="1894"/>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kvpA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I1D&#10;mS+kAwAABQsAAA4AAAAAAAAAAAAAAAAALgIAAGRycy9lMm9Eb2MueG1sUEsBAi0AFAAGAAgAAAAh&#10;ANPK7NLbAAAABAEAAA8AAAAAAAAAAAAAAAAA/gUAAGRycy9kb3ducmV2LnhtbFBLBQYAAAAABAAE&#10;APMAAAAGBw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r>
              <w:t>HHType</w:t>
            </w:r>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ins w:id="1895" w:author="Molly McEvilley [2]" w:date="2021-10-13T11:06:00Z"/>
        </w:trPr>
        <w:tc>
          <w:tcPr>
            <w:tcW w:w="9355" w:type="dxa"/>
          </w:tcPr>
          <w:p w14:paraId="77E45C8B" w14:textId="54ABABAF" w:rsidR="00BE76D4" w:rsidRDefault="00AD5ACE" w:rsidP="00947F08">
            <w:pPr>
              <w:pStyle w:val="NoSpacing"/>
              <w:rPr>
                <w:ins w:id="1896" w:author="Molly McEvilley [2]" w:date="2021-10-13T11:06:00Z"/>
                <w:rFonts w:cstheme="minorHAnsi"/>
                <w:bCs/>
              </w:rPr>
            </w:pPr>
            <w:proofErr w:type="spellStart"/>
            <w:ins w:id="1897" w:author="Molly McEvilley [2]" w:date="2021-10-13T11:06:00Z">
              <w:r>
                <w:rPr>
                  <w:rFonts w:cstheme="minorHAnsi"/>
                  <w:bCs/>
                </w:rPr>
                <w:t>PSHMoveIn</w:t>
              </w:r>
              <w:proofErr w:type="spellEnd"/>
            </w:ins>
          </w:p>
        </w:tc>
      </w:tr>
      <w:tr w:rsidR="00BE76D4" w:rsidRPr="005F4836" w14:paraId="2E396FB8" w14:textId="77777777" w:rsidTr="00947F08">
        <w:trPr>
          <w:trHeight w:val="95"/>
          <w:ins w:id="1898" w:author="Molly McEvilley [2]" w:date="2021-10-13T11:06:00Z"/>
        </w:trPr>
        <w:tc>
          <w:tcPr>
            <w:tcW w:w="9355" w:type="dxa"/>
          </w:tcPr>
          <w:p w14:paraId="510454E3" w14:textId="1AC10FFC" w:rsidR="00BE76D4" w:rsidRDefault="00AD5ACE" w:rsidP="00947F08">
            <w:pPr>
              <w:pStyle w:val="NoSpacing"/>
              <w:rPr>
                <w:ins w:id="1899" w:author="Molly McEvilley [2]" w:date="2021-10-13T11:06:00Z"/>
                <w:rFonts w:cstheme="minorHAnsi"/>
                <w:bCs/>
              </w:rPr>
            </w:pPr>
            <w:commentRangeStart w:id="1900"/>
            <w:proofErr w:type="spellStart"/>
            <w:ins w:id="1901" w:author="Molly McEvilley [2]" w:date="2021-10-13T11:07:00Z">
              <w:r>
                <w:rPr>
                  <w:rFonts w:cstheme="minorHAnsi"/>
                  <w:bCs/>
                </w:rPr>
                <w:t>PSHStatus</w:t>
              </w:r>
            </w:ins>
            <w:commentRangeEnd w:id="1900"/>
            <w:proofErr w:type="spellEnd"/>
            <w:ins w:id="1902" w:author="Molly McEvilley [2]" w:date="2021-10-13T11:32:00Z">
              <w:r w:rsidR="009F4FAB">
                <w:rPr>
                  <w:rStyle w:val="CommentReference"/>
                  <w:rFonts w:eastAsiaTheme="minorHAnsi"/>
                </w:rPr>
                <w:commentReference w:id="1900"/>
              </w:r>
            </w:ins>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r w:rsidRPr="00845520">
              <w:rPr>
                <w:bCs/>
              </w:rPr>
              <w:t>HHChronic</w:t>
            </w:r>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r w:rsidRPr="00845520">
              <w:rPr>
                <w:bCs/>
              </w:rPr>
              <w:t>HHVet</w:t>
            </w:r>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r w:rsidRPr="00845520">
              <w:rPr>
                <w:bCs/>
              </w:rPr>
              <w:t>HHAdultAge</w:t>
            </w:r>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903"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r w:rsidRPr="00947F08">
              <w:rPr>
                <w:b/>
                <w:bCs/>
              </w:rPr>
              <w:t>HHType</w:t>
            </w:r>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r w:rsidRPr="003A0FA0">
              <w:t>ReportID</w:t>
            </w:r>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903"/>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904" w:name="_Toc34145685"/>
      <w:bookmarkStart w:id="1905" w:name="_Toc34145686"/>
      <w:bookmarkStart w:id="1906" w:name="_Get_Average_Days_2"/>
      <w:bookmarkStart w:id="1907" w:name="_Toc506721213"/>
      <w:bookmarkStart w:id="1908" w:name="_Toc37849812"/>
      <w:bookmarkStart w:id="1909" w:name="_Toc79154000"/>
      <w:bookmarkEnd w:id="1904"/>
      <w:bookmarkEnd w:id="1905"/>
      <w:bookmarkEnd w:id="1906"/>
      <w:r w:rsidRPr="00C52062">
        <w:t>Get Average Days for Length of Time in RRH Projects</w:t>
      </w:r>
      <w:bookmarkEnd w:id="1907"/>
      <w:bookmarkEnd w:id="1908"/>
      <w:bookmarkEnd w:id="1909"/>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WZ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eV1&#10;maMDAAAFCwAADgAAAAAAAAAAAAAAAAAuAgAAZHJzL2Uyb0RvYy54bWxQSwECLQAUAAYACAAAACEA&#10;08rs0tsAAAAEAQAADwAAAAAAAAAAAAAAAAD9BQAAZHJzL2Rvd25yZXYueG1sUEsFBgAAAAAEAAQA&#10;8wAAAAUHA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r>
              <w:lastRenderedPageBreak/>
              <w:t>HHType</w:t>
            </w:r>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r w:rsidRPr="00845520">
              <w:rPr>
                <w:bCs/>
              </w:rPr>
              <w:t>HHChronic</w:t>
            </w:r>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r w:rsidRPr="00845520">
              <w:rPr>
                <w:bCs/>
              </w:rPr>
              <w:t>HHVet</w:t>
            </w:r>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r w:rsidRPr="00845520">
              <w:rPr>
                <w:bCs/>
              </w:rPr>
              <w:t>HHAdultAge</w:t>
            </w:r>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r w:rsidRPr="00845520">
              <w:rPr>
                <w:b/>
                <w:bCs/>
              </w:rPr>
              <w:t>HHType</w:t>
            </w:r>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3EFC5CEE" w:rsidR="00763AD5" w:rsidRPr="003A0FA0" w:rsidRDefault="00763AD5" w:rsidP="00947F08">
            <w:pPr>
              <w:pStyle w:val="NoSpacing"/>
            </w:pPr>
            <w:r>
              <w:t xml:space="preserve">Rows </w:t>
            </w:r>
            <w:commentRangeStart w:id="1910"/>
            <w:ins w:id="1911" w:author="Molly McEvilley [2]" w:date="2021-10-13T11:14:00Z">
              <w:r w:rsidR="00147B14">
                <w:t>12-16</w:t>
              </w:r>
              <w:r w:rsidR="00147B14" w:rsidDel="00147B14">
                <w:t xml:space="preserve"> </w:t>
              </w:r>
            </w:ins>
            <w:del w:id="1912" w:author="Molly McEvilley [2]" w:date="2021-10-13T11:14:00Z">
              <w:r w:rsidDel="00147B14">
                <w:delText xml:space="preserve">10 and 11 </w:delText>
              </w:r>
            </w:del>
            <w:commentRangeEnd w:id="1910"/>
            <w:r w:rsidR="009F4FAB">
              <w:rPr>
                <w:rStyle w:val="CommentReference"/>
                <w:rFonts w:eastAsiaTheme="minorHAnsi"/>
              </w:rPr>
              <w:commentReference w:id="1910"/>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r w:rsidRPr="003A0FA0">
              <w:t>ReportID</w:t>
            </w:r>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1FA4AC8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w:t>
            </w:r>
            <w:del w:id="1913"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0B7BF01F"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w:t>
            </w:r>
            <w:del w:id="1914"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915" w:name="_Toc34145696"/>
      <w:bookmarkStart w:id="1916" w:name="_Toc34145697"/>
      <w:bookmarkStart w:id="1917" w:name="_Toc506721215"/>
      <w:bookmarkStart w:id="1918" w:name="_Toc37849813"/>
      <w:bookmarkStart w:id="1919" w:name="_Toc79154001"/>
      <w:bookmarkEnd w:id="1915"/>
      <w:bookmarkEnd w:id="1916"/>
      <w:r w:rsidRPr="00C52062">
        <w:t>Get Average Days to Return/Re-engage by Last Project Type</w:t>
      </w:r>
      <w:bookmarkEnd w:id="1917"/>
      <w:bookmarkEnd w:id="1918"/>
      <w:bookmarkEnd w:id="1919"/>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yJ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eawMiaYDAAAICwAADgAAAAAAAAAAAAAAAAAuAgAAZHJzL2Uyb0RvYy54bWxQSwECLQAUAAYACAAA&#10;ACEA08rs0tsAAAAEAQAADwAAAAAAAAAAAAAAAAAABgAAZHJzL2Rvd25yZXYueG1sUEsFBgAAAAAE&#10;AAQA8wAAAAgHA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920" w:name="_Get_Average_Days"/>
      <w:bookmarkStart w:id="1921" w:name="_Toc37973614"/>
      <w:bookmarkStart w:id="1922" w:name="_Toc37974167"/>
      <w:bookmarkStart w:id="1923" w:name="_Toc37974718"/>
      <w:bookmarkStart w:id="1924" w:name="_Toc37975206"/>
      <w:bookmarkStart w:id="1925" w:name="_Toc37849814"/>
      <w:bookmarkStart w:id="1926" w:name="_Toc79154002"/>
      <w:bookmarkStart w:id="1927" w:name="_Toc506721216"/>
      <w:bookmarkEnd w:id="1920"/>
      <w:bookmarkEnd w:id="1921"/>
      <w:bookmarkEnd w:id="1922"/>
      <w:bookmarkEnd w:id="1923"/>
      <w:bookmarkEnd w:id="1924"/>
      <w:r w:rsidRPr="00C52062">
        <w:t>Get Average Days to Return/Re-engage by Population</w:t>
      </w:r>
      <w:bookmarkEnd w:id="1925"/>
      <w:bookmarkEnd w:id="1926"/>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0C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OzNHQKeAwAA&#10;CgsAAA4AAAAAAAAAAAAAAAAALgIAAGRycy9lMm9Eb2MueG1sUEsBAi0AFAAGAAgAAAAhANPK7NLb&#10;AAAABAEAAA8AAAAAAAAAAAAAAAAA+AUAAGRycy9kb3ducmV2LnhtbFBLBQYAAAAABAAEAPMAAAAA&#10;Bw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r>
              <w:t>HHType</w:t>
            </w:r>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r w:rsidRPr="00845520">
              <w:rPr>
                <w:bCs/>
              </w:rPr>
              <w:t>HHChronic</w:t>
            </w:r>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r w:rsidRPr="00845520">
              <w:rPr>
                <w:bCs/>
              </w:rPr>
              <w:t>HHVet</w:t>
            </w:r>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r w:rsidRPr="00845520">
              <w:rPr>
                <w:bCs/>
              </w:rPr>
              <w:t>HHDisability</w:t>
            </w:r>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r w:rsidRPr="00845520">
              <w:rPr>
                <w:bCs/>
              </w:rPr>
              <w:t>HHFleeingDV</w:t>
            </w:r>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r w:rsidRPr="00845520">
              <w:rPr>
                <w:bCs/>
              </w:rPr>
              <w:t>HHAdultAge</w:t>
            </w:r>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r w:rsidRPr="00845520">
              <w:rPr>
                <w:bCs/>
              </w:rPr>
              <w:t>HHParent</w:t>
            </w:r>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r w:rsidRPr="00845520">
              <w:rPr>
                <w:bCs/>
              </w:rPr>
              <w:t>HoHRace</w:t>
            </w:r>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r w:rsidRPr="00845520">
              <w:rPr>
                <w:bCs/>
              </w:rPr>
              <w:t>HoHEthnicity</w:t>
            </w:r>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tlsa_Exit</w:t>
            </w:r>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r w:rsidRPr="00845520">
              <w:rPr>
                <w:b/>
                <w:bCs/>
              </w:rPr>
              <w:t>HHType</w:t>
            </w:r>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r w:rsidRPr="003A0FA0">
              <w:t>ReportID</w:t>
            </w:r>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6DA1E315" w:rsidR="00A72AC3" w:rsidRPr="00C52062" w:rsidRDefault="00A72AC3" w:rsidP="00A72AC3">
      <w:pPr>
        <w:pStyle w:val="Heading4"/>
      </w:pPr>
      <w:commentRangeStart w:id="1928"/>
      <w:del w:id="1929" w:author="Molly McEvilley [2]" w:date="2021-10-13T11:21:00Z">
        <w:r w:rsidRPr="00C52062" w:rsidDel="00FB189A">
          <w:delText>ReportRow</w:delText>
        </w:r>
        <w:r w:rsidDel="00FB189A">
          <w:delText xml:space="preserve"> and </w:delText>
        </w:r>
      </w:del>
      <w:commentRangeEnd w:id="1928"/>
      <w:r w:rsidR="00AD5BE5">
        <w:rPr>
          <w:rStyle w:val="CommentReference"/>
          <w:rFonts w:asciiTheme="minorHAnsi" w:eastAsiaTheme="minorHAnsi" w:hAnsiTheme="minorHAnsi" w:cstheme="minorBidi"/>
        </w:rPr>
        <w:commentReference w:id="1928"/>
      </w:r>
      <w:r>
        <w:t>Value</w:t>
      </w:r>
    </w:p>
    <w:p w14:paraId="192BF3C1" w14:textId="0B0B0849" w:rsidR="00A72AC3" w:rsidRPr="00A6067F" w:rsidRDefault="00A72AC3" w:rsidP="00A72AC3">
      <w:pPr>
        <w:rPr>
          <w:rFonts w:cstheme="minorHAnsi"/>
        </w:rPr>
      </w:pPr>
      <w:r w:rsidRPr="00A6067F">
        <w:rPr>
          <w:rFonts w:cstheme="minorHAnsi"/>
        </w:rPr>
        <w:t xml:space="preserve">For each </w:t>
      </w:r>
      <w:ins w:id="1930" w:author="Molly McEvilley [2]" w:date="2021-10-13T11:21:00Z">
        <w:r w:rsidR="00862A54">
          <w:rPr>
            <w:rFonts w:cstheme="minorHAnsi"/>
          </w:rPr>
          <w:t xml:space="preserve">valid combination of values in other relevant columns, </w:t>
        </w:r>
      </w:ins>
      <w:del w:id="1931" w:author="Molly McEvilley [2]" w:date="2021-10-13T11:21:00Z">
        <w:r w:rsidRPr="00655B0F" w:rsidDel="00862A54">
          <w:rPr>
            <w:b/>
          </w:rPr>
          <w:delText>ReportRow</w:delText>
        </w:r>
        <w:r w:rsidRPr="00A6067F" w:rsidDel="00862A54">
          <w:rPr>
            <w:rFonts w:cstheme="minorHAnsi"/>
          </w:rPr>
          <w:delText xml:space="preserve"> listed belo</w:delText>
        </w:r>
      </w:del>
      <w:del w:id="1932" w:author="Molly McEvilley [2]" w:date="2021-10-13T11:22:00Z">
        <w:r w:rsidRPr="00A6067F" w:rsidDel="00862A54">
          <w:rPr>
            <w:rFonts w:cstheme="minorHAnsi"/>
          </w:rPr>
          <w:delText xml:space="preserve">w, </w:delText>
        </w:r>
      </w:del>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Change w:id="1933" w:author="Molly McEvilley [2]" w:date="2021-10-13T11:22:00Z">
          <w:tblPr>
            <w:tblStyle w:val="Style11"/>
            <w:tblW w:w="9445" w:type="dxa"/>
            <w:tblLayout w:type="fixed"/>
            <w:tblLook w:val="04A0" w:firstRow="1" w:lastRow="0" w:firstColumn="1" w:lastColumn="0" w:noHBand="0" w:noVBand="1"/>
          </w:tblPr>
        </w:tblPrChange>
      </w:tblPr>
      <w:tblGrid>
        <w:gridCol w:w="3149"/>
        <w:gridCol w:w="3148"/>
        <w:gridCol w:w="3148"/>
        <w:tblGridChange w:id="1934">
          <w:tblGrid>
            <w:gridCol w:w="4315"/>
            <w:gridCol w:w="3780"/>
            <w:gridCol w:w="1350"/>
          </w:tblGrid>
        </w:tblGridChange>
      </w:tblGrid>
      <w:tr w:rsidR="00A72AC3" w:rsidRPr="0036072B" w14:paraId="4952DF7B" w14:textId="77777777" w:rsidTr="00862A54">
        <w:trPr>
          <w:cnfStyle w:val="100000000000" w:firstRow="1" w:lastRow="0" w:firstColumn="0" w:lastColumn="0" w:oddVBand="0" w:evenVBand="0" w:oddHBand="0" w:evenHBand="0" w:firstRowFirstColumn="0" w:firstRowLastColumn="0" w:lastRowFirstColumn="0" w:lastRowLastColumn="0"/>
          <w:cantSplit/>
          <w:trHeight w:val="216"/>
          <w:tblHeader/>
          <w:trPrChange w:id="1935" w:author="Molly McEvilley [2]" w:date="2021-10-13T11:22: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36" w:author="Molly McEvilley [2]" w:date="2021-10-13T11:22:00Z">
              <w:tcPr>
                <w:tcW w:w="4315" w:type="dxa"/>
                <w:noWrap/>
              </w:tcPr>
            </w:tcPrChange>
          </w:tcPr>
          <w:p w14:paraId="4632E4B7" w14:textId="6124E6B2" w:rsidR="00A72AC3" w:rsidRPr="008743AE" w:rsidRDefault="00A72AC3" w:rsidP="00947F08">
            <w:pPr>
              <w:spacing w:before="0" w:after="0"/>
              <w:cnfStyle w:val="101000000000" w:firstRow="1" w:lastRow="0" w:firstColumn="1" w:lastColumn="0" w:oddVBand="0" w:evenVBand="0" w:oddHBand="0" w:evenHBand="0" w:firstRowFirstColumn="0" w:firstRowLastColumn="0" w:lastRowFirstColumn="0" w:lastRowLastColumn="0"/>
              <w:rPr>
                <w:rFonts w:cstheme="minorHAnsi"/>
              </w:rPr>
            </w:pPr>
            <w:del w:id="1937" w:author="Molly McEvilley [2]" w:date="2021-10-13T11:22:00Z">
              <w:r w:rsidRPr="008743AE" w:rsidDel="00862A54">
                <w:rPr>
                  <w:rFonts w:cstheme="minorHAnsi"/>
                </w:rPr>
                <w:delText>Report Row Category</w:delText>
              </w:r>
            </w:del>
          </w:p>
        </w:tc>
        <w:tc>
          <w:tcPr>
            <w:tcW w:w="0" w:type="dxa"/>
            <w:tcPrChange w:id="1938" w:author="Molly McEvilley [2]" w:date="2021-10-13T11:22:00Z">
              <w:tcPr>
                <w:tcW w:w="3780" w:type="dxa"/>
              </w:tcPr>
            </w:tcPrChange>
          </w:tcPr>
          <w:p w14:paraId="297D23C3" w14:textId="6E8AE29F"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1939" w:author="Molly McEvilley [2]" w:date="2021-10-13T11:22:00Z">
              <w:r w:rsidRPr="008743AE" w:rsidDel="00862A54">
                <w:rPr>
                  <w:rFonts w:cstheme="minorHAnsi"/>
                </w:rPr>
                <w:delText>Source Column</w:delText>
              </w:r>
              <w:r w:rsidDel="00862A54">
                <w:delText xml:space="preserve"> and Criteria</w:delText>
              </w:r>
            </w:del>
          </w:p>
        </w:tc>
        <w:tc>
          <w:tcPr>
            <w:tcW w:w="0" w:type="dxa"/>
            <w:tcPrChange w:id="1940" w:author="Molly McEvilley [2]" w:date="2021-10-13T11:22:00Z">
              <w:tcPr>
                <w:tcW w:w="1350" w:type="dxa"/>
              </w:tcPr>
            </w:tcPrChange>
          </w:tcPr>
          <w:p w14:paraId="40D1BD2B" w14:textId="4149948A"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del w:id="1941" w:author="Molly McEvilley [2]" w:date="2021-10-13T11:22:00Z">
              <w:r w:rsidRPr="00F4094B" w:rsidDel="00862A54">
                <w:delText>ReportRow</w:delText>
              </w:r>
            </w:del>
          </w:p>
        </w:tc>
      </w:tr>
      <w:tr w:rsidR="00A72AC3" w:rsidRPr="0036072B" w14:paraId="773DCDB6"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42"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43" w:author="Molly McEvilley [2]" w:date="2021-10-13T11:22:00Z">
              <w:tcPr>
                <w:tcW w:w="4315" w:type="dxa"/>
                <w:noWrap/>
              </w:tcPr>
            </w:tcPrChange>
          </w:tcPr>
          <w:p w14:paraId="0B5448C1" w14:textId="4A6C36B6"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44" w:author="Molly McEvilley [2]" w:date="2021-10-13T11:22:00Z">
              <w:r w:rsidRPr="00454D25" w:rsidDel="00862A54">
                <w:delText>Days to return after exit from ES</w:delText>
              </w:r>
            </w:del>
          </w:p>
        </w:tc>
        <w:tc>
          <w:tcPr>
            <w:tcW w:w="0" w:type="dxa"/>
            <w:noWrap/>
            <w:tcPrChange w:id="1945" w:author="Molly McEvilley [2]" w:date="2021-10-13T11:22:00Z">
              <w:tcPr>
                <w:tcW w:w="3780" w:type="dxa"/>
                <w:noWrap/>
              </w:tcPr>
            </w:tcPrChange>
          </w:tcPr>
          <w:p w14:paraId="3B77CA23" w14:textId="7B501616"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46"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2</w:delText>
              </w:r>
            </w:del>
          </w:p>
        </w:tc>
        <w:tc>
          <w:tcPr>
            <w:tcW w:w="0" w:type="dxa"/>
            <w:tcPrChange w:id="1947" w:author="Molly McEvilley [2]" w:date="2021-10-13T11:22:00Z">
              <w:tcPr>
                <w:tcW w:w="1350" w:type="dxa"/>
              </w:tcPr>
            </w:tcPrChange>
          </w:tcPr>
          <w:p w14:paraId="7D927920" w14:textId="5FB31B1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48" w:author="Molly McEvilley [2]" w:date="2021-10-13T11:22:00Z">
              <w:r w:rsidRPr="00F4094B" w:rsidDel="00862A54">
                <w:delText>18</w:delText>
              </w:r>
            </w:del>
          </w:p>
        </w:tc>
      </w:tr>
      <w:tr w:rsidR="00A72AC3" w:rsidRPr="0036072B" w14:paraId="1C777557"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949"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50" w:author="Molly McEvilley [2]" w:date="2021-10-13T11:22:00Z">
              <w:tcPr>
                <w:tcW w:w="4315" w:type="dxa"/>
                <w:noWrap/>
              </w:tcPr>
            </w:tcPrChange>
          </w:tcPr>
          <w:p w14:paraId="1909C085" w14:textId="39E0D1A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951" w:author="Molly McEvilley [2]" w:date="2021-10-13T11:22:00Z">
              <w:r w:rsidRPr="00454D25" w:rsidDel="00862A54">
                <w:delText>Days to return after exit from TH</w:delText>
              </w:r>
            </w:del>
          </w:p>
        </w:tc>
        <w:tc>
          <w:tcPr>
            <w:tcW w:w="0" w:type="dxa"/>
            <w:noWrap/>
            <w:tcPrChange w:id="1952" w:author="Molly McEvilley [2]" w:date="2021-10-13T11:22:00Z">
              <w:tcPr>
                <w:tcW w:w="3780" w:type="dxa"/>
                <w:noWrap/>
              </w:tcPr>
            </w:tcPrChange>
          </w:tcPr>
          <w:p w14:paraId="262B7C78" w14:textId="17FC01E1"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953"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3</w:delText>
              </w:r>
            </w:del>
          </w:p>
        </w:tc>
        <w:tc>
          <w:tcPr>
            <w:tcW w:w="0" w:type="dxa"/>
            <w:tcPrChange w:id="1954" w:author="Molly McEvilley [2]" w:date="2021-10-13T11:22:00Z">
              <w:tcPr>
                <w:tcW w:w="1350" w:type="dxa"/>
              </w:tcPr>
            </w:tcPrChange>
          </w:tcPr>
          <w:p w14:paraId="6D52CC60" w14:textId="347BD389"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955" w:author="Molly McEvilley [2]" w:date="2021-10-13T11:22:00Z">
              <w:r w:rsidRPr="00F4094B" w:rsidDel="00862A54">
                <w:delText>19</w:delText>
              </w:r>
            </w:del>
          </w:p>
        </w:tc>
      </w:tr>
      <w:tr w:rsidR="00A72AC3" w:rsidRPr="0036072B" w14:paraId="64230C42"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56"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57" w:author="Molly McEvilley [2]" w:date="2021-10-13T11:22:00Z">
              <w:tcPr>
                <w:tcW w:w="4315" w:type="dxa"/>
                <w:noWrap/>
              </w:tcPr>
            </w:tcPrChange>
          </w:tcPr>
          <w:p w14:paraId="2DDD44D4" w14:textId="3BF0C05E"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58" w:author="Molly McEvilley [2]" w:date="2021-10-13T11:22:00Z">
              <w:r w:rsidRPr="00454D25" w:rsidDel="00862A54">
                <w:delText>Days to return after exit from SH</w:delText>
              </w:r>
            </w:del>
          </w:p>
        </w:tc>
        <w:tc>
          <w:tcPr>
            <w:tcW w:w="0" w:type="dxa"/>
            <w:noWrap/>
            <w:tcPrChange w:id="1959" w:author="Molly McEvilley [2]" w:date="2021-10-13T11:22:00Z">
              <w:tcPr>
                <w:tcW w:w="3780" w:type="dxa"/>
                <w:noWrap/>
              </w:tcPr>
            </w:tcPrChange>
          </w:tcPr>
          <w:p w14:paraId="1CA631AA" w14:textId="4F48EE74"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60"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b/>
                </w:rPr>
                <w:delText>ExitFrom</w:delText>
              </w:r>
              <w:r w:rsidRPr="00454D25" w:rsidDel="00862A54">
                <w:delText xml:space="preserve"> </w:delText>
              </w:r>
              <w:r w:rsidRPr="00454D25" w:rsidDel="00862A54">
                <w:rPr>
                  <w:rFonts w:cstheme="minorHAnsi"/>
                </w:rPr>
                <w:delText>= 4</w:delText>
              </w:r>
            </w:del>
          </w:p>
        </w:tc>
        <w:tc>
          <w:tcPr>
            <w:tcW w:w="0" w:type="dxa"/>
            <w:tcPrChange w:id="1961" w:author="Molly McEvilley [2]" w:date="2021-10-13T11:22:00Z">
              <w:tcPr>
                <w:tcW w:w="1350" w:type="dxa"/>
              </w:tcPr>
            </w:tcPrChange>
          </w:tcPr>
          <w:p w14:paraId="2ECC0686" w14:textId="00D7E75D"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62" w:author="Molly McEvilley [2]" w:date="2021-10-13T11:22:00Z">
              <w:r w:rsidRPr="00F4094B" w:rsidDel="00862A54">
                <w:delText>20</w:delText>
              </w:r>
            </w:del>
          </w:p>
        </w:tc>
      </w:tr>
      <w:tr w:rsidR="00A72AC3" w:rsidRPr="0036072B" w14:paraId="2E418B36"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963"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64" w:author="Molly McEvilley [2]" w:date="2021-10-13T11:22:00Z">
              <w:tcPr>
                <w:tcW w:w="4315" w:type="dxa"/>
                <w:noWrap/>
              </w:tcPr>
            </w:tcPrChange>
          </w:tcPr>
          <w:p w14:paraId="2F9A280E" w14:textId="44D224AA" w:rsidR="00A72AC3" w:rsidRPr="00EE265F" w:rsidRDefault="00A72AC3" w:rsidP="00947F08">
            <w:pPr>
              <w:pStyle w:val="NoSpacing"/>
              <w:cnfStyle w:val="001000010000" w:firstRow="0" w:lastRow="0" w:firstColumn="1" w:lastColumn="0" w:oddVBand="0" w:evenVBand="0" w:oddHBand="0" w:evenHBand="1" w:firstRowFirstColumn="0" w:firstRowLastColumn="0" w:lastRowFirstColumn="0" w:lastRowLastColumn="0"/>
              <w:rPr>
                <w:bCs w:val="0"/>
              </w:rPr>
            </w:pPr>
            <w:del w:id="1965" w:author="Molly McEvilley [2]" w:date="2021-10-13T11:22:00Z">
              <w:r w:rsidRPr="00454D25" w:rsidDel="00862A54">
                <w:delText>Days to return after exit from RRH</w:delText>
              </w:r>
              <w:r w:rsidDel="00862A54">
                <w:delText xml:space="preserve"> (placed in PH)</w:delText>
              </w:r>
            </w:del>
          </w:p>
        </w:tc>
        <w:tc>
          <w:tcPr>
            <w:tcW w:w="0" w:type="dxa"/>
            <w:noWrap/>
            <w:tcPrChange w:id="1966" w:author="Molly McEvilley [2]" w:date="2021-10-13T11:22:00Z">
              <w:tcPr>
                <w:tcW w:w="3780" w:type="dxa"/>
                <w:noWrap/>
              </w:tcPr>
            </w:tcPrChange>
          </w:tcPr>
          <w:p w14:paraId="47FF6007" w14:textId="61EA5748"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967"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5</w:delText>
              </w:r>
            </w:del>
          </w:p>
        </w:tc>
        <w:tc>
          <w:tcPr>
            <w:tcW w:w="0" w:type="dxa"/>
            <w:tcPrChange w:id="1968" w:author="Molly McEvilley [2]" w:date="2021-10-13T11:22:00Z">
              <w:tcPr>
                <w:tcW w:w="1350" w:type="dxa"/>
              </w:tcPr>
            </w:tcPrChange>
          </w:tcPr>
          <w:p w14:paraId="2B13B633" w14:textId="1E10A30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969" w:author="Molly McEvilley [2]" w:date="2021-10-13T11:22:00Z">
              <w:r w:rsidRPr="00F4094B" w:rsidDel="00862A54">
                <w:delText>21</w:delText>
              </w:r>
            </w:del>
          </w:p>
        </w:tc>
      </w:tr>
      <w:tr w:rsidR="00A72AC3" w:rsidRPr="0036072B" w14:paraId="66AE2203"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70"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71" w:author="Molly McEvilley [2]" w:date="2021-10-13T11:22:00Z">
              <w:tcPr>
                <w:tcW w:w="4315" w:type="dxa"/>
                <w:noWrap/>
              </w:tcPr>
            </w:tcPrChange>
          </w:tcPr>
          <w:p w14:paraId="23865170" w14:textId="44E22267"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72" w:author="Molly McEvilley [2]" w:date="2021-10-13T11:22:00Z">
              <w:r w:rsidRPr="00454D25" w:rsidDel="00862A54">
                <w:delText>Days to return after exit from PSH</w:delText>
              </w:r>
              <w:r w:rsidDel="00862A54">
                <w:delText xml:space="preserve"> (placed in PH)</w:delText>
              </w:r>
            </w:del>
          </w:p>
        </w:tc>
        <w:tc>
          <w:tcPr>
            <w:tcW w:w="0" w:type="dxa"/>
            <w:noWrap/>
            <w:tcPrChange w:id="1973" w:author="Molly McEvilley [2]" w:date="2021-10-13T11:22:00Z">
              <w:tcPr>
                <w:tcW w:w="3780" w:type="dxa"/>
                <w:noWrap/>
              </w:tcPr>
            </w:tcPrChange>
          </w:tcPr>
          <w:p w14:paraId="72EEFFB7" w14:textId="63DC95B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74"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6</w:delText>
              </w:r>
            </w:del>
          </w:p>
        </w:tc>
        <w:tc>
          <w:tcPr>
            <w:tcW w:w="0" w:type="dxa"/>
            <w:tcPrChange w:id="1975" w:author="Molly McEvilley [2]" w:date="2021-10-13T11:22:00Z">
              <w:tcPr>
                <w:tcW w:w="1350" w:type="dxa"/>
              </w:tcPr>
            </w:tcPrChange>
          </w:tcPr>
          <w:p w14:paraId="55D4FB00" w14:textId="4CD576E2"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76" w:author="Molly McEvilley [2]" w:date="2021-10-13T11:22:00Z">
              <w:r w:rsidRPr="00F4094B" w:rsidDel="00862A54">
                <w:delText>22</w:delText>
              </w:r>
            </w:del>
          </w:p>
        </w:tc>
      </w:tr>
      <w:tr w:rsidR="00A72AC3" w:rsidRPr="0036072B" w14:paraId="5B72B335"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977"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78" w:author="Molly McEvilley [2]" w:date="2021-10-13T11:22:00Z">
              <w:tcPr>
                <w:tcW w:w="4315" w:type="dxa"/>
                <w:noWrap/>
              </w:tcPr>
            </w:tcPrChange>
          </w:tcPr>
          <w:p w14:paraId="415BC653" w14:textId="21361F7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979" w:author="Molly McEvilley [2]" w:date="2021-10-13T11:22:00Z">
              <w:r w:rsidRPr="00454D25" w:rsidDel="00862A54">
                <w:delText>Days to return after exit from RRH</w:delText>
              </w:r>
              <w:r w:rsidDel="00862A54">
                <w:delText xml:space="preserve"> (not placed)</w:delText>
              </w:r>
            </w:del>
          </w:p>
        </w:tc>
        <w:tc>
          <w:tcPr>
            <w:tcW w:w="0" w:type="dxa"/>
            <w:noWrap/>
            <w:tcPrChange w:id="1980" w:author="Molly McEvilley [2]" w:date="2021-10-13T11:22:00Z">
              <w:tcPr>
                <w:tcW w:w="3780" w:type="dxa"/>
                <w:noWrap/>
              </w:tcPr>
            </w:tcPrChange>
          </w:tcPr>
          <w:p w14:paraId="78D433F1" w14:textId="41DDFAE6"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981"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7</w:delText>
              </w:r>
            </w:del>
          </w:p>
        </w:tc>
        <w:tc>
          <w:tcPr>
            <w:tcW w:w="0" w:type="dxa"/>
            <w:tcPrChange w:id="1982" w:author="Molly McEvilley [2]" w:date="2021-10-13T11:22:00Z">
              <w:tcPr>
                <w:tcW w:w="1350" w:type="dxa"/>
              </w:tcPr>
            </w:tcPrChange>
          </w:tcPr>
          <w:p w14:paraId="7FD9A3ED" w14:textId="324EB35E"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983" w:author="Molly McEvilley [2]" w:date="2021-10-13T11:22:00Z">
              <w:r w:rsidDel="00862A54">
                <w:delText>63</w:delText>
              </w:r>
            </w:del>
          </w:p>
        </w:tc>
      </w:tr>
      <w:tr w:rsidR="00A72AC3" w:rsidRPr="0036072B" w14:paraId="71ECA7E9"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84"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85" w:author="Molly McEvilley [2]" w:date="2021-10-13T11:22:00Z">
              <w:tcPr>
                <w:tcW w:w="4315" w:type="dxa"/>
                <w:noWrap/>
              </w:tcPr>
            </w:tcPrChange>
          </w:tcPr>
          <w:p w14:paraId="5A51D8AF" w14:textId="0F26B061"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86" w:author="Molly McEvilley [2]" w:date="2021-10-13T11:22:00Z">
              <w:r w:rsidRPr="00454D25" w:rsidDel="00862A54">
                <w:delText>Days to return after exit from PSH</w:delText>
              </w:r>
              <w:r w:rsidDel="00862A54">
                <w:delText xml:space="preserve"> (not placed)</w:delText>
              </w:r>
            </w:del>
          </w:p>
        </w:tc>
        <w:tc>
          <w:tcPr>
            <w:tcW w:w="0" w:type="dxa"/>
            <w:noWrap/>
            <w:tcPrChange w:id="1987" w:author="Molly McEvilley [2]" w:date="2021-10-13T11:22:00Z">
              <w:tcPr>
                <w:tcW w:w="3780" w:type="dxa"/>
                <w:noWrap/>
              </w:tcPr>
            </w:tcPrChange>
          </w:tcPr>
          <w:p w14:paraId="10F2A903" w14:textId="79D45C48"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88"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8</w:delText>
              </w:r>
            </w:del>
          </w:p>
        </w:tc>
        <w:tc>
          <w:tcPr>
            <w:tcW w:w="0" w:type="dxa"/>
            <w:tcPrChange w:id="1989" w:author="Molly McEvilley [2]" w:date="2021-10-13T11:22:00Z">
              <w:tcPr>
                <w:tcW w:w="1350" w:type="dxa"/>
              </w:tcPr>
            </w:tcPrChange>
          </w:tcPr>
          <w:p w14:paraId="484AA019" w14:textId="12B937FF"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90" w:author="Molly McEvilley [2]" w:date="2021-10-13T11:22:00Z">
              <w:r w:rsidDel="00862A54">
                <w:delText>64</w:delText>
              </w:r>
            </w:del>
          </w:p>
        </w:tc>
      </w:tr>
    </w:tbl>
    <w:p w14:paraId="5E249D45" w14:textId="26A7586E" w:rsidR="002B6231" w:rsidRDefault="002B6231" w:rsidP="0088191A">
      <w:pPr>
        <w:pStyle w:val="Heading2"/>
      </w:pPr>
      <w:bookmarkStart w:id="1991" w:name="_Toc31198752"/>
      <w:bookmarkStart w:id="1992" w:name="_Toc37849815"/>
      <w:bookmarkStart w:id="1993" w:name="_Toc79154003"/>
      <w:bookmarkEnd w:id="1991"/>
      <w:r w:rsidRPr="00C52062">
        <w:t xml:space="preserve">Get Average Days to Return/Re-engage by </w:t>
      </w:r>
      <w:r>
        <w:t>System Path</w:t>
      </w:r>
      <w:bookmarkEnd w:id="1927"/>
      <w:bookmarkEnd w:id="1992"/>
      <w:bookmarkEnd w:id="1993"/>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FvRN8ah&#10;AwAACgsAAA4AAAAAAAAAAAAAAAAALgIAAGRycy9lMm9Eb2MueG1sUEsBAi0AFAAGAAgAAAAhANPK&#10;7NLbAAAABAEAAA8AAAAAAAAAAAAAAAAA+wUAAGRycy9kb3ducmV2LnhtbFBLBQYAAAAABAAEAPMA&#10;AAADBw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r>
              <w:rPr>
                <w:b/>
                <w:bCs/>
              </w:rPr>
              <w:t>tlsa</w:t>
            </w:r>
            <w:r w:rsidRPr="005F4836">
              <w:rPr>
                <w:b/>
                <w:bCs/>
              </w:rPr>
              <w:t>_</w:t>
            </w:r>
            <w:r>
              <w:rPr>
                <w:b/>
                <w:bCs/>
              </w:rPr>
              <w:t>Exit</w:t>
            </w:r>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r>
              <w:t>HHType</w:t>
            </w:r>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r w:rsidRPr="00845520">
              <w:rPr>
                <w:bCs/>
              </w:rPr>
              <w:t>HHChronic</w:t>
            </w:r>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r w:rsidRPr="00845520">
              <w:rPr>
                <w:bCs/>
              </w:rPr>
              <w:t>HHVet</w:t>
            </w:r>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r w:rsidRPr="00845520">
              <w:rPr>
                <w:bCs/>
              </w:rPr>
              <w:t>HHAdultAge</w:t>
            </w:r>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r w:rsidRPr="00845520">
              <w:rPr>
                <w:bCs/>
              </w:rPr>
              <w:t>HHParent</w:t>
            </w:r>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tlsa_Exit</w:t>
            </w:r>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r w:rsidRPr="00845520">
              <w:rPr>
                <w:b/>
                <w:bCs/>
              </w:rPr>
              <w:lastRenderedPageBreak/>
              <w:t>HHType</w:t>
            </w:r>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r w:rsidRPr="003A0FA0">
              <w:t>ReportID</w:t>
            </w:r>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LSACalculated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LSAExit.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LSACalculated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994" w:name="_Toc31198754"/>
      <w:bookmarkStart w:id="1995" w:name="_Toc37973617"/>
      <w:bookmarkStart w:id="1996" w:name="_Toc37974170"/>
      <w:bookmarkStart w:id="1997" w:name="_Toc37974721"/>
      <w:bookmarkStart w:id="1998" w:name="_Toc37975209"/>
      <w:bookmarkStart w:id="1999" w:name="_Toc506721217"/>
      <w:bookmarkStart w:id="2000" w:name="_Toc37849816"/>
      <w:bookmarkStart w:id="2001" w:name="_Toc79154004"/>
      <w:bookmarkStart w:id="2002" w:name="_Toc499544018"/>
      <w:bookmarkEnd w:id="1994"/>
      <w:bookmarkEnd w:id="1995"/>
      <w:bookmarkEnd w:id="1996"/>
      <w:bookmarkEnd w:id="1997"/>
      <w:bookmarkEnd w:id="1998"/>
      <w:r w:rsidRPr="00C52062">
        <w:t>Get Average Days to Return/Re-engage by Exit Destination</w:t>
      </w:r>
      <w:bookmarkEnd w:id="1999"/>
      <w:bookmarkEnd w:id="2000"/>
      <w:bookmarkEnd w:id="2001"/>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xRI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1bFEih&#10;AwAACgsAAA4AAAAAAAAAAAAAAAAALgIAAGRycy9lMm9Eb2MueG1sUEsBAi0AFAAGAAgAAAAhANPK&#10;7NLbAAAABAEAAA8AAAAAAAAAAAAAAAAA+wUAAGRycy9kb3ducmV2LnhtbFBLBQYAAAAABAAEAPMA&#10;AAADBw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r>
              <w:t>HHType</w:t>
            </w:r>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r w:rsidRPr="00845520">
              <w:rPr>
                <w:bCs/>
              </w:rPr>
              <w:t>HHChronic</w:t>
            </w:r>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r w:rsidRPr="00845520">
              <w:rPr>
                <w:bCs/>
              </w:rPr>
              <w:t>HHVet</w:t>
            </w:r>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r w:rsidRPr="00845520">
              <w:rPr>
                <w:bCs/>
              </w:rPr>
              <w:t>HHAdultAge</w:t>
            </w:r>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tlsa_Exit</w:t>
            </w:r>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r w:rsidRPr="00845520">
              <w:rPr>
                <w:b/>
                <w:bCs/>
              </w:rPr>
              <w:t>HHType</w:t>
            </w:r>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r w:rsidRPr="003A0FA0">
              <w:t>ReportID</w:t>
            </w:r>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ProjectID,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r w:rsidR="003C4035">
        <w:rPr>
          <w:rFonts w:cstheme="minorHAnsi"/>
        </w:rPr>
        <w:t>tlsa</w:t>
      </w:r>
      <w:r w:rsidRPr="00A6067F">
        <w:rPr>
          <w:rFonts w:cstheme="minorHAnsi"/>
        </w:rPr>
        <w:t xml:space="preserve">_Exit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2003" w:name="_Toc31198792"/>
      <w:bookmarkStart w:id="2004" w:name="_Toc37849817"/>
      <w:bookmarkStart w:id="2005" w:name="_Toc499292041"/>
      <w:bookmarkStart w:id="2006" w:name="_Toc499544003"/>
      <w:bookmarkStart w:id="2007" w:name="_Toc506721219"/>
      <w:bookmarkEnd w:id="2003"/>
    </w:p>
    <w:p w14:paraId="14F8F368" w14:textId="6E50B1EF" w:rsidR="00E86581" w:rsidRDefault="00E86581" w:rsidP="00E86581">
      <w:pPr>
        <w:pStyle w:val="Heading1"/>
      </w:pPr>
      <w:bookmarkStart w:id="2008" w:name="_Toc79154005"/>
      <w:r>
        <w:lastRenderedPageBreak/>
        <w:t>HMIS Business Logic:  LSACalculated AHAR Counts</w:t>
      </w:r>
      <w:bookmarkEnd w:id="2008"/>
    </w:p>
    <w:p w14:paraId="75CA130C" w14:textId="77777777" w:rsidR="00D3069A" w:rsidRDefault="00D3069A" w:rsidP="00D3069A">
      <w:pPr>
        <w:pStyle w:val="Heading2"/>
      </w:pPr>
      <w:bookmarkStart w:id="2009" w:name="_Toc78368848"/>
      <w:bookmarkStart w:id="2010" w:name="_Toc79154006"/>
      <w:r>
        <w:t>Report Rows for LSACalculated Counts</w:t>
      </w:r>
      <w:bookmarkEnd w:id="2009"/>
      <w:bookmarkEnd w:id="2010"/>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2011" w:name="_Toc78368849"/>
    </w:p>
    <w:p w14:paraId="787A1976" w14:textId="502CD320" w:rsidR="00D3069A" w:rsidRDefault="00D3069A" w:rsidP="00D3069A">
      <w:pPr>
        <w:pStyle w:val="Heading2"/>
      </w:pPr>
      <w:bookmarkStart w:id="2012" w:name="_Toc79154007"/>
      <w:r>
        <w:t>Identify Active and Point in Time Cohorts for LSACalculated AHAR Counts</w:t>
      </w:r>
      <w:bookmarkEnd w:id="2011"/>
      <w:bookmarkEnd w:id="2012"/>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r>
              <w:rPr>
                <w:b/>
                <w:bCs/>
              </w:rPr>
              <w:t>tlsa_Enrollment</w:t>
            </w:r>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r>
              <w:rPr>
                <w:rFonts w:cstheme="minorHAnsi"/>
                <w:bCs/>
              </w:rPr>
              <w:t>EntryDate</w:t>
            </w:r>
            <w:del w:id="2013" w:author="Molly McEvilley [2]" w:date="2021-10-14T11:24:00Z">
              <w:r w:rsidDel="0063026A">
                <w:rPr>
                  <w:rFonts w:cstheme="minorHAnsi"/>
                  <w:bCs/>
                </w:rPr>
                <w:delText>t</w:delText>
              </w:r>
            </w:del>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commentRangeStart w:id="2014"/>
            <w:proofErr w:type="spellStart"/>
            <w:ins w:id="2015" w:author="Molly McEvilley [2]" w:date="2021-10-14T11:24:00Z">
              <w:r>
                <w:rPr>
                  <w:bCs/>
                </w:rPr>
                <w:t>LSA</w:t>
              </w:r>
            </w:ins>
            <w:r w:rsidR="00D3069A">
              <w:rPr>
                <w:bCs/>
              </w:rPr>
              <w:t>ProjectType</w:t>
            </w:r>
            <w:commentRangeEnd w:id="2014"/>
            <w:proofErr w:type="spellEnd"/>
            <w:r w:rsidR="00960012">
              <w:rPr>
                <w:rStyle w:val="CommentReference"/>
                <w:rFonts w:eastAsiaTheme="minorHAnsi"/>
              </w:rPr>
              <w:commentReference w:id="2014"/>
            </w:r>
          </w:p>
        </w:tc>
      </w:tr>
      <w:tr w:rsidR="00D3069A" w:rsidRPr="005F4836" w:rsidDel="0063026A" w14:paraId="1504A1D4" w14:textId="19DAE969" w:rsidTr="00947F08">
        <w:trPr>
          <w:trHeight w:val="216"/>
          <w:del w:id="2016" w:author="Molly McEvilley [2]" w:date="2021-10-14T11:24:00Z"/>
        </w:trPr>
        <w:tc>
          <w:tcPr>
            <w:tcW w:w="9355" w:type="dxa"/>
          </w:tcPr>
          <w:p w14:paraId="29A0B320" w14:textId="0936E424" w:rsidR="00D3069A" w:rsidRPr="00845520" w:rsidDel="0063026A" w:rsidRDefault="00D3069A" w:rsidP="00947F08">
            <w:pPr>
              <w:pStyle w:val="NoSpacing"/>
              <w:rPr>
                <w:del w:id="2017" w:author="Molly McEvilley [2]" w:date="2021-10-14T11:24:00Z"/>
                <w:bCs/>
              </w:rPr>
            </w:pPr>
            <w:del w:id="2018" w:author="Molly McEvilley [2]" w:date="2021-10-14T11:24:00Z">
              <w:r w:rsidDel="0063026A">
                <w:rPr>
                  <w:bCs/>
                </w:rPr>
                <w:delText>TrackingMethod</w:delText>
              </w:r>
            </w:del>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r>
              <w:rPr>
                <w:bCs/>
              </w:rPr>
              <w:t>BedNightDate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r w:rsidRPr="00947F08">
              <w:rPr>
                <w:b/>
              </w:rPr>
              <w:t>PITOctober</w:t>
            </w:r>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r w:rsidRPr="00947F08">
              <w:rPr>
                <w:b/>
              </w:rPr>
              <w:t>PITJanuary</w:t>
            </w:r>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r w:rsidRPr="00947F08">
              <w:rPr>
                <w:b/>
              </w:rPr>
              <w:t>PITApril</w:t>
            </w:r>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r w:rsidRPr="00947F08">
              <w:rPr>
                <w:b/>
              </w:rPr>
              <w:t>PITJuly</w:t>
            </w:r>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46ECA61" w:rsidR="00D3069A" w:rsidRDefault="00D3069A" w:rsidP="00D3069A">
      <w:pPr>
        <w:pStyle w:val="ListParagraph"/>
        <w:numPr>
          <w:ilvl w:val="0"/>
          <w:numId w:val="10"/>
        </w:numPr>
      </w:pPr>
      <w:r>
        <w:t xml:space="preserve">If </w:t>
      </w:r>
      <w:commentRangeStart w:id="2019"/>
      <w:proofErr w:type="spellStart"/>
      <w:ins w:id="2020" w:author="Molly McEvilley [2]" w:date="2021-10-21T10:56:00Z">
        <w:r w:rsidR="0015443F">
          <w:rPr>
            <w:b/>
            <w:bCs/>
          </w:rPr>
          <w:t>LSA</w:t>
        </w:r>
        <w:r w:rsidR="0015443F" w:rsidRPr="00845520">
          <w:rPr>
            <w:b/>
            <w:bCs/>
          </w:rPr>
          <w:t>ProjectType</w:t>
        </w:r>
        <w:proofErr w:type="spellEnd"/>
        <w:r w:rsidR="0015443F">
          <w:t xml:space="preserve"> </w:t>
        </w:r>
      </w:ins>
      <w:commentRangeEnd w:id="2019"/>
      <w:ins w:id="2021" w:author="Molly McEvilley [2]" w:date="2021-10-26T15:15:00Z">
        <w:r w:rsidR="00B609D2">
          <w:rPr>
            <w:rStyle w:val="CommentReference"/>
            <w:rFonts w:eastAsiaTheme="minorHAnsi" w:cstheme="minorBidi"/>
          </w:rPr>
          <w:commentReference w:id="2019"/>
        </w:r>
      </w:ins>
      <w:del w:id="2022" w:author="Molly McEvilley [2]" w:date="2021-10-21T10:56:00Z">
        <w:r w:rsidRPr="00BB785F" w:rsidDel="0015443F">
          <w:rPr>
            <w:b/>
          </w:rPr>
          <w:delText>ProjectType</w:delText>
        </w:r>
      </w:del>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1DA0BFB" w14:textId="40B6232C" w:rsidR="00D3069A" w:rsidRDefault="00D3069A" w:rsidP="00D3069A">
      <w:pPr>
        <w:pStyle w:val="ListParagraph"/>
        <w:numPr>
          <w:ilvl w:val="0"/>
          <w:numId w:val="10"/>
        </w:numPr>
      </w:pPr>
      <w:r>
        <w:t xml:space="preserve">If </w:t>
      </w:r>
      <w:proofErr w:type="spellStart"/>
      <w:ins w:id="2023" w:author="Molly McEvilley [2]" w:date="2021-10-21T10:56:00Z">
        <w:r w:rsidR="0015443F">
          <w:rPr>
            <w:b/>
            <w:bCs/>
          </w:rPr>
          <w:t>LSA</w:t>
        </w:r>
        <w:r w:rsidR="0015443F" w:rsidRPr="00845520">
          <w:rPr>
            <w:b/>
            <w:bCs/>
          </w:rPr>
          <w:t>ProjectType</w:t>
        </w:r>
        <w:proofErr w:type="spellEnd"/>
        <w:r w:rsidR="0015443F">
          <w:t xml:space="preserve"> </w:t>
        </w:r>
      </w:ins>
      <w:del w:id="2024" w:author="Molly McEvilley [2]" w:date="2021-10-21T10:56:00Z">
        <w:r w:rsidRPr="00BB785F" w:rsidDel="0015443F">
          <w:rPr>
            <w:b/>
          </w:rPr>
          <w:delText>ProjectType</w:delText>
        </w:r>
        <w:r w:rsidDel="0015443F">
          <w:delText xml:space="preserve"> </w:delText>
        </w:r>
      </w:del>
      <w:r>
        <w:t xml:space="preserve">in </w:t>
      </w:r>
      <w:commentRangeStart w:id="2025"/>
      <w:r>
        <w:t>(</w:t>
      </w:r>
      <w:del w:id="2026" w:author="Molly McEvilley [2]" w:date="2021-10-27T12:05:00Z">
        <w:r w:rsidDel="00ED6863">
          <w:delText>1</w:delText>
        </w:r>
      </w:del>
      <w:ins w:id="2027" w:author="Molly McEvilley [2]" w:date="2021-10-27T12:05:00Z">
        <w:r w:rsidR="00ED6863">
          <w:t>0</w:t>
        </w:r>
      </w:ins>
      <w:r>
        <w:t>,</w:t>
      </w:r>
      <w:ins w:id="2028" w:author="Molly McEvilley [2]" w:date="2021-10-27T12:21:00Z">
        <w:r w:rsidR="000F471E">
          <w:t>1,</w:t>
        </w:r>
      </w:ins>
      <w:r>
        <w:t>2,8)</w:t>
      </w:r>
      <w:commentRangeEnd w:id="2025"/>
      <w:r w:rsidR="000F471E">
        <w:rPr>
          <w:rStyle w:val="CommentReference"/>
          <w:rFonts w:eastAsiaTheme="minorHAnsi" w:cstheme="minorBidi"/>
        </w:rPr>
        <w:commentReference w:id="2025"/>
      </w:r>
      <w:r>
        <w:t xml:space="preserve">, </w:t>
      </w:r>
      <w:r w:rsidRPr="00BB785F">
        <w:rPr>
          <w:b/>
        </w:rPr>
        <w:t>EntryDate</w:t>
      </w:r>
      <w:r>
        <w:t xml:space="preserve"> &lt;= </w:t>
      </w:r>
      <w:proofErr w:type="spellStart"/>
      <w:r w:rsidRPr="006E2100">
        <w:rPr>
          <w:u w:val="single"/>
        </w:rPr>
        <w:t>CohortEnd</w:t>
      </w:r>
      <w:proofErr w:type="spellEnd"/>
      <w:r>
        <w:t>; and</w:t>
      </w:r>
    </w:p>
    <w:p w14:paraId="650A6B3B" w14:textId="14BBEA53" w:rsidR="00D3069A" w:rsidRDefault="00D3069A" w:rsidP="00D3069A">
      <w:pPr>
        <w:pStyle w:val="ListParagraph"/>
        <w:numPr>
          <w:ilvl w:val="0"/>
          <w:numId w:val="10"/>
        </w:numPr>
      </w:pPr>
      <w:r>
        <w:t xml:space="preserve">If </w:t>
      </w:r>
      <w:proofErr w:type="spellStart"/>
      <w:ins w:id="2029" w:author="Molly McEvilley [2]" w:date="2021-10-21T10:56:00Z">
        <w:r w:rsidR="0015443F">
          <w:rPr>
            <w:b/>
            <w:bCs/>
          </w:rPr>
          <w:t>LSA</w:t>
        </w:r>
        <w:r w:rsidR="0015443F" w:rsidRPr="00845520">
          <w:rPr>
            <w:b/>
            <w:bCs/>
          </w:rPr>
          <w:t>ProjectType</w:t>
        </w:r>
        <w:proofErr w:type="spellEnd"/>
        <w:r w:rsidR="0015443F">
          <w:t xml:space="preserve"> </w:t>
        </w:r>
      </w:ins>
      <w:del w:id="2030" w:author="Molly McEvilley [2]" w:date="2021-10-21T10:56:00Z">
        <w:r w:rsidRPr="00BB785F" w:rsidDel="0015443F">
          <w:rPr>
            <w:b/>
          </w:rPr>
          <w:delText>ProjectTyp</w:delText>
        </w:r>
        <w:r w:rsidDel="0015443F">
          <w:rPr>
            <w:b/>
          </w:rPr>
          <w:delText>e</w:delText>
        </w:r>
      </w:del>
      <w:r w:rsidRPr="00E36C4B">
        <w:t>=</w:t>
      </w:r>
      <w:ins w:id="2031" w:author="Molly McEvilley [2]" w:date="2021-10-21T10:56:00Z">
        <w:r w:rsidR="0015443F">
          <w:t xml:space="preserve"> </w:t>
        </w:r>
      </w:ins>
      <w:ins w:id="2032" w:author="Molly McEvilley [2]" w:date="2021-10-27T12:06:00Z">
        <w:r w:rsidR="00EE6F06">
          <w:t>1</w:t>
        </w:r>
      </w:ins>
      <w:del w:id="2033" w:author="Molly McEvilley [2]" w:date="2021-10-21T10:56:00Z">
        <w:r w:rsidRPr="00E36C4B" w:rsidDel="0015443F">
          <w:delText>1</w:delText>
        </w:r>
      </w:del>
      <w:del w:id="2034" w:author="Molly McEvilley [2]" w:date="2021-10-21T10:57:00Z">
        <w:r w:rsidRPr="00E36C4B" w:rsidDel="0015443F">
          <w:delText xml:space="preserve"> </w:delText>
        </w:r>
      </w:del>
      <w:del w:id="2035" w:author="Molly McEvilley [2]" w:date="2021-10-21T10:56:00Z">
        <w:r w:rsidRPr="00E36C4B" w:rsidDel="0015443F">
          <w:delText>and</w:delText>
        </w:r>
        <w:r w:rsidDel="0015443F">
          <w:rPr>
            <w:b/>
          </w:rPr>
          <w:delText xml:space="preserve"> </w:delText>
        </w:r>
        <w:r w:rsidRPr="00BB785F" w:rsidDel="0015443F">
          <w:rPr>
            <w:b/>
          </w:rPr>
          <w:delText>TrackingMethod</w:delText>
        </w:r>
        <w:r w:rsidDel="0015443F">
          <w:delText xml:space="preserve"> = 3</w:delText>
        </w:r>
      </w:del>
      <w:r>
        <w:t>, there is a</w:t>
      </w:r>
      <w:ins w:id="2036" w:author="Molly McEvilley [2]" w:date="2021-10-27T12:06:00Z">
        <w:r w:rsidR="00EE6F06">
          <w:t xml:space="preserve"> valid</w:t>
        </w:r>
      </w:ins>
      <w:r>
        <w:t xml:space="preserve"> </w:t>
      </w:r>
      <w:r w:rsidRPr="003C4035">
        <w:rPr>
          <w:bCs/>
          <w:i/>
        </w:rPr>
        <w:t>BedNightDate</w:t>
      </w:r>
      <w:r>
        <w:t xml:space="preserve"> on </w:t>
      </w:r>
      <w:proofErr w:type="spellStart"/>
      <w:r w:rsidRPr="006E2100">
        <w:rPr>
          <w:u w:val="single"/>
        </w:rPr>
        <w:t>CohortStart</w:t>
      </w:r>
      <w:proofErr w:type="spellEnd"/>
      <w:r>
        <w:t>; and</w:t>
      </w:r>
    </w:p>
    <w:p w14:paraId="5BC0A879" w14:textId="4D574A9A"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proofErr w:type="spellStart"/>
      <w:r w:rsidRPr="001B77FD">
        <w:rPr>
          <w:bCs/>
          <w:u w:val="single"/>
        </w:rPr>
        <w:t>CohortStart</w:t>
      </w:r>
      <w:proofErr w:type="spellEnd"/>
      <w:ins w:id="2037" w:author="Molly McEvilley [2]" w:date="2021-10-14T11:29:00Z">
        <w:r w:rsidR="00033824">
          <w:rPr>
            <w:bCs/>
            <w:u w:val="single"/>
          </w:rPr>
          <w:t>.</w:t>
        </w:r>
      </w:ins>
      <w:del w:id="2038" w:author="Molly McEvilley [2]" w:date="2021-10-14T11:29:00Z">
        <w:r w:rsidDel="00033824">
          <w:delText>; or</w:delText>
        </w:r>
      </w:del>
    </w:p>
    <w:p w14:paraId="090C1555" w14:textId="56B7F195" w:rsidR="00D3069A" w:rsidRPr="00947F08" w:rsidDel="00AF48A5" w:rsidRDefault="00D3069A" w:rsidP="00D3069A">
      <w:pPr>
        <w:pStyle w:val="ListParagraph"/>
        <w:numPr>
          <w:ilvl w:val="1"/>
          <w:numId w:val="10"/>
        </w:numPr>
        <w:rPr>
          <w:del w:id="2039" w:author="Molly McEvilley [2]" w:date="2021-10-14T11:27:00Z"/>
        </w:rPr>
      </w:pPr>
      <w:commentRangeStart w:id="2040"/>
      <w:del w:id="2041" w:author="Molly McEvilley [2]" w:date="2021-10-14T11:27:00Z">
        <w:r w:rsidRPr="00845520" w:rsidDel="00AF48A5">
          <w:rPr>
            <w:b/>
            <w:bCs/>
          </w:rPr>
          <w:delText>ProjectType</w:delText>
        </w:r>
        <w:r w:rsidDel="00AF48A5">
          <w:delText xml:space="preserve"> = 13 and </w:delText>
        </w:r>
        <w:r w:rsidRPr="00845520" w:rsidDel="00AF48A5">
          <w:rPr>
            <w:b/>
            <w:bCs/>
          </w:rPr>
          <w:delText>ExitDate</w:delText>
        </w:r>
        <w:r w:rsidDel="00AF48A5">
          <w:delText xml:space="preserve"> = </w:delText>
        </w:r>
        <w:r w:rsidRPr="00845520" w:rsidDel="00AF48A5">
          <w:rPr>
            <w:bCs/>
            <w:u w:val="single"/>
          </w:rPr>
          <w:delText>CohortStart</w:delText>
        </w:r>
        <w:r w:rsidDel="00AF48A5">
          <w:delText xml:space="preserve"> and </w:delText>
        </w:r>
        <w:r w:rsidRPr="00845520" w:rsidDel="00AF48A5">
          <w:rPr>
            <w:b/>
          </w:rPr>
          <w:delText>MoveInDate</w:delText>
        </w:r>
        <w:r w:rsidDel="00AF48A5">
          <w:delText xml:space="preserve"> = </w:delText>
        </w:r>
        <w:r w:rsidRPr="00845520" w:rsidDel="00AF48A5">
          <w:rPr>
            <w:bCs/>
            <w:u w:val="single"/>
          </w:rPr>
          <w:delText>CohortStart</w:delText>
        </w:r>
      </w:del>
      <w:commentRangeEnd w:id="2040"/>
      <w:r w:rsidR="007C328B">
        <w:rPr>
          <w:rStyle w:val="CommentReference"/>
          <w:rFonts w:eastAsiaTheme="minorHAnsi" w:cstheme="minorBidi"/>
        </w:rPr>
        <w:commentReference w:id="2040"/>
      </w:r>
    </w:p>
    <w:p w14:paraId="28C702FB" w14:textId="77777777" w:rsidR="00D3069A" w:rsidRPr="00D3069A" w:rsidRDefault="00D3069A" w:rsidP="003C3461"/>
    <w:p w14:paraId="0A46E988" w14:textId="77777777" w:rsidR="003C3461" w:rsidRDefault="003C3461" w:rsidP="003C3461">
      <w:pPr>
        <w:pStyle w:val="Heading2"/>
      </w:pPr>
      <w:bookmarkStart w:id="2042" w:name="_Toc78368888"/>
      <w:bookmarkStart w:id="2043" w:name="_Toc79154008"/>
      <w:r>
        <w:t>Counts of People and Households by Project and Household Characteristics</w:t>
      </w:r>
      <w:bookmarkEnd w:id="2042"/>
      <w:bookmarkEnd w:id="2043"/>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534DE9D">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50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NAPuA6sBQAAmx4AAA4AAAAAAAAAAAAAAAAALgIAAGRycy9lMm9Eb2MueG1sUEsBAi0A&#10;FAAGAAgAAAAhAGVco3XdAAAABQEAAA8AAAAAAAAAAAAAAAAABggAAGRycy9kb3ducmV2LnhtbFBL&#10;BQYAAAAABAAEAPMAAAAQCQAAAAA=&#10;">
                <v:shape id="AutoShape 15" o:spid="_x0000_s150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51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1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1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1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1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r>
              <w:rPr>
                <w:b/>
                <w:bCs/>
              </w:rPr>
              <w:t>tlsa</w:t>
            </w:r>
            <w:r w:rsidRPr="005F4836">
              <w:rPr>
                <w:b/>
                <w:bCs/>
              </w:rPr>
              <w:t>_</w:t>
            </w:r>
            <w:r>
              <w:rPr>
                <w:b/>
                <w:bCs/>
              </w:rPr>
              <w:t>Enrollment</w:t>
            </w:r>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r w:rsidRPr="00845520">
              <w:t>PITOctober</w:t>
            </w:r>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r w:rsidRPr="00845520">
              <w:t>PITJanuary</w:t>
            </w:r>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r w:rsidRPr="00845520">
              <w:t>PITApril</w:t>
            </w:r>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r w:rsidRPr="00845520">
              <w:t>PITJuly</w:t>
            </w:r>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r w:rsidRPr="00845520">
              <w:rPr>
                <w:b/>
                <w:bCs/>
              </w:rPr>
              <w:t>tlsa_HHID</w:t>
            </w:r>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proofErr w:type="spellStart"/>
            <w:ins w:id="2044" w:author="Molly McEvilley [2]" w:date="2021-10-21T10:57:00Z">
              <w:r>
                <w:t>LSA</w:t>
              </w:r>
            </w:ins>
            <w:r w:rsidR="003C3461">
              <w:t>ProjectType</w:t>
            </w:r>
            <w:proofErr w:type="spellEnd"/>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r w:rsidRPr="00246D5B">
              <w:t>HHChronic</w:t>
            </w:r>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r w:rsidRPr="00845520">
              <w:rPr>
                <w:bCs/>
              </w:rPr>
              <w:t>HHVet</w:t>
            </w:r>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r w:rsidRPr="00845520">
              <w:rPr>
                <w:bCs/>
              </w:rPr>
              <w:t>HHAdultAge</w:t>
            </w:r>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r w:rsidRPr="00845520">
              <w:rPr>
                <w:bCs/>
              </w:rPr>
              <w:t>HHParent</w:t>
            </w:r>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r>
              <w:rPr>
                <w:bCs/>
              </w:rPr>
              <w:t>HHFleeingDV</w:t>
            </w:r>
          </w:p>
        </w:tc>
      </w:tr>
      <w:tr w:rsidR="00276C92" w:rsidRPr="005F4836" w14:paraId="4BC5F05B" w14:textId="77777777" w:rsidTr="006126C6">
        <w:trPr>
          <w:trHeight w:val="216"/>
          <w:ins w:id="2045" w:author="Molly McEvilley [2]" w:date="2021-10-13T11:39:00Z"/>
        </w:trPr>
        <w:tc>
          <w:tcPr>
            <w:tcW w:w="9355" w:type="dxa"/>
          </w:tcPr>
          <w:p w14:paraId="595923F9" w14:textId="77777777" w:rsidR="00276C92" w:rsidRDefault="00276C92" w:rsidP="006126C6">
            <w:pPr>
              <w:pStyle w:val="NoSpacing"/>
              <w:rPr>
                <w:ins w:id="2046" w:author="Molly McEvilley [2]" w:date="2021-10-13T11:39:00Z"/>
                <w:bCs/>
              </w:rPr>
            </w:pPr>
            <w:commentRangeStart w:id="2047"/>
            <w:ins w:id="2048" w:author="Molly McEvilley [2]" w:date="2021-10-13T11:39:00Z">
              <w:r>
                <w:rPr>
                  <w:bCs/>
                </w:rPr>
                <w:t>HHDisability</w:t>
              </w:r>
              <w:commentRangeEnd w:id="2047"/>
              <w:r>
                <w:rPr>
                  <w:rStyle w:val="CommentReference"/>
                  <w:rFonts w:eastAsiaTheme="minorHAnsi"/>
                </w:rPr>
                <w:commentReference w:id="2047"/>
              </w:r>
            </w:ins>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0B1E0210" w:rsidR="003C3461" w:rsidRPr="003A0FA0" w:rsidRDefault="003C3461" w:rsidP="00947F08">
            <w:pPr>
              <w:pStyle w:val="NoSpacing"/>
            </w:pPr>
            <w:del w:id="2049" w:author="Molly McEvilley [2]" w:date="2021-10-14T11:41:00Z">
              <w:r w:rsidDel="00A72346">
                <w:delText xml:space="preserve">Count of distinct </w:delText>
              </w:r>
              <w:r w:rsidRPr="00947F08" w:rsidDel="00A72346">
                <w:rPr>
                  <w:b/>
                  <w:bCs/>
                </w:rPr>
                <w:delText>PersonalIDs</w:delText>
              </w:r>
              <w:r w:rsidDel="00A72346">
                <w:delText xml:space="preserve"> in tlsa_</w:delText>
              </w:r>
              <w:commentRangeStart w:id="2050"/>
              <w:r w:rsidDel="00A72346">
                <w:delText>Enrollment</w:delText>
              </w:r>
            </w:del>
            <w:ins w:id="2051" w:author="Molly McEvilley [2]" w:date="2021-10-14T11:41:00Z">
              <w:r w:rsidR="00A72346">
                <w:t>See below</w:t>
              </w:r>
              <w:commentRangeEnd w:id="2050"/>
              <w:r w:rsidR="00A72346">
                <w:rPr>
                  <w:rStyle w:val="CommentReference"/>
                  <w:rFonts w:eastAsiaTheme="minorHAnsi"/>
                </w:rPr>
                <w:commentReference w:id="2050"/>
              </w:r>
            </w:ins>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r w:rsidRPr="00845520">
              <w:rPr>
                <w:b/>
                <w:bCs/>
              </w:rPr>
              <w:t>HHType</w:t>
            </w:r>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lastRenderedPageBreak/>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r w:rsidRPr="003A0FA0">
              <w:t>ReportID</w:t>
            </w:r>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ins w:id="2052" w:author="Molly McEvilley [2]" w:date="2021-10-14T11:41:00Z">
        <w:r w:rsidR="00847483">
          <w:t xml:space="preserve"> and Value</w:t>
        </w:r>
      </w:ins>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2FC2EE51"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del w:id="2053" w:author="Molly McEvilley [2]" w:date="2021-10-14T11:44:00Z">
              <w:r w:rsidRPr="00381896" w:rsidDel="004C6BE9">
                <w:delText>Count</w:delText>
              </w:r>
            </w:del>
            <w:ins w:id="2054" w:author="Molly McEvilley [2]" w:date="2021-10-14T11:44:00Z">
              <w:r w:rsidR="004C6BE9">
                <w:t>Value</w:t>
              </w:r>
            </w:ins>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44A9484A"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ins w:id="2055" w:author="Molly McEvilley [2]" w:date="2021-10-14T11:44:00Z">
              <w:r>
                <w:t>Count of d</w:t>
              </w:r>
            </w:ins>
            <w:del w:id="2056" w:author="Molly McEvilley [2]" w:date="2021-10-14T11:44:00Z">
              <w:r w:rsidR="003C3461" w:rsidRPr="00381896" w:rsidDel="004C6BE9">
                <w:delText>D</w:delText>
              </w:r>
            </w:del>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tlsa_Enrollment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6A638509"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ins w:id="2057" w:author="Molly McEvilley [2]" w:date="2021-10-14T11:45:00Z">
              <w:r>
                <w:t>Count of d</w:t>
              </w:r>
            </w:ins>
            <w:del w:id="2058" w:author="Molly McEvilley [2]" w:date="2021-10-14T11:45:00Z">
              <w:r w:rsidR="003C3461" w:rsidRPr="00381896" w:rsidDel="004532EA">
                <w:delText>D</w:delText>
              </w:r>
            </w:del>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579CDBA"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059" w:author="Molly McEvilley [2]" w:date="2021-10-21T10:57:00Z">
              <w:r w:rsidR="00155374">
                <w:rPr>
                  <w:b/>
                  <w:bCs/>
                </w:rPr>
                <w:t>LSA</w:t>
              </w:r>
              <w:r w:rsidR="00155374" w:rsidRPr="00845520">
                <w:rPr>
                  <w:b/>
                  <w:bCs/>
                </w:rPr>
                <w:t>ProjectType</w:t>
              </w:r>
              <w:proofErr w:type="spellEnd"/>
              <w:r w:rsidR="00155374">
                <w:t xml:space="preserve"> </w:t>
              </w:r>
            </w:ins>
            <w:del w:id="2060" w:author="Molly McEvilley [2]" w:date="2021-10-21T10:57:00Z">
              <w:r w:rsidRPr="00155374" w:rsidDel="00155374">
                <w:rPr>
                  <w:rPrChange w:id="2061" w:author="Molly McEvilley [2]" w:date="2021-10-21T10:58:00Z">
                    <w:rPr>
                      <w:b/>
                      <w:bCs/>
                    </w:rPr>
                  </w:rPrChange>
                </w:rPr>
                <w:delText>ProjectType</w:delText>
              </w:r>
              <w:r w:rsidRPr="00155374" w:rsidDel="00155374">
                <w:delText xml:space="preserve"> </w:delText>
              </w:r>
            </w:del>
            <w:del w:id="2062" w:author="Molly McEvilley [2]" w:date="2021-10-21T10:58:00Z">
              <w:r w:rsidRPr="00155374" w:rsidDel="00155374">
                <w:delText>= 1</w:delText>
              </w:r>
            </w:del>
            <w:ins w:id="2063" w:author="Molly McEvilley [2]" w:date="2021-10-21T10:58:00Z">
              <w:r w:rsidR="00155374" w:rsidRPr="00155374">
                <w:rPr>
                  <w:rPrChange w:id="2064" w:author="Molly McEvilley [2]" w:date="2021-10-21T10:58:00Z">
                    <w:rPr>
                      <w:b/>
                      <w:bCs/>
                    </w:rPr>
                  </w:rPrChange>
                </w:rPr>
                <w:t>in (0,1)</w:t>
              </w:r>
            </w:ins>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33DF60A6"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065" w:author="Molly McEvilley [2]" w:date="2021-10-21T10:57:00Z">
              <w:r w:rsidR="00155374">
                <w:t>.</w:t>
              </w:r>
            </w:ins>
            <w:del w:id="2066" w:author="Molly McEvilley [2]" w:date="2021-10-21T10:57:00Z">
              <w:r w:rsidDel="00155374">
                <w:delText>.</w:delText>
              </w:r>
            </w:del>
            <w:ins w:id="2067" w:author="Molly McEvilley [2]" w:date="2021-10-21T10:57:00Z">
              <w:r w:rsidR="00155374">
                <w:rPr>
                  <w:b/>
                  <w:bCs/>
                </w:rPr>
                <w:t>LSA</w:t>
              </w:r>
              <w:r w:rsidR="00155374" w:rsidRPr="00845520">
                <w:rPr>
                  <w:b/>
                  <w:bCs/>
                </w:rPr>
                <w:t>ProjectType</w:t>
              </w:r>
              <w:proofErr w:type="spellEnd"/>
              <w:r w:rsidR="00155374">
                <w:t xml:space="preserve"> </w:t>
              </w:r>
            </w:ins>
            <w:del w:id="2068" w:author="Molly McEvilley [2]" w:date="2021-10-21T10:57:00Z">
              <w:r w:rsidRPr="00947F08" w:rsidDel="00155374">
                <w:rPr>
                  <w:b/>
                  <w:bCs/>
                </w:rPr>
                <w:delText>ProjectType</w:delText>
              </w:r>
              <w:r w:rsidDel="00155374">
                <w:delText xml:space="preserve"> </w:delText>
              </w:r>
            </w:del>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F4A4228"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069" w:author="Molly McEvilley [2]" w:date="2021-10-21T10:57:00Z">
              <w:r w:rsidR="00155374">
                <w:rPr>
                  <w:b/>
                  <w:bCs/>
                </w:rPr>
                <w:t>LSA</w:t>
              </w:r>
              <w:r w:rsidR="00155374" w:rsidRPr="00845520">
                <w:rPr>
                  <w:b/>
                  <w:bCs/>
                </w:rPr>
                <w:t>ProjectType</w:t>
              </w:r>
              <w:proofErr w:type="spellEnd"/>
              <w:r w:rsidR="00155374">
                <w:t xml:space="preserve"> </w:t>
              </w:r>
            </w:ins>
            <w:del w:id="2070" w:author="Molly McEvilley [2]" w:date="2021-10-21T10:57:00Z">
              <w:r w:rsidRPr="00947F08" w:rsidDel="00155374">
                <w:rPr>
                  <w:b/>
                  <w:bCs/>
                </w:rPr>
                <w:delText>ProjectType</w:delText>
              </w:r>
              <w:r w:rsidDel="00155374">
                <w:delText xml:space="preserve"> </w:delText>
              </w:r>
            </w:del>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A2818B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071" w:author="Molly McEvilley [2]" w:date="2021-10-21T10:57:00Z">
              <w:r w:rsidR="00155374">
                <w:rPr>
                  <w:b/>
                  <w:bCs/>
                </w:rPr>
                <w:t>LSA</w:t>
              </w:r>
              <w:r w:rsidR="00155374" w:rsidRPr="00845520">
                <w:rPr>
                  <w:b/>
                  <w:bCs/>
                </w:rPr>
                <w:t>ProjectType</w:t>
              </w:r>
              <w:proofErr w:type="spellEnd"/>
              <w:r w:rsidR="00155374">
                <w:t xml:space="preserve"> </w:t>
              </w:r>
            </w:ins>
            <w:del w:id="2072" w:author="Molly McEvilley [2]" w:date="2021-10-21T10:57:00Z">
              <w:r w:rsidRPr="00947F08" w:rsidDel="00155374">
                <w:rPr>
                  <w:b/>
                  <w:bCs/>
                </w:rPr>
                <w:delText>ProjectType</w:delText>
              </w:r>
              <w:r w:rsidDel="00155374">
                <w:delText xml:space="preserve"> </w:delText>
              </w:r>
            </w:del>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102BC4C3"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del w:id="2073" w:author="Molly McEvilley [2]" w:date="2021-10-21T10:57:00Z">
              <w:r w:rsidDel="00155374">
                <w:delText>.</w:delText>
              </w:r>
            </w:del>
            <w:ins w:id="2074" w:author="Molly McEvilley [2]" w:date="2021-10-21T10:57:00Z">
              <w:r w:rsidR="00155374">
                <w:t>.</w:t>
              </w:r>
              <w:r w:rsidR="00155374">
                <w:rPr>
                  <w:b/>
                  <w:bCs/>
                </w:rPr>
                <w:t>LSA</w:t>
              </w:r>
              <w:r w:rsidR="00155374" w:rsidRPr="00845520">
                <w:rPr>
                  <w:b/>
                  <w:bCs/>
                </w:rPr>
                <w:t>ProjectType</w:t>
              </w:r>
              <w:proofErr w:type="spellEnd"/>
              <w:r w:rsidR="00155374">
                <w:t xml:space="preserve"> </w:t>
              </w:r>
            </w:ins>
            <w:del w:id="2075" w:author="Molly McEvilley [2]" w:date="2021-10-21T10:57:00Z">
              <w:r w:rsidRPr="00947F08" w:rsidDel="00155374">
                <w:rPr>
                  <w:b/>
                  <w:bCs/>
                </w:rPr>
                <w:delText>ProjectType</w:delText>
              </w:r>
              <w:r w:rsidDel="00155374">
                <w:delText xml:space="preserve"> </w:delText>
              </w:r>
            </w:del>
            <w:r>
              <w:t xml:space="preserve">= </w:t>
            </w:r>
            <w:commentRangeStart w:id="2076"/>
            <w:del w:id="2077" w:author="Molly McEvilley [2]" w:date="2021-10-14T11:33:00Z">
              <w:r w:rsidDel="00332CE1">
                <w:delText>1</w:delText>
              </w:r>
            </w:del>
            <w:ins w:id="2078" w:author="Molly McEvilley [2]" w:date="2021-10-14T11:33:00Z">
              <w:r w:rsidR="00332CE1">
                <w:t>3</w:t>
              </w:r>
              <w:commentRangeEnd w:id="2076"/>
              <w:r w:rsidR="00332CE1">
                <w:rPr>
                  <w:rStyle w:val="CommentReference"/>
                  <w:rFonts w:eastAsiaTheme="minorHAnsi"/>
                </w:rPr>
                <w:commentReference w:id="2076"/>
              </w:r>
            </w:ins>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207E47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079" w:author="Molly McEvilley [2]" w:date="2021-10-21T10:57:00Z">
              <w:r w:rsidR="00155374">
                <w:rPr>
                  <w:b/>
                  <w:bCs/>
                </w:rPr>
                <w:t>LSA</w:t>
              </w:r>
              <w:r w:rsidR="00155374" w:rsidRPr="00845520">
                <w:rPr>
                  <w:b/>
                  <w:bCs/>
                </w:rPr>
                <w:t>ProjectType</w:t>
              </w:r>
              <w:proofErr w:type="spellEnd"/>
              <w:r w:rsidR="00155374">
                <w:t xml:space="preserve"> </w:t>
              </w:r>
            </w:ins>
            <w:del w:id="2080" w:author="Molly McEvilley [2]" w:date="2021-10-21T10:57:00Z">
              <w:r w:rsidRPr="00947F08" w:rsidDel="00155374">
                <w:rPr>
                  <w:b/>
                  <w:bCs/>
                </w:rPr>
                <w:delText>ProjectType</w:delText>
              </w:r>
              <w:r w:rsidDel="00155374">
                <w:delText xml:space="preserve"> </w:delText>
              </w:r>
            </w:del>
            <w:r>
              <w:t>in (</w:t>
            </w:r>
            <w:ins w:id="2081" w:author="Molly McEvilley [2]" w:date="2021-10-21T10:58:00Z">
              <w:r w:rsidR="00155374">
                <w:t>0,</w:t>
              </w:r>
            </w:ins>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5BE0F611" w:rsidR="003C3461" w:rsidRPr="00947F08" w:rsidRDefault="009D0017"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Active</w:t>
            </w:r>
            <w:r w:rsidR="003C3461" w:rsidRPr="00947F08">
              <w:rPr>
                <w:rFonts w:ascii="Calibri" w:hAnsi="Calibri" w:cs="Calibri"/>
                <w:color w:val="000000"/>
              </w:rPr>
              <w:t>HHType</w:t>
            </w:r>
            <w:proofErr w:type="spellEnd"/>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ins w:id="2082" w:author="Molly McEvilley [2]" w:date="2021-10-14T08:19:00Z">
              <w:r w:rsidR="00D272CE">
                <w:rPr>
                  <w:rFonts w:ascii="Calibri" w:hAnsi="Calibri" w:cs="Calibri"/>
                  <w:color w:val="000000"/>
                </w:rPr>
                <w:t>,</w:t>
              </w:r>
              <w:commentRangeStart w:id="2083"/>
              <w:r w:rsidR="00D272CE">
                <w:rPr>
                  <w:rFonts w:ascii="Calibri" w:hAnsi="Calibri" w:cs="Calibri"/>
                  <w:color w:val="000000"/>
                </w:rPr>
                <w:t>99</w:t>
              </w:r>
            </w:ins>
            <w:commentRangeEnd w:id="2083"/>
            <w:ins w:id="2084" w:author="Molly McEvilley [2]" w:date="2021-10-14T08:21:00Z">
              <w:r w:rsidR="00566C1E">
                <w:rPr>
                  <w:rStyle w:val="CommentReference"/>
                  <w:rFonts w:eastAsiaTheme="minorHAnsi"/>
                </w:rPr>
                <w:commentReference w:id="2083"/>
              </w:r>
            </w:ins>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bl>
    <w:p w14:paraId="106DBCB1" w14:textId="63D51C0E" w:rsidR="00864BAE" w:rsidRDefault="00864BAE" w:rsidP="0088191A">
      <w:pPr>
        <w:pStyle w:val="Heading2"/>
      </w:pPr>
      <w:bookmarkStart w:id="2085" w:name="_Toc525229521"/>
      <w:bookmarkStart w:id="2086" w:name="_Toc525229522"/>
      <w:bookmarkStart w:id="2087" w:name="_Toc525229523"/>
      <w:bookmarkStart w:id="2088" w:name="_Toc525229524"/>
      <w:bookmarkStart w:id="2089" w:name="_Toc525229525"/>
      <w:bookmarkStart w:id="2090" w:name="_Toc525229526"/>
      <w:bookmarkStart w:id="2091" w:name="_Toc525229527"/>
      <w:bookmarkStart w:id="2092" w:name="_Toc525229553"/>
      <w:bookmarkStart w:id="2093" w:name="_Toc525229554"/>
      <w:bookmarkStart w:id="2094" w:name="_Toc525229555"/>
      <w:bookmarkStart w:id="2095" w:name="_Toc525229556"/>
      <w:bookmarkStart w:id="2096" w:name="_Toc525229557"/>
      <w:bookmarkStart w:id="2097" w:name="_Toc525229558"/>
      <w:bookmarkStart w:id="2098" w:name="_Toc525229559"/>
      <w:bookmarkStart w:id="2099" w:name="_Toc525229585"/>
      <w:bookmarkStart w:id="2100" w:name="_Toc525229586"/>
      <w:bookmarkStart w:id="2101" w:name="_Toc525229587"/>
      <w:bookmarkStart w:id="2102" w:name="_Toc525229588"/>
      <w:bookmarkStart w:id="2103" w:name="_Toc525229589"/>
      <w:bookmarkStart w:id="2104" w:name="_Toc525229590"/>
      <w:bookmarkStart w:id="2105" w:name="_Toc525229591"/>
      <w:bookmarkStart w:id="2106" w:name="_Toc525229617"/>
      <w:bookmarkStart w:id="2107" w:name="_Toc525229618"/>
      <w:bookmarkStart w:id="2108" w:name="_Toc525229619"/>
      <w:bookmarkStart w:id="2109" w:name="_Toc525229620"/>
      <w:bookmarkStart w:id="2110" w:name="_Toc525229621"/>
      <w:bookmarkStart w:id="2111" w:name="_Toc525229622"/>
      <w:bookmarkStart w:id="2112" w:name="_Toc525229623"/>
      <w:bookmarkStart w:id="2113" w:name="_Toc511744576"/>
      <w:bookmarkStart w:id="2114" w:name="_Toc511744577"/>
      <w:bookmarkStart w:id="2115" w:name="_Toc511744578"/>
      <w:bookmarkStart w:id="2116" w:name="_Toc511744579"/>
      <w:bookmarkStart w:id="2117" w:name="_Toc511744580"/>
      <w:bookmarkStart w:id="2118" w:name="_Toc511744581"/>
      <w:bookmarkStart w:id="2119" w:name="_Toc511744582"/>
      <w:bookmarkStart w:id="2120" w:name="_Toc511744591"/>
      <w:bookmarkStart w:id="2121" w:name="_Toc511744592"/>
      <w:bookmarkStart w:id="2122" w:name="_Toc511744593"/>
      <w:bookmarkStart w:id="2123" w:name="_Toc511744594"/>
      <w:bookmarkStart w:id="2124" w:name="_Toc511744595"/>
      <w:bookmarkStart w:id="2125" w:name="_Toc511744656"/>
      <w:bookmarkStart w:id="2126" w:name="_Toc511744657"/>
      <w:bookmarkStart w:id="2127" w:name="_Toc511744658"/>
      <w:bookmarkStart w:id="2128" w:name="_Toc511744659"/>
      <w:bookmarkStart w:id="2129" w:name="_Toc511744660"/>
      <w:bookmarkStart w:id="2130" w:name="_Toc511744661"/>
      <w:bookmarkStart w:id="2131" w:name="_Toc511744662"/>
      <w:bookmarkStart w:id="2132" w:name="_Toc511744663"/>
      <w:bookmarkStart w:id="2133" w:name="_Toc511182521"/>
      <w:bookmarkStart w:id="2134" w:name="_Toc37849821"/>
      <w:bookmarkStart w:id="2135" w:name="_Toc79154009"/>
      <w:bookmarkEnd w:id="200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r>
        <w:t>Get Counts of People by Project and Personal Characteristics</w:t>
      </w:r>
      <w:bookmarkEnd w:id="2134"/>
      <w:bookmarkEnd w:id="2135"/>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4C8D890E">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520"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">
                <v:shape id="AutoShape 15" o:spid="_x0000_s1521"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2"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3"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24"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5"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2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2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r>
              <w:rPr>
                <w:b/>
                <w:bCs/>
              </w:rPr>
              <w:t>tlsa</w:t>
            </w:r>
            <w:r w:rsidRPr="005F4836">
              <w:rPr>
                <w:b/>
                <w:bCs/>
              </w:rPr>
              <w:t>_</w:t>
            </w:r>
            <w:r>
              <w:rPr>
                <w:b/>
                <w:bCs/>
              </w:rPr>
              <w:t>Enrollment</w:t>
            </w:r>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r w:rsidRPr="00845520">
              <w:t>PITOctober</w:t>
            </w:r>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r w:rsidRPr="00845520">
              <w:t>PITJanuary</w:t>
            </w:r>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r w:rsidRPr="00845520">
              <w:t>PITApril</w:t>
            </w:r>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r w:rsidRPr="00845520">
              <w:t>PITJuly</w:t>
            </w:r>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r w:rsidRPr="00845520">
              <w:rPr>
                <w:b/>
                <w:bCs/>
              </w:rPr>
              <w:t>tlsa_HHID</w:t>
            </w:r>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proofErr w:type="spellStart"/>
            <w:ins w:id="2136" w:author="Molly McEvilley [2]" w:date="2021-10-21T10:58:00Z">
              <w:r>
                <w:t>LSA</w:t>
              </w:r>
            </w:ins>
            <w:r w:rsidR="00153611">
              <w:t>ProjectType</w:t>
            </w:r>
            <w:proofErr w:type="spellEnd"/>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r w:rsidRPr="00246D5B">
              <w:t>HHChronic</w:t>
            </w:r>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r w:rsidRPr="00845520">
              <w:rPr>
                <w:bCs/>
              </w:rPr>
              <w:t>HHVet</w:t>
            </w:r>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r w:rsidRPr="00845520">
              <w:rPr>
                <w:bCs/>
              </w:rPr>
              <w:t>HHAdultAge</w:t>
            </w:r>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r w:rsidRPr="00845520">
              <w:rPr>
                <w:bCs/>
              </w:rPr>
              <w:t>HHParent</w:t>
            </w:r>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tlsa_Enrollment</w:t>
            </w:r>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r w:rsidRPr="00845520">
              <w:rPr>
                <w:b/>
                <w:bCs/>
              </w:rPr>
              <w:t>HHType</w:t>
            </w:r>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r w:rsidRPr="003A0FA0">
              <w:t>ReportID</w:t>
            </w:r>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2290E92C" w:rsidR="00153611" w:rsidRPr="00845520" w:rsidRDefault="00153611" w:rsidP="00153611">
      <w:r>
        <w:t xml:space="preserve">Report </w:t>
      </w:r>
      <w:commentRangeStart w:id="2137"/>
      <w:r>
        <w:t>row</w:t>
      </w:r>
      <w:ins w:id="2138" w:author="Molly McEvilley [2]" w:date="2021-10-14T11:49:00Z">
        <w:r w:rsidR="00F83FA1">
          <w:t xml:space="preserve"> 55 is </w:t>
        </w:r>
      </w:ins>
      <w:del w:id="2139" w:author="Molly McEvilley [2]" w:date="2021-10-14T11:49:00Z">
        <w:r w:rsidDel="00F83FA1">
          <w:delText xml:space="preserve">s 53 and 54 are </w:delText>
        </w:r>
      </w:del>
      <w:commentRangeEnd w:id="2137"/>
      <w:r w:rsidR="00754991">
        <w:rPr>
          <w:rStyle w:val="CommentReference"/>
        </w:rPr>
        <w:commentReference w:id="2137"/>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D4CBF22" w:rsidR="00153611" w:rsidRPr="00FA6423"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Change w:id="2140" w:author="Molly McEvilley [2]" w:date="2021-10-21T10:59:00Z">
                  <w:rPr/>
                </w:rPrChange>
              </w:rPr>
            </w:pPr>
            <w:proofErr w:type="spellStart"/>
            <w:r>
              <w:t>tlsa_HHID.</w:t>
            </w:r>
            <w:ins w:id="2141" w:author="Molly McEvilley [2]" w:date="2021-10-21T10:58:00Z">
              <w:r w:rsidR="00FA6423">
                <w:rPr>
                  <w:b/>
                  <w:bCs/>
                </w:rPr>
                <w:t>LSA</w:t>
              </w:r>
              <w:r w:rsidR="00FA6423" w:rsidRPr="00845520">
                <w:rPr>
                  <w:b/>
                  <w:bCs/>
                </w:rPr>
                <w:t>ProjectType</w:t>
              </w:r>
              <w:proofErr w:type="spellEnd"/>
              <w:r w:rsidR="00FA6423">
                <w:t xml:space="preserve"> </w:t>
              </w:r>
            </w:ins>
            <w:del w:id="2142" w:author="Molly McEvilley [2]" w:date="2021-10-21T10:58:00Z">
              <w:r w:rsidRPr="00845520" w:rsidDel="00FA6423">
                <w:rPr>
                  <w:b/>
                  <w:bCs/>
                </w:rPr>
                <w:delText>ProjectType</w:delText>
              </w:r>
              <w:r w:rsidDel="00FA6423">
                <w:delText xml:space="preserve"> </w:delText>
              </w:r>
            </w:del>
            <w:del w:id="2143" w:author="Molly McEvilley [2]" w:date="2021-10-21T10:59:00Z">
              <w:r w:rsidDel="00FA6423">
                <w:delText>= 1</w:delText>
              </w:r>
            </w:del>
            <w:ins w:id="2144" w:author="Molly McEvilley [2]" w:date="2021-10-21T10:59:00Z">
              <w:r w:rsidR="00FA6423">
                <w:t>in (0,1)</w:t>
              </w:r>
            </w:ins>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55D8BF"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45" w:author="Molly McEvilley [2]" w:date="2021-10-21T10:58:00Z">
              <w:r w:rsidR="00FA6423">
                <w:rPr>
                  <w:b/>
                  <w:bCs/>
                </w:rPr>
                <w:t>LSA</w:t>
              </w:r>
              <w:r w:rsidR="00FA6423" w:rsidRPr="00845520">
                <w:rPr>
                  <w:b/>
                  <w:bCs/>
                </w:rPr>
                <w:t>ProjectType</w:t>
              </w:r>
              <w:proofErr w:type="spellEnd"/>
              <w:r w:rsidR="00FA6423">
                <w:t xml:space="preserve"> </w:t>
              </w:r>
            </w:ins>
            <w:del w:id="2146" w:author="Molly McEvilley [2]" w:date="2021-10-21T10:58:00Z">
              <w:r w:rsidRPr="00845520" w:rsidDel="00FA6423">
                <w:rPr>
                  <w:b/>
                  <w:bCs/>
                </w:rPr>
                <w:delText>ProjectType</w:delText>
              </w:r>
              <w:r w:rsidDel="00FA6423">
                <w:delText xml:space="preserve"> </w:delText>
              </w:r>
            </w:del>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116E9B95"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47" w:author="Molly McEvilley [2]" w:date="2021-10-21T10:59:00Z">
              <w:r w:rsidR="00FA6423">
                <w:rPr>
                  <w:b/>
                  <w:bCs/>
                </w:rPr>
                <w:t>LSA</w:t>
              </w:r>
              <w:r w:rsidR="00FA6423" w:rsidRPr="00845520">
                <w:rPr>
                  <w:b/>
                  <w:bCs/>
                </w:rPr>
                <w:t>ProjectType</w:t>
              </w:r>
            </w:ins>
            <w:proofErr w:type="spellEnd"/>
            <w:del w:id="2148" w:author="Molly McEvilley [2]" w:date="2021-10-21T10:59:00Z">
              <w:r w:rsidRPr="00845520" w:rsidDel="00FA6423">
                <w:rPr>
                  <w:b/>
                  <w:bCs/>
                </w:rPr>
                <w:delText>ProjectType</w:delText>
              </w:r>
            </w:del>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2AD42F96"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49" w:author="Molly McEvilley [2]" w:date="2021-10-21T10:59:00Z">
              <w:r w:rsidR="00FA6423">
                <w:rPr>
                  <w:b/>
                  <w:bCs/>
                </w:rPr>
                <w:t>LSA</w:t>
              </w:r>
              <w:r w:rsidR="00FA6423" w:rsidRPr="00845520">
                <w:rPr>
                  <w:b/>
                  <w:bCs/>
                </w:rPr>
                <w:t>ProjectType</w:t>
              </w:r>
              <w:proofErr w:type="spellEnd"/>
              <w:r w:rsidR="00FA6423">
                <w:t xml:space="preserve"> </w:t>
              </w:r>
            </w:ins>
            <w:del w:id="2150" w:author="Molly McEvilley [2]" w:date="2021-10-21T10:59:00Z">
              <w:r w:rsidRPr="00845520" w:rsidDel="00FA6423">
                <w:rPr>
                  <w:b/>
                  <w:bCs/>
                </w:rPr>
                <w:delText>ProjectType</w:delText>
              </w:r>
              <w:r w:rsidDel="00FA6423">
                <w:delText xml:space="preserve"> </w:delText>
              </w:r>
            </w:del>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041E3FC"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51" w:author="Molly McEvilley [2]" w:date="2021-10-21T10:59:00Z">
              <w:r w:rsidR="00FA6423">
                <w:rPr>
                  <w:b/>
                  <w:bCs/>
                </w:rPr>
                <w:t>LSA</w:t>
              </w:r>
              <w:r w:rsidR="00FA6423" w:rsidRPr="00845520">
                <w:rPr>
                  <w:b/>
                  <w:bCs/>
                </w:rPr>
                <w:t>ProjectType</w:t>
              </w:r>
              <w:proofErr w:type="spellEnd"/>
              <w:r w:rsidR="00FA6423">
                <w:t xml:space="preserve"> </w:t>
              </w:r>
            </w:ins>
            <w:del w:id="2152" w:author="Molly McEvilley [2]" w:date="2021-10-21T10:59:00Z">
              <w:r w:rsidRPr="00845520" w:rsidDel="00FA6423">
                <w:rPr>
                  <w:b/>
                  <w:bCs/>
                </w:rPr>
                <w:delText>ProjectType</w:delText>
              </w:r>
              <w:r w:rsidDel="00FA6423">
                <w:delText xml:space="preserve"> </w:delText>
              </w:r>
            </w:del>
            <w:r>
              <w:t xml:space="preserve">= </w:t>
            </w:r>
            <w:del w:id="2153" w:author="Molly McEvilley [2]" w:date="2021-10-14T11:49:00Z">
              <w:r w:rsidDel="005E4F87">
                <w:delText>1</w:delText>
              </w:r>
            </w:del>
            <w:ins w:id="2154" w:author="Molly McEvilley [2]" w:date="2021-10-14T11:49:00Z">
              <w:r w:rsidR="005E4F87">
                <w:t>3</w:t>
              </w:r>
            </w:ins>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79A86EB"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55" w:author="Molly McEvilley [2]" w:date="2021-10-21T10:59:00Z">
              <w:r w:rsidR="00FA6423">
                <w:rPr>
                  <w:b/>
                  <w:bCs/>
                </w:rPr>
                <w:t>LSA</w:t>
              </w:r>
              <w:r w:rsidR="00FA6423" w:rsidRPr="00845520">
                <w:rPr>
                  <w:b/>
                  <w:bCs/>
                </w:rPr>
                <w:t>ProjectType</w:t>
              </w:r>
              <w:proofErr w:type="spellEnd"/>
              <w:r w:rsidR="00FA6423">
                <w:t xml:space="preserve"> </w:t>
              </w:r>
            </w:ins>
            <w:del w:id="2156" w:author="Molly McEvilley [2]" w:date="2021-10-21T10:59:00Z">
              <w:r w:rsidRPr="00845520" w:rsidDel="00FA6423">
                <w:rPr>
                  <w:b/>
                  <w:bCs/>
                </w:rPr>
                <w:delText>ProjectType</w:delText>
              </w:r>
              <w:r w:rsidDel="00FA6423">
                <w:delText xml:space="preserve"> </w:delText>
              </w:r>
            </w:del>
            <w:r>
              <w:t>in (</w:t>
            </w:r>
            <w:ins w:id="2157" w:author="Molly McEvilley [2]" w:date="2021-10-21T10:59:00Z">
              <w:r w:rsidR="00FA6423">
                <w:t>0,</w:t>
              </w:r>
            </w:ins>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2158" w:author="Molly McEvilley" w:date="2021-08-20T00:16:00Z">
              <w:r w:rsidRPr="00845520" w:rsidDel="00C815B9">
                <w:rPr>
                  <w:rFonts w:ascii="Calibri" w:hAnsi="Calibri" w:cs="Calibri"/>
                  <w:bCs w:val="0"/>
                </w:rPr>
                <w:delText>1178</w:delText>
              </w:r>
            </w:del>
            <w:ins w:id="2159" w:author="Molly McEvilley"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2160" w:author="Molly McEvilley" w:date="2021-08-20T00:16:00Z">
              <w:r w:rsidRPr="00845520" w:rsidDel="00C815B9">
                <w:rPr>
                  <w:rFonts w:ascii="Calibri" w:hAnsi="Calibri" w:cs="Calibri"/>
                  <w:bCs w:val="0"/>
                  <w:color w:val="000000"/>
                </w:rPr>
                <w:delText>1179</w:delText>
              </w:r>
            </w:del>
            <w:ins w:id="2161" w:author="Molly McEvilley"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2162" w:author="Molly McEvilley" w:date="2021-08-20T00:16:00Z">
              <w:r w:rsidRPr="00845520" w:rsidDel="00C815B9">
                <w:rPr>
                  <w:rFonts w:ascii="Calibri" w:hAnsi="Calibri" w:cs="Calibri"/>
                  <w:bCs w:val="0"/>
                </w:rPr>
                <w:delText>1278</w:delText>
              </w:r>
            </w:del>
            <w:ins w:id="2163" w:author="Molly McEvilley"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2164" w:author="Molly McEvilley" w:date="2021-08-20T00:16:00Z">
              <w:r w:rsidRPr="00845520" w:rsidDel="00C815B9">
                <w:rPr>
                  <w:rFonts w:ascii="Calibri" w:hAnsi="Calibri" w:cs="Calibri"/>
                  <w:bCs w:val="0"/>
                  <w:color w:val="000000"/>
                </w:rPr>
                <w:delText>1279</w:delText>
              </w:r>
            </w:del>
            <w:ins w:id="2165" w:author="Molly McEvilley"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10DBFFA"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commentRangeStart w:id="2166"/>
            <w:del w:id="2167"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commentRangeEnd w:id="2166"/>
            <w:r w:rsidR="002A42DD">
              <w:rPr>
                <w:rStyle w:val="CommentReference"/>
                <w:rFonts w:eastAsiaTheme="minorHAnsi"/>
              </w:rPr>
              <w:commentReference w:id="2166"/>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lastRenderedPageBreak/>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32CE5020"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del w:id="2168"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555E5DA" w:rsidR="00C815B9" w:rsidRPr="00660AB8" w:rsidRDefault="00C815B9" w:rsidP="00C815B9">
            <w:pPr>
              <w:pStyle w:val="NoSpacing"/>
              <w:rPr>
                <w:rFonts w:ascii="Calibri" w:hAnsi="Calibri" w:cs="Calibri"/>
                <w:color w:val="000000"/>
              </w:rPr>
            </w:pPr>
            <w:ins w:id="2169" w:author="Molly McEvilley" w:date="2021-08-20T00:18:00Z">
              <w:r>
                <w:rPr>
                  <w:rFonts w:ascii="Calibri" w:hAnsi="Calibri" w:cs="Calibri"/>
                  <w:bCs w:val="0"/>
                </w:rPr>
                <w:t>1176</w:t>
              </w:r>
            </w:ins>
            <w:del w:id="2170" w:author="Molly McEvilley" w:date="2021-08-20T00:18:00Z">
              <w:r w:rsidRPr="00660AB8" w:rsidDel="00537D44">
                <w:rPr>
                  <w:rFonts w:ascii="Calibri" w:hAnsi="Calibri" w:cs="Calibri"/>
                </w:rPr>
                <w:delText>1178</w:delText>
              </w:r>
            </w:del>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615D80F" w:rsidR="00C815B9" w:rsidRPr="00660AB8" w:rsidRDefault="00C815B9" w:rsidP="00C815B9">
            <w:pPr>
              <w:pStyle w:val="NoSpacing"/>
            </w:pPr>
            <w:ins w:id="2171" w:author="Molly McEvilley" w:date="2021-08-20T00:18:00Z">
              <w:r>
                <w:rPr>
                  <w:rFonts w:ascii="Calibri" w:hAnsi="Calibri" w:cs="Calibri"/>
                  <w:bCs w:val="0"/>
                  <w:color w:val="000000"/>
                </w:rPr>
                <w:t>1177</w:t>
              </w:r>
            </w:ins>
            <w:del w:id="2172" w:author="Molly McEvilley" w:date="2021-08-20T00:18:00Z">
              <w:r w:rsidRPr="00660AB8" w:rsidDel="00537D44">
                <w:rPr>
                  <w:rFonts w:ascii="Calibri" w:hAnsi="Calibri" w:cs="Calibri"/>
                  <w:color w:val="000000"/>
                </w:rPr>
                <w:delText>1179</w:delText>
              </w:r>
            </w:del>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495C3E6C" w:rsidR="00C815B9" w:rsidRPr="00660AB8" w:rsidRDefault="00C815B9" w:rsidP="00C815B9">
            <w:pPr>
              <w:pStyle w:val="NoSpacing"/>
            </w:pPr>
            <w:ins w:id="2173" w:author="Molly McEvilley" w:date="2021-08-20T00:18:00Z">
              <w:r>
                <w:rPr>
                  <w:rFonts w:ascii="Calibri" w:hAnsi="Calibri" w:cs="Calibri"/>
                  <w:bCs w:val="0"/>
                </w:rPr>
                <w:t>1276</w:t>
              </w:r>
            </w:ins>
            <w:del w:id="2174" w:author="Molly McEvilley" w:date="2021-08-20T00:18:00Z">
              <w:r w:rsidRPr="00660AB8" w:rsidDel="00537D44">
                <w:rPr>
                  <w:rFonts w:ascii="Calibri" w:hAnsi="Calibri" w:cs="Calibri"/>
                </w:rPr>
                <w:delText>1278</w:delText>
              </w:r>
            </w:del>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8C2E1F9" w:rsidR="00C815B9" w:rsidRPr="00660AB8" w:rsidRDefault="00C815B9" w:rsidP="00C815B9">
            <w:pPr>
              <w:pStyle w:val="NoSpacing"/>
            </w:pPr>
            <w:ins w:id="2175" w:author="Molly McEvilley" w:date="2021-08-20T00:18:00Z">
              <w:r>
                <w:rPr>
                  <w:rFonts w:ascii="Calibri" w:hAnsi="Calibri" w:cs="Calibri"/>
                  <w:bCs w:val="0"/>
                  <w:color w:val="000000"/>
                </w:rPr>
                <w:lastRenderedPageBreak/>
                <w:t>1277</w:t>
              </w:r>
            </w:ins>
            <w:del w:id="2176" w:author="Molly McEvilley" w:date="2021-08-20T00:18:00Z">
              <w:r w:rsidRPr="00660AB8" w:rsidDel="00537D44">
                <w:rPr>
                  <w:rFonts w:ascii="Calibri" w:hAnsi="Calibri" w:cs="Calibri"/>
                  <w:color w:val="000000"/>
                </w:rPr>
                <w:delText>1279</w:delText>
              </w:r>
            </w:del>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1F446A">
        <w:trPr>
          <w:cnfStyle w:val="000000010000" w:firstRow="0" w:lastRow="0" w:firstColumn="0" w:lastColumn="0" w:oddVBand="0" w:evenVBand="0" w:oddHBand="0" w:evenHBand="1" w:firstRowFirstColumn="0" w:firstRowLastColumn="0" w:lastRowFirstColumn="0" w:lastRowLastColumn="0"/>
          <w:cantSplit/>
          <w:trHeight w:val="216"/>
          <w:del w:id="2177"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EF7012A" w14:textId="368A950F" w:rsidR="00153611" w:rsidRPr="00845520" w:rsidDel="003C5F76" w:rsidRDefault="00153611" w:rsidP="00947F08">
            <w:pPr>
              <w:pStyle w:val="NoSpacing"/>
              <w:rPr>
                <w:del w:id="2178" w:author="Molly McEvilley" w:date="2021-08-20T00:19:00Z"/>
              </w:rPr>
            </w:pPr>
            <w:del w:id="2179" w:author="Molly McEvilley" w:date="2021-08-20T00:19:00Z">
              <w:r w:rsidRPr="00845520" w:rsidDel="003C5F76">
                <w:rPr>
                  <w:rFonts w:ascii="Calibri" w:hAnsi="Calibri" w:cs="Calibri"/>
                  <w:bCs w:val="0"/>
                </w:rPr>
                <w:delText>50</w:delText>
              </w:r>
            </w:del>
          </w:p>
        </w:tc>
        <w:tc>
          <w:tcPr>
            <w:tcW w:w="3184" w:type="dxa"/>
            <w:vAlign w:val="center"/>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180" w:author="Molly McEvilley" w:date="2021-08-20T00:19:00Z"/>
              </w:rPr>
            </w:pPr>
            <w:del w:id="2181" w:author="Molly McEvilley"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0" w:type="dxa"/>
            <w:vAlign w:val="center"/>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182" w:author="Molly McEvilley" w:date="2021-08-20T00:19:00Z"/>
              </w:rPr>
            </w:pPr>
            <w:del w:id="2183" w:author="Molly McEvilley" w:date="2021-08-20T00:19:00Z">
              <w:r w:rsidRPr="00845520" w:rsidDel="003C5F76">
                <w:rPr>
                  <w:rFonts w:ascii="Calibri" w:hAnsi="Calibri" w:cs="Calibri"/>
                </w:rPr>
                <w:delText>0,1,2,99</w:delText>
              </w:r>
            </w:del>
          </w:p>
        </w:tc>
        <w:tc>
          <w:tcPr>
            <w:tcW w:w="4125" w:type="dxa"/>
            <w:vAlign w:val="center"/>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184" w:author="Molly McEvilley" w:date="2021-08-20T00:19:00Z"/>
              </w:rPr>
            </w:pPr>
            <w:del w:id="2185" w:author="Molly McEvilley"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1F446A">
        <w:trPr>
          <w:cnfStyle w:val="000000100000" w:firstRow="0" w:lastRow="0" w:firstColumn="0" w:lastColumn="0" w:oddVBand="0" w:evenVBand="0" w:oddHBand="1" w:evenHBand="0" w:firstRowFirstColumn="0" w:firstRowLastColumn="0" w:lastRowFirstColumn="0" w:lastRowLastColumn="0"/>
          <w:cantSplit/>
          <w:trHeight w:val="216"/>
          <w:del w:id="2186"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28E83A" w14:textId="5A018C48" w:rsidR="00153611" w:rsidRPr="00845520" w:rsidDel="003C5F76" w:rsidRDefault="00153611" w:rsidP="00947F08">
            <w:pPr>
              <w:pStyle w:val="NoSpacing"/>
              <w:rPr>
                <w:del w:id="2187" w:author="Molly McEvilley" w:date="2021-08-20T00:19:00Z"/>
              </w:rPr>
            </w:pPr>
            <w:del w:id="2188" w:author="Molly McEvilley" w:date="2021-08-20T00:19:00Z">
              <w:r w:rsidRPr="00845520" w:rsidDel="003C5F76">
                <w:delText>51</w:delText>
              </w:r>
            </w:del>
          </w:p>
        </w:tc>
        <w:tc>
          <w:tcPr>
            <w:tcW w:w="3184" w:type="dxa"/>
            <w:vAlign w:val="center"/>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189" w:author="Molly McEvilley" w:date="2021-08-20T00:19:00Z"/>
                <w:bCs/>
              </w:rPr>
            </w:pPr>
            <w:del w:id="2190" w:author="Molly McEvilley" w:date="2021-08-20T00:19:00Z">
              <w:r w:rsidRPr="00845520" w:rsidDel="003C5F76">
                <w:rPr>
                  <w:rFonts w:ascii="Calibri" w:hAnsi="Calibri" w:cs="Calibri"/>
                  <w:bCs/>
                  <w:color w:val="000000"/>
                </w:rPr>
                <w:delText xml:space="preserve">Parenting Youth 18-24 </w:delText>
              </w:r>
            </w:del>
          </w:p>
        </w:tc>
        <w:tc>
          <w:tcPr>
            <w:tcW w:w="0" w:type="dxa"/>
            <w:vAlign w:val="center"/>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191" w:author="Molly McEvilley" w:date="2021-08-20T00:19:00Z"/>
              </w:rPr>
            </w:pPr>
            <w:del w:id="2192" w:author="Molly McEvilley" w:date="2021-08-20T00:19:00Z">
              <w:r w:rsidRPr="00845520" w:rsidDel="003C5F76">
                <w:rPr>
                  <w:rFonts w:ascii="Calibri" w:hAnsi="Calibri" w:cs="Calibri"/>
                  <w:b/>
                  <w:bCs/>
                  <w:color w:val="000000"/>
                </w:rPr>
                <w:delText>2</w:delText>
              </w:r>
            </w:del>
          </w:p>
        </w:tc>
        <w:tc>
          <w:tcPr>
            <w:tcW w:w="4125" w:type="dxa"/>
            <w:vAlign w:val="center"/>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193" w:author="Molly McEvilley" w:date="2021-08-20T00:19:00Z"/>
              </w:rPr>
            </w:pPr>
            <w:del w:id="2194" w:author="Molly McEvilley"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1F446A">
        <w:trPr>
          <w:cnfStyle w:val="000000010000" w:firstRow="0" w:lastRow="0" w:firstColumn="0" w:lastColumn="0" w:oddVBand="0" w:evenVBand="0" w:oddHBand="0" w:evenHBand="1" w:firstRowFirstColumn="0" w:firstRowLastColumn="0" w:lastRowFirstColumn="0" w:lastRowLastColumn="0"/>
          <w:cantSplit/>
          <w:trHeight w:val="216"/>
          <w:del w:id="2195"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D151225" w14:textId="34D925B0" w:rsidR="00153611" w:rsidRPr="00845520" w:rsidDel="003C5F76" w:rsidRDefault="00153611" w:rsidP="00947F08">
            <w:pPr>
              <w:pStyle w:val="NoSpacing"/>
              <w:rPr>
                <w:del w:id="2196" w:author="Molly McEvilley" w:date="2021-08-20T00:19:00Z"/>
              </w:rPr>
            </w:pPr>
            <w:del w:id="2197" w:author="Molly McEvilley" w:date="2021-08-20T00:19:00Z">
              <w:r w:rsidRPr="00845520" w:rsidDel="003C5F76">
                <w:delText>52</w:delText>
              </w:r>
            </w:del>
          </w:p>
        </w:tc>
        <w:tc>
          <w:tcPr>
            <w:tcW w:w="3184" w:type="dxa"/>
            <w:vAlign w:val="center"/>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198" w:author="Molly McEvilley" w:date="2021-08-20T00:19:00Z"/>
              </w:rPr>
            </w:pPr>
            <w:del w:id="2199" w:author="Molly McEvilley" w:date="2021-08-20T00:19:00Z">
              <w:r w:rsidRPr="00845520" w:rsidDel="003C5F76">
                <w:rPr>
                  <w:rFonts w:ascii="Calibri" w:hAnsi="Calibri" w:cs="Calibri"/>
                </w:rPr>
                <w:delText>Parenting Child</w:delText>
              </w:r>
            </w:del>
          </w:p>
        </w:tc>
        <w:tc>
          <w:tcPr>
            <w:tcW w:w="0" w:type="dxa"/>
            <w:vAlign w:val="center"/>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00" w:author="Molly McEvilley" w:date="2021-08-20T00:19:00Z"/>
              </w:rPr>
            </w:pPr>
            <w:del w:id="2201" w:author="Molly McEvilley" w:date="2021-08-20T00:19:00Z">
              <w:r w:rsidRPr="00845520" w:rsidDel="003C5F76">
                <w:rPr>
                  <w:rFonts w:ascii="Calibri" w:hAnsi="Calibri" w:cs="Calibri"/>
                </w:rPr>
                <w:delText>3</w:delText>
              </w:r>
            </w:del>
          </w:p>
        </w:tc>
        <w:tc>
          <w:tcPr>
            <w:tcW w:w="4125" w:type="dxa"/>
            <w:vAlign w:val="center"/>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02" w:author="Molly McEvilley" w:date="2021-08-20T00:19:00Z"/>
              </w:rPr>
            </w:pPr>
            <w:del w:id="2203" w:author="Molly McEvilley"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1F446A">
        <w:trPr>
          <w:cnfStyle w:val="000000100000" w:firstRow="0" w:lastRow="0" w:firstColumn="0" w:lastColumn="0" w:oddVBand="0" w:evenVBand="0" w:oddHBand="1" w:evenHBand="0" w:firstRowFirstColumn="0" w:firstRowLastColumn="0" w:lastRowFirstColumn="0" w:lastRowLastColumn="0"/>
          <w:cantSplit/>
          <w:trHeight w:val="216"/>
          <w:del w:id="2204"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162848E" w14:textId="314D3D65" w:rsidR="00153611" w:rsidRPr="001B77FD" w:rsidDel="003C5F76" w:rsidRDefault="00153611" w:rsidP="00947F08">
            <w:pPr>
              <w:pStyle w:val="NoSpacing"/>
              <w:rPr>
                <w:del w:id="2205" w:author="Molly McEvilley" w:date="2021-08-20T00:19:00Z"/>
                <w:rFonts w:ascii="Calibri" w:hAnsi="Calibri" w:cs="Calibri"/>
                <w:bCs w:val="0"/>
                <w:color w:val="000000"/>
              </w:rPr>
            </w:pPr>
          </w:p>
        </w:tc>
        <w:tc>
          <w:tcPr>
            <w:tcW w:w="3184" w:type="dxa"/>
            <w:vAlign w:val="center"/>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06" w:author="Molly McEvilley" w:date="2021-08-20T00:19:00Z"/>
                <w:rFonts w:ascii="Calibri" w:hAnsi="Calibri" w:cs="Calibri"/>
                <w:color w:val="000000"/>
              </w:rPr>
            </w:pPr>
          </w:p>
        </w:tc>
        <w:tc>
          <w:tcPr>
            <w:tcW w:w="0" w:type="dxa"/>
            <w:vAlign w:val="center"/>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07" w:author="Molly McEvilley" w:date="2021-08-20T00:19:00Z"/>
                <w:rFonts w:ascii="Calibri" w:hAnsi="Calibri" w:cs="Calibri"/>
                <w:color w:val="000000"/>
              </w:rPr>
            </w:pPr>
          </w:p>
        </w:tc>
        <w:tc>
          <w:tcPr>
            <w:tcW w:w="4125" w:type="dxa"/>
            <w:vAlign w:val="center"/>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08" w:author="Molly McEvilley"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2209" w:name="_Get_Counts_of"/>
      <w:bookmarkStart w:id="2210" w:name="_Toc79154010"/>
      <w:bookmarkStart w:id="2211" w:name="_Toc37849823"/>
      <w:bookmarkEnd w:id="2209"/>
      <w:r>
        <w:t>Get Counts of Bednights</w:t>
      </w:r>
      <w:bookmarkEnd w:id="2210"/>
      <w:r>
        <w:t xml:space="preserve"> </w:t>
      </w:r>
      <w:bookmarkEnd w:id="2211"/>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132D4108">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2"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">
                <v:shape id="AutoShape 65" o:spid="_x0000_s1533"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4"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5"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36"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37"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38"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3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1"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2"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3"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4"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lastRenderedPageBreak/>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r>
              <w:rPr>
                <w:b/>
                <w:bCs/>
              </w:rPr>
              <w:t>tlsa</w:t>
            </w:r>
            <w:r w:rsidRPr="005F4836">
              <w:rPr>
                <w:b/>
                <w:bCs/>
              </w:rPr>
              <w:t>_</w:t>
            </w:r>
            <w:r>
              <w:rPr>
                <w:b/>
                <w:bCs/>
              </w:rPr>
              <w:t>Enrollment</w:t>
            </w:r>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r w:rsidRPr="00845520">
              <w:rPr>
                <w:b/>
                <w:bCs/>
              </w:rPr>
              <w:t>tlsa_HHID</w:t>
            </w:r>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commentRangeStart w:id="2212"/>
            <w:proofErr w:type="spellStart"/>
            <w:ins w:id="2213" w:author="Molly McEvilley [2]" w:date="2021-10-21T10:59:00Z">
              <w:r>
                <w:t>LSA</w:t>
              </w:r>
            </w:ins>
            <w:r w:rsidR="006D690D">
              <w:t>ProjectType</w:t>
            </w:r>
            <w:commentRangeEnd w:id="2212"/>
            <w:proofErr w:type="spellEnd"/>
            <w:r w:rsidR="00A51C68">
              <w:rPr>
                <w:rStyle w:val="CommentReference"/>
                <w:rFonts w:eastAsiaTheme="minorHAnsi"/>
              </w:rPr>
              <w:commentReference w:id="2212"/>
            </w:r>
          </w:p>
        </w:tc>
      </w:tr>
      <w:tr w:rsidR="0014378B" w:rsidRPr="005F4836" w:rsidDel="00FA6423" w14:paraId="24C9A26B" w14:textId="11F316B1" w:rsidTr="00947F08">
        <w:trPr>
          <w:trHeight w:val="216"/>
          <w:del w:id="2214" w:author="Molly McEvilley [2]" w:date="2021-10-21T11:00:00Z"/>
        </w:trPr>
        <w:tc>
          <w:tcPr>
            <w:tcW w:w="9355" w:type="dxa"/>
          </w:tcPr>
          <w:p w14:paraId="7A658C70" w14:textId="3AD17E9D" w:rsidR="0014378B" w:rsidDel="00FA6423" w:rsidRDefault="0014378B" w:rsidP="00947F08">
            <w:pPr>
              <w:pStyle w:val="NoSpacing"/>
              <w:rPr>
                <w:del w:id="2215" w:author="Molly McEvilley [2]" w:date="2021-10-21T11:00:00Z"/>
              </w:rPr>
            </w:pPr>
            <w:del w:id="2216" w:author="Molly McEvilley [2]" w:date="2021-10-21T11:00:00Z">
              <w:r w:rsidDel="00FA6423">
                <w:delText>TrackingMethod</w:delText>
              </w:r>
            </w:del>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r w:rsidRPr="009F7C9F">
              <w:rPr>
                <w:b/>
              </w:rPr>
              <w:t>tlsa_Person</w:t>
            </w:r>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r>
              <w:rPr>
                <w:bCs/>
              </w:rPr>
              <w:t>VetStatus</w:t>
            </w:r>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r>
              <w:rPr>
                <w:bCs/>
              </w:rPr>
              <w:t>CHTime</w:t>
            </w:r>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r w:rsidRPr="00845520">
              <w:rPr>
                <w:b/>
                <w:bCs/>
              </w:rPr>
              <w:t>HHType</w:t>
            </w:r>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r w:rsidRPr="003A0FA0">
              <w:t>ReportID</w:t>
            </w:r>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5CE98D2F" w:rsidR="007C7494" w:rsidRPr="00845520" w:rsidRDefault="007C7494" w:rsidP="007C7494">
      <w:r>
        <w:t xml:space="preserve">Report rows 56 and 57 are required for each of the following </w:t>
      </w:r>
      <w:r w:rsidRPr="00845520">
        <w:rPr>
          <w:b/>
          <w:bCs/>
        </w:rPr>
        <w:t>Universe</w:t>
      </w:r>
      <w:r>
        <w:t xml:space="preserve"> values grouped </w:t>
      </w:r>
      <w:ins w:id="2217" w:author="Molly McEvilley [2]" w:date="2021-10-21T11:06:00Z">
        <w:r w:rsidR="00307C74">
          <w:t xml:space="preserve">by </w:t>
        </w:r>
      </w:ins>
      <w:del w:id="2218" w:author="Molly McEvilley [2]" w:date="2021-10-21T11:06:00Z">
        <w:r w:rsidDel="00065D5A">
          <w:delText xml:space="preserve">by cohort, </w:delText>
        </w:r>
      </w:del>
      <w:r>
        <w:t>household type</w:t>
      </w:r>
      <w:del w:id="2219" w:author="Molly McEvilley [2]" w:date="2021-10-21T11:06:00Z">
        <w:r w:rsidDel="00065D5A">
          <w:delText>,</w:delText>
        </w:r>
      </w:del>
      <w:r>
        <w:t xml:space="preserv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ins w:id="222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rPr>
                <w:ins w:id="2221" w:author="Molly McEvilley [2]" w:date="2021-10-21T11:00:00Z"/>
              </w:rPr>
            </w:pPr>
            <w:ins w:id="2222" w:author="Molly McEvilley [2]" w:date="2021-10-21T11:00:00Z">
              <w:r w:rsidRPr="00BF3C9C">
                <w:t>Universe</w:t>
              </w:r>
            </w:ins>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223" w:author="Molly McEvilley [2]" w:date="2021-10-21T11:00:00Z"/>
              </w:rPr>
            </w:pPr>
            <w:ins w:id="2224" w:author="Molly McEvilley [2]" w:date="2021-10-21T11:00:00Z">
              <w:r w:rsidRPr="00BF3C9C">
                <w:t>ProjectID</w:t>
              </w:r>
            </w:ins>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225" w:author="Molly McEvilley [2]" w:date="2021-10-21T11:00:00Z"/>
              </w:rPr>
            </w:pPr>
            <w:ins w:id="2226" w:author="Molly McEvilley [2]" w:date="2021-10-21T11:00:00Z">
              <w:r w:rsidRPr="00845520">
                <w:t>Criteria</w:t>
              </w:r>
            </w:ins>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ins w:id="222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rPr>
                <w:ins w:id="2228" w:author="Molly McEvilley [2]" w:date="2021-10-21T11:00:00Z"/>
              </w:rPr>
            </w:pPr>
            <w:ins w:id="2229" w:author="Molly McEvilley [2]" w:date="2021-10-21T11:00:00Z">
              <w:r>
                <w:t>10 = Project-level</w:t>
              </w:r>
            </w:ins>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30" w:author="Molly McEvilley [2]" w:date="2021-10-21T11:00:00Z"/>
              </w:rPr>
            </w:pPr>
            <w:ins w:id="2231" w:author="Molly McEvilley [2]" w:date="2021-10-21T11:00:00Z">
              <w:r>
                <w:t>=</w:t>
              </w:r>
              <w:proofErr w:type="spellStart"/>
              <w:r>
                <w:t>tlsa_HHID.</w:t>
              </w:r>
              <w:r w:rsidRPr="00845520">
                <w:rPr>
                  <w:b/>
                  <w:bCs/>
                </w:rPr>
                <w:t>ProjectID</w:t>
              </w:r>
              <w:proofErr w:type="spellEnd"/>
            </w:ins>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32" w:author="Molly McEvilley [2]" w:date="2021-10-21T11:00:00Z"/>
              </w:rPr>
            </w:pPr>
            <w:ins w:id="2233" w:author="Molly McEvilley [2]" w:date="2021-10-21T11:00:00Z">
              <w:r>
                <w:t>-</w:t>
              </w:r>
            </w:ins>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ins w:id="223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rPr>
                <w:ins w:id="2235" w:author="Molly McEvilley [2]" w:date="2021-10-21T11:00:00Z"/>
              </w:rPr>
            </w:pPr>
            <w:ins w:id="2236" w:author="Molly McEvilley [2]" w:date="2021-10-21T11:00:00Z">
              <w:r>
                <w:t>11=ES project type</w:t>
              </w:r>
            </w:ins>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37" w:author="Molly McEvilley [2]" w:date="2021-10-21T11:00:00Z"/>
              </w:rPr>
            </w:pPr>
            <w:ins w:id="2238" w:author="Molly McEvilley [2]" w:date="2021-10-21T11:00:00Z">
              <w:r w:rsidRPr="00845520">
                <w:t>NULL</w:t>
              </w:r>
            </w:ins>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39" w:author="Molly McEvilley [2]" w:date="2021-10-21T11:00:00Z"/>
                <w:b/>
                <w:bCs/>
              </w:rPr>
            </w:pPr>
            <w:proofErr w:type="spellStart"/>
            <w:ins w:id="2240" w:author="Molly McEvilley [2]" w:date="2021-10-21T11:00:00Z">
              <w:r>
                <w:t>tlsa_HHID.</w:t>
              </w:r>
              <w:r>
                <w:rPr>
                  <w:b/>
                  <w:bCs/>
                </w:rPr>
                <w:t>LSA</w:t>
              </w:r>
              <w:r w:rsidRPr="00845520">
                <w:rPr>
                  <w:b/>
                  <w:bCs/>
                </w:rPr>
                <w:t>ProjectType</w:t>
              </w:r>
              <w:proofErr w:type="spellEnd"/>
              <w:r>
                <w:t xml:space="preserve"> in (0,1)</w:t>
              </w:r>
            </w:ins>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ins w:id="224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rPr>
                <w:ins w:id="2242" w:author="Molly McEvilley [2]" w:date="2021-10-21T11:00:00Z"/>
              </w:rPr>
            </w:pPr>
            <w:ins w:id="2243" w:author="Molly McEvilley [2]" w:date="2021-10-21T11:00:00Z">
              <w:r>
                <w:t>12=SH project type</w:t>
              </w:r>
            </w:ins>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44" w:author="Molly McEvilley [2]" w:date="2021-10-21T11:00:00Z"/>
                <w:b/>
                <w:bCs/>
              </w:rPr>
            </w:pPr>
            <w:ins w:id="2245" w:author="Molly McEvilley [2]" w:date="2021-10-21T11:00:00Z">
              <w:r w:rsidRPr="00FE65B4">
                <w:t>NULL</w:t>
              </w:r>
            </w:ins>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46" w:author="Molly McEvilley [2]" w:date="2021-10-21T11:00:00Z"/>
              </w:rPr>
            </w:pPr>
            <w:proofErr w:type="spellStart"/>
            <w:ins w:id="2247" w:author="Molly McEvilley [2]" w:date="2021-10-21T11:00:00Z">
              <w:r>
                <w:t>tlsa_HHID.</w:t>
              </w:r>
              <w:r>
                <w:rPr>
                  <w:b/>
                  <w:bCs/>
                </w:rPr>
                <w:t>LSA</w:t>
              </w:r>
              <w:r w:rsidRPr="00845520">
                <w:rPr>
                  <w:b/>
                  <w:bCs/>
                </w:rPr>
                <w:t>ProjectType</w:t>
              </w:r>
              <w:proofErr w:type="spellEnd"/>
              <w:r>
                <w:t xml:space="preserve"> = 8</w:t>
              </w:r>
            </w:ins>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ins w:id="2248"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rPr>
                <w:ins w:id="2249" w:author="Molly McEvilley [2]" w:date="2021-10-21T11:00:00Z"/>
              </w:rPr>
            </w:pPr>
            <w:ins w:id="2250" w:author="Molly McEvilley [2]" w:date="2021-10-21T11:00:00Z">
              <w:r>
                <w:t>13=TH project type</w:t>
              </w:r>
            </w:ins>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51" w:author="Molly McEvilley [2]" w:date="2021-10-21T11:00:00Z"/>
                <w:b/>
                <w:bCs/>
              </w:rPr>
            </w:pPr>
            <w:ins w:id="2252" w:author="Molly McEvilley [2]" w:date="2021-10-21T11:00:00Z">
              <w:r w:rsidRPr="00FE65B4">
                <w:t>NULL</w:t>
              </w:r>
            </w:ins>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53" w:author="Molly McEvilley [2]" w:date="2021-10-21T11:00:00Z"/>
              </w:rPr>
            </w:pPr>
            <w:proofErr w:type="spellStart"/>
            <w:ins w:id="2254" w:author="Molly McEvilley [2]" w:date="2021-10-21T11:00:00Z">
              <w:r>
                <w:t>tlsa_HHID.</w:t>
              </w:r>
              <w:r>
                <w:rPr>
                  <w:b/>
                  <w:bCs/>
                </w:rPr>
                <w:t>LSA</w:t>
              </w:r>
              <w:r w:rsidRPr="00845520">
                <w:rPr>
                  <w:b/>
                  <w:bCs/>
                </w:rPr>
                <w:t>ProjectType</w:t>
              </w:r>
              <w:proofErr w:type="spellEnd"/>
              <w:r>
                <w:t xml:space="preserve"> = 2</w:t>
              </w:r>
            </w:ins>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ins w:id="2255"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rPr>
                <w:ins w:id="2256" w:author="Molly McEvilley [2]" w:date="2021-10-21T11:00:00Z"/>
              </w:rPr>
            </w:pPr>
            <w:ins w:id="2257" w:author="Molly McEvilley [2]" w:date="2021-10-21T11:00:00Z">
              <w:r>
                <w:t xml:space="preserve">14=Housed in RRH </w:t>
              </w:r>
            </w:ins>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58" w:author="Molly McEvilley [2]" w:date="2021-10-21T11:00:00Z"/>
                <w:b/>
                <w:bCs/>
              </w:rPr>
            </w:pPr>
            <w:ins w:id="2259" w:author="Molly McEvilley [2]" w:date="2021-10-21T11:00:00Z">
              <w:r w:rsidRPr="00FE65B4">
                <w:t>NULL</w:t>
              </w:r>
            </w:ins>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60" w:author="Molly McEvilley [2]" w:date="2021-10-21T11:00:00Z"/>
              </w:rPr>
            </w:pPr>
            <w:proofErr w:type="spellStart"/>
            <w:ins w:id="2261" w:author="Molly McEvilley [2]" w:date="2021-10-21T11:00:00Z">
              <w:r>
                <w:t>tlsa_HHID.</w:t>
              </w:r>
              <w:r>
                <w:rPr>
                  <w:b/>
                  <w:bCs/>
                </w:rPr>
                <w:t>LSA</w:t>
              </w:r>
              <w:r w:rsidRPr="00845520">
                <w:rPr>
                  <w:b/>
                  <w:bCs/>
                </w:rPr>
                <w:t>ProjectType</w:t>
              </w:r>
              <w:proofErr w:type="spellEnd"/>
              <w:r>
                <w:t xml:space="preserve"> = 13</w:t>
              </w:r>
            </w:ins>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ins w:id="2262"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rPr>
                <w:ins w:id="2263" w:author="Molly McEvilley [2]" w:date="2021-10-21T11:00:00Z"/>
              </w:rPr>
            </w:pPr>
            <w:ins w:id="2264" w:author="Molly McEvilley [2]" w:date="2021-10-21T11:00:00Z">
              <w:r>
                <w:lastRenderedPageBreak/>
                <w:t xml:space="preserve">15=Housed in PSH </w:t>
              </w:r>
            </w:ins>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65" w:author="Molly McEvilley [2]" w:date="2021-10-21T11:00:00Z"/>
                <w:b/>
                <w:bCs/>
              </w:rPr>
            </w:pPr>
            <w:ins w:id="2266" w:author="Molly McEvilley [2]" w:date="2021-10-21T11:00:00Z">
              <w:r w:rsidRPr="00FE65B4">
                <w:t>NULL</w:t>
              </w:r>
            </w:ins>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67" w:author="Molly McEvilley [2]" w:date="2021-10-21T11:00:00Z"/>
              </w:rPr>
            </w:pPr>
            <w:commentRangeStart w:id="2268"/>
            <w:proofErr w:type="spellStart"/>
            <w:ins w:id="2269" w:author="Molly McEvilley [2]" w:date="2021-10-21T11:00:00Z">
              <w:r>
                <w:t>tlsa_HHID.</w:t>
              </w:r>
              <w:r>
                <w:rPr>
                  <w:b/>
                  <w:bCs/>
                </w:rPr>
                <w:t>LSA</w:t>
              </w:r>
              <w:r w:rsidRPr="00845520">
                <w:rPr>
                  <w:b/>
                  <w:bCs/>
                </w:rPr>
                <w:t>ProjectType</w:t>
              </w:r>
              <w:proofErr w:type="spellEnd"/>
              <w:r>
                <w:t xml:space="preserve"> = 3</w:t>
              </w:r>
            </w:ins>
            <w:commentRangeEnd w:id="2268"/>
            <w:ins w:id="2270" w:author="Molly McEvilley [2]" w:date="2021-10-26T15:14:00Z">
              <w:r w:rsidR="005B3145">
                <w:rPr>
                  <w:rStyle w:val="CommentReference"/>
                  <w:rFonts w:eastAsiaTheme="minorHAnsi"/>
                </w:rPr>
                <w:commentReference w:id="2268"/>
              </w:r>
            </w:ins>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ins w:id="227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rPr>
                <w:ins w:id="2272" w:author="Molly McEvilley [2]" w:date="2021-10-21T11:00:00Z"/>
              </w:rPr>
            </w:pPr>
            <w:ins w:id="2273" w:author="Molly McEvilley [2]" w:date="2021-10-21T11:00:00Z">
              <w:r>
                <w:t>16=ES/SH/TH unduplicated</w:t>
              </w:r>
            </w:ins>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74" w:author="Molly McEvilley [2]" w:date="2021-10-21T11:00:00Z"/>
                <w:b/>
                <w:bCs/>
              </w:rPr>
            </w:pPr>
            <w:ins w:id="2275" w:author="Molly McEvilley [2]" w:date="2021-10-21T11:00:00Z">
              <w:r w:rsidRPr="00FE65B4">
                <w:t>NULL</w:t>
              </w:r>
            </w:ins>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76" w:author="Molly McEvilley [2]" w:date="2021-10-21T11:00:00Z"/>
              </w:rPr>
            </w:pPr>
            <w:proofErr w:type="spellStart"/>
            <w:ins w:id="2277" w:author="Molly McEvilley [2]" w:date="2021-10-21T11:00:00Z">
              <w:r>
                <w:t>tlsa_HHID.</w:t>
              </w:r>
              <w:r>
                <w:rPr>
                  <w:b/>
                  <w:bCs/>
                </w:rPr>
                <w:t>LSA</w:t>
              </w:r>
              <w:r w:rsidRPr="00845520">
                <w:rPr>
                  <w:b/>
                  <w:bCs/>
                </w:rPr>
                <w:t>ProjectType</w:t>
              </w:r>
              <w:proofErr w:type="spellEnd"/>
              <w:r>
                <w:t xml:space="preserve"> in (0,1,8,2)</w:t>
              </w:r>
            </w:ins>
          </w:p>
        </w:tc>
      </w:tr>
      <w:tr w:rsidR="007C7494" w:rsidRPr="00BF3C9C" w:rsidDel="00AE5C6B" w14:paraId="5EF52EC1" w14:textId="647F9ACA" w:rsidTr="00947F08">
        <w:trPr>
          <w:cnfStyle w:val="000000010000" w:firstRow="0" w:lastRow="0" w:firstColumn="0" w:lastColumn="0" w:oddVBand="0" w:evenVBand="0" w:oddHBand="0" w:evenHBand="1" w:firstRowFirstColumn="0" w:firstRowLastColumn="0" w:lastRowFirstColumn="0" w:lastRowLastColumn="0"/>
          <w:del w:id="2278"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500A045" w:rsidR="007C7494" w:rsidRPr="00BF3C9C" w:rsidDel="00AE5C6B" w:rsidRDefault="007C7494" w:rsidP="00947F08">
            <w:pPr>
              <w:pStyle w:val="NoSpacing"/>
              <w:rPr>
                <w:del w:id="2279" w:author="Molly McEvilley [2]" w:date="2021-10-21T11:00:00Z"/>
              </w:rPr>
            </w:pPr>
            <w:del w:id="2280" w:author="Molly McEvilley [2]" w:date="2021-10-21T11:00:00Z">
              <w:r w:rsidRPr="00BF3C9C" w:rsidDel="00AE5C6B">
                <w:delText>Universe</w:delText>
              </w:r>
            </w:del>
          </w:p>
        </w:tc>
        <w:tc>
          <w:tcPr>
            <w:tcW w:w="2071" w:type="dxa"/>
          </w:tcPr>
          <w:p w14:paraId="6F1014E0" w14:textId="1ACC1E67"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281" w:author="Molly McEvilley [2]" w:date="2021-10-21T11:00:00Z"/>
              </w:rPr>
            </w:pPr>
            <w:del w:id="2282" w:author="Molly McEvilley [2]" w:date="2021-10-21T11:00:00Z">
              <w:r w:rsidRPr="00BF3C9C" w:rsidDel="00AE5C6B">
                <w:delText>ProjectID</w:delText>
              </w:r>
            </w:del>
          </w:p>
        </w:tc>
        <w:tc>
          <w:tcPr>
            <w:tcW w:w="4169" w:type="dxa"/>
          </w:tcPr>
          <w:p w14:paraId="56FDBAD4" w14:textId="4202122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283" w:author="Molly McEvilley [2]" w:date="2021-10-21T11:00:00Z"/>
              </w:rPr>
            </w:pPr>
            <w:del w:id="2284" w:author="Molly McEvilley [2]" w:date="2021-10-21T11:00:00Z">
              <w:r w:rsidRPr="00845520" w:rsidDel="00AE5C6B">
                <w:delText>Criteria</w:delText>
              </w:r>
            </w:del>
          </w:p>
        </w:tc>
      </w:tr>
      <w:tr w:rsidR="007C7494" w:rsidRPr="00BF3C9C" w:rsidDel="00AE5C6B" w14:paraId="2474A008" w14:textId="7A6EB7EF" w:rsidTr="00947F08">
        <w:trPr>
          <w:cnfStyle w:val="000000100000" w:firstRow="0" w:lastRow="0" w:firstColumn="0" w:lastColumn="0" w:oddVBand="0" w:evenVBand="0" w:oddHBand="1" w:evenHBand="0" w:firstRowFirstColumn="0" w:firstRowLastColumn="0" w:lastRowFirstColumn="0" w:lastRowLastColumn="0"/>
          <w:del w:id="2285"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0F96D9" w14:textId="66776422" w:rsidR="007C7494" w:rsidDel="00AE5C6B" w:rsidRDefault="007C7494" w:rsidP="00947F08">
            <w:pPr>
              <w:pStyle w:val="NoSpacing"/>
              <w:rPr>
                <w:del w:id="2286" w:author="Molly McEvilley [2]" w:date="2021-10-21T11:00:00Z"/>
              </w:rPr>
            </w:pPr>
            <w:del w:id="2287" w:author="Molly McEvilley [2]" w:date="2021-10-21T11:00:00Z">
              <w:r w:rsidDel="00AE5C6B">
                <w:delText>10 = Project-level</w:delText>
              </w:r>
            </w:del>
          </w:p>
        </w:tc>
        <w:tc>
          <w:tcPr>
            <w:tcW w:w="2071" w:type="dxa"/>
          </w:tcPr>
          <w:p w14:paraId="141B02E3" w14:textId="63E49780" w:rsidR="007C7494"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288" w:author="Molly McEvilley [2]" w:date="2021-10-21T11:00:00Z"/>
              </w:rPr>
            </w:pPr>
            <w:del w:id="2289" w:author="Molly McEvilley [2]" w:date="2021-10-21T11:00:00Z">
              <w:r w:rsidDel="00AE5C6B">
                <w:delText>=tlsa_HHID.</w:delText>
              </w:r>
              <w:r w:rsidRPr="00845520" w:rsidDel="00AE5C6B">
                <w:rPr>
                  <w:b/>
                  <w:bCs/>
                </w:rPr>
                <w:delText>ProjectID</w:delText>
              </w:r>
            </w:del>
          </w:p>
        </w:tc>
        <w:tc>
          <w:tcPr>
            <w:tcW w:w="4169" w:type="dxa"/>
          </w:tcPr>
          <w:p w14:paraId="6B4A8246" w14:textId="175A334C"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290" w:author="Molly McEvilley [2]" w:date="2021-10-21T11:00:00Z"/>
              </w:rPr>
            </w:pPr>
            <w:del w:id="2291" w:author="Molly McEvilley [2]" w:date="2021-10-21T11:00:00Z">
              <w:r w:rsidDel="00AE5C6B">
                <w:delText>-</w:delText>
              </w:r>
            </w:del>
          </w:p>
        </w:tc>
      </w:tr>
      <w:tr w:rsidR="007C7494" w:rsidRPr="00BF3C9C" w:rsidDel="00AE5C6B" w14:paraId="26D766B9" w14:textId="0A57A9E1" w:rsidTr="00947F08">
        <w:trPr>
          <w:cnfStyle w:val="000000010000" w:firstRow="0" w:lastRow="0" w:firstColumn="0" w:lastColumn="0" w:oddVBand="0" w:evenVBand="0" w:oddHBand="0" w:evenHBand="1" w:firstRowFirstColumn="0" w:firstRowLastColumn="0" w:lastRowFirstColumn="0" w:lastRowLastColumn="0"/>
          <w:del w:id="2292"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2C1C43" w14:textId="1EB39E81" w:rsidR="007C7494" w:rsidRPr="008A7566" w:rsidDel="00AE5C6B" w:rsidRDefault="007C7494" w:rsidP="00947F08">
            <w:pPr>
              <w:pStyle w:val="NoSpacing"/>
              <w:rPr>
                <w:del w:id="2293" w:author="Molly McEvilley [2]" w:date="2021-10-21T11:00:00Z"/>
              </w:rPr>
            </w:pPr>
            <w:del w:id="2294" w:author="Molly McEvilley [2]" w:date="2021-10-21T11:00:00Z">
              <w:r w:rsidDel="00AE5C6B">
                <w:delText>11=ES project type</w:delText>
              </w:r>
            </w:del>
          </w:p>
        </w:tc>
        <w:tc>
          <w:tcPr>
            <w:tcW w:w="2071" w:type="dxa"/>
          </w:tcPr>
          <w:p w14:paraId="1C450983" w14:textId="5106E0D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295" w:author="Molly McEvilley [2]" w:date="2021-10-21T11:00:00Z"/>
              </w:rPr>
            </w:pPr>
            <w:del w:id="2296" w:author="Molly McEvilley [2]" w:date="2021-10-21T11:00:00Z">
              <w:r w:rsidRPr="00845520" w:rsidDel="00AE5C6B">
                <w:delText>NULL</w:delText>
              </w:r>
            </w:del>
          </w:p>
        </w:tc>
        <w:tc>
          <w:tcPr>
            <w:tcW w:w="4169" w:type="dxa"/>
          </w:tcPr>
          <w:p w14:paraId="1F8AB1E5" w14:textId="363780DF"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297" w:author="Molly McEvilley [2]" w:date="2021-10-21T11:00:00Z"/>
              </w:rPr>
            </w:pPr>
            <w:del w:id="2298" w:author="Molly McEvilley [2]" w:date="2021-10-21T11:00:00Z">
              <w:r w:rsidDel="00AE5C6B">
                <w:delText>tlsa_HHID.</w:delText>
              </w:r>
              <w:r w:rsidRPr="00845520" w:rsidDel="00AE5C6B">
                <w:rPr>
                  <w:b/>
                  <w:bCs/>
                </w:rPr>
                <w:delText>ProjectType</w:delText>
              </w:r>
              <w:r w:rsidDel="00AE5C6B">
                <w:delText xml:space="preserve"> = 1</w:delText>
              </w:r>
            </w:del>
          </w:p>
        </w:tc>
      </w:tr>
      <w:tr w:rsidR="007C7494" w:rsidRPr="00BF3C9C" w:rsidDel="00AE5C6B" w14:paraId="51662EFE" w14:textId="14422F59" w:rsidTr="00947F08">
        <w:trPr>
          <w:cnfStyle w:val="000000100000" w:firstRow="0" w:lastRow="0" w:firstColumn="0" w:lastColumn="0" w:oddVBand="0" w:evenVBand="0" w:oddHBand="1" w:evenHBand="0" w:firstRowFirstColumn="0" w:firstRowLastColumn="0" w:lastRowFirstColumn="0" w:lastRowLastColumn="0"/>
          <w:del w:id="229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08C9A74" w14:textId="4EB42566" w:rsidR="007C7494" w:rsidDel="00AE5C6B" w:rsidRDefault="007C7494" w:rsidP="00947F08">
            <w:pPr>
              <w:pStyle w:val="NoSpacing"/>
              <w:rPr>
                <w:del w:id="2300" w:author="Molly McEvilley [2]" w:date="2021-10-21T11:00:00Z"/>
              </w:rPr>
            </w:pPr>
            <w:del w:id="2301" w:author="Molly McEvilley [2]" w:date="2021-10-21T11:00:00Z">
              <w:r w:rsidDel="00AE5C6B">
                <w:delText>12=SH project type</w:delText>
              </w:r>
            </w:del>
          </w:p>
        </w:tc>
        <w:tc>
          <w:tcPr>
            <w:tcW w:w="2071" w:type="dxa"/>
          </w:tcPr>
          <w:p w14:paraId="1D0E266A" w14:textId="0840DDD7"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02" w:author="Molly McEvilley [2]" w:date="2021-10-21T11:00:00Z"/>
                <w:b/>
                <w:bCs/>
              </w:rPr>
            </w:pPr>
            <w:del w:id="2303" w:author="Molly McEvilley [2]" w:date="2021-10-21T11:00:00Z">
              <w:r w:rsidRPr="00FE65B4" w:rsidDel="00AE5C6B">
                <w:delText>NULL</w:delText>
              </w:r>
            </w:del>
          </w:p>
        </w:tc>
        <w:tc>
          <w:tcPr>
            <w:tcW w:w="4169" w:type="dxa"/>
          </w:tcPr>
          <w:p w14:paraId="42E474EB" w14:textId="13C8AA83"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04" w:author="Molly McEvilley [2]" w:date="2021-10-21T11:00:00Z"/>
              </w:rPr>
            </w:pPr>
            <w:del w:id="2305" w:author="Molly McEvilley [2]" w:date="2021-10-21T11:00:00Z">
              <w:r w:rsidDel="00AE5C6B">
                <w:delText>tlsa_HHID.</w:delText>
              </w:r>
              <w:r w:rsidRPr="00845520" w:rsidDel="00AE5C6B">
                <w:rPr>
                  <w:b/>
                  <w:bCs/>
                </w:rPr>
                <w:delText>ProjectType</w:delText>
              </w:r>
              <w:r w:rsidDel="00AE5C6B">
                <w:delText xml:space="preserve"> = 8</w:delText>
              </w:r>
            </w:del>
          </w:p>
        </w:tc>
      </w:tr>
      <w:tr w:rsidR="007C7494" w:rsidRPr="00BF3C9C" w:rsidDel="00AE5C6B" w14:paraId="5FC8A628" w14:textId="03F929A8" w:rsidTr="00947F08">
        <w:trPr>
          <w:cnfStyle w:val="000000010000" w:firstRow="0" w:lastRow="0" w:firstColumn="0" w:lastColumn="0" w:oddVBand="0" w:evenVBand="0" w:oddHBand="0" w:evenHBand="1" w:firstRowFirstColumn="0" w:firstRowLastColumn="0" w:lastRowFirstColumn="0" w:lastRowLastColumn="0"/>
          <w:del w:id="230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58259506" w14:textId="26B46A00" w:rsidR="007C7494" w:rsidDel="00AE5C6B" w:rsidRDefault="007C7494" w:rsidP="00947F08">
            <w:pPr>
              <w:pStyle w:val="NoSpacing"/>
              <w:rPr>
                <w:del w:id="2307" w:author="Molly McEvilley [2]" w:date="2021-10-21T11:00:00Z"/>
              </w:rPr>
            </w:pPr>
            <w:del w:id="2308" w:author="Molly McEvilley [2]" w:date="2021-10-21T11:00:00Z">
              <w:r w:rsidDel="00AE5C6B">
                <w:delText>13=TH project type</w:delText>
              </w:r>
            </w:del>
          </w:p>
        </w:tc>
        <w:tc>
          <w:tcPr>
            <w:tcW w:w="2071" w:type="dxa"/>
          </w:tcPr>
          <w:p w14:paraId="34D2DD59" w14:textId="002B58F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09" w:author="Molly McEvilley [2]" w:date="2021-10-21T11:00:00Z"/>
                <w:b/>
                <w:bCs/>
              </w:rPr>
            </w:pPr>
            <w:del w:id="2310" w:author="Molly McEvilley [2]" w:date="2021-10-21T11:00:00Z">
              <w:r w:rsidRPr="00FE65B4" w:rsidDel="00AE5C6B">
                <w:delText>NULL</w:delText>
              </w:r>
            </w:del>
          </w:p>
        </w:tc>
        <w:tc>
          <w:tcPr>
            <w:tcW w:w="4169" w:type="dxa"/>
          </w:tcPr>
          <w:p w14:paraId="188274D4" w14:textId="09184AC5"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11" w:author="Molly McEvilley [2]" w:date="2021-10-21T11:00:00Z"/>
              </w:rPr>
            </w:pPr>
            <w:del w:id="2312" w:author="Molly McEvilley [2]" w:date="2021-10-21T11:00:00Z">
              <w:r w:rsidDel="00AE5C6B">
                <w:delText>tlsa_HHID.</w:delText>
              </w:r>
              <w:r w:rsidRPr="00845520" w:rsidDel="00AE5C6B">
                <w:rPr>
                  <w:b/>
                  <w:bCs/>
                </w:rPr>
                <w:delText>ProjectType</w:delText>
              </w:r>
              <w:r w:rsidDel="00AE5C6B">
                <w:delText xml:space="preserve"> = 2</w:delText>
              </w:r>
            </w:del>
          </w:p>
        </w:tc>
      </w:tr>
      <w:tr w:rsidR="007C7494" w:rsidRPr="00BF3C9C" w:rsidDel="00AE5C6B" w14:paraId="7FDF4A3D" w14:textId="3BF4D1C1" w:rsidTr="00947F08">
        <w:trPr>
          <w:cnfStyle w:val="000000100000" w:firstRow="0" w:lastRow="0" w:firstColumn="0" w:lastColumn="0" w:oddVBand="0" w:evenVBand="0" w:oddHBand="1" w:evenHBand="0" w:firstRowFirstColumn="0" w:firstRowLastColumn="0" w:lastRowFirstColumn="0" w:lastRowLastColumn="0"/>
          <w:del w:id="231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F9B2EC3" w14:textId="41399031" w:rsidR="007C7494" w:rsidDel="00AE5C6B" w:rsidRDefault="007C7494" w:rsidP="00947F08">
            <w:pPr>
              <w:pStyle w:val="NoSpacing"/>
              <w:rPr>
                <w:del w:id="2314" w:author="Molly McEvilley [2]" w:date="2021-10-21T11:00:00Z"/>
              </w:rPr>
            </w:pPr>
            <w:del w:id="2315" w:author="Molly McEvilley [2]" w:date="2021-10-21T11:00:00Z">
              <w:r w:rsidDel="00AE5C6B">
                <w:delText xml:space="preserve">14=Housed in RRH </w:delText>
              </w:r>
            </w:del>
          </w:p>
        </w:tc>
        <w:tc>
          <w:tcPr>
            <w:tcW w:w="2071" w:type="dxa"/>
          </w:tcPr>
          <w:p w14:paraId="6F5DCDB2" w14:textId="13F8DCA3"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16" w:author="Molly McEvilley [2]" w:date="2021-10-21T11:00:00Z"/>
                <w:b/>
                <w:bCs/>
              </w:rPr>
            </w:pPr>
            <w:del w:id="2317" w:author="Molly McEvilley [2]" w:date="2021-10-21T11:00:00Z">
              <w:r w:rsidRPr="00FE65B4" w:rsidDel="00AE5C6B">
                <w:delText>NULL</w:delText>
              </w:r>
            </w:del>
          </w:p>
        </w:tc>
        <w:tc>
          <w:tcPr>
            <w:tcW w:w="4169" w:type="dxa"/>
          </w:tcPr>
          <w:p w14:paraId="7CA92437" w14:textId="671C18EB"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18" w:author="Molly McEvilley [2]" w:date="2021-10-21T11:00:00Z"/>
              </w:rPr>
            </w:pPr>
            <w:del w:id="2319" w:author="Molly McEvilley [2]" w:date="2021-10-21T11:00:00Z">
              <w:r w:rsidDel="00AE5C6B">
                <w:delText>tlsa_HHID.</w:delText>
              </w:r>
              <w:r w:rsidRPr="00845520" w:rsidDel="00AE5C6B">
                <w:rPr>
                  <w:b/>
                  <w:bCs/>
                </w:rPr>
                <w:delText>ProjectType</w:delText>
              </w:r>
              <w:r w:rsidDel="00AE5C6B">
                <w:delText xml:space="preserve"> = 13</w:delText>
              </w:r>
            </w:del>
          </w:p>
        </w:tc>
      </w:tr>
      <w:tr w:rsidR="007C7494" w:rsidRPr="00BF3C9C" w:rsidDel="00AE5C6B" w14:paraId="5810DD0C" w14:textId="1C11AA23" w:rsidTr="00947F08">
        <w:trPr>
          <w:cnfStyle w:val="000000010000" w:firstRow="0" w:lastRow="0" w:firstColumn="0" w:lastColumn="0" w:oddVBand="0" w:evenVBand="0" w:oddHBand="0" w:evenHBand="1" w:firstRowFirstColumn="0" w:firstRowLastColumn="0" w:lastRowFirstColumn="0" w:lastRowLastColumn="0"/>
          <w:del w:id="232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42FF488" w14:textId="6DAB061A" w:rsidR="007C7494" w:rsidDel="00AE5C6B" w:rsidRDefault="007C7494" w:rsidP="00947F08">
            <w:pPr>
              <w:pStyle w:val="NoSpacing"/>
              <w:rPr>
                <w:del w:id="2321" w:author="Molly McEvilley [2]" w:date="2021-10-21T11:00:00Z"/>
              </w:rPr>
            </w:pPr>
            <w:del w:id="2322" w:author="Molly McEvilley [2]" w:date="2021-10-21T11:00:00Z">
              <w:r w:rsidDel="00AE5C6B">
                <w:delText xml:space="preserve">15=Housed in PSH </w:delText>
              </w:r>
            </w:del>
          </w:p>
        </w:tc>
        <w:tc>
          <w:tcPr>
            <w:tcW w:w="2071" w:type="dxa"/>
          </w:tcPr>
          <w:p w14:paraId="2EC4CE50" w14:textId="4A05642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23" w:author="Molly McEvilley [2]" w:date="2021-10-21T11:00:00Z"/>
                <w:b/>
                <w:bCs/>
              </w:rPr>
            </w:pPr>
            <w:del w:id="2324" w:author="Molly McEvilley [2]" w:date="2021-10-21T11:00:00Z">
              <w:r w:rsidRPr="00FE65B4" w:rsidDel="00AE5C6B">
                <w:delText>NULL</w:delText>
              </w:r>
            </w:del>
          </w:p>
        </w:tc>
        <w:tc>
          <w:tcPr>
            <w:tcW w:w="4169" w:type="dxa"/>
          </w:tcPr>
          <w:p w14:paraId="4F2BA2C9" w14:textId="51A0ACCA"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25" w:author="Molly McEvilley [2]" w:date="2021-10-21T11:00:00Z"/>
              </w:rPr>
            </w:pPr>
            <w:del w:id="2326" w:author="Molly McEvilley [2]" w:date="2021-10-21T11:00:00Z">
              <w:r w:rsidDel="00AE5C6B">
                <w:delText>tlsa_HHID.</w:delText>
              </w:r>
              <w:r w:rsidRPr="00845520" w:rsidDel="00AE5C6B">
                <w:rPr>
                  <w:b/>
                  <w:bCs/>
                </w:rPr>
                <w:delText>ProjectType</w:delText>
              </w:r>
              <w:r w:rsidDel="00AE5C6B">
                <w:delText xml:space="preserve"> = </w:delText>
              </w:r>
            </w:del>
            <w:del w:id="2327" w:author="Molly McEvilley [2]" w:date="2021-10-21T09:48:00Z">
              <w:r w:rsidDel="004B4591">
                <w:delText>1</w:delText>
              </w:r>
            </w:del>
          </w:p>
        </w:tc>
      </w:tr>
      <w:tr w:rsidR="007C7494" w:rsidRPr="00BF3C9C" w:rsidDel="00AE5C6B" w14:paraId="39D9627E" w14:textId="7DF2C9FB" w:rsidTr="00947F08">
        <w:trPr>
          <w:cnfStyle w:val="000000100000" w:firstRow="0" w:lastRow="0" w:firstColumn="0" w:lastColumn="0" w:oddVBand="0" w:evenVBand="0" w:oddHBand="1" w:evenHBand="0" w:firstRowFirstColumn="0" w:firstRowLastColumn="0" w:lastRowFirstColumn="0" w:lastRowLastColumn="0"/>
          <w:del w:id="2328"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19FD0202" w14:textId="0483D1E0" w:rsidR="007C7494" w:rsidDel="00AE5C6B" w:rsidRDefault="007C7494" w:rsidP="00947F08">
            <w:pPr>
              <w:pStyle w:val="NoSpacing"/>
              <w:rPr>
                <w:del w:id="2329" w:author="Molly McEvilley [2]" w:date="2021-10-21T11:00:00Z"/>
              </w:rPr>
            </w:pPr>
            <w:del w:id="2330" w:author="Molly McEvilley [2]" w:date="2021-10-21T11:00:00Z">
              <w:r w:rsidDel="00AE5C6B">
                <w:delText>16=ES/SH/TH unduplicated</w:delText>
              </w:r>
            </w:del>
          </w:p>
        </w:tc>
        <w:tc>
          <w:tcPr>
            <w:tcW w:w="2071" w:type="dxa"/>
          </w:tcPr>
          <w:p w14:paraId="1A42C8BE" w14:textId="22CF61AA"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31" w:author="Molly McEvilley [2]" w:date="2021-10-21T11:00:00Z"/>
                <w:b/>
                <w:bCs/>
              </w:rPr>
            </w:pPr>
            <w:del w:id="2332" w:author="Molly McEvilley [2]" w:date="2021-10-21T11:00:00Z">
              <w:r w:rsidRPr="00FE65B4" w:rsidDel="00AE5C6B">
                <w:delText>NULL</w:delText>
              </w:r>
            </w:del>
          </w:p>
        </w:tc>
        <w:tc>
          <w:tcPr>
            <w:tcW w:w="4169" w:type="dxa"/>
          </w:tcPr>
          <w:p w14:paraId="0F1BD57A" w14:textId="3E1D1D1D"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33" w:author="Molly McEvilley [2]" w:date="2021-10-21T11:00:00Z"/>
              </w:rPr>
            </w:pPr>
            <w:del w:id="2334" w:author="Molly McEvilley [2]" w:date="2021-10-21T11:00:00Z">
              <w:r w:rsidDel="00AE5C6B">
                <w:delText>tlsa_HHID.</w:delText>
              </w:r>
              <w:r w:rsidRPr="00845520" w:rsidDel="00AE5C6B">
                <w:rPr>
                  <w:b/>
                  <w:bCs/>
                </w:rPr>
                <w:delText>ProjectType</w:delText>
              </w:r>
              <w:r w:rsidDel="00AE5C6B">
                <w:delText xml:space="preserve"> in (1,8,2)</w:delText>
              </w:r>
            </w:del>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bednights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2335" w:author="Molly McEvilley"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2336" w:author="Molly McEvilley" w:date="2021-08-20T02:23:00Z">
              <w:r w:rsidRPr="00F016B9" w:rsidDel="0087162D">
                <w:delText>2</w:delText>
              </w:r>
            </w:del>
            <w:ins w:id="2337" w:author="Molly McEvilley"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4E0481F2" w:rsidR="00783723" w:rsidRPr="00AE734F" w:rsidRDefault="00D83EC4" w:rsidP="00072386">
            <w:pPr>
              <w:pStyle w:val="NoSpacing"/>
            </w:pPr>
            <w:proofErr w:type="spellStart"/>
            <w:ins w:id="2338" w:author="Molly McEvilley [2]" w:date="2021-10-21T11:01:00Z">
              <w:r>
                <w:rPr>
                  <w:b/>
                </w:rPr>
                <w:t>LSA</w:t>
              </w:r>
            </w:ins>
            <w:commentRangeStart w:id="2339"/>
            <w:r w:rsidR="00783723" w:rsidRPr="00291CD4">
              <w:rPr>
                <w:b/>
              </w:rPr>
              <w:t>ProjectType</w:t>
            </w:r>
            <w:proofErr w:type="spellEnd"/>
            <w:r w:rsidR="00783723">
              <w:t xml:space="preserve"> </w:t>
            </w:r>
            <w:ins w:id="2340" w:author="Molly McEvilley [2]" w:date="2021-10-14T11:47:00Z">
              <w:r w:rsidR="00DF4E65">
                <w:t>in (3,13)</w:t>
              </w:r>
            </w:ins>
            <w:del w:id="2341" w:author="Molly McEvilley [2]" w:date="2021-10-14T11:47:00Z">
              <w:r w:rsidR="00315CB5" w:rsidDel="00DF4E65">
                <w:delText>= 3</w:delText>
              </w:r>
            </w:del>
            <w:commentRangeEnd w:id="2339"/>
            <w:r w:rsidR="00C80F29">
              <w:rPr>
                <w:rStyle w:val="CommentReference"/>
                <w:rFonts w:eastAsiaTheme="minorHAnsi"/>
                <w:bCs w:val="0"/>
              </w:rPr>
              <w:commentReference w:id="2339"/>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rsidDel="00DF4E65" w14:paraId="576BFE05" w14:textId="6127C454" w:rsidTr="00072386">
        <w:trPr>
          <w:cnfStyle w:val="000000010000" w:firstRow="0" w:lastRow="0" w:firstColumn="0" w:lastColumn="0" w:oddVBand="0" w:evenVBand="0" w:oddHBand="0" w:evenHBand="1" w:firstRowFirstColumn="0" w:firstRowLastColumn="0" w:lastRowFirstColumn="0" w:lastRowLastColumn="0"/>
          <w:cantSplit/>
          <w:trHeight w:val="216"/>
          <w:del w:id="2342" w:author="Molly McEvilley [2]" w:date="2021-10-14T11:47: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297E2344" w:rsidR="00315CB5" w:rsidRPr="00291CD4" w:rsidDel="00DF4E65" w:rsidRDefault="00315CB5" w:rsidP="00315CB5">
            <w:pPr>
              <w:pStyle w:val="NoSpacing"/>
              <w:rPr>
                <w:del w:id="2343" w:author="Molly McEvilley [2]" w:date="2021-10-14T11:47:00Z"/>
                <w:b/>
              </w:rPr>
            </w:pPr>
            <w:del w:id="2344" w:author="Molly McEvilley [2]" w:date="2021-10-14T11:47:00Z">
              <w:r w:rsidRPr="00291CD4" w:rsidDel="00DF4E65">
                <w:rPr>
                  <w:b/>
                </w:rPr>
                <w:delText>ProjectType</w:delText>
              </w:r>
              <w:r w:rsidDel="00DF4E65">
                <w:delText xml:space="preserve"> </w:delText>
              </w:r>
              <w:r w:rsidR="006D16CD" w:rsidDel="00DF4E65">
                <w:delText>= 13</w:delText>
              </w:r>
            </w:del>
          </w:p>
        </w:tc>
        <w:tc>
          <w:tcPr>
            <w:tcW w:w="1800" w:type="dxa"/>
          </w:tcPr>
          <w:p w14:paraId="12DCF2B4" w14:textId="371D6332"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345" w:author="Molly McEvilley [2]" w:date="2021-10-14T11:47:00Z"/>
                <w:b/>
              </w:rPr>
            </w:pPr>
            <w:del w:id="2346" w:author="Molly McEvilley [2]" w:date="2021-10-14T11:47:00Z">
              <w:r w:rsidDel="00DF4E65">
                <w:rPr>
                  <w:b/>
                </w:rPr>
                <w:delText>&gt;=</w:delText>
              </w:r>
              <w:r w:rsidRPr="00291CD4" w:rsidDel="00DF4E65">
                <w:rPr>
                  <w:b/>
                </w:rPr>
                <w:delText>MoveInDate</w:delText>
              </w:r>
            </w:del>
          </w:p>
        </w:tc>
        <w:tc>
          <w:tcPr>
            <w:tcW w:w="4495" w:type="dxa"/>
          </w:tcPr>
          <w:p w14:paraId="1F62A348" w14:textId="3934B1B8"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347" w:author="Molly McEvilley [2]" w:date="2021-10-14T11:47:00Z"/>
              </w:rPr>
            </w:pPr>
            <w:del w:id="2348" w:author="Molly McEvilley [2]" w:date="2021-10-14T11:47:00Z">
              <w:r w:rsidDel="00DF4E65">
                <w:delText>&lt;= (</w:delText>
              </w:r>
              <w:r w:rsidRPr="00291CD4" w:rsidDel="00DF4E65">
                <w:rPr>
                  <w:b/>
                </w:rPr>
                <w:delText>ExitDate</w:delText>
              </w:r>
              <w:r w:rsidDel="00DF4E65">
                <w:delText xml:space="preserve"> – 1 day) or, </w:delText>
              </w:r>
            </w:del>
          </w:p>
          <w:p w14:paraId="5C6BB578" w14:textId="3D17DB23" w:rsidR="006D16CD" w:rsidRPr="006D16CD" w:rsidDel="00DF4E65" w:rsidRDefault="006D16CD" w:rsidP="00315CB5">
            <w:pPr>
              <w:pStyle w:val="NoSpacing"/>
              <w:cnfStyle w:val="000000010000" w:firstRow="0" w:lastRow="0" w:firstColumn="0" w:lastColumn="0" w:oddVBand="0" w:evenVBand="0" w:oddHBand="0" w:evenHBand="1" w:firstRowFirstColumn="0" w:firstRowLastColumn="0" w:lastRowFirstColumn="0" w:lastRowLastColumn="0"/>
              <w:rPr>
                <w:del w:id="2349" w:author="Molly McEvilley [2]" w:date="2021-10-14T11:47:00Z"/>
              </w:rPr>
            </w:pPr>
            <w:del w:id="2350" w:author="Molly McEvilley [2]" w:date="2021-10-14T11:47:00Z">
              <w:r w:rsidDel="00DF4E65">
                <w:delText xml:space="preserve">= </w:delText>
              </w:r>
              <w:r w:rsidRPr="0083187A" w:rsidDel="00DF4E65">
                <w:rPr>
                  <w:b/>
                  <w:bCs/>
                </w:rPr>
                <w:delText>MoveInDate</w:delText>
              </w:r>
              <w:r w:rsidDel="00DF4E65">
                <w:delText xml:space="preserve"> and = </w:delText>
              </w:r>
              <w:r w:rsidRPr="0083187A" w:rsidDel="00DF4E65">
                <w:rPr>
                  <w:b/>
                  <w:bCs/>
                </w:rPr>
                <w:delText>ExitDate</w:delText>
              </w:r>
              <w:r w:rsidDel="00DF4E65">
                <w:delText>; or</w:delText>
              </w:r>
            </w:del>
          </w:p>
          <w:p w14:paraId="4157913F" w14:textId="3FF97C71"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351" w:author="Molly McEvilley [2]" w:date="2021-10-14T11:47:00Z"/>
              </w:rPr>
            </w:pPr>
            <w:del w:id="2352" w:author="Molly McEvilley [2]" w:date="2021-10-14T11:47:00Z">
              <w:r w:rsidDel="00DF4E65">
                <w:delText xml:space="preserve">If </w:delText>
              </w:r>
              <w:r w:rsidRPr="00291CD4" w:rsidDel="00DF4E65">
                <w:rPr>
                  <w:b/>
                </w:rPr>
                <w:delText>ExitDate</w:delText>
              </w:r>
              <w:r w:rsidDel="00DF4E65">
                <w:delText xml:space="preserve"> is NULL, </w:delText>
              </w:r>
              <w:r w:rsidRPr="001E1821" w:rsidDel="00DF4E65">
                <w:rPr>
                  <w:u w:val="single"/>
                </w:rPr>
                <w:delText>ReportEnd</w:delText>
              </w:r>
            </w:del>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44980127" w:rsidR="00783723" w:rsidRPr="00291CD4" w:rsidRDefault="00D83EC4" w:rsidP="00072386">
            <w:pPr>
              <w:pStyle w:val="NoSpacing"/>
              <w:rPr>
                <w:bCs w:val="0"/>
              </w:rPr>
            </w:pPr>
            <w:proofErr w:type="spellStart"/>
            <w:ins w:id="2353" w:author="Molly McEvilley [2]" w:date="2021-10-21T11:01:00Z">
              <w:r>
                <w:rPr>
                  <w:b/>
                </w:rPr>
                <w:t>LSA</w:t>
              </w:r>
              <w:r w:rsidRPr="00291CD4">
                <w:rPr>
                  <w:b/>
                </w:rPr>
                <w:t>ProjectType</w:t>
              </w:r>
              <w:proofErr w:type="spellEnd"/>
              <w:r>
                <w:t xml:space="preserve"> </w:t>
              </w:r>
            </w:ins>
            <w:del w:id="2354" w:author="Molly McEvilley [2]" w:date="2021-10-21T11:01:00Z">
              <w:r w:rsidR="00783723" w:rsidRPr="00291CD4" w:rsidDel="00D83EC4">
                <w:rPr>
                  <w:b/>
                </w:rPr>
                <w:delText>ProjectType</w:delText>
              </w:r>
              <w:r w:rsidR="00783723" w:rsidDel="00D83EC4">
                <w:delText xml:space="preserve"> </w:delText>
              </w:r>
            </w:del>
            <w:r w:rsidR="00783723">
              <w:t>in (</w:t>
            </w:r>
            <w:ins w:id="2355" w:author="Molly McEvilley [2]" w:date="2021-10-21T11:01:00Z">
              <w:r>
                <w:t>0,</w:t>
              </w:r>
            </w:ins>
            <w:r w:rsidR="00783723">
              <w:t>2,</w:t>
            </w:r>
            <w:del w:id="2356" w:author="Molly McEvilley [2]" w:date="2021-10-21T11:09:00Z">
              <w:r w:rsidR="00783723" w:rsidDel="00AD6139">
                <w:delText>3,</w:delText>
              </w:r>
            </w:del>
            <w:r w:rsidR="00783723">
              <w:t xml:space="preserve">8) </w:t>
            </w:r>
            <w:del w:id="2357" w:author="Molly McEvilley [2]" w:date="2021-10-21T11:01:00Z">
              <w:r w:rsidR="00783723" w:rsidDel="00D83EC4">
                <w:delText xml:space="preserve">or </w:delText>
              </w:r>
              <w:r w:rsidR="00783723" w:rsidDel="00D83EC4">
                <w:rPr>
                  <w:b/>
                </w:rPr>
                <w:delText xml:space="preserve">ProjectType </w:delText>
              </w:r>
              <w:r w:rsidR="00783723" w:rsidRPr="00E36C4B" w:rsidDel="00D83EC4">
                <w:delText>= 1 and</w:delText>
              </w:r>
              <w:r w:rsidR="00783723" w:rsidDel="00D83EC4">
                <w:rPr>
                  <w:b/>
                </w:rPr>
                <w:delText xml:space="preserve"> </w:delText>
              </w:r>
              <w:r w:rsidR="00783723" w:rsidRPr="00291CD4" w:rsidDel="00D83EC4">
                <w:rPr>
                  <w:b/>
                </w:rPr>
                <w:delText>TrackingMethod</w:delText>
              </w:r>
              <w:r w:rsidR="00783723" w:rsidDel="00D83EC4">
                <w:delText xml:space="preserve"> = 0</w:delText>
              </w:r>
            </w:del>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E006D15" w:rsidR="00783723" w:rsidRPr="00291CD4" w:rsidRDefault="00D83EC4" w:rsidP="00072386">
            <w:pPr>
              <w:pStyle w:val="NoSpacing"/>
            </w:pPr>
            <w:proofErr w:type="spellStart"/>
            <w:ins w:id="2358" w:author="Molly McEvilley [2]" w:date="2021-10-21T11:01:00Z">
              <w:r>
                <w:rPr>
                  <w:b/>
                </w:rPr>
                <w:t>LSA</w:t>
              </w:r>
              <w:r w:rsidRPr="00291CD4">
                <w:rPr>
                  <w:b/>
                </w:rPr>
                <w:t>ProjectType</w:t>
              </w:r>
              <w:proofErr w:type="spellEnd"/>
              <w:r>
                <w:t xml:space="preserve"> </w:t>
              </w:r>
            </w:ins>
            <w:del w:id="2359" w:author="Molly McEvilley [2]" w:date="2021-10-21T11:01:00Z">
              <w:r w:rsidR="00783723" w:rsidDel="00D83EC4">
                <w:rPr>
                  <w:b/>
                </w:rPr>
                <w:delText xml:space="preserve">ProjectType </w:delText>
              </w:r>
            </w:del>
            <w:r w:rsidR="00783723" w:rsidRPr="00E36C4B">
              <w:t xml:space="preserve">= </w:t>
            </w:r>
            <w:del w:id="2360" w:author="Molly McEvilley [2]" w:date="2021-10-21T11:01:00Z">
              <w:r w:rsidR="00783723" w:rsidRPr="00E36C4B" w:rsidDel="00D83EC4">
                <w:delText>1 and</w:delText>
              </w:r>
              <w:r w:rsidR="00783723" w:rsidDel="00D83EC4">
                <w:rPr>
                  <w:b/>
                </w:rPr>
                <w:delText xml:space="preserve"> </w:delText>
              </w:r>
              <w:r w:rsidR="00783723" w:rsidRPr="00291CD4" w:rsidDel="00D83EC4">
                <w:rPr>
                  <w:b/>
                </w:rPr>
                <w:delText>TrackingMethod</w:delText>
              </w:r>
              <w:r w:rsidR="00783723" w:rsidDel="00D83EC4">
                <w:delText xml:space="preserve"> = 3</w:delText>
              </w:r>
            </w:del>
            <w:ins w:id="2361" w:author="Molly McEvilley [2]" w:date="2021-10-21T11:01:00Z">
              <w:r>
                <w:t>1</w:t>
              </w:r>
            </w:ins>
          </w:p>
        </w:tc>
        <w:tc>
          <w:tcPr>
            <w:tcW w:w="6295" w:type="dxa"/>
            <w:gridSpan w:val="2"/>
          </w:tcPr>
          <w:p w14:paraId="7C5EFD83" w14:textId="77777777" w:rsidR="00126EAD" w:rsidRDefault="00783723" w:rsidP="00072386">
            <w:pPr>
              <w:pStyle w:val="NoSpacing"/>
              <w:cnfStyle w:val="000000010000" w:firstRow="0" w:lastRow="0" w:firstColumn="0" w:lastColumn="0" w:oddVBand="0" w:evenVBand="0" w:oddHBand="0" w:evenHBand="1" w:firstRowFirstColumn="0" w:firstRowLastColumn="0" w:lastRowFirstColumn="0" w:lastRowLastColumn="0"/>
              <w:rPr>
                <w:ins w:id="2362" w:author="Molly McEvilley [2]" w:date="2021-10-21T11:26:00Z"/>
              </w:rPr>
            </w:pPr>
            <w:r>
              <w:rPr>
                <w:i/>
              </w:rPr>
              <w:t>=</w:t>
            </w:r>
            <w:r w:rsidR="003C4035" w:rsidRPr="003C4035">
              <w:rPr>
                <w:i/>
              </w:rPr>
              <w:t>BedNightDate</w:t>
            </w:r>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ins w:id="2363" w:author="Molly McEvilley [2]" w:date="2021-10-21T11:22:00Z">
              <w:r w:rsidR="003B0291">
                <w:t xml:space="preserve"> </w:t>
              </w:r>
            </w:ins>
          </w:p>
          <w:p w14:paraId="0C55DA8C" w14:textId="7E630708" w:rsidR="00F668C4"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364" w:author="Molly McEvilley [2]" w:date="2021-10-21T11:27:00Z"/>
                <w:u w:val="single"/>
              </w:rPr>
            </w:pPr>
            <w:ins w:id="2365" w:author="Molly McEvilley [2]" w:date="2021-10-21T11:28:00Z">
              <w:r>
                <w:t>B</w:t>
              </w:r>
            </w:ins>
            <w:commentRangeStart w:id="2366"/>
            <w:ins w:id="2367" w:author="Molly McEvilley [2]" w:date="2021-10-21T11:22:00Z">
              <w:r w:rsidR="003B0291">
                <w:t xml:space="preserve">etween </w:t>
              </w:r>
              <w:r w:rsidR="003B0291" w:rsidRPr="00293283">
                <w:rPr>
                  <w:u w:val="single"/>
                </w:rPr>
                <w:t>ReportStart</w:t>
              </w:r>
              <w:r w:rsidR="003B0291">
                <w:t xml:space="preserve"> and </w:t>
              </w:r>
              <w:r w:rsidR="003B0291" w:rsidRPr="00293283">
                <w:rPr>
                  <w:u w:val="single"/>
                </w:rPr>
                <w:t>ReportEnd</w:t>
              </w:r>
            </w:ins>
            <w:commentRangeEnd w:id="2366"/>
          </w:p>
          <w:p w14:paraId="5330919E" w14:textId="77777777" w:rsidR="00F668C4" w:rsidRPr="00293283"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368" w:author="Molly McEvilley [2]" w:date="2021-10-21T11:27:00Z"/>
              </w:rPr>
            </w:pPr>
            <w:ins w:id="2369" w:author="Molly McEvilley [2]" w:date="2021-10-21T11:27:00Z">
              <w:r w:rsidRPr="00293283">
                <w:t xml:space="preserve">And &gt;= </w:t>
              </w:r>
              <w:r w:rsidRPr="00293283">
                <w:rPr>
                  <w:b/>
                  <w:bCs/>
                </w:rPr>
                <w:t>EntryDate</w:t>
              </w:r>
              <w:r w:rsidRPr="00293283">
                <w:t xml:space="preserve"> </w:t>
              </w:r>
            </w:ins>
          </w:p>
          <w:p w14:paraId="4318320E" w14:textId="776C9788" w:rsidR="00AA4675" w:rsidRPr="00291CD4" w:rsidRDefault="00F668C4" w:rsidP="00FD7FDA">
            <w:pPr>
              <w:pStyle w:val="NoSpacing"/>
              <w:cnfStyle w:val="000000010000" w:firstRow="0" w:lastRow="0" w:firstColumn="0" w:lastColumn="0" w:oddVBand="0" w:evenVBand="0" w:oddHBand="0" w:evenHBand="1" w:firstRowFirstColumn="0" w:firstRowLastColumn="0" w:lastRowFirstColumn="0" w:lastRowLastColumn="0"/>
              <w:rPr>
                <w:i/>
              </w:rPr>
            </w:pPr>
            <w:ins w:id="2370" w:author="Molly McEvilley [2]" w:date="2021-10-21T11:27:00Z">
              <w:r w:rsidRPr="00293283">
                <w:t xml:space="preserve">And &lt; </w:t>
              </w:r>
              <w:r w:rsidRPr="00293283">
                <w:rPr>
                  <w:b/>
                  <w:bCs/>
                </w:rPr>
                <w:t>ExitDate</w:t>
              </w:r>
              <w:r w:rsidRPr="00293283">
                <w:t xml:space="preserve"> (if ExitDate is not </w:t>
              </w:r>
            </w:ins>
            <w:ins w:id="2371" w:author="Molly McEvilley [2]" w:date="2021-10-21T11:28:00Z">
              <w:r w:rsidRPr="00293283">
                <w:t>NULL)</w:t>
              </w:r>
            </w:ins>
            <w:ins w:id="2372" w:author="Molly McEvilley [2]" w:date="2021-10-21T11:23:00Z">
              <w:r w:rsidR="003B0291" w:rsidRPr="00F668C4">
                <w:rPr>
                  <w:rStyle w:val="CommentReference"/>
                  <w:rFonts w:eastAsiaTheme="minorHAnsi"/>
                </w:rPr>
                <w:commentReference w:id="2366"/>
              </w:r>
            </w:ins>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2373" w:name="_Toc31198840"/>
      <w:bookmarkStart w:id="2374" w:name="_Toc37849827"/>
      <w:bookmarkEnd w:id="2373"/>
    </w:p>
    <w:p w14:paraId="3E3DE72A" w14:textId="46CACE15" w:rsidR="00E86581" w:rsidRDefault="00E86581" w:rsidP="00D95273">
      <w:pPr>
        <w:pStyle w:val="Heading1"/>
      </w:pPr>
      <w:bookmarkStart w:id="2375" w:name="_Toc79154011"/>
      <w:r>
        <w:lastRenderedPageBreak/>
        <w:t>HMIS Business Logic:  LSACalculated Data Quality Counts</w:t>
      </w:r>
      <w:bookmarkEnd w:id="2375"/>
    </w:p>
    <w:p w14:paraId="39ADE38B" w14:textId="000657C4" w:rsidR="008554E6" w:rsidRDefault="008554E6" w:rsidP="008554E6">
      <w:pPr>
        <w:pStyle w:val="Heading2"/>
      </w:pPr>
      <w:bookmarkStart w:id="2376" w:name="_Toc79154012"/>
      <w:r>
        <w:t>Report Rows for LSACalculated Data Quality Counts</w:t>
      </w:r>
      <w:bookmarkEnd w:id="2376"/>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count of enrollments without a valid EnrollmentCoC</w:t>
            </w:r>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2377" w:name="_Toc79154013"/>
      <w:r>
        <w:t>Enrollments Active After Project Operating End Date</w:t>
      </w:r>
      <w:r w:rsidR="00DA0B37">
        <w:t xml:space="preserve"> by Project</w:t>
      </w:r>
      <w:bookmarkEnd w:id="2374"/>
      <w:bookmarkEnd w:id="2377"/>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45"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">
                <v:shape id="AutoShape 137" o:spid="_x0000_s1546"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47"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48"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49"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50"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51"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52"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53"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54"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55"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r>
              <w:rPr>
                <w:b/>
                <w:bCs/>
              </w:rPr>
              <w:t>hmis</w:t>
            </w:r>
            <w:r w:rsidR="00A51A8B" w:rsidRPr="005F4836">
              <w:rPr>
                <w:b/>
                <w:bCs/>
              </w:rPr>
              <w:t>_</w:t>
            </w:r>
            <w:r>
              <w:rPr>
                <w:b/>
                <w:bCs/>
              </w:rPr>
              <w:t>Project</w:t>
            </w:r>
          </w:p>
        </w:tc>
      </w:tr>
      <w:tr w:rsidR="00293D98" w:rsidRPr="005F4836" w14:paraId="1943A1D3" w14:textId="77777777" w:rsidTr="00091978">
        <w:trPr>
          <w:trHeight w:val="216"/>
          <w:ins w:id="2378" w:author="Molly McEvilley [2]" w:date="2021-10-27T12:13:00Z"/>
        </w:trPr>
        <w:tc>
          <w:tcPr>
            <w:tcW w:w="9355" w:type="dxa"/>
            <w:shd w:val="clear" w:color="auto" w:fill="auto"/>
          </w:tcPr>
          <w:p w14:paraId="41FCC5F8" w14:textId="77777777" w:rsidR="00293D98" w:rsidRPr="00091978" w:rsidRDefault="00293D98" w:rsidP="00091978">
            <w:pPr>
              <w:pStyle w:val="NoSpacing"/>
              <w:rPr>
                <w:ins w:id="2379" w:author="Molly McEvilley [2]" w:date="2021-10-27T12:13:00Z"/>
              </w:rPr>
            </w:pPr>
            <w:ins w:id="2380" w:author="Molly McEvilley [2]" w:date="2021-10-27T12:13:00Z">
              <w:r w:rsidRPr="00091978">
                <w:t>ProjectID</w:t>
              </w:r>
            </w:ins>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rsidDel="00E4732C" w14:paraId="6752B438" w14:textId="171E785F" w:rsidTr="00947F08">
        <w:trPr>
          <w:trHeight w:val="216"/>
          <w:del w:id="2381" w:author="Molly McEvilley [2]" w:date="2021-10-27T12:34:00Z"/>
        </w:trPr>
        <w:tc>
          <w:tcPr>
            <w:tcW w:w="9355" w:type="dxa"/>
          </w:tcPr>
          <w:p w14:paraId="37D7A7F2" w14:textId="2F597D08" w:rsidR="005375BD" w:rsidDel="00E4732C" w:rsidRDefault="005375BD" w:rsidP="00947F08">
            <w:pPr>
              <w:pStyle w:val="NoSpacing"/>
              <w:rPr>
                <w:del w:id="2382" w:author="Molly McEvilley [2]" w:date="2021-10-27T12:34:00Z"/>
              </w:rPr>
            </w:pPr>
            <w:del w:id="2383" w:author="Molly McEvilley [2]" w:date="2021-10-27T12:34:00Z">
              <w:r w:rsidDel="00E4732C">
                <w:delText>ContinuumProject</w:delText>
              </w:r>
            </w:del>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r w:rsidRPr="00B934DC">
              <w:rPr>
                <w:b/>
                <w:bCs/>
              </w:rPr>
              <w:t>hmis_Exit</w:t>
            </w:r>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r>
              <w:rPr>
                <w:b/>
                <w:bCs/>
              </w:rPr>
              <w:t>tlsa</w:t>
            </w:r>
            <w:r w:rsidR="00A51A8B" w:rsidRPr="00845520">
              <w:rPr>
                <w:b/>
                <w:bCs/>
              </w:rPr>
              <w:t>_</w:t>
            </w:r>
            <w:r w:rsidR="005375BD">
              <w:rPr>
                <w:b/>
                <w:bCs/>
              </w:rPr>
              <w:t>Enrollment</w:t>
            </w:r>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r>
              <w:t>ProjectID</w:t>
            </w:r>
          </w:p>
        </w:tc>
      </w:tr>
      <w:tr w:rsidR="00E34459" w:rsidRPr="005F4836" w14:paraId="308B2915" w14:textId="77777777" w:rsidTr="00947F08">
        <w:trPr>
          <w:trHeight w:val="216"/>
          <w:ins w:id="2384" w:author="Molly McEvilley [2]" w:date="2021-10-27T12:37:00Z"/>
        </w:trPr>
        <w:tc>
          <w:tcPr>
            <w:tcW w:w="9355" w:type="dxa"/>
          </w:tcPr>
          <w:p w14:paraId="317A0128" w14:textId="1CBAAF61" w:rsidR="00E34459" w:rsidRDefault="00E34459" w:rsidP="00947F08">
            <w:pPr>
              <w:pStyle w:val="NoSpacing"/>
              <w:rPr>
                <w:ins w:id="2385" w:author="Molly McEvilley [2]" w:date="2021-10-27T12:37:00Z"/>
              </w:rPr>
            </w:pPr>
            <w:ins w:id="2386" w:author="Molly McEvilley [2]" w:date="2021-10-27T12:37:00Z">
              <w:r>
                <w:t>EnrollmentID</w:t>
              </w:r>
            </w:ins>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r w:rsidRPr="00845520">
              <w:rPr>
                <w:b/>
                <w:bCs/>
              </w:rPr>
              <w:t>HHType</w:t>
            </w:r>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r w:rsidRPr="003A0FA0">
              <w:t>ReportID</w:t>
            </w:r>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lastRenderedPageBreak/>
        <w:t>Logic</w:t>
      </w:r>
    </w:p>
    <w:p w14:paraId="1A7B9D86" w14:textId="60F74BAE" w:rsidR="00A51A8B" w:rsidRDefault="00A51A8B" w:rsidP="00A51A8B">
      <w:r>
        <w:t xml:space="preserve">See above table for </w:t>
      </w:r>
      <w:r w:rsidRPr="00A51A8B">
        <w:rPr>
          <w:b/>
          <w:bCs/>
        </w:rPr>
        <w:t>Cohort</w:t>
      </w:r>
      <w:r>
        <w:t xml:space="preserve">, </w:t>
      </w:r>
      <w:ins w:id="2387" w:author="Molly McEvilley [2]" w:date="2021-10-27T12:33:00Z">
        <w:r w:rsidR="00974D43" w:rsidRPr="00974D43">
          <w:rPr>
            <w:b/>
            <w:bCs/>
            <w:rPrChange w:id="2388" w:author="Molly McEvilley [2]" w:date="2021-10-27T12:33:00Z">
              <w:rPr/>
            </w:rPrChange>
          </w:rPr>
          <w:t>Universe</w:t>
        </w:r>
        <w:r w:rsidR="00974D43">
          <w:t xml:space="preserve">, </w:t>
        </w:r>
      </w:ins>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72A3241" w:rsidR="00DE2AC2" w:rsidRDefault="00DE2AC2" w:rsidP="00DE2AC2">
      <w:pPr>
        <w:rPr>
          <w:ins w:id="2389" w:author="Molly McEvilley [2]" w:date="2021-10-27T12:43:00Z"/>
        </w:rPr>
      </w:pPr>
      <w:r>
        <w:rPr>
          <w:b/>
          <w:bCs/>
        </w:rPr>
        <w:t>Value</w:t>
      </w:r>
      <w:r>
        <w:t xml:space="preserve"> = a count of distinct </w:t>
      </w:r>
      <w:proofErr w:type="spellStart"/>
      <w:r w:rsidRPr="000E5378">
        <w:rPr>
          <w:b/>
          <w:bCs/>
          <w:rPrChange w:id="2390" w:author="Molly McEvilley [2]" w:date="2021-10-27T12:36:00Z">
            <w:rPr>
              <w:i/>
              <w:iCs/>
            </w:rPr>
          </w:rPrChange>
        </w:rPr>
        <w:t>EnrollmentID</w:t>
      </w:r>
      <w:r>
        <w:t>s</w:t>
      </w:r>
      <w:proofErr w:type="spellEnd"/>
      <w:r>
        <w:t xml:space="preserve"> in </w:t>
      </w:r>
      <w:del w:id="2391" w:author="Molly McEvilley [2]" w:date="2021-10-27T12:36:00Z">
        <w:r w:rsidDel="000E5378">
          <w:delText>hmis</w:delText>
        </w:r>
      </w:del>
      <w:ins w:id="2392" w:author="Molly McEvilley [2]" w:date="2021-10-27T12:36:00Z">
        <w:r w:rsidR="000E5378">
          <w:t>tlsa</w:t>
        </w:r>
      </w:ins>
      <w:r>
        <w:t>_Enrollment where:</w:t>
      </w:r>
    </w:p>
    <w:p w14:paraId="35C1E308" w14:textId="77777777" w:rsidR="00CD30B3" w:rsidRDefault="00CD30B3">
      <w:pPr>
        <w:pStyle w:val="ListParagraph"/>
        <w:numPr>
          <w:ilvl w:val="0"/>
          <w:numId w:val="39"/>
        </w:numPr>
        <w:rPr>
          <w:moveTo w:id="2393" w:author="Molly McEvilley [2]" w:date="2021-10-27T12:43:00Z"/>
          <w:rFonts w:ascii="Calibri" w:hAnsi="Calibri" w:cs="Calibri"/>
          <w:u w:val="single"/>
        </w:rPr>
        <w:pPrChange w:id="2394" w:author="Molly McEvilley [2]" w:date="2021-10-27T12:43:00Z">
          <w:pPr>
            <w:pStyle w:val="ListParagraph"/>
            <w:numPr>
              <w:ilvl w:val="1"/>
              <w:numId w:val="39"/>
            </w:numPr>
            <w:ind w:left="1440"/>
          </w:pPr>
        </w:pPrChange>
      </w:pPr>
      <w:moveToRangeStart w:id="2395" w:author="Molly McEvilley [2]" w:date="2021-10-27T12:43:00Z" w:name="move86231015"/>
      <w:proofErr w:type="spellStart"/>
      <w:moveTo w:id="2396" w:author="Molly McEvilley [2]" w:date="2021-10-27T12:43:00Z">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58); or </w:t>
        </w:r>
      </w:moveTo>
    </w:p>
    <w:p w14:paraId="6A2F823F" w14:textId="4ABBACE8" w:rsidR="00CD30B3" w:rsidRDefault="00CD30B3">
      <w:pPr>
        <w:pStyle w:val="ListParagraph"/>
        <w:numPr>
          <w:ilvl w:val="0"/>
          <w:numId w:val="39"/>
        </w:numPr>
        <w:rPr>
          <w:moveTo w:id="2397" w:author="Molly McEvilley [2]" w:date="2021-10-27T12:43:00Z"/>
          <w:rFonts w:ascii="Calibri" w:hAnsi="Calibri" w:cs="Calibri"/>
          <w:u w:val="single"/>
        </w:rPr>
        <w:pPrChange w:id="2398" w:author="Molly McEvilley [2]" w:date="2021-10-27T12:43:00Z">
          <w:pPr>
            <w:pStyle w:val="ListParagraph"/>
            <w:numPr>
              <w:ilvl w:val="1"/>
              <w:numId w:val="39"/>
            </w:numPr>
            <w:ind w:left="1440"/>
          </w:pPr>
        </w:pPrChange>
      </w:pPr>
      <w:proofErr w:type="spellStart"/>
      <w:moveTo w:id="2399" w:author="Molly McEvilley [2]" w:date="2021-10-27T12:43:00Z">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roofErr w:type="gramStart"/>
        <w:r>
          <w:rPr>
            <w:rFonts w:ascii="Calibri" w:hAnsi="Calibri" w:cs="Calibri"/>
          </w:rPr>
          <w:t>)</w:t>
        </w:r>
      </w:moveTo>
      <w:ins w:id="2400" w:author="Molly McEvilley [2]" w:date="2021-10-27T12:46:00Z">
        <w:r w:rsidR="00A53022">
          <w:rPr>
            <w:rFonts w:ascii="Calibri" w:hAnsi="Calibri" w:cs="Calibri"/>
          </w:rPr>
          <w:t>;</w:t>
        </w:r>
      </w:ins>
      <w:proofErr w:type="gramEnd"/>
    </w:p>
    <w:moveToRangeEnd w:id="2395"/>
    <w:p w14:paraId="08D6DBFB" w14:textId="2C03BA5D" w:rsidR="00CD30B3" w:rsidRDefault="00704F41" w:rsidP="00DE2AC2">
      <w:ins w:id="2401" w:author="Molly McEvilley [2]" w:date="2021-10-27T12:43:00Z">
        <w:r>
          <w:t>AND:</w:t>
        </w:r>
      </w:ins>
    </w:p>
    <w:p w14:paraId="65B1ABA3" w14:textId="2D5A5F49" w:rsidR="00DE2AC2" w:rsidRDefault="00293D98" w:rsidP="0030608E">
      <w:pPr>
        <w:pStyle w:val="ListParagraph"/>
        <w:numPr>
          <w:ilvl w:val="0"/>
          <w:numId w:val="39"/>
        </w:numPr>
        <w:rPr>
          <w:rFonts w:ascii="Calibri" w:hAnsi="Calibri" w:cs="Calibri"/>
        </w:rPr>
      </w:pPr>
      <w:proofErr w:type="spellStart"/>
      <w:ins w:id="2402" w:author="Molly McEvilley [2]" w:date="2021-10-27T12:13:00Z">
        <w:r>
          <w:rPr>
            <w:rFonts w:ascii="Calibri" w:hAnsi="Calibri" w:cs="Calibri"/>
          </w:rPr>
          <w:t>hmis_</w:t>
        </w:r>
      </w:ins>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DE2AC2">
        <w:rPr>
          <w:rFonts w:ascii="Calibri" w:hAnsi="Calibri" w:cs="Calibri"/>
          <w:u w:val="single"/>
        </w:rPr>
        <w:t>CohortStart</w:t>
      </w:r>
      <w:proofErr w:type="spellEnd"/>
      <w:r w:rsidR="00DE2AC2">
        <w:rPr>
          <w:rFonts w:ascii="Calibri" w:hAnsi="Calibri" w:cs="Calibri"/>
        </w:rPr>
        <w:t xml:space="preserve"> and </w:t>
      </w:r>
      <w:proofErr w:type="spellStart"/>
      <w:r w:rsidR="00DE2AC2">
        <w:rPr>
          <w:rFonts w:ascii="Calibri" w:hAnsi="Calibri" w:cs="Calibri"/>
          <w:u w:val="single"/>
        </w:rPr>
        <w:t>CohortEnd</w:t>
      </w:r>
      <w:proofErr w:type="spellEnd"/>
    </w:p>
    <w:p w14:paraId="6C127C28" w14:textId="557DB435" w:rsidR="00DE2AC2" w:rsidDel="00131155" w:rsidRDefault="00DE2AC2" w:rsidP="0030608E">
      <w:pPr>
        <w:pStyle w:val="ListParagraph"/>
        <w:numPr>
          <w:ilvl w:val="0"/>
          <w:numId w:val="39"/>
        </w:numPr>
        <w:rPr>
          <w:del w:id="2403" w:author="Molly McEvilley [2]" w:date="2021-10-27T12:36:00Z"/>
          <w:rFonts w:ascii="Calibri" w:hAnsi="Calibri" w:cs="Calibri"/>
        </w:rPr>
      </w:pPr>
      <w:del w:id="2404" w:author="Molly McEvilley [2]" w:date="2021-10-27T12:36:00Z">
        <w:r w:rsidDel="00131155">
          <w:rPr>
            <w:rFonts w:ascii="Calibri" w:hAnsi="Calibri" w:cs="Calibri"/>
          </w:rPr>
          <w:delText>Project.</w:delText>
        </w:r>
        <w:r w:rsidDel="00131155">
          <w:rPr>
            <w:rFonts w:ascii="Calibri" w:hAnsi="Calibri" w:cs="Calibri"/>
            <w:i/>
            <w:iCs/>
          </w:rPr>
          <w:delText>ProjectType</w:delText>
        </w:r>
        <w:r w:rsidDel="00131155">
          <w:rPr>
            <w:rFonts w:ascii="Calibri" w:hAnsi="Calibri" w:cs="Calibri"/>
          </w:rPr>
          <w:delText xml:space="preserve"> in (1,2,3,8,13)</w:delText>
        </w:r>
      </w:del>
    </w:p>
    <w:p w14:paraId="1C31F29C" w14:textId="32C4724F" w:rsidR="00DE2AC2" w:rsidDel="00131155" w:rsidRDefault="00DE2AC2" w:rsidP="0030608E">
      <w:pPr>
        <w:pStyle w:val="ListParagraph"/>
        <w:numPr>
          <w:ilvl w:val="0"/>
          <w:numId w:val="39"/>
        </w:numPr>
        <w:rPr>
          <w:del w:id="2405" w:author="Molly McEvilley [2]" w:date="2021-10-27T12:36:00Z"/>
          <w:rFonts w:ascii="Calibri" w:hAnsi="Calibri" w:cs="Calibri"/>
        </w:rPr>
      </w:pPr>
      <w:del w:id="2406" w:author="Molly McEvilley [2]" w:date="2021-10-27T12:36:00Z">
        <w:r w:rsidDel="00131155">
          <w:rPr>
            <w:rFonts w:ascii="Calibri" w:hAnsi="Calibri" w:cs="Calibri"/>
          </w:rPr>
          <w:delText>Project.</w:delText>
        </w:r>
        <w:r w:rsidDel="00131155">
          <w:rPr>
            <w:rFonts w:ascii="Calibri" w:hAnsi="Calibri" w:cs="Calibri"/>
            <w:i/>
            <w:iCs/>
          </w:rPr>
          <w:delText>ContinuumProject</w:delText>
        </w:r>
        <w:r w:rsidDel="00131155">
          <w:rPr>
            <w:rFonts w:ascii="Calibri" w:hAnsi="Calibri" w:cs="Calibri"/>
          </w:rPr>
          <w:delText xml:space="preserve"> = 1 </w:delText>
        </w:r>
      </w:del>
    </w:p>
    <w:p w14:paraId="433509B0" w14:textId="67FD2604" w:rsidR="00DE2AC2" w:rsidDel="00CD30B3" w:rsidRDefault="00DE2AC2" w:rsidP="0030608E">
      <w:pPr>
        <w:pStyle w:val="ListParagraph"/>
        <w:numPr>
          <w:ilvl w:val="1"/>
          <w:numId w:val="39"/>
        </w:numPr>
        <w:rPr>
          <w:moveFrom w:id="2407" w:author="Molly McEvilley [2]" w:date="2021-10-27T12:43:00Z"/>
          <w:rFonts w:ascii="Calibri" w:hAnsi="Calibri" w:cs="Calibri"/>
          <w:u w:val="single"/>
        </w:rPr>
      </w:pPr>
      <w:moveFromRangeStart w:id="2408" w:author="Molly McEvilley [2]" w:date="2021-10-27T12:43:00Z" w:name="move86231015"/>
      <w:moveFrom w:id="2409" w:author="Molly McEvilley [2]" w:date="2021-10-27T12:43:00Z">
        <w:r w:rsidDel="00CD30B3">
          <w:rPr>
            <w:rFonts w:ascii="Calibri" w:hAnsi="Calibri" w:cs="Calibri"/>
          </w:rPr>
          <w:t>Exit.</w:t>
        </w:r>
        <w:r w:rsidDel="00CD30B3">
          <w:rPr>
            <w:rFonts w:ascii="Calibri" w:hAnsi="Calibri" w:cs="Calibri"/>
            <w:i/>
            <w:iCs/>
          </w:rPr>
          <w:t>ExitDate</w:t>
        </w:r>
        <w:r w:rsidDel="00CD30B3">
          <w:rPr>
            <w:rFonts w:ascii="Calibri" w:hAnsi="Calibri" w:cs="Calibri"/>
          </w:rPr>
          <w:t xml:space="preserve"> is </w:t>
        </w:r>
        <w:r w:rsidR="00143E83" w:rsidDel="00CD30B3">
          <w:rPr>
            <w:rFonts w:ascii="Calibri" w:hAnsi="Calibri" w:cs="Calibri"/>
          </w:rPr>
          <w:t>NULL</w:t>
        </w:r>
        <w:r w:rsidDel="00CD30B3">
          <w:rPr>
            <w:rFonts w:ascii="Calibri" w:hAnsi="Calibri" w:cs="Calibri"/>
          </w:rPr>
          <w:t xml:space="preserve"> (</w:t>
        </w:r>
        <w:r w:rsidDel="00CD30B3">
          <w:rPr>
            <w:rFonts w:ascii="Calibri" w:hAnsi="Calibri" w:cs="Calibri"/>
            <w:b/>
            <w:bCs/>
          </w:rPr>
          <w:t>ReportRow</w:t>
        </w:r>
        <w:r w:rsidDel="00CD30B3">
          <w:rPr>
            <w:rFonts w:ascii="Calibri" w:hAnsi="Calibri" w:cs="Calibri"/>
          </w:rPr>
          <w:t xml:space="preserve"> 58); or </w:t>
        </w:r>
      </w:moveFrom>
    </w:p>
    <w:p w14:paraId="64C1758F" w14:textId="096DDFAA" w:rsidR="00DE2AC2" w:rsidDel="00CD30B3" w:rsidRDefault="00DE2AC2" w:rsidP="0030608E">
      <w:pPr>
        <w:pStyle w:val="ListParagraph"/>
        <w:numPr>
          <w:ilvl w:val="1"/>
          <w:numId w:val="39"/>
        </w:numPr>
        <w:rPr>
          <w:moveFrom w:id="2410" w:author="Molly McEvilley [2]" w:date="2021-10-27T12:43:00Z"/>
          <w:rFonts w:ascii="Calibri" w:hAnsi="Calibri" w:cs="Calibri"/>
          <w:u w:val="single"/>
        </w:rPr>
      </w:pPr>
      <w:moveFrom w:id="2411" w:author="Molly McEvilley [2]" w:date="2021-10-27T12:43:00Z">
        <w:r w:rsidDel="00CD30B3">
          <w:rPr>
            <w:rFonts w:ascii="Calibri" w:hAnsi="Calibri" w:cs="Calibri"/>
          </w:rPr>
          <w:t>Exit.</w:t>
        </w:r>
        <w:r w:rsidRPr="00A51A8B" w:rsidDel="00CD30B3">
          <w:rPr>
            <w:rFonts w:ascii="Calibri" w:hAnsi="Calibri" w:cs="Calibri"/>
            <w:i/>
            <w:iCs/>
          </w:rPr>
          <w:t>ExitDate</w:t>
        </w:r>
        <w:r w:rsidDel="00CD30B3">
          <w:rPr>
            <w:rFonts w:ascii="Calibri" w:hAnsi="Calibri" w:cs="Calibri"/>
          </w:rPr>
          <w:t xml:space="preserve"> &gt; Project</w:t>
        </w:r>
        <w:r w:rsidR="004873DC" w:rsidDel="00CD30B3">
          <w:rPr>
            <w:rFonts w:ascii="Calibri" w:hAnsi="Calibri" w:cs="Calibri"/>
          </w:rPr>
          <w:t xml:space="preserve">. </w:t>
        </w:r>
        <w:r w:rsidDel="00CD30B3">
          <w:rPr>
            <w:rFonts w:ascii="Calibri" w:hAnsi="Calibri" w:cs="Calibri"/>
            <w:i/>
            <w:iCs/>
          </w:rPr>
          <w:t xml:space="preserve">OperatingEndDate </w:t>
        </w:r>
        <w:r w:rsidDel="00CD30B3">
          <w:rPr>
            <w:rFonts w:ascii="Calibri" w:hAnsi="Calibri" w:cs="Calibri"/>
          </w:rPr>
          <w:t>(</w:t>
        </w:r>
        <w:r w:rsidDel="00CD30B3">
          <w:rPr>
            <w:rFonts w:ascii="Calibri" w:hAnsi="Calibri" w:cs="Calibri"/>
            <w:b/>
            <w:bCs/>
          </w:rPr>
          <w:t>ReportRow</w:t>
        </w:r>
        <w:r w:rsidDel="00CD30B3">
          <w:rPr>
            <w:rFonts w:ascii="Calibri" w:hAnsi="Calibri" w:cs="Calibri"/>
          </w:rPr>
          <w:t xml:space="preserve"> 59)</w:t>
        </w:r>
      </w:moveFrom>
    </w:p>
    <w:moveFromRangeEnd w:id="2408"/>
    <w:p w14:paraId="6CC7D9DF" w14:textId="642236B1" w:rsidR="00DE2AC2" w:rsidDel="0083452A" w:rsidRDefault="00DE2AC2" w:rsidP="0030608E">
      <w:pPr>
        <w:pStyle w:val="ListParagraph"/>
        <w:numPr>
          <w:ilvl w:val="0"/>
          <w:numId w:val="39"/>
        </w:numPr>
        <w:rPr>
          <w:del w:id="2412" w:author="Molly McEvilley [2]" w:date="2021-10-27T12:46:00Z"/>
          <w:rFonts w:ascii="Calibri" w:hAnsi="Calibri" w:cs="Calibri"/>
          <w:u w:val="single"/>
        </w:rPr>
      </w:pPr>
      <w:del w:id="2413" w:author="Molly McEvilley [2]" w:date="2021-10-27T12:46:00Z">
        <w:r w:rsidDel="0083452A">
          <w:rPr>
            <w:rFonts w:ascii="Calibri" w:hAnsi="Calibri" w:cs="Calibri"/>
          </w:rPr>
          <w:delText xml:space="preserve">There is an EnrollmentCoC record for the </w:delText>
        </w:r>
        <w:r w:rsidDel="0083452A">
          <w:rPr>
            <w:rFonts w:ascii="Calibri" w:hAnsi="Calibri" w:cs="Calibri"/>
            <w:i/>
            <w:iCs/>
          </w:rPr>
          <w:delText>HouseholdID</w:delText>
        </w:r>
        <w:r w:rsidDel="0083452A">
          <w:rPr>
            <w:rFonts w:ascii="Calibri" w:hAnsi="Calibri" w:cs="Calibri"/>
          </w:rPr>
          <w:delText xml:space="preserve"> where </w:delText>
        </w:r>
        <w:r w:rsidDel="0083452A">
          <w:rPr>
            <w:rFonts w:ascii="Calibri" w:hAnsi="Calibri" w:cs="Calibri"/>
            <w:i/>
            <w:iCs/>
          </w:rPr>
          <w:delText>InformationDate</w:delText>
        </w:r>
        <w:r w:rsidDel="0083452A">
          <w:rPr>
            <w:rFonts w:ascii="Calibri" w:hAnsi="Calibri" w:cs="Calibri"/>
          </w:rPr>
          <w:delText xml:space="preserve"> &lt;= </w:delText>
        </w:r>
        <w:r w:rsidDel="0083452A">
          <w:rPr>
            <w:rFonts w:ascii="Calibri" w:hAnsi="Calibri" w:cs="Calibri"/>
            <w:u w:val="single"/>
          </w:rPr>
          <w:delText>ReportEnd</w:delText>
        </w:r>
        <w:r w:rsidDel="0083452A">
          <w:rPr>
            <w:rFonts w:ascii="Calibri" w:hAnsi="Calibri" w:cs="Calibri"/>
          </w:rPr>
          <w:delText xml:space="preserve"> and </w:delText>
        </w:r>
        <w:r w:rsidDel="0083452A">
          <w:rPr>
            <w:rFonts w:ascii="Calibri" w:hAnsi="Calibri" w:cs="Calibri"/>
            <w:i/>
            <w:iCs/>
          </w:rPr>
          <w:delText>CoCCode</w:delText>
        </w:r>
        <w:r w:rsidDel="0083452A">
          <w:rPr>
            <w:rFonts w:ascii="Calibri" w:hAnsi="Calibri" w:cs="Calibri"/>
          </w:rPr>
          <w:delText xml:space="preserve"> = </w:delText>
        </w:r>
        <w:r w:rsidDel="0083452A">
          <w:rPr>
            <w:rFonts w:ascii="Calibri" w:hAnsi="Calibri" w:cs="Calibri"/>
            <w:u w:val="single"/>
          </w:rPr>
          <w:delText xml:space="preserve">ReportCoC </w:delText>
        </w:r>
      </w:del>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2414" w:name="_Toc37849828"/>
      <w:bookmarkStart w:id="2415" w:name="_Toc79154014"/>
      <w:r>
        <w:t xml:space="preserve">Night-by-Night Enrollments </w:t>
      </w:r>
      <w:r w:rsidR="00E53100">
        <w:t xml:space="preserve">with Exit Date Discrepancies </w:t>
      </w:r>
      <w:r w:rsidR="00D705D2">
        <w:t>by Project</w:t>
      </w:r>
      <w:bookmarkEnd w:id="2414"/>
      <w:bookmarkEnd w:id="2415"/>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56"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">
                <v:shape id="AutoShape 148" o:spid="_x0000_s1557"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58"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59"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60"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61"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62"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63"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64"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65"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66"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67"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68"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Change w:id="2416">
          <w:tblGrid>
            <w:gridCol w:w="9355"/>
          </w:tblGrid>
        </w:tblGridChange>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r>
              <w:rPr>
                <w:b/>
                <w:bCs/>
              </w:rPr>
              <w:t>hmis</w:t>
            </w:r>
            <w:r w:rsidRPr="005F4836">
              <w:rPr>
                <w:b/>
                <w:bCs/>
              </w:rPr>
              <w:t>_</w:t>
            </w:r>
            <w:r>
              <w:rPr>
                <w:b/>
                <w:bCs/>
              </w:rPr>
              <w:t>Project</w:t>
            </w:r>
          </w:p>
        </w:tc>
      </w:tr>
      <w:tr w:rsidR="00FB5116" w:rsidRPr="005F4836" w14:paraId="12283C4F" w14:textId="77777777" w:rsidTr="00BD018F">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417" w:author="Molly McEvilley [2]" w:date="2021-10-27T12:11: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6"/>
          <w:ins w:id="2418" w:author="Molly McEvilley [2]" w:date="2021-10-27T12:11:00Z"/>
          <w:trPrChange w:id="2419" w:author="Molly McEvilley [2]" w:date="2021-10-27T12:11:00Z">
            <w:trPr>
              <w:trHeight w:val="216"/>
            </w:trPr>
          </w:trPrChange>
        </w:trPr>
        <w:tc>
          <w:tcPr>
            <w:tcW w:w="9355" w:type="dxa"/>
            <w:shd w:val="clear" w:color="auto" w:fill="auto"/>
            <w:tcPrChange w:id="2420" w:author="Molly McEvilley [2]" w:date="2021-10-27T12:11:00Z">
              <w:tcPr>
                <w:tcW w:w="9355" w:type="dxa"/>
                <w:shd w:val="clear" w:color="auto" w:fill="DBE5F1" w:themeFill="accent1" w:themeFillTint="33"/>
              </w:tcPr>
            </w:tcPrChange>
          </w:tcPr>
          <w:p w14:paraId="3568D7B6" w14:textId="384F4AC6" w:rsidR="00FB5116" w:rsidRPr="00BD018F" w:rsidRDefault="00BD018F" w:rsidP="00947F08">
            <w:pPr>
              <w:pStyle w:val="NoSpacing"/>
              <w:rPr>
                <w:ins w:id="2421" w:author="Molly McEvilley [2]" w:date="2021-10-27T12:11:00Z"/>
                <w:rPrChange w:id="2422" w:author="Molly McEvilley [2]" w:date="2021-10-27T12:11:00Z">
                  <w:rPr>
                    <w:ins w:id="2423" w:author="Molly McEvilley [2]" w:date="2021-10-27T12:11:00Z"/>
                    <w:b/>
                    <w:bCs/>
                  </w:rPr>
                </w:rPrChange>
              </w:rPr>
            </w:pPr>
            <w:ins w:id="2424" w:author="Molly McEvilley [2]" w:date="2021-10-27T12:11:00Z">
              <w:r w:rsidRPr="00BD018F">
                <w:rPr>
                  <w:rPrChange w:id="2425" w:author="Molly McEvilley [2]" w:date="2021-10-27T12:11:00Z">
                    <w:rPr>
                      <w:b/>
                      <w:bCs/>
                    </w:rPr>
                  </w:rPrChange>
                </w:rPr>
                <w:t>ProjectID</w:t>
              </w:r>
            </w:ins>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r>
              <w:t>TrackingMethod</w:t>
            </w:r>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r w:rsidRPr="00947F08">
              <w:rPr>
                <w:b/>
                <w:bCs/>
              </w:rPr>
              <w:t>hmis_Exit</w:t>
            </w:r>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lastRenderedPageBreak/>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r w:rsidRPr="001F2C07">
              <w:rPr>
                <w:b/>
                <w:bCs/>
              </w:rPr>
              <w:t>tlsa_HHID</w:t>
            </w:r>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r w:rsidRPr="00845520">
              <w:rPr>
                <w:b/>
                <w:bCs/>
              </w:rPr>
              <w:t>HHType</w:t>
            </w:r>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45534A0A"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r w:rsidRPr="003A0FA0">
              <w:t>ReportID</w:t>
            </w:r>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663EE2FB" w:rsidR="00DE2AC2" w:rsidRDefault="001D3503" w:rsidP="0030608E">
      <w:pPr>
        <w:pStyle w:val="ListParagraph"/>
        <w:numPr>
          <w:ilvl w:val="0"/>
          <w:numId w:val="39"/>
        </w:numPr>
        <w:rPr>
          <w:rFonts w:ascii="Calibri" w:hAnsi="Calibri" w:cs="Calibri"/>
        </w:rPr>
      </w:pPr>
      <w:proofErr w:type="spellStart"/>
      <w:ins w:id="2426"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 and </w:t>
      </w:r>
      <w:proofErr w:type="spellStart"/>
      <w:r w:rsidR="00DE2AC2">
        <w:rPr>
          <w:rFonts w:ascii="Calibri" w:hAnsi="Calibri" w:cs="Calibri"/>
        </w:rPr>
        <w:t>Project.</w:t>
      </w:r>
      <w:r w:rsidR="00DE2AC2">
        <w:rPr>
          <w:rFonts w:ascii="Calibri" w:hAnsi="Calibri" w:cs="Calibri"/>
          <w:i/>
          <w:iCs/>
        </w:rPr>
        <w:t>TrackingMethod</w:t>
      </w:r>
      <w:proofErr w:type="spellEnd"/>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proofErr w:type="spellStart"/>
      <w:ins w:id="2427"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2428" w:name="_Data_Quality_–"/>
      <w:bookmarkStart w:id="2429" w:name="_Counts_of_Households"/>
      <w:bookmarkStart w:id="2430" w:name="_Toc37849829"/>
      <w:bookmarkStart w:id="2431" w:name="_Toc79154015"/>
      <w:bookmarkEnd w:id="2428"/>
      <w:bookmarkEnd w:id="2429"/>
      <w:r>
        <w:lastRenderedPageBreak/>
        <w:t xml:space="preserve">Counts of </w:t>
      </w:r>
      <w:r w:rsidR="00EB1C9F">
        <w:t xml:space="preserve">Households </w:t>
      </w:r>
      <w:r>
        <w:t>with no EnrollmentCoC Record by Project</w:t>
      </w:r>
      <w:bookmarkEnd w:id="2430"/>
      <w:bookmarkEnd w:id="2431"/>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6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">
                <v:shape id="AutoShape 161" o:spid="_x0000_s157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7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7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7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7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7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7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7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7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7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r>
              <w:rPr>
                <w:b/>
                <w:bCs/>
              </w:rPr>
              <w:t>hmis</w:t>
            </w:r>
            <w:r w:rsidRPr="00845520">
              <w:rPr>
                <w:b/>
                <w:bCs/>
              </w:rPr>
              <w:t>_</w:t>
            </w:r>
            <w:r>
              <w:rPr>
                <w:b/>
                <w:bCs/>
              </w:rPr>
              <w:t>EnrollmentCoC</w:t>
            </w:r>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r>
              <w:t>CoCCode</w:t>
            </w:r>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r w:rsidRPr="00947F08">
              <w:rPr>
                <w:b/>
                <w:bCs/>
              </w:rPr>
              <w:t>hmis_Exit</w:t>
            </w:r>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r>
              <w:rPr>
                <w:b/>
                <w:bCs/>
              </w:rPr>
              <w:t>hmis</w:t>
            </w:r>
            <w:r w:rsidRPr="00845520">
              <w:rPr>
                <w:b/>
                <w:bCs/>
              </w:rPr>
              <w:t>_</w:t>
            </w:r>
            <w:r>
              <w:rPr>
                <w:b/>
                <w:bCs/>
              </w:rPr>
              <w:t>EnrollmentCoC</w:t>
            </w:r>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r>
              <w:t>InformationDate</w:t>
            </w:r>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r>
              <w:t>CoCCode</w:t>
            </w:r>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r w:rsidRPr="00845520">
              <w:rPr>
                <w:b/>
                <w:bCs/>
              </w:rPr>
              <w:t>HHType</w:t>
            </w:r>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r w:rsidRPr="003A0FA0">
              <w:t>ReportID</w:t>
            </w:r>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r>
        <w:rPr>
          <w:rFonts w:ascii="Calibri" w:hAnsi="Calibri" w:cs="Calibri"/>
          <w:i/>
          <w:iCs/>
        </w:rPr>
        <w:lastRenderedPageBreak/>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r w:rsidR="00047209" w:rsidRPr="000240DC">
        <w:rPr>
          <w:rFonts w:ascii="Calibri" w:hAnsi="Calibri" w:cs="Calibri"/>
          <w:i/>
          <w:iCs/>
        </w:rPr>
        <w:t>RelationshipToHoH</w:t>
      </w:r>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4B385E16" w14:textId="77777777" w:rsidR="007C0D7B" w:rsidRDefault="007C0D7B" w:rsidP="007C0D7B">
      <w:pPr>
        <w:pStyle w:val="Heading2"/>
      </w:pPr>
      <w:bookmarkStart w:id="2432" w:name="_HMIS_Business_Logic:"/>
      <w:bookmarkStart w:id="2433" w:name="_Toc37849830"/>
      <w:bookmarkStart w:id="2434" w:name="_Toc79154016"/>
      <w:bookmarkEnd w:id="2432"/>
      <w:r>
        <w:t>LSACalculated</w:t>
      </w:r>
      <w:bookmarkEnd w:id="2433"/>
      <w:bookmarkEnd w:id="2434"/>
    </w:p>
    <w:p w14:paraId="4C7E45C3" w14:textId="6567BE32" w:rsidR="007C0D7B" w:rsidRDefault="007C0D7B" w:rsidP="007C0D7B">
      <w:r>
        <w:t>LSACalculated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LSACalculated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5E1D9619" w:rsidR="00F25CD0" w:rsidRDefault="00E5008A" w:rsidP="0088191A">
      <w:pPr>
        <w:pStyle w:val="Heading1"/>
      </w:pPr>
      <w:bookmarkStart w:id="2435" w:name="_HMIS_Business_Logic:_4"/>
      <w:bookmarkStart w:id="2436" w:name="_Toc37849831"/>
      <w:bookmarkStart w:id="2437" w:name="_Toc79154017"/>
      <w:bookmarkEnd w:id="2435"/>
      <w:r>
        <w:rPr>
          <w:noProof/>
        </w:rPr>
        <w:lastRenderedPageBreak/>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80"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uv6t&#10;TEcCAACOBAAADgAAAAAAAAAAAAAAAAAuAgAAZHJzL2Uyb0RvYy54bWxQSwECLQAUAAYACAAAACEA&#10;FBhtueEAAAAJAQAADwAAAAAAAAAAAAAAAAChBAAAZHJzL2Rvd25yZXYueG1sUEsFBgAAAAAEAAQA&#10;8wAAAK8FA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436"/>
      <w:bookmarkEnd w:id="2437"/>
      <w:proofErr w:type="spellEnd"/>
    </w:p>
    <w:p w14:paraId="408EA906" w14:textId="61AFB04E" w:rsidR="007242D3" w:rsidRDefault="007242D3" w:rsidP="007242D3">
      <w:pPr>
        <w:pStyle w:val="Heading2"/>
      </w:pPr>
      <w:bookmarkStart w:id="2438" w:name="_Toc37849832"/>
      <w:bookmarkStart w:id="2439" w:name="_Toc79154018"/>
      <w:r>
        <w:t>Get HMIS Enrollments Active in the Three-Year Data Quality Report Period</w:t>
      </w:r>
      <w:bookmarkEnd w:id="2438"/>
      <w:bookmarkEnd w:id="2439"/>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8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">
                <v:shape id="Left Bracket 4" o:spid="_x0000_s158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8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8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8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8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8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8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8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9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9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9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r w:rsidRPr="003C4035">
              <w:rPr>
                <w:i/>
              </w:rPr>
              <w:t>BedNightDate</w:t>
            </w:r>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lastRenderedPageBreak/>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4340D39C" w:rsidR="003B32CD" w:rsidRDefault="006E3E60" w:rsidP="00BC0469">
            <w:pPr>
              <w:pStyle w:val="NoSpacing"/>
              <w:rPr>
                <w:b/>
              </w:rPr>
            </w:pPr>
            <w:proofErr w:type="spellStart"/>
            <w:ins w:id="2440" w:author="Molly McEvilley [2]" w:date="2021-10-21T11:03:00Z">
              <w:r>
                <w:rPr>
                  <w:b/>
                </w:rPr>
                <w:t>LSA</w:t>
              </w:r>
            </w:ins>
            <w:r w:rsidR="003B32CD">
              <w:rPr>
                <w:b/>
              </w:rPr>
              <w:t>ProjectType</w:t>
            </w:r>
            <w:proofErr w:type="spellEnd"/>
          </w:p>
        </w:tc>
        <w:tc>
          <w:tcPr>
            <w:tcW w:w="7270" w:type="dxa"/>
          </w:tcPr>
          <w:p w14:paraId="56A52D73" w14:textId="128C28D1" w:rsidR="003B32CD" w:rsidRPr="00BC0469" w:rsidRDefault="00BC0469" w:rsidP="00BC0469">
            <w:pPr>
              <w:pStyle w:val="NoSpacing"/>
              <w:rPr>
                <w:bCs/>
              </w:rPr>
            </w:pPr>
            <w:r w:rsidRPr="00BC0469">
              <w:rPr>
                <w:bCs/>
              </w:rPr>
              <w:t xml:space="preserve">From </w:t>
            </w:r>
            <w:proofErr w:type="spellStart"/>
            <w:ins w:id="2441" w:author="Molly McEvilley [2]" w:date="2021-10-27T12:10:00Z">
              <w:r w:rsidR="00785478">
                <w:rPr>
                  <w:bCs/>
                </w:rPr>
                <w:t>hmis</w:t>
              </w:r>
            </w:ins>
            <w:del w:id="2442" w:author="Molly McEvilley [2]" w:date="2021-10-27T12:10:00Z">
              <w:r w:rsidRPr="00BC0469" w:rsidDel="00785478">
                <w:rPr>
                  <w:bCs/>
                </w:rPr>
                <w:delText>lsa</w:delText>
              </w:r>
            </w:del>
            <w:r w:rsidRPr="00BC0469">
              <w:rPr>
                <w:bCs/>
              </w:rPr>
              <w:t>_Project</w:t>
            </w:r>
            <w:proofErr w:type="spellEnd"/>
            <w:ins w:id="2443" w:author="Molly McEvilley [2]" w:date="2021-10-27T12:09:00Z">
              <w:r w:rsidR="00820042">
                <w:rPr>
                  <w:bCs/>
                </w:rPr>
                <w:t xml:space="preserve"> based on </w:t>
              </w:r>
              <w:r w:rsidR="00CD343E" w:rsidRPr="00CD343E">
                <w:rPr>
                  <w:b/>
                  <w:rPrChange w:id="2444" w:author="Molly McEvilley [2]" w:date="2021-10-27T12:09:00Z">
                    <w:rPr>
                      <w:bCs/>
                    </w:rPr>
                  </w:rPrChange>
                </w:rPr>
                <w:t>ProjectType</w:t>
              </w:r>
              <w:r w:rsidR="00CD343E">
                <w:rPr>
                  <w:bCs/>
                </w:rPr>
                <w:t xml:space="preserve"> and </w:t>
              </w:r>
              <w:proofErr w:type="spellStart"/>
              <w:r w:rsidR="00CD343E" w:rsidRPr="00CD343E">
                <w:rPr>
                  <w:b/>
                  <w:rPrChange w:id="2445" w:author="Molly McEvilley [2]" w:date="2021-10-27T12:09:00Z">
                    <w:rPr>
                      <w:bCs/>
                    </w:rPr>
                  </w:rPrChange>
                </w:rPr>
                <w:t>TrackingMethod</w:t>
              </w:r>
            </w:ins>
            <w:proofErr w:type="spellEnd"/>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r w:rsidR="00442D4F">
        <w:rPr>
          <w:rFonts w:eastAsia="Times New Roman" w:cstheme="minorHAnsi"/>
        </w:rPr>
        <w:t>LSA</w:t>
      </w:r>
      <w:r w:rsidR="003A576D">
        <w:rPr>
          <w:rFonts w:eastAsia="Times New Roman" w:cstheme="minorHAnsi"/>
        </w:rPr>
        <w:t>Report</w:t>
      </w:r>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3"/>
      </w:r>
      <w:r w:rsidRPr="00EB1C9F">
        <w:t xml:space="preserve"> for </w:t>
      </w:r>
      <w:r>
        <w:t xml:space="preserve">any </w:t>
      </w:r>
      <w:r w:rsidRPr="002F0D32">
        <w:t>EnrollmentCoC</w:t>
      </w:r>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r w:rsidR="00A21C5D" w:rsidRPr="003A576D">
        <w:rPr>
          <w:i/>
          <w:iCs/>
        </w:rPr>
        <w:t>ExitDate</w:t>
      </w:r>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r w:rsidR="00910810" w:rsidRPr="00655B0F">
        <w:rPr>
          <w:i/>
        </w:rPr>
        <w:t>DOBDataQuality</w:t>
      </w:r>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lastRenderedPageBreak/>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446" w:name="_Toc37849833"/>
      <w:bookmarkStart w:id="2447" w:name="_Toc79154019"/>
      <w:r>
        <w:t>Set LSAReport Data Quality Values</w:t>
      </w:r>
      <w:bookmarkEnd w:id="2446"/>
      <w:bookmarkEnd w:id="2447"/>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448" w:name="_NoCoC"/>
      <w:bookmarkEnd w:id="2448"/>
      <w:r>
        <w:lastRenderedPageBreak/>
        <w:t>NoCoC</w:t>
      </w:r>
    </w:p>
    <w:p w14:paraId="3960A7EE" w14:textId="30A21A76" w:rsidR="00F96F3E" w:rsidRDefault="00F96F3E" w:rsidP="00D05131">
      <w:r w:rsidRPr="00EB1C9F">
        <w:rPr>
          <w:b/>
          <w:bCs/>
        </w:rPr>
        <w:t>NoCoC</w:t>
      </w:r>
      <w:r>
        <w:t xml:space="preserve"> is a systemwide count of distinct </w:t>
      </w:r>
      <w:r>
        <w:rPr>
          <w:i/>
        </w:rPr>
        <w:t>HouseholdIDs</w:t>
      </w:r>
      <w:r>
        <w:t xml:space="preserve"> in hmis_Enrollment </w:t>
      </w:r>
      <w:r w:rsidR="007D79CD">
        <w:t xml:space="preserve">for continuum ES/SH/TH/RRH/PSH project </w:t>
      </w:r>
      <w:r>
        <w:t xml:space="preserve">with no EnrollmentCoC </w:t>
      </w:r>
      <w:r w:rsidR="007D79CD">
        <w:t xml:space="preserve">active in the </w:t>
      </w:r>
      <w:r>
        <w:t xml:space="preserve">three-year DQ cohort period. </w:t>
      </w:r>
    </w:p>
    <w:p w14:paraId="35A76013" w14:textId="673E3E73" w:rsidR="00D05131" w:rsidRDefault="00EB1C9F" w:rsidP="00D05131">
      <w:r>
        <w:t xml:space="preserve">LSACalculated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EnrollmentCoC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r w:rsidRPr="00EB1C9F">
              <w:rPr>
                <w:i/>
                <w:iCs/>
              </w:rPr>
              <w:t>CoCCode</w:t>
            </w:r>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r w:rsidRPr="00206475">
        <w:rPr>
          <w:b/>
        </w:rPr>
        <w:t>HouseholdID</w:t>
      </w:r>
      <w:r w:rsidRPr="00206475">
        <w:rPr>
          <w:bCs/>
        </w:rPr>
        <w:t>s</w:t>
      </w:r>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rsidP="00016CC0">
      <w:pPr>
        <w:pBdr>
          <w:top w:val="single" w:sz="4" w:space="1" w:color="auto"/>
          <w:left w:val="single" w:sz="4" w:space="4" w:color="auto"/>
          <w:bottom w:val="single" w:sz="4" w:space="1" w:color="auto"/>
          <w:right w:val="single" w:sz="4" w:space="4" w:color="auto"/>
        </w:pBdr>
        <w:rPr>
          <w:b/>
          <w:bCs/>
          <w:color w:val="FF0000"/>
        </w:rPr>
      </w:pPr>
      <w:r w:rsidRPr="001A0862">
        <w:rPr>
          <w:b/>
          <w:bCs/>
          <w:color w:val="FF0000"/>
        </w:rPr>
        <w:t>NOTE TO VENDORS</w:t>
      </w:r>
    </w:p>
    <w:p w14:paraId="173687C2" w14:textId="77777777" w:rsidR="00016CC0" w:rsidRDefault="00016CC0" w:rsidP="00016CC0">
      <w:pPr>
        <w:pBdr>
          <w:top w:val="single" w:sz="4" w:space="1" w:color="auto"/>
          <w:left w:val="single" w:sz="4" w:space="4" w:color="auto"/>
          <w:bottom w:val="single" w:sz="4" w:space="1" w:color="auto"/>
          <w:right w:val="single" w:sz="4" w:space="4" w:color="auto"/>
        </w:pBdr>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lastRenderedPageBreak/>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449"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449"/>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lastRenderedPageBreak/>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26789FF3" w:rsidR="006018B9" w:rsidRPr="000441B8" w:rsidRDefault="00B42893" w:rsidP="00A005D8">
            <w:pPr>
              <w:pStyle w:val="NoSpacing"/>
              <w:rPr>
                <w:bCs/>
              </w:rPr>
            </w:pPr>
            <w:proofErr w:type="spellStart"/>
            <w:ins w:id="2450" w:author="Molly McEvilley [2]" w:date="2021-10-21T11:03:00Z">
              <w:r>
                <w:rPr>
                  <w:bCs/>
                </w:rPr>
                <w:t>LSA</w:t>
              </w:r>
            </w:ins>
            <w:r w:rsidR="006018B9" w:rsidRPr="000441B8">
              <w:rPr>
                <w:bCs/>
              </w:rPr>
              <w:t>ProjectType</w:t>
            </w:r>
            <w:proofErr w:type="spellEnd"/>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2451" w:author="Molly McEvilley" w:date="2021-08-18T15:13:00Z">
              <w:r w:rsidRPr="00BE7F14" w:rsidDel="00871FFC">
                <w:rPr>
                  <w:i/>
                </w:rPr>
                <w:delText>NonSingular</w:delText>
              </w:r>
            </w:del>
            <w:proofErr w:type="spellStart"/>
            <w:ins w:id="2452" w:author="Molly McEvilley"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r>
              <w:rPr>
                <w:i/>
              </w:rPr>
              <w:t>GenderNone</w:t>
            </w:r>
            <w:r>
              <w:rPr>
                <w:iCs/>
              </w:rPr>
              <w:t xml:space="preserve"> in (8,9,99)</w:t>
            </w:r>
          </w:p>
        </w:tc>
      </w:tr>
      <w:tr w:rsidR="00C815B9" w:rsidRPr="00956E23" w14:paraId="24967643" w14:textId="77777777" w:rsidTr="00947F08">
        <w:trPr>
          <w:gridAfter w:val="1"/>
          <w:wAfter w:w="10" w:type="dxa"/>
          <w:cantSplit/>
          <w:trHeight w:val="216"/>
          <w:ins w:id="2453" w:author="Molly McEvilley" w:date="2021-08-20T00:14:00Z"/>
        </w:trPr>
        <w:tc>
          <w:tcPr>
            <w:tcW w:w="2065" w:type="dxa"/>
          </w:tcPr>
          <w:p w14:paraId="1E244C1D" w14:textId="77777777" w:rsidR="00C815B9" w:rsidRPr="00956E23" w:rsidRDefault="00C815B9" w:rsidP="00947F08">
            <w:pPr>
              <w:pStyle w:val="NoSpacing"/>
              <w:rPr>
                <w:ins w:id="2454" w:author="Molly McEvilley" w:date="2021-08-20T00:14:00Z"/>
                <w:rFonts w:cs="Open Sans"/>
                <w:iCs/>
              </w:rPr>
            </w:pPr>
          </w:p>
        </w:tc>
        <w:tc>
          <w:tcPr>
            <w:tcW w:w="7285" w:type="dxa"/>
          </w:tcPr>
          <w:p w14:paraId="7188B50C" w14:textId="7ECD2D80" w:rsidR="00C815B9" w:rsidRDefault="00C815B9" w:rsidP="00947F08">
            <w:pPr>
              <w:pStyle w:val="NoSpacing"/>
              <w:rPr>
                <w:ins w:id="2455" w:author="Molly McEvilley" w:date="2021-08-20T00:14:00Z"/>
                <w:i/>
              </w:rPr>
            </w:pPr>
            <w:ins w:id="2456" w:author="Molly McEvilley" w:date="2021-08-20T00:14:00Z">
              <w:r>
                <w:rPr>
                  <w:iCs/>
                </w:rPr>
                <w:t>OR</w:t>
              </w:r>
            </w:ins>
          </w:p>
        </w:tc>
      </w:tr>
      <w:tr w:rsidR="00C815B9" w:rsidRPr="00956E23" w14:paraId="2A7DF186" w14:textId="77777777" w:rsidTr="00C815B9">
        <w:trPr>
          <w:gridAfter w:val="1"/>
          <w:wAfter w:w="10" w:type="dxa"/>
          <w:trHeight w:val="216"/>
          <w:ins w:id="2457" w:author="Molly McEvilley" w:date="2021-08-20T00:14:00Z"/>
        </w:trPr>
        <w:tc>
          <w:tcPr>
            <w:tcW w:w="2065" w:type="dxa"/>
          </w:tcPr>
          <w:p w14:paraId="5DB57F16" w14:textId="77777777" w:rsidR="00C815B9" w:rsidRPr="00956E23" w:rsidRDefault="00C815B9" w:rsidP="00501405">
            <w:pPr>
              <w:pStyle w:val="NoSpacing"/>
              <w:rPr>
                <w:ins w:id="2458" w:author="Molly McEvilley" w:date="2021-08-20T00:14:00Z"/>
                <w:rFonts w:cs="Open Sans"/>
                <w:iCs/>
              </w:rPr>
            </w:pPr>
          </w:p>
        </w:tc>
        <w:tc>
          <w:tcPr>
            <w:tcW w:w="7285" w:type="dxa"/>
          </w:tcPr>
          <w:p w14:paraId="16D95426" w14:textId="2A7DC3B1" w:rsidR="00C815B9" w:rsidRDefault="00C815B9" w:rsidP="00501405">
            <w:pPr>
              <w:pStyle w:val="NoSpacing"/>
              <w:rPr>
                <w:ins w:id="2459" w:author="Molly McEvilley" w:date="2021-08-20T00:14:00Z"/>
                <w:iCs/>
              </w:rPr>
            </w:pPr>
            <w:ins w:id="2460" w:author="Molly McEvilley"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2461" w:author="Molly McEvilley" w:date="2021-08-20T00:20:00Z">
              <w:r w:rsidR="003C5F76">
                <w:rPr>
                  <w:i/>
                </w:rPr>
                <w:t>NoSingleGender</w:t>
              </w:r>
            </w:ins>
            <w:proofErr w:type="spellEnd"/>
            <w:ins w:id="2462" w:author="Molly McEvilley"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lastRenderedPageBreak/>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2463" w:author="Molly McEvilley" w:date="2021-08-20T00:15:00Z"/>
        </w:trPr>
        <w:tc>
          <w:tcPr>
            <w:tcW w:w="2065" w:type="dxa"/>
          </w:tcPr>
          <w:p w14:paraId="6F344B71" w14:textId="77777777" w:rsidR="00C815B9" w:rsidRPr="00956E23" w:rsidRDefault="00C815B9" w:rsidP="00C815B9">
            <w:pPr>
              <w:pStyle w:val="NoSpacing"/>
              <w:rPr>
                <w:ins w:id="2464" w:author="Molly McEvilley" w:date="2021-08-20T00:15:00Z"/>
                <w:rFonts w:cs="Open Sans"/>
                <w:iCs/>
              </w:rPr>
            </w:pPr>
          </w:p>
        </w:tc>
        <w:tc>
          <w:tcPr>
            <w:tcW w:w="7285" w:type="dxa"/>
          </w:tcPr>
          <w:p w14:paraId="443F23C3" w14:textId="05F21E38" w:rsidR="00C815B9" w:rsidRDefault="00C815B9" w:rsidP="00C815B9">
            <w:pPr>
              <w:pStyle w:val="NoSpacing"/>
              <w:rPr>
                <w:ins w:id="2465" w:author="Molly McEvilley" w:date="2021-08-20T00:15:00Z"/>
                <w:iCs/>
              </w:rPr>
            </w:pPr>
            <w:ins w:id="2466" w:author="Molly McEvilley" w:date="2021-08-20T00:15:00Z">
              <w:r>
                <w:rPr>
                  <w:iCs/>
                </w:rPr>
                <w:t>OR</w:t>
              </w:r>
            </w:ins>
          </w:p>
        </w:tc>
      </w:tr>
      <w:tr w:rsidR="00C815B9" w:rsidRPr="00956E23" w14:paraId="35473A6B" w14:textId="77777777" w:rsidTr="003F2061">
        <w:trPr>
          <w:gridAfter w:val="1"/>
          <w:wAfter w:w="10" w:type="dxa"/>
          <w:cantSplit/>
          <w:trHeight w:val="216"/>
          <w:ins w:id="2467" w:author="Molly McEvilley" w:date="2021-08-20T00:15:00Z"/>
        </w:trPr>
        <w:tc>
          <w:tcPr>
            <w:tcW w:w="2065" w:type="dxa"/>
          </w:tcPr>
          <w:p w14:paraId="0FBF79AD" w14:textId="77777777" w:rsidR="00C815B9" w:rsidRPr="00956E23" w:rsidRDefault="00C815B9" w:rsidP="00C815B9">
            <w:pPr>
              <w:pStyle w:val="NoSpacing"/>
              <w:rPr>
                <w:ins w:id="2468" w:author="Molly McEvilley" w:date="2021-08-20T00:15:00Z"/>
                <w:rFonts w:cs="Open Sans"/>
                <w:iCs/>
              </w:rPr>
            </w:pPr>
          </w:p>
        </w:tc>
        <w:tc>
          <w:tcPr>
            <w:tcW w:w="7285" w:type="dxa"/>
          </w:tcPr>
          <w:p w14:paraId="3FAB9A32" w14:textId="347DF966" w:rsidR="00C815B9" w:rsidRDefault="00C815B9" w:rsidP="00C815B9">
            <w:pPr>
              <w:pStyle w:val="NoSpacing"/>
              <w:rPr>
                <w:ins w:id="2469" w:author="Molly McEvilley" w:date="2021-08-20T00:15:00Z"/>
                <w:iCs/>
              </w:rPr>
            </w:pPr>
            <w:ins w:id="2470" w:author="Molly McEvilley"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r w:rsidRPr="00260D97">
              <w:rPr>
                <w:i/>
              </w:rPr>
              <w:t>RaceNone</w:t>
            </w:r>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471"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471"/>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lastRenderedPageBreak/>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lastRenderedPageBreak/>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6CCD4A53" w:rsidR="00FF7565" w:rsidRPr="000441B8" w:rsidRDefault="00A86025" w:rsidP="00FF7565">
            <w:pPr>
              <w:pStyle w:val="NoSpacing"/>
              <w:rPr>
                <w:bCs/>
              </w:rPr>
            </w:pPr>
            <w:proofErr w:type="spellStart"/>
            <w:ins w:id="2472" w:author="Molly McEvilley [2]" w:date="2021-10-21T11:04:00Z">
              <w:r>
                <w:rPr>
                  <w:bCs/>
                </w:rPr>
                <w:t>LSA</w:t>
              </w:r>
            </w:ins>
            <w:r w:rsidR="00FF7565" w:rsidRPr="000441B8">
              <w:rPr>
                <w:bCs/>
              </w:rPr>
              <w:t>ProjectType</w:t>
            </w:r>
            <w:proofErr w:type="spellEnd"/>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lastRenderedPageBreak/>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473" w:name="_Toc37973636"/>
      <w:bookmarkStart w:id="2474" w:name="_Toc37974189"/>
      <w:bookmarkStart w:id="2475" w:name="_Toc37974740"/>
      <w:bookmarkStart w:id="2476" w:name="_Toc37975228"/>
      <w:bookmarkStart w:id="2477" w:name="_Set_LSAReport_ReportDate"/>
      <w:bookmarkStart w:id="2478" w:name="_Toc37849834"/>
      <w:bookmarkStart w:id="2479" w:name="_Toc79154020"/>
      <w:bookmarkEnd w:id="2473"/>
      <w:bookmarkEnd w:id="2474"/>
      <w:bookmarkEnd w:id="2475"/>
      <w:bookmarkEnd w:id="2476"/>
      <w:bookmarkEnd w:id="2477"/>
      <w:r>
        <w:t xml:space="preserve">Set </w:t>
      </w:r>
      <w:proofErr w:type="spellStart"/>
      <w:r>
        <w:t>LSARe</w:t>
      </w:r>
      <w:r w:rsidR="001D44E7">
        <w:t>port</w:t>
      </w:r>
      <w:proofErr w:type="spellEnd"/>
      <w:r w:rsidR="001D44E7">
        <w:t xml:space="preserve"> </w:t>
      </w:r>
      <w:proofErr w:type="spellStart"/>
      <w:r w:rsidR="001D44E7">
        <w:t>ReportDate</w:t>
      </w:r>
      <w:bookmarkEnd w:id="2478"/>
      <w:bookmarkEnd w:id="2479"/>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480" w:name="_Toc34145731"/>
      <w:bookmarkStart w:id="2481" w:name="_LSAHousehold"/>
      <w:bookmarkStart w:id="2482" w:name="_Toc37849835"/>
      <w:bookmarkStart w:id="2483" w:name="_Toc79154021"/>
      <w:bookmarkEnd w:id="2480"/>
      <w:bookmarkEnd w:id="2481"/>
      <w:r>
        <w:t>LSAReport</w:t>
      </w:r>
      <w:bookmarkEnd w:id="2482"/>
      <w:bookmarkEnd w:id="2483"/>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lastRenderedPageBreak/>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484" w:name="_System_Engagement_Status"/>
      <w:bookmarkStart w:id="2485" w:name="_Length_of_Time_1"/>
      <w:bookmarkStart w:id="2486" w:name="_Length_of_Time"/>
      <w:bookmarkStart w:id="2487" w:name="_Cumulative_Length_of"/>
      <w:bookmarkStart w:id="2488" w:name="_Length_of_Time_2"/>
      <w:bookmarkStart w:id="2489" w:name="_Returns"/>
      <w:bookmarkStart w:id="2490" w:name="_Days_to_Return/Re-engage_3"/>
      <w:bookmarkStart w:id="2491" w:name="_Days_to_Return/Re-engage"/>
      <w:bookmarkStart w:id="2492" w:name="_Days_to_Return/Re-engage_2"/>
      <w:bookmarkStart w:id="2493" w:name="_Days_to_Return/Re-engage_1"/>
      <w:bookmarkEnd w:id="3"/>
      <w:bookmarkEnd w:id="2002"/>
      <w:bookmarkEnd w:id="2005"/>
      <w:bookmarkEnd w:id="2006"/>
      <w:bookmarkEnd w:id="2007"/>
      <w:bookmarkEnd w:id="2484"/>
      <w:bookmarkEnd w:id="2485"/>
      <w:bookmarkEnd w:id="2486"/>
      <w:bookmarkEnd w:id="2487"/>
      <w:bookmarkEnd w:id="2488"/>
      <w:bookmarkEnd w:id="2489"/>
      <w:bookmarkEnd w:id="2490"/>
      <w:bookmarkEnd w:id="2491"/>
      <w:bookmarkEnd w:id="2492"/>
      <w:bookmarkEnd w:id="2493"/>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Molly McEvilley [2]" w:date="2021-10-07T10:59:00Z" w:initials="MM">
    <w:p w14:paraId="54FB38A9" w14:textId="232D33FA" w:rsidR="00B93B0E" w:rsidRDefault="00B93B0E">
      <w:pPr>
        <w:pStyle w:val="CommentText"/>
      </w:pPr>
      <w:r>
        <w:rPr>
          <w:rStyle w:val="CommentReference"/>
        </w:rPr>
        <w:annotationRef/>
      </w:r>
      <w:r w:rsidR="00BA3BA7">
        <w:t>GitHub #675</w:t>
      </w:r>
    </w:p>
  </w:comment>
  <w:comment w:id="89" w:author="Molly McEvilley [2]" w:date="2021-10-27T11:59:00Z" w:initials="MM">
    <w:p w14:paraId="1663F85B" w14:textId="36D1BC5A" w:rsidR="00176C7F" w:rsidRDefault="00176C7F">
      <w:pPr>
        <w:pStyle w:val="CommentText"/>
      </w:pPr>
      <w:r>
        <w:rPr>
          <w:rStyle w:val="CommentReference"/>
        </w:rPr>
        <w:annotationRef/>
      </w:r>
      <w:r>
        <w:t xml:space="preserve">ProjectType became a bad example </w:t>
      </w:r>
      <w:r w:rsidR="002743FC">
        <w:t xml:space="preserve">with the switch to </w:t>
      </w:r>
      <w:proofErr w:type="spellStart"/>
      <w:r w:rsidR="002743FC">
        <w:t>LSAProjectType</w:t>
      </w:r>
      <w:proofErr w:type="spellEnd"/>
      <w:r w:rsidR="002743FC">
        <w:t xml:space="preserve"> in the ‘temporary’ tables.</w:t>
      </w:r>
    </w:p>
  </w:comment>
  <w:comment w:id="132" w:author="Molly McEvilley [2]" w:date="2021-10-07T10:59:00Z" w:initials="MM">
    <w:p w14:paraId="182FCA2D" w14:textId="5DCC1C6B" w:rsidR="00BA3BA7" w:rsidRDefault="00BA3BA7">
      <w:pPr>
        <w:pStyle w:val="CommentText"/>
      </w:pPr>
      <w:r>
        <w:rPr>
          <w:rStyle w:val="CommentReference"/>
        </w:rPr>
        <w:annotationRef/>
      </w:r>
      <w:r w:rsidR="00630ACD">
        <w:t>GitHub #677</w:t>
      </w:r>
    </w:p>
  </w:comment>
  <w:comment w:id="139" w:author="Molly McEvilley [2]" w:date="2021-10-21T08:37:00Z" w:initials="MM">
    <w:p w14:paraId="63E3F766" w14:textId="6803C8FE" w:rsidR="00A91CD3" w:rsidRDefault="00A91CD3">
      <w:pPr>
        <w:pStyle w:val="CommentText"/>
      </w:pPr>
      <w:r>
        <w:rPr>
          <w:rStyle w:val="CommentReference"/>
        </w:rPr>
        <w:annotationRef/>
      </w:r>
      <w:r>
        <w:t>GitHub #721.2</w:t>
      </w:r>
    </w:p>
  </w:comment>
  <w:comment w:id="147" w:author="Molly McEvilley [2]" w:date="2021-10-20T10:46:00Z" w:initials="MM">
    <w:p w14:paraId="341DB79E" w14:textId="28ED2DDF" w:rsidR="00845DD0" w:rsidRDefault="00845DD0">
      <w:pPr>
        <w:pStyle w:val="CommentText"/>
      </w:pPr>
      <w:r>
        <w:rPr>
          <w:rStyle w:val="CommentReference"/>
        </w:rPr>
        <w:annotationRef/>
      </w:r>
      <w:r>
        <w:t>GitHub #721</w:t>
      </w:r>
    </w:p>
  </w:comment>
  <w:comment w:id="152" w:author="Molly McEvilley [2]" w:date="2021-10-07T11:05:00Z" w:initials="MM">
    <w:p w14:paraId="1162AA77" w14:textId="7F7482B9" w:rsidR="003C2257" w:rsidRDefault="003C2257">
      <w:pPr>
        <w:pStyle w:val="CommentText"/>
      </w:pPr>
      <w:r>
        <w:rPr>
          <w:rStyle w:val="CommentReference"/>
        </w:rPr>
        <w:annotationRef/>
      </w:r>
      <w:r>
        <w:t>GitHub #686</w:t>
      </w:r>
    </w:p>
  </w:comment>
  <w:comment w:id="366" w:author="Molly McEvilley [2]" w:date="2021-10-21T12:35:00Z" w:initials="MM">
    <w:p w14:paraId="1874C8C4" w14:textId="032AD00A" w:rsidR="00B44183" w:rsidRDefault="00B44183">
      <w:pPr>
        <w:pStyle w:val="CommentText"/>
      </w:pPr>
      <w:r>
        <w:rPr>
          <w:rStyle w:val="CommentReference"/>
        </w:rPr>
        <w:annotationRef/>
      </w:r>
      <w:r>
        <w:t>GitHub #744</w:t>
      </w:r>
    </w:p>
  </w:comment>
  <w:comment w:id="403" w:author="Molly McEvilley [2]" w:date="2021-10-13T09:24:00Z" w:initials="MM">
    <w:p w14:paraId="12D0B46B" w14:textId="3A680035" w:rsidR="000D2D87" w:rsidRDefault="000D2D87">
      <w:pPr>
        <w:pStyle w:val="CommentText"/>
      </w:pPr>
      <w:r>
        <w:rPr>
          <w:rStyle w:val="CommentReference"/>
        </w:rPr>
        <w:annotationRef/>
      </w:r>
      <w:r w:rsidR="000E3BFB">
        <w:t xml:space="preserve">GitHub #692 - </w:t>
      </w:r>
      <w:r>
        <w:t xml:space="preserve">Now using an adjusted ExitDate for these enrollments – this is no longer relevant as there will be no </w:t>
      </w:r>
      <w:r w:rsidR="003A1D85">
        <w:t>enrollments where ExitDate = MoveInDate.</w:t>
      </w:r>
    </w:p>
  </w:comment>
  <w:comment w:id="542" w:author="Molly McEvilley [2]" w:date="2021-10-21T10:30:00Z" w:initials="MM">
    <w:p w14:paraId="40E7CA91" w14:textId="4F5393BE" w:rsidR="00057659" w:rsidRDefault="00057659">
      <w:pPr>
        <w:pStyle w:val="CommentText"/>
      </w:pPr>
      <w:r>
        <w:rPr>
          <w:rStyle w:val="CommentReference"/>
        </w:rPr>
        <w:annotationRef/>
      </w:r>
      <w:r>
        <w:t>GitHub #756 and #735</w:t>
      </w:r>
    </w:p>
  </w:comment>
  <w:comment w:id="559" w:author="Molly McEvilley [2]" w:date="2021-10-21T10:15:00Z" w:initials="MM">
    <w:p w14:paraId="66008F1B" w14:textId="6FC01F99" w:rsidR="00B0669A" w:rsidRDefault="00B0669A">
      <w:pPr>
        <w:pStyle w:val="CommentText"/>
      </w:pPr>
      <w:r>
        <w:rPr>
          <w:rStyle w:val="CommentReference"/>
        </w:rPr>
        <w:annotationRef/>
      </w:r>
      <w:r>
        <w:t>GitHub #756 and #735</w:t>
      </w:r>
    </w:p>
  </w:comment>
  <w:comment w:id="1308" w:author="Molly McEvilley [2]" w:date="2021-10-27T12:51:00Z" w:initials="MM">
    <w:p w14:paraId="58D9DE59" w14:textId="7348CAEE" w:rsidR="00F17728" w:rsidRDefault="00F17728">
      <w:pPr>
        <w:pStyle w:val="CommentText"/>
      </w:pPr>
      <w:r>
        <w:rPr>
          <w:rStyle w:val="CommentReference"/>
        </w:rPr>
        <w:annotationRef/>
      </w:r>
      <w:r>
        <w:t>GitHub #758</w:t>
      </w:r>
    </w:p>
  </w:comment>
  <w:comment w:id="1321" w:author="Molly McEvilley [2]" w:date="2021-10-26T14:01:00Z" w:initials="MM">
    <w:p w14:paraId="6FC834EA" w14:textId="0BDAEDB7" w:rsidR="0024095A" w:rsidRDefault="0024095A">
      <w:pPr>
        <w:pStyle w:val="CommentText"/>
      </w:pPr>
      <w:r>
        <w:rPr>
          <w:rStyle w:val="CommentReference"/>
        </w:rPr>
        <w:annotationRef/>
      </w:r>
      <w:r w:rsidR="0049288A">
        <w:t>GitHub #769</w:t>
      </w:r>
      <w:r w:rsidR="001E1ABE">
        <w:t xml:space="preserve"> and #763</w:t>
      </w:r>
    </w:p>
  </w:comment>
  <w:comment w:id="1415" w:author="Molly McEvilley [2]" w:date="2021-10-26T14:03:00Z" w:initials="MM">
    <w:p w14:paraId="62D09C36" w14:textId="2B39E7BB" w:rsidR="0049288A" w:rsidRDefault="0049288A">
      <w:pPr>
        <w:pStyle w:val="CommentText"/>
      </w:pPr>
      <w:r>
        <w:rPr>
          <w:rStyle w:val="CommentReference"/>
        </w:rPr>
        <w:annotationRef/>
      </w:r>
      <w:r>
        <w:t>GitHub #769</w:t>
      </w:r>
    </w:p>
  </w:comment>
  <w:comment w:id="1426" w:author="Molly McEvilley [2]" w:date="2021-10-26T15:27:00Z" w:initials="MM">
    <w:p w14:paraId="276530D5" w14:textId="3F80B020" w:rsidR="002D1351" w:rsidRDefault="002D1351">
      <w:pPr>
        <w:pStyle w:val="CommentText"/>
      </w:pPr>
      <w:r>
        <w:rPr>
          <w:rStyle w:val="CommentReference"/>
        </w:rPr>
        <w:annotationRef/>
      </w:r>
      <w:r>
        <w:t>GitHub #764</w:t>
      </w:r>
    </w:p>
  </w:comment>
  <w:comment w:id="1457" w:author="Molly McEvilley [2]" w:date="2021-10-26T13:52:00Z" w:initials="MM">
    <w:p w14:paraId="3A22D4A9" w14:textId="099C3E67" w:rsidR="001D52D6" w:rsidRDefault="001D52D6">
      <w:pPr>
        <w:pStyle w:val="CommentText"/>
      </w:pPr>
      <w:r>
        <w:rPr>
          <w:rStyle w:val="CommentReference"/>
        </w:rPr>
        <w:annotationRef/>
      </w:r>
      <w:r>
        <w:t>GitHub #</w:t>
      </w:r>
      <w:r w:rsidR="0049288A">
        <w:t>769</w:t>
      </w:r>
    </w:p>
  </w:comment>
  <w:comment w:id="1466" w:author="Molly McEvilley [2]" w:date="2021-10-27T11:56:00Z" w:initials="MM">
    <w:p w14:paraId="69FD9CC1" w14:textId="2DE54302" w:rsidR="0064371D" w:rsidRDefault="0064371D">
      <w:pPr>
        <w:pStyle w:val="CommentText"/>
      </w:pPr>
      <w:r>
        <w:rPr>
          <w:rStyle w:val="CommentReference"/>
        </w:rPr>
        <w:annotationRef/>
      </w:r>
      <w:r>
        <w:t>GitHub #769</w:t>
      </w:r>
    </w:p>
  </w:comment>
  <w:comment w:id="1568" w:author="Molly McEvilley [2]" w:date="2021-10-26T14:22:00Z" w:initials="MM">
    <w:p w14:paraId="1EEBA3CF" w14:textId="694F700E" w:rsidR="00F112E9" w:rsidRDefault="00F112E9">
      <w:pPr>
        <w:pStyle w:val="CommentText"/>
      </w:pPr>
      <w:r>
        <w:rPr>
          <w:rStyle w:val="CommentReference"/>
        </w:rPr>
        <w:annotationRef/>
      </w:r>
      <w:r>
        <w:t xml:space="preserve">This and the deletion below are related to GitHub #769 </w:t>
      </w:r>
      <w:r w:rsidR="002846F4">
        <w:t>–</w:t>
      </w:r>
      <w:r>
        <w:t xml:space="preserve"> </w:t>
      </w:r>
      <w:r w:rsidR="002846F4">
        <w:t>the (400,2) value combination is set in 7.4.</w:t>
      </w:r>
    </w:p>
  </w:comment>
  <w:comment w:id="1665" w:author="Molly McEvilley" w:date="2021-08-18T11:54:00Z" w:initials="MM">
    <w:p w14:paraId="7C829A78" w14:textId="482318DB" w:rsidR="00B94A4E" w:rsidRDefault="00B94A4E">
      <w:pPr>
        <w:pStyle w:val="CommentText"/>
      </w:pPr>
      <w:r>
        <w:rPr>
          <w:rStyle w:val="CommentReference"/>
        </w:rPr>
        <w:annotationRef/>
      </w:r>
      <w:r>
        <w:rPr>
          <w:rStyle w:val="CommentReference"/>
        </w:rPr>
        <w:annotationRef/>
      </w:r>
      <w:r>
        <w:t>Updated to allow for identification of new populations (Long-Term Homeless and Annual Inflow Homeless).  The first draft included an earlier uncorrected list of parameters for these column values.  This has been updated consistent with LSAHousehold.</w:t>
      </w:r>
    </w:p>
  </w:comment>
  <w:comment w:id="1866" w:author="Molly McEvilley [2]" w:date="2021-10-14T08:18:00Z" w:initials="MM">
    <w:p w14:paraId="12503B6F" w14:textId="6F03229F" w:rsidR="000D4C80" w:rsidRDefault="000D4C80">
      <w:pPr>
        <w:pStyle w:val="CommentText"/>
      </w:pPr>
      <w:r>
        <w:rPr>
          <w:rStyle w:val="CommentReference"/>
        </w:rPr>
        <w:annotationRef/>
      </w:r>
      <w:r w:rsidR="001D07B2">
        <w:t>GitHub #717</w:t>
      </w:r>
    </w:p>
  </w:comment>
  <w:comment w:id="1870" w:author="Molly McEvilley [2]" w:date="2021-10-07T11:08:00Z" w:initials="MM">
    <w:p w14:paraId="4249120D" w14:textId="0A99FF2F" w:rsidR="00B13909" w:rsidRDefault="00B13909">
      <w:pPr>
        <w:pStyle w:val="CommentText"/>
      </w:pPr>
      <w:r>
        <w:rPr>
          <w:rStyle w:val="CommentReference"/>
        </w:rPr>
        <w:annotationRef/>
      </w:r>
      <w:r>
        <w:t>Per request from STELLA team.</w:t>
      </w:r>
    </w:p>
  </w:comment>
  <w:comment w:id="1900" w:author="Molly McEvilley [2]" w:date="2021-10-13T11:32:00Z" w:initials="MM">
    <w:p w14:paraId="329F78B5" w14:textId="6B262941" w:rsidR="009F4FAB" w:rsidRDefault="009F4FAB">
      <w:pPr>
        <w:pStyle w:val="CommentText"/>
      </w:pPr>
      <w:r>
        <w:rPr>
          <w:rStyle w:val="CommentReference"/>
        </w:rPr>
        <w:annotationRef/>
      </w:r>
      <w:proofErr w:type="spellStart"/>
      <w:r>
        <w:t>Github</w:t>
      </w:r>
      <w:proofErr w:type="spellEnd"/>
      <w:r>
        <w:t xml:space="preserve"> #</w:t>
      </w:r>
      <w:r w:rsidR="00900DDA">
        <w:t>708</w:t>
      </w:r>
    </w:p>
  </w:comment>
  <w:comment w:id="1910" w:author="Molly McEvilley [2]" w:date="2021-10-13T11:31:00Z" w:initials="MM">
    <w:p w14:paraId="0F62704F" w14:textId="7B818385" w:rsidR="009F4FAB" w:rsidRDefault="009F4FAB">
      <w:pPr>
        <w:pStyle w:val="CommentText"/>
      </w:pPr>
      <w:r>
        <w:rPr>
          <w:rStyle w:val="CommentReference"/>
        </w:rPr>
        <w:annotationRef/>
      </w:r>
      <w:r>
        <w:t>GitHub #710</w:t>
      </w:r>
    </w:p>
  </w:comment>
  <w:comment w:id="1928" w:author="Molly McEvilley [2]" w:date="2021-10-13T11:30:00Z" w:initials="MM">
    <w:p w14:paraId="1C8B777F" w14:textId="5C13B0B3" w:rsidR="00AD5BE5" w:rsidRDefault="00AD5BE5">
      <w:pPr>
        <w:pStyle w:val="CommentText"/>
      </w:pPr>
      <w:r>
        <w:rPr>
          <w:rStyle w:val="CommentReference"/>
        </w:rPr>
        <w:annotationRef/>
      </w:r>
      <w:r w:rsidR="00FA6BEB">
        <w:t>GitHub #715</w:t>
      </w:r>
    </w:p>
  </w:comment>
  <w:comment w:id="2014" w:author="Molly McEvilley [2]" w:date="2021-10-14T11:24:00Z" w:initials="MM">
    <w:p w14:paraId="6BAB09BE" w14:textId="662A0581" w:rsidR="00960012" w:rsidRDefault="00960012">
      <w:pPr>
        <w:pStyle w:val="CommentText"/>
      </w:pPr>
      <w:r>
        <w:rPr>
          <w:rStyle w:val="CommentReference"/>
        </w:rPr>
        <w:annotationRef/>
      </w:r>
      <w:r>
        <w:t>GitHub #723</w:t>
      </w:r>
    </w:p>
  </w:comment>
  <w:comment w:id="2019" w:author="Molly McEvilley [2]" w:date="2021-10-26T15:15:00Z" w:initials="MM">
    <w:p w14:paraId="668107EE" w14:textId="789FFC7B" w:rsidR="00B609D2" w:rsidRDefault="00B609D2">
      <w:pPr>
        <w:pStyle w:val="CommentText"/>
      </w:pPr>
      <w:r>
        <w:rPr>
          <w:rStyle w:val="CommentReference"/>
        </w:rPr>
        <w:annotationRef/>
      </w:r>
      <w:r>
        <w:t>GitHub #734</w:t>
      </w:r>
    </w:p>
  </w:comment>
  <w:comment w:id="2025" w:author="Molly McEvilley [2]" w:date="2021-10-27T12:21:00Z" w:initials="MM">
    <w:p w14:paraId="2670211C" w14:textId="45FFD122" w:rsidR="000F471E" w:rsidRDefault="000F471E">
      <w:pPr>
        <w:pStyle w:val="CommentText"/>
      </w:pPr>
      <w:r>
        <w:rPr>
          <w:rStyle w:val="CommentReference"/>
        </w:rPr>
        <w:annotationRef/>
      </w:r>
      <w:r>
        <w:t>GitHub #77</w:t>
      </w:r>
      <w:r w:rsidR="003D1CF6">
        <w:t>2</w:t>
      </w:r>
    </w:p>
  </w:comment>
  <w:comment w:id="2040" w:author="Molly McEvilley [2]" w:date="2021-10-14T11:28:00Z" w:initials="MM">
    <w:p w14:paraId="42C0301F" w14:textId="65C251F2" w:rsidR="007C328B" w:rsidRDefault="007C328B">
      <w:pPr>
        <w:pStyle w:val="CommentText"/>
      </w:pPr>
      <w:r>
        <w:rPr>
          <w:rStyle w:val="CommentReference"/>
        </w:rPr>
        <w:annotationRef/>
      </w:r>
      <w:r>
        <w:t xml:space="preserve">GitHub #723 </w:t>
      </w:r>
    </w:p>
  </w:comment>
  <w:comment w:id="2047" w:author="Molly McEvilley [2]" w:date="2021-10-13T11:39:00Z" w:initials="MM">
    <w:p w14:paraId="665A0257" w14:textId="104F3076" w:rsidR="00276C92" w:rsidRDefault="00276C92">
      <w:pPr>
        <w:pStyle w:val="CommentText"/>
      </w:pPr>
      <w:r>
        <w:rPr>
          <w:rStyle w:val="CommentReference"/>
        </w:rPr>
        <w:annotationRef/>
      </w:r>
      <w:r>
        <w:t>GitHub #717</w:t>
      </w:r>
    </w:p>
  </w:comment>
  <w:comment w:id="2050" w:author="Molly McEvilley [2]" w:date="2021-10-14T11:41:00Z" w:initials="MM">
    <w:p w14:paraId="1941D0BE" w14:textId="27BBA9C8" w:rsidR="00A72346" w:rsidRDefault="00A72346">
      <w:pPr>
        <w:pStyle w:val="CommentText"/>
      </w:pPr>
      <w:r>
        <w:rPr>
          <w:rStyle w:val="CommentReference"/>
        </w:rPr>
        <w:annotationRef/>
      </w:r>
      <w:r>
        <w:t xml:space="preserve">GitHub #723 point </w:t>
      </w:r>
      <w:r w:rsidR="00725272">
        <w:t>5</w:t>
      </w:r>
    </w:p>
  </w:comment>
  <w:comment w:id="2076" w:author="Molly McEvilley [2]" w:date="2021-10-14T11:33:00Z" w:initials="MM">
    <w:p w14:paraId="3C3B4454" w14:textId="295B8B36" w:rsidR="00332CE1" w:rsidRDefault="00332CE1">
      <w:pPr>
        <w:pStyle w:val="CommentText"/>
      </w:pPr>
      <w:r>
        <w:rPr>
          <w:rStyle w:val="CommentReference"/>
        </w:rPr>
        <w:annotationRef/>
      </w:r>
      <w:r>
        <w:t>GitHub #</w:t>
      </w:r>
      <w:r w:rsidR="00A94340">
        <w:t>723 point 6</w:t>
      </w:r>
    </w:p>
  </w:comment>
  <w:comment w:id="2083" w:author="Molly McEvilley [2]" w:date="2021-10-14T08:21:00Z" w:initials="MM">
    <w:p w14:paraId="1C1A4A1D" w14:textId="327C013E" w:rsidR="00566C1E" w:rsidRDefault="00566C1E">
      <w:pPr>
        <w:pStyle w:val="CommentText"/>
      </w:pPr>
      <w:r>
        <w:rPr>
          <w:rStyle w:val="CommentReference"/>
        </w:rPr>
        <w:annotationRef/>
      </w:r>
      <w:r>
        <w:t>GitHub #</w:t>
      </w:r>
      <w:r w:rsidR="00AB56A3">
        <w:t>720</w:t>
      </w:r>
    </w:p>
  </w:comment>
  <w:comment w:id="2137" w:author="Molly McEvilley [2]" w:date="2021-10-14T11:51:00Z" w:initials="MM">
    <w:p w14:paraId="02DDDC74" w14:textId="73792890" w:rsidR="00754991" w:rsidRDefault="00754991">
      <w:pPr>
        <w:pStyle w:val="CommentText"/>
      </w:pPr>
      <w:r>
        <w:rPr>
          <w:rStyle w:val="CommentReference"/>
        </w:rPr>
        <w:annotationRef/>
      </w:r>
      <w:r>
        <w:t>GitHub #</w:t>
      </w:r>
      <w:r w:rsidR="007C3D7E">
        <w:t>726</w:t>
      </w:r>
    </w:p>
  </w:comment>
  <w:comment w:id="2166" w:author="Molly McEvilley [2]" w:date="2021-10-14T11:19:00Z" w:initials="MM">
    <w:p w14:paraId="49468828" w14:textId="02BA6487" w:rsidR="002A42DD" w:rsidRDefault="002A42DD">
      <w:pPr>
        <w:pStyle w:val="CommentText"/>
      </w:pPr>
      <w:r>
        <w:rPr>
          <w:rStyle w:val="CommentReference"/>
        </w:rPr>
        <w:annotationRef/>
      </w:r>
      <w:r>
        <w:t>GitHub #730 – redundant –</w:t>
      </w:r>
      <w:r w:rsidR="00E600C1">
        <w:t xml:space="preserve"> setting</w:t>
      </w:r>
      <w:r>
        <w:t xml:space="preserve"> HHParent </w:t>
      </w:r>
      <w:r w:rsidR="00E600C1">
        <w:t>already covers this.</w:t>
      </w:r>
    </w:p>
  </w:comment>
  <w:comment w:id="2212" w:author="Molly McEvilley [2]" w:date="2021-10-26T15:17:00Z" w:initials="MM">
    <w:p w14:paraId="76D201C4" w14:textId="24037193" w:rsidR="00A51C68" w:rsidRDefault="00A51C68">
      <w:pPr>
        <w:pStyle w:val="CommentText"/>
      </w:pPr>
      <w:r>
        <w:rPr>
          <w:rStyle w:val="CommentReference"/>
        </w:rPr>
        <w:annotationRef/>
      </w:r>
      <w:r w:rsidR="005F7862">
        <w:t>GitHub #736</w:t>
      </w:r>
    </w:p>
  </w:comment>
  <w:comment w:id="2268" w:author="Molly McEvilley [2]" w:date="2021-10-26T15:14:00Z" w:initials="MM">
    <w:p w14:paraId="4FD58C54" w14:textId="7E8AA813" w:rsidR="005B3145" w:rsidRDefault="005B3145">
      <w:pPr>
        <w:pStyle w:val="CommentText"/>
      </w:pPr>
      <w:r>
        <w:rPr>
          <w:rStyle w:val="CommentReference"/>
        </w:rPr>
        <w:annotationRef/>
      </w:r>
      <w:r>
        <w:t>GitHub #732</w:t>
      </w:r>
    </w:p>
  </w:comment>
  <w:comment w:id="2339" w:author="Molly McEvilley [2]" w:date="2021-10-14T11:48:00Z" w:initials="MM">
    <w:p w14:paraId="4167F0F5" w14:textId="5B1FD49C" w:rsidR="00C80F29" w:rsidRDefault="00C80F29">
      <w:pPr>
        <w:pStyle w:val="CommentText"/>
      </w:pPr>
      <w:r>
        <w:rPr>
          <w:rStyle w:val="CommentReference"/>
        </w:rPr>
        <w:annotationRef/>
      </w:r>
      <w:r>
        <w:t>GitHub #</w:t>
      </w:r>
      <w:r w:rsidR="00DE23EE">
        <w:t>729</w:t>
      </w:r>
      <w:r w:rsidR="00B30B2D">
        <w:t xml:space="preserve"> and #736</w:t>
      </w:r>
    </w:p>
  </w:comment>
  <w:comment w:id="2366" w:author="Molly McEvilley [2]" w:date="2021-10-21T11:23:00Z" w:initials="MM">
    <w:p w14:paraId="5A7B33A0" w14:textId="3BA39046" w:rsidR="003B0291" w:rsidRDefault="003B0291">
      <w:pPr>
        <w:pStyle w:val="CommentText"/>
      </w:pPr>
      <w:r>
        <w:rPr>
          <w:rStyle w:val="CommentReference"/>
        </w:rPr>
        <w:annotationRef/>
      </w:r>
      <w:r>
        <w:t>GitHub #738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FB38A9" w15:done="0"/>
  <w15:commentEx w15:paraId="1663F85B" w15:done="0"/>
  <w15:commentEx w15:paraId="182FCA2D" w15:done="0"/>
  <w15:commentEx w15:paraId="63E3F766" w15:done="0"/>
  <w15:commentEx w15:paraId="341DB79E" w15:done="0"/>
  <w15:commentEx w15:paraId="1162AA77" w15:done="0"/>
  <w15:commentEx w15:paraId="1874C8C4" w15:done="0"/>
  <w15:commentEx w15:paraId="12D0B46B" w15:done="0"/>
  <w15:commentEx w15:paraId="40E7CA91" w15:done="0"/>
  <w15:commentEx w15:paraId="66008F1B" w15:done="0"/>
  <w15:commentEx w15:paraId="58D9DE59" w15:done="0"/>
  <w15:commentEx w15:paraId="6FC834EA" w15:done="0"/>
  <w15:commentEx w15:paraId="62D09C36" w15:done="0"/>
  <w15:commentEx w15:paraId="276530D5" w15:done="0"/>
  <w15:commentEx w15:paraId="3A22D4A9" w15:done="0"/>
  <w15:commentEx w15:paraId="69FD9CC1" w15:done="0"/>
  <w15:commentEx w15:paraId="1EEBA3CF" w15:done="0"/>
  <w15:commentEx w15:paraId="7C829A78" w15:done="0"/>
  <w15:commentEx w15:paraId="12503B6F" w15:done="0"/>
  <w15:commentEx w15:paraId="4249120D" w15:done="0"/>
  <w15:commentEx w15:paraId="329F78B5" w15:done="0"/>
  <w15:commentEx w15:paraId="0F62704F" w15:done="0"/>
  <w15:commentEx w15:paraId="1C8B777F" w15:done="0"/>
  <w15:commentEx w15:paraId="6BAB09BE" w15:done="0"/>
  <w15:commentEx w15:paraId="668107EE" w15:done="0"/>
  <w15:commentEx w15:paraId="2670211C" w15:done="0"/>
  <w15:commentEx w15:paraId="42C0301F" w15:done="0"/>
  <w15:commentEx w15:paraId="665A0257" w15:done="0"/>
  <w15:commentEx w15:paraId="1941D0BE" w15:done="0"/>
  <w15:commentEx w15:paraId="3C3B4454" w15:done="0"/>
  <w15:commentEx w15:paraId="1C1A4A1D" w15:done="0"/>
  <w15:commentEx w15:paraId="02DDDC74" w15:done="0"/>
  <w15:commentEx w15:paraId="49468828" w15:done="0"/>
  <w15:commentEx w15:paraId="76D201C4" w15:done="0"/>
  <w15:commentEx w15:paraId="4FD58C54" w15:done="0"/>
  <w15:commentEx w15:paraId="4167F0F5" w15:done="0"/>
  <w15:commentEx w15:paraId="5A7B33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5187" w16cex:dateUtc="2021-10-07T14:59:00Z"/>
  <w16cex:commentExtensible w16cex:durableId="2523BDB8" w16cex:dateUtc="2021-10-27T15:59:00Z"/>
  <w16cex:commentExtensible w16cex:durableId="250951AD" w16cex:dateUtc="2021-10-07T14:59:00Z"/>
  <w16cex:commentExtensible w16cex:durableId="251BA551" w16cex:dateUtc="2021-10-21T12:37:00Z"/>
  <w16cex:commentExtensible w16cex:durableId="251A71F7" w16cex:dateUtc="2021-10-20T14:46:00Z"/>
  <w16cex:commentExtensible w16cex:durableId="25095306" w16cex:dateUtc="2021-10-07T15:05:00Z"/>
  <w16cex:commentExtensible w16cex:durableId="251BDCF9" w16cex:dateUtc="2021-10-21T16:35:00Z"/>
  <w16cex:commentExtensible w16cex:durableId="25112447" w16cex:dateUtc="2021-10-13T13:24:00Z"/>
  <w16cex:commentExtensible w16cex:durableId="251BBFC2" w16cex:dateUtc="2021-10-21T14:30:00Z"/>
  <w16cex:commentExtensible w16cex:durableId="251BBC57" w16cex:dateUtc="2021-10-21T14:15:00Z"/>
  <w16cex:commentExtensible w16cex:durableId="2523C9E8" w16cex:dateUtc="2021-10-27T16:51:00Z"/>
  <w16cex:commentExtensible w16cex:durableId="252288CE" w16cex:dateUtc="2021-10-26T18:01:00Z"/>
  <w16cex:commentExtensible w16cex:durableId="25228935" w16cex:dateUtc="2021-10-26T18:03:00Z"/>
  <w16cex:commentExtensible w16cex:durableId="25229CDD" w16cex:dateUtc="2021-10-26T19:27:00Z"/>
  <w16cex:commentExtensible w16cex:durableId="25228696" w16cex:dateUtc="2021-10-26T17:52:00Z"/>
  <w16cex:commentExtensible w16cex:durableId="2523BD02" w16cex:dateUtc="2021-10-27T15:56:00Z"/>
  <w16cex:commentExtensible w16cex:durableId="25228D8B" w16cex:dateUtc="2021-10-26T18:22:00Z"/>
  <w16cex:commentExtensible w16cex:durableId="24C7737C" w16cex:dateUtc="2021-08-18T15:54:00Z"/>
  <w16cex:commentExtensible w16cex:durableId="25126664" w16cex:dateUtc="2021-10-14T12:18:00Z"/>
  <w16cex:commentExtensible w16cex:durableId="250953AB" w16cex:dateUtc="2021-10-07T15:08:00Z"/>
  <w16cex:commentExtensible w16cex:durableId="2511423A" w16cex:dateUtc="2021-10-13T15:32:00Z"/>
  <w16cex:commentExtensible w16cex:durableId="25114215" w16cex:dateUtc="2021-10-13T15:31:00Z"/>
  <w16cex:commentExtensible w16cex:durableId="251141DA" w16cex:dateUtc="2021-10-13T15:30:00Z"/>
  <w16cex:commentExtensible w16cex:durableId="251291F1" w16cex:dateUtc="2021-10-14T15:24:00Z"/>
  <w16cex:commentExtensible w16cex:durableId="25229A2F" w16cex:dateUtc="2021-10-26T19:15:00Z"/>
  <w16cex:commentExtensible w16cex:durableId="2523C2BC" w16cex:dateUtc="2021-10-27T16:21:00Z"/>
  <w16cex:commentExtensible w16cex:durableId="251292E2" w16cex:dateUtc="2021-10-14T15:28:00Z"/>
  <w16cex:commentExtensible w16cex:durableId="25114405" w16cex:dateUtc="2021-10-13T15:39:00Z"/>
  <w16cex:commentExtensible w16cex:durableId="251295FF" w16cex:dateUtc="2021-10-14T15:41:00Z"/>
  <w16cex:commentExtensible w16cex:durableId="25129413" w16cex:dateUtc="2021-10-14T15:33:00Z"/>
  <w16cex:commentExtensible w16cex:durableId="251266FB" w16cex:dateUtc="2021-10-14T12:21:00Z"/>
  <w16cex:commentExtensible w16cex:durableId="25129825" w16cex:dateUtc="2021-10-14T15:51:00Z"/>
  <w16cex:commentExtensible w16cex:durableId="251290C2" w16cex:dateUtc="2021-10-14T15:19:00Z"/>
  <w16cex:commentExtensible w16cex:durableId="25229A76" w16cex:dateUtc="2021-10-26T19:17:00Z"/>
  <w16cex:commentExtensible w16cex:durableId="252299ED" w16cex:dateUtc="2021-10-26T19:14:00Z"/>
  <w16cex:commentExtensible w16cex:durableId="25129788" w16cex:dateUtc="2021-10-14T15:48:00Z"/>
  <w16cex:commentExtensible w16cex:durableId="251BCC1F" w16cex:dateUtc="2021-10-21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FB38A9" w16cid:durableId="25095187"/>
  <w16cid:commentId w16cid:paraId="1663F85B" w16cid:durableId="2523BDB8"/>
  <w16cid:commentId w16cid:paraId="182FCA2D" w16cid:durableId="250951AD"/>
  <w16cid:commentId w16cid:paraId="63E3F766" w16cid:durableId="251BA551"/>
  <w16cid:commentId w16cid:paraId="341DB79E" w16cid:durableId="251A71F7"/>
  <w16cid:commentId w16cid:paraId="1162AA77" w16cid:durableId="25095306"/>
  <w16cid:commentId w16cid:paraId="1874C8C4" w16cid:durableId="251BDCF9"/>
  <w16cid:commentId w16cid:paraId="12D0B46B" w16cid:durableId="25112447"/>
  <w16cid:commentId w16cid:paraId="40E7CA91" w16cid:durableId="251BBFC2"/>
  <w16cid:commentId w16cid:paraId="66008F1B" w16cid:durableId="251BBC57"/>
  <w16cid:commentId w16cid:paraId="58D9DE59" w16cid:durableId="2523C9E8"/>
  <w16cid:commentId w16cid:paraId="6FC834EA" w16cid:durableId="252288CE"/>
  <w16cid:commentId w16cid:paraId="62D09C36" w16cid:durableId="25228935"/>
  <w16cid:commentId w16cid:paraId="276530D5" w16cid:durableId="25229CDD"/>
  <w16cid:commentId w16cid:paraId="3A22D4A9" w16cid:durableId="25228696"/>
  <w16cid:commentId w16cid:paraId="69FD9CC1" w16cid:durableId="2523BD02"/>
  <w16cid:commentId w16cid:paraId="1EEBA3CF" w16cid:durableId="25228D8B"/>
  <w16cid:commentId w16cid:paraId="7C829A78" w16cid:durableId="24C7737C"/>
  <w16cid:commentId w16cid:paraId="12503B6F" w16cid:durableId="25126664"/>
  <w16cid:commentId w16cid:paraId="4249120D" w16cid:durableId="250953AB"/>
  <w16cid:commentId w16cid:paraId="329F78B5" w16cid:durableId="2511423A"/>
  <w16cid:commentId w16cid:paraId="0F62704F" w16cid:durableId="25114215"/>
  <w16cid:commentId w16cid:paraId="1C8B777F" w16cid:durableId="251141DA"/>
  <w16cid:commentId w16cid:paraId="6BAB09BE" w16cid:durableId="251291F1"/>
  <w16cid:commentId w16cid:paraId="668107EE" w16cid:durableId="25229A2F"/>
  <w16cid:commentId w16cid:paraId="2670211C" w16cid:durableId="2523C2BC"/>
  <w16cid:commentId w16cid:paraId="42C0301F" w16cid:durableId="251292E2"/>
  <w16cid:commentId w16cid:paraId="665A0257" w16cid:durableId="25114405"/>
  <w16cid:commentId w16cid:paraId="1941D0BE" w16cid:durableId="251295FF"/>
  <w16cid:commentId w16cid:paraId="3C3B4454" w16cid:durableId="25129413"/>
  <w16cid:commentId w16cid:paraId="1C1A4A1D" w16cid:durableId="251266FB"/>
  <w16cid:commentId w16cid:paraId="02DDDC74" w16cid:durableId="25129825"/>
  <w16cid:commentId w16cid:paraId="49468828" w16cid:durableId="251290C2"/>
  <w16cid:commentId w16cid:paraId="76D201C4" w16cid:durableId="25229A76"/>
  <w16cid:commentId w16cid:paraId="4FD58C54" w16cid:durableId="252299ED"/>
  <w16cid:commentId w16cid:paraId="4167F0F5" w16cid:durableId="25129788"/>
  <w16cid:commentId w16cid:paraId="5A7B33A0" w16cid:durableId="251BCC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4F622" w14:textId="77777777" w:rsidR="002563CF" w:rsidRDefault="002563CF" w:rsidP="008E455B">
      <w:pPr>
        <w:spacing w:after="0" w:line="240" w:lineRule="auto"/>
      </w:pPr>
      <w:r>
        <w:separator/>
      </w:r>
    </w:p>
  </w:endnote>
  <w:endnote w:type="continuationSeparator" w:id="0">
    <w:p w14:paraId="641E142B" w14:textId="77777777" w:rsidR="002563CF" w:rsidRDefault="002563CF" w:rsidP="008E455B">
      <w:pPr>
        <w:spacing w:after="0" w:line="240" w:lineRule="auto"/>
      </w:pPr>
      <w:r>
        <w:continuationSeparator/>
      </w:r>
    </w:p>
  </w:endnote>
  <w:endnote w:type="continuationNotice" w:id="1">
    <w:p w14:paraId="0DFFECE0" w14:textId="77777777" w:rsidR="002563CF" w:rsidRDefault="002563C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13C03" w14:textId="77777777" w:rsidR="002563CF" w:rsidRDefault="002563CF" w:rsidP="008E455B">
      <w:pPr>
        <w:spacing w:after="0" w:line="240" w:lineRule="auto"/>
      </w:pPr>
      <w:r>
        <w:separator/>
      </w:r>
    </w:p>
  </w:footnote>
  <w:footnote w:type="continuationSeparator" w:id="0">
    <w:p w14:paraId="3729A216" w14:textId="77777777" w:rsidR="002563CF" w:rsidRDefault="002563CF" w:rsidP="008E455B">
      <w:pPr>
        <w:spacing w:after="0" w:line="240" w:lineRule="auto"/>
      </w:pPr>
      <w:r>
        <w:continuationSeparator/>
      </w:r>
    </w:p>
  </w:footnote>
  <w:footnote w:type="continuationNotice" w:id="1">
    <w:p w14:paraId="3C76E6B8" w14:textId="77777777" w:rsidR="002563CF" w:rsidRDefault="002563CF">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5"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5"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100"/>
  </w:num>
  <w:num w:numId="4">
    <w:abstractNumId w:val="51"/>
  </w:num>
  <w:num w:numId="5">
    <w:abstractNumId w:val="64"/>
  </w:num>
  <w:num w:numId="6">
    <w:abstractNumId w:val="81"/>
  </w:num>
  <w:num w:numId="7">
    <w:abstractNumId w:val="8"/>
  </w:num>
  <w:num w:numId="8">
    <w:abstractNumId w:val="7"/>
  </w:num>
  <w:num w:numId="9">
    <w:abstractNumId w:val="56"/>
  </w:num>
  <w:num w:numId="10">
    <w:abstractNumId w:val="89"/>
  </w:num>
  <w:num w:numId="11">
    <w:abstractNumId w:val="30"/>
  </w:num>
  <w:num w:numId="12">
    <w:abstractNumId w:val="29"/>
  </w:num>
  <w:num w:numId="13">
    <w:abstractNumId w:val="70"/>
  </w:num>
  <w:num w:numId="14">
    <w:abstractNumId w:val="1"/>
  </w:num>
  <w:num w:numId="15">
    <w:abstractNumId w:val="75"/>
  </w:num>
  <w:num w:numId="16">
    <w:abstractNumId w:val="105"/>
  </w:num>
  <w:num w:numId="17">
    <w:abstractNumId w:val="87"/>
  </w:num>
  <w:num w:numId="18">
    <w:abstractNumId w:val="97"/>
  </w:num>
  <w:num w:numId="19">
    <w:abstractNumId w:val="92"/>
  </w:num>
  <w:num w:numId="20">
    <w:abstractNumId w:val="23"/>
  </w:num>
  <w:num w:numId="21">
    <w:abstractNumId w:val="3"/>
  </w:num>
  <w:num w:numId="22">
    <w:abstractNumId w:val="9"/>
  </w:num>
  <w:num w:numId="23">
    <w:abstractNumId w:val="82"/>
  </w:num>
  <w:num w:numId="24">
    <w:abstractNumId w:val="25"/>
  </w:num>
  <w:num w:numId="25">
    <w:abstractNumId w:val="80"/>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4"/>
  </w:num>
  <w:num w:numId="33">
    <w:abstractNumId w:val="58"/>
  </w:num>
  <w:num w:numId="34">
    <w:abstractNumId w:val="79"/>
  </w:num>
  <w:num w:numId="35">
    <w:abstractNumId w:val="35"/>
  </w:num>
  <w:num w:numId="36">
    <w:abstractNumId w:val="77"/>
  </w:num>
  <w:num w:numId="37">
    <w:abstractNumId w:val="24"/>
  </w:num>
  <w:num w:numId="38">
    <w:abstractNumId w:val="32"/>
  </w:num>
  <w:num w:numId="39">
    <w:abstractNumId w:val="37"/>
  </w:num>
  <w:num w:numId="40">
    <w:abstractNumId w:val="86"/>
  </w:num>
  <w:num w:numId="41">
    <w:abstractNumId w:val="48"/>
  </w:num>
  <w:num w:numId="42">
    <w:abstractNumId w:val="88"/>
  </w:num>
  <w:num w:numId="43">
    <w:abstractNumId w:val="71"/>
  </w:num>
  <w:num w:numId="44">
    <w:abstractNumId w:val="76"/>
  </w:num>
  <w:num w:numId="45">
    <w:abstractNumId w:val="13"/>
  </w:num>
  <w:num w:numId="46">
    <w:abstractNumId w:val="16"/>
  </w:num>
  <w:num w:numId="47">
    <w:abstractNumId w:val="72"/>
  </w:num>
  <w:num w:numId="48">
    <w:abstractNumId w:val="41"/>
  </w:num>
  <w:num w:numId="49">
    <w:abstractNumId w:val="4"/>
  </w:num>
  <w:num w:numId="50">
    <w:abstractNumId w:val="94"/>
  </w:num>
  <w:num w:numId="51">
    <w:abstractNumId w:val="60"/>
  </w:num>
  <w:num w:numId="52">
    <w:abstractNumId w:val="47"/>
  </w:num>
  <w:num w:numId="53">
    <w:abstractNumId w:val="19"/>
  </w:num>
  <w:num w:numId="54">
    <w:abstractNumId w:val="101"/>
  </w:num>
  <w:num w:numId="55">
    <w:abstractNumId w:val="96"/>
  </w:num>
  <w:num w:numId="56">
    <w:abstractNumId w:val="99"/>
  </w:num>
  <w:num w:numId="57">
    <w:abstractNumId w:val="14"/>
  </w:num>
  <w:num w:numId="58">
    <w:abstractNumId w:val="17"/>
  </w:num>
  <w:num w:numId="59">
    <w:abstractNumId w:val="49"/>
  </w:num>
  <w:num w:numId="60">
    <w:abstractNumId w:val="26"/>
  </w:num>
  <w:num w:numId="61">
    <w:abstractNumId w:val="102"/>
  </w:num>
  <w:num w:numId="62">
    <w:abstractNumId w:val="66"/>
  </w:num>
  <w:num w:numId="63">
    <w:abstractNumId w:val="83"/>
  </w:num>
  <w:num w:numId="64">
    <w:abstractNumId w:val="45"/>
  </w:num>
  <w:num w:numId="65">
    <w:abstractNumId w:val="46"/>
  </w:num>
  <w:num w:numId="66">
    <w:abstractNumId w:val="53"/>
  </w:num>
  <w:num w:numId="67">
    <w:abstractNumId w:val="104"/>
  </w:num>
  <w:num w:numId="68">
    <w:abstractNumId w:val="62"/>
  </w:num>
  <w:num w:numId="69">
    <w:abstractNumId w:val="50"/>
  </w:num>
  <w:num w:numId="70">
    <w:abstractNumId w:val="98"/>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8"/>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3"/>
  </w:num>
  <w:num w:numId="87">
    <w:abstractNumId w:val="95"/>
  </w:num>
  <w:num w:numId="88">
    <w:abstractNumId w:val="5"/>
  </w:num>
  <w:num w:numId="89">
    <w:abstractNumId w:val="90"/>
  </w:num>
  <w:num w:numId="90">
    <w:abstractNumId w:val="69"/>
  </w:num>
  <w:num w:numId="91">
    <w:abstractNumId w:val="38"/>
  </w:num>
  <w:num w:numId="92">
    <w:abstractNumId w:val="31"/>
  </w:num>
  <w:num w:numId="93">
    <w:abstractNumId w:val="103"/>
  </w:num>
  <w:num w:numId="94">
    <w:abstractNumId w:val="2"/>
  </w:num>
  <w:num w:numId="95">
    <w:abstractNumId w:val="34"/>
  </w:num>
  <w:num w:numId="96">
    <w:abstractNumId w:val="84"/>
  </w:num>
  <w:num w:numId="97">
    <w:abstractNumId w:val="39"/>
  </w:num>
  <w:num w:numId="98">
    <w:abstractNumId w:val="55"/>
  </w:num>
  <w:num w:numId="99">
    <w:abstractNumId w:val="22"/>
  </w:num>
  <w:num w:numId="100">
    <w:abstractNumId w:val="42"/>
  </w:num>
  <w:num w:numId="101">
    <w:abstractNumId w:val="73"/>
  </w:num>
  <w:num w:numId="102">
    <w:abstractNumId w:val="43"/>
  </w:num>
  <w:num w:numId="103">
    <w:abstractNumId w:val="85"/>
  </w:num>
  <w:num w:numId="104">
    <w:abstractNumId w:val="68"/>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rson w15:author="Molly McEvilley [2]">
    <w15:presenceInfo w15:providerId="None" w15:userId="Molly McEvilley"/>
  </w15:person>
  <w15:person w15:author="Genelle Denzin">
    <w15:presenceInfo w15:providerId="AD" w15:userId="S::Genelle_Denzin@abtassoc.com::91669b89-63dd-4372-8209-0bc89d2f3b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0B5"/>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EA"/>
    <w:rsid w:val="004533E0"/>
    <w:rsid w:val="0045385E"/>
    <w:rsid w:val="00453CDD"/>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88A"/>
    <w:rsid w:val="00567E0C"/>
    <w:rsid w:val="00570067"/>
    <w:rsid w:val="00570496"/>
    <w:rsid w:val="00570629"/>
    <w:rsid w:val="0057095E"/>
    <w:rsid w:val="00570A75"/>
    <w:rsid w:val="00571805"/>
    <w:rsid w:val="00571C86"/>
    <w:rsid w:val="00571FC3"/>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3E60"/>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B37"/>
    <w:rsid w:val="00752058"/>
    <w:rsid w:val="00752721"/>
    <w:rsid w:val="00752B08"/>
    <w:rsid w:val="00753035"/>
    <w:rsid w:val="00753708"/>
    <w:rsid w:val="0075389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1913"/>
    <w:rsid w:val="00761A2F"/>
    <w:rsid w:val="00761A75"/>
    <w:rsid w:val="00761C0A"/>
    <w:rsid w:val="00761F7F"/>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61FF"/>
    <w:rsid w:val="007663CF"/>
    <w:rsid w:val="007664AF"/>
    <w:rsid w:val="0076658C"/>
    <w:rsid w:val="00766999"/>
    <w:rsid w:val="007675EE"/>
    <w:rsid w:val="00767B25"/>
    <w:rsid w:val="00767F0A"/>
    <w:rsid w:val="007704C7"/>
    <w:rsid w:val="00770B6B"/>
    <w:rsid w:val="00770BBD"/>
    <w:rsid w:val="00770C38"/>
    <w:rsid w:val="00770CD2"/>
    <w:rsid w:val="0077142A"/>
    <w:rsid w:val="007718CE"/>
    <w:rsid w:val="00771BE6"/>
    <w:rsid w:val="00772095"/>
    <w:rsid w:val="00772636"/>
    <w:rsid w:val="00772909"/>
    <w:rsid w:val="00772C35"/>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2AC"/>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012"/>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326"/>
    <w:rsid w:val="00B30683"/>
    <w:rsid w:val="00B306E1"/>
    <w:rsid w:val="00B30A44"/>
    <w:rsid w:val="00B30B2D"/>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81C"/>
    <w:rsid w:val="00CD2E56"/>
    <w:rsid w:val="00CD2F31"/>
    <w:rsid w:val="00CD30B3"/>
    <w:rsid w:val="00CD32A8"/>
    <w:rsid w:val="00CD3316"/>
    <w:rsid w:val="00CD343E"/>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863"/>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image" Target="media/image5.png"/><Relationship Id="rId30" Type="http://schemas.openxmlformats.org/officeDocument/2006/relationships/footer" Target="footer4.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12735</TotalTime>
  <Pages>164</Pages>
  <Words>43963</Words>
  <Characters>250592</Characters>
  <Application>Microsoft Office Word</Application>
  <DocSecurity>0</DocSecurity>
  <Lines>2088</Lines>
  <Paragraphs>587</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293968</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Genelle Denzin</cp:lastModifiedBy>
  <cp:revision>295</cp:revision>
  <cp:lastPrinted>2018-10-11T13:23:00Z</cp:lastPrinted>
  <dcterms:created xsi:type="dcterms:W3CDTF">2021-08-16T04:53:00Z</dcterms:created>
  <dcterms:modified xsi:type="dcterms:W3CDTF">2021-10-27T20:38:00Z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