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DC69B9">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DC69B9">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DC69B9">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DC69B9">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DC69B9">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DC69B9">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DC69B9">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DC69B9">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DC69B9">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DC69B9">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DC69B9">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DC69B9">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DC69B9">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DC69B9">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DC69B9">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DC69B9">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DC69B9">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DC69B9">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DC69B9">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DC69B9">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DC69B9">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DC69B9">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DC69B9">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DC69B9">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DC69B9">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DC69B9">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DC69B9">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DC69B9">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DC69B9">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DC69B9">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DC69B9">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DC69B9">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DC69B9">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DC69B9">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DC69B9">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DC69B9">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DC69B9">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DC69B9">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DC69B9">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DC69B9">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DC69B9">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DC69B9">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DC69B9">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DC69B9">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DC69B9">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DC69B9">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DC69B9">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DC69B9">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DC69B9">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DC69B9">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DC69B9">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DC69B9">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DC69B9">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DC69B9">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DC69B9">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DC69B9">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DC69B9">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DC69B9">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DC69B9">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DC69B9">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DC69B9">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DC69B9">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DC69B9">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DC69B9">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DC69B9">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DC69B9">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DC69B9">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DC69B9">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DC69B9">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DC69B9">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DC69B9">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DC69B9">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DC69B9">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DC69B9">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DC69B9">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DC69B9">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DC69B9">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DC69B9">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DC69B9">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DC69B9">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DC69B9">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DC69B9">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DC69B9">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DC69B9">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DC69B9">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DC69B9">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DC69B9">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DC69B9">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DC69B9">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DC69B9">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DC69B9">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DC69B9">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DC69B9">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DC69B9">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DC69B9">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DC69B9">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DC69B9">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DC69B9">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DC69B9">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DC69B9">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DC69B9">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DC69B9">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DC69B9">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DC69B9">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DC69B9">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DC69B9">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DC69B9">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9" w:name="_Toc37849730"/>
      <w:bookmarkStart w:id="20" w:name="_Toc79153915"/>
      <w:r w:rsidRPr="00C52062">
        <w:lastRenderedPageBreak/>
        <w:t>Introduction</w:t>
      </w:r>
      <w:bookmarkEnd w:id="0"/>
      <w:bookmarkEnd w:id="1"/>
      <w:bookmarkEnd w:id="19"/>
      <w:bookmarkEnd w:id="20"/>
    </w:p>
    <w:p w14:paraId="5DE97F33" w14:textId="0F5B2D87" w:rsidR="007F6B46" w:rsidRPr="00416D60" w:rsidRDefault="00B014FA" w:rsidP="0088191A">
      <w:pPr>
        <w:pStyle w:val="Heading2"/>
        <w:ind w:left="900" w:hanging="900"/>
      </w:pPr>
      <w:bookmarkStart w:id="21" w:name="_Toc497116383"/>
      <w:bookmarkStart w:id="22" w:name="_Toc498527171"/>
      <w:bookmarkStart w:id="23" w:name="_Toc499292008"/>
      <w:bookmarkStart w:id="24" w:name="_Toc499543968"/>
      <w:bookmarkStart w:id="25" w:name="_Toc37849731"/>
      <w:bookmarkStart w:id="26" w:name="_Toc79153916"/>
      <w:r w:rsidRPr="00416D60">
        <w:t xml:space="preserve">Background: </w:t>
      </w:r>
      <w:r w:rsidR="007F6B46" w:rsidRPr="00416D60">
        <w:t>Ann</w:t>
      </w:r>
      <w:r w:rsidRPr="00416D60">
        <w:t>ual Homeless Assessment Report</w:t>
      </w:r>
      <w:bookmarkEnd w:id="21"/>
      <w:bookmarkEnd w:id="22"/>
      <w:bookmarkEnd w:id="23"/>
      <w:bookmarkEnd w:id="24"/>
      <w:r w:rsidRPr="00416D60">
        <w:t xml:space="preserve"> and the Longitudinal System Analysis</w:t>
      </w:r>
      <w:bookmarkEnd w:id="25"/>
      <w:bookmarkEnd w:id="26"/>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7" w:name="_Toc499543972"/>
      <w:bookmarkStart w:id="28" w:name="_Toc37849732"/>
      <w:bookmarkStart w:id="29" w:name="_Toc79153917"/>
      <w:r w:rsidRPr="0036072B">
        <w:t>About This Document</w:t>
      </w:r>
      <w:bookmarkStart w:id="30" w:name="_Toc499292012"/>
      <w:bookmarkStart w:id="31" w:name="_Toc499543973"/>
      <w:bookmarkEnd w:id="27"/>
      <w:bookmarkEnd w:id="28"/>
      <w:bookmarkEnd w:id="29"/>
    </w:p>
    <w:p w14:paraId="57D1D754" w14:textId="77777777" w:rsidR="007F6B46" w:rsidRPr="0036072B" w:rsidRDefault="007F6B46" w:rsidP="009336C4">
      <w:pPr>
        <w:pStyle w:val="Heading3"/>
      </w:pPr>
      <w:r w:rsidRPr="0036072B">
        <w:t>Intended Audience</w:t>
      </w:r>
      <w:bookmarkEnd w:id="30"/>
      <w:bookmarkEnd w:id="31"/>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
    </w:p>
    <w:p w14:paraId="03B12582" w14:textId="77777777" w:rsidR="007F6B46" w:rsidRPr="009336C4" w:rsidRDefault="007F6B46" w:rsidP="009336C4">
      <w:pPr>
        <w:pStyle w:val="Heading3"/>
      </w:pPr>
      <w:bookmarkStart w:id="33" w:name="_Toc497116386"/>
      <w:bookmarkStart w:id="34" w:name="_Toc498527174"/>
      <w:bookmarkStart w:id="35" w:name="_Toc499292013"/>
      <w:bookmarkStart w:id="36" w:name="_Toc499543974"/>
      <w:r w:rsidRPr="0036072B">
        <w:lastRenderedPageBreak/>
        <w:t>Purpose</w:t>
      </w:r>
      <w:bookmarkEnd w:id="33"/>
      <w:bookmarkEnd w:id="34"/>
      <w:r w:rsidRPr="0036072B">
        <w:t xml:space="preserve"> and Scope</w:t>
      </w:r>
      <w:bookmarkEnd w:id="35"/>
      <w:bookmarkEnd w:id="36"/>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7" w:name="_Toc499292014"/>
      <w:bookmarkStart w:id="38" w:name="_Toc499543975"/>
      <w:bookmarkStart w:id="39" w:name="_Toc497116389"/>
      <w:bookmarkStart w:id="40" w:name="_Toc498527177"/>
      <w:r w:rsidRPr="0036072B">
        <w:t xml:space="preserve">Structure and </w:t>
      </w:r>
      <w:r w:rsidRPr="009336C4">
        <w:t>Content</w:t>
      </w:r>
      <w:bookmarkEnd w:id="37"/>
      <w:bookmarkEnd w:id="3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1" w:name="_Toc499292015"/>
      <w:bookmarkStart w:id="42" w:name="_Toc499543976"/>
      <w:r w:rsidRPr="0036072B">
        <w:t>External References</w:t>
      </w:r>
      <w:bookmarkEnd w:id="39"/>
      <w:bookmarkEnd w:id="40"/>
      <w:bookmarkEnd w:id="41"/>
      <w:bookmarkEnd w:id="4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7CD82FB2"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r w:rsidR="008A7F66">
        <w:rPr>
          <w:rStyle w:val="Strong"/>
        </w:rPr>
        <w:t>0</w:t>
      </w:r>
      <w:r w:rsidR="00E82149">
        <w:rPr>
          <w:rStyle w:val="Strong"/>
        </w:rPr>
        <w:t xml:space="preserve"> </w:t>
      </w:r>
      <w:r>
        <w:t>(</w:t>
      </w:r>
      <w:hyperlink r:id="rId20" w:history="1">
        <w:r w:rsidRPr="00370C39">
          <w:rPr>
            <w:rStyle w:val="Hyperlink"/>
          </w:rPr>
          <w:t>HMIS CSV</w:t>
        </w:r>
      </w:hyperlink>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43" w:name="_Toc497116390"/>
      <w:bookmarkStart w:id="44" w:name="_Toc498527178"/>
      <w:bookmarkStart w:id="45" w:name="_Toc499292016"/>
      <w:bookmarkStart w:id="4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7" w:name="_Toc37849733"/>
      <w:bookmarkStart w:id="48" w:name="_Toc79153918"/>
      <w:bookmarkEnd w:id="43"/>
      <w:bookmarkEnd w:id="44"/>
      <w:bookmarkEnd w:id="45"/>
      <w:bookmarkEnd w:id="46"/>
      <w:r w:rsidRPr="0036072B">
        <w:t>Definitions/Acronyms</w:t>
      </w:r>
      <w:bookmarkEnd w:id="47"/>
      <w:bookmarkEnd w:id="4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49" w:name="_Toc37849734"/>
      <w:bookmarkStart w:id="50" w:name="_Toc79153919"/>
      <w:r w:rsidRPr="00C52062">
        <w:lastRenderedPageBreak/>
        <w:t xml:space="preserve">HDX </w:t>
      </w:r>
      <w:bookmarkEnd w:id="49"/>
      <w:r w:rsidR="00AD44E9" w:rsidRPr="00C52062">
        <w:t>2.0 Upload</w:t>
      </w:r>
      <w:bookmarkEnd w:id="50"/>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51" w:name="_Toc37849735"/>
      <w:bookmarkStart w:id="52" w:name="_Toc79153920"/>
      <w:r>
        <w:t>Project.csv</w:t>
      </w:r>
      <w:bookmarkEnd w:id="51"/>
      <w:bookmarkEnd w:id="52"/>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53" w:name="_Toc37849736"/>
      <w:bookmarkStart w:id="54" w:name="_Toc79153921"/>
      <w:r>
        <w:t>Organization.csv</w:t>
      </w:r>
      <w:bookmarkEnd w:id="53"/>
      <w:bookmarkEnd w:id="5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5" w:name="_Toc37849737"/>
      <w:bookmarkStart w:id="56" w:name="_Toc79153922"/>
      <w:r>
        <w:t>Funder.csv</w:t>
      </w:r>
      <w:bookmarkEnd w:id="55"/>
      <w:bookmarkEnd w:id="5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7" w:name="_Toc37849738"/>
      <w:bookmarkStart w:id="58" w:name="_Toc79153923"/>
      <w:r>
        <w:t>ProjectCoC.csv</w:t>
      </w:r>
      <w:bookmarkEnd w:id="57"/>
      <w:bookmarkEnd w:id="58"/>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9" w:name="_Toc37849739"/>
      <w:bookmarkStart w:id="60" w:name="_Toc38030514"/>
      <w:bookmarkStart w:id="61" w:name="_Toc79153924"/>
      <w:r>
        <w:t>Inventory.csv</w:t>
      </w:r>
      <w:bookmarkEnd w:id="59"/>
      <w:bookmarkEnd w:id="60"/>
      <w:bookmarkEnd w:id="6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62" w:name="_Toc37849740"/>
      <w:bookmarkStart w:id="63" w:name="_Toc79153925"/>
      <w:r w:rsidRPr="00107D01">
        <w:t>LSAReport.csv</w:t>
      </w:r>
      <w:bookmarkEnd w:id="62"/>
      <w:bookmarkEnd w:id="6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C69B9"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DC69B9"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64" w:name="_Toc37973097"/>
      <w:bookmarkStart w:id="65" w:name="_Toc37973652"/>
      <w:bookmarkStart w:id="66" w:name="_Toc37974203"/>
      <w:bookmarkStart w:id="67" w:name="_Toc37974755"/>
      <w:bookmarkStart w:id="68" w:name="_Toc37849741"/>
      <w:bookmarkStart w:id="69" w:name="_Toc79153926"/>
      <w:bookmarkEnd w:id="64"/>
      <w:bookmarkEnd w:id="65"/>
      <w:bookmarkEnd w:id="66"/>
      <w:bookmarkEnd w:id="67"/>
      <w:r w:rsidRPr="00107D01">
        <w:t>LSAPerson.csv</w:t>
      </w:r>
      <w:bookmarkEnd w:id="68"/>
      <w:bookmarkEnd w:id="69"/>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0" w:name="_Toc37849742"/>
      <w:bookmarkStart w:id="71" w:name="_Toc79153927"/>
      <w:r w:rsidRPr="00914087">
        <w:t>LSAHousehold.csv</w:t>
      </w:r>
      <w:bookmarkEnd w:id="70"/>
      <w:bookmarkEnd w:id="7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72" w:name="_Toc37849743"/>
      <w:bookmarkStart w:id="73" w:name="_Toc79153928"/>
      <w:r>
        <w:t>LSAExit</w:t>
      </w:r>
      <w:r w:rsidRPr="00C52062">
        <w:t>.csv</w:t>
      </w:r>
      <w:bookmarkEnd w:id="72"/>
      <w:bookmarkEnd w:id="73"/>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4" w:name="_Toc37849744"/>
      <w:bookmarkStart w:id="75" w:name="_Toc79153929"/>
      <w:r>
        <w:t>LSACalculated</w:t>
      </w:r>
      <w:r w:rsidRPr="00C52062">
        <w:t>.csv</w:t>
      </w:r>
      <w:bookmarkEnd w:id="74"/>
      <w:bookmarkEnd w:id="7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76" w:name="_Toc37849745"/>
      <w:bookmarkStart w:id="77" w:name="_Toc79153930"/>
      <w:bookmarkEnd w:id="2"/>
      <w:r>
        <w:lastRenderedPageBreak/>
        <w:t xml:space="preserve">HMIS Business </w:t>
      </w:r>
      <w:bookmarkEnd w:id="76"/>
      <w:r w:rsidR="00AD1657">
        <w:t>Logic: Core Concepts</w:t>
      </w:r>
      <w:bookmarkEnd w:id="77"/>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8" w:name="_Report_Parameters"/>
      <w:bookmarkStart w:id="79" w:name="_Report_Parameters_and"/>
      <w:bookmarkStart w:id="80" w:name="_Toc497116396"/>
      <w:bookmarkStart w:id="81" w:name="_Toc498527188"/>
      <w:bookmarkStart w:id="82" w:name="_Toc499543979"/>
      <w:bookmarkStart w:id="83" w:name="_Toc37849746"/>
      <w:bookmarkStart w:id="84" w:name="_Toc79153931"/>
      <w:bookmarkStart w:id="85" w:name="_Toc498527190"/>
      <w:bookmarkEnd w:id="78"/>
      <w:bookmarkEnd w:id="79"/>
      <w:r w:rsidRPr="00107D01">
        <w:lastRenderedPageBreak/>
        <w:t>Report Parameters</w:t>
      </w:r>
      <w:bookmarkEnd w:id="80"/>
      <w:bookmarkEnd w:id="81"/>
      <w:bookmarkEnd w:id="82"/>
      <w:r w:rsidR="00E14C44">
        <w:t xml:space="preserve"> </w:t>
      </w:r>
      <w:r w:rsidR="00D87EAD">
        <w:t xml:space="preserve">and Metadata </w:t>
      </w:r>
      <w:r w:rsidR="00E14928">
        <w:t>(lsa_Report)</w:t>
      </w:r>
      <w:bookmarkEnd w:id="83"/>
      <w:bookmarkEnd w:id="8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6" w:name="_Hlk490711189"/>
      <w:r w:rsidRPr="00A6067F">
        <w:t xml:space="preserve">The HUD-assigned code identifying the continuum for which the </w:t>
      </w:r>
      <w:r w:rsidR="0002698D" w:rsidRPr="00A6067F">
        <w:t>LSA</w:t>
      </w:r>
      <w:r w:rsidRPr="00A6067F">
        <w:t xml:space="preserve"> is being produced</w:t>
      </w:r>
      <w:bookmarkEnd w:id="8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87" w:name="_HMIS_Data_Elements"/>
      <w:bookmarkStart w:id="88" w:name="_Toc37849747"/>
      <w:bookmarkStart w:id="89" w:name="_Toc79153932"/>
      <w:bookmarkEnd w:id="85"/>
      <w:bookmarkEnd w:id="87"/>
      <w:r>
        <w:t xml:space="preserve">LSA Reporting Cohorts </w:t>
      </w:r>
      <w:r w:rsidR="00E14928">
        <w:t>and Dates (</w:t>
      </w:r>
      <w:proofErr w:type="spellStart"/>
      <w:r w:rsidR="00E14928">
        <w:t>tlsa_CohortDates</w:t>
      </w:r>
      <w:proofErr w:type="spellEnd"/>
      <w:r w:rsidR="00E14928">
        <w:t>)</w:t>
      </w:r>
      <w:bookmarkEnd w:id="88"/>
      <w:bookmarkEnd w:id="8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0" w:name="_Toc37849748"/>
      <w:bookmarkStart w:id="91" w:name="_Toc79153933"/>
      <w:r>
        <w:t>HMIS Household Enrollments (</w:t>
      </w:r>
      <w:proofErr w:type="spellStart"/>
      <w:r>
        <w:t>tlsa_HHID</w:t>
      </w:r>
      <w:proofErr w:type="spellEnd"/>
      <w:r>
        <w:t>)</w:t>
      </w:r>
      <w:bookmarkEnd w:id="90"/>
      <w:bookmarkEnd w:id="9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lastRenderedPageBreak/>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w:t>
      </w:r>
      <w:r w:rsidR="0068044F">
        <w:lastRenderedPageBreak/>
        <w:t>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lastRenderedPageBreak/>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3" w:name="_ExitDest"/>
      <w:bookmarkEnd w:id="93"/>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lastRenderedPageBreak/>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94"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94"/>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lastRenderedPageBreak/>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5" w:name="_HMIS_Data_Requirements"/>
      <w:bookmarkStart w:id="96" w:name="_Toc37849749"/>
      <w:bookmarkStart w:id="97" w:name="_Toc79153934"/>
      <w:bookmarkEnd w:id="95"/>
      <w:r>
        <w:t>HMIS Client Enrollments</w:t>
      </w:r>
      <w:r w:rsidR="00B054F4">
        <w:t xml:space="preserve"> (</w:t>
      </w:r>
      <w:proofErr w:type="spellStart"/>
      <w:r w:rsidR="00B054F4">
        <w:t>tlsa_Enrollment</w:t>
      </w:r>
      <w:proofErr w:type="spellEnd"/>
      <w:r w:rsidR="00B054F4">
        <w:t>)</w:t>
      </w:r>
      <w:bookmarkEnd w:id="96"/>
      <w:bookmarkEnd w:id="97"/>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98" w:author="Molly McEvilley" w:date="2021-08-16T01:52:00Z"/>
        </w:trPr>
        <w:tc>
          <w:tcPr>
            <w:tcW w:w="2335" w:type="dxa"/>
          </w:tcPr>
          <w:p w14:paraId="13BD5F86" w14:textId="681F6769" w:rsidR="003B7552" w:rsidRPr="00C032F4" w:rsidRDefault="003B7552" w:rsidP="0084349D">
            <w:pPr>
              <w:pStyle w:val="NoSpacing"/>
              <w:rPr>
                <w:ins w:id="99" w:author="Molly McEvilley" w:date="2021-08-16T01:52:00Z"/>
                <w:b/>
              </w:rPr>
            </w:pPr>
            <w:proofErr w:type="spellStart"/>
            <w:ins w:id="100" w:author="Molly McEvilley" w:date="2021-08-16T01:52:00Z">
              <w:r>
                <w:rPr>
                  <w:b/>
                </w:rPr>
                <w:t>LastBednight</w:t>
              </w:r>
              <w:proofErr w:type="spellEnd"/>
            </w:ins>
          </w:p>
        </w:tc>
        <w:tc>
          <w:tcPr>
            <w:tcW w:w="7020" w:type="dxa"/>
          </w:tcPr>
          <w:p w14:paraId="63064C34" w14:textId="4879F901" w:rsidR="003B7552" w:rsidRDefault="003B7552" w:rsidP="0084349D">
            <w:pPr>
              <w:pStyle w:val="NoSpacing"/>
              <w:rPr>
                <w:ins w:id="101" w:author="Molly McEvilley" w:date="2021-08-16T01:52:00Z"/>
              </w:rPr>
            </w:pPr>
            <w:ins w:id="102" w:author="Molly McEvilley" w:date="2021-08-16T01:52:00Z">
              <w:r>
                <w:t xml:space="preserve">If </w:t>
              </w:r>
              <w:r w:rsidRPr="003B7552">
                <w:rPr>
                  <w:b/>
                  <w:bCs/>
                </w:rPr>
                <w:t>ProjectType</w:t>
              </w:r>
              <w:r>
                <w:t xml:space="preserve"> = 1 and </w:t>
              </w:r>
              <w:r w:rsidRPr="003B7552">
                <w:rPr>
                  <w:b/>
                  <w:bCs/>
                </w:rPr>
                <w:t>TrackingMethod</w:t>
              </w:r>
              <w:r>
                <w:t xml:space="preserve"> = 3,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lastRenderedPageBreak/>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03"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77777777" w:rsidR="002A3D6C" w:rsidRDefault="002A3D6C" w:rsidP="002A3D6C">
      <w:pPr>
        <w:pStyle w:val="ListParagraph"/>
        <w:numPr>
          <w:ilvl w:val="0"/>
          <w:numId w:val="32"/>
        </w:numPr>
      </w:pPr>
      <w:r w:rsidRPr="006F51AA">
        <w:t xml:space="preserve">If </w:t>
      </w:r>
      <w:proofErr w:type="spellStart"/>
      <w:r>
        <w:t>tlsa_HHID</w:t>
      </w:r>
      <w:r w:rsidRPr="006F51AA">
        <w:t>.</w:t>
      </w:r>
      <w:r w:rsidRPr="00845520">
        <w:rPr>
          <w:b/>
          <w:bCs/>
        </w:rPr>
        <w:t>ProjectType</w:t>
      </w:r>
      <w:proofErr w:type="spellEnd"/>
      <w:r>
        <w:t xml:space="preserve"> = 1 and </w:t>
      </w:r>
      <w:proofErr w:type="spellStart"/>
      <w:r>
        <w:t>tlsa_HHID.</w:t>
      </w:r>
      <w:r w:rsidRPr="00845520">
        <w:rPr>
          <w:b/>
          <w:bCs/>
        </w:rPr>
        <w:t>TrackingMethod</w:t>
      </w:r>
      <w:proofErr w:type="spellEnd"/>
      <w:r w:rsidRPr="00A6067F">
        <w:t xml:space="preserve"> = 3</w:t>
      </w:r>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04" w:author="Molly McEvilley" w:date="2021-08-15T23:24:00Z">
        <w:r w:rsidDel="00161F0B">
          <w:delText>On or after</w:delText>
        </w:r>
      </w:del>
      <w:ins w:id="105" w:author="Molly McEvilley" w:date="2021-08-15T23:24:00Z">
        <w:r w:rsidR="00161F0B">
          <w:t>Between</w:t>
        </w:r>
      </w:ins>
      <w:r w:rsidRPr="00A6067F">
        <w:t xml:space="preserve"> </w:t>
      </w:r>
      <w:r>
        <w:t>10/1/2012</w:t>
      </w:r>
      <w:ins w:id="106" w:author="Molly McEvilley" w:date="2021-08-15T23:24:00Z">
        <w:r w:rsidR="00161F0B">
          <w:t xml:space="preserve"> and the earlier of </w:t>
        </w:r>
      </w:ins>
      <w:proofErr w:type="spellStart"/>
      <w:ins w:id="107" w:author="Molly McEvilley" w:date="2021-08-15T23:25:00Z">
        <w:r w:rsidR="00161F0B">
          <w:t>Enrollment.</w:t>
        </w:r>
        <w:r w:rsidR="00161F0B" w:rsidRPr="00161F0B">
          <w:rPr>
            <w:i/>
            <w:iCs/>
          </w:rPr>
          <w:t>ExitDate</w:t>
        </w:r>
        <w:proofErr w:type="spellEnd"/>
        <w:r w:rsidR="00161F0B">
          <w:t xml:space="preserve"> or </w:t>
        </w:r>
        <w:r w:rsidR="00161F0B" w:rsidRPr="00161F0B">
          <w:rPr>
            <w:u w:val="single"/>
          </w:rPr>
          <w:t>ReportEnd</w:t>
        </w:r>
      </w:ins>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77777777" w:rsidR="00862D0A" w:rsidRDefault="00862D0A" w:rsidP="00862D0A">
      <w:r>
        <w:t xml:space="preserve">For </w:t>
      </w:r>
      <w:proofErr w:type="gramStart"/>
      <w:r>
        <w:t>night by night</w:t>
      </w:r>
      <w:proofErr w:type="gramEnd"/>
      <w:r>
        <w:t xml:space="preserve"> 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r w:rsidRPr="00845520">
        <w:rPr>
          <w:b/>
          <w:bCs/>
        </w:rPr>
        <w:t>EntryDate</w:t>
      </w:r>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lastRenderedPageBreak/>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77777777" w:rsidR="002B78E9" w:rsidRPr="002F0D32" w:rsidRDefault="002B78E9" w:rsidP="002B78E9">
      <w:r>
        <w:t xml:space="preserve">Where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08" w:author="Molly McEvilley" w:date="2021-08-16T00:59:00Z">
        <w:r>
          <w:t xml:space="preserve">For all project types other than night-by-night ES, </w:t>
        </w:r>
      </w:ins>
      <w:ins w:id="109" w:author="Molly McEvilley" w:date="2021-08-16T01:00:00Z">
        <w:r>
          <w:t>i</w:t>
        </w:r>
      </w:ins>
      <w:del w:id="110"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111"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112" w:author="Molly McEvilley" w:date="2021-08-16T00:56:00Z"/>
              </w:rPr>
            </w:pPr>
            <w:del w:id="113"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114" w:author="Molly McEvilley" w:date="2021-08-16T00:56:00Z"/>
              </w:rPr>
            </w:pPr>
            <w:del w:id="115"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116"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117" w:author="Molly McEvilley" w:date="2021-08-16T00:46:00Z"/>
              </w:rPr>
            </w:pPr>
            <w:del w:id="118"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119" w:author="Molly McEvilley" w:date="2021-08-16T00:46:00Z"/>
              </w:rPr>
            </w:pPr>
            <w:del w:id="120"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D1E9C63" w:rsidR="00D3743B" w:rsidRDefault="00D3743B" w:rsidP="00D3743B">
      <w:pPr>
        <w:rPr>
          <w:ins w:id="121" w:author="Molly McEvilley" w:date="2021-08-16T00:59:00Z"/>
        </w:rPr>
      </w:pPr>
      <w:ins w:id="122" w:author="Molly McEvilley" w:date="2021-08-16T00:59:00Z">
        <w:r>
          <w:t xml:space="preserve">For </w:t>
        </w:r>
        <w:proofErr w:type="gramStart"/>
        <w:r>
          <w:t>night by night</w:t>
        </w:r>
        <w:proofErr w:type="gramEnd"/>
        <w:r>
          <w:t xml:space="preserve"> </w:t>
        </w:r>
      </w:ins>
      <w:ins w:id="123" w:author="Molly McEvilley" w:date="2021-08-16T01:00:00Z">
        <w:r>
          <w:t xml:space="preserve">ES </w:t>
        </w:r>
      </w:ins>
      <w:ins w:id="124" w:author="Molly McEvilley" w:date="2021-08-16T00:59:00Z">
        <w:r>
          <w:t>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125" w:author="Molly McEvilley" w:date="2021-08-16T00:59:00Z"/>
        </w:rPr>
      </w:pPr>
      <w:proofErr w:type="spellStart"/>
      <w:ins w:id="126" w:author="Molly McEvilley" w:date="2021-08-16T01:02:00Z">
        <w:r>
          <w:t>hmis_</w:t>
        </w:r>
      </w:ins>
      <w:ins w:id="127" w:author="Molly McEvilley" w:date="2021-08-16T00:59:00Z">
        <w:r>
          <w:t>Enrollment.</w:t>
        </w:r>
        <w:r w:rsidRPr="009F5967">
          <w:rPr>
            <w:i/>
            <w:iCs/>
          </w:rPr>
          <w:t>ExitDate</w:t>
        </w:r>
        <w:proofErr w:type="spellEnd"/>
        <w:r>
          <w:t xml:space="preserve"> is NULL</w:t>
        </w:r>
      </w:ins>
      <w:ins w:id="128" w:author="Molly McEvilley" w:date="2021-08-16T01:02:00Z">
        <w:r>
          <w:t>; and</w:t>
        </w:r>
      </w:ins>
    </w:p>
    <w:p w14:paraId="21B43048" w14:textId="77777777" w:rsidR="00D3743B" w:rsidRDefault="00D3743B" w:rsidP="00D3743B">
      <w:pPr>
        <w:pStyle w:val="ListParagraph"/>
        <w:numPr>
          <w:ilvl w:val="0"/>
          <w:numId w:val="102"/>
        </w:numPr>
        <w:rPr>
          <w:ins w:id="129" w:author="Molly McEvilley" w:date="2021-08-16T00:59:00Z"/>
        </w:rPr>
      </w:pPr>
      <w:proofErr w:type="spellStart"/>
      <w:ins w:id="130"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131" w:author="Molly McEvilley" w:date="2021-08-16T00:59:00Z"/>
        </w:rPr>
      </w:pPr>
      <w:ins w:id="132"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133" w:author="Molly McEvilley" w:date="2021-08-16T00:59:00Z"/>
        </w:rPr>
      </w:pPr>
      <w:ins w:id="134" w:author="Molly McEvilley" w:date="2021-08-16T01:01:00Z">
        <w:r>
          <w:t>Otherwise</w:t>
        </w:r>
      </w:ins>
      <w:ins w:id="135" w:author="Molly McEvilley" w:date="2021-08-16T00:59:00Z">
        <w:r>
          <w:t xml:space="preserve">, </w:t>
        </w:r>
        <w:r w:rsidRPr="009F5967">
          <w:rPr>
            <w:b/>
            <w:bCs/>
          </w:rPr>
          <w:t>ExitDate</w:t>
        </w:r>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lastRenderedPageBreak/>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36" w:name="_Toc31197113"/>
      <w:bookmarkStart w:id="137" w:name="_Toc31197114"/>
      <w:bookmarkStart w:id="138" w:name="_Toc31197115"/>
      <w:bookmarkStart w:id="139" w:name="_Toc31197116"/>
      <w:bookmarkStart w:id="140" w:name="_Toc31197117"/>
      <w:bookmarkStart w:id="141" w:name="_Toc31197118"/>
      <w:bookmarkStart w:id="142" w:name="_Toc29188000"/>
      <w:bookmarkStart w:id="143" w:name="_Toc31197119"/>
      <w:bookmarkStart w:id="144" w:name="_Enrollment_Ages_(tlsa_Enrollment)"/>
      <w:bookmarkStart w:id="145" w:name="_Toc37849750"/>
      <w:bookmarkStart w:id="146" w:name="_Toc79153935"/>
      <w:bookmarkStart w:id="147" w:name="_Toc499543982"/>
      <w:bookmarkEnd w:id="136"/>
      <w:bookmarkEnd w:id="137"/>
      <w:bookmarkEnd w:id="138"/>
      <w:bookmarkEnd w:id="139"/>
      <w:bookmarkEnd w:id="140"/>
      <w:bookmarkEnd w:id="141"/>
      <w:bookmarkEnd w:id="142"/>
      <w:bookmarkEnd w:id="143"/>
      <w:bookmarkEnd w:id="144"/>
      <w:r>
        <w:t>Enrollment Ages</w:t>
      </w:r>
      <w:r w:rsidR="00E14928">
        <w:t xml:space="preserve"> (</w:t>
      </w:r>
      <w:proofErr w:type="spellStart"/>
      <w:r w:rsidR="00E14928">
        <w:t>tlsa_Enrollment</w:t>
      </w:r>
      <w:proofErr w:type="spellEnd"/>
      <w:r w:rsidR="00E14928">
        <w:t>)</w:t>
      </w:r>
      <w:bookmarkEnd w:id="145"/>
      <w:bookmarkEnd w:id="14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lastRenderedPageBreak/>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lastRenderedPageBreak/>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lastRenderedPageBreak/>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8" w:name="_Household_Types_(tlsa_HHID)"/>
      <w:bookmarkStart w:id="149" w:name="_Toc37849751"/>
      <w:bookmarkStart w:id="150" w:name="_Toc79153936"/>
      <w:bookmarkEnd w:id="148"/>
      <w:r>
        <w:t>Household Types</w:t>
      </w:r>
      <w:r w:rsidR="00E14928">
        <w:t xml:space="preserve"> (</w:t>
      </w:r>
      <w:proofErr w:type="spellStart"/>
      <w:r w:rsidR="00E14928">
        <w:t>tlsa_HHID</w:t>
      </w:r>
      <w:proofErr w:type="spellEnd"/>
      <w:r w:rsidR="00E14928">
        <w:t>)</w:t>
      </w:r>
      <w:bookmarkEnd w:id="149"/>
      <w:bookmarkEnd w:id="15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51" w:name="_Toc37849752"/>
      <w:bookmarkStart w:id="152" w:name="_Toc79153937"/>
      <w:r>
        <w:lastRenderedPageBreak/>
        <w:t xml:space="preserve">HMIS Business Logic: </w:t>
      </w:r>
      <w:bookmarkStart w:id="153" w:name="_HDX_2.0_HMIS"/>
      <w:bookmarkStart w:id="154" w:name="_LSAReport.csv"/>
      <w:bookmarkStart w:id="155" w:name="_LSAPerson.csv"/>
      <w:bookmarkStart w:id="156" w:name="_LSAExit.csv"/>
      <w:bookmarkStart w:id="157" w:name="_HMIS_Business_Logic"/>
      <w:bookmarkEnd w:id="147"/>
      <w:bookmarkEnd w:id="153"/>
      <w:bookmarkEnd w:id="154"/>
      <w:bookmarkEnd w:id="155"/>
      <w:bookmarkEnd w:id="156"/>
      <w:bookmarkEnd w:id="157"/>
      <w:r w:rsidR="000365D7">
        <w:t>Project Descriptor Data for Export</w:t>
      </w:r>
      <w:bookmarkEnd w:id="151"/>
      <w:bookmarkEnd w:id="152"/>
    </w:p>
    <w:p w14:paraId="4C881045" w14:textId="11FF6F60" w:rsidR="004A469A" w:rsidRDefault="004A469A" w:rsidP="0088191A">
      <w:pPr>
        <w:pStyle w:val="Heading2"/>
      </w:pPr>
      <w:bookmarkStart w:id="158" w:name="_Report_Metadata_for"/>
      <w:bookmarkStart w:id="159" w:name="_Get_Relevant_Project"/>
      <w:bookmarkStart w:id="160" w:name="_Get_Relevant_Project_1"/>
      <w:bookmarkStart w:id="161" w:name="_Get_Project.csv_Records"/>
      <w:bookmarkStart w:id="162" w:name="_Toc510893840"/>
      <w:bookmarkStart w:id="163" w:name="_Toc37849753"/>
      <w:bookmarkStart w:id="164" w:name="_Toc79153938"/>
      <w:bookmarkEnd w:id="158"/>
      <w:bookmarkEnd w:id="159"/>
      <w:bookmarkEnd w:id="160"/>
      <w:bookmarkEnd w:id="161"/>
      <w:r w:rsidRPr="006C26B8">
        <w:t>Get Project</w:t>
      </w:r>
      <w:r w:rsidR="00487413">
        <w:t>.csv</w:t>
      </w:r>
      <w:r w:rsidRPr="006C26B8">
        <w:t xml:space="preserve"> Records / lsa_Project</w:t>
      </w:r>
      <w:bookmarkEnd w:id="162"/>
      <w:bookmarkEnd w:id="163"/>
      <w:bookmarkEnd w:id="164"/>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65"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6" w:name="_Toc29188011"/>
      <w:bookmarkStart w:id="167" w:name="_Toc29188013"/>
      <w:bookmarkStart w:id="168" w:name="_Get_Organization.csv_Records"/>
      <w:bookmarkStart w:id="169" w:name="_Toc37849754"/>
      <w:bookmarkStart w:id="170" w:name="_Toc79153939"/>
      <w:bookmarkEnd w:id="166"/>
      <w:bookmarkEnd w:id="167"/>
      <w:bookmarkEnd w:id="168"/>
      <w:r>
        <w:t xml:space="preserve">Get </w:t>
      </w:r>
      <w:r w:rsidR="004A469A" w:rsidRPr="002B030B">
        <w:t xml:space="preserve">Organization.csv Records </w:t>
      </w:r>
      <w:r w:rsidR="004A469A" w:rsidRPr="00030684">
        <w:t>/ lsa_Organization</w:t>
      </w:r>
      <w:bookmarkEnd w:id="169"/>
      <w:bookmarkEnd w:id="17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71" w:name="_Get_Funder.csv_Records"/>
      <w:bookmarkStart w:id="172" w:name="_Toc510893841"/>
      <w:bookmarkStart w:id="173" w:name="_Toc37849755"/>
      <w:bookmarkStart w:id="174" w:name="_Toc79153940"/>
      <w:bookmarkEnd w:id="171"/>
      <w:r w:rsidRPr="006C26B8">
        <w:t>Get Funder.csv Records / lsa_Funder</w:t>
      </w:r>
      <w:bookmarkEnd w:id="172"/>
      <w:bookmarkEnd w:id="173"/>
      <w:bookmarkEnd w:id="17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75"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r w:rsidR="00EE55AC" w:rsidRPr="00793A81">
        <w:rPr>
          <w:u w:val="single"/>
        </w:rPr>
        <w:t>ReportStart</w:t>
      </w:r>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EE55AC">
        <w:rPr>
          <w:u w:val="single"/>
        </w:rPr>
        <w:t>ReportStart</w:t>
      </w:r>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175"/>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76" w:name="_Toc510893842"/>
    </w:p>
    <w:p w14:paraId="629DE690" w14:textId="0044626A" w:rsidR="007945B2" w:rsidRDefault="007945B2" w:rsidP="0088191A">
      <w:pPr>
        <w:pStyle w:val="Heading2"/>
      </w:pPr>
      <w:bookmarkStart w:id="177" w:name="_Get_Inventory.csv_Records"/>
      <w:bookmarkStart w:id="178" w:name="_Get_ProjectCoC_.csv"/>
      <w:bookmarkStart w:id="179" w:name="_Toc37849756"/>
      <w:bookmarkStart w:id="180" w:name="_Toc79153941"/>
      <w:bookmarkEnd w:id="177"/>
      <w:bookmarkEnd w:id="178"/>
      <w:r w:rsidRPr="006C26B8">
        <w:t xml:space="preserve">Get </w:t>
      </w:r>
      <w:r>
        <w:t>ProjectCoC</w:t>
      </w:r>
      <w:r w:rsidRPr="006C26B8">
        <w:t>.csv Records / lsa_</w:t>
      </w:r>
      <w:r>
        <w:t>ProjectCoC</w:t>
      </w:r>
      <w:bookmarkEnd w:id="179"/>
      <w:bookmarkEnd w:id="18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81" w:name="_Get_Inventory.csv_Records_1"/>
      <w:bookmarkStart w:id="182" w:name="_Toc37849757"/>
      <w:bookmarkStart w:id="183" w:name="_Toc79153942"/>
      <w:bookmarkEnd w:id="181"/>
      <w:r w:rsidRPr="006C26B8">
        <w:t>Get Inventory.csv Records / lsa_Inventory</w:t>
      </w:r>
      <w:bookmarkEnd w:id="176"/>
      <w:bookmarkEnd w:id="182"/>
      <w:bookmarkEnd w:id="18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r w:rsidR="00793A81" w:rsidRPr="00947F08">
        <w:rPr>
          <w:u w:val="single"/>
        </w:rPr>
        <w:t>ReportStart</w:t>
      </w:r>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84" w:name="_Toc29188023"/>
      <w:bookmarkStart w:id="185" w:name="_Toc29188024"/>
      <w:bookmarkStart w:id="186" w:name="_Toc29188025"/>
      <w:bookmarkStart w:id="187" w:name="_Toc29188082"/>
      <w:bookmarkStart w:id="188" w:name="_Toc29188083"/>
      <w:bookmarkStart w:id="189" w:name="_Toc29188084"/>
      <w:bookmarkStart w:id="190" w:name="_Toc29188085"/>
      <w:bookmarkStart w:id="191" w:name="_Toc29188086"/>
      <w:bookmarkStart w:id="192" w:name="_Get_Active_HouseholdIDs"/>
      <w:bookmarkEnd w:id="165"/>
      <w:bookmarkEnd w:id="184"/>
      <w:bookmarkEnd w:id="185"/>
      <w:bookmarkEnd w:id="186"/>
      <w:bookmarkEnd w:id="187"/>
      <w:bookmarkEnd w:id="188"/>
      <w:bookmarkEnd w:id="189"/>
      <w:bookmarkEnd w:id="190"/>
      <w:bookmarkEnd w:id="191"/>
      <w:bookmarkEnd w:id="192"/>
      <w:r>
        <w:rPr>
          <w:highlight w:val="lightGray"/>
        </w:rPr>
        <w:br w:type="page"/>
      </w:r>
    </w:p>
    <w:p w14:paraId="6AA20C2D" w14:textId="1A6C1ADF" w:rsidR="00E158FC" w:rsidRDefault="00365473" w:rsidP="007B5290">
      <w:pPr>
        <w:pStyle w:val="Heading1"/>
      </w:pPr>
      <w:bookmarkStart w:id="193" w:name="_HMIS_Business_Logic:_1"/>
      <w:bookmarkStart w:id="194" w:name="_Toc37849758"/>
      <w:bookmarkStart w:id="195" w:name="_Toc79153943"/>
      <w:bookmarkEnd w:id="193"/>
      <w:r>
        <w:lastRenderedPageBreak/>
        <w:t>HMIS Business Logic:</w:t>
      </w:r>
      <w:r w:rsidR="005A642F">
        <w:t xml:space="preserve"> </w:t>
      </w:r>
      <w:r w:rsidR="00E158FC">
        <w:t>LSAPerson</w:t>
      </w:r>
      <w:bookmarkEnd w:id="194"/>
      <w:bookmarkEnd w:id="19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96" w:name="_Get_Active_HouseholdIDs_1"/>
      <w:bookmarkStart w:id="197" w:name="_Toc37849759"/>
      <w:bookmarkStart w:id="198" w:name="_Toc79153944"/>
      <w:bookmarkEnd w:id="196"/>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97"/>
      <w:bookmarkEnd w:id="19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3FE22014" w:rsidR="00073AE1" w:rsidRDefault="00073AE1" w:rsidP="009446A1">
            <w:pPr>
              <w:pStyle w:val="NoSpacing"/>
            </w:pPr>
            <w:r>
              <w:t>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77777777" w:rsidR="00073AE1" w:rsidRDefault="00073AE1" w:rsidP="00073AE1">
      <w:pPr>
        <w:pStyle w:val="ListParagraph"/>
        <w:numPr>
          <w:ilvl w:val="1"/>
          <w:numId w:val="32"/>
        </w:numPr>
      </w:pPr>
      <w:r w:rsidRPr="00845520">
        <w:rPr>
          <w:b/>
          <w:bCs/>
        </w:rPr>
        <w:t>ProjectType</w:t>
      </w:r>
      <w:r>
        <w:t xml:space="preserve"> in (1,2,8); or</w:t>
      </w:r>
    </w:p>
    <w:p w14:paraId="574FEEA9" w14:textId="41D84E98" w:rsidR="00073AE1" w:rsidRPr="00073AE1" w:rsidRDefault="00073AE1">
      <w:pPr>
        <w:pStyle w:val="ListParagraph"/>
        <w:numPr>
          <w:ilvl w:val="1"/>
          <w:numId w:val="32"/>
        </w:numPr>
      </w:pPr>
      <w:r>
        <w:rPr>
          <w:b/>
          <w:bCs/>
        </w:rPr>
        <w:t xml:space="preserve">Project Type </w:t>
      </w:r>
      <w:r w:rsidRPr="00845520">
        <w:t>in (3,13) and</w:t>
      </w:r>
      <w:r>
        <w:rPr>
          <w:b/>
          <w:bCs/>
        </w:rPr>
        <w:t xml:space="preserve"> MoveInDate </w:t>
      </w:r>
      <w:r w:rsidRPr="00845520">
        <w:t>is not NULL</w:t>
      </w:r>
    </w:p>
    <w:p w14:paraId="1E1A5677" w14:textId="31874A46" w:rsidR="001437DE" w:rsidRDefault="00073AE1" w:rsidP="0088191A">
      <w:pPr>
        <w:pStyle w:val="Heading2"/>
      </w:pPr>
      <w:bookmarkStart w:id="199" w:name="_Toc29163943"/>
      <w:bookmarkStart w:id="200" w:name="_Toc29188088"/>
      <w:bookmarkStart w:id="201" w:name="_Toc29188093"/>
      <w:bookmarkStart w:id="202" w:name="_Toc29188094"/>
      <w:bookmarkStart w:id="203" w:name="_Resolve_Data_Conflicts"/>
      <w:bookmarkStart w:id="204" w:name="_Toc79153945"/>
      <w:bookmarkStart w:id="205" w:name="_Toc37849760"/>
      <w:bookmarkEnd w:id="199"/>
      <w:bookmarkEnd w:id="200"/>
      <w:bookmarkEnd w:id="201"/>
      <w:bookmarkEnd w:id="202"/>
      <w:bookmarkEnd w:id="203"/>
      <w:r>
        <w:t xml:space="preserve">Identify </w:t>
      </w:r>
      <w:r w:rsidR="008670BD">
        <w:t>Activ</w:t>
      </w:r>
      <w:r w:rsidR="001437DE" w:rsidRPr="00C52062">
        <w:t xml:space="preserve">e </w:t>
      </w:r>
      <w:r>
        <w:t xml:space="preserve">and AHAR </w:t>
      </w:r>
      <w:r w:rsidR="001437DE" w:rsidRPr="00C52062">
        <w:t>Enrollments</w:t>
      </w:r>
      <w:bookmarkEnd w:id="204"/>
      <w:r w:rsidR="001437DE">
        <w:t xml:space="preserve"> </w:t>
      </w:r>
      <w:bookmarkEnd w:id="20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6"/>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73943749" w:rsidR="00D6011B" w:rsidRDefault="00D6011B" w:rsidP="00D6011B">
      <w:pPr>
        <w:pStyle w:val="ListParagraph"/>
        <w:numPr>
          <w:ilvl w:val="0"/>
          <w:numId w:val="32"/>
        </w:numPr>
      </w:pPr>
      <w:r>
        <w:t xml:space="preserve">If </w:t>
      </w:r>
      <w:r w:rsidRPr="00BB785F">
        <w:rPr>
          <w:b/>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207" w:name="_Toc29188096"/>
      <w:bookmarkStart w:id="208" w:name="_Toc31197136"/>
      <w:bookmarkStart w:id="209" w:name="_Toc29188097"/>
      <w:bookmarkStart w:id="210" w:name="_Toc31197137"/>
      <w:bookmarkStart w:id="211" w:name="_Toc29188098"/>
      <w:bookmarkStart w:id="212" w:name="_Toc31197138"/>
      <w:bookmarkStart w:id="213" w:name="_Toc29188099"/>
      <w:bookmarkStart w:id="214" w:name="_Toc31197139"/>
      <w:bookmarkStart w:id="215" w:name="_Toc29188100"/>
      <w:bookmarkStart w:id="216" w:name="_Toc31197140"/>
      <w:bookmarkStart w:id="217" w:name="_Toc29188101"/>
      <w:bookmarkStart w:id="218" w:name="_Toc31197141"/>
      <w:bookmarkStart w:id="219" w:name="_Toc29188102"/>
      <w:bookmarkStart w:id="220" w:name="_Toc31197142"/>
      <w:bookmarkStart w:id="221" w:name="_Set_Age_Group"/>
      <w:bookmarkStart w:id="222" w:name="_Toc29188104"/>
      <w:bookmarkStart w:id="223" w:name="_Toc31197144"/>
      <w:bookmarkStart w:id="224" w:name="_Set_Household_Type"/>
      <w:bookmarkStart w:id="225" w:name="_Get_Active_Clients"/>
      <w:bookmarkStart w:id="226" w:name="_Toc499543989"/>
      <w:bookmarkStart w:id="227" w:name="_Toc37849761"/>
      <w:bookmarkStart w:id="228" w:name="_Toc7915394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C52062">
        <w:t xml:space="preserve">Get Active Clients </w:t>
      </w:r>
      <w:bookmarkEnd w:id="226"/>
      <w:r w:rsidR="00801317">
        <w:t>for LSAPerson</w:t>
      </w:r>
      <w:bookmarkEnd w:id="227"/>
      <w:bookmarkEnd w:id="22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9" w:name="_Toc506721197"/>
      <w:bookmarkStart w:id="230" w:name="_Toc499543990"/>
      <w:bookmarkStart w:id="231" w:name="_Hlk510689117"/>
    </w:p>
    <w:p w14:paraId="7C089F01" w14:textId="4D1B62B6" w:rsidR="00EC52CD" w:rsidRDefault="003C176F" w:rsidP="0088191A">
      <w:pPr>
        <w:pStyle w:val="Heading2"/>
      </w:pPr>
      <w:bookmarkStart w:id="232" w:name="_LSAPerson_Demographics"/>
      <w:bookmarkStart w:id="233" w:name="_Toc37849762"/>
      <w:bookmarkStart w:id="234" w:name="_Toc79153947"/>
      <w:bookmarkEnd w:id="232"/>
      <w:r>
        <w:t xml:space="preserve">LSAPerson </w:t>
      </w:r>
      <w:r w:rsidR="00876AFA">
        <w:t>Demographics</w:t>
      </w:r>
      <w:bookmarkEnd w:id="229"/>
      <w:bookmarkEnd w:id="230"/>
      <w:bookmarkEnd w:id="233"/>
      <w:bookmarkEnd w:id="23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">
                <v:shape id="AutoShape 472" o:spid="_x0000_s1234"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5"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6"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7"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8"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9"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0"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1"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2"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3"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4"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5"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lastRenderedPageBreak/>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235"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77777777" w:rsidR="00D6011B" w:rsidRPr="00FD1AE1" w:rsidRDefault="00D6011B" w:rsidP="00845520">
            <w:pPr>
              <w:pStyle w:val="NoSpacing"/>
            </w:pPr>
            <w:proofErr w:type="spellStart"/>
            <w:r>
              <w:t>GenderNonSingular</w:t>
            </w:r>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3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lastRenderedPageBreak/>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NonSingular</w:t>
            </w:r>
            <w:proofErr w:type="spellEnd"/>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lastRenderedPageBreak/>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36" w:name="_ES/SH/Street_Time_–"/>
      <w:bookmarkStart w:id="237" w:name="_Toc34144028"/>
      <w:bookmarkStart w:id="238" w:name="_Toc34144029"/>
      <w:bookmarkStart w:id="239" w:name="_Toc34144030"/>
      <w:bookmarkStart w:id="240" w:name="_Toc34144031"/>
      <w:bookmarkStart w:id="241" w:name="_Toc34144032"/>
      <w:bookmarkStart w:id="242" w:name="_Toc34144033"/>
      <w:bookmarkStart w:id="243" w:name="_Time_Spent_in"/>
      <w:bookmarkStart w:id="244" w:name="_Toc506721198"/>
      <w:bookmarkStart w:id="245" w:name="_Toc37849763"/>
      <w:bookmarkStart w:id="246" w:name="_Toc79153948"/>
      <w:bookmarkStart w:id="247" w:name="_Toc499543992"/>
      <w:bookmarkStart w:id="248" w:name="_Toc506721201"/>
      <w:bookmarkEnd w:id="231"/>
      <w:bookmarkEnd w:id="236"/>
      <w:bookmarkEnd w:id="237"/>
      <w:bookmarkEnd w:id="238"/>
      <w:bookmarkEnd w:id="239"/>
      <w:bookmarkEnd w:id="240"/>
      <w:bookmarkEnd w:id="241"/>
      <w:bookmarkEnd w:id="242"/>
      <w:bookmarkEnd w:id="243"/>
      <w:r>
        <w:t xml:space="preserve">Time Spent </w:t>
      </w:r>
      <w:r w:rsidR="00CC6B23">
        <w:t>in ES/SH or on the Street</w:t>
      </w:r>
      <w:r w:rsidR="00006148">
        <w:t xml:space="preserve"> </w:t>
      </w:r>
      <w:bookmarkEnd w:id="244"/>
      <w:r w:rsidR="00EE5EF2">
        <w:t xml:space="preserve">– </w:t>
      </w:r>
      <w:r w:rsidR="00A76144">
        <w:t>LSAPerson</w:t>
      </w:r>
      <w:bookmarkEnd w:id="245"/>
      <w:bookmarkEnd w:id="246"/>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6"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">
                <v:shape id="AutoShape 516" o:spid="_x0000_s1247"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8"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9"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50"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51"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2"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3"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4"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5"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6"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7"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8"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9"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60"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61"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2"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3"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4"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5"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6"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7"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8"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9"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70"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1"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72"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3"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4"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5"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249" w:author="Molly McEvilley" w:date="2021-08-16T02:03:00Z"/>
        </w:trPr>
        <w:tc>
          <w:tcPr>
            <w:tcW w:w="9355" w:type="dxa"/>
          </w:tcPr>
          <w:p w14:paraId="4250533C" w14:textId="622BF173" w:rsidR="00C40CB7" w:rsidRPr="005F4836" w:rsidRDefault="00C40CB7" w:rsidP="00621D1D">
            <w:pPr>
              <w:pStyle w:val="NoSpacing"/>
              <w:rPr>
                <w:ins w:id="250" w:author="Molly McEvilley" w:date="2021-08-16T02:03:00Z"/>
              </w:rPr>
            </w:pPr>
            <w:proofErr w:type="spellStart"/>
            <w:ins w:id="251" w:author="Molly McEvilley" w:date="2021-08-16T02:03:00Z">
              <w:r>
                <w:t>LastBednight</w:t>
              </w:r>
              <w:proofErr w:type="spellEnd"/>
            </w:ins>
          </w:p>
        </w:tc>
      </w:tr>
      <w:tr w:rsidR="00704CCF" w:rsidRPr="00AD4220" w:rsidDel="00C40CB7" w14:paraId="08B17131" w14:textId="457E9B32" w:rsidTr="00AD4220">
        <w:trPr>
          <w:cantSplit/>
          <w:trHeight w:val="216"/>
          <w:del w:id="252"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253" w:author="Molly McEvilley" w:date="2021-08-16T02:04:00Z"/>
                <w:b/>
                <w:bCs/>
              </w:rPr>
            </w:pPr>
            <w:del w:id="254"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255" w:author="Molly McEvilley" w:date="2021-08-16T02:04:00Z"/>
        </w:trPr>
        <w:tc>
          <w:tcPr>
            <w:tcW w:w="9355" w:type="dxa"/>
          </w:tcPr>
          <w:p w14:paraId="21AB8ABB" w14:textId="219A4298" w:rsidR="00704CCF" w:rsidRPr="005F4836" w:rsidDel="00C40CB7" w:rsidRDefault="00AD4220" w:rsidP="00621D1D">
            <w:pPr>
              <w:pStyle w:val="NoSpacing"/>
              <w:rPr>
                <w:del w:id="256" w:author="Molly McEvilley" w:date="2021-08-16T02:04:00Z"/>
              </w:rPr>
            </w:pPr>
            <w:del w:id="257"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58" w:name="_Get_Enrollments_Relevant"/>
      <w:bookmarkStart w:id="259" w:name="_Toc37849764"/>
      <w:bookmarkStart w:id="260" w:name="_Toc79153949"/>
      <w:bookmarkEnd w:id="258"/>
      <w:r>
        <w:t xml:space="preserve">Enrollments Relevant to </w:t>
      </w:r>
      <w:r w:rsidR="000146AE">
        <w:t>Counting ES/SH/Street Dates</w:t>
      </w:r>
      <w:bookmarkEnd w:id="259"/>
      <w:bookmarkEnd w:id="26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61" w:name="_Toc37849765"/>
      <w:bookmarkStart w:id="262" w:name="_Toc79153950"/>
      <w:r>
        <w:t xml:space="preserve">Get Dates to Exclude from Counts of ES/SH/Street Days </w:t>
      </w:r>
      <w:r w:rsidR="007B705B">
        <w:t>(ch_Exclude)</w:t>
      </w:r>
      <w:bookmarkEnd w:id="261"/>
      <w:bookmarkEnd w:id="26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63" w:name="_Toc37849766"/>
      <w:bookmarkStart w:id="264" w:name="_Toc79153951"/>
      <w:r>
        <w:t xml:space="preserve">Get Dates to Include in Counts of ES/SH/Street Days </w:t>
      </w:r>
      <w:r w:rsidR="007B705B">
        <w:t>(</w:t>
      </w:r>
      <w:r w:rsidR="00E04B04">
        <w:t>ch_Include</w:t>
      </w:r>
      <w:r w:rsidR="007B705B">
        <w:t>)</w:t>
      </w:r>
      <w:bookmarkEnd w:id="263"/>
      <w:bookmarkEnd w:id="26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lastRenderedPageBreak/>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65" w:name="_Hlk42149391"/>
      <w:proofErr w:type="spellStart"/>
      <w:r w:rsidR="003C4035" w:rsidRPr="003C4035">
        <w:rPr>
          <w:i/>
        </w:rPr>
        <w:t>BedNightDate</w:t>
      </w:r>
      <w:bookmarkEnd w:id="26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66" w:name="_Toc506721200"/>
    </w:p>
    <w:p w14:paraId="4E52BCD6" w14:textId="4F2FFADA" w:rsidR="00006148" w:rsidRDefault="00006148" w:rsidP="0088191A">
      <w:pPr>
        <w:pStyle w:val="Heading2"/>
      </w:pPr>
      <w:bookmarkStart w:id="267" w:name="_Toc37849767"/>
      <w:bookmarkStart w:id="268" w:name="_Toc79153952"/>
      <w:r>
        <w:t>Get ES/SH/Street Episodes</w:t>
      </w:r>
      <w:r w:rsidR="007B705B">
        <w:t xml:space="preserve"> (ch_Episodes)</w:t>
      </w:r>
      <w:bookmarkEnd w:id="267"/>
      <w:bookmarkEnd w:id="26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69" w:name="_CHTime_and_CHTimeStatus"/>
      <w:bookmarkStart w:id="270" w:name="_Toc31197153"/>
      <w:bookmarkStart w:id="271" w:name="_Toc37849768"/>
      <w:bookmarkStart w:id="272" w:name="_Toc79153953"/>
      <w:bookmarkEnd w:id="266"/>
      <w:bookmarkEnd w:id="26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70"/>
      <w:bookmarkEnd w:id="271"/>
      <w:bookmarkEnd w:id="27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lastRenderedPageBreak/>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273" w:name="_EST/RRH/PSHAgeMin_and_EST/RRH/PSHAg"/>
      <w:bookmarkStart w:id="274" w:name="_Toc37849769"/>
      <w:bookmarkStart w:id="275" w:name="_Toc79153954"/>
      <w:bookmarkEnd w:id="273"/>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274"/>
      <w:bookmarkEnd w:id="27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6"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zL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emu8y5wDAABs&#10;CwAADgAAAAAAAAAAAAAAAAAuAgAAZHJzL2Uyb0RvYy54bWxQSwECLQAUAAYACAAAACEAe9zvGNwA&#10;AAAEAQAADwAAAAAAAAAAAAAAAAD2BQAAZHJzL2Rvd25yZXYueG1sUEsFBgAAAAAEAAQA8wAAAP8G&#10;AAAAAA==&#10;">
                <v:shape id="AutoShape 629" o:spid="_x0000_s1277"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8"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9"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lastRenderedPageBreak/>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276" w:name="_HHTypeEST/RRH/PSH_-_LSAPerson"/>
      <w:bookmarkStart w:id="277" w:name="_Toc37849770"/>
      <w:bookmarkEnd w:id="276"/>
      <w:r>
        <w:t>.</w:t>
      </w:r>
    </w:p>
    <w:p w14:paraId="32D46088" w14:textId="77777777" w:rsidR="00B04089" w:rsidRPr="009A160F" w:rsidRDefault="00B04089" w:rsidP="00FE16F4">
      <w:bookmarkStart w:id="278" w:name="_HoHEST/RRH/PSH"/>
      <w:bookmarkStart w:id="279" w:name="_AdultEST/RRH/PSH__-"/>
      <w:bookmarkStart w:id="280" w:name="_AHAREST/RRH/PSH__-"/>
      <w:bookmarkStart w:id="281" w:name="_AHAREST/RRH/PSH__–"/>
      <w:bookmarkStart w:id="282" w:name="_AHARHoHEST/RRH/PSH"/>
      <w:bookmarkStart w:id="283" w:name="_AHARHoHEST/RRH/PSH_1"/>
      <w:bookmarkEnd w:id="277"/>
      <w:bookmarkEnd w:id="278"/>
      <w:bookmarkEnd w:id="279"/>
      <w:bookmarkEnd w:id="280"/>
      <w:bookmarkEnd w:id="281"/>
      <w:bookmarkEnd w:id="282"/>
      <w:bookmarkEnd w:id="283"/>
    </w:p>
    <w:p w14:paraId="0158E026" w14:textId="62B4EB32" w:rsidR="007B705B" w:rsidRDefault="007B705B" w:rsidP="0088191A">
      <w:pPr>
        <w:pStyle w:val="Heading2"/>
      </w:pPr>
      <w:bookmarkStart w:id="284" w:name="_Set_Population_Identifiers_5"/>
      <w:bookmarkStart w:id="285" w:name="_Toc37849775"/>
      <w:bookmarkStart w:id="286" w:name="_Toc79153955"/>
      <w:bookmarkEnd w:id="284"/>
      <w:r w:rsidRPr="00C52062">
        <w:t>Set Population Identifiers for Active HMIS Households</w:t>
      </w:r>
      <w:bookmarkEnd w:id="285"/>
      <w:bookmarkEnd w:id="28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80"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hHLlwQUEAAAMEQAADgAAAAAA&#10;AAAAAAAAAAAuAgAAZHJzL2Uyb0RvYy54bWxQSwECLQAUAAYACAAAACEAsTLotNwAAAAFAQAADwAA&#10;AAAAAAAAAAAAAABfBgAAZHJzL2Rvd25yZXYueG1sUEsFBgAAAAAEAAQA8wAAAGgHAAAAAA==&#10;">
                <v:shape id="AutoShape 3" o:spid="_x0000_s1281"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82"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83"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4"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5"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lastRenderedPageBreak/>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87" w:name="_Set_Population_Identifiers_4"/>
      <w:bookmarkStart w:id="288" w:name="_Toc79153956"/>
      <w:bookmarkStart w:id="289" w:name="_Toc37849776"/>
      <w:bookmarkEnd w:id="287"/>
      <w:r>
        <w:t xml:space="preserve">Project Group </w:t>
      </w:r>
      <w:r w:rsidR="0068205D">
        <w:t xml:space="preserve">and Population </w:t>
      </w:r>
      <w:r>
        <w:t>Household Types - LSAPerson</w:t>
      </w:r>
      <w:bookmarkEnd w:id="288"/>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LcoEIiLBAAAJhIAAA4AAAAAAAAAAAAAAAAALgIAAGRycy9lMm9Eb2MueG1sUEsBAi0AFAAGAAgA&#10;AAAhAFd9QRTbAAAABQEAAA8AAAAAAAAAAAAAAAAA5QYAAGRycy9kb3ducmV2LnhtbFBLBQYAAAAA&#10;BAAEAPMAAADt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77777777" w:rsidR="000F1196" w:rsidRPr="006B4F91" w:rsidRDefault="000F1196" w:rsidP="00845520">
            <w:pPr>
              <w:pStyle w:val="NoSpacing"/>
              <w:rPr>
                <w:bCs/>
              </w:rPr>
            </w:pPr>
            <w:r>
              <w:rPr>
                <w:bCs/>
              </w:rPr>
              <w:t>ProjectType</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7777777" w:rsidR="000F1196" w:rsidRPr="007A732C" w:rsidRDefault="000F1196" w:rsidP="000F1196">
      <w:pPr>
        <w:pStyle w:val="ListParagraph"/>
        <w:numPr>
          <w:ilvl w:val="0"/>
          <w:numId w:val="93"/>
        </w:numPr>
      </w:pPr>
      <w:r>
        <w:t xml:space="preserve">EST – </w:t>
      </w:r>
      <w:r w:rsidRPr="007A732C">
        <w:rPr>
          <w:b/>
        </w:rPr>
        <w:t>ProjectType</w:t>
      </w:r>
      <w:r w:rsidRPr="007A732C">
        <w:rPr>
          <w:bCs/>
        </w:rPr>
        <w:t xml:space="preserve"> in (1,2,8)</w:t>
      </w:r>
    </w:p>
    <w:p w14:paraId="3670D350" w14:textId="77777777" w:rsidR="000F1196" w:rsidRPr="00597761" w:rsidRDefault="000F1196" w:rsidP="000F1196">
      <w:pPr>
        <w:pStyle w:val="ListParagraph"/>
        <w:numPr>
          <w:ilvl w:val="0"/>
          <w:numId w:val="93"/>
        </w:numPr>
        <w:rPr>
          <w:bCs/>
        </w:rPr>
      </w:pPr>
      <w:r>
        <w:t xml:space="preserve">RRH – </w:t>
      </w:r>
      <w:r w:rsidRPr="007A732C">
        <w:rPr>
          <w:b/>
        </w:rPr>
        <w:t>ProjectType</w:t>
      </w:r>
      <w:r w:rsidRPr="00597761">
        <w:rPr>
          <w:bCs/>
        </w:rPr>
        <w:t xml:space="preserve"> = 13</w:t>
      </w:r>
    </w:p>
    <w:p w14:paraId="21676C38" w14:textId="77777777" w:rsidR="000F1196" w:rsidRPr="007A732C" w:rsidRDefault="000F1196" w:rsidP="000F1196">
      <w:pPr>
        <w:pStyle w:val="ListParagraph"/>
        <w:numPr>
          <w:ilvl w:val="0"/>
          <w:numId w:val="93"/>
        </w:numPr>
      </w:pPr>
      <w:r w:rsidRPr="00597761">
        <w:rPr>
          <w:bCs/>
        </w:rPr>
        <w:t>PSH –</w:t>
      </w:r>
      <w:r>
        <w:rPr>
          <w:bCs/>
        </w:rPr>
        <w:t xml:space="preserve"> </w:t>
      </w:r>
      <w:r w:rsidRPr="00845520">
        <w:rPr>
          <w:b/>
        </w:rPr>
        <w:t>ProjectType</w:t>
      </w:r>
      <w:r w:rsidRPr="007A732C">
        <w:rPr>
          <w:bCs/>
        </w:rPr>
        <w:t xml:space="preserve"> =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2AEC3D16"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and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42AB573A" w14:textId="77777777" w:rsidR="0003610D" w:rsidRDefault="0003610D" w:rsidP="000F1196">
      <w:pPr>
        <w:spacing w:before="240"/>
        <w:rPr>
          <w:ins w:id="290" w:author="Molly McEvilley" w:date="2021-08-16T05:59:00Z"/>
        </w:rPr>
      </w:pPr>
      <w:ins w:id="291"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292" w:author="Molly McEvilley" w:date="2021-08-16T05:58:00Z">
        <w:r>
          <w:t>population is limited to the AC household type, so these columns are set to 1 if there is any enrollment matching the cri</w:t>
        </w:r>
      </w:ins>
      <w:ins w:id="293" w:author="Molly McEvilley" w:date="2021-08-16T05:59:00Z">
        <w:r>
          <w:t>teria and 0 if there is not.</w:t>
        </w:r>
      </w:ins>
    </w:p>
    <w:p w14:paraId="1C2439D1" w14:textId="5A61DB79" w:rsidR="000F1196" w:rsidRPr="00BC21DA" w:rsidRDefault="0003610D" w:rsidP="000F1196">
      <w:pPr>
        <w:spacing w:before="240"/>
        <w:rPr>
          <w:rFonts w:eastAsia="Times New Roman" w:cstheme="minorHAnsi"/>
        </w:rPr>
      </w:pPr>
      <w:ins w:id="294" w:author="Molly McEvilley" w:date="2021-08-16T05:59:00Z">
        <w:r>
          <w:t>For all other columns, h</w:t>
        </w:r>
      </w:ins>
      <w:del w:id="295"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296" w:name="_Toc79153957"/>
      <w:r>
        <w:t>Adult Age</w:t>
      </w:r>
      <w:r w:rsidRPr="00C52062">
        <w:t xml:space="preserve"> </w:t>
      </w:r>
      <w:r w:rsidR="007B705B" w:rsidRPr="00C52062">
        <w:t xml:space="preserve">Population Identifiers </w:t>
      </w:r>
      <w:r>
        <w:t xml:space="preserve">- </w:t>
      </w:r>
      <w:r w:rsidR="007B705B">
        <w:t>LSAPerson</w:t>
      </w:r>
      <w:bookmarkEnd w:id="296"/>
      <w:r w:rsidR="007B705B">
        <w:t xml:space="preserve"> </w:t>
      </w:r>
      <w:bookmarkEnd w:id="289"/>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9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C8m3zZHwQAAAoRAAAOAAAAAAAAAAAAAAAAAC4CAABkcnMvZTJvRG9jLnhtbFBLAQIt&#10;ABQABgAIAAAAIQCxMui03AAAAAUBAAAPAAAAAAAAAAAAAAAAAHkGAABkcnMvZG93bnJldi54bWxQ&#10;SwUGAAAAAAQABADzAAAAggcAAAAA&#10;">
                <v:shape id="AutoShape 9" o:spid="_x0000_s129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lastRenderedPageBreak/>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297"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297"/>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98" w:name="_Toc37849777"/>
      <w:bookmarkStart w:id="299" w:name="_Toc79153958"/>
      <w:r>
        <w:t>LSAPerson</w:t>
      </w:r>
      <w:bookmarkEnd w:id="298"/>
      <w:bookmarkEnd w:id="29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ABSRh21AwAANAsAAA4AAAAAAAAAAAAAAAAALgIAAGRycy9lMm9Eb2Mu&#10;eG1sUEsBAi0AFAAGAAgAAAAhADrHY3bcAAAABAEAAA8AAAAAAAAAAAAAAAAADwYAAGRycy9kb3du&#10;cmV2LnhtbFBLBQYAAAAABAAEAPMAAAAYBwAAAAA=&#10;">
                <v:shape id="AutoShape 19" o:spid="_x0000_s130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0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0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00" w:name="_Toc29188114"/>
      <w:bookmarkStart w:id="301" w:name="_Toc29188129"/>
      <w:bookmarkStart w:id="302" w:name="_Toc29188148"/>
      <w:bookmarkStart w:id="303" w:name="_Toc29188150"/>
      <w:bookmarkStart w:id="304" w:name="_Update_LSAPerson_CHTime"/>
      <w:bookmarkStart w:id="305" w:name="_Toc29188151"/>
      <w:bookmarkStart w:id="306" w:name="_Toc29188153"/>
      <w:bookmarkStart w:id="307" w:name="_Toc29188156"/>
      <w:bookmarkStart w:id="308" w:name="_Toc29188162"/>
      <w:bookmarkStart w:id="309" w:name="_Toc29188164"/>
      <w:bookmarkStart w:id="310" w:name="_Toc29188168"/>
      <w:bookmarkStart w:id="311" w:name="_Toc29188169"/>
      <w:bookmarkStart w:id="312" w:name="_Toc29188170"/>
      <w:bookmarkStart w:id="313" w:name="_Toc34144048"/>
      <w:bookmarkStart w:id="314" w:name="_Toc34144049"/>
      <w:bookmarkStart w:id="315" w:name="_Toc34144050"/>
      <w:bookmarkStart w:id="316" w:name="_Toc34144061"/>
      <w:bookmarkStart w:id="317" w:name="_Toc34144062"/>
      <w:bookmarkStart w:id="318" w:name="_Toc34144077"/>
      <w:bookmarkStart w:id="319" w:name="_Toc34144078"/>
      <w:bookmarkStart w:id="320" w:name="_Toc34144079"/>
      <w:bookmarkStart w:id="321" w:name="_Toc34144080"/>
      <w:bookmarkStart w:id="322" w:name="_Toc34144081"/>
      <w:bookmarkStart w:id="323" w:name="_Toc34144127"/>
      <w:bookmarkStart w:id="324" w:name="_Toc34144128"/>
      <w:bookmarkStart w:id="325" w:name="_Toc34144129"/>
      <w:bookmarkStart w:id="326" w:name="_Toc34144142"/>
      <w:bookmarkStart w:id="327" w:name="_Toc34144143"/>
      <w:bookmarkStart w:id="328" w:name="_Toc34144152"/>
      <w:bookmarkStart w:id="329" w:name="_Toc34144153"/>
      <w:bookmarkStart w:id="330" w:name="_Toc34144154"/>
      <w:bookmarkStart w:id="331" w:name="_Toc34144155"/>
      <w:bookmarkStart w:id="332" w:name="_Toc34144156"/>
      <w:bookmarkStart w:id="333" w:name="_Toc34144208"/>
      <w:bookmarkStart w:id="334" w:name="_Toc34144209"/>
      <w:bookmarkStart w:id="335" w:name="_Toc34144210"/>
      <w:bookmarkStart w:id="336" w:name="_Toc34144221"/>
      <w:bookmarkStart w:id="337" w:name="_Toc34144222"/>
      <w:bookmarkStart w:id="338" w:name="_Toc34144231"/>
      <w:bookmarkStart w:id="339" w:name="_Toc34144232"/>
      <w:bookmarkStart w:id="340" w:name="_Toc34144233"/>
      <w:bookmarkStart w:id="341" w:name="_Toc34144234"/>
      <w:bookmarkStart w:id="342" w:name="_Toc34144235"/>
      <w:bookmarkStart w:id="343" w:name="_Toc34144287"/>
      <w:bookmarkStart w:id="344" w:name="_Toc34144288"/>
      <w:bookmarkStart w:id="345" w:name="_Toc34144289"/>
      <w:bookmarkStart w:id="346" w:name="_Toc34144290"/>
      <w:bookmarkStart w:id="347" w:name="_Toc34144299"/>
      <w:bookmarkStart w:id="348" w:name="_Toc34144300"/>
      <w:bookmarkStart w:id="349" w:name="_Toc34144309"/>
      <w:bookmarkStart w:id="350" w:name="_Toc34144310"/>
      <w:bookmarkStart w:id="351" w:name="_Toc34144311"/>
      <w:bookmarkStart w:id="352" w:name="_Toc34144312"/>
      <w:bookmarkStart w:id="353" w:name="_Toc34144313"/>
      <w:bookmarkStart w:id="354" w:name="_Toc34144341"/>
      <w:bookmarkStart w:id="355" w:name="_Toc34144342"/>
      <w:bookmarkStart w:id="356" w:name="_Toc34144343"/>
      <w:bookmarkStart w:id="357" w:name="_Toc34144362"/>
      <w:bookmarkStart w:id="358" w:name="_Toc34144363"/>
      <w:bookmarkStart w:id="359" w:name="_Toc34144372"/>
      <w:bookmarkStart w:id="360" w:name="_Toc34144373"/>
      <w:bookmarkStart w:id="361" w:name="_Toc29163965"/>
      <w:bookmarkStart w:id="362" w:name="_Toc34144425"/>
      <w:bookmarkStart w:id="363" w:name="_Toc34144426"/>
      <w:bookmarkStart w:id="364" w:name="_Toc34144427"/>
      <w:bookmarkStart w:id="365" w:name="_Toc34144428"/>
      <w:bookmarkStart w:id="366" w:name="_Toc34144429"/>
      <w:bookmarkStart w:id="367" w:name="_Toc34144430"/>
      <w:bookmarkStart w:id="368" w:name="_Toc34144431"/>
      <w:bookmarkStart w:id="369" w:name="_Toc34144432"/>
      <w:bookmarkStart w:id="370" w:name="_Toc34144433"/>
      <w:bookmarkStart w:id="371" w:name="_Toc34144434"/>
      <w:bookmarkStart w:id="372" w:name="_Toc34144435"/>
      <w:bookmarkStart w:id="373" w:name="_Toc34144436"/>
      <w:bookmarkStart w:id="374" w:name="_Toc34144437"/>
      <w:bookmarkStart w:id="375" w:name="_Toc34144438"/>
      <w:bookmarkStart w:id="376" w:name="_Toc34144439"/>
      <w:bookmarkStart w:id="377" w:name="_Toc34144440"/>
      <w:bookmarkStart w:id="378" w:name="_Toc34144441"/>
      <w:bookmarkStart w:id="379" w:name="_Toc34144442"/>
      <w:bookmarkStart w:id="380" w:name="_Toc34144443"/>
      <w:bookmarkStart w:id="381" w:name="_Toc34144474"/>
      <w:bookmarkStart w:id="382" w:name="_Toc34144475"/>
      <w:bookmarkStart w:id="383" w:name="_Toc34144484"/>
      <w:bookmarkStart w:id="384" w:name="_Toc34144485"/>
      <w:bookmarkStart w:id="385" w:name="_Toc34144537"/>
      <w:bookmarkStart w:id="386" w:name="_Toc34144538"/>
      <w:bookmarkStart w:id="387" w:name="_Toc34144539"/>
      <w:bookmarkStart w:id="388" w:name="_Toc34144540"/>
      <w:bookmarkStart w:id="389" w:name="_Toc34144541"/>
      <w:bookmarkStart w:id="390" w:name="_Toc34144542"/>
      <w:bookmarkStart w:id="391" w:name="_Toc34144543"/>
      <w:bookmarkStart w:id="392" w:name="_Toc34144544"/>
      <w:bookmarkStart w:id="393" w:name="_Toc34144545"/>
      <w:bookmarkStart w:id="394" w:name="_Toc34144546"/>
      <w:bookmarkStart w:id="395" w:name="_Toc34144547"/>
      <w:bookmarkStart w:id="396" w:name="_Toc34144548"/>
      <w:bookmarkStart w:id="397" w:name="_Toc34144549"/>
      <w:bookmarkStart w:id="398" w:name="_Toc34144550"/>
      <w:bookmarkStart w:id="399" w:name="_Toc34144551"/>
      <w:bookmarkStart w:id="400" w:name="_Toc34144552"/>
      <w:bookmarkStart w:id="401" w:name="_Toc34144553"/>
      <w:bookmarkStart w:id="402" w:name="_Toc34144554"/>
      <w:bookmarkStart w:id="403" w:name="_Toc34144555"/>
      <w:bookmarkStart w:id="404" w:name="_Set_Population_Identifiers_1"/>
      <w:bookmarkStart w:id="405" w:name="_Toc31197160"/>
      <w:bookmarkStart w:id="406" w:name="_Toc31197161"/>
      <w:bookmarkStart w:id="407" w:name="_Toc31197162"/>
      <w:bookmarkStart w:id="408" w:name="_Toc31197175"/>
      <w:bookmarkStart w:id="409" w:name="_Toc31197176"/>
      <w:bookmarkStart w:id="410" w:name="_Toc31197192"/>
      <w:bookmarkStart w:id="411" w:name="_Toc31197193"/>
      <w:bookmarkStart w:id="412" w:name="_Toc31197194"/>
      <w:bookmarkStart w:id="413" w:name="_Toc31197195"/>
      <w:bookmarkStart w:id="414" w:name="_Toc31197196"/>
      <w:bookmarkStart w:id="415" w:name="_Set_Population_Identifiers_3"/>
      <w:bookmarkStart w:id="416" w:name="_Toc34144556"/>
      <w:bookmarkStart w:id="417" w:name="_Toc34144557"/>
      <w:bookmarkStart w:id="418" w:name="_Toc34144558"/>
      <w:bookmarkStart w:id="419" w:name="_Toc34144589"/>
      <w:bookmarkStart w:id="420" w:name="_Toc34144590"/>
      <w:bookmarkStart w:id="421" w:name="_Toc34144609"/>
      <w:bookmarkStart w:id="422" w:name="_Toc34144610"/>
      <w:bookmarkStart w:id="423" w:name="_Toc34144611"/>
      <w:bookmarkStart w:id="424" w:name="_Toc34144612"/>
      <w:bookmarkStart w:id="425" w:name="_Toc34144613"/>
      <w:bookmarkStart w:id="426" w:name="_Toc34144614"/>
      <w:bookmarkStart w:id="427" w:name="_Toc34144615"/>
      <w:bookmarkStart w:id="428" w:name="_Toc34144616"/>
      <w:bookmarkStart w:id="429" w:name="_Toc34144617"/>
      <w:bookmarkStart w:id="430" w:name="_Toc34144618"/>
      <w:bookmarkStart w:id="431" w:name="_Toc34144619"/>
      <w:bookmarkStart w:id="432" w:name="_Toc34144620"/>
      <w:bookmarkStart w:id="433" w:name="_Toc34144621"/>
      <w:bookmarkStart w:id="434" w:name="_Toc34144622"/>
      <w:bookmarkStart w:id="435" w:name="_Toc34144623"/>
      <w:bookmarkStart w:id="436" w:name="_HHAdultAge"/>
      <w:bookmarkStart w:id="437" w:name="_Toc34144624"/>
      <w:bookmarkStart w:id="438" w:name="_Toc34144625"/>
      <w:bookmarkStart w:id="439" w:name="_Toc34144647"/>
      <w:bookmarkStart w:id="440" w:name="_Toc34144648"/>
      <w:bookmarkStart w:id="441" w:name="_Toc34144649"/>
      <w:bookmarkStart w:id="442" w:name="_Toc34144650"/>
      <w:bookmarkStart w:id="443" w:name="_Toc34144651"/>
      <w:bookmarkStart w:id="444" w:name="_Toc34144652"/>
      <w:bookmarkStart w:id="445" w:name="_Toc34144653"/>
      <w:bookmarkStart w:id="446" w:name="_Toc34144654"/>
      <w:bookmarkStart w:id="447" w:name="_Toc34144655"/>
      <w:bookmarkStart w:id="448" w:name="_Toc34144656"/>
      <w:bookmarkStart w:id="449" w:name="_Toc34144657"/>
      <w:bookmarkStart w:id="450" w:name="_Toc34144686"/>
      <w:bookmarkStart w:id="451" w:name="_Toc34144687"/>
      <w:bookmarkStart w:id="452" w:name="_Toc34144740"/>
      <w:bookmarkStart w:id="453" w:name="_Toc34144741"/>
      <w:bookmarkStart w:id="454" w:name="_Toc34144742"/>
      <w:bookmarkStart w:id="455" w:name="_Toc34144743"/>
      <w:bookmarkStart w:id="456" w:name="_Toc34144744"/>
      <w:bookmarkStart w:id="457" w:name="_Toc34144745"/>
      <w:bookmarkStart w:id="458" w:name="_Toc34144746"/>
      <w:bookmarkStart w:id="459" w:name="_Toc34144747"/>
      <w:bookmarkStart w:id="460" w:name="_Toc34144799"/>
      <w:bookmarkStart w:id="461" w:name="_Toc34144800"/>
      <w:bookmarkStart w:id="462" w:name="_Toc34144801"/>
      <w:bookmarkStart w:id="463" w:name="_Toc34144802"/>
      <w:bookmarkStart w:id="464" w:name="_Toc34144803"/>
      <w:bookmarkStart w:id="465" w:name="_Toc34144804"/>
      <w:bookmarkStart w:id="466" w:name="_Toc34144805"/>
      <w:bookmarkStart w:id="467" w:name="_Toc34144833"/>
      <w:bookmarkStart w:id="468" w:name="_Toc34144834"/>
      <w:bookmarkStart w:id="469" w:name="_Toc34144835"/>
      <w:bookmarkStart w:id="470" w:name="_Toc34144836"/>
      <w:bookmarkStart w:id="471" w:name="_Toc34144837"/>
      <w:bookmarkStart w:id="472" w:name="_Toc34144838"/>
      <w:bookmarkStart w:id="473" w:name="_Toc34144839"/>
      <w:bookmarkStart w:id="474" w:name="_Toc34144891"/>
      <w:bookmarkStart w:id="475" w:name="_Toc34144892"/>
      <w:bookmarkStart w:id="476" w:name="_Toc34144893"/>
      <w:bookmarkStart w:id="477" w:name="_Toc34144894"/>
      <w:bookmarkStart w:id="478" w:name="_Toc34144895"/>
      <w:bookmarkStart w:id="479" w:name="_Toc34144896"/>
      <w:bookmarkStart w:id="480" w:name="_Toc34144897"/>
      <w:bookmarkStart w:id="481" w:name="_Toc34144949"/>
      <w:bookmarkStart w:id="482" w:name="_Toc34144950"/>
      <w:bookmarkStart w:id="483" w:name="_Toc34144951"/>
      <w:bookmarkStart w:id="484" w:name="_Toc34144952"/>
      <w:bookmarkStart w:id="485" w:name="_Toc34144953"/>
      <w:bookmarkStart w:id="486" w:name="_Toc34144954"/>
      <w:bookmarkStart w:id="487" w:name="_Toc34144955"/>
      <w:bookmarkStart w:id="488" w:name="_Toc34144980"/>
      <w:bookmarkStart w:id="489" w:name="_Toc34144981"/>
      <w:bookmarkStart w:id="490" w:name="_Toc34144982"/>
      <w:bookmarkStart w:id="491" w:name="_Toc34144983"/>
      <w:bookmarkStart w:id="492" w:name="_Toc34144984"/>
      <w:bookmarkStart w:id="493" w:name="_Toc34144985"/>
      <w:bookmarkStart w:id="494" w:name="_Toc34144986"/>
      <w:bookmarkStart w:id="495" w:name="_Toc34145011"/>
      <w:bookmarkStart w:id="496" w:name="_Toc34145012"/>
      <w:bookmarkStart w:id="497" w:name="_Toc34145013"/>
      <w:bookmarkStart w:id="498" w:name="_Toc34145014"/>
      <w:bookmarkStart w:id="499" w:name="_Toc34145015"/>
      <w:bookmarkStart w:id="500" w:name="_Toc34145016"/>
      <w:bookmarkStart w:id="501" w:name="_Toc34145017"/>
      <w:bookmarkStart w:id="502" w:name="_Toc34145069"/>
      <w:bookmarkStart w:id="503" w:name="_Toc34145070"/>
      <w:bookmarkStart w:id="504" w:name="_Toc34145071"/>
      <w:bookmarkStart w:id="505" w:name="_Toc34145072"/>
      <w:bookmarkStart w:id="506" w:name="_Toc34145073"/>
      <w:bookmarkStart w:id="507" w:name="_Toc34145074"/>
      <w:bookmarkStart w:id="508" w:name="_Toc506721205"/>
      <w:bookmarkEnd w:id="247"/>
      <w:bookmarkEnd w:id="248"/>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r>
        <w:br w:type="page"/>
      </w:r>
    </w:p>
    <w:p w14:paraId="65BA16A7" w14:textId="21D9A953" w:rsidR="00E158FC" w:rsidRPr="00C52062" w:rsidRDefault="00E158FC" w:rsidP="00E158FC">
      <w:pPr>
        <w:pStyle w:val="Heading1"/>
      </w:pPr>
      <w:bookmarkStart w:id="509" w:name="_HMIS_Business_Logic:_2"/>
      <w:bookmarkStart w:id="510" w:name="_Toc37849778"/>
      <w:bookmarkStart w:id="511" w:name="_Toc79153959"/>
      <w:bookmarkEnd w:id="509"/>
      <w:r w:rsidRPr="00C52062">
        <w:lastRenderedPageBreak/>
        <w:t>HMIS Business Logic</w:t>
      </w:r>
      <w:r>
        <w:t xml:space="preserve">: </w:t>
      </w:r>
      <w:proofErr w:type="spellStart"/>
      <w:r>
        <w:t>LSAHousehold</w:t>
      </w:r>
      <w:bookmarkEnd w:id="510"/>
      <w:bookmarkEnd w:id="511"/>
      <w:proofErr w:type="spellEnd"/>
    </w:p>
    <w:p w14:paraId="4C5B0BA6" w14:textId="7443B573" w:rsidR="00F25CD0" w:rsidRDefault="00F25CD0" w:rsidP="0088191A">
      <w:pPr>
        <w:pStyle w:val="Heading2"/>
      </w:pPr>
      <w:bookmarkStart w:id="512" w:name="_Get_Distinct_Households"/>
      <w:bookmarkStart w:id="513" w:name="_Toc37849779"/>
      <w:bookmarkStart w:id="514" w:name="_Toc79153960"/>
      <w:bookmarkEnd w:id="508"/>
      <w:bookmarkEnd w:id="512"/>
      <w:r w:rsidRPr="00C52062">
        <w:t xml:space="preserve">Get </w:t>
      </w:r>
      <w:r>
        <w:t>Distinct</w:t>
      </w:r>
      <w:r w:rsidRPr="00C52062">
        <w:t xml:space="preserve"> Households for </w:t>
      </w:r>
      <w:proofErr w:type="spellStart"/>
      <w:r w:rsidRPr="00C52062">
        <w:t>LSAHousehold</w:t>
      </w:r>
      <w:bookmarkEnd w:id="513"/>
      <w:bookmarkEnd w:id="51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0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Fo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EpHsWiaAwAAOwsA&#10;AA4AAAAAAAAAAAAAAAAALgIAAGRycy9lMm9Eb2MueG1sUEsBAi0AFAAGAAgAAAAhABFZ5tLcAAAA&#10;BAEAAA8AAAAAAAAAAAAAAAAA9AUAAGRycy9kb3ducmV2LnhtbFBLBQYAAAAABAAEAPMAAAD9BgAA&#10;AAA=&#10;">
                <v:shape id="AutoShape 15" o:spid="_x0000_s130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15" w:name="_Set_Population_Identifiers_2"/>
      <w:bookmarkStart w:id="516" w:name="_Toc37849780"/>
      <w:bookmarkStart w:id="517" w:name="_Toc79153961"/>
      <w:bookmarkEnd w:id="515"/>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516"/>
      <w:bookmarkEnd w:id="51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">
                <v:shape id="AutoShape 448" o:spid="_x0000_s130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1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1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1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1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4"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7alslk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18" w:name="_HHAdultAge_1"/>
      <w:bookmarkEnd w:id="51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1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20" w:name="_Toc37849781"/>
      <w:bookmarkStart w:id="521"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20"/>
      <w:bookmarkEnd w:id="521"/>
      <w:proofErr w:type="spellEnd"/>
      <w:r w:rsidR="002B6231" w:rsidRPr="00C52062">
        <w:t xml:space="preserve"> </w:t>
      </w:r>
      <w:bookmarkEnd w:id="51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2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23" w:name="_Toc37849782"/>
      <w:bookmarkStart w:id="524"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23"/>
      <w:bookmarkEnd w:id="524"/>
      <w:proofErr w:type="spellEnd"/>
      <w:r>
        <w:t xml:space="preserve"> </w:t>
      </w:r>
      <w:bookmarkEnd w:id="52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kc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VkALEpqP1ny4ygRL5VkEivTNPATIPNNGCKw9WCcmcoCZO1Cxq27U1b&#10;N2A7RjyU9nSqWkT76Ae+TeT29yU50CdoySPQg3t65GQiCBkZQhaYJe/sd2H9PI1X8Pgu9eKU9bA9&#10;Cc5IoEmsJvr+YH1+wvrl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6HqkcvAMAAHELAAAOAAAAAAAAAAAAAAAAAC4CAABkcnMv&#10;ZTJvRG9jLnhtbFBLAQItABQABgAIAAAAIQAzkGts3AAAAAQBAAAPAAAAAAAAAAAAAAAAABYGAABk&#10;cnMvZG93bnJldi54bWxQSwUGAAAAAAQABADzAAAAHwcAAAAA&#10;">
                <v:shape id="AutoShape 390" o:spid="_x0000_s132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25" w:name="_Toc37849783"/>
      <w:bookmarkStart w:id="526" w:name="_Toc79153964"/>
      <w:bookmarkStart w:id="52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25"/>
      <w:bookmarkEnd w:id="526"/>
      <w:proofErr w:type="spellEnd"/>
      <w:r w:rsidR="002B6231" w:rsidRPr="00C52062">
        <w:t xml:space="preserve"> </w:t>
      </w:r>
      <w:bookmarkEnd w:id="52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28" w:name="_AHAR_CSV_Files"/>
      <w:bookmarkStart w:id="529" w:name="_Toc37849784"/>
      <w:bookmarkStart w:id="530" w:name="_Toc79153965"/>
      <w:bookmarkStart w:id="531" w:name="_Toc499543995"/>
      <w:bookmarkStart w:id="532" w:name="_Toc506721209"/>
      <w:bookmarkStart w:id="533" w:name="_Toc497116480"/>
      <w:bookmarkStart w:id="534" w:name="_Hlk496773519"/>
      <w:bookmarkStart w:id="535" w:name="_Toc506721210"/>
      <w:bookmarkEnd w:id="528"/>
      <w:r>
        <w:t>EST/RRH/</w:t>
      </w:r>
      <w:proofErr w:type="spellStart"/>
      <w:r>
        <w:t>PSHLivingSit</w:t>
      </w:r>
      <w:proofErr w:type="spellEnd"/>
      <w:r>
        <w:t xml:space="preserve"> – </w:t>
      </w:r>
      <w:proofErr w:type="spellStart"/>
      <w:r w:rsidRPr="00C52062">
        <w:t>LSAHousehold</w:t>
      </w:r>
      <w:bookmarkEnd w:id="529"/>
      <w:bookmarkEnd w:id="53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2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">
                <v:shape id="AutoShape 448" o:spid="_x0000_s132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36" w:name="_EST/RRH/PSHDestination–_LSAHousehol"/>
      <w:bookmarkStart w:id="537" w:name="_Toc37849785"/>
      <w:bookmarkStart w:id="538" w:name="_Toc79153966"/>
      <w:bookmarkEnd w:id="536"/>
      <w:r>
        <w:lastRenderedPageBreak/>
        <w:t>EST/RRH/</w:t>
      </w:r>
      <w:proofErr w:type="spellStart"/>
      <w:r>
        <w:t>PSHDestination</w:t>
      </w:r>
      <w:proofErr w:type="spellEnd"/>
      <w:r w:rsidR="006F09FD">
        <w:t xml:space="preserve"> </w:t>
      </w:r>
      <w:r>
        <w:t xml:space="preserve">– </w:t>
      </w:r>
      <w:proofErr w:type="spellStart"/>
      <w:r w:rsidRPr="00C52062">
        <w:t>LSAHousehold</w:t>
      </w:r>
      <w:bookmarkEnd w:id="537"/>
      <w:bookmarkEnd w:id="53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3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LXdkUSfBAAA7hMAAA4AAAAAAAAAAAAAAAAALgIAAGRycy9l&#10;Mm9Eb2MueG1sUEsBAi0AFAAGAAgAAAAhAK4X6IDcAAAABQEAAA8AAAAAAAAAAAAAAAAA+QYAAGRy&#10;cy9kb3ducmV2LnhtbFBLBQYAAAAABAAEAPMAAAACCAAAAAA=&#10;">
                <v:shape id="AutoShape 448" o:spid="_x0000_s13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3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39" w:name="_Toc37849786"/>
    </w:p>
    <w:p w14:paraId="62F91D64" w14:textId="01BA0CD7" w:rsidR="0019166A" w:rsidRDefault="0019166A" w:rsidP="0088191A">
      <w:pPr>
        <w:pStyle w:val="Heading2"/>
      </w:pPr>
      <w:bookmarkStart w:id="540" w:name="_Toc79153967"/>
      <w:r w:rsidRPr="00EE1280">
        <w:lastRenderedPageBreak/>
        <w:t>EST/RRH/PSH</w:t>
      </w:r>
      <w:r>
        <w:t xml:space="preserve"> Population Identifiers</w:t>
      </w:r>
      <w:bookmarkEnd w:id="539"/>
      <w:bookmarkEnd w:id="54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pY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nC28&#10;Lb+71eUzJMHoIDggkDBotPlEyQBiU1D7z44ZQYl8qyCRXpmmgZkG22nAFIerBeXOUBImGxc0bNeb&#10;tm7Adox4KO3pVLWI9skP/DaR29+V5HMIK2jJA9CDe3rkZCIIGRlCFpgl7+x3Yf08jVfx53pxznrY&#10;ngRnJNAkVhN9f7A+P2P98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CczaWL0DAABxCwAADgAAAAAAAAAAAAAAAAAuAgAAZHJz&#10;L2Uyb0RvYy54bWxQSwECLQAUAAYACAAAACEAM5BrbNwAAAAEAQAADwAAAAAAAAAAAAAAAAAXBgAA&#10;ZHJzL2Rvd25yZXYueG1sUEsFBgAAAAAEAAQA8wAAACAHAAAAAA==&#10;">
                <v:shape id="AutoShape 390" o:spid="_x0000_s133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4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41" w:name="_Toc37849787"/>
      <w:bookmarkStart w:id="542" w:name="_Toc79153968"/>
      <w:r w:rsidRPr="00EE1280">
        <w:t>System Engagement</w:t>
      </w:r>
      <w:r w:rsidRPr="00C52062">
        <w:t xml:space="preserve"> Status and Return Time</w:t>
      </w:r>
      <w:bookmarkEnd w:id="541"/>
      <w:bookmarkEnd w:id="54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4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">
                <v:shape id="AutoShape 448" o:spid="_x0000_s134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31"/>
    <w:bookmarkEnd w:id="53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lastRenderedPageBreak/>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33"/>
      <w:bookmarkEnd w:id="534"/>
    </w:tbl>
    <w:p w14:paraId="0E1486B3" w14:textId="77777777" w:rsidR="00300425" w:rsidRDefault="00300425" w:rsidP="008F2C7B"/>
    <w:p w14:paraId="54D9E0C2" w14:textId="71BC3D12" w:rsidR="00466A69" w:rsidRDefault="00466A69" w:rsidP="0088191A">
      <w:pPr>
        <w:pStyle w:val="Heading2"/>
      </w:pPr>
      <w:bookmarkStart w:id="543" w:name="_Dates_Housed_in"/>
      <w:bookmarkStart w:id="544" w:name="_Toc37849788"/>
      <w:bookmarkStart w:id="545" w:name="_Toc79153969"/>
      <w:bookmarkEnd w:id="543"/>
      <w:proofErr w:type="spellStart"/>
      <w:r w:rsidRPr="00EE1280">
        <w:t>RRHPreMoveInDays</w:t>
      </w:r>
      <w:proofErr w:type="spellEnd"/>
      <w:r w:rsidRPr="00EE1280">
        <w:t xml:space="preserve"> </w:t>
      </w:r>
      <w:r w:rsidR="007E42C3">
        <w:t>–</w:t>
      </w:r>
      <w:r>
        <w:t xml:space="preserve"> </w:t>
      </w:r>
      <w:proofErr w:type="spellStart"/>
      <w:r>
        <w:t>LSAHousehold</w:t>
      </w:r>
      <w:bookmarkEnd w:id="544"/>
      <w:bookmarkEnd w:id="54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NjE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lastRenderedPageBreak/>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46" w:name="_Dates_Housed_in_1"/>
      <w:bookmarkStart w:id="547" w:name="_Toc37849789"/>
      <w:bookmarkStart w:id="548" w:name="_Toc79153970"/>
      <w:bookmarkEnd w:id="546"/>
      <w:r>
        <w:t>Dates Housed in PSH or RRH (</w:t>
      </w:r>
      <w:proofErr w:type="spellStart"/>
      <w:r>
        <w:t>sys_Time</w:t>
      </w:r>
      <w:proofErr w:type="spellEnd"/>
      <w:r>
        <w:t>)</w:t>
      </w:r>
      <w:bookmarkEnd w:id="547"/>
      <w:bookmarkEnd w:id="54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">
                <v:shape id="AutoShape 448" o:spid="_x0000_s135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5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5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549" w:name="_Toc37849790"/>
      <w:bookmarkStart w:id="550" w:name="_Toc79153971"/>
      <w:r>
        <w:t>Get Last Inactive Date</w:t>
      </w:r>
      <w:bookmarkEnd w:id="549"/>
      <w:bookmarkEnd w:id="55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AYqt/0QBQAAVRkAAA4AAAAAAAAAAAAAAAAALgIAAGRycy9l&#10;Mm9Eb2MueG1sUEsBAi0AFAAGAAgAAAAhAIngxMHdAAAABQEAAA8AAAAAAAAAAAAAAAAAagcAAGRy&#10;cy9kb3ducmV2LnhtbFBLBQYAAAAABAAEAPMAAAB0CAAAAAA=&#10;">
                <v:shape id="AutoShape 448" o:spid="_x0000_s135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6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6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6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lastRenderedPageBreak/>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51" w:name="_Toc37849791"/>
      <w:bookmarkStart w:id="552" w:name="_Toc79153972"/>
      <w:r>
        <w:t>Get Dates of Other System Use (</w:t>
      </w:r>
      <w:proofErr w:type="spellStart"/>
      <w:r>
        <w:t>sys_Time</w:t>
      </w:r>
      <w:proofErr w:type="spellEnd"/>
      <w:r>
        <w:t>)</w:t>
      </w:r>
      <w:bookmarkEnd w:id="551"/>
      <w:bookmarkEnd w:id="55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ACOgjowgQAAC8UAAAOAAAAAAAAAAAAAAAAAC4CAABkcnMvZTJvRG9jLnhtbFBLAQItABQABgAI&#10;AAAAIQAQein03gAAAAUBAAAPAAAAAAAAAAAAAAAAABwHAABkcnMvZG93bnJldi54bWxQSwUGAAAA&#10;AAQABADzAAAAJwgAAAAA&#10;">
                <v:shape id="AutoShape 448" o:spid="_x0000_s136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7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lastRenderedPageBreak/>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lastRenderedPageBreak/>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lastRenderedPageBreak/>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53" w:name="_Get_Other_Dates"/>
      <w:bookmarkStart w:id="554" w:name="_Toc37849792"/>
      <w:bookmarkStart w:id="555" w:name="_Toc79153973"/>
      <w:bookmarkEnd w:id="553"/>
      <w:r>
        <w:t>Get Other Dates Homeless from 3.917A/B Living Situation</w:t>
      </w:r>
      <w:bookmarkEnd w:id="554"/>
      <w:bookmarkEnd w:id="55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7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">
                <v:shape id="Flowchart: Internal Storage 63" o:spid="_x0000_s137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lastRenderedPageBreak/>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56" w:name="_Toc37849793"/>
      <w:bookmarkStart w:id="557" w:name="_Toc79153974"/>
      <w:r>
        <w:t xml:space="preserve">Set System Use Days for </w:t>
      </w:r>
      <w:proofErr w:type="spellStart"/>
      <w:r>
        <w:t>LSAHousehold</w:t>
      </w:r>
      <w:bookmarkEnd w:id="556"/>
      <w:bookmarkEnd w:id="55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lastRenderedPageBreak/>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lastRenderedPageBreak/>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558" w:name="_Toc29188247"/>
      <w:bookmarkStart w:id="559" w:name="_Toc31197261"/>
      <w:bookmarkStart w:id="560" w:name="_Toc29188248"/>
      <w:bookmarkStart w:id="561" w:name="_Toc31197262"/>
      <w:bookmarkStart w:id="562" w:name="_Toc29188249"/>
      <w:bookmarkStart w:id="563" w:name="_Toc31197263"/>
      <w:bookmarkStart w:id="564" w:name="_Toc29188250"/>
      <w:bookmarkStart w:id="565" w:name="_Toc31197264"/>
      <w:bookmarkStart w:id="566" w:name="_Get_Enrollments_Relevant_1"/>
      <w:bookmarkStart w:id="567" w:name="_Toc34145101"/>
      <w:bookmarkStart w:id="568" w:name="_Toc34145102"/>
      <w:bookmarkStart w:id="569" w:name="_Toc34145103"/>
      <w:bookmarkStart w:id="570" w:name="_Toc34145154"/>
      <w:bookmarkStart w:id="571" w:name="_Toc34145155"/>
      <w:bookmarkStart w:id="572" w:name="_Toc34145182"/>
      <w:bookmarkStart w:id="573" w:name="_Toc34145183"/>
      <w:bookmarkStart w:id="574" w:name="_Toc34145184"/>
      <w:bookmarkStart w:id="575" w:name="_Toc34145185"/>
      <w:bookmarkStart w:id="576" w:name="_Toc34145186"/>
      <w:bookmarkStart w:id="577" w:name="_Toc34145187"/>
      <w:bookmarkStart w:id="578" w:name="_Toc34145188"/>
      <w:bookmarkStart w:id="579" w:name="_Toc34145189"/>
      <w:bookmarkStart w:id="580" w:name="_Toc34145190"/>
      <w:bookmarkStart w:id="581" w:name="_Toc34145191"/>
      <w:bookmarkStart w:id="582" w:name="_Toc34145192"/>
      <w:bookmarkStart w:id="583" w:name="_Toc34145193"/>
      <w:bookmarkStart w:id="584" w:name="_Toc34145194"/>
      <w:bookmarkStart w:id="585" w:name="_Toc34145195"/>
      <w:bookmarkStart w:id="586" w:name="_Toc34145196"/>
      <w:bookmarkStart w:id="587" w:name="_Toc34145197"/>
      <w:bookmarkStart w:id="588" w:name="_Toc34145198"/>
      <w:bookmarkStart w:id="589" w:name="_Toc34145199"/>
      <w:bookmarkStart w:id="590" w:name="_Toc34145200"/>
      <w:bookmarkStart w:id="591" w:name="_Toc34145201"/>
      <w:bookmarkStart w:id="592" w:name="_Toc34145202"/>
      <w:bookmarkStart w:id="593" w:name="_Toc34145203"/>
      <w:bookmarkStart w:id="594" w:name="_Toc34145204"/>
      <w:bookmarkStart w:id="595" w:name="_Toc34145205"/>
      <w:bookmarkStart w:id="596" w:name="_Toc34145206"/>
      <w:bookmarkStart w:id="597" w:name="_Toc34145207"/>
      <w:bookmarkStart w:id="598" w:name="_Toc34145208"/>
      <w:bookmarkStart w:id="599" w:name="_Toc34145209"/>
      <w:bookmarkStart w:id="600" w:name="_Toc34145210"/>
      <w:bookmarkStart w:id="601" w:name="_Toc34145211"/>
      <w:bookmarkStart w:id="602" w:name="_Toc34145212"/>
      <w:bookmarkStart w:id="603" w:name="_Toc34145213"/>
      <w:bookmarkStart w:id="604" w:name="_Toc34145214"/>
      <w:bookmarkStart w:id="605" w:name="_Toc34145215"/>
      <w:bookmarkStart w:id="606" w:name="_Toc34145252"/>
      <w:bookmarkStart w:id="607" w:name="_Toc34145253"/>
      <w:bookmarkStart w:id="608" w:name="_Toc34145254"/>
      <w:bookmarkStart w:id="609" w:name="_Toc34145255"/>
      <w:bookmarkStart w:id="610" w:name="_Toc29188252"/>
      <w:bookmarkStart w:id="611" w:name="_Toc31197266"/>
      <w:bookmarkStart w:id="612" w:name="_Get_Last_Inactive"/>
      <w:bookmarkStart w:id="613" w:name="_Toc34145256"/>
      <w:bookmarkStart w:id="614" w:name="_Toc34145257"/>
      <w:bookmarkStart w:id="615" w:name="_Toc34145258"/>
      <w:bookmarkStart w:id="616" w:name="_Toc34145283"/>
      <w:bookmarkStart w:id="617" w:name="_Toc34145288"/>
      <w:bookmarkStart w:id="618" w:name="_Toc34145289"/>
      <w:bookmarkStart w:id="619" w:name="_Toc34145290"/>
      <w:bookmarkStart w:id="620" w:name="_Toc34145291"/>
      <w:bookmarkStart w:id="621" w:name="_Toc34145292"/>
      <w:bookmarkStart w:id="622" w:name="_Toc34145293"/>
      <w:bookmarkStart w:id="623" w:name="_Toc34145294"/>
      <w:bookmarkStart w:id="624" w:name="_Toc525229485"/>
      <w:bookmarkStart w:id="625" w:name="_Toc34145295"/>
      <w:bookmarkStart w:id="626" w:name="_Toc34145296"/>
      <w:bookmarkStart w:id="627" w:name="_Toc34145297"/>
      <w:bookmarkStart w:id="628" w:name="_Toc34145326"/>
      <w:bookmarkStart w:id="629" w:name="_Toc34145327"/>
      <w:bookmarkStart w:id="630" w:name="_Toc34145338"/>
      <w:bookmarkStart w:id="631" w:name="_Toc34145339"/>
      <w:bookmarkStart w:id="632" w:name="_Toc34145340"/>
      <w:bookmarkStart w:id="633" w:name="_Toc34145341"/>
      <w:bookmarkStart w:id="634" w:name="_Toc34145342"/>
      <w:bookmarkStart w:id="635" w:name="_Toc34145343"/>
      <w:bookmarkStart w:id="636" w:name="_Toc34145344"/>
      <w:bookmarkStart w:id="637" w:name="_Toc34145360"/>
      <w:bookmarkStart w:id="638" w:name="_Toc34145386"/>
      <w:bookmarkStart w:id="639" w:name="_Toc34145387"/>
      <w:bookmarkStart w:id="640" w:name="_Toc34145388"/>
      <w:bookmarkStart w:id="641" w:name="_Toc34145423"/>
      <w:bookmarkStart w:id="642" w:name="_Toc34145424"/>
      <w:bookmarkStart w:id="643" w:name="_Toc34145435"/>
      <w:bookmarkStart w:id="644" w:name="_Toc34145436"/>
      <w:bookmarkStart w:id="645" w:name="_Toc34145437"/>
      <w:bookmarkStart w:id="646" w:name="_Toc34145438"/>
      <w:bookmarkStart w:id="647" w:name="_Toc34145439"/>
      <w:bookmarkStart w:id="648" w:name="_Toc34145440"/>
      <w:bookmarkStart w:id="649" w:name="_Toc34145441"/>
      <w:bookmarkStart w:id="650" w:name="_Toc34145442"/>
      <w:bookmarkStart w:id="651" w:name="_Toc34145443"/>
      <w:bookmarkStart w:id="652" w:name="_Toc34145444"/>
      <w:bookmarkStart w:id="653" w:name="_Toc34145445"/>
      <w:bookmarkStart w:id="654" w:name="_Toc34145446"/>
      <w:bookmarkStart w:id="655" w:name="_Toc34145447"/>
      <w:bookmarkStart w:id="656" w:name="_Toc34145448"/>
      <w:bookmarkStart w:id="657" w:name="_Toc34145449"/>
      <w:bookmarkStart w:id="658" w:name="_Toc34145450"/>
      <w:bookmarkStart w:id="659" w:name="_Toc34145451"/>
      <w:bookmarkStart w:id="660" w:name="_Toc34145452"/>
      <w:bookmarkStart w:id="661" w:name="_Toc34145463"/>
      <w:bookmarkStart w:id="662" w:name="_Toc34145464"/>
      <w:bookmarkStart w:id="663" w:name="_Toc34145465"/>
      <w:bookmarkStart w:id="664" w:name="_Toc34145466"/>
      <w:bookmarkStart w:id="665" w:name="_Toc34145489"/>
      <w:bookmarkStart w:id="666" w:name="_Toc34145490"/>
      <w:bookmarkStart w:id="667" w:name="_Toc34145491"/>
      <w:bookmarkStart w:id="668" w:name="_Toc34145492"/>
      <w:bookmarkStart w:id="669" w:name="_Toc34145493"/>
      <w:bookmarkStart w:id="670" w:name="_Toc34145494"/>
      <w:bookmarkStart w:id="671" w:name="_Toc34145495"/>
      <w:bookmarkStart w:id="672" w:name="_Toc34145496"/>
      <w:bookmarkStart w:id="673" w:name="_Toc34145497"/>
      <w:bookmarkStart w:id="674" w:name="_Toc34145498"/>
      <w:bookmarkStart w:id="675" w:name="_Toc34145499"/>
      <w:bookmarkStart w:id="676" w:name="_Toc34145500"/>
      <w:bookmarkStart w:id="677" w:name="_Toc34145501"/>
      <w:bookmarkStart w:id="678" w:name="_Toc34145502"/>
      <w:bookmarkStart w:id="679" w:name="_Toc34145503"/>
      <w:bookmarkStart w:id="680" w:name="_Toc34145504"/>
      <w:bookmarkStart w:id="681" w:name="_Toc34145505"/>
      <w:bookmarkStart w:id="682" w:name="_Toc34145506"/>
      <w:bookmarkStart w:id="683" w:name="_Toc34145507"/>
      <w:bookmarkStart w:id="684" w:name="_Toc34145508"/>
      <w:bookmarkStart w:id="685" w:name="_Toc34145509"/>
      <w:bookmarkStart w:id="686" w:name="_Toc34145510"/>
      <w:bookmarkStart w:id="687" w:name="_Toc34145511"/>
      <w:bookmarkStart w:id="688" w:name="_Toc34145512"/>
      <w:bookmarkStart w:id="689" w:name="_Toc34145513"/>
      <w:bookmarkStart w:id="690" w:name="_Toc34145514"/>
      <w:bookmarkStart w:id="691" w:name="_Toc34145515"/>
      <w:bookmarkStart w:id="692" w:name="_Toc34145516"/>
      <w:bookmarkStart w:id="693" w:name="_Toc34145517"/>
      <w:bookmarkStart w:id="694" w:name="_Toc34145518"/>
      <w:bookmarkStart w:id="695" w:name="_Toc34145519"/>
      <w:bookmarkStart w:id="696" w:name="_Toc525229489"/>
      <w:bookmarkStart w:id="697" w:name="_Toc525229490"/>
      <w:bookmarkStart w:id="698" w:name="_Toc525229491"/>
      <w:bookmarkStart w:id="699" w:name="_Toc525229492"/>
      <w:bookmarkStart w:id="700" w:name="_Toc525229493"/>
      <w:bookmarkStart w:id="701" w:name="_Toc525229494"/>
      <w:bookmarkStart w:id="702" w:name="_Toc525229495"/>
      <w:bookmarkStart w:id="703" w:name="_Toc525229496"/>
      <w:bookmarkStart w:id="704" w:name="_Toc525229497"/>
      <w:bookmarkStart w:id="705" w:name="_Update_ESHStatus_and"/>
      <w:bookmarkStart w:id="706" w:name="_Update_EST/RRH/PSHStatus"/>
      <w:bookmarkStart w:id="707" w:name="_Toc37849794"/>
      <w:bookmarkStart w:id="708" w:name="_Toc79153975"/>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r>
        <w:t>Update EST</w:t>
      </w:r>
      <w:r w:rsidR="000C20AF">
        <w:t>/</w:t>
      </w:r>
      <w:r>
        <w:t>RRH</w:t>
      </w:r>
      <w:r w:rsidR="000C20AF">
        <w:t>/</w:t>
      </w:r>
      <w:proofErr w:type="spellStart"/>
      <w:r w:rsidR="000C20AF">
        <w:t>PSH</w:t>
      </w:r>
      <w:r>
        <w:t>Status</w:t>
      </w:r>
      <w:bookmarkEnd w:id="707"/>
      <w:bookmarkEnd w:id="70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qi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99rsbXTxAEowOkgMSCYNam6+U9CA3ObV/b5kRlMj3ChLptWkcmHGwGQdMcbiaU+4MJWGy&#10;dkHFtp1pqhpsJ4iH0hfw1soG0d77ge8Uef7bCH88Et47hK+CzE4Qau/WRFfIzS/j9yI+WcK7O1SJ&#10;x/wGERll5olG/M9vFJFn/Eah3fPqP8zvxXN+J6FSDf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GAIqopcDAAAjCwAADgAA&#10;AAAAAAAAAAAAAAAuAgAAZHJzL2Uyb0RvYy54bWxQSwECLQAUAAYACAAAACEAUVuLgdsAAAAEAQAA&#10;DwAAAAAAAAAAAAAAAADxBQAAZHJzL2Rvd25yZXYueG1sUEsFBgAAAAAEAAQA8wAAAPkGAAAAAA==&#10;">
                <v:shape id="Flowchart: Internal Storage 63" o:spid="_x0000_s138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lastRenderedPageBreak/>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09" w:name="_Toc37849795"/>
      <w:bookmarkStart w:id="710" w:name="_Toc79153976"/>
      <w:r w:rsidRPr="0088191A">
        <w:t>Set EST/RRH/PSHAHAR</w:t>
      </w:r>
      <w:bookmarkEnd w:id="709"/>
      <w:bookmarkEnd w:id="710"/>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8"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">
                <v:shape id="AutoShape 448" o:spid="_x0000_s138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9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9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9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4"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77F977D2" w:rsidR="002B12FD" w:rsidRPr="008B04EA" w:rsidRDefault="002B12FD" w:rsidP="002B12FD">
            <w:pPr>
              <w:pStyle w:val="NoSpacing"/>
            </w:pPr>
            <w:r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77777777" w:rsidR="00A65AA5" w:rsidRDefault="00A65AA5" w:rsidP="00A65AA5">
      <w:pPr>
        <w:pStyle w:val="ListParagraph"/>
        <w:numPr>
          <w:ilvl w:val="0"/>
          <w:numId w:val="66"/>
        </w:numPr>
      </w:pPr>
      <w:r>
        <w:t xml:space="preserve">EST - </w:t>
      </w:r>
      <w:r w:rsidRPr="0054595F">
        <w:rPr>
          <w:b/>
          <w:bCs/>
        </w:rPr>
        <w:t>ProjectType</w:t>
      </w:r>
      <w:r>
        <w:t xml:space="preserve"> in (1,2,8)</w:t>
      </w:r>
    </w:p>
    <w:p w14:paraId="478C9FD9" w14:textId="77777777" w:rsidR="00A65AA5" w:rsidRPr="00845520" w:rsidRDefault="00A65AA5" w:rsidP="00A65AA5">
      <w:pPr>
        <w:pStyle w:val="ListParagraph"/>
        <w:numPr>
          <w:ilvl w:val="0"/>
          <w:numId w:val="66"/>
        </w:numPr>
        <w:rPr>
          <w:u w:val="single"/>
        </w:rPr>
      </w:pPr>
      <w:r>
        <w:t xml:space="preserve">RRH - </w:t>
      </w:r>
      <w:r w:rsidRPr="0054595F">
        <w:rPr>
          <w:b/>
          <w:bCs/>
        </w:rPr>
        <w:t>ProjectType</w:t>
      </w:r>
      <w:r>
        <w:t xml:space="preserve"> = 13</w:t>
      </w:r>
    </w:p>
    <w:p w14:paraId="78DD1A66" w14:textId="77777777" w:rsidR="00A65AA5" w:rsidRPr="00845520" w:rsidRDefault="00A65AA5" w:rsidP="00A65AA5">
      <w:pPr>
        <w:pStyle w:val="ListParagraph"/>
        <w:numPr>
          <w:ilvl w:val="0"/>
          <w:numId w:val="66"/>
        </w:numPr>
        <w:rPr>
          <w:u w:val="single"/>
        </w:rPr>
      </w:pPr>
      <w:r w:rsidRPr="00845520">
        <w:rPr>
          <w:u w:val="single"/>
        </w:rPr>
        <w:t xml:space="preserve">PSH - </w:t>
      </w:r>
      <w:r w:rsidRPr="00845520">
        <w:rPr>
          <w:b/>
          <w:bCs/>
          <w:u w:val="single"/>
        </w:rPr>
        <w:t>ProjectType</w:t>
      </w:r>
      <w:r w:rsidRPr="00845520">
        <w:rPr>
          <w:u w:val="single"/>
        </w:rPr>
        <w:t xml:space="preserve"> =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11" w:name="_Toc37849796"/>
      <w:bookmarkStart w:id="712" w:name="_Toc79153977"/>
      <w:r>
        <w:t xml:space="preserve">Set </w:t>
      </w:r>
      <w:proofErr w:type="spellStart"/>
      <w:r>
        <w:t>SystemPath</w:t>
      </w:r>
      <w:proofErr w:type="spellEnd"/>
      <w:r>
        <w:t xml:space="preserve"> for </w:t>
      </w:r>
      <w:proofErr w:type="spellStart"/>
      <w:r>
        <w:t>LSAHousehold</w:t>
      </w:r>
      <w:bookmarkEnd w:id="711"/>
      <w:bookmarkEnd w:id="71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Uu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2vvy+9udfUI&#10;RTA6KAwoIgxabf6lZAB1Kaj9Z8cMp0S+U1BIL0XTwEyD7TRgqoSjBS2doSRMNi6I1q43omnBd4x4&#10;KO3bqRaI9jEOpCW29S/rb9D58/6OUyypDwv6e6OCepQHNarH3OJIh0+PPSgFnoAecJuDGmUJmCMq&#10;z/rT5g/eprp8u/lDNWIvJr7qpJai/937wdFfE4ajFp3x43Idj40y8yNNYAlV6VWKe7OifEWPcmf2&#10;vNpopeAF0mZ5pIXvraYasWLV3z6aTsKbA0QgL+N1Gq1Cf54aAS1PjLJlHC+x856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D5IJUuqAMAAOoIAAAOAAAAAAAAAAAAAAAAAC4CAABkcnMvZTJvRG9jLnhtbFBLAQItABQABgAI&#10;AAAAIQCHprX62wAAAAQBAAAPAAAAAAAAAAAAAAAAAAIGAABkcnMvZG93bnJldi54bWxQSwUGAAAA&#10;AAQABADzAAAACgcAAAAA&#10;">
                <v:shape id="AutoShape 390" o:spid="_x0000_s139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lastRenderedPageBreak/>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713" w:name="_HMIS_Business_Logic:_3"/>
      <w:bookmarkStart w:id="714" w:name="_Toc37849797"/>
      <w:bookmarkStart w:id="715" w:name="_Toc79153978"/>
      <w:bookmarkEnd w:id="713"/>
      <w:proofErr w:type="spellStart"/>
      <w:r>
        <w:t>LSAHousehold</w:t>
      </w:r>
      <w:bookmarkEnd w:id="714"/>
      <w:bookmarkEnd w:id="715"/>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MH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llMCtLp8gCUYHyQGJhEWjzd+UDCA3BbV/7ZgRlMi3ChLptWlamGmxnRZMcbhaUO4M&#10;JeFh5YKK7XrT1g3YThAPpW+h1qoW0fZeBj+wTpHn/xnhs4nw3iGsCpJdIdQndIXc/DB+z+OrBYjA&#10;uUo85zeU5Tfye635rhPKvY7Yd6vN5Xo+ltIJK7+a2Jv1Yp19tjZ+JLGv/i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dn2DB8oDAABTCwAADgAAAAAAAAAA&#10;AAAAAAAuAgAAZHJzL2Uyb0RvYy54bWxQSwECLQAUAAYACAAAACEAUVuLgdsAAAAEAQAADwAAAAAA&#10;AAAAAAAAAAAkBgAAZHJzL2Rvd25yZXYueG1sUEsFBgAAAAAEAAQA8wAAACwHAAAAAA==&#10;">
                <v:shape id="Flowchart: Internal Storage 63" o:spid="_x0000_s139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0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0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lastRenderedPageBreak/>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lastRenderedPageBreak/>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16" w:name="_HMIS_Business_Logic:_5"/>
      <w:bookmarkStart w:id="717" w:name="_Toc37849798"/>
      <w:bookmarkStart w:id="718" w:name="_Toc79153979"/>
      <w:bookmarkEnd w:id="716"/>
      <w:r w:rsidRPr="00C52062">
        <w:lastRenderedPageBreak/>
        <w:t>HMIS Business Logic</w:t>
      </w:r>
      <w:r>
        <w:t>:</w:t>
      </w:r>
      <w:r w:rsidR="005A642F">
        <w:t xml:space="preserve"> </w:t>
      </w:r>
      <w:r>
        <w:t>LSAExit</w:t>
      </w:r>
      <w:bookmarkEnd w:id="717"/>
      <w:bookmarkEnd w:id="718"/>
    </w:p>
    <w:p w14:paraId="73967B66" w14:textId="71A17AB4" w:rsidR="007B5290" w:rsidRDefault="007B5290" w:rsidP="007B5290">
      <w:bookmarkStart w:id="719" w:name="_Toc34145524"/>
      <w:bookmarkStart w:id="720" w:name="_Toc34145525"/>
      <w:bookmarkStart w:id="721" w:name="_Toc34145526"/>
      <w:bookmarkStart w:id="722" w:name="_Toc34145527"/>
      <w:bookmarkEnd w:id="719"/>
      <w:bookmarkEnd w:id="720"/>
      <w:bookmarkEnd w:id="721"/>
      <w:bookmarkEnd w:id="72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23" w:name="_Identify_Qualifying_Exits"/>
      <w:bookmarkStart w:id="724" w:name="_Toc37849799"/>
      <w:bookmarkStart w:id="725" w:name="_Toc79153980"/>
      <w:bookmarkEnd w:id="723"/>
      <w:r>
        <w:t xml:space="preserve">Identify </w:t>
      </w:r>
      <w:r w:rsidR="0031059A">
        <w:t>Qualifying</w:t>
      </w:r>
      <w:r w:rsidR="00D96057">
        <w:t xml:space="preserve"> Exits</w:t>
      </w:r>
      <w:r w:rsidR="002C5DCB">
        <w:t xml:space="preserve"> </w:t>
      </w:r>
      <w:r w:rsidR="00DB35F0">
        <w:t>in Exit Cohort Periods</w:t>
      </w:r>
      <w:bookmarkEnd w:id="724"/>
      <w:bookmarkEnd w:id="72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0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">
                <v:shape id="AutoShape 78" o:spid="_x0000_s140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1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1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1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26" w:name="_Toc37973285"/>
      <w:bookmarkStart w:id="727" w:name="_Toc37973840"/>
      <w:bookmarkStart w:id="728" w:name="_Toc37974391"/>
      <w:bookmarkStart w:id="729" w:name="_Toc37974943"/>
      <w:bookmarkStart w:id="730" w:name="_Toc37973841"/>
      <w:bookmarkStart w:id="731" w:name="_Toc37974392"/>
      <w:bookmarkStart w:id="732" w:name="_Toc37974944"/>
      <w:bookmarkStart w:id="733" w:name="_Toc31197276"/>
      <w:bookmarkStart w:id="734" w:name="_Toc31197277"/>
      <w:bookmarkStart w:id="735" w:name="_Toc31197278"/>
      <w:bookmarkStart w:id="736" w:name="_Toc31197279"/>
      <w:bookmarkStart w:id="737" w:name="_Toc31197280"/>
      <w:bookmarkStart w:id="738" w:name="_Toc31197281"/>
      <w:bookmarkStart w:id="739" w:name="_Toc37973417"/>
      <w:bookmarkStart w:id="740" w:name="_Toc37973970"/>
      <w:bookmarkStart w:id="741" w:name="_Toc37974521"/>
      <w:bookmarkStart w:id="742" w:name="_Toc37975073"/>
      <w:bookmarkStart w:id="743" w:name="_Toc37849800"/>
      <w:bookmarkStart w:id="744" w:name="_Toc79153981"/>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r>
        <w:t xml:space="preserve">Select </w:t>
      </w:r>
      <w:r w:rsidR="00BE4030">
        <w:t>Reportable Exits</w:t>
      </w:r>
      <w:bookmarkEnd w:id="743"/>
      <w:bookmarkEnd w:id="74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OBoA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PSZTgaAD&#10;AABpCwAADgAAAAAAAAAAAAAAAAAuAgAAZHJzL2Uyb0RvYy54bWxQSwECLQAUAAYACAAAACEAPTCD&#10;JNsAAAAEAQAADwAAAAAAAAAAAAAAAAD6BQAAZHJzL2Rvd25yZXYueG1sUEsFBgAAAAAEAAQA8wAA&#10;AAIHAAAAAA==&#10;">
                <v:shape id="AutoShape 89" o:spid="_x0000_s141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45" w:name="_Toc34145531"/>
      <w:bookmarkStart w:id="746" w:name="_Toc34145532"/>
      <w:bookmarkStart w:id="747" w:name="_Toc34145533"/>
      <w:bookmarkStart w:id="748" w:name="_Toc34145534"/>
      <w:bookmarkStart w:id="749" w:name="_Toc34145555"/>
      <w:bookmarkStart w:id="750" w:name="_Toc34145628"/>
      <w:bookmarkStart w:id="751" w:name="_Toc34145629"/>
      <w:bookmarkStart w:id="752" w:name="_Toc34145630"/>
      <w:bookmarkStart w:id="753" w:name="_Toc34145631"/>
      <w:bookmarkStart w:id="754" w:name="_Toc34145632"/>
      <w:bookmarkStart w:id="755" w:name="_Toc34145633"/>
      <w:bookmarkStart w:id="756" w:name="_Toc34145674"/>
      <w:bookmarkStart w:id="757" w:name="_Toc37849801"/>
      <w:bookmarkStart w:id="758" w:name="_Toc79153982"/>
      <w:bookmarkEnd w:id="745"/>
      <w:bookmarkEnd w:id="746"/>
      <w:bookmarkEnd w:id="747"/>
      <w:bookmarkEnd w:id="748"/>
      <w:bookmarkEnd w:id="749"/>
      <w:bookmarkEnd w:id="750"/>
      <w:bookmarkEnd w:id="751"/>
      <w:bookmarkEnd w:id="752"/>
      <w:bookmarkEnd w:id="753"/>
      <w:bookmarkEnd w:id="754"/>
      <w:bookmarkEnd w:id="755"/>
      <w:bookmarkEnd w:id="756"/>
      <w:r>
        <w:lastRenderedPageBreak/>
        <w:t xml:space="preserve">Set </w:t>
      </w:r>
      <w:proofErr w:type="spellStart"/>
      <w:r w:rsidR="0018056C" w:rsidRPr="00655B0F">
        <w:t>ReturnTime</w:t>
      </w:r>
      <w:proofErr w:type="spellEnd"/>
      <w:r>
        <w:t xml:space="preserve"> for Exit Cohort Households</w:t>
      </w:r>
      <w:bookmarkEnd w:id="757"/>
      <w:bookmarkEnd w:id="758"/>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2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BkgBr/+BAAASBUAAA4AAAAAAAAAAAAAAAAALgIAAGRycy9lMm9Eb2MueG1sUEsBAi0AFAAG&#10;AAgAAAAhAGz6R1LdAAAABQEAAA8AAAAAAAAAAAAAAAAAWAcAAGRycy9kb3ducmV2LnhtbFBLBQYA&#10;AAAABAAEAPMAAABiCAAAAAA=&#10;">
                <v:shape id="AutoShape 95" o:spid="_x0000_s142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2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L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bBl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t1v4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pPr>
      <w:bookmarkStart w:id="759" w:name="_Toc511182504"/>
      <w:bookmarkStart w:id="760" w:name="_Set_Population_Identifiers"/>
      <w:bookmarkStart w:id="761" w:name="_Toc78368774"/>
      <w:bookmarkStart w:id="762" w:name="_Toc79153983"/>
      <w:bookmarkStart w:id="763" w:name="_Toc37849802"/>
      <w:bookmarkEnd w:id="759"/>
      <w:bookmarkEnd w:id="760"/>
      <w:r>
        <w:t xml:space="preserve">Identify HoH and </w:t>
      </w:r>
      <w:r w:rsidR="002F6600">
        <w:t xml:space="preserve">Adult Members of </w:t>
      </w:r>
      <w:r>
        <w:t>Exit Cohorts</w:t>
      </w:r>
      <w:bookmarkEnd w:id="761"/>
      <w:bookmarkEnd w:id="762"/>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lastRenderedPageBreak/>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845520" w:rsidRDefault="005846C0" w:rsidP="00845520">
            <w:pPr>
              <w:pStyle w:val="NoSpacing"/>
            </w:pPr>
            <w:proofErr w:type="spellStart"/>
            <w:r w:rsidRPr="00845520">
              <w:t>CHTime</w:t>
            </w:r>
            <w:proofErr w:type="spellEnd"/>
          </w:p>
        </w:tc>
      </w:tr>
      <w:tr w:rsidR="005846C0" w:rsidRPr="005F4836" w14:paraId="2148BA85" w14:textId="77777777" w:rsidTr="00845520">
        <w:trPr>
          <w:trHeight w:val="216"/>
        </w:trPr>
        <w:tc>
          <w:tcPr>
            <w:tcW w:w="9355" w:type="dxa"/>
          </w:tcPr>
          <w:p w14:paraId="6F2CB5D6" w14:textId="77777777" w:rsidR="005846C0" w:rsidRPr="00845520" w:rsidRDefault="005846C0" w:rsidP="00845520">
            <w:pPr>
              <w:pStyle w:val="NoSpacing"/>
            </w:pPr>
            <w:proofErr w:type="spellStart"/>
            <w:r w:rsidRPr="00845520">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r w:rsidRPr="00845520">
        <w:rPr>
          <w:b/>
          <w:bCs/>
        </w:rPr>
        <w:t>PersonalID</w:t>
      </w:r>
      <w:r w:rsidRPr="0080334D">
        <w:t>s</w:t>
      </w:r>
      <w:r>
        <w:t xml:space="preserve"> from </w:t>
      </w:r>
      <w:proofErr w:type="spellStart"/>
      <w:r>
        <w:t>tlsa_Enrollment</w:t>
      </w:r>
      <w:proofErr w:type="spellEnd"/>
      <w:r>
        <w:t xml:space="preserve"> where:</w:t>
      </w:r>
    </w:p>
    <w:p w14:paraId="4F949AEA" w14:textId="77777777" w:rsidR="005846C0" w:rsidRDefault="005846C0" w:rsidP="005846C0">
      <w:pPr>
        <w:pStyle w:val="ListParagraph"/>
        <w:numPr>
          <w:ilvl w:val="0"/>
          <w:numId w:val="32"/>
        </w:numPr>
      </w:pPr>
      <w:r w:rsidRPr="00845520">
        <w:rPr>
          <w:b/>
          <w:bCs/>
        </w:rPr>
        <w:t>HouseholdID</w:t>
      </w:r>
      <w:r>
        <w:t xml:space="preserve"> = </w:t>
      </w:r>
      <w:proofErr w:type="spellStart"/>
      <w:r w:rsidRPr="00845520">
        <w:rPr>
          <w:b/>
          <w:bCs/>
        </w:rPr>
        <w:t>QualifyingExitHHID</w:t>
      </w:r>
      <w:proofErr w:type="spellEnd"/>
      <w:r>
        <w:t>; and</w:t>
      </w:r>
    </w:p>
    <w:p w14:paraId="1307D26F" w14:textId="77777777" w:rsidR="005846C0" w:rsidRDefault="005846C0" w:rsidP="005846C0">
      <w:pPr>
        <w:pStyle w:val="ListParagraph"/>
        <w:numPr>
          <w:ilvl w:val="0"/>
          <w:numId w:val="32"/>
        </w:numPr>
      </w:pPr>
      <w:r w:rsidRPr="00845520">
        <w:rPr>
          <w:b/>
          <w:bCs/>
        </w:rPr>
        <w:t>ExitDate</w:t>
      </w:r>
      <w:r>
        <w:t xml:space="preserve"> &gt;= </w:t>
      </w:r>
      <w:proofErr w:type="spellStart"/>
      <w:r w:rsidRPr="00845520">
        <w:rPr>
          <w:b/>
          <w:bCs/>
        </w:rPr>
        <w:t>CohortStart</w:t>
      </w:r>
      <w:proofErr w:type="spellEnd"/>
      <w:r>
        <w:t>; and</w:t>
      </w:r>
    </w:p>
    <w:p w14:paraId="2E20B47B" w14:textId="77777777" w:rsidR="005846C0" w:rsidRDefault="005846C0" w:rsidP="005846C0">
      <w:pPr>
        <w:pStyle w:val="ListParagraph"/>
        <w:numPr>
          <w:ilvl w:val="1"/>
          <w:numId w:val="32"/>
        </w:numPr>
      </w:pPr>
      <w:r w:rsidRPr="00845520">
        <w:rPr>
          <w:b/>
          <w:bCs/>
        </w:rPr>
        <w:t>RelationshipToHoH</w:t>
      </w:r>
      <w:r>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77777777" w:rsidR="005846C0" w:rsidRDefault="005846C0" w:rsidP="005846C0">
      <w:pPr>
        <w:pStyle w:val="ListParagraph"/>
        <w:numPr>
          <w:ilvl w:val="0"/>
          <w:numId w:val="32"/>
        </w:numPr>
      </w:pPr>
      <w:proofErr w:type="spellStart"/>
      <w:r w:rsidRPr="00845520">
        <w:rPr>
          <w:b/>
          <w:bCs/>
        </w:rPr>
        <w:t>ExitFrom</w:t>
      </w:r>
      <w:proofErr w:type="spellEnd"/>
      <w:r>
        <w:t xml:space="preserve"> = 3 (TH) and </w:t>
      </w:r>
      <w:r w:rsidRPr="00845520">
        <w:rPr>
          <w:b/>
          <w:bCs/>
        </w:rPr>
        <w:t>EntryDate</w:t>
      </w:r>
      <w:r>
        <w:t xml:space="preserve"> &lt;= [</w:t>
      </w:r>
      <w:r w:rsidRPr="00845520">
        <w:rPr>
          <w:b/>
          <w:bCs/>
        </w:rPr>
        <w:t>ExitDate</w:t>
      </w:r>
      <w:r>
        <w:t xml:space="preserve"> – 1 year]</w:t>
      </w:r>
    </w:p>
    <w:p w14:paraId="187586FD" w14:textId="77777777"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 </w:t>
      </w:r>
      <w:r w:rsidRPr="00845520">
        <w:rPr>
          <w:b/>
          <w:bCs/>
        </w:rPr>
        <w:t>MoveInDate</w:t>
      </w:r>
      <w:r>
        <w:t xml:space="preserve"> &lt;= [</w:t>
      </w:r>
      <w:r w:rsidRPr="00845520">
        <w:rPr>
          <w:b/>
          <w:bCs/>
        </w:rPr>
        <w:t>ExitDate</w:t>
      </w:r>
      <w:r>
        <w:t xml:space="preserve"> – 1 year]</w:t>
      </w:r>
    </w:p>
    <w:p w14:paraId="6FC8629C" w14:textId="77777777"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 </w:t>
      </w:r>
      <w:r w:rsidRPr="00845520">
        <w:rPr>
          <w:b/>
          <w:bCs/>
        </w:rPr>
        <w:t>MoveInDate</w:t>
      </w:r>
      <w:r>
        <w:t xml:space="preserve"> &lt;= [</w:t>
      </w:r>
      <w:r w:rsidRPr="00845520">
        <w:rPr>
          <w:b/>
          <w:bCs/>
        </w:rPr>
        <w:t>ExitDate</w:t>
      </w:r>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r w:rsidRPr="00845520">
        <w:rPr>
          <w:b/>
          <w:bCs/>
        </w:rPr>
        <w:t>ExitDate</w:t>
      </w:r>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77777777" w:rsidR="005846C0" w:rsidRPr="00DF59D2"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65D65BC8" w14:textId="77777777" w:rsidR="005846C0" w:rsidRDefault="005846C0" w:rsidP="005846C0">
      <w:pPr>
        <w:pStyle w:val="Heading2"/>
      </w:pPr>
      <w:bookmarkStart w:id="764" w:name="_Toc78368775"/>
      <w:bookmarkStart w:id="765" w:name="_Toc79153984"/>
      <w:r>
        <w:t>Get Dates to Exclude from Counts of ES/SH/Street Days (ch_Exclude)</w:t>
      </w:r>
      <w:bookmarkEnd w:id="764"/>
      <w:bookmarkEnd w:id="765"/>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77777777" w:rsidR="005846C0" w:rsidRPr="008F2C7B" w:rsidRDefault="005846C0" w:rsidP="00845520">
            <w:pPr>
              <w:pStyle w:val="NoSpacing"/>
              <w:rPr>
                <w:i/>
                <w:iCs/>
              </w:rPr>
            </w:pPr>
            <w:r w:rsidRPr="008F2C7B">
              <w:t xml:space="preserve">ProjectType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lastRenderedPageBreak/>
              <w:t>ExitDate</w:t>
            </w:r>
          </w:p>
        </w:tc>
      </w:tr>
      <w:tr w:rsidR="005846C0" w14:paraId="322CF9B5" w14:textId="77777777" w:rsidTr="00845520">
        <w:trPr>
          <w:cantSplit/>
          <w:trHeight w:val="216"/>
        </w:trPr>
        <w:tc>
          <w:tcPr>
            <w:tcW w:w="9355" w:type="dxa"/>
          </w:tcPr>
          <w:p w14:paraId="664CFA58" w14:textId="77777777" w:rsidR="005846C0" w:rsidRDefault="005846C0" w:rsidP="00845520">
            <w:pPr>
              <w:pStyle w:val="NoSpacing"/>
            </w:pPr>
            <w:r>
              <w:t>CH</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77777777" w:rsidR="005846C0" w:rsidRDefault="005846C0" w:rsidP="005846C0">
      <w:r>
        <w:t xml:space="preserve">For each </w:t>
      </w:r>
      <w:r w:rsidRPr="00845520">
        <w:rPr>
          <w:b/>
          <w:bCs/>
        </w:rPr>
        <w:t>PersonalID</w:t>
      </w:r>
      <w:r>
        <w:t xml:space="preserve"> in </w:t>
      </w:r>
      <w:proofErr w:type="spellStart"/>
      <w:r>
        <w:t>tlsa_ExitAdultHoH</w:t>
      </w:r>
      <w:proofErr w:type="spellEnd"/>
      <w:r>
        <w:t xml:space="preserve">, dates enrolled in TH or housed in RRH/PSH are inserted to ch_Exclude (if they don’t already exist) based on </w:t>
      </w:r>
      <w:proofErr w:type="spellStart"/>
      <w:r>
        <w:t>tlsa_Enrollment</w:t>
      </w:r>
      <w:proofErr w:type="spellEnd"/>
      <w:r>
        <w:t xml:space="preserve"> where:</w:t>
      </w:r>
    </w:p>
    <w:p w14:paraId="0F3AA45D" w14:textId="77777777" w:rsidR="005846C0" w:rsidRDefault="005846C0" w:rsidP="005846C0">
      <w:pPr>
        <w:pStyle w:val="ListParagraph"/>
        <w:numPr>
          <w:ilvl w:val="0"/>
          <w:numId w:val="32"/>
        </w:numPr>
      </w:pPr>
      <w:r w:rsidRPr="00845520">
        <w:rPr>
          <w:b/>
          <w:bCs/>
        </w:rPr>
        <w:t>ExitDate</w:t>
      </w:r>
      <w:r>
        <w:t xml:space="preserve"> &gt; the earliest </w:t>
      </w:r>
      <w:proofErr w:type="spellStart"/>
      <w:r w:rsidRPr="00845520">
        <w:rPr>
          <w:b/>
          <w:bCs/>
        </w:rPr>
        <w:t>CHStart</w:t>
      </w:r>
      <w:proofErr w:type="spellEnd"/>
      <w: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77777777" w:rsidR="005846C0" w:rsidRDefault="005846C0" w:rsidP="005846C0">
      <w:pPr>
        <w:pStyle w:val="ListParagraph"/>
        <w:numPr>
          <w:ilvl w:val="1"/>
          <w:numId w:val="32"/>
        </w:numPr>
      </w:pPr>
      <w:r w:rsidRPr="00845520">
        <w:rPr>
          <w:b/>
          <w:bCs/>
        </w:rPr>
        <w:t>ProjectType</w:t>
      </w:r>
      <w:r>
        <w:t xml:space="preserve"> = </w:t>
      </w:r>
      <w:proofErr w:type="gramStart"/>
      <w:r>
        <w:t>2;</w:t>
      </w:r>
      <w:proofErr w:type="gramEnd"/>
      <w:r>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77777777" w:rsidR="005846C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08A3EC7C" w14:textId="77777777" w:rsidR="005846C0" w:rsidRDefault="005846C0" w:rsidP="005846C0">
      <w:pPr>
        <w:ind w:left="1080"/>
      </w:pPr>
      <w:r>
        <w:t>OR</w:t>
      </w:r>
    </w:p>
    <w:p w14:paraId="13B40008" w14:textId="77777777" w:rsidR="005846C0" w:rsidRDefault="005846C0" w:rsidP="005846C0">
      <w:pPr>
        <w:pStyle w:val="ListParagraph"/>
        <w:numPr>
          <w:ilvl w:val="1"/>
          <w:numId w:val="32"/>
        </w:numPr>
      </w:pPr>
      <w:r w:rsidRPr="00845520">
        <w:rPr>
          <w:b/>
          <w:bCs/>
        </w:rPr>
        <w:t>ProjectType</w:t>
      </w:r>
      <w:r>
        <w:t xml:space="preserve"> 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77777777" w:rsidR="005846C0" w:rsidRPr="0084552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18C93621" w14:textId="77777777" w:rsidR="005846C0" w:rsidRDefault="005846C0" w:rsidP="005846C0">
      <w:pPr>
        <w:ind w:left="1080"/>
      </w:pPr>
      <w:r>
        <w:t>OR</w:t>
      </w:r>
    </w:p>
    <w:p w14:paraId="7A2E4FD3" w14:textId="77777777" w:rsidR="005846C0" w:rsidRDefault="005846C0" w:rsidP="005846C0">
      <w:pPr>
        <w:pStyle w:val="ListParagraph"/>
        <w:numPr>
          <w:ilvl w:val="1"/>
          <w:numId w:val="32"/>
        </w:numPr>
      </w:pPr>
      <w:r>
        <w:rPr>
          <w:b/>
          <w:bCs/>
        </w:rPr>
        <w:t xml:space="preserve">ProjectType </w:t>
      </w:r>
      <w:r>
        <w:t>= 13; and</w:t>
      </w:r>
    </w:p>
    <w:p w14:paraId="5DB94890" w14:textId="77777777" w:rsidR="005846C0" w:rsidRDefault="005846C0" w:rsidP="005846C0">
      <w:pPr>
        <w:pStyle w:val="ListParagraph"/>
        <w:numPr>
          <w:ilvl w:val="1"/>
          <w:numId w:val="32"/>
        </w:numPr>
      </w:pPr>
      <w:r>
        <w:rPr>
          <w:b/>
          <w:bCs/>
        </w:rPr>
        <w:t xml:space="preserve">MoveInDate </w:t>
      </w:r>
      <w:r>
        <w:t xml:space="preserve">= </w:t>
      </w:r>
      <w:r>
        <w:rPr>
          <w:b/>
          <w:bCs/>
        </w:rPr>
        <w:t>ExitDate</w:t>
      </w:r>
      <w:r>
        <w:t>; and</w:t>
      </w:r>
    </w:p>
    <w:p w14:paraId="2821A058" w14:textId="77777777" w:rsidR="005846C0" w:rsidRDefault="005846C0" w:rsidP="005846C0">
      <w:pPr>
        <w:pStyle w:val="ListParagraph"/>
        <w:numPr>
          <w:ilvl w:val="1"/>
          <w:numId w:val="32"/>
        </w:numPr>
      </w:pPr>
      <w:r w:rsidRPr="00845520">
        <w:t xml:space="preserve">[Date] = </w:t>
      </w:r>
      <w:r>
        <w:rPr>
          <w:b/>
          <w:bCs/>
        </w:rPr>
        <w:t>MoveInDate</w:t>
      </w:r>
    </w:p>
    <w:p w14:paraId="2D111641" w14:textId="77777777" w:rsidR="005846C0" w:rsidRDefault="005846C0" w:rsidP="005846C0">
      <w:pPr>
        <w:pStyle w:val="Heading2"/>
      </w:pPr>
      <w:bookmarkStart w:id="766" w:name="_Toc78368776"/>
      <w:bookmarkStart w:id="767" w:name="_Toc79153985"/>
      <w:r>
        <w:t>Get Dates to Include in Counts of ES/SH/Street Days (ch_Include)</w:t>
      </w:r>
      <w:bookmarkEnd w:id="766"/>
      <w:bookmarkEnd w:id="767"/>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77777777" w:rsidR="005846C0" w:rsidRPr="00172D43" w:rsidRDefault="005846C0" w:rsidP="00845520">
            <w:pPr>
              <w:pStyle w:val="NoSpacing"/>
              <w:rPr>
                <w:i/>
                <w:iCs/>
              </w:rPr>
            </w:pPr>
            <w:r w:rsidRPr="00172D43">
              <w:t xml:space="preserve">ProjectType </w:t>
            </w:r>
          </w:p>
        </w:tc>
      </w:tr>
      <w:tr w:rsidR="005846C0" w14:paraId="1AD0E7C1" w14:textId="77777777" w:rsidTr="00845520">
        <w:trPr>
          <w:cantSplit/>
          <w:trHeight w:val="216"/>
        </w:trPr>
        <w:tc>
          <w:tcPr>
            <w:tcW w:w="9355" w:type="dxa"/>
          </w:tcPr>
          <w:p w14:paraId="7574BF04" w14:textId="77777777" w:rsidR="005846C0" w:rsidRPr="00172D43" w:rsidRDefault="005846C0" w:rsidP="00845520">
            <w:pPr>
              <w:pStyle w:val="NoSpacing"/>
            </w:pPr>
            <w:r>
              <w:t>TrackingMethod</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lastRenderedPageBreak/>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77777777" w:rsidR="005846C0" w:rsidRDefault="005846C0" w:rsidP="005846C0">
      <w:r>
        <w:t xml:space="preserve">For each </w:t>
      </w:r>
      <w:r w:rsidRPr="00655B0F">
        <w:rPr>
          <w:b/>
        </w:rPr>
        <w:t>PersonalID</w:t>
      </w:r>
      <w:r>
        <w:t xml:space="preserve"> in </w:t>
      </w:r>
      <w:proofErr w:type="spellStart"/>
      <w:r>
        <w:t>tlsa_ExitHoHAdult</w:t>
      </w:r>
      <w:proofErr w:type="spellEnd"/>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r>
        <w:rPr>
          <w:b/>
          <w:bCs/>
        </w:rPr>
        <w:t xml:space="preserve">ExitDate </w:t>
      </w:r>
      <w:r>
        <w:t xml:space="preserve">&gt; than the earliest </w:t>
      </w:r>
      <w:proofErr w:type="spellStart"/>
      <w:r w:rsidRPr="00845520">
        <w:rPr>
          <w:b/>
          <w:bCs/>
        </w:rPr>
        <w:t>CHStart</w:t>
      </w:r>
      <w:proofErr w:type="spellEnd"/>
      <w:r>
        <w:t xml:space="preserve"> and </w:t>
      </w:r>
      <w:r w:rsidRPr="00845520">
        <w:rPr>
          <w:b/>
          <w:bCs/>
        </w:rPr>
        <w:t>EntryDate</w:t>
      </w:r>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77777777" w:rsidR="005846C0" w:rsidRDefault="005846C0" w:rsidP="005846C0">
      <w:pPr>
        <w:pStyle w:val="ListParagraph"/>
        <w:numPr>
          <w:ilvl w:val="5"/>
          <w:numId w:val="57"/>
        </w:numPr>
      </w:pPr>
      <w:r w:rsidRPr="00845520">
        <w:rPr>
          <w:b/>
          <w:bCs/>
        </w:rPr>
        <w:t>ProjectType</w:t>
      </w:r>
      <w:r w:rsidRPr="002F68BE">
        <w:t xml:space="preserve"> = 8 or (</w:t>
      </w:r>
      <w:r w:rsidRPr="00845520">
        <w:rPr>
          <w:b/>
          <w:bCs/>
        </w:rPr>
        <w:t>ProjectType</w:t>
      </w:r>
      <w:r w:rsidRPr="00A6067F">
        <w:t xml:space="preserve"> = 1 and </w:t>
      </w:r>
      <w:r w:rsidRPr="00845520">
        <w:rPr>
          <w:b/>
          <w:bCs/>
        </w:rPr>
        <w:t>TrackingMethod</w:t>
      </w:r>
      <w:r w:rsidRPr="00445256">
        <w:t xml:space="preserve"> = 0);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r w:rsidRPr="009C008E">
        <w:rPr>
          <w:b/>
          <w:bCs/>
          <w:iCs/>
        </w:rPr>
        <w:t>ExitDate</w:t>
      </w:r>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77777777" w:rsidR="005846C0" w:rsidRPr="00BF5535" w:rsidRDefault="005846C0" w:rsidP="005846C0">
      <w:pPr>
        <w:pStyle w:val="ListParagraph"/>
        <w:numPr>
          <w:ilvl w:val="5"/>
          <w:numId w:val="58"/>
        </w:numPr>
      </w:pPr>
      <w:r w:rsidRPr="009C008E">
        <w:t>ProjectType</w:t>
      </w:r>
      <w:r w:rsidRPr="00BF5535">
        <w:t xml:space="preserve"> = 1 and </w:t>
      </w:r>
      <w:r w:rsidRPr="009C008E">
        <w:t>TrackingMethod</w:t>
      </w:r>
      <w:r w:rsidRPr="00A6067F">
        <w:t xml:space="preserve"> </w:t>
      </w:r>
      <w:r w:rsidRPr="00EF2901">
        <w:t>= 3</w:t>
      </w:r>
      <w:r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r w:rsidRPr="005C4382">
        <w:rPr>
          <w:b/>
          <w:bCs/>
        </w:rPr>
        <w:t>EntryDate</w:t>
      </w:r>
      <w:r>
        <w:t xml:space="preserve"> for the associated enrollment</w:t>
      </w:r>
    </w:p>
    <w:p w14:paraId="6A534E36" w14:textId="77777777" w:rsidR="005846C0" w:rsidRPr="00F92C8B" w:rsidRDefault="005846C0" w:rsidP="005846C0">
      <w:pPr>
        <w:pStyle w:val="ListParagraph"/>
        <w:numPr>
          <w:ilvl w:val="5"/>
          <w:numId w:val="58"/>
        </w:numPr>
      </w:pPr>
      <w:proofErr w:type="spellStart"/>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r w:rsidRPr="009C008E">
        <w:rPr>
          <w:b/>
          <w:bCs/>
          <w:iCs/>
        </w:rPr>
        <w:t>EntryDate</w:t>
      </w:r>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7777777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r w:rsidRPr="0044267F">
        <w:rPr>
          <w:b/>
        </w:rPr>
        <w:t>ProjectType</w:t>
      </w:r>
      <w:r w:rsidRPr="0044267F">
        <w:t xml:space="preserve"> in (1,8)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3D7A0E05" w14:textId="77777777" w:rsidR="005846C0" w:rsidRPr="0044267F" w:rsidRDefault="005846C0" w:rsidP="005846C0">
      <w:pPr>
        <w:pStyle w:val="ListParagraph"/>
        <w:numPr>
          <w:ilvl w:val="0"/>
          <w:numId w:val="71"/>
        </w:numPr>
      </w:pPr>
      <w:r w:rsidRPr="0044267F">
        <w:t>For TH, PSH, and RRH projects (ProjectType 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lastRenderedPageBreak/>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r w:rsidRPr="0044267F">
        <w:rPr>
          <w:i/>
        </w:rPr>
        <w:t>DateToStreetESSH</w:t>
      </w:r>
      <w:r>
        <w:t>; and</w:t>
      </w:r>
    </w:p>
    <w:p w14:paraId="7912A71B" w14:textId="77777777" w:rsidR="005846C0" w:rsidRDefault="005846C0" w:rsidP="005846C0">
      <w:pPr>
        <w:pStyle w:val="ListParagraph"/>
        <w:numPr>
          <w:ilvl w:val="1"/>
          <w:numId w:val="75"/>
        </w:numPr>
      </w:pPr>
      <w:r w:rsidRPr="00845520">
        <w:rPr>
          <w:b/>
        </w:rPr>
        <w:t>ProjectType</w:t>
      </w:r>
      <w:r>
        <w:t xml:space="preserve"> = 2 and </w:t>
      </w:r>
      <w:proofErr w:type="spellStart"/>
      <w:r w:rsidRPr="00845520">
        <w:rPr>
          <w:b/>
          <w:bCs/>
        </w:rPr>
        <w:t>ESSHStreetDate</w:t>
      </w:r>
      <w:proofErr w:type="spellEnd"/>
      <w:r>
        <w:t xml:space="preserve"> &lt; </w:t>
      </w:r>
      <w:r w:rsidRPr="00845520">
        <w:rPr>
          <w:b/>
        </w:rPr>
        <w:t>EntryDate</w:t>
      </w:r>
      <w:r>
        <w:t>; or</w:t>
      </w:r>
    </w:p>
    <w:p w14:paraId="5BA1A2DB" w14:textId="77777777" w:rsidR="005846C0" w:rsidRDefault="005846C0" w:rsidP="005846C0">
      <w:pPr>
        <w:pStyle w:val="ListParagraph"/>
        <w:numPr>
          <w:ilvl w:val="1"/>
          <w:numId w:val="75"/>
        </w:numPr>
      </w:pPr>
      <w:r w:rsidRPr="0044267F">
        <w:rPr>
          <w:b/>
          <w:bCs/>
        </w:rPr>
        <w:t>ProjectType</w:t>
      </w:r>
      <w:r>
        <w:t xml:space="preserve"> 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r w:rsidRPr="00845520">
        <w:rPr>
          <w:b/>
          <w:bCs/>
        </w:rPr>
        <w:t>MoveInDate</w:t>
      </w:r>
      <w:r w:rsidRPr="0044267F">
        <w:t>; or</w:t>
      </w:r>
    </w:p>
    <w:p w14:paraId="662FF061" w14:textId="77777777"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r w:rsidRPr="00845520">
        <w:rPr>
          <w:b/>
          <w:bCs/>
        </w:rPr>
        <w:t>ExitDate</w:t>
      </w:r>
      <w:r w:rsidRPr="0044267F">
        <w:t>; or</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768" w:name="_Toc78368777"/>
      <w:bookmarkStart w:id="769" w:name="_Toc79153986"/>
      <w:r>
        <w:t>Get ES/SH/Street Episodes (ch_Episodes)</w:t>
      </w:r>
      <w:bookmarkEnd w:id="768"/>
      <w:bookmarkEnd w:id="769"/>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770" w:name="_Toc78368778"/>
      <w:bookmarkStart w:id="771"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770"/>
      <w:bookmarkEnd w:id="771"/>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77777777" w:rsidR="005846C0" w:rsidRDefault="005846C0" w:rsidP="00845520">
            <w:pPr>
              <w:pStyle w:val="NoSpacing"/>
            </w:pPr>
            <w:r>
              <w:t>ProjectType</w:t>
            </w:r>
          </w:p>
        </w:tc>
      </w:tr>
      <w:tr w:rsidR="005846C0" w:rsidRPr="007327FC" w14:paraId="777CC726" w14:textId="77777777" w:rsidTr="00845520">
        <w:trPr>
          <w:trHeight w:val="216"/>
        </w:trPr>
        <w:tc>
          <w:tcPr>
            <w:tcW w:w="9355" w:type="dxa"/>
            <w:shd w:val="clear" w:color="auto" w:fill="EEECE1" w:themeFill="background2"/>
          </w:tcPr>
          <w:p w14:paraId="52B4A723" w14:textId="77777777" w:rsidR="005846C0" w:rsidRPr="000D5A2E" w:rsidRDefault="005846C0" w:rsidP="00845520">
            <w:pPr>
              <w:pStyle w:val="NoSpacing"/>
              <w:rPr>
                <w:b/>
                <w:bCs/>
              </w:rPr>
            </w:pPr>
            <w:r w:rsidRPr="000D5A2E">
              <w:rPr>
                <w:b/>
                <w:bCs/>
              </w:rPr>
              <w:t>hmis_Enrollment</w:t>
            </w:r>
          </w:p>
        </w:tc>
      </w:tr>
      <w:tr w:rsidR="005846C0" w:rsidRPr="006B4F91" w14:paraId="1D4FC845" w14:textId="77777777" w:rsidTr="00845520">
        <w:trPr>
          <w:trHeight w:val="216"/>
        </w:trPr>
        <w:tc>
          <w:tcPr>
            <w:tcW w:w="9355" w:type="dxa"/>
          </w:tcPr>
          <w:p w14:paraId="08F0EA0E" w14:textId="77777777" w:rsidR="005846C0" w:rsidRPr="00172D43" w:rsidRDefault="005846C0" w:rsidP="00845520">
            <w:pPr>
              <w:pStyle w:val="NoSpacing"/>
            </w:pPr>
            <w:r w:rsidRPr="00172D43">
              <w:t>PersonalID</w:t>
            </w:r>
          </w:p>
        </w:tc>
      </w:tr>
      <w:tr w:rsidR="005846C0" w:rsidRPr="005F4836" w14:paraId="03534D20" w14:textId="77777777" w:rsidTr="00845520">
        <w:trPr>
          <w:trHeight w:val="216"/>
        </w:trPr>
        <w:tc>
          <w:tcPr>
            <w:tcW w:w="9355" w:type="dxa"/>
          </w:tcPr>
          <w:p w14:paraId="18C2C6DA" w14:textId="77777777" w:rsidR="005846C0" w:rsidRPr="00172D43" w:rsidRDefault="005846C0" w:rsidP="00845520">
            <w:pPr>
              <w:pStyle w:val="NoSpacing"/>
            </w:pPr>
            <w:r w:rsidRPr="00172D43">
              <w:t>EntryDate</w:t>
            </w:r>
          </w:p>
        </w:tc>
      </w:tr>
      <w:tr w:rsidR="005846C0" w:rsidRPr="005F4836" w14:paraId="17D13745" w14:textId="77777777" w:rsidTr="00845520">
        <w:trPr>
          <w:trHeight w:val="216"/>
        </w:trPr>
        <w:tc>
          <w:tcPr>
            <w:tcW w:w="9355" w:type="dxa"/>
          </w:tcPr>
          <w:p w14:paraId="2DC27362" w14:textId="77777777" w:rsidR="005846C0" w:rsidRPr="00172D43" w:rsidRDefault="005846C0" w:rsidP="00845520">
            <w:pPr>
              <w:pStyle w:val="NoSpacing"/>
            </w:pPr>
            <w:proofErr w:type="spellStart"/>
            <w:r w:rsidRPr="00172D43">
              <w:t>LivingSituation</w:t>
            </w:r>
            <w:proofErr w:type="spellEnd"/>
          </w:p>
        </w:tc>
      </w:tr>
      <w:tr w:rsidR="005846C0" w:rsidRPr="005F4836" w14:paraId="11E69FA2" w14:textId="77777777" w:rsidTr="00845520">
        <w:trPr>
          <w:trHeight w:val="216"/>
        </w:trPr>
        <w:tc>
          <w:tcPr>
            <w:tcW w:w="9355" w:type="dxa"/>
          </w:tcPr>
          <w:p w14:paraId="5042132E" w14:textId="77777777" w:rsidR="005846C0" w:rsidRPr="00172D43" w:rsidRDefault="005846C0" w:rsidP="00845520">
            <w:pPr>
              <w:pStyle w:val="NoSpacing"/>
            </w:pPr>
            <w:proofErr w:type="spellStart"/>
            <w:r w:rsidRPr="00172D43">
              <w:t>LengthOfStay</w:t>
            </w:r>
            <w:proofErr w:type="spellEnd"/>
          </w:p>
        </w:tc>
      </w:tr>
      <w:tr w:rsidR="005846C0" w:rsidRPr="005F4836" w14:paraId="699DF437" w14:textId="77777777" w:rsidTr="00845520">
        <w:trPr>
          <w:trHeight w:val="216"/>
        </w:trPr>
        <w:tc>
          <w:tcPr>
            <w:tcW w:w="9355" w:type="dxa"/>
          </w:tcPr>
          <w:p w14:paraId="5786CE1C" w14:textId="77777777" w:rsidR="005846C0" w:rsidRPr="00172D43" w:rsidRDefault="005846C0" w:rsidP="00845520">
            <w:pPr>
              <w:pStyle w:val="NoSpacing"/>
            </w:pPr>
            <w:r w:rsidRPr="00172D43">
              <w:t>DateToStreetESSH</w:t>
            </w:r>
          </w:p>
        </w:tc>
      </w:tr>
      <w:tr w:rsidR="005846C0" w:rsidRPr="005F4836" w14:paraId="2EBABBA9" w14:textId="77777777" w:rsidTr="00845520">
        <w:trPr>
          <w:trHeight w:val="216"/>
        </w:trPr>
        <w:tc>
          <w:tcPr>
            <w:tcW w:w="9355" w:type="dxa"/>
          </w:tcPr>
          <w:p w14:paraId="6BAEDF55" w14:textId="77777777" w:rsidR="005846C0" w:rsidRPr="00172D43" w:rsidRDefault="005846C0" w:rsidP="00845520">
            <w:pPr>
              <w:pStyle w:val="NoSpacing"/>
            </w:pPr>
            <w:proofErr w:type="spellStart"/>
            <w:r w:rsidRPr="00172D43">
              <w:t>TimesHomelessPastThreeYears</w:t>
            </w:r>
            <w:proofErr w:type="spellEnd"/>
          </w:p>
        </w:tc>
      </w:tr>
      <w:tr w:rsidR="005846C0" w:rsidRPr="005F4836" w14:paraId="34B576D0" w14:textId="77777777" w:rsidTr="00845520">
        <w:trPr>
          <w:trHeight w:val="216"/>
        </w:trPr>
        <w:tc>
          <w:tcPr>
            <w:tcW w:w="9355" w:type="dxa"/>
          </w:tcPr>
          <w:p w14:paraId="4CBE1EEE" w14:textId="77777777" w:rsidR="005846C0" w:rsidRPr="00172D43" w:rsidRDefault="005846C0" w:rsidP="00845520">
            <w:pPr>
              <w:pStyle w:val="NoSpacing"/>
            </w:pPr>
            <w:proofErr w:type="spellStart"/>
            <w:r w:rsidRPr="00172D43">
              <w:t>MonthsHomelessPastThreeYears</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7777777"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_Person</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77777777" w:rsidR="005846C0" w:rsidRPr="00A7544C" w:rsidRDefault="005846C0" w:rsidP="005846C0">
      <w:r>
        <w:t xml:space="preserve">There are a total of ten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 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5846C0" w:rsidRPr="005F4836" w14:paraId="0B6ED27F"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194F168" w14:textId="77777777" w:rsidR="005846C0" w:rsidRPr="005F4836" w:rsidRDefault="005846C0" w:rsidP="00845520">
            <w:pPr>
              <w:pStyle w:val="NoSpacing"/>
            </w:pPr>
            <w:r w:rsidRPr="005F4836">
              <w:t>Priority</w:t>
            </w:r>
          </w:p>
        </w:tc>
        <w:tc>
          <w:tcPr>
            <w:tcW w:w="940" w:type="dxa"/>
          </w:tcPr>
          <w:p w14:paraId="49FDE64B"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2C7897FA"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296B10C3" w14:textId="77777777" w:rsidR="005846C0" w:rsidRPr="00D75C24" w:rsidRDefault="005846C0" w:rsidP="00845520">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5846C0" w:rsidRPr="00E94277" w14:paraId="0B77244E"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58E1AD1" w14:textId="77777777" w:rsidR="005846C0" w:rsidRPr="00A7544C" w:rsidRDefault="005846C0" w:rsidP="00845520">
            <w:pPr>
              <w:pStyle w:val="NoSpacing"/>
              <w:jc w:val="center"/>
            </w:pPr>
            <w:r>
              <w:t>2</w:t>
            </w:r>
          </w:p>
        </w:tc>
        <w:tc>
          <w:tcPr>
            <w:tcW w:w="940" w:type="dxa"/>
          </w:tcPr>
          <w:p w14:paraId="27A7A51C"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6575ED33"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819A90C"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5846C0" w:rsidRPr="00E94277" w14:paraId="1E14D76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4B86A06" w14:textId="77777777" w:rsidR="005846C0" w:rsidRPr="00A7544C" w:rsidRDefault="005846C0" w:rsidP="00845520">
            <w:pPr>
              <w:pStyle w:val="NoSpacing"/>
              <w:jc w:val="center"/>
            </w:pPr>
            <w:r>
              <w:t>3</w:t>
            </w:r>
          </w:p>
        </w:tc>
        <w:tc>
          <w:tcPr>
            <w:tcW w:w="940" w:type="dxa"/>
          </w:tcPr>
          <w:p w14:paraId="61C85007" w14:textId="77777777" w:rsidR="005846C0" w:rsidRPr="00E17F92"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5CB31374" w14:textId="77777777" w:rsidR="005846C0" w:rsidRPr="00FC29E8"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5CFE2D18"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5846C0" w:rsidRPr="00E94277" w14:paraId="5568B79C"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0982A31" w14:textId="77777777" w:rsidR="005846C0" w:rsidRPr="00A7544C" w:rsidRDefault="005846C0" w:rsidP="00845520">
            <w:pPr>
              <w:pStyle w:val="NoSpacing"/>
              <w:jc w:val="center"/>
            </w:pPr>
            <w:r>
              <w:t>4</w:t>
            </w:r>
          </w:p>
        </w:tc>
        <w:tc>
          <w:tcPr>
            <w:tcW w:w="940" w:type="dxa"/>
          </w:tcPr>
          <w:p w14:paraId="08974DE1"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400</w:t>
            </w:r>
          </w:p>
        </w:tc>
        <w:tc>
          <w:tcPr>
            <w:tcW w:w="1447" w:type="dxa"/>
          </w:tcPr>
          <w:p w14:paraId="2F936D6E"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5D9F3BF"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5846C0" w:rsidRPr="00E94277" w14:paraId="37FC747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D58B19E" w14:textId="77777777" w:rsidR="005846C0" w:rsidRPr="006B4F91" w:rsidRDefault="005846C0" w:rsidP="00845520">
            <w:pPr>
              <w:pStyle w:val="NoSpacing"/>
              <w:jc w:val="center"/>
            </w:pPr>
            <w:r>
              <w:t>5</w:t>
            </w:r>
          </w:p>
        </w:tc>
        <w:tc>
          <w:tcPr>
            <w:tcW w:w="940" w:type="dxa"/>
          </w:tcPr>
          <w:p w14:paraId="3EA2BAFD"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365</w:t>
            </w:r>
          </w:p>
        </w:tc>
        <w:tc>
          <w:tcPr>
            <w:tcW w:w="1447" w:type="dxa"/>
          </w:tcPr>
          <w:p w14:paraId="03EC456B"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3</w:t>
            </w:r>
          </w:p>
        </w:tc>
        <w:tc>
          <w:tcPr>
            <w:tcW w:w="6090" w:type="dxa"/>
          </w:tcPr>
          <w:p w14:paraId="1A2FD49E"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5846C0" w:rsidRPr="00E94277" w14:paraId="3DB69EC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6B0C9C25" w14:textId="77777777" w:rsidR="005846C0" w:rsidRPr="006B4F91" w:rsidRDefault="005846C0" w:rsidP="00845520">
            <w:pPr>
              <w:pStyle w:val="NoSpacing"/>
              <w:jc w:val="center"/>
            </w:pPr>
            <w:r>
              <w:t>--</w:t>
            </w:r>
          </w:p>
        </w:tc>
        <w:tc>
          <w:tcPr>
            <w:tcW w:w="940" w:type="dxa"/>
          </w:tcPr>
          <w:p w14:paraId="5DCF2A01"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6F8B5E39"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t>n/a</w:t>
            </w:r>
          </w:p>
        </w:tc>
        <w:tc>
          <w:tcPr>
            <w:tcW w:w="6090" w:type="dxa"/>
          </w:tcPr>
          <w:p w14:paraId="50AAA632"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w:t>
            </w:r>
          </w:p>
        </w:tc>
      </w:tr>
      <w:tr w:rsidR="005846C0" w:rsidRPr="00E94277" w14:paraId="10B148EA"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1F75274" w14:textId="77777777" w:rsidR="005846C0" w:rsidRPr="006B4F91" w:rsidRDefault="005846C0" w:rsidP="00845520">
            <w:pPr>
              <w:pStyle w:val="NoSpacing"/>
              <w:jc w:val="center"/>
            </w:pPr>
            <w:r>
              <w:t>--</w:t>
            </w:r>
          </w:p>
        </w:tc>
        <w:tc>
          <w:tcPr>
            <w:tcW w:w="940" w:type="dxa"/>
          </w:tcPr>
          <w:p w14:paraId="2822EB28"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5EA42E27"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n/a</w:t>
            </w:r>
          </w:p>
        </w:tc>
        <w:tc>
          <w:tcPr>
            <w:tcW w:w="6090" w:type="dxa"/>
          </w:tcPr>
          <w:p w14:paraId="5B8B7917"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w:t>
            </w:r>
          </w:p>
        </w:tc>
      </w:tr>
    </w:tbl>
    <w:p w14:paraId="7C46FF83" w14:textId="77777777" w:rsidR="005846C0" w:rsidRPr="00E17F92" w:rsidRDefault="005846C0" w:rsidP="005846C0">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77777777" w:rsidR="005846C0" w:rsidRPr="00A7544C" w:rsidRDefault="005846C0" w:rsidP="005846C0">
      <w:pPr>
        <w:pStyle w:val="ListParagraph"/>
        <w:numPr>
          <w:ilvl w:val="0"/>
          <w:numId w:val="95"/>
        </w:numPr>
      </w:pPr>
      <w:r w:rsidRPr="00A7544C">
        <w:t xml:space="preserve">Set </w:t>
      </w:r>
      <w:proofErr w:type="spellStart"/>
      <w:r w:rsidRPr="00A7544C">
        <w:rPr>
          <w:b/>
        </w:rPr>
        <w:t>CHTime</w:t>
      </w:r>
      <w:proofErr w:type="spellEnd"/>
      <w:r w:rsidRPr="00A7544C">
        <w:rPr>
          <w:i/>
        </w:rPr>
        <w:t xml:space="preserve"> = </w:t>
      </w:r>
      <w:r w:rsidRPr="00E17F92">
        <w:t>400 (12</w:t>
      </w:r>
      <w:r w:rsidRPr="00D75C24">
        <w:t xml:space="preserve"> or </w:t>
      </w:r>
      <w:r w:rsidRPr="00FC29E8">
        <w:t>more months in three</w:t>
      </w:r>
      <w:r w:rsidRPr="005F4836">
        <w:t xml:space="preserve"> years) and </w:t>
      </w:r>
      <w:proofErr w:type="spellStart"/>
      <w:r w:rsidRPr="005F4836">
        <w:rPr>
          <w:b/>
        </w:rPr>
        <w:t>CHTimeStatus</w:t>
      </w:r>
      <w:proofErr w:type="spellEnd"/>
      <w:r w:rsidRPr="005F4836">
        <w:t xml:space="preserve"> = 2 (</w:t>
      </w:r>
      <w:r w:rsidRPr="003735AA">
        <w:t xml:space="preserve">4 or more </w:t>
      </w:r>
      <w:r>
        <w:t>episodes</w:t>
      </w:r>
      <w:r w:rsidRPr="00A7544C">
        <w:t>) where:</w:t>
      </w:r>
    </w:p>
    <w:p w14:paraId="55761F0E" w14:textId="77777777" w:rsidR="005846C0" w:rsidRPr="00FC29E8" w:rsidRDefault="005846C0" w:rsidP="005846C0">
      <w:pPr>
        <w:pStyle w:val="ListParagraph"/>
        <w:numPr>
          <w:ilvl w:val="0"/>
          <w:numId w:val="24"/>
        </w:numPr>
      </w:pPr>
      <w:proofErr w:type="spellStart"/>
      <w:r w:rsidRPr="00A7544C">
        <w:rPr>
          <w:b/>
          <w:bCs/>
        </w:rPr>
        <w:t>CHTimeStatus</w:t>
      </w:r>
      <w:proofErr w:type="spellEnd"/>
      <w:r w:rsidRPr="00E17F92">
        <w:t xml:space="preserve"> no</w:t>
      </w:r>
      <w:r w:rsidRPr="00D75C24">
        <w:t>t in (1,2)</w:t>
      </w:r>
    </w:p>
    <w:p w14:paraId="2F924DFB" w14:textId="77777777" w:rsidR="005846C0" w:rsidRPr="00BB2FE1" w:rsidRDefault="005846C0" w:rsidP="005846C0">
      <w:pPr>
        <w:pStyle w:val="ListParagraph"/>
        <w:numPr>
          <w:ilvl w:val="0"/>
          <w:numId w:val="24"/>
        </w:numPr>
      </w:pPr>
      <w:r>
        <w:t xml:space="preserve">There is an enrollment in </w:t>
      </w:r>
      <w:proofErr w:type="spellStart"/>
      <w:r>
        <w:t>tlsa_Enrollment</w:t>
      </w:r>
      <w:proofErr w:type="spellEnd"/>
      <w:r>
        <w:t xml:space="preserve"> where</w:t>
      </w:r>
      <w:r w:rsidRPr="00BB2FE1">
        <w:t>:</w:t>
      </w:r>
    </w:p>
    <w:p w14:paraId="1AC66443" w14:textId="77777777" w:rsidR="005846C0" w:rsidRPr="00D75C24" w:rsidRDefault="005846C0" w:rsidP="005846C0">
      <w:pPr>
        <w:pStyle w:val="ListParagraph"/>
        <w:numPr>
          <w:ilvl w:val="1"/>
          <w:numId w:val="24"/>
        </w:numPr>
      </w:pPr>
      <w:r w:rsidRPr="00845520">
        <w:rPr>
          <w:b/>
          <w:bCs/>
        </w:rPr>
        <w:t>EntryDate</w:t>
      </w:r>
      <w:r w:rsidRPr="00A7544C">
        <w:t xml:space="preserve"> &gt; (</w:t>
      </w:r>
      <w:proofErr w:type="spellStart"/>
      <w:r w:rsidRPr="00845520">
        <w:rPr>
          <w:b/>
          <w:bCs/>
        </w:rPr>
        <w:t>LastActive</w:t>
      </w:r>
      <w:proofErr w:type="spellEnd"/>
      <w:r w:rsidRPr="00A7544C">
        <w:t xml:space="preserve"> – </w:t>
      </w:r>
      <w:r>
        <w:t>1 year</w:t>
      </w:r>
      <w:r w:rsidRPr="00E17F92">
        <w:t>)</w:t>
      </w:r>
    </w:p>
    <w:p w14:paraId="48011C28" w14:textId="77777777" w:rsidR="005846C0" w:rsidRPr="00E17F92" w:rsidRDefault="005846C0" w:rsidP="005846C0">
      <w:pPr>
        <w:pStyle w:val="ListParagraph"/>
        <w:numPr>
          <w:ilvl w:val="1"/>
          <w:numId w:val="24"/>
        </w:numPr>
      </w:pPr>
      <w:proofErr w:type="spellStart"/>
      <w:r w:rsidRPr="00845520">
        <w:rPr>
          <w:i/>
          <w:iCs/>
        </w:rPr>
        <w:t>TimesHomelessPastThreeYears</w:t>
      </w:r>
      <w:proofErr w:type="spellEnd"/>
      <w:r w:rsidRPr="00A7544C">
        <w:t xml:space="preserve"> = 4 (Four or more times)</w:t>
      </w:r>
    </w:p>
    <w:p w14:paraId="6DA1FEC0" w14:textId="77777777" w:rsidR="005846C0" w:rsidRPr="005F4836" w:rsidRDefault="005846C0" w:rsidP="005846C0">
      <w:pPr>
        <w:pStyle w:val="ListParagraph"/>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7777777" w:rsidR="005846C0" w:rsidRPr="005F4836"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p>
    <w:p w14:paraId="02FC2E05" w14:textId="2D3FF595" w:rsidR="0003147B" w:rsidRPr="00C52062" w:rsidRDefault="0003147B" w:rsidP="0088191A">
      <w:pPr>
        <w:pStyle w:val="Heading2"/>
      </w:pPr>
      <w:bookmarkStart w:id="772" w:name="_Toc79153988"/>
      <w:r>
        <w:t>Set Population Identifiers for Exit Cohort Households</w:t>
      </w:r>
      <w:bookmarkEnd w:id="763"/>
      <w:bookmarkEnd w:id="77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">
                <v:shape id="AutoShape 104" o:spid="_x0000_s143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3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3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3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lastRenderedPageBreak/>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773"/>
      <w:proofErr w:type="spellStart"/>
      <w:r w:rsidRPr="00437563">
        <w:lastRenderedPageBreak/>
        <w:t>HHChronic</w:t>
      </w:r>
      <w:commentRangeEnd w:id="773"/>
      <w:proofErr w:type="spellEnd"/>
      <w:r w:rsidR="00B94A4E">
        <w:rPr>
          <w:rStyle w:val="CommentReference"/>
          <w:rFonts w:asciiTheme="minorHAnsi" w:eastAsiaTheme="minorHAnsi" w:hAnsiTheme="minorHAnsi" w:cstheme="minorBidi"/>
        </w:rPr>
        <w:commentReference w:id="773"/>
      </w:r>
    </w:p>
    <w:p w14:paraId="7BF7C4CF" w14:textId="77777777" w:rsidR="00B94A4E" w:rsidRDefault="005846C0" w:rsidP="00B94A4E">
      <w:pPr>
        <w:rPr>
          <w:ins w:id="774"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775"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77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777" w:author="Molly McEvilley" w:date="2021-08-18T11:52:00Z"/>
              </w:rPr>
            </w:pPr>
            <w:ins w:id="778"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779" w:author="Molly McEvilley" w:date="2021-08-18T11:52:00Z"/>
              </w:rPr>
            </w:pPr>
            <w:ins w:id="780"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781" w:author="Molly McEvilley" w:date="2021-08-18T11:52:00Z"/>
              </w:rPr>
            </w:pPr>
            <w:proofErr w:type="spellStart"/>
            <w:ins w:id="782"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783"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784" w:author="Molly McEvilley" w:date="2021-08-18T11:52:00Z"/>
              </w:rPr>
            </w:pPr>
            <w:ins w:id="785"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786" w:author="Molly McEvilley" w:date="2021-08-18T11:52:00Z"/>
              </w:rPr>
            </w:pPr>
            <w:proofErr w:type="spellStart"/>
            <w:ins w:id="787"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788" w:author="Molly McEvilley" w:date="2021-08-18T11:52:00Z"/>
              </w:rPr>
            </w:pPr>
            <w:proofErr w:type="spellStart"/>
            <w:ins w:id="789"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790" w:author="Molly McEvilley" w:date="2021-08-18T11:52:00Z"/>
              </w:rPr>
            </w:pPr>
            <w:proofErr w:type="spellStart"/>
            <w:ins w:id="791"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792" w:author="Molly McEvilley" w:date="2021-08-18T11:52:00Z"/>
              </w:rPr>
            </w:pPr>
            <w:ins w:id="793"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79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795" w:author="Molly McEvilley" w:date="2021-08-18T11:52:00Z"/>
              </w:rPr>
            </w:pPr>
            <w:ins w:id="796"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797" w:author="Molly McEvilley" w:date="2021-08-18T11:52:00Z"/>
                <w:b/>
              </w:rPr>
            </w:pPr>
            <w:proofErr w:type="spellStart"/>
            <w:ins w:id="798"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799" w:author="Molly McEvilley" w:date="2021-08-18T11:52:00Z"/>
              </w:rPr>
            </w:pPr>
            <w:ins w:id="800"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80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802" w:author="Molly McEvilley" w:date="2021-08-18T11:52:00Z"/>
              </w:rPr>
            </w:pPr>
            <w:ins w:id="803"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04" w:author="Molly McEvilley" w:date="2021-08-18T11:52:00Z"/>
                <w:b/>
              </w:rPr>
            </w:pPr>
            <w:proofErr w:type="spellStart"/>
            <w:ins w:id="805"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06" w:author="Molly McEvilley" w:date="2021-08-18T11:52:00Z"/>
              </w:rPr>
            </w:pPr>
            <w:ins w:id="807"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808"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809" w:author="Molly McEvilley" w:date="2021-08-18T11:52:00Z"/>
              </w:rPr>
            </w:pPr>
            <w:ins w:id="810"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11" w:author="Molly McEvilley" w:date="2021-08-18T11:52:00Z"/>
                <w:bCs/>
              </w:rPr>
            </w:pPr>
            <w:ins w:id="812"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13" w:author="Molly McEvilley" w:date="2021-08-18T11:52:00Z"/>
              </w:rPr>
            </w:pPr>
            <w:ins w:id="814" w:author="Molly McEvilley" w:date="2021-08-18T11:52:00Z">
              <w:r>
                <w:t>0</w:t>
              </w:r>
            </w:ins>
          </w:p>
        </w:tc>
      </w:tr>
    </w:tbl>
    <w:p w14:paraId="756A99DE" w14:textId="6B288563" w:rsidR="005846C0" w:rsidRPr="00F326FD" w:rsidDel="00B94A4E" w:rsidRDefault="005846C0" w:rsidP="00B94A4E">
      <w:pPr>
        <w:rPr>
          <w:del w:id="815" w:author="Molly McEvilley" w:date="2021-08-18T11:52:00Z"/>
        </w:rPr>
      </w:pPr>
      <w:del w:id="816" w:author="Molly McEvilley" w:date="2021-08-18T11:52:00Z">
        <w:r w:rsidDel="00B94A4E">
          <w:delText>:</w:delText>
        </w:r>
      </w:del>
    </w:p>
    <w:p w14:paraId="159DE2EC" w14:textId="74B525A2" w:rsidR="005846C0" w:rsidRPr="00107D01" w:rsidDel="00B94A4E" w:rsidRDefault="005846C0" w:rsidP="00B94A4E">
      <w:pPr>
        <w:rPr>
          <w:del w:id="817" w:author="Molly McEvilley" w:date="2021-08-18T11:52:00Z"/>
        </w:rPr>
      </w:pPr>
      <w:del w:id="818"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819" w:author="Molly McEvilley" w:date="2021-08-18T11:52:00Z"/>
        </w:rPr>
      </w:pPr>
      <w:del w:id="820"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821" w:author="Molly McEvilley" w:date="2021-08-18T11:52:00Z"/>
        </w:rPr>
      </w:pPr>
      <w:del w:id="822"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823" w:author="Molly McEvilley" w:date="2021-08-18T11:52:00Z"/>
          <w:rFonts w:cstheme="minorHAnsi"/>
        </w:rPr>
      </w:pPr>
      <w:del w:id="824"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825" w:author="Molly McEvilley" w:date="2021-08-18T11:52:00Z"/>
        </w:rPr>
      </w:pPr>
      <w:del w:id="826"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827" w:author="Molly McEvilley" w:date="2021-08-18T11:52:00Z"/>
        </w:rPr>
      </w:pPr>
      <w:del w:id="828"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829" w:author="Molly McEvilley" w:date="2021-08-18T11:52:00Z"/>
          <w:rFonts w:cstheme="minorHAnsi"/>
        </w:rPr>
      </w:pPr>
      <w:del w:id="830"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831" w:author="Molly McEvilley" w:date="2021-08-18T11:52:00Z"/>
        </w:rPr>
      </w:pPr>
      <w:del w:id="832"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833" w:author="Molly McEvilley" w:date="2021-08-18T11:52:00Z"/>
          <w:rFonts w:cstheme="minorHAnsi"/>
        </w:rPr>
      </w:pPr>
      <w:del w:id="834"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35" w:name="_Toc37849803"/>
      <w:bookmarkStart w:id="836" w:name="_Toc79153989"/>
      <w:r>
        <w:t xml:space="preserve">Set </w:t>
      </w:r>
      <w:r w:rsidR="001C6307">
        <w:t xml:space="preserve">System Engagement </w:t>
      </w:r>
      <w:r w:rsidR="00EB1AA1">
        <w:t>Stat</w:t>
      </w:r>
      <w:r w:rsidR="001C6307">
        <w:t>us</w:t>
      </w:r>
      <w:r w:rsidR="00EB1AA1">
        <w:t xml:space="preserve"> for Exit Cohort Households</w:t>
      </w:r>
      <w:bookmarkEnd w:id="835"/>
      <w:bookmarkEnd w:id="83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BLXpP5cDAAA0CwAADgAA&#10;AAAAAAAAAAAAAAAuAgAAZHJzL2Uyb0RvYy54bWxQSwECLQAUAAYACAAAACEABBZ7YNsAAAAEAQAA&#10;DwAAAAAAAAAAAAAAAADxBQAAZHJzL2Rvd25yZXYueG1sUEsFBgAAAAAEAAQA8wAAAPkGAAAAAA==&#10;">
                <v:shape id="AutoShape 17" o:spid="_x0000_s143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4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lastRenderedPageBreak/>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37"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837"/>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38" w:name="_Set_SystemPath_for"/>
      <w:bookmarkEnd w:id="838"/>
    </w:p>
    <w:p w14:paraId="041815E9" w14:textId="3310CFE4" w:rsidR="0034252A" w:rsidRPr="00000B20" w:rsidRDefault="0034252A" w:rsidP="0088191A">
      <w:pPr>
        <w:pStyle w:val="Heading2"/>
      </w:pPr>
      <w:bookmarkStart w:id="839" w:name="_Toc37973422"/>
      <w:bookmarkStart w:id="840" w:name="_Toc37973975"/>
      <w:bookmarkStart w:id="841" w:name="_Toc37974526"/>
      <w:bookmarkStart w:id="842" w:name="_Toc37975078"/>
      <w:bookmarkStart w:id="843" w:name="_Toc37973500"/>
      <w:bookmarkStart w:id="844" w:name="_Toc37974053"/>
      <w:bookmarkStart w:id="845" w:name="_Toc37974604"/>
      <w:bookmarkStart w:id="846" w:name="_Toc37975156"/>
      <w:bookmarkStart w:id="847" w:name="_Toc37973564"/>
      <w:bookmarkStart w:id="848" w:name="_Toc37974117"/>
      <w:bookmarkStart w:id="849" w:name="_Toc37974668"/>
      <w:bookmarkStart w:id="850" w:name="_Toc37975157"/>
      <w:bookmarkStart w:id="851" w:name="_Toc37975196"/>
      <w:bookmarkStart w:id="852" w:name="_Toc37849805"/>
      <w:bookmarkStart w:id="853" w:name="_Toc79153990"/>
      <w:bookmarkEnd w:id="535"/>
      <w:bookmarkEnd w:id="839"/>
      <w:bookmarkEnd w:id="840"/>
      <w:bookmarkEnd w:id="841"/>
      <w:bookmarkEnd w:id="842"/>
      <w:bookmarkEnd w:id="843"/>
      <w:bookmarkEnd w:id="844"/>
      <w:bookmarkEnd w:id="845"/>
      <w:bookmarkEnd w:id="846"/>
      <w:bookmarkEnd w:id="847"/>
      <w:bookmarkEnd w:id="848"/>
      <w:bookmarkEnd w:id="849"/>
      <w:bookmarkEnd w:id="850"/>
      <w:bookmarkEnd w:id="851"/>
      <w:r w:rsidRPr="00000B20">
        <w:t>Last Inactive Date</w:t>
      </w:r>
      <w:r w:rsidR="00343642" w:rsidRPr="00000B20">
        <w:t xml:space="preserve"> for Exit Cohorts</w:t>
      </w:r>
      <w:bookmarkEnd w:id="852"/>
      <w:bookmarkEnd w:id="85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u8V+qu4EAAAxGQAA&#10;DgAAAAAAAAAAAAAAAAAuAgAAZHJzL2Uyb0RvYy54bWxQSwECLQAUAAYACAAAACEAieDEwd0AAAAF&#10;AQAADwAAAAAAAAAAAAAAAABIBwAAZHJzL2Rvd25yZXYueG1sUEsFBgAAAAAEAAQA8wAAAFIIAAAA&#10;AA==&#10;">
                <v:shape id="AutoShape 448" o:spid="_x0000_s144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5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lastRenderedPageBreak/>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1A0699B8" w:rsidR="00D47604" w:rsidRPr="00B11BEB" w:rsidRDefault="00D47604" w:rsidP="00584131">
            <w:pPr>
              <w:pStyle w:val="NoSpacing"/>
            </w:pPr>
            <w:r>
              <w:t>ProjectType</w:t>
            </w:r>
          </w:p>
        </w:tc>
      </w:tr>
      <w:tr w:rsidR="00D47604" w14:paraId="3078C0F8" w14:textId="77777777" w:rsidTr="00584131">
        <w:trPr>
          <w:cantSplit/>
          <w:trHeight w:val="216"/>
        </w:trPr>
        <w:tc>
          <w:tcPr>
            <w:tcW w:w="9355" w:type="dxa"/>
          </w:tcPr>
          <w:p w14:paraId="3A1771E2" w14:textId="772E6290" w:rsidR="00D47604" w:rsidRPr="00B11BEB" w:rsidRDefault="00D47604" w:rsidP="00584131">
            <w:pPr>
              <w:pStyle w:val="NoSpacing"/>
            </w:pPr>
            <w:r>
              <w:t>TrackingMethod</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lastRenderedPageBreak/>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854" w:name="_Toc37849806"/>
      <w:bookmarkStart w:id="855" w:name="_Toc79153991"/>
      <w:r w:rsidRPr="00000B20">
        <w:t xml:space="preserve">Set </w:t>
      </w:r>
      <w:proofErr w:type="spellStart"/>
      <w:r w:rsidRPr="00000B20">
        <w:t>SystemPath</w:t>
      </w:r>
      <w:proofErr w:type="spellEnd"/>
      <w:r w:rsidRPr="00000B20">
        <w:t xml:space="preserve"> for LSAExit</w:t>
      </w:r>
      <w:bookmarkEnd w:id="854"/>
      <w:bookmarkEnd w:id="855"/>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">
                <v:shape id="AutoShape 448" o:spid="_x0000_s145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lastRenderedPageBreak/>
        <w:t xml:space="preserve">HoHID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56" w:name="_LSACalculated_Population_Identifier_1"/>
      <w:bookmarkStart w:id="857" w:name="_Toc31197328"/>
      <w:bookmarkStart w:id="858" w:name="_Toc31197329"/>
      <w:bookmarkStart w:id="859" w:name="_Toc31197330"/>
      <w:bookmarkStart w:id="860" w:name="_Toc31197331"/>
      <w:bookmarkStart w:id="861" w:name="_Toc31197332"/>
      <w:bookmarkStart w:id="862" w:name="_Toc31197333"/>
      <w:bookmarkStart w:id="863" w:name="_Toc31197334"/>
      <w:bookmarkStart w:id="864" w:name="_Toc31197335"/>
      <w:bookmarkStart w:id="865" w:name="_Toc31197336"/>
      <w:bookmarkStart w:id="866" w:name="_Toc511743960"/>
      <w:bookmarkStart w:id="867" w:name="_Toc511743961"/>
      <w:bookmarkStart w:id="868" w:name="_Toc511743962"/>
      <w:bookmarkStart w:id="869" w:name="_Toc511743983"/>
      <w:bookmarkStart w:id="870" w:name="_Toc511743984"/>
      <w:bookmarkStart w:id="871" w:name="_Toc511743985"/>
      <w:bookmarkStart w:id="872" w:name="_Toc511743986"/>
      <w:bookmarkStart w:id="873" w:name="_Toc511743987"/>
      <w:bookmarkStart w:id="874" w:name="_Toc511743988"/>
      <w:bookmarkStart w:id="875" w:name="_Toc511743989"/>
      <w:bookmarkStart w:id="876" w:name="_Toc511743990"/>
      <w:bookmarkStart w:id="877" w:name="_Toc511744006"/>
      <w:bookmarkStart w:id="878" w:name="_Toc511744007"/>
      <w:bookmarkStart w:id="879" w:name="_Toc511744008"/>
      <w:bookmarkStart w:id="880" w:name="_Toc511744009"/>
      <w:bookmarkStart w:id="881" w:name="_Get_LSACalculated_Population"/>
      <w:bookmarkStart w:id="882" w:name="_LSACalculated_Population_Identifier"/>
      <w:bookmarkStart w:id="883" w:name="_Toc31197397"/>
      <w:bookmarkStart w:id="884" w:name="_Toc31197398"/>
      <w:bookmarkStart w:id="885" w:name="_Toc31197399"/>
      <w:bookmarkStart w:id="886" w:name="_Toc31197400"/>
      <w:bookmarkStart w:id="887" w:name="_Toc31197401"/>
      <w:bookmarkStart w:id="888" w:name="_Toc31197402"/>
      <w:bookmarkStart w:id="889" w:name="_Toc31197403"/>
      <w:bookmarkStart w:id="890" w:name="_Toc31197404"/>
      <w:bookmarkStart w:id="891" w:name="_Toc31197405"/>
      <w:bookmarkStart w:id="892" w:name="_Toc511744151"/>
      <w:bookmarkStart w:id="893" w:name="_Toc511744152"/>
      <w:bookmarkStart w:id="894" w:name="_Toc511744153"/>
      <w:bookmarkStart w:id="895" w:name="_Toc511744154"/>
      <w:bookmarkStart w:id="896" w:name="_Toc511744155"/>
      <w:bookmarkStart w:id="897" w:name="_Toc511744156"/>
      <w:bookmarkStart w:id="898" w:name="_Toc511744181"/>
      <w:bookmarkStart w:id="899" w:name="_Toc511744182"/>
      <w:bookmarkStart w:id="900" w:name="_Toc511744250"/>
      <w:bookmarkStart w:id="901" w:name="_Toc511744251"/>
      <w:bookmarkStart w:id="902" w:name="_Toc511744252"/>
      <w:bookmarkStart w:id="903" w:name="_Toc31197822"/>
      <w:bookmarkStart w:id="904" w:name="_Toc31197823"/>
      <w:bookmarkStart w:id="905" w:name="_Toc31197824"/>
      <w:bookmarkStart w:id="906" w:name="_Toc31197825"/>
      <w:bookmarkStart w:id="907" w:name="_Toc31197826"/>
      <w:bookmarkStart w:id="908" w:name="_Toc31197827"/>
      <w:bookmarkStart w:id="909" w:name="_Toc31197828"/>
      <w:bookmarkStart w:id="910" w:name="_Toc31197829"/>
      <w:bookmarkStart w:id="911" w:name="_Toc31197830"/>
      <w:bookmarkStart w:id="912" w:name="_Toc511744338"/>
      <w:bookmarkStart w:id="913" w:name="_Toc31198235"/>
      <w:bookmarkStart w:id="914" w:name="_Toc37849807"/>
      <w:bookmarkStart w:id="915" w:name="_Toc79153992"/>
      <w:bookmarkStart w:id="916" w:name="_Toc506721211"/>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t>LSAExit</w:t>
      </w:r>
      <w:bookmarkEnd w:id="914"/>
      <w:bookmarkEnd w:id="915"/>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lastRenderedPageBreak/>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17" w:name="_HMIS_Business_Logic:_6"/>
      <w:bookmarkStart w:id="918" w:name="_Toc37849808"/>
      <w:bookmarkEnd w:id="91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19" w:name="_Toc79153993"/>
      <w:r w:rsidRPr="00C52062">
        <w:lastRenderedPageBreak/>
        <w:t>HMIS Business Logic</w:t>
      </w:r>
      <w:r>
        <w:t xml:space="preserve">: </w:t>
      </w:r>
      <w:proofErr w:type="spellStart"/>
      <w:r>
        <w:t>LSACalculated</w:t>
      </w:r>
      <w:bookmarkEnd w:id="918"/>
      <w:proofErr w:type="spellEnd"/>
      <w:r w:rsidR="00751B37">
        <w:t xml:space="preserve"> Averages</w:t>
      </w:r>
      <w:bookmarkEnd w:id="919"/>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920" w:name="_Toc78368785"/>
      <w:bookmarkStart w:id="921" w:name="_Toc79153994"/>
      <w:proofErr w:type="spellStart"/>
      <w:r>
        <w:t>LSACalculated</w:t>
      </w:r>
      <w:proofErr w:type="spellEnd"/>
      <w:r>
        <w:t xml:space="preserve"> Columns</w:t>
      </w:r>
      <w:bookmarkEnd w:id="920"/>
      <w:bookmarkEnd w:id="921"/>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22" w:name="_Toc78368786"/>
      <w:bookmarkStart w:id="923" w:name="_Toc78368787"/>
      <w:bookmarkStart w:id="924" w:name="_Toc79153995"/>
      <w:bookmarkEnd w:id="922"/>
      <w:r>
        <w:t xml:space="preserve">Report Rows for </w:t>
      </w:r>
      <w:proofErr w:type="spellStart"/>
      <w:r>
        <w:t>LSACalculated</w:t>
      </w:r>
      <w:proofErr w:type="spellEnd"/>
      <w:r>
        <w:t xml:space="preserve"> Averages</w:t>
      </w:r>
      <w:bookmarkEnd w:id="923"/>
      <w:bookmarkEnd w:id="924"/>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5"/>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25" w:name="_Toc78368788"/>
      <w:bookmarkStart w:id="926" w:name="_Toc79153996"/>
      <w:r>
        <w:lastRenderedPageBreak/>
        <w:t xml:space="preserve">Populations for Average Days from </w:t>
      </w:r>
      <w:proofErr w:type="spellStart"/>
      <w:r>
        <w:t>LSAHousehold</w:t>
      </w:r>
      <w:proofErr w:type="spellEnd"/>
      <w:r>
        <w:t xml:space="preserve"> and LSAExit</w:t>
      </w:r>
      <w:bookmarkEnd w:id="925"/>
      <w:bookmarkEnd w:id="926"/>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LSA</w:t>
      </w:r>
      <w:r w:rsidRPr="00845520">
        <w:rPr>
          <w:szCs w:val="20"/>
        </w:rPr>
        <w:t>Exit report rows must be generated for the nine populations shown below.</w:t>
      </w:r>
    </w:p>
    <w:p w14:paraId="6F4FB94D" w14:textId="650A1DCD"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6084B5E2" w14:textId="502640C6" w:rsidR="006F0577" w:rsidRPr="00845520" w:rsidRDefault="006F0577" w:rsidP="006F0577">
      <w:pPr>
        <w:pStyle w:val="ListParagraph"/>
        <w:numPr>
          <w:ilvl w:val="0"/>
          <w:numId w:val="98"/>
        </w:numPr>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6F0577">
      <w:pPr>
        <w:pStyle w:val="ListParagraph"/>
        <w:numPr>
          <w:ilvl w:val="0"/>
          <w:numId w:val="98"/>
        </w:numPr>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6F0577">
      <w:pPr>
        <w:pStyle w:val="ListParagraph"/>
        <w:numPr>
          <w:ilvl w:val="0"/>
          <w:numId w:val="98"/>
        </w:numPr>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6F0577">
      <w:pPr>
        <w:pStyle w:val="ListParagraph"/>
        <w:numPr>
          <w:ilvl w:val="0"/>
          <w:numId w:val="98"/>
        </w:numPr>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6F0577">
      <w:pPr>
        <w:pStyle w:val="ListParagraph"/>
        <w:numPr>
          <w:ilvl w:val="0"/>
          <w:numId w:val="98"/>
        </w:numPr>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6F0577">
      <w:pPr>
        <w:pStyle w:val="ListParagraph"/>
        <w:numPr>
          <w:ilvl w:val="0"/>
          <w:numId w:val="98"/>
        </w:numPr>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6F0577">
      <w:pPr>
        <w:pStyle w:val="ListParagraph"/>
        <w:numPr>
          <w:ilvl w:val="0"/>
          <w:numId w:val="98"/>
        </w:numPr>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6F0577">
      <w:pPr>
        <w:pStyle w:val="ListParagraph"/>
        <w:numPr>
          <w:ilvl w:val="0"/>
          <w:numId w:val="98"/>
        </w:numPr>
        <w:rPr>
          <w:szCs w:val="20"/>
        </w:rPr>
      </w:pPr>
      <w:r w:rsidRPr="00845520">
        <w:rPr>
          <w:szCs w:val="20"/>
        </w:rPr>
        <w:t>Zero (0) represents a count of all records that meet the criteria, regardless of household type.</w:t>
      </w:r>
    </w:p>
    <w:p w14:paraId="7807407E" w14:textId="77777777" w:rsidR="006F0577" w:rsidRPr="00845520" w:rsidRDefault="006F0577" w:rsidP="006F0577">
      <w:pPr>
        <w:pStyle w:val="ListParagraph"/>
        <w:numPr>
          <w:ilvl w:val="0"/>
          <w:numId w:val="98"/>
        </w:numPr>
        <w:rPr>
          <w:szCs w:val="20"/>
        </w:rPr>
      </w:pPr>
      <w:r w:rsidRPr="00845520">
        <w:rPr>
          <w:szCs w:val="20"/>
        </w:rPr>
        <w:t xml:space="preserve">The value for </w:t>
      </w:r>
      <w:r w:rsidRPr="00845520">
        <w:rPr>
          <w:b/>
          <w:bCs/>
          <w:szCs w:val="20"/>
        </w:rPr>
        <w:t>HHType</w:t>
      </w:r>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927"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lastRenderedPageBreak/>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BA2DD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49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0"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374"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06"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6F0577" w:rsidRPr="00845520" w14:paraId="44184D48"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490" w:type="dxa"/>
            <w:noWrap/>
            <w:vAlign w:val="center"/>
            <w:hideMark/>
          </w:tcPr>
          <w:p w14:paraId="31EA596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Disabled Adult or HoH</w:t>
            </w:r>
          </w:p>
        </w:tc>
        <w:tc>
          <w:tcPr>
            <w:tcW w:w="0" w:type="dxa"/>
            <w:vAlign w:val="center"/>
          </w:tcPr>
          <w:p w14:paraId="0673F0B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28E6C72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06" w:type="dxa"/>
            <w:vAlign w:val="center"/>
          </w:tcPr>
          <w:p w14:paraId="38738DE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490" w:type="dxa"/>
            <w:noWrap/>
            <w:vAlign w:val="center"/>
            <w:hideMark/>
          </w:tcPr>
          <w:p w14:paraId="5141A4C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Fleeing Domestic Violence</w:t>
            </w:r>
          </w:p>
        </w:tc>
        <w:tc>
          <w:tcPr>
            <w:tcW w:w="0" w:type="dxa"/>
            <w:vAlign w:val="center"/>
          </w:tcPr>
          <w:p w14:paraId="5E5BB71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7F8CDCA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06" w:type="dxa"/>
            <w:vAlign w:val="center"/>
          </w:tcPr>
          <w:p w14:paraId="59F9DBF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490" w:type="dxa"/>
            <w:noWrap/>
            <w:vAlign w:val="center"/>
            <w:hideMark/>
          </w:tcPr>
          <w:p w14:paraId="7CA8BDC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First Time Homeless</w:t>
            </w:r>
          </w:p>
        </w:tc>
        <w:tc>
          <w:tcPr>
            <w:tcW w:w="0" w:type="dxa"/>
            <w:vAlign w:val="center"/>
          </w:tcPr>
          <w:p w14:paraId="708631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67146F9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Stat = 1</w:t>
            </w:r>
          </w:p>
        </w:tc>
        <w:tc>
          <w:tcPr>
            <w:tcW w:w="1206" w:type="dxa"/>
            <w:vAlign w:val="center"/>
          </w:tcPr>
          <w:p w14:paraId="160A437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490" w:type="dxa"/>
            <w:noWrap/>
            <w:vAlign w:val="center"/>
            <w:hideMark/>
          </w:tcPr>
          <w:p w14:paraId="0F63CE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Returning After Exit to PH</w:t>
            </w:r>
          </w:p>
        </w:tc>
        <w:tc>
          <w:tcPr>
            <w:tcW w:w="0" w:type="dxa"/>
            <w:vAlign w:val="center"/>
          </w:tcPr>
          <w:p w14:paraId="03025B1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0C6CF3B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06" w:type="dxa"/>
            <w:vAlign w:val="center"/>
          </w:tcPr>
          <w:p w14:paraId="4ACEB170"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490" w:type="dxa"/>
            <w:noWrap/>
            <w:vAlign w:val="center"/>
            <w:hideMark/>
          </w:tcPr>
          <w:p w14:paraId="638A2B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0" w:type="dxa"/>
            <w:vAlign w:val="center"/>
          </w:tcPr>
          <w:p w14:paraId="46AD28C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7C015BE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06" w:type="dxa"/>
            <w:vAlign w:val="center"/>
          </w:tcPr>
          <w:p w14:paraId="5B2F034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490" w:type="dxa"/>
            <w:noWrap/>
            <w:vAlign w:val="center"/>
            <w:hideMark/>
          </w:tcPr>
          <w:p w14:paraId="4D1E998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White, non-Hispanic/Latin(a)(o)(x)</w:t>
            </w:r>
          </w:p>
        </w:tc>
        <w:tc>
          <w:tcPr>
            <w:tcW w:w="0" w:type="dxa"/>
            <w:vAlign w:val="center"/>
          </w:tcPr>
          <w:p w14:paraId="29F4EC7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342181C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06" w:type="dxa"/>
            <w:vAlign w:val="center"/>
          </w:tcPr>
          <w:p w14:paraId="047D821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490" w:type="dxa"/>
            <w:noWrap/>
            <w:vAlign w:val="center"/>
            <w:hideMark/>
          </w:tcPr>
          <w:p w14:paraId="26598B0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White, Hispanic/Latin(a)(o)(x)</w:t>
            </w:r>
          </w:p>
        </w:tc>
        <w:tc>
          <w:tcPr>
            <w:tcW w:w="0" w:type="dxa"/>
            <w:vAlign w:val="center"/>
          </w:tcPr>
          <w:p w14:paraId="543888A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17DE5B9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486C4D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490" w:type="dxa"/>
            <w:noWrap/>
            <w:vAlign w:val="center"/>
            <w:hideMark/>
          </w:tcPr>
          <w:p w14:paraId="1666AA3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0" w:type="dxa"/>
            <w:vAlign w:val="center"/>
          </w:tcPr>
          <w:p w14:paraId="7B9CE6E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D5428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06" w:type="dxa"/>
            <w:vAlign w:val="center"/>
          </w:tcPr>
          <w:p w14:paraId="309BFFB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490" w:type="dxa"/>
            <w:noWrap/>
            <w:vAlign w:val="center"/>
            <w:hideMark/>
          </w:tcPr>
          <w:p w14:paraId="5D77E15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0" w:type="dxa"/>
            <w:vAlign w:val="center"/>
          </w:tcPr>
          <w:p w14:paraId="5B0C001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766C9BD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3FA382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490" w:type="dxa"/>
            <w:noWrap/>
            <w:vAlign w:val="center"/>
            <w:hideMark/>
          </w:tcPr>
          <w:p w14:paraId="24CB54A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0" w:type="dxa"/>
            <w:vAlign w:val="center"/>
          </w:tcPr>
          <w:p w14:paraId="277B59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213D4A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06" w:type="dxa"/>
            <w:vAlign w:val="center"/>
          </w:tcPr>
          <w:p w14:paraId="0DD327A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490" w:type="dxa"/>
            <w:noWrap/>
            <w:vAlign w:val="center"/>
            <w:hideMark/>
          </w:tcPr>
          <w:p w14:paraId="15A57CD3" w14:textId="1EA754B9"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0" w:type="dxa"/>
            <w:vAlign w:val="center"/>
          </w:tcPr>
          <w:p w14:paraId="08B2610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3E42049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06" w:type="dxa"/>
            <w:vAlign w:val="center"/>
          </w:tcPr>
          <w:p w14:paraId="05B7F38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490" w:type="dxa"/>
            <w:noWrap/>
            <w:vAlign w:val="center"/>
            <w:hideMark/>
          </w:tcPr>
          <w:p w14:paraId="4A9F870E" w14:textId="68926F82"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0" w:type="dxa"/>
            <w:vAlign w:val="center"/>
          </w:tcPr>
          <w:p w14:paraId="650D0F4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411120C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06" w:type="dxa"/>
            <w:vAlign w:val="center"/>
          </w:tcPr>
          <w:p w14:paraId="4922DB9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490" w:type="dxa"/>
            <w:noWrap/>
            <w:vAlign w:val="center"/>
            <w:hideMark/>
          </w:tcPr>
          <w:p w14:paraId="559FB7B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Native Hawaiian or Pacific Islander</w:t>
            </w:r>
          </w:p>
        </w:tc>
        <w:tc>
          <w:tcPr>
            <w:tcW w:w="0" w:type="dxa"/>
            <w:vAlign w:val="center"/>
          </w:tcPr>
          <w:p w14:paraId="6B5788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1811DB0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06" w:type="dxa"/>
            <w:vAlign w:val="center"/>
          </w:tcPr>
          <w:p w14:paraId="000BAF9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490" w:type="dxa"/>
            <w:noWrap/>
            <w:vAlign w:val="center"/>
            <w:hideMark/>
          </w:tcPr>
          <w:p w14:paraId="66EB0C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Multi-Racial</w:t>
            </w:r>
          </w:p>
        </w:tc>
        <w:tc>
          <w:tcPr>
            <w:tcW w:w="0" w:type="dxa"/>
            <w:vAlign w:val="center"/>
          </w:tcPr>
          <w:p w14:paraId="6258BC0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0131E7D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06" w:type="dxa"/>
            <w:vAlign w:val="center"/>
          </w:tcPr>
          <w:p w14:paraId="72978BF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490" w:type="dxa"/>
            <w:noWrap/>
            <w:vAlign w:val="center"/>
            <w:hideMark/>
          </w:tcPr>
          <w:p w14:paraId="386A76A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Non-Hispanic/Latin(a)(o)(x)</w:t>
            </w:r>
          </w:p>
        </w:tc>
        <w:tc>
          <w:tcPr>
            <w:tcW w:w="0" w:type="dxa"/>
            <w:vAlign w:val="center"/>
          </w:tcPr>
          <w:p w14:paraId="675638F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374" w:type="dxa"/>
            <w:vAlign w:val="center"/>
          </w:tcPr>
          <w:p w14:paraId="71D4F95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06" w:type="dxa"/>
            <w:vAlign w:val="center"/>
          </w:tcPr>
          <w:p w14:paraId="126F01C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490" w:type="dxa"/>
            <w:noWrap/>
            <w:vAlign w:val="center"/>
            <w:hideMark/>
          </w:tcPr>
          <w:p w14:paraId="315E79F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Hispanic/Latin(a)(o)(x)</w:t>
            </w:r>
          </w:p>
        </w:tc>
        <w:tc>
          <w:tcPr>
            <w:tcW w:w="0" w:type="dxa"/>
            <w:vAlign w:val="center"/>
          </w:tcPr>
          <w:p w14:paraId="1079FFE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374" w:type="dxa"/>
            <w:vAlign w:val="center"/>
          </w:tcPr>
          <w:p w14:paraId="335B257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06" w:type="dxa"/>
            <w:vAlign w:val="center"/>
          </w:tcPr>
          <w:p w14:paraId="4AB963A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490" w:type="dxa"/>
            <w:noWrap/>
            <w:vAlign w:val="center"/>
            <w:hideMark/>
          </w:tcPr>
          <w:p w14:paraId="529182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Seniors 55+</w:t>
            </w:r>
          </w:p>
        </w:tc>
        <w:tc>
          <w:tcPr>
            <w:tcW w:w="0" w:type="dxa"/>
            <w:vAlign w:val="center"/>
          </w:tcPr>
          <w:p w14:paraId="3355923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1</w:t>
            </w:r>
          </w:p>
        </w:tc>
        <w:tc>
          <w:tcPr>
            <w:tcW w:w="4374" w:type="dxa"/>
            <w:vAlign w:val="center"/>
          </w:tcPr>
          <w:p w14:paraId="74D7A6B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06" w:type="dxa"/>
            <w:vAlign w:val="center"/>
          </w:tcPr>
          <w:p w14:paraId="1024A1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490" w:type="dxa"/>
            <w:noWrap/>
            <w:vAlign w:val="center"/>
            <w:hideMark/>
          </w:tcPr>
          <w:p w14:paraId="5466D9B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Parenting Children</w:t>
            </w:r>
          </w:p>
        </w:tc>
        <w:tc>
          <w:tcPr>
            <w:tcW w:w="0" w:type="dxa"/>
            <w:vAlign w:val="center"/>
          </w:tcPr>
          <w:p w14:paraId="08BC207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3</w:t>
            </w:r>
          </w:p>
        </w:tc>
        <w:tc>
          <w:tcPr>
            <w:tcW w:w="4374" w:type="dxa"/>
            <w:vAlign w:val="center"/>
          </w:tcPr>
          <w:p w14:paraId="343587C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06" w:type="dxa"/>
            <w:vAlign w:val="center"/>
          </w:tcPr>
          <w:p w14:paraId="04A60F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BA2DD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490" w:type="dxa"/>
            <w:noWrap/>
            <w:vAlign w:val="center"/>
            <w:hideMark/>
          </w:tcPr>
          <w:p w14:paraId="567D48D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0" w:type="dxa"/>
            <w:vAlign w:val="center"/>
          </w:tcPr>
          <w:p w14:paraId="1F612D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374" w:type="dxa"/>
            <w:vAlign w:val="center"/>
          </w:tcPr>
          <w:p w14:paraId="6E1CC62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06" w:type="dxa"/>
            <w:vAlign w:val="center"/>
          </w:tcPr>
          <w:p w14:paraId="60EA706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BA2DDC">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490" w:type="dxa"/>
            <w:noWrap/>
            <w:vAlign w:val="center"/>
            <w:hideMark/>
          </w:tcPr>
          <w:p w14:paraId="531EFAE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0" w:type="dxa"/>
            <w:vAlign w:val="center"/>
          </w:tcPr>
          <w:p w14:paraId="668B870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374" w:type="dxa"/>
            <w:vAlign w:val="center"/>
          </w:tcPr>
          <w:p w14:paraId="11C7994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AC3Plus = 3</w:t>
            </w:r>
          </w:p>
        </w:tc>
        <w:tc>
          <w:tcPr>
            <w:tcW w:w="1206" w:type="dxa"/>
            <w:vAlign w:val="center"/>
          </w:tcPr>
          <w:p w14:paraId="314FA6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bookmarkEnd w:id="927"/>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28" w:name="_Get_Average_Days_3"/>
      <w:bookmarkStart w:id="929" w:name="_Toc37849809"/>
      <w:bookmarkStart w:id="930" w:name="_Toc79153997"/>
      <w:bookmarkEnd w:id="928"/>
      <w:r w:rsidRPr="00C52062">
        <w:t xml:space="preserve">Get Average Days for </w:t>
      </w:r>
      <w:r>
        <w:t>Length of Time Homeless</w:t>
      </w:r>
      <w:bookmarkEnd w:id="916"/>
      <w:bookmarkEnd w:id="929"/>
      <w:bookmarkEnd w:id="93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MEmg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31" w:name="_Toc31198237"/>
      <w:bookmarkStart w:id="932" w:name="_Toc31198238"/>
      <w:bookmarkStart w:id="933" w:name="_Toc37849810"/>
      <w:bookmarkStart w:id="934" w:name="_Toc79153998"/>
      <w:bookmarkEnd w:id="931"/>
      <w:bookmarkEnd w:id="932"/>
      <w:r w:rsidRPr="00C52062">
        <w:t xml:space="preserve">Get Average Days for </w:t>
      </w:r>
      <w:r>
        <w:t>Length of Time Homeless by System Path</w:t>
      </w:r>
      <w:bookmarkEnd w:id="933"/>
      <w:bookmarkEnd w:id="93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9Nnw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7mE9NnwMA&#10;AAULAAAOAAAAAAAAAAAAAAAAAC4CAABkcnMvZTJvRG9jLnhtbFBLAQItABQABgAIAAAAIQDTyuzS&#10;2wAAAAQBAAAPAAAAAAAAAAAAAAAAAPkFAABkcnMvZG93bnJldi54bWxQSwUGAAAAAAQABADzAAAA&#10;AQ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Udog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Z5oUd&#10;ogMAAAoLAAAOAAAAAAAAAAAAAAAAAC4CAABkcnMvZTJvRG9jLnhtbFBLAQItABQABgAIAAAAIQDT&#10;yuzS2wAAAAQBAAAPAAAAAAAAAAAAAAAAAPwFAABkcnMvZG93bnJldi54bWxQSwUGAAAAAAQABADz&#10;AAAABA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35" w:name="_Toc31198693"/>
      <w:bookmarkStart w:id="936" w:name="_Get_Average_Days_1"/>
      <w:bookmarkStart w:id="937" w:name="_Toc506721212"/>
      <w:bookmarkStart w:id="938" w:name="_Toc37849811"/>
      <w:bookmarkStart w:id="939" w:name="_Toc79153999"/>
      <w:bookmarkEnd w:id="935"/>
      <w:bookmarkEnd w:id="936"/>
      <w:r w:rsidRPr="00C52062">
        <w:t>Get Average Days for Cumulative Length of Time Housed in PSH</w:t>
      </w:r>
      <w:bookmarkEnd w:id="937"/>
      <w:bookmarkEnd w:id="938"/>
      <w:bookmarkEnd w:id="93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c5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Czo&#10;FzmkAwAABQsAAA4AAAAAAAAAAAAAAAAALgIAAGRycy9lMm9Eb2MueG1sUEsBAi0AFAAGAAgAAAAh&#10;ANPK7NLbAAAABAEAAA8AAAAAAAAAAAAAAAAA/gUAAGRycy9kb3ducmV2LnhtbFBLBQYAAAAABAAE&#10;APMAAAAG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940"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94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947F08">
        <w:rPr>
          <w:b/>
          <w:bCs/>
        </w:rPr>
        <w:t>SystemPath</w:t>
      </w:r>
      <w:proofErr w:type="spellEnd"/>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941" w:name="_Toc34145685"/>
      <w:bookmarkStart w:id="942" w:name="_Toc34145686"/>
      <w:bookmarkStart w:id="943" w:name="_Get_Average_Days_2"/>
      <w:bookmarkStart w:id="944" w:name="_Toc506721213"/>
      <w:bookmarkStart w:id="945" w:name="_Toc37849812"/>
      <w:bookmarkStart w:id="946" w:name="_Toc79154000"/>
      <w:bookmarkEnd w:id="941"/>
      <w:bookmarkEnd w:id="942"/>
      <w:bookmarkEnd w:id="943"/>
      <w:r w:rsidRPr="00C52062">
        <w:t>Get Average Days for Length of Time in RRH Projects</w:t>
      </w:r>
      <w:bookmarkEnd w:id="944"/>
      <w:bookmarkEnd w:id="945"/>
      <w:bookmarkEnd w:id="94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M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YXub&#10;DKMDAAAFCwAADgAAAAAAAAAAAAAAAAAuAgAAZHJzL2Uyb0RvYy54bWxQSwECLQAUAAYACAAAACEA&#10;08rs0tsAAAAEAQAADwAAAAAAAAAAAAAAAAD9BQAAZHJzL2Rvd25yZXYueG1sUEsFBgAAAAAEAAQA&#10;8wAAAAU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lastRenderedPageBreak/>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77777777" w:rsidR="00763AD5" w:rsidRPr="003A0FA0" w:rsidRDefault="00763AD5" w:rsidP="00947F08">
            <w:pPr>
              <w:pStyle w:val="NoSpacing"/>
            </w:pPr>
            <w:r>
              <w:t>Rows 10 and 11 (see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845520">
        <w:rPr>
          <w:b/>
          <w:bCs/>
        </w:rPr>
        <w:t>SystemPath</w:t>
      </w:r>
      <w:proofErr w:type="spellEnd"/>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947" w:name="_Toc34145696"/>
      <w:bookmarkStart w:id="948" w:name="_Toc34145697"/>
      <w:bookmarkStart w:id="949" w:name="_Toc506721215"/>
      <w:bookmarkStart w:id="950" w:name="_Toc37849813"/>
      <w:bookmarkStart w:id="951" w:name="_Toc79154001"/>
      <w:bookmarkEnd w:id="947"/>
      <w:bookmarkEnd w:id="948"/>
      <w:r w:rsidRPr="00C52062">
        <w:t>Get Average Days to Return/Re-engage by Last Project Type</w:t>
      </w:r>
      <w:bookmarkEnd w:id="949"/>
      <w:bookmarkEnd w:id="950"/>
      <w:bookmarkEnd w:id="95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a/xA6h&#10;AwAACAsAAA4AAAAAAAAAAAAAAAAALgIAAGRycy9lMm9Eb2MueG1sUEsBAi0AFAAGAAgAAAAhANPK&#10;7NLbAAAABAEAAA8AAAAAAAAAAAAAAAAA+wUAAGRycy9kb3ducmV2LnhtbFBLBQYAAAAABAAEAPMA&#10;AAAD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952" w:name="_Get_Average_Days"/>
      <w:bookmarkStart w:id="953" w:name="_Toc37973614"/>
      <w:bookmarkStart w:id="954" w:name="_Toc37974167"/>
      <w:bookmarkStart w:id="955" w:name="_Toc37974718"/>
      <w:bookmarkStart w:id="956" w:name="_Toc37975206"/>
      <w:bookmarkStart w:id="957" w:name="_Toc37849814"/>
      <w:bookmarkStart w:id="958" w:name="_Toc79154002"/>
      <w:bookmarkStart w:id="959" w:name="_Toc506721216"/>
      <w:bookmarkEnd w:id="952"/>
      <w:bookmarkEnd w:id="953"/>
      <w:bookmarkEnd w:id="954"/>
      <w:bookmarkEnd w:id="955"/>
      <w:bookmarkEnd w:id="956"/>
      <w:r w:rsidRPr="00C52062">
        <w:t>Get Average Days to Return/Re-engage by Population</w:t>
      </w:r>
      <w:bookmarkEnd w:id="957"/>
      <w:bookmarkEnd w:id="958"/>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EX6h5Kh&#10;AwAACgsAAA4AAAAAAAAAAAAAAAAALgIAAGRycy9lMm9Eb2MueG1sUEsBAi0AFAAGAAgAAAAhANPK&#10;7NLbAAAABAEAAA8AAAAAAAAAAAAAAAAA+wUAAGRycy9kb3ducmV2LnhtbFBLBQYAAAAABAAEAPMA&#10;AAAD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77777777" w:rsidR="00A72AC3" w:rsidRPr="00C52062" w:rsidRDefault="00A72AC3" w:rsidP="00A72AC3">
      <w:pPr>
        <w:pStyle w:val="Heading4"/>
      </w:pPr>
      <w:proofErr w:type="spellStart"/>
      <w:r w:rsidRPr="00C52062">
        <w:t>ReportRow</w:t>
      </w:r>
      <w:proofErr w:type="spellEnd"/>
      <w:r>
        <w:t xml:space="preserve"> and Value</w:t>
      </w:r>
    </w:p>
    <w:p w14:paraId="192BF3C1"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A72AC3" w:rsidRPr="0036072B" w14:paraId="4952DF7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632E4B7" w14:textId="77777777" w:rsidR="00A72AC3" w:rsidRPr="008743AE" w:rsidRDefault="00A72AC3" w:rsidP="00947F08">
            <w:pPr>
              <w:spacing w:before="0" w:after="0"/>
              <w:rPr>
                <w:rFonts w:cstheme="minorHAnsi"/>
              </w:rPr>
            </w:pPr>
            <w:r w:rsidRPr="008743AE">
              <w:rPr>
                <w:rFonts w:cstheme="minorHAnsi"/>
              </w:rPr>
              <w:t>Report Row Category</w:t>
            </w:r>
          </w:p>
        </w:tc>
        <w:tc>
          <w:tcPr>
            <w:tcW w:w="3780" w:type="dxa"/>
            <w:hideMark/>
          </w:tcPr>
          <w:p w14:paraId="297D23C3"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t xml:space="preserve"> and Criteria</w:t>
            </w:r>
          </w:p>
        </w:tc>
        <w:tc>
          <w:tcPr>
            <w:tcW w:w="1350" w:type="dxa"/>
          </w:tcPr>
          <w:p w14:paraId="40D1BD2B" w14:textId="77777777"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A72AC3" w:rsidRPr="0036072B" w14:paraId="773DCD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B5448C1" w14:textId="77777777" w:rsidR="00A72AC3" w:rsidRPr="00454D25" w:rsidRDefault="00A72AC3" w:rsidP="00947F08">
            <w:pPr>
              <w:pStyle w:val="NoSpacing"/>
            </w:pPr>
            <w:r w:rsidRPr="00454D25">
              <w:t>Days to return after exit from ES</w:t>
            </w:r>
          </w:p>
        </w:tc>
        <w:tc>
          <w:tcPr>
            <w:tcW w:w="3780" w:type="dxa"/>
            <w:noWrap/>
            <w:hideMark/>
          </w:tcPr>
          <w:p w14:paraId="3B77CA2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2</w:t>
            </w:r>
          </w:p>
        </w:tc>
        <w:tc>
          <w:tcPr>
            <w:tcW w:w="1350" w:type="dxa"/>
          </w:tcPr>
          <w:p w14:paraId="7D92792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A72AC3" w:rsidRPr="0036072B" w14:paraId="1C77755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909C085" w14:textId="77777777" w:rsidR="00A72AC3" w:rsidRPr="00454D25" w:rsidRDefault="00A72AC3" w:rsidP="00947F08">
            <w:pPr>
              <w:pStyle w:val="NoSpacing"/>
            </w:pPr>
            <w:r w:rsidRPr="00454D25">
              <w:t>Days to return after exit from TH</w:t>
            </w:r>
          </w:p>
        </w:tc>
        <w:tc>
          <w:tcPr>
            <w:tcW w:w="3780" w:type="dxa"/>
            <w:noWrap/>
            <w:hideMark/>
          </w:tcPr>
          <w:p w14:paraId="262B7C78"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3</w:t>
            </w:r>
          </w:p>
        </w:tc>
        <w:tc>
          <w:tcPr>
            <w:tcW w:w="1350" w:type="dxa"/>
          </w:tcPr>
          <w:p w14:paraId="6D52CC60"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A72AC3" w:rsidRPr="0036072B" w14:paraId="64230C4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DDD44D4" w14:textId="77777777" w:rsidR="00A72AC3" w:rsidRPr="00454D25" w:rsidRDefault="00A72AC3" w:rsidP="00947F08">
            <w:pPr>
              <w:pStyle w:val="NoSpacing"/>
            </w:pPr>
            <w:r w:rsidRPr="00454D25">
              <w:t>Days to return after exit from SH</w:t>
            </w:r>
          </w:p>
        </w:tc>
        <w:tc>
          <w:tcPr>
            <w:tcW w:w="3780" w:type="dxa"/>
            <w:noWrap/>
            <w:hideMark/>
          </w:tcPr>
          <w:p w14:paraId="1CA631AA"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2ECC0686"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A72AC3" w:rsidRPr="0036072B" w14:paraId="2E418B3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F9A280E" w14:textId="77777777" w:rsidR="00A72AC3" w:rsidRPr="00EE265F" w:rsidRDefault="00A72AC3" w:rsidP="00947F08">
            <w:pPr>
              <w:pStyle w:val="NoSpacing"/>
              <w:rPr>
                <w:bCs w:val="0"/>
              </w:rPr>
            </w:pPr>
            <w:r w:rsidRPr="00454D25">
              <w:t>Days to return after exit from RRH</w:t>
            </w:r>
            <w:r>
              <w:t xml:space="preserve"> (placed in PH)</w:t>
            </w:r>
          </w:p>
        </w:tc>
        <w:tc>
          <w:tcPr>
            <w:tcW w:w="3780" w:type="dxa"/>
            <w:noWrap/>
            <w:hideMark/>
          </w:tcPr>
          <w:p w14:paraId="47FF6007"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5</w:t>
            </w:r>
          </w:p>
        </w:tc>
        <w:tc>
          <w:tcPr>
            <w:tcW w:w="1350" w:type="dxa"/>
          </w:tcPr>
          <w:p w14:paraId="2B13B633"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A72AC3" w:rsidRPr="0036072B" w14:paraId="66AE220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3865170" w14:textId="77777777" w:rsidR="00A72AC3" w:rsidRPr="00454D25" w:rsidRDefault="00A72AC3" w:rsidP="00947F08">
            <w:pPr>
              <w:pStyle w:val="NoSpacing"/>
            </w:pPr>
            <w:r w:rsidRPr="00454D25">
              <w:t>Days to return after exit from PSH</w:t>
            </w:r>
            <w:r>
              <w:t xml:space="preserve"> (placed in PH)</w:t>
            </w:r>
          </w:p>
        </w:tc>
        <w:tc>
          <w:tcPr>
            <w:tcW w:w="3780" w:type="dxa"/>
            <w:noWrap/>
            <w:hideMark/>
          </w:tcPr>
          <w:p w14:paraId="72EEFFB7"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6</w:t>
            </w:r>
          </w:p>
        </w:tc>
        <w:tc>
          <w:tcPr>
            <w:tcW w:w="1350" w:type="dxa"/>
          </w:tcPr>
          <w:p w14:paraId="55D4FB0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A72AC3" w:rsidRPr="0036072B" w14:paraId="5B72B33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15BC653" w14:textId="77777777" w:rsidR="00A72AC3" w:rsidRPr="00454D25" w:rsidRDefault="00A72AC3" w:rsidP="00947F08">
            <w:pPr>
              <w:pStyle w:val="NoSpacing"/>
            </w:pPr>
            <w:r w:rsidRPr="00454D25">
              <w:t>Days to return after exit from RRH</w:t>
            </w:r>
            <w:r>
              <w:t xml:space="preserve"> (not placed)</w:t>
            </w:r>
          </w:p>
        </w:tc>
        <w:tc>
          <w:tcPr>
            <w:tcW w:w="3780" w:type="dxa"/>
            <w:noWrap/>
            <w:hideMark/>
          </w:tcPr>
          <w:p w14:paraId="78D433F1"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FD9A3ED"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t>63</w:t>
            </w:r>
          </w:p>
        </w:tc>
      </w:tr>
      <w:tr w:rsidR="00A72AC3" w:rsidRPr="0036072B" w14:paraId="71ECA7E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5A51D8AF" w14:textId="77777777" w:rsidR="00A72AC3" w:rsidRPr="00454D25" w:rsidRDefault="00A72AC3" w:rsidP="00947F08">
            <w:pPr>
              <w:pStyle w:val="NoSpacing"/>
            </w:pPr>
            <w:r w:rsidRPr="00454D25">
              <w:t>Days to return after exit from PSH</w:t>
            </w:r>
            <w:r>
              <w:t xml:space="preserve"> (not placed)</w:t>
            </w:r>
          </w:p>
        </w:tc>
        <w:tc>
          <w:tcPr>
            <w:tcW w:w="3780" w:type="dxa"/>
            <w:noWrap/>
            <w:hideMark/>
          </w:tcPr>
          <w:p w14:paraId="10F2A90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484AA019"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t>64</w:t>
            </w:r>
          </w:p>
        </w:tc>
      </w:tr>
    </w:tbl>
    <w:p w14:paraId="5E249D45" w14:textId="26A7586E" w:rsidR="002B6231" w:rsidRDefault="002B6231" w:rsidP="0088191A">
      <w:pPr>
        <w:pStyle w:val="Heading2"/>
      </w:pPr>
      <w:bookmarkStart w:id="960" w:name="_Toc31198752"/>
      <w:bookmarkStart w:id="961" w:name="_Toc37849815"/>
      <w:bookmarkStart w:id="962" w:name="_Toc79154003"/>
      <w:bookmarkEnd w:id="960"/>
      <w:r w:rsidRPr="00C52062">
        <w:t xml:space="preserve">Get Average Days to Return/Re-engage by </w:t>
      </w:r>
      <w:r>
        <w:t>System Path</w:t>
      </w:r>
      <w:bookmarkEnd w:id="959"/>
      <w:bookmarkEnd w:id="961"/>
      <w:bookmarkEnd w:id="96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c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P8WVNyeAwAA&#10;Cg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lastRenderedPageBreak/>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63" w:name="_Toc31198754"/>
      <w:bookmarkStart w:id="964" w:name="_Toc37973617"/>
      <w:bookmarkStart w:id="965" w:name="_Toc37974170"/>
      <w:bookmarkStart w:id="966" w:name="_Toc37974721"/>
      <w:bookmarkStart w:id="967" w:name="_Toc37975209"/>
      <w:bookmarkStart w:id="968" w:name="_Toc506721217"/>
      <w:bookmarkStart w:id="969" w:name="_Toc37849816"/>
      <w:bookmarkStart w:id="970" w:name="_Toc79154004"/>
      <w:bookmarkStart w:id="971" w:name="_Toc499544018"/>
      <w:bookmarkEnd w:id="963"/>
      <w:bookmarkEnd w:id="964"/>
      <w:bookmarkEnd w:id="965"/>
      <w:bookmarkEnd w:id="966"/>
      <w:bookmarkEnd w:id="967"/>
      <w:r w:rsidRPr="00C52062">
        <w:t>Get Average Days to Return/Re-engage by Exit Destination</w:t>
      </w:r>
      <w:bookmarkEnd w:id="968"/>
      <w:bookmarkEnd w:id="969"/>
      <w:bookmarkEnd w:id="97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UCNx+nwMA&#10;AAoLAAAOAAAAAAAAAAAAAAAAAC4CAABkcnMvZTJvRG9jLnhtbFBLAQItABQABgAIAAAAIQDTyuzS&#10;2wAAAAQBAAAPAAAAAAAAAAAAAAAAAPkFAABkcnMvZG93bnJldi54bWxQSwUGAAAAAAQABADzAAAA&#10;AQc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972" w:name="_Toc31198792"/>
      <w:bookmarkStart w:id="973" w:name="_Toc37849817"/>
      <w:bookmarkStart w:id="974" w:name="_Toc499292041"/>
      <w:bookmarkStart w:id="975" w:name="_Toc499544003"/>
      <w:bookmarkStart w:id="976" w:name="_Toc506721219"/>
      <w:bookmarkEnd w:id="972"/>
    </w:p>
    <w:p w14:paraId="14F8F368" w14:textId="6E50B1EF" w:rsidR="00E86581" w:rsidRDefault="00E86581" w:rsidP="00E86581">
      <w:pPr>
        <w:pStyle w:val="Heading1"/>
      </w:pPr>
      <w:bookmarkStart w:id="977" w:name="_Toc79154005"/>
      <w:r>
        <w:lastRenderedPageBreak/>
        <w:t xml:space="preserve">HMIS Business Logic:  </w:t>
      </w:r>
      <w:proofErr w:type="spellStart"/>
      <w:r>
        <w:t>LSACalculated</w:t>
      </w:r>
      <w:proofErr w:type="spellEnd"/>
      <w:r>
        <w:t xml:space="preserve"> AHAR Counts</w:t>
      </w:r>
      <w:bookmarkEnd w:id="977"/>
    </w:p>
    <w:p w14:paraId="75CA130C" w14:textId="77777777" w:rsidR="00D3069A" w:rsidRDefault="00D3069A" w:rsidP="00D3069A">
      <w:pPr>
        <w:pStyle w:val="Heading2"/>
      </w:pPr>
      <w:bookmarkStart w:id="978" w:name="_Toc78368848"/>
      <w:bookmarkStart w:id="979" w:name="_Toc79154006"/>
      <w:r>
        <w:t xml:space="preserve">Report Rows for </w:t>
      </w:r>
      <w:proofErr w:type="spellStart"/>
      <w:r>
        <w:t>LSACalculated</w:t>
      </w:r>
      <w:proofErr w:type="spellEnd"/>
      <w:r>
        <w:t xml:space="preserve"> Counts</w:t>
      </w:r>
      <w:bookmarkEnd w:id="978"/>
      <w:bookmarkEnd w:id="97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980" w:name="_Toc78368849"/>
    </w:p>
    <w:p w14:paraId="787A1976" w14:textId="502CD320" w:rsidR="00D3069A" w:rsidRDefault="00D3069A" w:rsidP="00D3069A">
      <w:pPr>
        <w:pStyle w:val="Heading2"/>
      </w:pPr>
      <w:bookmarkStart w:id="981" w:name="_Toc79154007"/>
      <w:r>
        <w:t xml:space="preserve">Identify Active and Point in Time Cohorts for </w:t>
      </w:r>
      <w:proofErr w:type="spellStart"/>
      <w:r>
        <w:t>LSACalculated</w:t>
      </w:r>
      <w:proofErr w:type="spellEnd"/>
      <w:r>
        <w:t xml:space="preserve"> AHAR Counts</w:t>
      </w:r>
      <w:bookmarkEnd w:id="980"/>
      <w:bookmarkEnd w:id="98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EntryDatet</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77777777" w:rsidR="00D3069A" w:rsidRDefault="00D3069A" w:rsidP="00947F08">
            <w:pPr>
              <w:pStyle w:val="NoSpacing"/>
              <w:rPr>
                <w:rFonts w:cstheme="minorHAnsi"/>
                <w:bCs/>
              </w:rPr>
            </w:pPr>
            <w:r>
              <w:rPr>
                <w:bCs/>
              </w:rPr>
              <w:t>ProjectType</w:t>
            </w:r>
          </w:p>
        </w:tc>
      </w:tr>
      <w:tr w:rsidR="00D3069A" w:rsidRPr="005F4836" w14:paraId="1504A1D4" w14:textId="77777777" w:rsidTr="00947F08">
        <w:trPr>
          <w:trHeight w:val="216"/>
        </w:trPr>
        <w:tc>
          <w:tcPr>
            <w:tcW w:w="9355" w:type="dxa"/>
          </w:tcPr>
          <w:p w14:paraId="29A0B320" w14:textId="77777777" w:rsidR="00D3069A" w:rsidRPr="00845520" w:rsidRDefault="00D3069A" w:rsidP="00947F08">
            <w:pPr>
              <w:pStyle w:val="NoSpacing"/>
              <w:rPr>
                <w:bCs/>
              </w:rPr>
            </w:pPr>
            <w:r>
              <w:rPr>
                <w:bCs/>
              </w:rPr>
              <w:t>TrackingMethod</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77777777" w:rsidR="00D3069A" w:rsidRDefault="00D3069A" w:rsidP="00D3069A">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1DA0BFB" w14:textId="77777777" w:rsidR="00D3069A" w:rsidRDefault="00D3069A" w:rsidP="00D3069A">
      <w:pPr>
        <w:pStyle w:val="ListParagraph"/>
        <w:numPr>
          <w:ilvl w:val="0"/>
          <w:numId w:val="10"/>
        </w:numPr>
      </w:pPr>
      <w:r>
        <w:t xml:space="preserve">If </w:t>
      </w:r>
      <w:r w:rsidRPr="00BB785F">
        <w:rPr>
          <w:b/>
        </w:rPr>
        <w:t>ProjectType</w:t>
      </w:r>
      <w:r>
        <w:t xml:space="preserve"> in (1,2,8), </w:t>
      </w:r>
      <w:r w:rsidRPr="00BB785F">
        <w:rPr>
          <w:b/>
        </w:rPr>
        <w:t>EntryDate</w:t>
      </w:r>
      <w:r>
        <w:t xml:space="preserve"> &lt;= </w:t>
      </w:r>
      <w:proofErr w:type="spellStart"/>
      <w:r w:rsidRPr="006E2100">
        <w:rPr>
          <w:u w:val="single"/>
        </w:rPr>
        <w:t>CohortEnd</w:t>
      </w:r>
      <w:proofErr w:type="spellEnd"/>
      <w:r>
        <w:t>; and</w:t>
      </w:r>
    </w:p>
    <w:p w14:paraId="650A6B3B" w14:textId="77777777" w:rsidR="00D3069A" w:rsidRDefault="00D3069A" w:rsidP="00D3069A">
      <w:pPr>
        <w:pStyle w:val="ListParagraph"/>
        <w:numPr>
          <w:ilvl w:val="0"/>
          <w:numId w:val="10"/>
        </w:numPr>
      </w:pPr>
      <w:r>
        <w:t xml:space="preserve">If </w:t>
      </w:r>
      <w:r w:rsidRPr="00BB785F">
        <w:rPr>
          <w:b/>
        </w:rPr>
        <w:t>ProjectTyp</w:t>
      </w:r>
      <w:r>
        <w:rPr>
          <w:b/>
        </w:rPr>
        <w:t>e</w:t>
      </w:r>
      <w:r w:rsidRPr="00E36C4B">
        <w:t>=1 and</w:t>
      </w:r>
      <w:r>
        <w:rPr>
          <w:b/>
        </w:rPr>
        <w:t xml:space="preserve"> </w:t>
      </w:r>
      <w:r w:rsidRPr="00BB785F">
        <w:rPr>
          <w:b/>
        </w:rPr>
        <w:t>TrackingMethod</w:t>
      </w:r>
      <w:r>
        <w:t xml:space="preserve"> = 3,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77777777" w:rsidR="00D3069A" w:rsidRPr="006F366B" w:rsidRDefault="00D3069A" w:rsidP="00D3069A">
      <w:pPr>
        <w:pStyle w:val="ListParagraph"/>
        <w:numPr>
          <w:ilvl w:val="1"/>
          <w:numId w:val="10"/>
        </w:numPr>
      </w:pPr>
      <w:r w:rsidRPr="001B77FD">
        <w:rPr>
          <w:b/>
        </w:rPr>
        <w:t>ExitDate</w:t>
      </w:r>
      <w:r>
        <w:t xml:space="preserve"> is NULL, or </w:t>
      </w:r>
      <w:r w:rsidRPr="001B77FD">
        <w:rPr>
          <w:b/>
          <w:bCs/>
        </w:rPr>
        <w:t>ExitDate</w:t>
      </w:r>
      <w:r>
        <w:t xml:space="preserve"> &gt; </w:t>
      </w:r>
      <w:proofErr w:type="spellStart"/>
      <w:r w:rsidRPr="001B77FD">
        <w:rPr>
          <w:bCs/>
          <w:u w:val="single"/>
        </w:rPr>
        <w:t>CohortStart</w:t>
      </w:r>
      <w:proofErr w:type="spellEnd"/>
      <w:r>
        <w:t>; or</w:t>
      </w:r>
    </w:p>
    <w:p w14:paraId="090C1555" w14:textId="77777777" w:rsidR="00D3069A" w:rsidRPr="00947F08" w:rsidRDefault="00D3069A" w:rsidP="00D3069A">
      <w:pPr>
        <w:pStyle w:val="ListParagraph"/>
        <w:numPr>
          <w:ilvl w:val="1"/>
          <w:numId w:val="10"/>
        </w:numPr>
      </w:pPr>
      <w:r w:rsidRPr="00845520">
        <w:rPr>
          <w:b/>
          <w:bCs/>
        </w:rPr>
        <w:t>ProjectType</w:t>
      </w:r>
      <w:r>
        <w:t xml:space="preserve"> = 13 and </w:t>
      </w:r>
      <w:r w:rsidRPr="00845520">
        <w:rPr>
          <w:b/>
          <w:bCs/>
        </w:rPr>
        <w:t>ExitDate</w:t>
      </w:r>
      <w:r>
        <w:t xml:space="preserve"> = </w:t>
      </w:r>
      <w:proofErr w:type="spellStart"/>
      <w:r w:rsidRPr="00845520">
        <w:rPr>
          <w:bCs/>
          <w:u w:val="single"/>
        </w:rPr>
        <w:t>CohortStart</w:t>
      </w:r>
      <w:proofErr w:type="spellEnd"/>
      <w:r>
        <w:t xml:space="preserve"> and </w:t>
      </w:r>
      <w:r w:rsidRPr="00845520">
        <w:rPr>
          <w:b/>
        </w:rPr>
        <w:t>MoveInDate</w:t>
      </w:r>
      <w:r>
        <w:t xml:space="preserve"> = </w:t>
      </w:r>
      <w:proofErr w:type="spellStart"/>
      <w:r w:rsidRPr="00845520">
        <w:rPr>
          <w:bCs/>
          <w:u w:val="single"/>
        </w:rPr>
        <w:t>CohortStart</w:t>
      </w:r>
      <w:proofErr w:type="spellEnd"/>
    </w:p>
    <w:p w14:paraId="28C702FB" w14:textId="77777777" w:rsidR="00D3069A" w:rsidRPr="00D3069A" w:rsidRDefault="00D3069A" w:rsidP="003C3461"/>
    <w:p w14:paraId="0A46E988" w14:textId="77777777" w:rsidR="003C3461" w:rsidRDefault="003C3461" w:rsidP="003C3461">
      <w:pPr>
        <w:pStyle w:val="Heading2"/>
      </w:pPr>
      <w:bookmarkStart w:id="982" w:name="_Toc78368888"/>
      <w:bookmarkStart w:id="983" w:name="_Toc79154008"/>
      <w:r>
        <w:t>Counts of People and Households by Project and Household Characteristics</w:t>
      </w:r>
      <w:bookmarkEnd w:id="982"/>
      <w:bookmarkEnd w:id="98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rYfwrsAUAAJseAAAOAAAAAAAAAAAAAAAAAC4CAABkcnMvZTJvRG9jLnhtbFBL&#10;AQItABQABgAIAAAAIQBlXKN13QAAAAUBAAAPAAAAAAAAAAAAAAAAAAoIAABkcnMvZG93bnJldi54&#10;bWxQSwUGAAAAAAQABADzAAAAFA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77777777" w:rsidR="003C3461" w:rsidRDefault="003C3461" w:rsidP="00947F08">
            <w:pPr>
              <w:pStyle w:val="NoSpacing"/>
            </w:pPr>
            <w:r>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77777777" w:rsidR="003C3461" w:rsidRPr="003A0FA0" w:rsidRDefault="003C3461" w:rsidP="00947F08">
            <w:pPr>
              <w:pStyle w:val="NoSpacing"/>
            </w:pPr>
            <w:r>
              <w:t xml:space="preserve">Count of distinct </w:t>
            </w:r>
            <w:r w:rsidRPr="00947F08">
              <w:rPr>
                <w:b/>
                <w:bCs/>
              </w:rPr>
              <w:t>PersonalIDs</w:t>
            </w:r>
            <w:r>
              <w:t xml:space="preserve"> in </w:t>
            </w:r>
            <w:proofErr w:type="spellStart"/>
            <w:r>
              <w:t>tlsa_Enrollment</w:t>
            </w:r>
            <w:proofErr w:type="spellEnd"/>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77777777" w:rsidR="003C3461" w:rsidRDefault="003C3461" w:rsidP="003C3461">
      <w:pPr>
        <w:pStyle w:val="Heading4"/>
      </w:pPr>
      <w:r>
        <w:t>Report Row</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77777777"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rsidRPr="00381896">
              <w:t>Count</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77777777" w:rsidR="003C3461" w:rsidRPr="00381896"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rsidRPr="00381896">
              <w:t xml:space="preserve">Distinct </w:t>
            </w:r>
            <w:r w:rsidRPr="00947F08">
              <w:rPr>
                <w:b/>
                <w:bCs/>
              </w:rPr>
              <w:t>PersonalID</w:t>
            </w:r>
            <w:r w:rsidRPr="00381896">
              <w:t xml:space="preserve">s in </w:t>
            </w:r>
            <w:proofErr w:type="spellStart"/>
            <w:r w:rsidRPr="00381896">
              <w:t>tlsa_Enrollment</w:t>
            </w:r>
            <w:proofErr w:type="spellEnd"/>
            <w:r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77777777" w:rsidR="003C3461" w:rsidRPr="00381896"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rsidRPr="00381896">
              <w:t xml:space="preserve">Distinct combinations of </w:t>
            </w:r>
            <w:r w:rsidRPr="00947F08">
              <w:rPr>
                <w:b/>
                <w:bCs/>
              </w:rPr>
              <w:t>HoHID</w:t>
            </w:r>
            <w:r w:rsidRPr="00381896">
              <w:t>/</w:t>
            </w:r>
            <w:proofErr w:type="spellStart"/>
            <w:r w:rsidRPr="00947F08">
              <w:rPr>
                <w:b/>
                <w:bCs/>
              </w:rPr>
              <w:t>ActiveHHType</w:t>
            </w:r>
            <w:proofErr w:type="spellEnd"/>
            <w:r w:rsidRPr="00381896">
              <w:t xml:space="preserve"> in </w:t>
            </w:r>
            <w:proofErr w:type="spellStart"/>
            <w:r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in (1,8,2)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984" w:name="_Toc525229521"/>
      <w:bookmarkStart w:id="985" w:name="_Toc525229522"/>
      <w:bookmarkStart w:id="986" w:name="_Toc525229523"/>
      <w:bookmarkStart w:id="987" w:name="_Toc525229524"/>
      <w:bookmarkStart w:id="988" w:name="_Toc525229525"/>
      <w:bookmarkStart w:id="989" w:name="_Toc525229526"/>
      <w:bookmarkStart w:id="990" w:name="_Toc525229527"/>
      <w:bookmarkStart w:id="991" w:name="_Toc525229553"/>
      <w:bookmarkStart w:id="992" w:name="_Toc525229554"/>
      <w:bookmarkStart w:id="993" w:name="_Toc525229555"/>
      <w:bookmarkStart w:id="994" w:name="_Toc525229556"/>
      <w:bookmarkStart w:id="995" w:name="_Toc525229557"/>
      <w:bookmarkStart w:id="996" w:name="_Toc525229558"/>
      <w:bookmarkStart w:id="997" w:name="_Toc525229559"/>
      <w:bookmarkStart w:id="998" w:name="_Toc525229585"/>
      <w:bookmarkStart w:id="999" w:name="_Toc525229586"/>
      <w:bookmarkStart w:id="1000" w:name="_Toc525229587"/>
      <w:bookmarkStart w:id="1001" w:name="_Toc525229588"/>
      <w:bookmarkStart w:id="1002" w:name="_Toc525229589"/>
      <w:bookmarkStart w:id="1003" w:name="_Toc525229590"/>
      <w:bookmarkStart w:id="1004" w:name="_Toc525229591"/>
      <w:bookmarkStart w:id="1005" w:name="_Toc525229617"/>
      <w:bookmarkStart w:id="1006" w:name="_Toc525229618"/>
      <w:bookmarkStart w:id="1007" w:name="_Toc525229619"/>
      <w:bookmarkStart w:id="1008" w:name="_Toc525229620"/>
      <w:bookmarkStart w:id="1009" w:name="_Toc525229621"/>
      <w:bookmarkStart w:id="1010" w:name="_Toc525229622"/>
      <w:bookmarkStart w:id="1011" w:name="_Toc525229623"/>
      <w:bookmarkStart w:id="1012" w:name="_Toc511744576"/>
      <w:bookmarkStart w:id="1013" w:name="_Toc511744577"/>
      <w:bookmarkStart w:id="1014" w:name="_Toc511744578"/>
      <w:bookmarkStart w:id="1015" w:name="_Toc511744579"/>
      <w:bookmarkStart w:id="1016" w:name="_Toc511744580"/>
      <w:bookmarkStart w:id="1017" w:name="_Toc511744581"/>
      <w:bookmarkStart w:id="1018" w:name="_Toc511744582"/>
      <w:bookmarkStart w:id="1019" w:name="_Toc511744591"/>
      <w:bookmarkStart w:id="1020" w:name="_Toc511744592"/>
      <w:bookmarkStart w:id="1021" w:name="_Toc511744593"/>
      <w:bookmarkStart w:id="1022" w:name="_Toc511744594"/>
      <w:bookmarkStart w:id="1023" w:name="_Toc511744595"/>
      <w:bookmarkStart w:id="1024" w:name="_Toc511744656"/>
      <w:bookmarkStart w:id="1025" w:name="_Toc511744657"/>
      <w:bookmarkStart w:id="1026" w:name="_Toc511744658"/>
      <w:bookmarkStart w:id="1027" w:name="_Toc511744659"/>
      <w:bookmarkStart w:id="1028" w:name="_Toc511744660"/>
      <w:bookmarkStart w:id="1029" w:name="_Toc511744661"/>
      <w:bookmarkStart w:id="1030" w:name="_Toc511744662"/>
      <w:bookmarkStart w:id="1031" w:name="_Toc511744663"/>
      <w:bookmarkStart w:id="1032" w:name="_Toc511182521"/>
      <w:bookmarkStart w:id="1033" w:name="_Toc37849821"/>
      <w:bookmarkStart w:id="1034" w:name="_Toc79154009"/>
      <w:bookmarkEnd w:id="97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r>
        <w:t>Get Counts of People by Project and Personal Characteristics</w:t>
      </w:r>
      <w:bookmarkEnd w:id="1033"/>
      <w:bookmarkEnd w:id="103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BNKwvbEFAACbHgAADgAAAAAAAAAAAAAAAAAuAgAAZHJzL2Uyb0RvYy54bWxQ&#10;SwECLQAUAAYACAAAACEAZVyjdd0AAAAFAQAADwAAAAAAAAAAAAAAAAALCAAAZHJzL2Rvd25yZXYu&#10;eG1sUEsFBgAAAAAEAAQA8wAAABUJAAAAAA==&#10;">
                <v:shape id="AutoShape 15" o:spid="_x0000_s150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7777777" w:rsidR="00153611" w:rsidRDefault="00153611" w:rsidP="00947F08">
            <w:pPr>
              <w:pStyle w:val="NoSpacing"/>
            </w:pPr>
            <w:r>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77777777" w:rsidR="00153611" w:rsidRPr="00845520" w:rsidRDefault="00153611" w:rsidP="00153611">
      <w:r>
        <w:t xml:space="preserve">Report rows 53 and 54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822"/>
        <w:gridCol w:w="4415"/>
      </w:tblGrid>
      <w:tr w:rsidR="00153611" w:rsidRPr="00845520" w14:paraId="7D0074EB" w14:textId="77777777" w:rsidTr="00E83E0C">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82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41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82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41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82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41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77777777" w:rsidR="00153611" w:rsidRPr="00845520" w:rsidRDefault="00153611" w:rsidP="00947F08">
            <w:pPr>
              <w:pStyle w:val="NoSpacing"/>
              <w:rPr>
                <w:rFonts w:ascii="Calibri" w:hAnsi="Calibri" w:cs="Calibri"/>
                <w:bCs w:val="0"/>
              </w:rPr>
            </w:pPr>
            <w:r w:rsidRPr="00845520">
              <w:rPr>
                <w:rFonts w:ascii="Calibri" w:hAnsi="Calibri" w:cs="Calibri"/>
                <w:bCs w:val="0"/>
              </w:rPr>
              <w:t>1178</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82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41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77777777" w:rsidR="00153611" w:rsidRPr="00845520" w:rsidRDefault="00153611" w:rsidP="00947F08">
            <w:pPr>
              <w:pStyle w:val="NoSpacing"/>
              <w:rPr>
                <w:rFonts w:ascii="Calibri" w:hAnsi="Calibri" w:cs="Calibri"/>
                <w:bCs w:val="0"/>
              </w:rPr>
            </w:pPr>
            <w:r w:rsidRPr="00845520">
              <w:rPr>
                <w:rFonts w:ascii="Calibri" w:hAnsi="Calibri" w:cs="Calibri"/>
                <w:bCs w:val="0"/>
                <w:color w:val="000000"/>
              </w:rPr>
              <w:t>1179</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82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41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7777777" w:rsidR="00153611" w:rsidRPr="00845520" w:rsidRDefault="00153611" w:rsidP="00947F08">
            <w:pPr>
              <w:pStyle w:val="NoSpacing"/>
              <w:rPr>
                <w:rFonts w:ascii="Calibri" w:hAnsi="Calibri" w:cs="Calibri"/>
                <w:bCs w:val="0"/>
                <w:color w:val="000000"/>
              </w:rPr>
            </w:pPr>
            <w:r w:rsidRPr="00845520">
              <w:rPr>
                <w:rFonts w:ascii="Calibri" w:hAnsi="Calibri" w:cs="Calibri"/>
                <w:bCs w:val="0"/>
              </w:rPr>
              <w:t>1278</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82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41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77777777" w:rsidR="00153611" w:rsidRPr="00845520" w:rsidRDefault="00153611" w:rsidP="00947F08">
            <w:pPr>
              <w:pStyle w:val="NoSpacing"/>
              <w:rPr>
                <w:rFonts w:ascii="Calibri" w:hAnsi="Calibri" w:cs="Calibri"/>
                <w:bCs w:val="0"/>
              </w:rPr>
            </w:pPr>
            <w:r w:rsidRPr="00845520">
              <w:rPr>
                <w:rFonts w:ascii="Calibri" w:hAnsi="Calibri" w:cs="Calibri"/>
                <w:bCs w:val="0"/>
                <w:color w:val="000000"/>
              </w:rPr>
              <w:t>1279</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82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41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622"/>
        <w:gridCol w:w="3404"/>
        <w:gridCol w:w="1024"/>
        <w:gridCol w:w="4310"/>
      </w:tblGrid>
      <w:tr w:rsidR="00153611" w:rsidRPr="00660AB8" w14:paraId="67D9782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4F33EEBC" w14:textId="77777777" w:rsidR="00153611" w:rsidRPr="001B77FD" w:rsidRDefault="00153611" w:rsidP="00947F08">
            <w:pPr>
              <w:pStyle w:val="NoSpacing"/>
            </w:pPr>
            <w:r w:rsidRPr="001B77FD">
              <w:t>ID</w:t>
            </w:r>
          </w:p>
        </w:tc>
        <w:tc>
          <w:tcPr>
            <w:tcW w:w="340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310"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40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310"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60B130A3" w14:textId="77777777" w:rsidR="00153611" w:rsidRPr="00660AB8" w:rsidRDefault="00153611" w:rsidP="00947F08">
            <w:pPr>
              <w:pStyle w:val="NoSpacing"/>
            </w:pPr>
            <w:r w:rsidRPr="00660AB8">
              <w:lastRenderedPageBreak/>
              <w:t>51</w:t>
            </w:r>
          </w:p>
        </w:tc>
        <w:tc>
          <w:tcPr>
            <w:tcW w:w="340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310" w:type="dxa"/>
            <w:vAlign w:val="center"/>
          </w:tcPr>
          <w:p w14:paraId="0862AF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6C48202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0AC15CA2" w14:textId="77777777" w:rsidR="00153611" w:rsidRPr="00660AB8" w:rsidRDefault="00153611" w:rsidP="00947F08">
            <w:pPr>
              <w:pStyle w:val="NoSpacing"/>
            </w:pPr>
            <w:r w:rsidRPr="00660AB8">
              <w:t>52</w:t>
            </w:r>
          </w:p>
        </w:tc>
        <w:tc>
          <w:tcPr>
            <w:tcW w:w="340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310" w:type="dxa"/>
            <w:vAlign w:val="center"/>
          </w:tcPr>
          <w:p w14:paraId="53548390"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550DBEA0"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26054C49" w14:textId="77777777" w:rsidR="00153611" w:rsidRPr="00660AB8" w:rsidRDefault="00153611" w:rsidP="00947F08">
            <w:pPr>
              <w:pStyle w:val="NoSpacing"/>
            </w:pPr>
            <w:r w:rsidRPr="00660AB8">
              <w:t>53</w:t>
            </w:r>
          </w:p>
        </w:tc>
        <w:tc>
          <w:tcPr>
            <w:tcW w:w="340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310"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0B56E1AF" w14:textId="77777777" w:rsidR="00153611" w:rsidRPr="001B77FD" w:rsidRDefault="00153611" w:rsidP="00947F08">
            <w:pPr>
              <w:pStyle w:val="NoSpacing"/>
            </w:pPr>
            <w:r w:rsidRPr="001B77FD">
              <w:t>54</w:t>
            </w:r>
          </w:p>
        </w:tc>
        <w:tc>
          <w:tcPr>
            <w:tcW w:w="340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310"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22DC0E30" w14:textId="77777777" w:rsidR="00153611" w:rsidRPr="00660AB8" w:rsidRDefault="00153611" w:rsidP="00947F08">
            <w:pPr>
              <w:pStyle w:val="NoSpacing"/>
            </w:pPr>
            <w:r w:rsidRPr="00660AB8">
              <w:t>55</w:t>
            </w:r>
          </w:p>
        </w:tc>
        <w:tc>
          <w:tcPr>
            <w:tcW w:w="340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310"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40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1024"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310"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40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1024"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40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1024"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40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1024"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40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1024"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40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1024"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40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1024"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40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1024"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40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1024"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40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1024"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40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1024"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310"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40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1024"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310"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40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1024"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310"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40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1024"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310"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40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1024"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310"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40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1024"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310"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40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310"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40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310"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40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310"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40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310"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40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40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310"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40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40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310"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40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40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310"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40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310"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153611" w:rsidRPr="00660AB8" w14:paraId="5B19904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0FFC3BD1" w14:textId="77777777" w:rsidR="00153611" w:rsidRPr="00660AB8" w:rsidRDefault="00153611" w:rsidP="00947F08">
            <w:pPr>
              <w:pStyle w:val="NoSpacing"/>
              <w:rPr>
                <w:rFonts w:ascii="Calibri" w:hAnsi="Calibri" w:cs="Calibri"/>
                <w:color w:val="000000"/>
              </w:rPr>
            </w:pPr>
            <w:r w:rsidRPr="00660AB8">
              <w:rPr>
                <w:rFonts w:ascii="Calibri" w:hAnsi="Calibri" w:cs="Calibri"/>
              </w:rPr>
              <w:t>1178</w:t>
            </w:r>
          </w:p>
        </w:tc>
        <w:tc>
          <w:tcPr>
            <w:tcW w:w="3404" w:type="dxa"/>
            <w:vAlign w:val="center"/>
          </w:tcPr>
          <w:p w14:paraId="5A8F70F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310" w:type="dxa"/>
            <w:vAlign w:val="center"/>
          </w:tcPr>
          <w:p w14:paraId="6498F5C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153611" w:rsidRPr="00660AB8" w14:paraId="7C97968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7EC114CF" w14:textId="77777777" w:rsidR="00153611" w:rsidRPr="00660AB8" w:rsidRDefault="00153611" w:rsidP="00947F08">
            <w:pPr>
              <w:pStyle w:val="NoSpacing"/>
            </w:pPr>
            <w:r w:rsidRPr="00660AB8">
              <w:rPr>
                <w:rFonts w:ascii="Calibri" w:hAnsi="Calibri" w:cs="Calibri"/>
                <w:color w:val="000000"/>
              </w:rPr>
              <w:t>1179</w:t>
            </w:r>
          </w:p>
        </w:tc>
        <w:tc>
          <w:tcPr>
            <w:tcW w:w="3404" w:type="dxa"/>
            <w:vAlign w:val="center"/>
          </w:tcPr>
          <w:p w14:paraId="504856AA"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310" w:type="dxa"/>
            <w:vAlign w:val="center"/>
          </w:tcPr>
          <w:p w14:paraId="424F7064"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153611" w:rsidRPr="00660AB8" w14:paraId="35A84EE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5E75AC1A" w14:textId="77777777" w:rsidR="00153611" w:rsidRPr="00660AB8" w:rsidRDefault="00153611" w:rsidP="00947F08">
            <w:pPr>
              <w:pStyle w:val="NoSpacing"/>
            </w:pPr>
            <w:r w:rsidRPr="00660AB8">
              <w:rPr>
                <w:rFonts w:ascii="Calibri" w:hAnsi="Calibri" w:cs="Calibri"/>
              </w:rPr>
              <w:lastRenderedPageBreak/>
              <w:t>1278</w:t>
            </w:r>
          </w:p>
        </w:tc>
        <w:tc>
          <w:tcPr>
            <w:tcW w:w="3404" w:type="dxa"/>
            <w:vAlign w:val="center"/>
          </w:tcPr>
          <w:p w14:paraId="6358482C"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310" w:type="dxa"/>
            <w:vAlign w:val="center"/>
          </w:tcPr>
          <w:p w14:paraId="39A623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660AB8" w14:paraId="2C590A9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center"/>
          </w:tcPr>
          <w:p w14:paraId="14E7C7C4" w14:textId="77777777" w:rsidR="00153611" w:rsidRPr="00660AB8" w:rsidRDefault="00153611" w:rsidP="00947F08">
            <w:pPr>
              <w:pStyle w:val="NoSpacing"/>
            </w:pPr>
            <w:r w:rsidRPr="00660AB8">
              <w:rPr>
                <w:rFonts w:ascii="Calibri" w:hAnsi="Calibri" w:cs="Calibri"/>
                <w:color w:val="000000"/>
              </w:rPr>
              <w:t>1279</w:t>
            </w:r>
          </w:p>
        </w:tc>
        <w:tc>
          <w:tcPr>
            <w:tcW w:w="3404" w:type="dxa"/>
            <w:vAlign w:val="center"/>
          </w:tcPr>
          <w:p w14:paraId="1AE7677F"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310" w:type="dxa"/>
            <w:vAlign w:val="center"/>
          </w:tcPr>
          <w:p w14:paraId="7E80C02A"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14:paraId="0ECCC18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EF7012A" w14:textId="77777777" w:rsidR="00153611" w:rsidRPr="00845520" w:rsidRDefault="00153611" w:rsidP="00947F08">
            <w:pPr>
              <w:pStyle w:val="NoSpacing"/>
            </w:pPr>
            <w:r w:rsidRPr="00845520">
              <w:rPr>
                <w:rFonts w:ascii="Calibri" w:hAnsi="Calibri" w:cs="Calibri"/>
                <w:bCs w:val="0"/>
              </w:rPr>
              <w:t>50</w:t>
            </w:r>
          </w:p>
        </w:tc>
        <w:tc>
          <w:tcPr>
            <w:tcW w:w="3404" w:type="dxa"/>
            <w:vAlign w:val="center"/>
          </w:tcPr>
          <w:p w14:paraId="14F493B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Veteran</w:t>
            </w:r>
            <w:r>
              <w:rPr>
                <w:rFonts w:ascii="Calibri" w:hAnsi="Calibri" w:cs="Calibri"/>
              </w:rPr>
              <w:t xml:space="preserve"> – Fleeing Domestic Violence</w:t>
            </w:r>
          </w:p>
        </w:tc>
        <w:tc>
          <w:tcPr>
            <w:tcW w:w="1024" w:type="dxa"/>
            <w:vAlign w:val="center"/>
          </w:tcPr>
          <w:p w14:paraId="05D34C84"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0,1,2,99</w:t>
            </w:r>
          </w:p>
        </w:tc>
        <w:tc>
          <w:tcPr>
            <w:tcW w:w="4310" w:type="dxa"/>
            <w:vAlign w:val="center"/>
          </w:tcPr>
          <w:p w14:paraId="162B1B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ACFA8F"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028E83A" w14:textId="77777777" w:rsidR="00153611" w:rsidRPr="00845520" w:rsidRDefault="00153611" w:rsidP="00947F08">
            <w:pPr>
              <w:pStyle w:val="NoSpacing"/>
            </w:pPr>
            <w:r w:rsidRPr="00845520">
              <w:t>51</w:t>
            </w:r>
          </w:p>
        </w:tc>
        <w:tc>
          <w:tcPr>
            <w:tcW w:w="3404" w:type="dxa"/>
            <w:vAlign w:val="center"/>
          </w:tcPr>
          <w:p w14:paraId="1C61DBE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845520">
              <w:rPr>
                <w:rFonts w:ascii="Calibri" w:hAnsi="Calibri" w:cs="Calibri"/>
                <w:bCs/>
                <w:color w:val="000000"/>
              </w:rPr>
              <w:t xml:space="preserve">Parenting Youth 18-24 </w:t>
            </w:r>
          </w:p>
        </w:tc>
        <w:tc>
          <w:tcPr>
            <w:tcW w:w="1024" w:type="dxa"/>
            <w:vAlign w:val="center"/>
          </w:tcPr>
          <w:p w14:paraId="713DF6C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
                <w:bCs/>
                <w:color w:val="000000"/>
              </w:rPr>
              <w:t>2</w:t>
            </w:r>
          </w:p>
        </w:tc>
        <w:tc>
          <w:tcPr>
            <w:tcW w:w="4310" w:type="dxa"/>
            <w:vAlign w:val="center"/>
          </w:tcPr>
          <w:p w14:paraId="7131CDB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theme="minorHAnsi"/>
                <w:color w:val="000000"/>
              </w:rPr>
              <w:t>tlsa_HHID.</w:t>
            </w:r>
            <w:r w:rsidRPr="00845520">
              <w:rPr>
                <w:rFonts w:ascii="Calibri" w:hAnsi="Calibri" w:cstheme="minorHAnsi"/>
                <w:b/>
                <w:bCs/>
                <w:color w:val="000000"/>
              </w:rPr>
              <w:t>HHParent</w:t>
            </w:r>
            <w:proofErr w:type="spellEnd"/>
            <w:r w:rsidRPr="00845520">
              <w:rPr>
                <w:rFonts w:ascii="Calibri" w:hAnsi="Calibri" w:cstheme="minorHAnsi"/>
                <w:color w:val="000000"/>
              </w:rPr>
              <w:t xml:space="preserve"> = 1 and </w:t>
            </w:r>
            <w:proofErr w:type="spellStart"/>
            <w:r w:rsidRPr="00845520">
              <w:rPr>
                <w:rFonts w:ascii="Calibri" w:hAnsi="Calibri" w:cstheme="minorHAns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 and </w:t>
            </w:r>
            <w:proofErr w:type="spellStart"/>
            <w:r w:rsidRPr="00845520">
              <w:rPr>
                <w:rFonts w:ascii="Calibri" w:hAnsi="Calibri" w:cs="Calibri"/>
                <w:color w:val="000000"/>
              </w:rPr>
              <w:t>tlsa_Enrollment.</w:t>
            </w:r>
            <w:r w:rsidRPr="00845520">
              <w:rPr>
                <w:rFonts w:ascii="Calibri" w:hAnsi="Calibri" w:cs="Calibri"/>
                <w:b/>
                <w:bCs/>
                <w:color w:val="000000"/>
              </w:rPr>
              <w:t>RelationshipToHoH</w:t>
            </w:r>
            <w:proofErr w:type="spellEnd"/>
            <w:r w:rsidRPr="00845520">
              <w:rPr>
                <w:rFonts w:ascii="Calibri" w:hAnsi="Calibri" w:cs="Calibri"/>
                <w:color w:val="000000"/>
              </w:rPr>
              <w:t xml:space="preserve"> = 1</w:t>
            </w:r>
          </w:p>
        </w:tc>
      </w:tr>
      <w:tr w:rsidR="00153611" w:rsidRPr="00845520" w14:paraId="1618D2F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D151225" w14:textId="77777777" w:rsidR="00153611" w:rsidRPr="00845520" w:rsidRDefault="00153611" w:rsidP="00947F08">
            <w:pPr>
              <w:pStyle w:val="NoSpacing"/>
            </w:pPr>
            <w:r w:rsidRPr="00845520">
              <w:t>52</w:t>
            </w:r>
          </w:p>
        </w:tc>
        <w:tc>
          <w:tcPr>
            <w:tcW w:w="3404" w:type="dxa"/>
            <w:vAlign w:val="center"/>
          </w:tcPr>
          <w:p w14:paraId="5C65F93F"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Parenting Child</w:t>
            </w:r>
          </w:p>
        </w:tc>
        <w:tc>
          <w:tcPr>
            <w:tcW w:w="1024" w:type="dxa"/>
            <w:vAlign w:val="center"/>
          </w:tcPr>
          <w:p w14:paraId="4F17BDA1"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rFonts w:ascii="Calibri" w:hAnsi="Calibri" w:cs="Calibri"/>
              </w:rPr>
              <w:t>3</w:t>
            </w:r>
          </w:p>
        </w:tc>
        <w:tc>
          <w:tcPr>
            <w:tcW w:w="4310" w:type="dxa"/>
            <w:vAlign w:val="center"/>
          </w:tcPr>
          <w:p w14:paraId="5CD297D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tlsa_Enrollment.</w:t>
            </w:r>
            <w:r w:rsidRPr="00845520">
              <w:rPr>
                <w:rFonts w:ascii="Calibri" w:hAnsi="Calibri" w:cs="Calibri"/>
                <w:b/>
                <w:bCs/>
                <w:color w:val="000000"/>
              </w:rPr>
              <w:t>RelationshipToHoH</w:t>
            </w:r>
            <w:proofErr w:type="spellEnd"/>
            <w:r w:rsidRPr="00845520">
              <w:rPr>
                <w:rFonts w:ascii="Calibri" w:hAnsi="Calibri" w:cs="Calibri"/>
                <w:color w:val="000000"/>
              </w:rPr>
              <w:t xml:space="preserve"> = 1</w:t>
            </w:r>
          </w:p>
        </w:tc>
      </w:tr>
      <w:tr w:rsidR="00153611" w:rsidRPr="00660AB8" w14:paraId="1C5663D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vAlign w:val="center"/>
          </w:tcPr>
          <w:p w14:paraId="5162848E" w14:textId="77777777" w:rsidR="00153611" w:rsidRPr="001B77FD" w:rsidRDefault="00153611" w:rsidP="00947F08">
            <w:pPr>
              <w:pStyle w:val="NoSpacing"/>
              <w:rPr>
                <w:rFonts w:ascii="Calibri" w:hAnsi="Calibri" w:cs="Calibri"/>
                <w:bCs w:val="0"/>
                <w:color w:val="000000"/>
              </w:rPr>
            </w:pPr>
          </w:p>
        </w:tc>
        <w:tc>
          <w:tcPr>
            <w:tcW w:w="3404" w:type="dxa"/>
            <w:vAlign w:val="center"/>
          </w:tcPr>
          <w:p w14:paraId="4B841D38"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024" w:type="dxa"/>
            <w:vAlign w:val="center"/>
          </w:tcPr>
          <w:p w14:paraId="2661BAD2"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4310" w:type="dxa"/>
            <w:vAlign w:val="center"/>
          </w:tcPr>
          <w:p w14:paraId="0E48DD17"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035" w:name="_Get_Counts_of"/>
      <w:bookmarkStart w:id="1036" w:name="_Toc79154010"/>
      <w:bookmarkStart w:id="1037" w:name="_Toc37849823"/>
      <w:bookmarkEnd w:id="1035"/>
      <w:r>
        <w:lastRenderedPageBreak/>
        <w:t xml:space="preserve">Get Counts of </w:t>
      </w:r>
      <w:proofErr w:type="spellStart"/>
      <w:r>
        <w:t>Bednights</w:t>
      </w:r>
      <w:bookmarkEnd w:id="1036"/>
      <w:proofErr w:type="spellEnd"/>
      <w:r>
        <w:t xml:space="preserve"> </w:t>
      </w:r>
      <w:bookmarkEnd w:id="103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INiUcsgFAAA0IQAADgAAAAAAAAAA&#10;AAAAAAAuAgAAZHJzL2Uyb0RvYy54bWxQSwECLQAUAAYACAAAACEAr4LINd4AAAAFAQAADwAAAAAA&#10;AAAAAAAAAAAiCAAAZHJzL2Rvd25yZXYueG1sUEsFBgAAAAAEAAQA8wAAAC0JAAAAAA==&#10;">
                <v:shape id="AutoShape 65" o:spid="_x0000_s15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77777777" w:rsidR="006D690D" w:rsidRDefault="006D690D" w:rsidP="00947F08">
            <w:pPr>
              <w:pStyle w:val="NoSpacing"/>
            </w:pPr>
            <w:r>
              <w:t>ProjectType</w:t>
            </w:r>
          </w:p>
        </w:tc>
      </w:tr>
      <w:tr w:rsidR="0014378B" w:rsidRPr="005F4836" w14:paraId="24C9A26B" w14:textId="77777777" w:rsidTr="00947F08">
        <w:trPr>
          <w:trHeight w:val="216"/>
        </w:trPr>
        <w:tc>
          <w:tcPr>
            <w:tcW w:w="9355" w:type="dxa"/>
          </w:tcPr>
          <w:p w14:paraId="7A658C70" w14:textId="7A8F17A7" w:rsidR="0014378B" w:rsidRDefault="0014378B" w:rsidP="00947F08">
            <w:pPr>
              <w:pStyle w:val="NoSpacing"/>
            </w:pPr>
            <w:r>
              <w:t>TrackingMethod</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63EBEA80" w:rsidR="007C7494" w:rsidRPr="00845520" w:rsidRDefault="007C7494" w:rsidP="007C7494">
      <w:r>
        <w:t xml:space="preserve">Report rows 56 and 57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7C7494" w:rsidRPr="00BF3C9C" w14:paraId="5EF52EC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7777777" w:rsidR="007C7494" w:rsidRPr="00BF3C9C" w:rsidRDefault="007C7494" w:rsidP="00947F08">
            <w:pPr>
              <w:pStyle w:val="NoSpacing"/>
            </w:pPr>
            <w:r w:rsidRPr="00BF3C9C">
              <w:t>Universe</w:t>
            </w:r>
          </w:p>
        </w:tc>
        <w:tc>
          <w:tcPr>
            <w:tcW w:w="2071" w:type="dxa"/>
          </w:tcPr>
          <w:p w14:paraId="6F1014E0"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56FDBAD4"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7C7494" w:rsidRPr="00BF3C9C" w14:paraId="2474A008"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0F96D9" w14:textId="77777777" w:rsidR="007C7494" w:rsidRDefault="007C7494" w:rsidP="00947F08">
            <w:pPr>
              <w:pStyle w:val="NoSpacing"/>
            </w:pPr>
            <w:r>
              <w:t>10 = Project-level</w:t>
            </w:r>
          </w:p>
        </w:tc>
        <w:tc>
          <w:tcPr>
            <w:tcW w:w="2071" w:type="dxa"/>
          </w:tcPr>
          <w:p w14:paraId="141B02E3" w14:textId="77777777" w:rsidR="007C7494"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6B4A8246"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7C7494" w:rsidRPr="00BF3C9C" w14:paraId="26D766B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2C1C43" w14:textId="77777777" w:rsidR="007C7494" w:rsidRPr="008A7566" w:rsidRDefault="007C7494" w:rsidP="00947F08">
            <w:pPr>
              <w:pStyle w:val="NoSpacing"/>
            </w:pPr>
            <w:r>
              <w:t>11=ES project type</w:t>
            </w:r>
          </w:p>
        </w:tc>
        <w:tc>
          <w:tcPr>
            <w:tcW w:w="2071" w:type="dxa"/>
          </w:tcPr>
          <w:p w14:paraId="1C450983"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1F8AB1E5"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51662EF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08C9A74" w14:textId="77777777" w:rsidR="007C7494" w:rsidRDefault="007C7494" w:rsidP="00947F08">
            <w:pPr>
              <w:pStyle w:val="NoSpacing"/>
            </w:pPr>
            <w:r>
              <w:t>12=SH project type</w:t>
            </w:r>
          </w:p>
        </w:tc>
        <w:tc>
          <w:tcPr>
            <w:tcW w:w="2071" w:type="dxa"/>
          </w:tcPr>
          <w:p w14:paraId="1D0E266A"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2E474EB"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7C7494" w:rsidRPr="00BF3C9C" w14:paraId="5FC8A62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8259506" w14:textId="77777777" w:rsidR="007C7494" w:rsidRDefault="007C7494" w:rsidP="00947F08">
            <w:pPr>
              <w:pStyle w:val="NoSpacing"/>
            </w:pPr>
            <w:r>
              <w:t>13=TH project type</w:t>
            </w:r>
          </w:p>
        </w:tc>
        <w:tc>
          <w:tcPr>
            <w:tcW w:w="2071" w:type="dxa"/>
          </w:tcPr>
          <w:p w14:paraId="34D2DD59"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88274D4"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7C7494" w:rsidRPr="00BF3C9C" w14:paraId="7FDF4A3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F9B2EC3" w14:textId="77777777" w:rsidR="007C7494" w:rsidRDefault="007C7494" w:rsidP="00947F08">
            <w:pPr>
              <w:pStyle w:val="NoSpacing"/>
            </w:pPr>
            <w:r>
              <w:t xml:space="preserve">14=Housed in RRH </w:t>
            </w:r>
          </w:p>
        </w:tc>
        <w:tc>
          <w:tcPr>
            <w:tcW w:w="2071" w:type="dxa"/>
          </w:tcPr>
          <w:p w14:paraId="6F5DCDB2"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CA92437"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7C7494" w:rsidRPr="00BF3C9C" w14:paraId="5810DD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42FF488" w14:textId="77777777" w:rsidR="007C7494" w:rsidRDefault="007C7494" w:rsidP="00947F08">
            <w:pPr>
              <w:pStyle w:val="NoSpacing"/>
            </w:pPr>
            <w:r>
              <w:t xml:space="preserve">15=Housed in PSH </w:t>
            </w:r>
          </w:p>
        </w:tc>
        <w:tc>
          <w:tcPr>
            <w:tcW w:w="2071" w:type="dxa"/>
          </w:tcPr>
          <w:p w14:paraId="2EC4CE50"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F2BA2C9"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39D9627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9FD0202" w14:textId="77777777" w:rsidR="007C7494" w:rsidRDefault="007C7494" w:rsidP="00947F08">
            <w:pPr>
              <w:pStyle w:val="NoSpacing"/>
            </w:pPr>
            <w:r>
              <w:t>16=ES/SH/TH unduplicated</w:t>
            </w:r>
          </w:p>
        </w:tc>
        <w:tc>
          <w:tcPr>
            <w:tcW w:w="2071" w:type="dxa"/>
          </w:tcPr>
          <w:p w14:paraId="1A42C8BE"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0F1BD57A"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and HHType</w:t>
      </w:r>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2</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038" w:name="_Toc31198840"/>
      <w:bookmarkStart w:id="1039" w:name="_Toc37849827"/>
      <w:bookmarkEnd w:id="1038"/>
    </w:p>
    <w:p w14:paraId="3E3DE72A" w14:textId="46CACE15" w:rsidR="00E86581" w:rsidRDefault="00E86581" w:rsidP="00D95273">
      <w:pPr>
        <w:pStyle w:val="Heading1"/>
      </w:pPr>
      <w:bookmarkStart w:id="1040" w:name="_Toc79154011"/>
      <w:r>
        <w:lastRenderedPageBreak/>
        <w:t xml:space="preserve">HMIS Business Logic:  </w:t>
      </w:r>
      <w:proofErr w:type="spellStart"/>
      <w:r>
        <w:t>LSACalculated</w:t>
      </w:r>
      <w:proofErr w:type="spellEnd"/>
      <w:r>
        <w:t xml:space="preserve"> Data Quality Counts</w:t>
      </w:r>
      <w:bookmarkEnd w:id="1040"/>
    </w:p>
    <w:p w14:paraId="39ADE38B" w14:textId="000657C4" w:rsidR="008554E6" w:rsidRDefault="008554E6" w:rsidP="008554E6">
      <w:pPr>
        <w:pStyle w:val="Heading2"/>
      </w:pPr>
      <w:bookmarkStart w:id="1041" w:name="_Toc79154012"/>
      <w:r>
        <w:t xml:space="preserve">Report Rows for </w:t>
      </w:r>
      <w:proofErr w:type="spellStart"/>
      <w:r>
        <w:t>LSACalculated</w:t>
      </w:r>
      <w:proofErr w:type="spellEnd"/>
      <w:r>
        <w:t xml:space="preserve"> Data Quality Counts</w:t>
      </w:r>
      <w:bookmarkEnd w:id="1041"/>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042" w:name="_Toc79154013"/>
      <w:r>
        <w:t>Enrollments Active After Project Operating End Date</w:t>
      </w:r>
      <w:r w:rsidR="00DA0B37">
        <w:t xml:space="preserve"> by Project</w:t>
      </w:r>
      <w:bookmarkEnd w:id="1039"/>
      <w:bookmarkEnd w:id="104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">
                <v:shape id="AutoShape 137" o:spid="_x0000_s15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791DA71D" w:rsidR="00A51A8B" w:rsidRDefault="00A51A8B" w:rsidP="00A51A8B">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lastRenderedPageBreak/>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043" w:name="_Toc37849828"/>
      <w:bookmarkStart w:id="1044" w:name="_Toc79154014"/>
      <w:r>
        <w:t xml:space="preserve">Night-by-Night Enrollments </w:t>
      </w:r>
      <w:r w:rsidR="00E53100">
        <w:t xml:space="preserve">with Exit Date Discrepancies </w:t>
      </w:r>
      <w:r w:rsidR="00D705D2">
        <w:t>by Project</w:t>
      </w:r>
      <w:bookmarkEnd w:id="1043"/>
      <w:bookmarkEnd w:id="104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">
                <v:shape id="AutoShape 148" o:spid="_x0000_s15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lastRenderedPageBreak/>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77777777"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045" w:name="_Data_Quality_–"/>
      <w:bookmarkStart w:id="1046" w:name="_Counts_of_Households"/>
      <w:bookmarkStart w:id="1047" w:name="_Toc37849829"/>
      <w:bookmarkStart w:id="1048" w:name="_Toc79154015"/>
      <w:bookmarkEnd w:id="1045"/>
      <w:bookmarkEnd w:id="1046"/>
      <w:r>
        <w:t xml:space="preserve">Counts of </w:t>
      </w:r>
      <w:r w:rsidR="00EB1C9F">
        <w:t xml:space="preserve">Households </w:t>
      </w:r>
      <w:r>
        <w:t xml:space="preserve">with no </w:t>
      </w:r>
      <w:proofErr w:type="spellStart"/>
      <w:r>
        <w:t>EnrollmentCoC</w:t>
      </w:r>
      <w:proofErr w:type="spellEnd"/>
      <w:r>
        <w:t xml:space="preserve"> Record by Project</w:t>
      </w:r>
      <w:bookmarkEnd w:id="1047"/>
      <w:bookmarkEnd w:id="1048"/>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4"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Fn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DV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wmNRZ2AFAAD9HgAA&#10;DgAAAAAAAAAAAAAAAAAuAgAAZHJzL2Uyb0RvYy54bWxQSwECLQAUAAYACAAAACEAFHHjdN0AAAAF&#10;AQAADwAAAAAAAAAAAAAAAAC6BwAAZHJzL2Rvd25yZXYueG1sUEsFBgAAAAAEAAQA8wAAAMQIAAAA&#10;AA==&#10;">
                <v:shape id="AutoShape 161" o:spid="_x0000_s1555"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6"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7"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8"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9"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60"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61"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2"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3"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4"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lastRenderedPageBreak/>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049" w:name="_HMIS_Business_Logic:"/>
      <w:bookmarkStart w:id="1050" w:name="_Toc37849830"/>
      <w:bookmarkStart w:id="1051" w:name="_Toc79154016"/>
      <w:bookmarkEnd w:id="1049"/>
      <w:proofErr w:type="spellStart"/>
      <w:r>
        <w:t>LSACalculated</w:t>
      </w:r>
      <w:bookmarkEnd w:id="1050"/>
      <w:bookmarkEnd w:id="1051"/>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052" w:name="_HMIS_Business_Logic:_4"/>
    <w:bookmarkStart w:id="1053" w:name="_Toc37849831"/>
    <w:bookmarkStart w:id="1054" w:name="_Toc79154017"/>
    <w:bookmarkEnd w:id="1052"/>
    <w:p w14:paraId="1EDCFB18" w14:textId="5E1D9619" w:rsidR="00F25CD0" w:rsidRDefault="00E5008A" w:rsidP="0088191A">
      <w:pPr>
        <w:pStyle w:val="Heading1"/>
      </w:pPr>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5"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9Iv2&#10;o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053"/>
      <w:bookmarkEnd w:id="1054"/>
      <w:proofErr w:type="spellEnd"/>
    </w:p>
    <w:p w14:paraId="408EA906" w14:textId="61AFB04E" w:rsidR="007242D3" w:rsidRDefault="007242D3" w:rsidP="007242D3">
      <w:pPr>
        <w:pStyle w:val="Heading2"/>
      </w:pPr>
      <w:bookmarkStart w:id="1055" w:name="_Toc37849832"/>
      <w:bookmarkStart w:id="1056" w:name="_Toc79154018"/>
      <w:r>
        <w:t>Get HMIS Enrollments Active in the Three-Year Data Quality Report Period</w:t>
      </w:r>
      <w:bookmarkEnd w:id="1055"/>
      <w:bookmarkEnd w:id="1056"/>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6"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BD2kzmZAUA&#10;ANIhAAAOAAAAAAAAAAAAAAAAAC4CAABkcnMvZTJvRG9jLnhtbFBLAQItABQABgAIAAAAIQAlQBnf&#10;3gAAAAUBAAAPAAAAAAAAAAAAAAAAAL4HAABkcnMvZG93bnJldi54bWxQSwUGAAAAAAQABADzAAAA&#10;yQgAAAAA&#10;">
                <v:shape id="Left Bracket 4" o:spid="_x0000_s1567"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8"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9"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70"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71"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72"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73"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4"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5"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6"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7"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lastRenderedPageBreak/>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057" w:name="_Toc37849833"/>
      <w:bookmarkStart w:id="1058" w:name="_Toc79154019"/>
      <w:r>
        <w:t>Set LSAReport Data Quality Values</w:t>
      </w:r>
      <w:bookmarkEnd w:id="1057"/>
      <w:bookmarkEnd w:id="1058"/>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059" w:name="_NoCoC"/>
      <w:bookmarkEnd w:id="1059"/>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r w:rsidRPr="00206475">
        <w:rPr>
          <w:b/>
        </w:rPr>
        <w:t>HouseholdID</w:t>
      </w:r>
      <w:r w:rsidRPr="00206475">
        <w:rPr>
          <w:bCs/>
        </w:rPr>
        <w:t>s</w:t>
      </w:r>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lastRenderedPageBreak/>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06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06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571D8019"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proofErr w:type="spellStart"/>
            <w:r w:rsidRPr="00BE7F14">
              <w:rPr>
                <w:i/>
              </w:rPr>
              <w:t>NonSingular</w:t>
            </w:r>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06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06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lastRenderedPageBreak/>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lastRenderedPageBreak/>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062" w:name="_Toc37973636"/>
      <w:bookmarkStart w:id="1063" w:name="_Toc37974189"/>
      <w:bookmarkStart w:id="1064" w:name="_Toc37974740"/>
      <w:bookmarkStart w:id="1065" w:name="_Toc37975228"/>
      <w:bookmarkStart w:id="1066" w:name="_Set_LSAReport_ReportDate"/>
      <w:bookmarkStart w:id="1067" w:name="_Toc37849834"/>
      <w:bookmarkStart w:id="1068" w:name="_Toc79154020"/>
      <w:bookmarkEnd w:id="1062"/>
      <w:bookmarkEnd w:id="1063"/>
      <w:bookmarkEnd w:id="1064"/>
      <w:bookmarkEnd w:id="1065"/>
      <w:bookmarkEnd w:id="1066"/>
      <w:r>
        <w:t>Set LSARe</w:t>
      </w:r>
      <w:r w:rsidR="001D44E7">
        <w:t xml:space="preserve">port </w:t>
      </w:r>
      <w:proofErr w:type="spellStart"/>
      <w:r w:rsidR="001D44E7">
        <w:t>ReportDate</w:t>
      </w:r>
      <w:bookmarkEnd w:id="1067"/>
      <w:bookmarkEnd w:id="106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069" w:name="_Toc34145731"/>
      <w:bookmarkStart w:id="1070" w:name="_LSAHousehold"/>
      <w:bookmarkStart w:id="1071" w:name="_Toc37849835"/>
      <w:bookmarkStart w:id="1072" w:name="_Toc79154021"/>
      <w:bookmarkEnd w:id="1069"/>
      <w:bookmarkEnd w:id="1070"/>
      <w:r>
        <w:t>LSAReport</w:t>
      </w:r>
      <w:bookmarkEnd w:id="1071"/>
      <w:bookmarkEnd w:id="107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lastRenderedPageBreak/>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073" w:name="_System_Engagement_Status"/>
      <w:bookmarkStart w:id="1074" w:name="_Length_of_Time_1"/>
      <w:bookmarkStart w:id="1075" w:name="_Length_of_Time"/>
      <w:bookmarkStart w:id="1076" w:name="_Cumulative_Length_of"/>
      <w:bookmarkStart w:id="1077" w:name="_Length_of_Time_2"/>
      <w:bookmarkStart w:id="1078" w:name="_Returns"/>
      <w:bookmarkStart w:id="1079" w:name="_Days_to_Return/Re-engage_3"/>
      <w:bookmarkStart w:id="1080" w:name="_Days_to_Return/Re-engage"/>
      <w:bookmarkStart w:id="1081" w:name="_Days_to_Return/Re-engage_2"/>
      <w:bookmarkStart w:id="1082" w:name="_Days_to_Return/Re-engage_1"/>
      <w:bookmarkEnd w:id="3"/>
      <w:bookmarkEnd w:id="971"/>
      <w:bookmarkEnd w:id="974"/>
      <w:bookmarkEnd w:id="975"/>
      <w:bookmarkEnd w:id="976"/>
      <w:bookmarkEnd w:id="1073"/>
      <w:bookmarkEnd w:id="1074"/>
      <w:bookmarkEnd w:id="1075"/>
      <w:bookmarkEnd w:id="1076"/>
      <w:bookmarkEnd w:id="1077"/>
      <w:bookmarkEnd w:id="1078"/>
      <w:bookmarkEnd w:id="1079"/>
      <w:bookmarkEnd w:id="1080"/>
      <w:bookmarkEnd w:id="1081"/>
      <w:bookmarkEnd w:id="1082"/>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3"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 xml:space="preserve">Updated to allow for identification of new populations (Long-Term Homeless and Annual Inflow Homeless).  The first draft included an earlier uncorrected list of parameters for these column values.  This has been updated consistent with </w:t>
      </w:r>
      <w:proofErr w:type="spellStart"/>
      <w:r>
        <w:t>LSAHousehold</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29A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7737C" w16cex:dateUtc="2021-08-18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29A78" w16cid:durableId="24C773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A818F" w14:textId="77777777" w:rsidR="00DC69B9" w:rsidRDefault="00DC69B9" w:rsidP="008E455B">
      <w:pPr>
        <w:spacing w:after="0" w:line="240" w:lineRule="auto"/>
      </w:pPr>
      <w:r>
        <w:separator/>
      </w:r>
    </w:p>
  </w:endnote>
  <w:endnote w:type="continuationSeparator" w:id="0">
    <w:p w14:paraId="000804DA" w14:textId="77777777" w:rsidR="00DC69B9" w:rsidRDefault="00DC69B9" w:rsidP="008E455B">
      <w:pPr>
        <w:spacing w:after="0" w:line="240" w:lineRule="auto"/>
      </w:pPr>
      <w:r>
        <w:continuationSeparator/>
      </w:r>
    </w:p>
  </w:endnote>
  <w:endnote w:type="continuationNotice" w:id="1">
    <w:p w14:paraId="25F9E975" w14:textId="77777777" w:rsidR="00DC69B9" w:rsidRDefault="00DC69B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3A55B" w14:textId="77777777" w:rsidR="00DC69B9" w:rsidRDefault="00DC69B9" w:rsidP="008E455B">
      <w:pPr>
        <w:spacing w:after="0" w:line="240" w:lineRule="auto"/>
      </w:pPr>
      <w:r>
        <w:separator/>
      </w:r>
    </w:p>
  </w:footnote>
  <w:footnote w:type="continuationSeparator" w:id="0">
    <w:p w14:paraId="0B8EF5E3" w14:textId="77777777" w:rsidR="00DC69B9" w:rsidRDefault="00DC69B9" w:rsidP="008E455B">
      <w:pPr>
        <w:spacing w:after="0" w:line="240" w:lineRule="auto"/>
      </w:pPr>
      <w:r>
        <w:continuationSeparator/>
      </w:r>
    </w:p>
  </w:footnote>
  <w:footnote w:type="continuationNotice" w:id="1">
    <w:p w14:paraId="554A3203" w14:textId="77777777" w:rsidR="00DC69B9" w:rsidRDefault="00DC69B9">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3"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3"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98"/>
  </w:num>
  <w:num w:numId="4">
    <w:abstractNumId w:val="51"/>
  </w:num>
  <w:num w:numId="5">
    <w:abstractNumId w:val="64"/>
  </w:num>
  <w:num w:numId="6">
    <w:abstractNumId w:val="80"/>
  </w:num>
  <w:num w:numId="7">
    <w:abstractNumId w:val="8"/>
  </w:num>
  <w:num w:numId="8">
    <w:abstractNumId w:val="7"/>
  </w:num>
  <w:num w:numId="9">
    <w:abstractNumId w:val="56"/>
  </w:num>
  <w:num w:numId="10">
    <w:abstractNumId w:val="87"/>
  </w:num>
  <w:num w:numId="11">
    <w:abstractNumId w:val="30"/>
  </w:num>
  <w:num w:numId="12">
    <w:abstractNumId w:val="29"/>
  </w:num>
  <w:num w:numId="13">
    <w:abstractNumId w:val="69"/>
  </w:num>
  <w:num w:numId="14">
    <w:abstractNumId w:val="1"/>
  </w:num>
  <w:num w:numId="15">
    <w:abstractNumId w:val="74"/>
  </w:num>
  <w:num w:numId="16">
    <w:abstractNumId w:val="103"/>
  </w:num>
  <w:num w:numId="17">
    <w:abstractNumId w:val="85"/>
  </w:num>
  <w:num w:numId="18">
    <w:abstractNumId w:val="95"/>
  </w:num>
  <w:num w:numId="19">
    <w:abstractNumId w:val="90"/>
  </w:num>
  <w:num w:numId="20">
    <w:abstractNumId w:val="23"/>
  </w:num>
  <w:num w:numId="21">
    <w:abstractNumId w:val="3"/>
  </w:num>
  <w:num w:numId="22">
    <w:abstractNumId w:val="9"/>
  </w:num>
  <w:num w:numId="23">
    <w:abstractNumId w:val="81"/>
  </w:num>
  <w:num w:numId="24">
    <w:abstractNumId w:val="25"/>
  </w:num>
  <w:num w:numId="25">
    <w:abstractNumId w:val="79"/>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3"/>
  </w:num>
  <w:num w:numId="33">
    <w:abstractNumId w:val="58"/>
  </w:num>
  <w:num w:numId="34">
    <w:abstractNumId w:val="78"/>
  </w:num>
  <w:num w:numId="35">
    <w:abstractNumId w:val="35"/>
  </w:num>
  <w:num w:numId="36">
    <w:abstractNumId w:val="76"/>
  </w:num>
  <w:num w:numId="37">
    <w:abstractNumId w:val="24"/>
  </w:num>
  <w:num w:numId="38">
    <w:abstractNumId w:val="32"/>
  </w:num>
  <w:num w:numId="39">
    <w:abstractNumId w:val="37"/>
  </w:num>
  <w:num w:numId="40">
    <w:abstractNumId w:val="84"/>
  </w:num>
  <w:num w:numId="41">
    <w:abstractNumId w:val="48"/>
  </w:num>
  <w:num w:numId="42">
    <w:abstractNumId w:val="86"/>
  </w:num>
  <w:num w:numId="43">
    <w:abstractNumId w:val="70"/>
  </w:num>
  <w:num w:numId="44">
    <w:abstractNumId w:val="75"/>
  </w:num>
  <w:num w:numId="45">
    <w:abstractNumId w:val="13"/>
  </w:num>
  <w:num w:numId="46">
    <w:abstractNumId w:val="16"/>
  </w:num>
  <w:num w:numId="47">
    <w:abstractNumId w:val="71"/>
  </w:num>
  <w:num w:numId="48">
    <w:abstractNumId w:val="41"/>
  </w:num>
  <w:num w:numId="49">
    <w:abstractNumId w:val="4"/>
  </w:num>
  <w:num w:numId="50">
    <w:abstractNumId w:val="92"/>
  </w:num>
  <w:num w:numId="51">
    <w:abstractNumId w:val="60"/>
  </w:num>
  <w:num w:numId="52">
    <w:abstractNumId w:val="47"/>
  </w:num>
  <w:num w:numId="53">
    <w:abstractNumId w:val="19"/>
  </w:num>
  <w:num w:numId="54">
    <w:abstractNumId w:val="99"/>
  </w:num>
  <w:num w:numId="55">
    <w:abstractNumId w:val="94"/>
  </w:num>
  <w:num w:numId="56">
    <w:abstractNumId w:val="97"/>
  </w:num>
  <w:num w:numId="57">
    <w:abstractNumId w:val="14"/>
  </w:num>
  <w:num w:numId="58">
    <w:abstractNumId w:val="17"/>
  </w:num>
  <w:num w:numId="59">
    <w:abstractNumId w:val="49"/>
  </w:num>
  <w:num w:numId="60">
    <w:abstractNumId w:val="26"/>
  </w:num>
  <w:num w:numId="61">
    <w:abstractNumId w:val="100"/>
  </w:num>
  <w:num w:numId="62">
    <w:abstractNumId w:val="66"/>
  </w:num>
  <w:num w:numId="63">
    <w:abstractNumId w:val="82"/>
  </w:num>
  <w:num w:numId="64">
    <w:abstractNumId w:val="45"/>
  </w:num>
  <w:num w:numId="65">
    <w:abstractNumId w:val="46"/>
  </w:num>
  <w:num w:numId="66">
    <w:abstractNumId w:val="53"/>
  </w:num>
  <w:num w:numId="67">
    <w:abstractNumId w:val="102"/>
  </w:num>
  <w:num w:numId="68">
    <w:abstractNumId w:val="62"/>
  </w:num>
  <w:num w:numId="69">
    <w:abstractNumId w:val="50"/>
  </w:num>
  <w:num w:numId="70">
    <w:abstractNumId w:val="96"/>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7"/>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1"/>
  </w:num>
  <w:num w:numId="87">
    <w:abstractNumId w:val="93"/>
  </w:num>
  <w:num w:numId="88">
    <w:abstractNumId w:val="5"/>
  </w:num>
  <w:num w:numId="89">
    <w:abstractNumId w:val="88"/>
  </w:num>
  <w:num w:numId="90">
    <w:abstractNumId w:val="68"/>
  </w:num>
  <w:num w:numId="91">
    <w:abstractNumId w:val="38"/>
  </w:num>
  <w:num w:numId="92">
    <w:abstractNumId w:val="31"/>
  </w:num>
  <w:num w:numId="93">
    <w:abstractNumId w:val="101"/>
  </w:num>
  <w:num w:numId="94">
    <w:abstractNumId w:val="2"/>
  </w:num>
  <w:num w:numId="95">
    <w:abstractNumId w:val="34"/>
  </w:num>
  <w:num w:numId="96">
    <w:abstractNumId w:val="83"/>
  </w:num>
  <w:num w:numId="97">
    <w:abstractNumId w:val="39"/>
  </w:num>
  <w:num w:numId="98">
    <w:abstractNumId w:val="55"/>
  </w:num>
  <w:num w:numId="99">
    <w:abstractNumId w:val="22"/>
  </w:num>
  <w:num w:numId="100">
    <w:abstractNumId w:val="42"/>
  </w:num>
  <w:num w:numId="101">
    <w:abstractNumId w:val="72"/>
  </w:num>
  <w:num w:numId="102">
    <w:abstractNumId w:val="43"/>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024"/>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705"/>
    <w:rsid w:val="0015496F"/>
    <w:rsid w:val="00154AA6"/>
    <w:rsid w:val="00154BAA"/>
    <w:rsid w:val="00154F8F"/>
    <w:rsid w:val="00154F9E"/>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0F"/>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067"/>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0CD2"/>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2D5B"/>
    <w:rsid w:val="00A52F9B"/>
    <w:rsid w:val="00A53446"/>
    <w:rsid w:val="00A53670"/>
    <w:rsid w:val="00A53775"/>
    <w:rsid w:val="00A5399A"/>
    <w:rsid w:val="00A53A73"/>
    <w:rsid w:val="00A53D8A"/>
    <w:rsid w:val="00A53EDE"/>
    <w:rsid w:val="00A5491D"/>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86"/>
    <w:rsid w:val="00B93BF9"/>
    <w:rsid w:val="00B941C1"/>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4E7"/>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69A"/>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9B9"/>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FB2"/>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www.hudhdx.info/Resources/Vendors/HMIS_CSV_Specifications_FY2022_v1.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6/09/relationships/commentsIds" Target="commentsIds.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commentsExtended" Target="commentsExtended.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162</Pages>
  <Words>42962</Words>
  <Characters>244888</Characters>
  <Application>Microsoft Office Word</Application>
  <DocSecurity>0</DocSecurity>
  <Lines>2040</Lines>
  <Paragraphs>574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287276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6</cp:revision>
  <cp:lastPrinted>2018-10-11T13:23:00Z</cp:lastPrinted>
  <dcterms:created xsi:type="dcterms:W3CDTF">2021-08-16T04:53:00Z</dcterms:created>
  <dcterms:modified xsi:type="dcterms:W3CDTF">2021-08-18T16:53:00Z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