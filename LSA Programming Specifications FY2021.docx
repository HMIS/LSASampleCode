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5C8436E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1-11-24T13:27:00Z">
                              <w:r w:rsidR="008A7F66" w:rsidDel="00B154F7">
                                <w:rPr>
                                  <w:rStyle w:val="SubtitleChar"/>
                                </w:rPr>
                                <w:delText xml:space="preserve">August </w:delText>
                              </w:r>
                            </w:del>
                            <w:ins w:id="5" w:author="Molly McEvilley" w:date="2021-11-24T13:27:00Z">
                              <w:r w:rsidR="00B154F7">
                                <w:rPr>
                                  <w:rStyle w:val="SubtitleChar"/>
                                </w:rPr>
                                <w:t>November</w:t>
                              </w:r>
                              <w:r w:rsidR="00B154F7">
                                <w:rPr>
                                  <w:rStyle w:val="SubtitleChar"/>
                                </w:rPr>
                                <w:t xml:space="preserve"> </w:t>
                              </w:r>
                            </w:ins>
                            <w:r w:rsidR="008A7F66">
                              <w:rPr>
                                <w:rStyle w:val="SubtitleChar"/>
                              </w:rPr>
                              <w:t>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5C8436E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1-11-24T13:27:00Z">
                        <w:r w:rsidR="008A7F66" w:rsidDel="00B154F7">
                          <w:rPr>
                            <w:rStyle w:val="SubtitleChar"/>
                          </w:rPr>
                          <w:delText xml:space="preserve">August </w:delText>
                        </w:r>
                      </w:del>
                      <w:ins w:id="7" w:author="Molly McEvilley" w:date="2021-11-24T13:27:00Z">
                        <w:r w:rsidR="00B154F7">
                          <w:rPr>
                            <w:rStyle w:val="SubtitleChar"/>
                          </w:rPr>
                          <w:t>November</w:t>
                        </w:r>
                        <w:r w:rsidR="00B154F7">
                          <w:rPr>
                            <w:rStyle w:val="SubtitleChar"/>
                          </w:rPr>
                          <w:t xml:space="preserve"> </w:t>
                        </w:r>
                      </w:ins>
                      <w:r w:rsidR="008A7F66">
                        <w:rPr>
                          <w:rStyle w:val="SubtitleChar"/>
                        </w:rPr>
                        <w:t>2021</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8F406B">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8F406B">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8F406B">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8F406B">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8F406B">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8F406B">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8F406B">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8F406B">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8F406B">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8F406B">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8F406B">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8F406B">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8F406B">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8F406B">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8F406B">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8F406B">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8F406B">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8F406B">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8F406B">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8F406B">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8F406B">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8F406B">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8F406B">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8F406B">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8F406B">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8F406B">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8F406B">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8F406B">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8F406B">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8F406B">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8F406B">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8F406B">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8F406B">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8F406B">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8F406B">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8F406B">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8F406B">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8F406B">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8F406B">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8F406B">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8F406B">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8F406B">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8F406B">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8F406B">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8F406B">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8F406B">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8F406B">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8F406B">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8F406B">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8F406B">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8F406B">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8F406B">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8F406B">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8F406B">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8F406B">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8F406B">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8F406B">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8F406B">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8F406B">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8F406B">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8F406B">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8F406B">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8F406B">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8F406B">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8F406B">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8F406B">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8F406B">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8F406B">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8F406B">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8F406B">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8F406B">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8F406B">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8F406B">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8F406B">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8F406B">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8F406B">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8F406B">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8F406B">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8F406B">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8F406B">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8F406B">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8F406B">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8F406B">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8F406B">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8F406B">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8F406B">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8F406B">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8F406B">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8F406B">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8F406B">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8F406B">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8F406B">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8F406B">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8F406B">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8F406B">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8F406B">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8F406B">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8F406B">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8F406B">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8F406B">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8F406B">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8F406B">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8F406B">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8F406B">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8F406B">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8F406B">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8F406B">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8" w:name="_Toc79153914"/>
      <w:r>
        <w:lastRenderedPageBreak/>
        <w:t>Revision</w:t>
      </w:r>
      <w:r w:rsidRPr="008D0578">
        <w:t xml:space="preserve"> </w:t>
      </w:r>
      <w:r w:rsidR="00933154" w:rsidRPr="008D0578">
        <w:t>History</w:t>
      </w:r>
      <w:bookmarkEnd w:id="8"/>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02A8B5B6" w:rsidR="00A16272" w:rsidRDefault="00260D97" w:rsidP="004402C9">
            <w:pPr>
              <w:spacing w:before="0" w:after="0" w:line="240" w:lineRule="auto"/>
              <w:rPr>
                <w:ins w:id="9" w:author="Molly McEvilley [2]" w:date="2021-08-16T01:54:00Z"/>
              </w:rPr>
            </w:pPr>
            <w:r>
              <w:t xml:space="preserve">Revisions to entire document to apply </w:t>
            </w:r>
            <w:r w:rsidR="008A7F66">
              <w:t>FY2021 changes</w:t>
            </w:r>
            <w:ins w:id="10" w:author="Molly McEvilley" w:date="2021-11-24T13:31:00Z">
              <w:r w:rsidR="00E82FFE">
                <w:t>.</w:t>
              </w:r>
            </w:ins>
          </w:p>
          <w:p w14:paraId="298C6699" w14:textId="7CA1296C" w:rsidR="003B7552" w:rsidRDefault="003B7552" w:rsidP="004402C9">
            <w:pPr>
              <w:spacing w:before="0" w:after="0" w:line="240" w:lineRule="auto"/>
            </w:pPr>
            <w:ins w:id="11" w:author="Molly McEvilley [2]" w:date="2021-08-16T01:54:00Z">
              <w:del w:id="12" w:author="Molly McEvilley" w:date="2021-11-24T13:28:00Z">
                <w:r w:rsidDel="0053401C">
                  <w:delText xml:space="preserve">(This version of the document is not final; </w:delText>
                </w:r>
              </w:del>
            </w:ins>
            <w:ins w:id="13" w:author="Molly McEvilley [2]" w:date="2021-08-16T01:56:00Z">
              <w:del w:id="14" w:author="Molly McEvilley" w:date="2021-11-24T13:28:00Z">
                <w:r w:rsidDel="0053401C">
                  <w:delText xml:space="preserve">the only changes tracked are those made </w:delText>
                </w:r>
              </w:del>
            </w:ins>
            <w:ins w:id="15" w:author="Molly McEvilley [2]" w:date="2021-08-16T01:57:00Z">
              <w:del w:id="16" w:author="Molly McEvilley" w:date="2021-11-24T13:28:00Z">
                <w:r w:rsidDel="0053401C">
                  <w:delText xml:space="preserve">since </w:delText>
                </w:r>
              </w:del>
            </w:ins>
            <w:ins w:id="17" w:author="Molly McEvilley [2]" w:date="2021-08-16T01:58:00Z">
              <w:del w:id="18" w:author="Molly McEvilley" w:date="2021-11-24T13:28:00Z">
                <w:r w:rsidR="00DE671F" w:rsidDel="0053401C">
                  <w:delText xml:space="preserve">the </w:delText>
                </w:r>
              </w:del>
            </w:ins>
            <w:ins w:id="19" w:author="Molly McEvilley [2]" w:date="2021-08-16T01:59:00Z">
              <w:del w:id="20" w:author="Molly McEvilley" w:date="2021-11-24T13:28:00Z">
                <w:r w:rsidR="00DE671F" w:rsidDel="0053401C">
                  <w:delText>FY2021 first draft was published to Gi</w:delText>
                </w:r>
              </w:del>
            </w:ins>
            <w:ins w:id="21" w:author="Molly McEvilley [2]" w:date="2021-08-16T02:00:00Z">
              <w:del w:id="22" w:author="Molly McEvilley" w:date="2021-11-24T13:28:00Z">
                <w:r w:rsidR="00DE671F" w:rsidDel="0053401C">
                  <w:delText>tHub</w:delText>
                </w:r>
              </w:del>
            </w:ins>
            <w:ins w:id="23" w:author="Molly McEvilley [2]" w:date="2021-08-16T01:59:00Z">
              <w:del w:id="24" w:author="Molly McEvilley" w:date="2021-11-24T13:28:00Z">
                <w:r w:rsidR="00DE671F" w:rsidDel="0053401C">
                  <w:delText xml:space="preserve"> on 8/6/2021.  </w:delText>
                </w:r>
              </w:del>
            </w:ins>
            <w:ins w:id="25" w:author="Molly McEvilley [2]" w:date="2021-08-16T02:00:00Z">
              <w:del w:id="26" w:author="Molly McEvilley" w:date="2021-11-24T13:28:00Z">
                <w:r w:rsidR="00DE671F" w:rsidDel="0053401C">
                  <w:delText>A</w:delText>
                </w:r>
              </w:del>
            </w:ins>
            <w:ins w:id="27" w:author="Molly McEvilley [2]" w:date="2021-08-16T01:55:00Z">
              <w:del w:id="28" w:author="Molly McEvilley" w:date="2021-11-24T13:28:00Z">
                <w:r w:rsidDel="0053401C">
                  <w:delText>ll tracked changes will be accepted and the release date will be entered</w:delText>
                </w:r>
              </w:del>
            </w:ins>
            <w:ins w:id="29" w:author="Molly McEvilley [2]" w:date="2021-08-16T01:56:00Z">
              <w:del w:id="30" w:author="Molly McEvilley" w:date="2021-11-24T13:28:00Z">
                <w:r w:rsidDel="0053401C">
                  <w:delText xml:space="preserve"> </w:delText>
                </w:r>
              </w:del>
            </w:ins>
            <w:ins w:id="31" w:author="Molly McEvilley [2]" w:date="2021-08-16T02:00:00Z">
              <w:del w:id="32" w:author="Molly McEvilley" w:date="2021-11-24T13:28:00Z">
                <w:r w:rsidR="00DE671F" w:rsidDel="0053401C">
                  <w:delText>prior to</w:delText>
                </w:r>
              </w:del>
            </w:ins>
            <w:ins w:id="33" w:author="Molly McEvilley [2]" w:date="2021-08-16T01:56:00Z">
              <w:del w:id="34" w:author="Molly McEvilley" w:date="2021-11-24T13:28:00Z">
                <w:r w:rsidDel="0053401C">
                  <w:delText xml:space="preserve"> publication on the HUD Exchange.)</w:delText>
                </w:r>
              </w:del>
            </w:ins>
            <w:ins w:id="35" w:author="Molly McEvilley [2]" w:date="2021-08-16T01:55:00Z">
              <w:del w:id="36" w:author="Molly McEvilley" w:date="2021-11-24T13:28:00Z">
                <w:r w:rsidDel="0053401C">
                  <w:delText xml:space="preserve"> </w:delText>
                </w:r>
              </w:del>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7" w:name="_Toc37849730"/>
      <w:bookmarkStart w:id="38" w:name="_Toc79153915"/>
      <w:r w:rsidRPr="00C52062">
        <w:lastRenderedPageBreak/>
        <w:t>Introduction</w:t>
      </w:r>
      <w:bookmarkEnd w:id="0"/>
      <w:bookmarkEnd w:id="1"/>
      <w:bookmarkEnd w:id="37"/>
      <w:bookmarkEnd w:id="38"/>
    </w:p>
    <w:p w14:paraId="5DE97F33" w14:textId="0F5B2D87" w:rsidR="007F6B46" w:rsidRPr="00416D60" w:rsidRDefault="00B014FA" w:rsidP="0088191A">
      <w:pPr>
        <w:pStyle w:val="Heading2"/>
        <w:ind w:left="900" w:hanging="900"/>
      </w:pPr>
      <w:bookmarkStart w:id="39" w:name="_Toc497116383"/>
      <w:bookmarkStart w:id="40" w:name="_Toc498527171"/>
      <w:bookmarkStart w:id="41" w:name="_Toc499292008"/>
      <w:bookmarkStart w:id="42" w:name="_Toc499543968"/>
      <w:bookmarkStart w:id="43" w:name="_Toc37849731"/>
      <w:bookmarkStart w:id="44" w:name="_Toc79153916"/>
      <w:r w:rsidRPr="00416D60">
        <w:t xml:space="preserve">Background: </w:t>
      </w:r>
      <w:r w:rsidR="007F6B46" w:rsidRPr="00416D60">
        <w:t>Ann</w:t>
      </w:r>
      <w:r w:rsidRPr="00416D60">
        <w:t>ual Homeless Assessment Report</w:t>
      </w:r>
      <w:bookmarkEnd w:id="39"/>
      <w:bookmarkEnd w:id="40"/>
      <w:bookmarkEnd w:id="41"/>
      <w:bookmarkEnd w:id="42"/>
      <w:r w:rsidRPr="00416D60">
        <w:t xml:space="preserve"> and the Longitudinal System Analysis</w:t>
      </w:r>
      <w:bookmarkEnd w:id="43"/>
      <w:bookmarkEnd w:id="4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45" w:name="_Toc499543972"/>
      <w:bookmarkStart w:id="46" w:name="_Toc37849732"/>
      <w:bookmarkStart w:id="47" w:name="_Toc79153917"/>
      <w:r w:rsidRPr="0036072B">
        <w:t>About This Document</w:t>
      </w:r>
      <w:bookmarkStart w:id="48" w:name="_Toc499292012"/>
      <w:bookmarkStart w:id="49" w:name="_Toc499543973"/>
      <w:bookmarkEnd w:id="45"/>
      <w:bookmarkEnd w:id="46"/>
      <w:bookmarkEnd w:id="47"/>
    </w:p>
    <w:p w14:paraId="57D1D754" w14:textId="77777777" w:rsidR="007F6B46" w:rsidRPr="0036072B" w:rsidRDefault="007F6B46" w:rsidP="009336C4">
      <w:pPr>
        <w:pStyle w:val="Heading3"/>
      </w:pPr>
      <w:r w:rsidRPr="0036072B">
        <w:t>Intended Audience</w:t>
      </w:r>
      <w:bookmarkEnd w:id="48"/>
      <w:bookmarkEnd w:id="4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5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50"/>
    </w:p>
    <w:p w14:paraId="03B12582" w14:textId="77777777" w:rsidR="007F6B46" w:rsidRPr="009336C4" w:rsidRDefault="007F6B46" w:rsidP="009336C4">
      <w:pPr>
        <w:pStyle w:val="Heading3"/>
      </w:pPr>
      <w:bookmarkStart w:id="51" w:name="_Toc497116386"/>
      <w:bookmarkStart w:id="52" w:name="_Toc498527174"/>
      <w:bookmarkStart w:id="53" w:name="_Toc499292013"/>
      <w:bookmarkStart w:id="54" w:name="_Toc499543974"/>
      <w:r w:rsidRPr="0036072B">
        <w:lastRenderedPageBreak/>
        <w:t>Purpose</w:t>
      </w:r>
      <w:bookmarkEnd w:id="51"/>
      <w:bookmarkEnd w:id="52"/>
      <w:r w:rsidRPr="0036072B">
        <w:t xml:space="preserve"> and Scope</w:t>
      </w:r>
      <w:bookmarkEnd w:id="53"/>
      <w:bookmarkEnd w:id="5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55" w:name="_Toc499292014"/>
      <w:bookmarkStart w:id="56" w:name="_Toc499543975"/>
      <w:bookmarkStart w:id="57" w:name="_Toc497116389"/>
      <w:bookmarkStart w:id="58" w:name="_Toc498527177"/>
      <w:r w:rsidRPr="0036072B">
        <w:t xml:space="preserve">Structure and </w:t>
      </w:r>
      <w:r w:rsidRPr="009336C4">
        <w:t>Content</w:t>
      </w:r>
      <w:bookmarkEnd w:id="55"/>
      <w:bookmarkEnd w:id="5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59" w:name="_Toc499292015"/>
      <w:bookmarkStart w:id="60" w:name="_Toc499543976"/>
      <w:r w:rsidRPr="0036072B">
        <w:t>External References</w:t>
      </w:r>
      <w:bookmarkEnd w:id="57"/>
      <w:bookmarkEnd w:id="58"/>
      <w:bookmarkEnd w:id="59"/>
      <w:bookmarkEnd w:id="6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61" w:author="Molly McEvilley" w:date="2021-10-06T09:59:00Z">
        <w:r w:rsidR="008A7F66" w:rsidDel="006D0608">
          <w:rPr>
            <w:rStyle w:val="Strong"/>
          </w:rPr>
          <w:delText>0</w:delText>
        </w:r>
      </w:del>
      <w:commentRangeStart w:id="62"/>
      <w:ins w:id="63" w:author="Molly McEvilley" w:date="2021-10-06T09:59:00Z">
        <w:r w:rsidR="006D0608">
          <w:rPr>
            <w:rStyle w:val="Strong"/>
          </w:rPr>
          <w:t>2</w:t>
        </w:r>
      </w:ins>
      <w:commentRangeEnd w:id="62"/>
      <w:ins w:id="64" w:author="Molly McEvilley" w:date="2021-10-07T10:59:00Z">
        <w:r w:rsidR="00B93B0E">
          <w:rPr>
            <w:rStyle w:val="CommentReference"/>
          </w:rPr>
          <w:commentReference w:id="62"/>
        </w:r>
      </w:ins>
      <w:r w:rsidR="00E82149">
        <w:rPr>
          <w:rStyle w:val="Strong"/>
        </w:rPr>
        <w:t xml:space="preserve"> </w:t>
      </w:r>
      <w:r>
        <w:t>(</w:t>
      </w:r>
      <w:r w:rsidR="00341177">
        <w:fldChar w:fldCharType="begin"/>
      </w:r>
      <w:ins w:id="65" w:author="Molly McEvilley" w:date="2021-10-06T09:59:00Z">
        <w:r w:rsidR="004B1039">
          <w:instrText>HYPERLINK "https://www.hudhdx.info/Resources/Vendors/HMIS_CSV_Specifications_FY2022_v1.2_clean.pdf"</w:instrText>
        </w:r>
      </w:ins>
      <w:del w:id="66" w:author="Molly McEvilley"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67" w:name="_Toc497116390"/>
      <w:bookmarkStart w:id="68" w:name="_Toc498527178"/>
      <w:bookmarkStart w:id="69" w:name="_Toc499292016"/>
      <w:bookmarkStart w:id="70"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71" w:name="_Toc37849733"/>
      <w:bookmarkStart w:id="72" w:name="_Toc79153918"/>
      <w:bookmarkEnd w:id="67"/>
      <w:bookmarkEnd w:id="68"/>
      <w:bookmarkEnd w:id="69"/>
      <w:bookmarkEnd w:id="70"/>
      <w:r w:rsidRPr="0036072B">
        <w:t>Definitions/Acronyms</w:t>
      </w:r>
      <w:bookmarkEnd w:id="71"/>
      <w:bookmarkEnd w:id="72"/>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73" w:name="_Toc37849734"/>
      <w:bookmarkStart w:id="74" w:name="_Toc79153919"/>
      <w:r w:rsidRPr="00C52062">
        <w:lastRenderedPageBreak/>
        <w:t xml:space="preserve">HDX </w:t>
      </w:r>
      <w:bookmarkEnd w:id="73"/>
      <w:r w:rsidR="00AD44E9" w:rsidRPr="00C52062">
        <w:t>2.0 Upload</w:t>
      </w:r>
      <w:bookmarkEnd w:id="74"/>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75" w:name="_Toc37849735"/>
      <w:bookmarkStart w:id="76" w:name="_Toc79153920"/>
      <w:r>
        <w:t>Project.csv</w:t>
      </w:r>
      <w:bookmarkEnd w:id="75"/>
      <w:bookmarkEnd w:id="76"/>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77" w:name="_Toc37849736"/>
      <w:bookmarkStart w:id="78" w:name="_Toc79153921"/>
      <w:r>
        <w:t>Organization.csv</w:t>
      </w:r>
      <w:bookmarkEnd w:id="77"/>
      <w:bookmarkEnd w:id="78"/>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79" w:name="_Toc37849737"/>
      <w:bookmarkStart w:id="80" w:name="_Toc79153922"/>
      <w:r>
        <w:t>Funder.csv</w:t>
      </w:r>
      <w:bookmarkEnd w:id="79"/>
      <w:bookmarkEnd w:id="80"/>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81" w:name="_Toc37849738"/>
      <w:bookmarkStart w:id="82" w:name="_Toc79153923"/>
      <w:r>
        <w:t>ProjectCoC.csv</w:t>
      </w:r>
      <w:bookmarkEnd w:id="81"/>
      <w:bookmarkEnd w:id="82"/>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83" w:name="_Toc37849739"/>
      <w:bookmarkStart w:id="84" w:name="_Toc38030514"/>
      <w:bookmarkStart w:id="85" w:name="_Toc79153924"/>
      <w:r>
        <w:t>Inventory.csv</w:t>
      </w:r>
      <w:bookmarkEnd w:id="83"/>
      <w:bookmarkEnd w:id="84"/>
      <w:bookmarkEnd w:id="8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86" w:name="_Toc37849740"/>
      <w:bookmarkStart w:id="87" w:name="_Toc79153925"/>
      <w:r w:rsidRPr="00107D01">
        <w:t>LSAReport.csv</w:t>
      </w:r>
      <w:bookmarkEnd w:id="86"/>
      <w:bookmarkEnd w:id="87"/>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8F406B"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8F406B"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88" w:name="_Toc37973097"/>
      <w:bookmarkStart w:id="89" w:name="_Toc37973652"/>
      <w:bookmarkStart w:id="90" w:name="_Toc37974203"/>
      <w:bookmarkStart w:id="91" w:name="_Toc37974755"/>
      <w:bookmarkStart w:id="92" w:name="_Toc37849741"/>
      <w:bookmarkStart w:id="93" w:name="_Toc79153926"/>
      <w:bookmarkEnd w:id="88"/>
      <w:bookmarkEnd w:id="89"/>
      <w:bookmarkEnd w:id="90"/>
      <w:bookmarkEnd w:id="91"/>
      <w:r w:rsidRPr="00107D01">
        <w:t>LSAPerson.csv</w:t>
      </w:r>
      <w:bookmarkEnd w:id="92"/>
      <w:bookmarkEnd w:id="93"/>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94" w:name="_Toc37849742"/>
      <w:bookmarkStart w:id="95" w:name="_Toc79153927"/>
      <w:r w:rsidRPr="00914087">
        <w:t>LSAHousehold.csv</w:t>
      </w:r>
      <w:bookmarkEnd w:id="94"/>
      <w:bookmarkEnd w:id="95"/>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96" w:name="_Toc37849743"/>
      <w:bookmarkStart w:id="97" w:name="_Toc79153928"/>
      <w:r>
        <w:t>LSAExit</w:t>
      </w:r>
      <w:r w:rsidRPr="00C52062">
        <w:t>.csv</w:t>
      </w:r>
      <w:bookmarkEnd w:id="96"/>
      <w:bookmarkEnd w:id="97"/>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98" w:name="_Toc37849744"/>
      <w:bookmarkStart w:id="99" w:name="_Toc79153929"/>
      <w:r>
        <w:t>LSACalculated</w:t>
      </w:r>
      <w:r w:rsidRPr="00C52062">
        <w:t>.csv</w:t>
      </w:r>
      <w:bookmarkEnd w:id="98"/>
      <w:bookmarkEnd w:id="9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00" w:name="_Toc37849745"/>
      <w:bookmarkStart w:id="101" w:name="_Toc79153930"/>
      <w:bookmarkEnd w:id="2"/>
      <w:r>
        <w:lastRenderedPageBreak/>
        <w:t xml:space="preserve">HMIS Business </w:t>
      </w:r>
      <w:bookmarkEnd w:id="100"/>
      <w:r w:rsidR="00AD1657">
        <w:t>Logic: Core Concepts</w:t>
      </w:r>
      <w:bookmarkEnd w:id="101"/>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102"/>
      <w:del w:id="103" w:author="Molly McEvilley" w:date="2021-10-27T11:59:00Z">
        <w:r w:rsidRPr="00B76398" w:rsidDel="00176C7F">
          <w:rPr>
            <w:i/>
            <w:iCs/>
          </w:rPr>
          <w:delText>ProjectType</w:delText>
        </w:r>
      </w:del>
      <w:ins w:id="104" w:author="Molly McEvilley" w:date="2021-10-27T11:59:00Z">
        <w:r w:rsidR="00176C7F" w:rsidRPr="00B76398">
          <w:rPr>
            <w:i/>
            <w:iCs/>
          </w:rPr>
          <w:t>Project</w:t>
        </w:r>
        <w:r w:rsidR="00176C7F">
          <w:rPr>
            <w:i/>
            <w:iCs/>
          </w:rPr>
          <w:t>ID</w:t>
        </w:r>
        <w:commentRangeEnd w:id="102"/>
        <w:r w:rsidR="00176C7F">
          <w:rPr>
            <w:rStyle w:val="CommentReference"/>
          </w:rPr>
          <w:commentReference w:id="102"/>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2B749431">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05" w:name="_Report_Parameters"/>
      <w:bookmarkStart w:id="106" w:name="_Report_Parameters_and"/>
      <w:bookmarkStart w:id="107" w:name="_Toc497116396"/>
      <w:bookmarkStart w:id="108" w:name="_Toc498527188"/>
      <w:bookmarkStart w:id="109" w:name="_Toc499543979"/>
      <w:bookmarkStart w:id="110" w:name="_Toc37849746"/>
      <w:bookmarkStart w:id="111" w:name="_Toc79153931"/>
      <w:bookmarkStart w:id="112" w:name="_Toc498527190"/>
      <w:bookmarkEnd w:id="105"/>
      <w:bookmarkEnd w:id="106"/>
      <w:r w:rsidRPr="00107D01">
        <w:lastRenderedPageBreak/>
        <w:t>Report Parameters</w:t>
      </w:r>
      <w:bookmarkEnd w:id="107"/>
      <w:bookmarkEnd w:id="108"/>
      <w:bookmarkEnd w:id="109"/>
      <w:r w:rsidR="00E14C44">
        <w:t xml:space="preserve"> </w:t>
      </w:r>
      <w:r w:rsidR="00D87EAD">
        <w:t xml:space="preserve">and Metadata </w:t>
      </w:r>
      <w:r w:rsidR="00E14928">
        <w:t>(</w:t>
      </w:r>
      <w:proofErr w:type="spellStart"/>
      <w:r w:rsidR="00E14928">
        <w:t>lsa_Report</w:t>
      </w:r>
      <w:proofErr w:type="spellEnd"/>
      <w:r w:rsidR="00E14928">
        <w:t>)</w:t>
      </w:r>
      <w:bookmarkEnd w:id="110"/>
      <w:bookmarkEnd w:id="11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13" w:name="_Hlk490711189"/>
      <w:r w:rsidRPr="00A6067F">
        <w:t xml:space="preserve">The HUD-assigned code identifying the continuum for which the </w:t>
      </w:r>
      <w:r w:rsidR="0002698D" w:rsidRPr="00A6067F">
        <w:t>LSA</w:t>
      </w:r>
      <w:r w:rsidRPr="00A6067F">
        <w:t xml:space="preserve"> is being produced</w:t>
      </w:r>
      <w:bookmarkEnd w:id="11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14" w:name="_HMIS_Data_Elements"/>
      <w:bookmarkStart w:id="115" w:name="_Toc37849747"/>
      <w:bookmarkStart w:id="116" w:name="_Toc79153932"/>
      <w:bookmarkEnd w:id="112"/>
      <w:bookmarkEnd w:id="114"/>
      <w:r>
        <w:t xml:space="preserve">LSA Reporting Cohorts </w:t>
      </w:r>
      <w:r w:rsidR="00E14928">
        <w:t>and Dates (</w:t>
      </w:r>
      <w:proofErr w:type="spellStart"/>
      <w:r w:rsidR="00E14928">
        <w:t>tlsa_CohortDates</w:t>
      </w:r>
      <w:proofErr w:type="spellEnd"/>
      <w:r w:rsidR="00E14928">
        <w:t>)</w:t>
      </w:r>
      <w:bookmarkEnd w:id="115"/>
      <w:bookmarkEnd w:id="11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17" w:name="_Toc37849748"/>
      <w:bookmarkStart w:id="118" w:name="_Toc79153933"/>
      <w:r>
        <w:t>HMIS Household Enrollments (tlsa_HHID)</w:t>
      </w:r>
      <w:bookmarkEnd w:id="117"/>
      <w:bookmarkEnd w:id="118"/>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19" w:author="Molly McEvilley"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20" w:author="Molly McEvilley" w:date="2021-10-21T10:36:00Z"/>
              </w:rPr>
            </w:pPr>
            <w:r>
              <w:t xml:space="preserve">From </w:t>
            </w:r>
            <w:proofErr w:type="spellStart"/>
            <w:r>
              <w:t>hmis_Project</w:t>
            </w:r>
            <w:proofErr w:type="spellEnd"/>
            <w:ins w:id="121" w:author="Molly McEvilley" w:date="2021-10-21T10:36:00Z">
              <w:r w:rsidR="00282613">
                <w:t xml:space="preserve"> </w:t>
              </w:r>
              <w:proofErr w:type="spellStart"/>
              <w:r w:rsidR="00282613" w:rsidRPr="00C76BC9">
                <w:rPr>
                  <w:i/>
                  <w:iCs/>
                  <w:rPrChange w:id="122" w:author="Molly McEvilley" w:date="2021-10-21T10:38:00Z">
                    <w:rPr/>
                  </w:rPrChange>
                </w:rPr>
                <w:t>ProjectType</w:t>
              </w:r>
              <w:proofErr w:type="spellEnd"/>
              <w:r w:rsidR="00282613">
                <w:t xml:space="preserve"> and </w:t>
              </w:r>
              <w:proofErr w:type="spellStart"/>
              <w:r w:rsidR="00282613" w:rsidRPr="00C76BC9">
                <w:rPr>
                  <w:i/>
                  <w:iCs/>
                  <w:rPrChange w:id="123" w:author="Molly McEvilley"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24" w:author="Molly McEvilley" w:date="2021-10-21T10:37:00Z"/>
              </w:rPr>
            </w:pPr>
            <w:ins w:id="125" w:author="Molly McEvilley" w:date="2021-10-21T10:36:00Z">
              <w:r>
                <w:t xml:space="preserve">If </w:t>
              </w:r>
              <w:r w:rsidRPr="002B04FF">
                <w:rPr>
                  <w:i/>
                  <w:iCs/>
                  <w:rPrChange w:id="126" w:author="Molly McEvilley" w:date="2021-10-21T10:37:00Z">
                    <w:rPr/>
                  </w:rPrChange>
                </w:rPr>
                <w:t>ProjectType</w:t>
              </w:r>
              <w:r>
                <w:t xml:space="preserve"> = 1 and </w:t>
              </w:r>
              <w:proofErr w:type="spellStart"/>
              <w:r w:rsidRPr="002B04FF">
                <w:rPr>
                  <w:i/>
                  <w:iCs/>
                  <w:rPrChange w:id="127" w:author="Molly McEvilley" w:date="2021-10-21T10:37:00Z">
                    <w:rPr/>
                  </w:rPrChange>
                </w:rPr>
                <w:t>TrackingMethod</w:t>
              </w:r>
              <w:proofErr w:type="spellEnd"/>
              <w:r>
                <w:t xml:space="preserve"> = 0</w:t>
              </w:r>
            </w:ins>
            <w:ins w:id="128" w:author="Molly McEvilley" w:date="2021-10-21T10:37:00Z">
              <w:r>
                <w:t xml:space="preserve">, </w:t>
              </w:r>
              <w:proofErr w:type="spellStart"/>
              <w:r w:rsidRPr="002B04FF">
                <w:rPr>
                  <w:b/>
                  <w:bCs/>
                  <w:rPrChange w:id="129" w:author="Molly McEvilley" w:date="2021-10-21T10:37:00Z">
                    <w:rPr/>
                  </w:rPrChange>
                </w:rPr>
                <w:t>LSAProjectType</w:t>
              </w:r>
              <w:proofErr w:type="spellEnd"/>
              <w:r>
                <w:t xml:space="preserve"> = 0</w:t>
              </w:r>
            </w:ins>
          </w:p>
          <w:p w14:paraId="0B987A2A" w14:textId="77777777" w:rsidR="00282613" w:rsidRDefault="00282613" w:rsidP="002B04FF">
            <w:pPr>
              <w:pStyle w:val="NoSpacing"/>
              <w:rPr>
                <w:ins w:id="130" w:author="Molly McEvilley" w:date="2021-10-21T10:37:00Z"/>
              </w:rPr>
            </w:pPr>
            <w:ins w:id="131" w:author="Molly McEvilley" w:date="2021-10-21T10:37:00Z">
              <w:r>
                <w:t xml:space="preserve">If </w:t>
              </w:r>
              <w:r w:rsidRPr="002B04FF">
                <w:rPr>
                  <w:i/>
                  <w:iCs/>
                  <w:rPrChange w:id="132" w:author="Molly McEvilley" w:date="2021-10-21T10:37:00Z">
                    <w:rPr/>
                  </w:rPrChange>
                </w:rPr>
                <w:t>ProjectType</w:t>
              </w:r>
              <w:r>
                <w:t xml:space="preserve"> = 1 and </w:t>
              </w:r>
              <w:proofErr w:type="spellStart"/>
              <w:r w:rsidRPr="002B04FF">
                <w:rPr>
                  <w:i/>
                  <w:iCs/>
                  <w:rPrChange w:id="133" w:author="Molly McEvilley" w:date="2021-10-21T10:37:00Z">
                    <w:rPr/>
                  </w:rPrChange>
                </w:rPr>
                <w:t>TrackingMethod</w:t>
              </w:r>
              <w:proofErr w:type="spellEnd"/>
              <w:r>
                <w:t xml:space="preserve"> = 3, </w:t>
              </w:r>
              <w:proofErr w:type="spellStart"/>
              <w:r w:rsidRPr="002B04FF">
                <w:rPr>
                  <w:b/>
                  <w:bCs/>
                  <w:rPrChange w:id="134" w:author="Molly McEvilley"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35" w:author="Molly McEvilley" w:date="2021-10-21T10:37:00Z">
              <w:r>
                <w:t xml:space="preserve">Otherwise, </w:t>
              </w:r>
            </w:ins>
            <w:proofErr w:type="spellStart"/>
            <w:ins w:id="136" w:author="Molly McEvilley" w:date="2021-10-21T10:38:00Z">
              <w:r>
                <w:t>LSAProjectType</w:t>
              </w:r>
              <w:proofErr w:type="spellEnd"/>
              <w:r>
                <w:t xml:space="preserve"> = </w:t>
              </w:r>
              <w:proofErr w:type="spellStart"/>
              <w:r w:rsidR="00C76BC9">
                <w:t>hmis_Project.</w:t>
              </w:r>
              <w:r w:rsidR="00C76BC9" w:rsidRPr="00C76BC9">
                <w:rPr>
                  <w:i/>
                  <w:iCs/>
                  <w:rPrChange w:id="137" w:author="Molly McEvilley"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3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3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39" w:author="Molly McEvilley"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40" w:author="Molly McEvilley"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41" w:author="Molly McEvilley" w:date="2021-10-14T08:45:00Z">
        <w:r w:rsidR="00126B39">
          <w:t xml:space="preserve">if the logic below </w:t>
        </w:r>
        <w:r w:rsidR="002B3C3A">
          <w:t xml:space="preserve">yields a date that falls after </w:t>
        </w:r>
        <w:r w:rsidR="002B3C3A" w:rsidRPr="000322A6">
          <w:rPr>
            <w:u w:val="single"/>
          </w:rPr>
          <w:t>Re</w:t>
        </w:r>
      </w:ins>
      <w:ins w:id="142" w:author="Molly McEvilley" w:date="2021-10-14T08:46:00Z">
        <w:r w:rsidR="002B3C3A" w:rsidRPr="000322A6">
          <w:rPr>
            <w:u w:val="single"/>
          </w:rPr>
          <w:t>portEnd</w:t>
        </w:r>
        <w:r w:rsidR="002B3C3A">
          <w:t>.</w:t>
        </w:r>
      </w:ins>
      <w:del w:id="143" w:author="Molly McEvilley"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44" w:author="Molly McEvilley"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45"/>
    </w:p>
    <w:p w14:paraId="37148FC6" w14:textId="1DAE1B1D" w:rsidR="00A313CE" w:rsidRDefault="00A313CE" w:rsidP="0005203D">
      <w:pPr>
        <w:pStyle w:val="ListParagraph"/>
        <w:numPr>
          <w:ilvl w:val="0"/>
          <w:numId w:val="35"/>
        </w:numPr>
        <w:rPr>
          <w:ins w:id="146" w:author="Molly McEvilley" w:date="2021-10-14T08:32:00Z"/>
        </w:rPr>
      </w:pPr>
      <w:ins w:id="147" w:author="Molly McEvilley" w:date="2021-10-06T10:50:00Z">
        <w:r>
          <w:t xml:space="preserve">The effective </w:t>
        </w:r>
        <w:r w:rsidRPr="001A130C">
          <w:rPr>
            <w:b/>
            <w:bCs/>
          </w:rPr>
          <w:t>ExitDate</w:t>
        </w:r>
        <w:r>
          <w:t xml:space="preserve"> is [</w:t>
        </w:r>
        <w:r w:rsidRPr="0005203D">
          <w:rPr>
            <w:i/>
            <w:iCs/>
          </w:rPr>
          <w:t>MoveInDate</w:t>
        </w:r>
        <w:r>
          <w:t xml:space="preserve"> + 1 day]</w:t>
        </w:r>
      </w:ins>
      <w:ins w:id="148" w:author="Molly McEvilley"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45"/>
      <w:ins w:id="149" w:author="Molly McEvilley" w:date="2021-10-07T10:59:00Z">
        <w:r w:rsidR="00BA3BA7">
          <w:rPr>
            <w:rStyle w:val="CommentReference"/>
            <w:rFonts w:eastAsiaTheme="minorHAnsi" w:cstheme="minorBidi"/>
          </w:rPr>
          <w:commentReference w:id="145"/>
        </w:r>
      </w:ins>
    </w:p>
    <w:p w14:paraId="3B52EBB8" w14:textId="5818D4F1" w:rsidR="000A10B5" w:rsidRDefault="007608E2" w:rsidP="00553B6B">
      <w:pPr>
        <w:pStyle w:val="ListParagraph"/>
        <w:numPr>
          <w:ilvl w:val="1"/>
          <w:numId w:val="35"/>
        </w:numPr>
      </w:pPr>
      <w:ins w:id="150" w:author="Molly McEvilley" w:date="2021-10-14T08:32:00Z">
        <w:r>
          <w:t xml:space="preserve">If the move-in date </w:t>
        </w:r>
        <w:r w:rsidR="00495310">
          <w:t xml:space="preserve">and the recorded exit date </w:t>
        </w:r>
      </w:ins>
      <w:ins w:id="151" w:author="Molly McEvilley"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52"/>
        <w:r w:rsidR="003C6F45">
          <w:t>as exits that occur after the end of the repo</w:t>
        </w:r>
      </w:ins>
      <w:ins w:id="153" w:author="Molly McEvilley" w:date="2021-10-14T08:34:00Z">
        <w:r w:rsidR="003C6F45">
          <w:t>rt period are not relevant.</w:t>
        </w:r>
      </w:ins>
      <w:commentRangeEnd w:id="152"/>
      <w:ins w:id="154" w:author="Molly McEvilley" w:date="2021-10-21T08:37:00Z">
        <w:r w:rsidR="00A91CD3">
          <w:rPr>
            <w:rStyle w:val="CommentReference"/>
            <w:rFonts w:eastAsiaTheme="minorHAnsi" w:cstheme="minorBidi"/>
          </w:rPr>
          <w:commentReference w:id="152"/>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55" w:author="Molly McEvilley"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56" w:author="Molly McEvilley" w:date="2021-10-06T10:51:00Z"/>
              </w:rPr>
            </w:pPr>
            <w:ins w:id="157" w:author="Molly McEvilley"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58" w:author="Molly McEvilley" w:date="2021-10-06T10:51:00Z"/>
              </w:rPr>
            </w:pPr>
            <w:ins w:id="159" w:author="Molly McEvilley"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60"/>
            <w:r w:rsidRPr="002F0D32">
              <w:rPr>
                <w:i/>
                <w:iCs/>
              </w:rPr>
              <w:t>OperatingEndDate</w:t>
            </w:r>
            <w:r w:rsidRPr="002F0D32">
              <w:t xml:space="preserve"> &lt;</w:t>
            </w:r>
            <w:ins w:id="161" w:author="Molly McEvilley" w:date="2021-10-14T08:26:00Z">
              <w:r w:rsidR="00196A49">
                <w:t>=</w:t>
              </w:r>
            </w:ins>
            <w:r w:rsidRPr="002F0D32">
              <w:t xml:space="preserve"> </w:t>
            </w:r>
            <w:r w:rsidRPr="00CA35DD">
              <w:rPr>
                <w:u w:val="single"/>
              </w:rPr>
              <w:t>ReportEnd</w:t>
            </w:r>
            <w:r>
              <w:rPr>
                <w:u w:val="single"/>
              </w:rPr>
              <w:t xml:space="preserve"> </w:t>
            </w:r>
            <w:commentRangeEnd w:id="160"/>
            <w:r w:rsidR="00845DD0">
              <w:rPr>
                <w:rStyle w:val="CommentReference"/>
                <w:rFonts w:eastAsiaTheme="minorHAnsi"/>
                <w:bCs w:val="0"/>
              </w:rPr>
              <w:commentReference w:id="160"/>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62" w:author="Molly McEvilley"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63" w:name="_ExitDest"/>
      <w:bookmarkEnd w:id="163"/>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64" w:author="Molly McEvilley" w:date="2021-10-07T11:02:00Z">
        <w:r w:rsidR="002C3EC6">
          <w:t xml:space="preserve">  </w:t>
        </w:r>
        <w:commentRangeStart w:id="165"/>
        <w:r w:rsidR="002C3EC6">
          <w:t>The only exception to this</w:t>
        </w:r>
      </w:ins>
      <w:commentRangeEnd w:id="165"/>
      <w:ins w:id="166" w:author="Molly McEvilley" w:date="2021-10-07T11:05:00Z">
        <w:r w:rsidR="003C2257">
          <w:rPr>
            <w:rStyle w:val="CommentReference"/>
          </w:rPr>
          <w:commentReference w:id="165"/>
        </w:r>
      </w:ins>
      <w:ins w:id="167" w:author="Molly McEvilley" w:date="2021-10-07T11:02:00Z">
        <w:r w:rsidR="002C3EC6">
          <w:t xml:space="preserve"> is </w:t>
        </w:r>
      </w:ins>
      <w:ins w:id="168" w:author="Molly McEvilley" w:date="2021-10-07T11:03:00Z">
        <w:r w:rsidR="00356F74">
          <w:t xml:space="preserve">for RRH exits when </w:t>
        </w:r>
        <w:r w:rsidR="002C3EC6">
          <w:t>the</w:t>
        </w:r>
        <w:r w:rsidR="00CB1E51">
          <w:t xml:space="preserve"> recorded exit date is </w:t>
        </w:r>
      </w:ins>
      <w:ins w:id="169" w:author="Molly McEvilley" w:date="2021-10-07T11:04:00Z">
        <w:r w:rsidR="00CB1E51">
          <w:t xml:space="preserve">the same as the </w:t>
        </w:r>
        <w:r w:rsidR="00CB1E51" w:rsidRPr="00A85F69">
          <w:rPr>
            <w:b/>
            <w:bCs/>
            <w:rPrChange w:id="170" w:author="Molly McEvilley" w:date="2021-10-07T11:04:00Z">
              <w:rPr/>
            </w:rPrChange>
          </w:rPr>
          <w:t>MoveInDate</w:t>
        </w:r>
        <w:r w:rsidR="00CB1E51">
          <w:t xml:space="preserve"> – </w:t>
        </w:r>
      </w:ins>
      <w:ins w:id="171" w:author="Molly McEvilley"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72" w:author="Molly McEvilley" w:date="2021-10-07T11:01:00Z">
        <w:r w:rsidR="00A927F6">
          <w:rPr>
            <w:i/>
            <w:iCs/>
          </w:rPr>
          <w:t xml:space="preserve"> </w:t>
        </w:r>
        <w:r w:rsidR="006F4ED3">
          <w:t xml:space="preserve">and </w:t>
        </w:r>
        <w:proofErr w:type="spellStart"/>
        <w:r w:rsidR="006F4ED3">
          <w:t>hmis_Exit.</w:t>
        </w:r>
        <w:r w:rsidR="006F4ED3" w:rsidRPr="006F4ED3">
          <w:rPr>
            <w:i/>
            <w:iCs/>
            <w:rPrChange w:id="173" w:author="Molly McEvilley" w:date="2021-10-07T11:02:00Z">
              <w:rPr/>
            </w:rPrChange>
          </w:rPr>
          <w:t>ExitDate</w:t>
        </w:r>
        <w:proofErr w:type="spellEnd"/>
        <w:r w:rsidR="006F4ED3">
          <w:t xml:space="preserve"> &lt;&gt; </w:t>
        </w:r>
      </w:ins>
      <w:proofErr w:type="spellStart"/>
      <w:ins w:id="174" w:author="Molly McEvilley" w:date="2021-10-07T11:02:00Z">
        <w:r w:rsidR="006F4ED3">
          <w:t>tlsa_HHID.</w:t>
        </w:r>
        <w:r w:rsidR="006F4ED3" w:rsidRPr="006F4ED3">
          <w:rPr>
            <w:b/>
            <w:bCs/>
            <w:rPrChange w:id="175" w:author="Molly McEvilley"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76"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76"/>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77" w:name="_HMIS_Data_Requirements"/>
      <w:bookmarkStart w:id="178" w:name="_Toc37849749"/>
      <w:bookmarkStart w:id="179" w:name="_Toc79153934"/>
      <w:bookmarkEnd w:id="177"/>
      <w:r>
        <w:t>HMIS Client Enrollments</w:t>
      </w:r>
      <w:r w:rsidR="00B054F4">
        <w:t xml:space="preserve"> (tlsa_Enrollment)</w:t>
      </w:r>
      <w:bookmarkEnd w:id="178"/>
      <w:bookmarkEnd w:id="179"/>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ins w:id="180"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81" w:author="Genelle Denzin" w:date="2021-10-27T14:31:00Z"/>
                <w:b/>
                <w:bCs/>
              </w:rPr>
            </w:pPr>
            <w:commentRangeStart w:id="182"/>
            <w:proofErr w:type="spellStart"/>
            <w:ins w:id="183" w:author="Genelle Denzin" w:date="2021-10-27T14:32:00Z">
              <w:r>
                <w:rPr>
                  <w:b/>
                  <w:bCs/>
                </w:rPr>
                <w:t>lsa</w:t>
              </w:r>
            </w:ins>
            <w:ins w:id="184" w:author="Genelle Denzin" w:date="2021-10-27T14:31:00Z">
              <w:r>
                <w:rPr>
                  <w:b/>
                  <w:bCs/>
                </w:rPr>
                <w:t>_Report</w:t>
              </w:r>
            </w:ins>
            <w:commentRangeEnd w:id="182"/>
            <w:proofErr w:type="spellEnd"/>
            <w:r w:rsidR="00BD3C72">
              <w:rPr>
                <w:rStyle w:val="CommentReference"/>
                <w:rFonts w:eastAsiaTheme="minorHAnsi"/>
              </w:rPr>
              <w:commentReference w:id="182"/>
            </w:r>
          </w:p>
        </w:tc>
      </w:tr>
      <w:tr w:rsidR="002D0CC5" w:rsidRPr="005F4836" w14:paraId="662AD412" w14:textId="77777777" w:rsidTr="00581BB5">
        <w:trPr>
          <w:cantSplit/>
          <w:trHeight w:val="216"/>
          <w:ins w:id="185" w:author="Genelle Denzin" w:date="2021-10-27T14:31:00Z"/>
        </w:trPr>
        <w:tc>
          <w:tcPr>
            <w:tcW w:w="9355" w:type="dxa"/>
            <w:shd w:val="clear" w:color="auto" w:fill="auto"/>
          </w:tcPr>
          <w:p w14:paraId="62A81B43" w14:textId="4B96A3FA" w:rsidR="002D0CC5" w:rsidRPr="00581BB5" w:rsidRDefault="002D0CC5" w:rsidP="0084349D">
            <w:pPr>
              <w:pStyle w:val="NoSpacing"/>
              <w:rPr>
                <w:ins w:id="186" w:author="Genelle Denzin" w:date="2021-10-27T14:31:00Z"/>
              </w:rPr>
            </w:pPr>
            <w:proofErr w:type="spellStart"/>
            <w:ins w:id="187" w:author="Genelle Denzin" w:date="2021-10-27T14:32:00Z">
              <w:r w:rsidRPr="00581BB5">
                <w:t>ReportStart</w:t>
              </w:r>
            </w:ins>
            <w:proofErr w:type="spellEnd"/>
          </w:p>
        </w:tc>
      </w:tr>
      <w:tr w:rsidR="002D0CC5" w:rsidRPr="005F4836" w14:paraId="7623DC33" w14:textId="77777777" w:rsidTr="00581BB5">
        <w:trPr>
          <w:cantSplit/>
          <w:trHeight w:val="216"/>
          <w:ins w:id="188" w:author="Genelle Denzin" w:date="2021-10-27T14:31:00Z"/>
        </w:trPr>
        <w:tc>
          <w:tcPr>
            <w:tcW w:w="9355" w:type="dxa"/>
            <w:shd w:val="clear" w:color="auto" w:fill="auto"/>
          </w:tcPr>
          <w:p w14:paraId="6D627B5F" w14:textId="41508425" w:rsidR="002D0CC5" w:rsidRPr="00581BB5" w:rsidRDefault="002D0CC5" w:rsidP="0084349D">
            <w:pPr>
              <w:pStyle w:val="NoSpacing"/>
              <w:rPr>
                <w:ins w:id="189" w:author="Genelle Denzin" w:date="2021-10-27T14:31:00Z"/>
              </w:rPr>
            </w:pPr>
            <w:ins w:id="190" w:author="Genelle Denzin" w:date="2021-10-27T14:32:00Z">
              <w:r w:rsidRPr="00581BB5">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91" w:author="Molly McEvilley" w:date="2021-10-21T10:39:00Z">
              <w:r w:rsidRPr="00C032F4" w:rsidDel="00E3470F">
                <w:delText>ProjectType</w:delText>
              </w:r>
            </w:del>
            <w:proofErr w:type="spellStart"/>
            <w:ins w:id="192" w:author="Molly McEvilley" w:date="2021-10-21T10:39:00Z">
              <w:r w:rsidR="00E3470F">
                <w:t>LSAProjectType</w:t>
              </w:r>
            </w:ins>
            <w:proofErr w:type="spellEnd"/>
          </w:p>
        </w:tc>
      </w:tr>
      <w:tr w:rsidR="00C3527B" w:rsidDel="00E3470F" w14:paraId="2981ACB3" w14:textId="5FAAECFB" w:rsidTr="0084349D">
        <w:trPr>
          <w:cantSplit/>
          <w:trHeight w:val="216"/>
          <w:del w:id="193" w:author="Molly McEvilley" w:date="2021-10-21T10:39:00Z"/>
        </w:trPr>
        <w:tc>
          <w:tcPr>
            <w:tcW w:w="9355" w:type="dxa"/>
          </w:tcPr>
          <w:p w14:paraId="5CFB232F" w14:textId="0DA3CAE2" w:rsidR="00C3527B" w:rsidRPr="00C032F4" w:rsidDel="00E3470F" w:rsidRDefault="00C3527B" w:rsidP="0084349D">
            <w:pPr>
              <w:pStyle w:val="NoSpacing"/>
              <w:rPr>
                <w:del w:id="194" w:author="Molly McEvilley" w:date="2021-10-21T10:39:00Z"/>
              </w:rPr>
            </w:pPr>
            <w:del w:id="195" w:author="Molly McEvilley"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lastRenderedPageBreak/>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96" w:author="Molly McEvilley"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97" w:author="Molly McEvilley" w:date="2021-10-27T12:26:00Z"/>
        </w:trPr>
        <w:tc>
          <w:tcPr>
            <w:tcW w:w="2335" w:type="dxa"/>
          </w:tcPr>
          <w:p w14:paraId="2C684B79" w14:textId="174FB3AE" w:rsidR="00C3527B" w:rsidRPr="00C032F4" w:rsidDel="0098622D" w:rsidRDefault="00C3527B" w:rsidP="0084349D">
            <w:pPr>
              <w:pStyle w:val="NoSpacing"/>
              <w:rPr>
                <w:del w:id="198" w:author="Molly McEvilley" w:date="2021-10-27T12:26:00Z"/>
                <w:b/>
              </w:rPr>
            </w:pPr>
            <w:del w:id="199" w:author="Molly McEvilley"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200" w:author="Molly McEvilley" w:date="2021-10-27T12:26:00Z"/>
              </w:rPr>
            </w:pPr>
            <w:del w:id="201" w:author="Molly McEvilley"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202" w:author="Molly McEvilley [2]" w:date="2021-08-16T01:52:00Z"/>
        </w:trPr>
        <w:tc>
          <w:tcPr>
            <w:tcW w:w="2335" w:type="dxa"/>
          </w:tcPr>
          <w:p w14:paraId="13BD5F86" w14:textId="681F6769" w:rsidR="003B7552" w:rsidRPr="00C032F4" w:rsidRDefault="003B7552" w:rsidP="0084349D">
            <w:pPr>
              <w:pStyle w:val="NoSpacing"/>
              <w:rPr>
                <w:ins w:id="203" w:author="Molly McEvilley [2]" w:date="2021-08-16T01:52:00Z"/>
                <w:b/>
              </w:rPr>
            </w:pPr>
            <w:proofErr w:type="spellStart"/>
            <w:ins w:id="204" w:author="Molly McEvilley [2]" w:date="2021-08-16T01:52:00Z">
              <w:r>
                <w:rPr>
                  <w:b/>
                </w:rPr>
                <w:t>LastBednight</w:t>
              </w:r>
              <w:proofErr w:type="spellEnd"/>
            </w:ins>
          </w:p>
        </w:tc>
        <w:tc>
          <w:tcPr>
            <w:tcW w:w="7020" w:type="dxa"/>
          </w:tcPr>
          <w:p w14:paraId="63064C34" w14:textId="050666D3" w:rsidR="003B7552" w:rsidRDefault="003B7552" w:rsidP="0084349D">
            <w:pPr>
              <w:pStyle w:val="NoSpacing"/>
              <w:rPr>
                <w:ins w:id="205" w:author="Molly McEvilley [2]" w:date="2021-08-16T01:52:00Z"/>
              </w:rPr>
            </w:pPr>
            <w:ins w:id="206" w:author="Molly McEvilley [2]" w:date="2021-08-16T01:52:00Z">
              <w:r>
                <w:t xml:space="preserve">If </w:t>
              </w:r>
            </w:ins>
            <w:proofErr w:type="spellStart"/>
            <w:ins w:id="207" w:author="Molly McEvilley" w:date="2021-10-21T10:39:00Z">
              <w:r w:rsidR="00490BB5" w:rsidRPr="00490BB5">
                <w:rPr>
                  <w:b/>
                  <w:bCs/>
                  <w:rPrChange w:id="208" w:author="Molly McEvilley" w:date="2021-10-21T10:39:00Z">
                    <w:rPr/>
                  </w:rPrChange>
                </w:rPr>
                <w:t>LSA</w:t>
              </w:r>
            </w:ins>
            <w:ins w:id="209" w:author="Molly McEvilley [2]" w:date="2021-08-16T01:52:00Z">
              <w:r w:rsidRPr="003B7552">
                <w:rPr>
                  <w:b/>
                  <w:bCs/>
                </w:rPr>
                <w:t>ProjectType</w:t>
              </w:r>
              <w:proofErr w:type="spellEnd"/>
              <w:r>
                <w:t xml:space="preserve"> = 1</w:t>
              </w:r>
              <w:del w:id="210" w:author="Molly McEvilley"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lastRenderedPageBreak/>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211" w:author="Molly McEvilley [2]"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212" w:author="Molly McEvilley" w:date="2021-10-21T10:40:00Z">
        <w:r w:rsidRPr="00845520" w:rsidDel="00EB6127">
          <w:rPr>
            <w:b/>
            <w:bCs/>
          </w:rPr>
          <w:delText>ProjectType</w:delText>
        </w:r>
        <w:r w:rsidDel="00EB6127">
          <w:delText xml:space="preserve"> </w:delText>
        </w:r>
      </w:del>
      <w:ins w:id="213" w:author="Molly McEvilley" w:date="2021-10-21T10:40:00Z">
        <w:r w:rsidR="00EB6127">
          <w:rPr>
            <w:b/>
            <w:bCs/>
          </w:rPr>
          <w:t>LSAProjectType</w:t>
        </w:r>
        <w:proofErr w:type="spellEnd"/>
        <w:r w:rsidR="00EB6127">
          <w:t xml:space="preserve"> </w:t>
        </w:r>
      </w:ins>
      <w:r>
        <w:t>= 1</w:t>
      </w:r>
      <w:del w:id="214" w:author="Molly McEvilley"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15" w:author="Molly McEvilley [2]" w:date="2021-08-15T23:24:00Z">
        <w:r w:rsidDel="00161F0B">
          <w:delText>On or after</w:delText>
        </w:r>
      </w:del>
      <w:ins w:id="216" w:author="Molly McEvilley [2]" w:date="2021-08-15T23:24:00Z">
        <w:r w:rsidR="00161F0B">
          <w:t>Between</w:t>
        </w:r>
      </w:ins>
      <w:r w:rsidRPr="00A6067F">
        <w:t xml:space="preserve"> </w:t>
      </w:r>
      <w:r>
        <w:t>10/1/2012</w:t>
      </w:r>
      <w:ins w:id="217" w:author="Molly McEvilley [2]" w:date="2021-08-15T23:24:00Z">
        <w:r w:rsidR="00161F0B">
          <w:t xml:space="preserve"> and the earlier of </w:t>
        </w:r>
      </w:ins>
      <w:proofErr w:type="spellStart"/>
      <w:ins w:id="218" w:author="Molly McEvilley [2]"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lastRenderedPageBreak/>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19" w:author="Molly McEvilley" w:date="2021-10-21T10:40:00Z">
        <w:r w:rsidR="00EB6127">
          <w:t>tlsa_HHID</w:t>
        </w:r>
        <w:r w:rsidR="00EB6127" w:rsidRPr="006F51AA">
          <w:t>.</w:t>
        </w:r>
        <w:r w:rsidR="00EB6127">
          <w:rPr>
            <w:b/>
            <w:bCs/>
          </w:rPr>
          <w:t>LSAProjectType</w:t>
        </w:r>
        <w:proofErr w:type="spellEnd"/>
        <w:r w:rsidR="00EB6127">
          <w:t xml:space="preserve"> = 1</w:t>
        </w:r>
      </w:ins>
      <w:del w:id="220" w:author="Molly McEvilley"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21" w:author="Molly McEvilley" w:date="2021-10-21T10:40:00Z">
        <w:r w:rsidR="00BB219F">
          <w:t>tlsa_HHID</w:t>
        </w:r>
        <w:r w:rsidR="00BB219F" w:rsidRPr="006F51AA">
          <w:t>.</w:t>
        </w:r>
        <w:r w:rsidR="00BB219F">
          <w:rPr>
            <w:b/>
            <w:bCs/>
          </w:rPr>
          <w:t>LSAProjectType</w:t>
        </w:r>
        <w:proofErr w:type="spellEnd"/>
        <w:r w:rsidR="00BB219F">
          <w:t xml:space="preserve"> = 1</w:t>
        </w:r>
      </w:ins>
      <w:del w:id="222" w:author="Molly McEvilley"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23" w:author="Molly McEvilley [2]" w:date="2021-08-16T00:59:00Z">
        <w:r>
          <w:t xml:space="preserve">For all project types other than night-by-night ES, </w:t>
        </w:r>
      </w:ins>
      <w:ins w:id="224" w:author="Molly McEvilley [2]" w:date="2021-08-16T01:00:00Z">
        <w:r>
          <w:t>i</w:t>
        </w:r>
      </w:ins>
      <w:del w:id="225" w:author="Molly McEvilley [2]"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26" w:author="Molly McEvilley [2]"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27" w:author="Molly McEvilley [2]" w:date="2021-08-16T00:56:00Z"/>
              </w:rPr>
            </w:pPr>
            <w:del w:id="228" w:author="Molly McEvilley [2]"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29" w:author="Molly McEvilley [2]" w:date="2021-08-16T00:56:00Z"/>
              </w:rPr>
            </w:pPr>
            <w:del w:id="230" w:author="Molly McEvilley [2]"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31" w:author="Molly McEvilley [2]"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32" w:author="Molly McEvilley [2]" w:date="2021-08-16T00:46:00Z"/>
              </w:rPr>
            </w:pPr>
            <w:del w:id="233" w:author="Molly McEvilley [2]"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34" w:author="Molly McEvilley [2]" w:date="2021-08-16T00:46:00Z"/>
              </w:rPr>
            </w:pPr>
            <w:del w:id="235" w:author="Molly McEvilley [2]"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lastRenderedPageBreak/>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36" w:author="Molly McEvilley [2]" w:date="2021-08-16T00:59:00Z"/>
        </w:rPr>
      </w:pPr>
      <w:ins w:id="237" w:author="Molly McEvilley [2]" w:date="2021-08-16T00:59:00Z">
        <w:r>
          <w:t xml:space="preserve">For </w:t>
        </w:r>
        <w:proofErr w:type="gramStart"/>
        <w:r>
          <w:t>night by night</w:t>
        </w:r>
        <w:proofErr w:type="gramEnd"/>
        <w:r>
          <w:t xml:space="preserve"> </w:t>
        </w:r>
      </w:ins>
      <w:ins w:id="238" w:author="Molly McEvilley [2]" w:date="2021-08-16T01:00:00Z">
        <w:r>
          <w:t xml:space="preserve">ES </w:t>
        </w:r>
      </w:ins>
      <w:ins w:id="239" w:author="Molly McEvilley [2]" w:date="2021-08-16T00:59:00Z">
        <w:r>
          <w:t xml:space="preserve">enrollments </w:t>
        </w:r>
      </w:ins>
      <w:ins w:id="240" w:author="Molly McEvilley"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41" w:author="Molly McEvilley [2]" w:date="2021-08-16T00:59:00Z">
        <w:del w:id="242" w:author="Molly McEvilley"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43" w:author="Molly McEvilley [2]" w:date="2021-08-16T00:59:00Z"/>
        </w:rPr>
      </w:pPr>
      <w:proofErr w:type="spellStart"/>
      <w:ins w:id="244" w:author="Molly McEvilley [2]" w:date="2021-08-16T01:02:00Z">
        <w:r>
          <w:t>hmis_</w:t>
        </w:r>
      </w:ins>
      <w:ins w:id="245" w:author="Molly McEvilley [2]" w:date="2021-08-16T00:59:00Z">
        <w:r>
          <w:t>Enrollment.</w:t>
        </w:r>
        <w:r w:rsidRPr="009F5967">
          <w:rPr>
            <w:i/>
            <w:iCs/>
          </w:rPr>
          <w:t>ExitDate</w:t>
        </w:r>
        <w:proofErr w:type="spellEnd"/>
        <w:r>
          <w:t xml:space="preserve"> is NULL</w:t>
        </w:r>
      </w:ins>
      <w:ins w:id="246" w:author="Molly McEvilley [2]" w:date="2021-08-16T01:02:00Z">
        <w:r>
          <w:t>; and</w:t>
        </w:r>
      </w:ins>
    </w:p>
    <w:p w14:paraId="21B43048" w14:textId="77777777" w:rsidR="00D3743B" w:rsidRDefault="00D3743B" w:rsidP="00D3743B">
      <w:pPr>
        <w:pStyle w:val="ListParagraph"/>
        <w:numPr>
          <w:ilvl w:val="0"/>
          <w:numId w:val="102"/>
        </w:numPr>
        <w:rPr>
          <w:ins w:id="247" w:author="Molly McEvilley [2]" w:date="2021-08-16T00:59:00Z"/>
        </w:rPr>
      </w:pPr>
      <w:proofErr w:type="spellStart"/>
      <w:ins w:id="248" w:author="Molly McEvilley [2]"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49" w:author="Molly McEvilley [2]" w:date="2021-08-16T00:59:00Z"/>
        </w:rPr>
      </w:pPr>
      <w:ins w:id="250" w:author="Molly McEvilley [2]"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51" w:author="Molly McEvilley [2]" w:date="2021-08-16T00:59:00Z"/>
        </w:rPr>
      </w:pPr>
      <w:ins w:id="252" w:author="Molly McEvilley [2]" w:date="2021-08-16T01:01:00Z">
        <w:r>
          <w:t>Otherwise</w:t>
        </w:r>
      </w:ins>
      <w:ins w:id="253" w:author="Molly McEvilley [2]"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54" w:name="_Toc31197113"/>
      <w:bookmarkStart w:id="255" w:name="_Toc31197114"/>
      <w:bookmarkStart w:id="256" w:name="_Toc31197115"/>
      <w:bookmarkStart w:id="257" w:name="_Toc31197116"/>
      <w:bookmarkStart w:id="258" w:name="_Toc31197117"/>
      <w:bookmarkStart w:id="259" w:name="_Toc31197118"/>
      <w:bookmarkStart w:id="260" w:name="_Toc29188000"/>
      <w:bookmarkStart w:id="261" w:name="_Toc31197119"/>
      <w:bookmarkStart w:id="262" w:name="_Enrollment_Ages_(tlsa_Enrollment)"/>
      <w:bookmarkStart w:id="263" w:name="_Toc37849750"/>
      <w:bookmarkStart w:id="264" w:name="_Toc79153935"/>
      <w:bookmarkStart w:id="265" w:name="_Toc499543982"/>
      <w:bookmarkEnd w:id="254"/>
      <w:bookmarkEnd w:id="255"/>
      <w:bookmarkEnd w:id="256"/>
      <w:bookmarkEnd w:id="257"/>
      <w:bookmarkEnd w:id="258"/>
      <w:bookmarkEnd w:id="259"/>
      <w:bookmarkEnd w:id="260"/>
      <w:bookmarkEnd w:id="261"/>
      <w:bookmarkEnd w:id="262"/>
      <w:r>
        <w:t>Enrollment Ages</w:t>
      </w:r>
      <w:r w:rsidR="00E14928">
        <w:t xml:space="preserve"> (tlsa_Enrollment)</w:t>
      </w:r>
      <w:bookmarkEnd w:id="263"/>
      <w:bookmarkEnd w:id="26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lastRenderedPageBreak/>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lastRenderedPageBreak/>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66" w:name="_Household_Types_(tlsa_HHID)"/>
      <w:bookmarkStart w:id="267" w:name="_Toc37849751"/>
      <w:bookmarkStart w:id="268" w:name="_Toc79153936"/>
      <w:bookmarkEnd w:id="266"/>
      <w:r>
        <w:t>Household Types</w:t>
      </w:r>
      <w:r w:rsidR="00E14928">
        <w:t xml:space="preserve"> (tlsa_HHID)</w:t>
      </w:r>
      <w:bookmarkEnd w:id="267"/>
      <w:bookmarkEnd w:id="26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lastRenderedPageBreak/>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69" w:name="_Toc37849752"/>
      <w:bookmarkStart w:id="270" w:name="_Toc79153937"/>
      <w:r>
        <w:lastRenderedPageBreak/>
        <w:t xml:space="preserve">HMIS Business Logic: </w:t>
      </w:r>
      <w:bookmarkStart w:id="271" w:name="_HDX_2.0_HMIS"/>
      <w:bookmarkStart w:id="272" w:name="_LSAReport.csv"/>
      <w:bookmarkStart w:id="273" w:name="_LSAPerson.csv"/>
      <w:bookmarkStart w:id="274" w:name="_LSAExit.csv"/>
      <w:bookmarkStart w:id="275" w:name="_HMIS_Business_Logic"/>
      <w:bookmarkEnd w:id="265"/>
      <w:bookmarkEnd w:id="271"/>
      <w:bookmarkEnd w:id="272"/>
      <w:bookmarkEnd w:id="273"/>
      <w:bookmarkEnd w:id="274"/>
      <w:bookmarkEnd w:id="275"/>
      <w:r w:rsidR="000365D7">
        <w:t>Project Descriptor Data for Export</w:t>
      </w:r>
      <w:bookmarkEnd w:id="269"/>
      <w:bookmarkEnd w:id="270"/>
    </w:p>
    <w:p w14:paraId="4C881045" w14:textId="11FF6F60" w:rsidR="004A469A" w:rsidRDefault="004A469A" w:rsidP="0088191A">
      <w:pPr>
        <w:pStyle w:val="Heading2"/>
      </w:pPr>
      <w:bookmarkStart w:id="276" w:name="_Report_Metadata_for"/>
      <w:bookmarkStart w:id="277" w:name="_Get_Relevant_Project"/>
      <w:bookmarkStart w:id="278" w:name="_Get_Relevant_Project_1"/>
      <w:bookmarkStart w:id="279" w:name="_Get_Project.csv_Records"/>
      <w:bookmarkStart w:id="280" w:name="_Toc510893840"/>
      <w:bookmarkStart w:id="281" w:name="_Toc37849753"/>
      <w:bookmarkStart w:id="282" w:name="_Toc79153938"/>
      <w:bookmarkEnd w:id="276"/>
      <w:bookmarkEnd w:id="277"/>
      <w:bookmarkEnd w:id="278"/>
      <w:bookmarkEnd w:id="279"/>
      <w:r w:rsidRPr="006C26B8">
        <w:t>Get Project</w:t>
      </w:r>
      <w:r w:rsidR="00487413">
        <w:t>.csv</w:t>
      </w:r>
      <w:r w:rsidRPr="006C26B8">
        <w:t xml:space="preserve"> Records / lsa_Project</w:t>
      </w:r>
      <w:bookmarkEnd w:id="280"/>
      <w:bookmarkEnd w:id="281"/>
      <w:bookmarkEnd w:id="28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83"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84" w:name="_Toc29188011"/>
      <w:bookmarkStart w:id="285" w:name="_Toc29188013"/>
      <w:bookmarkStart w:id="286" w:name="_Get_Organization.csv_Records"/>
      <w:bookmarkStart w:id="287" w:name="_Toc37849754"/>
      <w:bookmarkStart w:id="288" w:name="_Toc79153939"/>
      <w:bookmarkEnd w:id="284"/>
      <w:bookmarkEnd w:id="285"/>
      <w:bookmarkEnd w:id="286"/>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87"/>
      <w:bookmarkEnd w:id="288"/>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89" w:author="Molly McEvilley" w:date="2021-10-22T13:41:00Z">
              <w:r w:rsidDel="00B35EDF">
                <w:delText>(See HMIS CSV documentation)</w:delText>
              </w:r>
            </w:del>
            <w:ins w:id="290" w:author="Molly McEvilley" w:date="2021-10-22T13:41:00Z">
              <w:r w:rsidR="00506715">
                <w:t>Must be in (0,1)</w:t>
              </w:r>
            </w:ins>
            <w:ins w:id="291" w:author="Molly McEvilley"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92" w:name="_Get_Funder.csv_Records"/>
      <w:bookmarkStart w:id="293" w:name="_Toc510893841"/>
      <w:bookmarkStart w:id="294" w:name="_Toc37849755"/>
      <w:bookmarkStart w:id="295" w:name="_Toc79153940"/>
      <w:bookmarkEnd w:id="292"/>
      <w:r w:rsidRPr="006C26B8">
        <w:t>Get Funder.csv Records / lsa_Funder</w:t>
      </w:r>
      <w:bookmarkEnd w:id="293"/>
      <w:bookmarkEnd w:id="294"/>
      <w:bookmarkEnd w:id="29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lastRenderedPageBreak/>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96"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96"/>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97" w:name="_Toc510893842"/>
    </w:p>
    <w:p w14:paraId="629DE690" w14:textId="0044626A" w:rsidR="007945B2" w:rsidRDefault="007945B2" w:rsidP="0088191A">
      <w:pPr>
        <w:pStyle w:val="Heading2"/>
      </w:pPr>
      <w:bookmarkStart w:id="298" w:name="_Get_Inventory.csv_Records"/>
      <w:bookmarkStart w:id="299" w:name="_Get_ProjectCoC_.csv"/>
      <w:bookmarkStart w:id="300" w:name="_Toc37849756"/>
      <w:bookmarkStart w:id="301" w:name="_Toc79153941"/>
      <w:bookmarkEnd w:id="298"/>
      <w:bookmarkEnd w:id="299"/>
      <w:r w:rsidRPr="006C26B8">
        <w:t xml:space="preserve">Get </w:t>
      </w:r>
      <w:r>
        <w:t>ProjectCoC</w:t>
      </w:r>
      <w:r w:rsidRPr="006C26B8">
        <w:t xml:space="preserve">.csv Records / </w:t>
      </w:r>
      <w:proofErr w:type="spellStart"/>
      <w:r w:rsidRPr="006C26B8">
        <w:t>lsa_</w:t>
      </w:r>
      <w:r>
        <w:t>ProjectCoC</w:t>
      </w:r>
      <w:bookmarkEnd w:id="300"/>
      <w:bookmarkEnd w:id="301"/>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lastRenderedPageBreak/>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02" w:name="_Get_Inventory.csv_Records_1"/>
      <w:bookmarkStart w:id="303" w:name="_Toc37849757"/>
      <w:bookmarkStart w:id="304" w:name="_Toc79153942"/>
      <w:bookmarkEnd w:id="302"/>
      <w:r w:rsidRPr="006C26B8">
        <w:t>Get Inventory.csv Records / lsa_Inventory</w:t>
      </w:r>
      <w:bookmarkEnd w:id="297"/>
      <w:bookmarkEnd w:id="303"/>
      <w:bookmarkEnd w:id="30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305" w:author="Molly McEvilley" w:date="2021-10-27T12:01:00Z"/>
        </w:trPr>
        <w:tc>
          <w:tcPr>
            <w:tcW w:w="9355" w:type="dxa"/>
          </w:tcPr>
          <w:p w14:paraId="6980CC77" w14:textId="3C9FADE2" w:rsidR="00BE5415" w:rsidRPr="00DE4A2E" w:rsidRDefault="00BE5415" w:rsidP="00DE4A2E">
            <w:pPr>
              <w:pStyle w:val="NoSpacing"/>
              <w:rPr>
                <w:ins w:id="306" w:author="Molly McEvilley" w:date="2021-10-27T12:01:00Z"/>
              </w:rPr>
            </w:pPr>
            <w:ins w:id="307" w:author="Molly McEvilley"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08" w:name="_Toc29188023"/>
      <w:bookmarkStart w:id="309" w:name="_Toc29188024"/>
      <w:bookmarkStart w:id="310" w:name="_Toc29188025"/>
      <w:bookmarkStart w:id="311" w:name="_Toc29188082"/>
      <w:bookmarkStart w:id="312" w:name="_Toc29188083"/>
      <w:bookmarkStart w:id="313" w:name="_Toc29188084"/>
      <w:bookmarkStart w:id="314" w:name="_Toc29188085"/>
      <w:bookmarkStart w:id="315" w:name="_Toc29188086"/>
      <w:bookmarkStart w:id="316" w:name="_Get_Active_HouseholdIDs"/>
      <w:bookmarkEnd w:id="283"/>
      <w:bookmarkEnd w:id="308"/>
      <w:bookmarkEnd w:id="309"/>
      <w:bookmarkEnd w:id="310"/>
      <w:bookmarkEnd w:id="311"/>
      <w:bookmarkEnd w:id="312"/>
      <w:bookmarkEnd w:id="313"/>
      <w:bookmarkEnd w:id="314"/>
      <w:bookmarkEnd w:id="315"/>
      <w:bookmarkEnd w:id="316"/>
      <w:r>
        <w:rPr>
          <w:highlight w:val="lightGray"/>
        </w:rPr>
        <w:br w:type="page"/>
      </w:r>
    </w:p>
    <w:p w14:paraId="6AA20C2D" w14:textId="1A6C1ADF" w:rsidR="00E158FC" w:rsidRDefault="00365473" w:rsidP="007B5290">
      <w:pPr>
        <w:pStyle w:val="Heading1"/>
      </w:pPr>
      <w:bookmarkStart w:id="317" w:name="_HMIS_Business_Logic:_1"/>
      <w:bookmarkStart w:id="318" w:name="_Toc37849758"/>
      <w:bookmarkStart w:id="319" w:name="_Toc79153943"/>
      <w:bookmarkEnd w:id="317"/>
      <w:r>
        <w:lastRenderedPageBreak/>
        <w:t>HMIS Business Logic:</w:t>
      </w:r>
      <w:r w:rsidR="005A642F">
        <w:t xml:space="preserve"> </w:t>
      </w:r>
      <w:r w:rsidR="00E158FC">
        <w:t>LSAPerson</w:t>
      </w:r>
      <w:bookmarkEnd w:id="318"/>
      <w:bookmarkEnd w:id="31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20" w:name="_Get_Active_HouseholdIDs_1"/>
      <w:bookmarkStart w:id="321" w:name="_Toc37849759"/>
      <w:bookmarkStart w:id="322" w:name="_Toc79153944"/>
      <w:bookmarkEnd w:id="320"/>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21"/>
      <w:bookmarkEnd w:id="322"/>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23" w:author="Molly McEvilley" w:date="2021-10-21T10:41:00Z">
              <w:r w:rsidDel="00BD5EDD">
                <w:delText>ProjectType</w:delText>
              </w:r>
            </w:del>
            <w:proofErr w:type="spellStart"/>
            <w:ins w:id="324" w:author="Molly McEvilley"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25" w:author="Molly McEvilley" w:date="2021-10-21T10:42:00Z">
        <w:r>
          <w:rPr>
            <w:b/>
            <w:bCs/>
          </w:rPr>
          <w:t>LSA</w:t>
        </w:r>
      </w:ins>
      <w:r w:rsidR="00073AE1" w:rsidRPr="00845520">
        <w:rPr>
          <w:b/>
          <w:bCs/>
        </w:rPr>
        <w:t>ProjectType</w:t>
      </w:r>
      <w:proofErr w:type="spellEnd"/>
      <w:r w:rsidR="00073AE1">
        <w:t xml:space="preserve"> in (</w:t>
      </w:r>
      <w:ins w:id="326" w:author="Molly McEvilley" w:date="2021-10-21T10:42:00Z">
        <w:r>
          <w:t>0,</w:t>
        </w:r>
      </w:ins>
      <w:r w:rsidR="00073AE1">
        <w:t>1,2,8); or</w:t>
      </w:r>
    </w:p>
    <w:p w14:paraId="574FEEA9" w14:textId="22953D14" w:rsidR="00073AE1" w:rsidRPr="00073AE1" w:rsidRDefault="00795C20">
      <w:pPr>
        <w:pStyle w:val="ListParagraph"/>
        <w:numPr>
          <w:ilvl w:val="1"/>
          <w:numId w:val="32"/>
        </w:numPr>
      </w:pPr>
      <w:proofErr w:type="spellStart"/>
      <w:ins w:id="327" w:author="Molly McEvilley" w:date="2021-10-21T10:42:00Z">
        <w:r>
          <w:rPr>
            <w:b/>
            <w:bCs/>
          </w:rPr>
          <w:t>LSA</w:t>
        </w:r>
        <w:r w:rsidRPr="00845520">
          <w:rPr>
            <w:b/>
            <w:bCs/>
          </w:rPr>
          <w:t>ProjectType</w:t>
        </w:r>
        <w:proofErr w:type="spellEnd"/>
        <w:r>
          <w:t xml:space="preserve"> </w:t>
        </w:r>
      </w:ins>
      <w:del w:id="328" w:author="Molly McEvilley"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29" w:name="_Toc29163943"/>
      <w:bookmarkStart w:id="330" w:name="_Toc29188088"/>
      <w:bookmarkStart w:id="331" w:name="_Toc29188093"/>
      <w:bookmarkStart w:id="332" w:name="_Toc29188094"/>
      <w:bookmarkStart w:id="333" w:name="_Resolve_Data_Conflicts"/>
      <w:bookmarkStart w:id="334" w:name="_Toc79153945"/>
      <w:bookmarkStart w:id="335" w:name="_Toc37849760"/>
      <w:bookmarkEnd w:id="329"/>
      <w:bookmarkEnd w:id="330"/>
      <w:bookmarkEnd w:id="331"/>
      <w:bookmarkEnd w:id="332"/>
      <w:bookmarkEnd w:id="333"/>
      <w:r>
        <w:t xml:space="preserve">Identify </w:t>
      </w:r>
      <w:r w:rsidR="008670BD">
        <w:t>Activ</w:t>
      </w:r>
      <w:r w:rsidR="001437DE" w:rsidRPr="00C52062">
        <w:t xml:space="preserve">e </w:t>
      </w:r>
      <w:r>
        <w:t xml:space="preserve">and AHAR </w:t>
      </w:r>
      <w:r w:rsidR="001437DE" w:rsidRPr="00C52062">
        <w:t>Enrollments</w:t>
      </w:r>
      <w:bookmarkEnd w:id="334"/>
      <w:r w:rsidR="001437DE">
        <w:t xml:space="preserve"> </w:t>
      </w:r>
      <w:bookmarkEnd w:id="33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36"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36"/>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37" w:author="Molly McEvilley" w:date="2021-10-21T10:42:00Z">
        <w:r w:rsidR="000B7DCA">
          <w:rPr>
            <w:b/>
            <w:bCs/>
          </w:rPr>
          <w:t>LSA</w:t>
        </w:r>
        <w:r w:rsidR="000B7DCA" w:rsidRPr="00845520">
          <w:rPr>
            <w:b/>
            <w:bCs/>
          </w:rPr>
          <w:t>ProjectType</w:t>
        </w:r>
      </w:ins>
      <w:proofErr w:type="spellEnd"/>
      <w:del w:id="338" w:author="Molly McEvilley"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39" w:name="_Toc29188096"/>
      <w:bookmarkStart w:id="340" w:name="_Toc31197136"/>
      <w:bookmarkStart w:id="341" w:name="_Toc29188097"/>
      <w:bookmarkStart w:id="342" w:name="_Toc31197137"/>
      <w:bookmarkStart w:id="343" w:name="_Toc29188098"/>
      <w:bookmarkStart w:id="344" w:name="_Toc31197138"/>
      <w:bookmarkStart w:id="345" w:name="_Toc29188099"/>
      <w:bookmarkStart w:id="346" w:name="_Toc31197139"/>
      <w:bookmarkStart w:id="347" w:name="_Toc29188100"/>
      <w:bookmarkStart w:id="348" w:name="_Toc31197140"/>
      <w:bookmarkStart w:id="349" w:name="_Toc29188101"/>
      <w:bookmarkStart w:id="350" w:name="_Toc31197141"/>
      <w:bookmarkStart w:id="351" w:name="_Toc29188102"/>
      <w:bookmarkStart w:id="352" w:name="_Toc31197142"/>
      <w:bookmarkStart w:id="353" w:name="_Set_Age_Group"/>
      <w:bookmarkStart w:id="354" w:name="_Toc29188104"/>
      <w:bookmarkStart w:id="355" w:name="_Toc31197144"/>
      <w:bookmarkStart w:id="356" w:name="_Set_Household_Type"/>
      <w:bookmarkStart w:id="357" w:name="_Get_Active_Clients"/>
      <w:bookmarkStart w:id="358" w:name="_Toc499543989"/>
      <w:bookmarkStart w:id="359" w:name="_Toc37849761"/>
      <w:bookmarkStart w:id="360" w:name="_Toc79153946"/>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sidRPr="00C52062">
        <w:t xml:space="preserve">Get Active Clients </w:t>
      </w:r>
      <w:bookmarkEnd w:id="358"/>
      <w:r w:rsidR="00801317">
        <w:t>for LSAPerson</w:t>
      </w:r>
      <w:bookmarkEnd w:id="359"/>
      <w:bookmarkEnd w:id="36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61" w:name="_Toc506721197"/>
      <w:bookmarkStart w:id="362" w:name="_Toc499543990"/>
      <w:bookmarkStart w:id="363" w:name="_Hlk510689117"/>
    </w:p>
    <w:p w14:paraId="7C089F01" w14:textId="4D1B62B6" w:rsidR="00EC52CD" w:rsidRDefault="003C176F" w:rsidP="0088191A">
      <w:pPr>
        <w:pStyle w:val="Heading2"/>
      </w:pPr>
      <w:bookmarkStart w:id="364" w:name="_LSAPerson_Demographics"/>
      <w:bookmarkStart w:id="365" w:name="_Toc37849762"/>
      <w:bookmarkStart w:id="366" w:name="_Toc79153947"/>
      <w:bookmarkEnd w:id="364"/>
      <w:r>
        <w:t xml:space="preserve">LSAPerson </w:t>
      </w:r>
      <w:r w:rsidR="00876AFA">
        <w:t>Demographics</w:t>
      </w:r>
      <w:bookmarkEnd w:id="361"/>
      <w:bookmarkEnd w:id="362"/>
      <w:bookmarkEnd w:id="365"/>
      <w:bookmarkEnd w:id="36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proofErr w:type="spellStart"/>
                              <w:r>
                                <w:t>hmis_Client</w:t>
                              </w:r>
                              <w:proofErr w:type="spellEnd"/>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proofErr w:type="spellStart"/>
                        <w:r>
                          <w:t>hmis_Client</w:t>
                        </w:r>
                        <w:proofErr w:type="spellEnd"/>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67"/>
      <w:r>
        <w:t xml:space="preserve">applied to </w:t>
      </w:r>
      <w:proofErr w:type="spellStart"/>
      <w:r>
        <w:t>hmis_Client</w:t>
      </w:r>
      <w:commentRangeEnd w:id="367"/>
      <w:proofErr w:type="spellEnd"/>
      <w:r w:rsidR="00B44183">
        <w:rPr>
          <w:rStyle w:val="CommentReference"/>
        </w:rPr>
        <w:commentReference w:id="367"/>
      </w:r>
      <w:del w:id="368" w:author="Molly McEvilley"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69"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70" w:author="Molly McEvilley [2]" w:date="2021-08-18T15:12:00Z">
              <w:r w:rsidDel="00871FFC">
                <w:delText>GenderNonSingular</w:delText>
              </w:r>
            </w:del>
            <w:proofErr w:type="spellStart"/>
            <w:ins w:id="371" w:author="Molly McEvilley [2]"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6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72" w:author="Molly McEvilley [2]" w:date="2021-08-18T15:12:00Z">
              <w:r w:rsidR="00871FFC">
                <w:rPr>
                  <w:i/>
                  <w:iCs/>
                </w:rPr>
                <w:t>SingleGender</w:t>
              </w:r>
            </w:ins>
            <w:proofErr w:type="spellEnd"/>
            <w:del w:id="373" w:author="Molly McEvilley [2]"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74" w:name="_ES/SH/Street_Time_–"/>
      <w:bookmarkStart w:id="375" w:name="_Toc34144028"/>
      <w:bookmarkStart w:id="376" w:name="_Toc34144029"/>
      <w:bookmarkStart w:id="377" w:name="_Toc34144030"/>
      <w:bookmarkStart w:id="378" w:name="_Toc34144031"/>
      <w:bookmarkStart w:id="379" w:name="_Toc34144032"/>
      <w:bookmarkStart w:id="380" w:name="_Toc34144033"/>
      <w:bookmarkStart w:id="381" w:name="_Time_Spent_in"/>
      <w:bookmarkStart w:id="382" w:name="_Toc506721198"/>
      <w:bookmarkStart w:id="383" w:name="_Toc37849763"/>
      <w:bookmarkStart w:id="384" w:name="_Toc79153948"/>
      <w:bookmarkStart w:id="385" w:name="_Toc499543992"/>
      <w:bookmarkStart w:id="386" w:name="_Toc506721201"/>
      <w:bookmarkEnd w:id="363"/>
      <w:bookmarkEnd w:id="374"/>
      <w:bookmarkEnd w:id="375"/>
      <w:bookmarkEnd w:id="376"/>
      <w:bookmarkEnd w:id="377"/>
      <w:bookmarkEnd w:id="378"/>
      <w:bookmarkEnd w:id="379"/>
      <w:bookmarkEnd w:id="380"/>
      <w:bookmarkEnd w:id="381"/>
      <w:r>
        <w:t xml:space="preserve">Time Spent </w:t>
      </w:r>
      <w:r w:rsidR="00CC6B23">
        <w:t>in ES/SH or on the Street</w:t>
      </w:r>
      <w:r w:rsidR="00006148">
        <w:t xml:space="preserve"> </w:t>
      </w:r>
      <w:bookmarkEnd w:id="382"/>
      <w:r w:rsidR="00EE5EF2">
        <w:t xml:space="preserve">– </w:t>
      </w:r>
      <w:r w:rsidR="00A76144">
        <w:t>LSAPerson</w:t>
      </w:r>
      <w:bookmarkEnd w:id="383"/>
      <w:bookmarkEnd w:id="38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proofErr w:type="spellStart"/>
                              <w:r>
                                <w:t>hmis_EnrollmentCoC</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proofErr w:type="spellStart"/>
                        <w:r>
                          <w:t>hmis_EnrollmentCoC</w:t>
                        </w:r>
                        <w:proofErr w:type="spellEnd"/>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87" w:author="Molly McEvilley [2]" w:date="2021-08-16T02:03:00Z"/>
        </w:trPr>
        <w:tc>
          <w:tcPr>
            <w:tcW w:w="9355" w:type="dxa"/>
          </w:tcPr>
          <w:p w14:paraId="4250533C" w14:textId="622BF173" w:rsidR="00C40CB7" w:rsidRPr="005F4836" w:rsidRDefault="00C40CB7" w:rsidP="00621D1D">
            <w:pPr>
              <w:pStyle w:val="NoSpacing"/>
              <w:rPr>
                <w:ins w:id="388" w:author="Molly McEvilley [2]" w:date="2021-08-16T02:03:00Z"/>
              </w:rPr>
            </w:pPr>
            <w:proofErr w:type="spellStart"/>
            <w:ins w:id="389" w:author="Molly McEvilley [2]" w:date="2021-08-16T02:03:00Z">
              <w:r>
                <w:t>LastBednight</w:t>
              </w:r>
              <w:proofErr w:type="spellEnd"/>
            </w:ins>
          </w:p>
        </w:tc>
      </w:tr>
      <w:tr w:rsidR="00704CCF" w:rsidRPr="00AD4220" w:rsidDel="00C40CB7" w14:paraId="08B17131" w14:textId="457E9B32" w:rsidTr="00AD4220">
        <w:trPr>
          <w:cantSplit/>
          <w:trHeight w:val="216"/>
          <w:del w:id="390" w:author="Molly McEvilley [2]"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91" w:author="Molly McEvilley [2]" w:date="2021-08-16T02:04:00Z"/>
                <w:b/>
                <w:bCs/>
              </w:rPr>
            </w:pPr>
            <w:del w:id="392" w:author="Molly McEvilley [2]" w:date="2021-08-16T02:04:00Z">
              <w:r w:rsidDel="00C40CB7">
                <w:rPr>
                  <w:b/>
                  <w:bCs/>
                </w:rPr>
                <w:lastRenderedPageBreak/>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93" w:author="Molly McEvilley [2]" w:date="2021-08-16T02:04:00Z"/>
        </w:trPr>
        <w:tc>
          <w:tcPr>
            <w:tcW w:w="9355" w:type="dxa"/>
          </w:tcPr>
          <w:p w14:paraId="21AB8ABB" w14:textId="219A4298" w:rsidR="00704CCF" w:rsidRPr="005F4836" w:rsidDel="00C40CB7" w:rsidRDefault="00AD4220" w:rsidP="00621D1D">
            <w:pPr>
              <w:pStyle w:val="NoSpacing"/>
              <w:rPr>
                <w:del w:id="394" w:author="Molly McEvilley [2]" w:date="2021-08-16T02:04:00Z"/>
              </w:rPr>
            </w:pPr>
            <w:del w:id="395" w:author="Molly McEvilley [2]"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96" w:name="_Get_Enrollments_Relevant"/>
      <w:bookmarkStart w:id="397" w:name="_Toc37849764"/>
      <w:bookmarkStart w:id="398" w:name="_Toc79153949"/>
      <w:bookmarkEnd w:id="396"/>
      <w:r>
        <w:t xml:space="preserve">Enrollments Relevant to </w:t>
      </w:r>
      <w:r w:rsidR="000146AE">
        <w:t>Counting ES/SH/Street Dates</w:t>
      </w:r>
      <w:bookmarkEnd w:id="397"/>
      <w:bookmarkEnd w:id="39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lastRenderedPageBreak/>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99" w:name="_Toc37849765"/>
      <w:bookmarkStart w:id="400" w:name="_Toc79153950"/>
      <w:r>
        <w:t xml:space="preserve">Get Dates to Exclude from Counts of ES/SH/Street Days </w:t>
      </w:r>
      <w:r w:rsidR="007B705B">
        <w:t>(</w:t>
      </w:r>
      <w:proofErr w:type="spellStart"/>
      <w:r w:rsidR="007B705B">
        <w:t>ch_Exclude</w:t>
      </w:r>
      <w:proofErr w:type="spellEnd"/>
      <w:r w:rsidR="007B705B">
        <w:t>)</w:t>
      </w:r>
      <w:bookmarkEnd w:id="399"/>
      <w:bookmarkEnd w:id="40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401" w:author="Molly McEvilley" w:date="2021-10-21T10:42:00Z">
              <w:r w:rsidRPr="008F2C7B" w:rsidDel="000B7DCA">
                <w:delText xml:space="preserve">ProjectType </w:delText>
              </w:r>
            </w:del>
            <w:proofErr w:type="spellStart"/>
            <w:ins w:id="402" w:author="Molly McEvilley"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403" w:author="Molly McEvilley" w:date="2021-10-13T09:24:00Z"/>
        </w:rPr>
      </w:pPr>
      <w:commentRangeStart w:id="404"/>
      <w:del w:id="405" w:author="Molly McEvilley"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404"/>
      <w:r w:rsidR="000D2D87">
        <w:rPr>
          <w:rStyle w:val="CommentReference"/>
          <w:rFonts w:eastAsiaTheme="minorHAnsi" w:cstheme="minorBidi"/>
        </w:rPr>
        <w:commentReference w:id="404"/>
      </w:r>
      <w:del w:id="406" w:author="Molly McEvilley"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407" w:author="Molly McEvilley" w:date="2021-10-21T10:43:00Z">
        <w:r w:rsidR="000B7DCA">
          <w:rPr>
            <w:b/>
            <w:bCs/>
          </w:rPr>
          <w:t>LSA</w:t>
        </w:r>
        <w:r w:rsidR="000B7DCA" w:rsidRPr="00845520">
          <w:rPr>
            <w:b/>
            <w:bCs/>
          </w:rPr>
          <w:t>ProjectType</w:t>
        </w:r>
        <w:proofErr w:type="spellEnd"/>
        <w:r w:rsidR="000B7DCA">
          <w:t xml:space="preserve"> </w:t>
        </w:r>
      </w:ins>
      <w:del w:id="408" w:author="Molly McEvilley"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09" w:name="_Toc37849766"/>
      <w:bookmarkStart w:id="410" w:name="_Toc79153951"/>
      <w:r>
        <w:t xml:space="preserve">Get Dates to Include in Counts of ES/SH/Street Days </w:t>
      </w:r>
      <w:r w:rsidR="007B705B">
        <w:t>(</w:t>
      </w:r>
      <w:proofErr w:type="spellStart"/>
      <w:r w:rsidR="00E04B04">
        <w:t>ch_Include</w:t>
      </w:r>
      <w:proofErr w:type="spellEnd"/>
      <w:r w:rsidR="007B705B">
        <w:t>)</w:t>
      </w:r>
      <w:bookmarkEnd w:id="409"/>
      <w:bookmarkEnd w:id="410"/>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lastRenderedPageBreak/>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411" w:author="Molly McEvilley" w:date="2021-10-21T10:43:00Z">
              <w:r w:rsidRPr="00385BF2">
                <w:rPr>
                  <w:rPrChange w:id="412" w:author="Molly McEvilley" w:date="2021-10-21T10:43:00Z">
                    <w:rPr>
                      <w:b/>
                      <w:bCs/>
                    </w:rPr>
                  </w:rPrChange>
                </w:rPr>
                <w:t>LSAProjectType</w:t>
              </w:r>
            </w:ins>
            <w:proofErr w:type="spellEnd"/>
            <w:del w:id="413" w:author="Molly McEvilley"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14" w:author="Molly McEvilley" w:date="2021-10-21T10:43:00Z"/>
        </w:trPr>
        <w:tc>
          <w:tcPr>
            <w:tcW w:w="9355" w:type="dxa"/>
          </w:tcPr>
          <w:p w14:paraId="187F3894" w14:textId="1D7D37FF" w:rsidR="005A4667" w:rsidRPr="00172D43" w:rsidDel="00385BF2" w:rsidRDefault="005A4667" w:rsidP="00C973DB">
            <w:pPr>
              <w:pStyle w:val="NoSpacing"/>
              <w:rPr>
                <w:del w:id="415" w:author="Molly McEvilley" w:date="2021-10-21T10:43:00Z"/>
              </w:rPr>
            </w:pPr>
            <w:del w:id="416" w:author="Molly McEvilley"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17" w:author="Molly McEvilley" w:date="2021-10-21T10:43:00Z">
        <w:r>
          <w:rPr>
            <w:b/>
            <w:bCs/>
          </w:rPr>
          <w:t>LSA</w:t>
        </w:r>
        <w:r w:rsidRPr="00845520">
          <w:rPr>
            <w:b/>
            <w:bCs/>
          </w:rPr>
          <w:t>ProjectType</w:t>
        </w:r>
      </w:ins>
      <w:proofErr w:type="spellEnd"/>
      <w:del w:id="418" w:author="Molly McEvilley" w:date="2021-10-21T10:43:00Z">
        <w:r w:rsidR="00006148" w:rsidRPr="009C008E" w:rsidDel="00385BF2">
          <w:rPr>
            <w:b/>
            <w:bCs/>
            <w:iCs/>
          </w:rPr>
          <w:delText>ProjectType</w:delText>
        </w:r>
      </w:del>
      <w:r w:rsidR="00006148" w:rsidRPr="002F68BE">
        <w:t xml:space="preserve"> </w:t>
      </w:r>
      <w:del w:id="419" w:author="Molly McEvilley"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20" w:author="Molly McEvilley" w:date="2021-10-21T10:43:00Z">
        <w:r>
          <w:t xml:space="preserve">in </w:t>
        </w:r>
        <w:r w:rsidR="00CB4ADD">
          <w:t>(0,8</w:t>
        </w:r>
      </w:ins>
      <w:ins w:id="421" w:author="Molly McEvilley"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22" w:author="Molly McEvilley" w:date="2021-10-21T10:44:00Z">
        <w:r>
          <w:rPr>
            <w:b/>
            <w:bCs/>
          </w:rPr>
          <w:t>LSA</w:t>
        </w:r>
        <w:r w:rsidRPr="00845520">
          <w:rPr>
            <w:b/>
            <w:bCs/>
          </w:rPr>
          <w:t>ProjectType</w:t>
        </w:r>
        <w:proofErr w:type="spellEnd"/>
        <w:r>
          <w:t xml:space="preserve"> </w:t>
        </w:r>
      </w:ins>
      <w:del w:id="423" w:author="Molly McEvilley" w:date="2021-10-21T10:44:00Z">
        <w:r w:rsidR="00006148" w:rsidRPr="009C008E" w:rsidDel="00CB4ADD">
          <w:rPr>
            <w:b/>
            <w:bCs/>
            <w:iCs/>
          </w:rPr>
          <w:delText>ProjectType</w:delText>
        </w:r>
        <w:r w:rsidR="00006148" w:rsidRPr="00BF5535" w:rsidDel="00CB4ADD">
          <w:delText xml:space="preserve"> </w:delText>
        </w:r>
      </w:del>
      <w:r w:rsidR="00006148" w:rsidRPr="00BF5535">
        <w:t>= 1</w:t>
      </w:r>
      <w:del w:id="424" w:author="Molly McEvilley"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25" w:name="_Hlk42149391"/>
      <w:proofErr w:type="spellStart"/>
      <w:r w:rsidR="003C4035" w:rsidRPr="003C4035">
        <w:rPr>
          <w:i/>
        </w:rPr>
        <w:t>BedNightDate</w:t>
      </w:r>
      <w:bookmarkEnd w:id="425"/>
      <w:proofErr w:type="spellEnd"/>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proofErr w:type="spellStart"/>
      <w:ins w:id="426" w:author="Molly McEvilley" w:date="2021-10-21T10:44:00Z">
        <w:r w:rsidR="00CB4ADD">
          <w:rPr>
            <w:b/>
            <w:bCs/>
          </w:rPr>
          <w:t>LSA</w:t>
        </w:r>
        <w:r w:rsidR="00CB4ADD" w:rsidRPr="00845520">
          <w:rPr>
            <w:b/>
            <w:bCs/>
          </w:rPr>
          <w:t>ProjectType</w:t>
        </w:r>
        <w:proofErr w:type="spellEnd"/>
        <w:r w:rsidR="00CB4ADD">
          <w:t xml:space="preserve"> </w:t>
        </w:r>
      </w:ins>
      <w:del w:id="427" w:author="Molly McEvilley" w:date="2021-10-21T10:44:00Z">
        <w:r w:rsidRPr="0044267F" w:rsidDel="00CB4ADD">
          <w:rPr>
            <w:b/>
          </w:rPr>
          <w:delText>ProjectType</w:delText>
        </w:r>
        <w:r w:rsidRPr="0044267F" w:rsidDel="00CB4ADD">
          <w:rPr>
            <w:bCs/>
          </w:rPr>
          <w:delText xml:space="preserve"> </w:delText>
        </w:r>
      </w:del>
      <w:r w:rsidRPr="0044267F">
        <w:rPr>
          <w:bCs/>
        </w:rPr>
        <w:t>in (</w:t>
      </w:r>
      <w:ins w:id="428" w:author="Molly McEvilley"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29" w:author="Molly McEvilley" w:date="2021-10-21T10:44:00Z">
        <w:r w:rsidR="00611385">
          <w:rPr>
            <w:b/>
            <w:bCs/>
          </w:rPr>
          <w:t>LSA</w:t>
        </w:r>
        <w:r w:rsidR="00611385" w:rsidRPr="00845520">
          <w:rPr>
            <w:b/>
            <w:bCs/>
          </w:rPr>
          <w:t>ProjectType</w:t>
        </w:r>
        <w:proofErr w:type="spellEnd"/>
        <w:r w:rsidR="00611385">
          <w:t xml:space="preserve"> </w:t>
        </w:r>
      </w:ins>
      <w:del w:id="430" w:author="Molly McEvilley"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31" w:author="Molly McEvilley" w:date="2021-10-21T10:44:00Z">
        <w:r>
          <w:rPr>
            <w:b/>
            <w:bCs/>
          </w:rPr>
          <w:t>LSA</w:t>
        </w:r>
        <w:r w:rsidRPr="00845520">
          <w:rPr>
            <w:b/>
            <w:bCs/>
          </w:rPr>
          <w:t>ProjectType</w:t>
        </w:r>
        <w:proofErr w:type="spellEnd"/>
        <w:r>
          <w:t xml:space="preserve"> </w:t>
        </w:r>
      </w:ins>
      <w:del w:id="432" w:author="Molly McEvilley"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33" w:author="Molly McEvilley" w:date="2021-10-21T10:44:00Z">
        <w:r>
          <w:rPr>
            <w:b/>
            <w:bCs/>
          </w:rPr>
          <w:t>LSA</w:t>
        </w:r>
        <w:r w:rsidRPr="00845520">
          <w:rPr>
            <w:b/>
            <w:bCs/>
          </w:rPr>
          <w:t>ProjectType</w:t>
        </w:r>
        <w:proofErr w:type="spellEnd"/>
        <w:r>
          <w:t xml:space="preserve"> </w:t>
        </w:r>
      </w:ins>
      <w:del w:id="434" w:author="Molly McEvilley"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35" w:name="_Toc506721200"/>
    </w:p>
    <w:p w14:paraId="4E52BCD6" w14:textId="4F2FFADA" w:rsidR="00006148" w:rsidRDefault="00006148" w:rsidP="0088191A">
      <w:pPr>
        <w:pStyle w:val="Heading2"/>
      </w:pPr>
      <w:bookmarkStart w:id="436" w:name="_Toc37849767"/>
      <w:bookmarkStart w:id="437" w:name="_Toc79153952"/>
      <w:r>
        <w:t>Get ES/SH/Street Episodes</w:t>
      </w:r>
      <w:r w:rsidR="007B705B">
        <w:t xml:space="preserve"> (</w:t>
      </w:r>
      <w:proofErr w:type="spellStart"/>
      <w:r w:rsidR="007B705B">
        <w:t>ch_Episodes</w:t>
      </w:r>
      <w:proofErr w:type="spellEnd"/>
      <w:r w:rsidR="007B705B">
        <w:t>)</w:t>
      </w:r>
      <w:bookmarkEnd w:id="436"/>
      <w:bookmarkEnd w:id="43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38" w:name="_CHTime_and_CHTimeStatus"/>
      <w:bookmarkStart w:id="439" w:name="_Toc31197153"/>
      <w:bookmarkStart w:id="440" w:name="_Toc37849768"/>
      <w:bookmarkStart w:id="441" w:name="_Toc79153953"/>
      <w:bookmarkEnd w:id="435"/>
      <w:bookmarkEnd w:id="438"/>
      <w:r w:rsidRPr="00655B0F">
        <w:t>CHTime</w:t>
      </w:r>
      <w:r>
        <w:t xml:space="preserve"> and </w:t>
      </w:r>
      <w:r w:rsidRPr="005F4836">
        <w:t>CHTimeStatus</w:t>
      </w:r>
      <w:r>
        <w:t xml:space="preserve"> </w:t>
      </w:r>
      <w:r w:rsidR="00E04B04">
        <w:t>–</w:t>
      </w:r>
      <w:r>
        <w:t xml:space="preserve"> LSAPerson</w:t>
      </w:r>
      <w:bookmarkEnd w:id="439"/>
      <w:bookmarkEnd w:id="440"/>
      <w:bookmarkEnd w:id="441"/>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42" w:author="Molly McEvilley" w:date="2021-10-21T10:44:00Z">
              <w:r w:rsidRPr="00611385">
                <w:rPr>
                  <w:rPrChange w:id="443" w:author="Molly McEvilley" w:date="2021-10-21T10:44:00Z">
                    <w:rPr>
                      <w:b/>
                      <w:bCs/>
                    </w:rPr>
                  </w:rPrChange>
                </w:rPr>
                <w:t>LSAProjectType</w:t>
              </w:r>
            </w:ins>
            <w:proofErr w:type="spellEnd"/>
            <w:del w:id="444" w:author="Molly McEvilley"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lastRenderedPageBreak/>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lastRenderedPageBreak/>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45" w:author="Molly McEvilley" w:date="2021-10-21T10:45:00Z">
        <w:r>
          <w:rPr>
            <w:b/>
            <w:bCs/>
          </w:rPr>
          <w:t>LSA</w:t>
        </w:r>
        <w:r w:rsidRPr="00845520">
          <w:rPr>
            <w:b/>
            <w:bCs/>
          </w:rPr>
          <w:t>ProjectType</w:t>
        </w:r>
        <w:proofErr w:type="spellEnd"/>
        <w:r>
          <w:t xml:space="preserve"> </w:t>
        </w:r>
      </w:ins>
      <w:del w:id="446" w:author="Molly McEvilley" w:date="2021-10-21T10:45:00Z">
        <w:r w:rsidR="00DE0E77" w:rsidRPr="00611385" w:rsidDel="00611385">
          <w:rPr>
            <w:iCs/>
            <w:rPrChange w:id="447" w:author="Molly McEvilley" w:date="2021-10-21T10:45:00Z">
              <w:rPr>
                <w:b/>
                <w:bCs/>
                <w:iCs/>
              </w:rPr>
            </w:rPrChange>
          </w:rPr>
          <w:delText>ProjectType</w:delText>
        </w:r>
        <w:r w:rsidR="00DE0E77" w:rsidRPr="00104046" w:rsidDel="00611385">
          <w:delText xml:space="preserve"> </w:delText>
        </w:r>
      </w:del>
      <w:r w:rsidR="00DE0E77" w:rsidRPr="00104046">
        <w:t>in (</w:t>
      </w:r>
      <w:ins w:id="448" w:author="Molly McEvilley"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49" w:author="Molly McEvilley" w:date="2021-10-21T10:45:00Z">
        <w:r>
          <w:rPr>
            <w:b/>
            <w:bCs/>
          </w:rPr>
          <w:t>LSA</w:t>
        </w:r>
        <w:r w:rsidRPr="00845520">
          <w:rPr>
            <w:b/>
            <w:bCs/>
          </w:rPr>
          <w:t>ProjectType</w:t>
        </w:r>
        <w:proofErr w:type="spellEnd"/>
        <w:r>
          <w:t xml:space="preserve"> </w:t>
        </w:r>
      </w:ins>
      <w:del w:id="450" w:author="Molly McEvilley"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51" w:author="Molly McEvilley"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52" w:name="_EST/RRH/PSHAgeMin_and_EST/RRH/PSHAg"/>
      <w:bookmarkStart w:id="453" w:name="_Toc37849769"/>
      <w:bookmarkStart w:id="454" w:name="_Toc79153954"/>
      <w:bookmarkEnd w:id="452"/>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53"/>
      <w:bookmarkEnd w:id="45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DB472E" w:rsidRDefault="0046667A" w:rsidP="00DC3219">
            <w:pPr>
              <w:pStyle w:val="NoSpacing"/>
            </w:pPr>
            <w:proofErr w:type="spellStart"/>
            <w:ins w:id="455" w:author="Molly McEvilley" w:date="2021-10-21T10:45:00Z">
              <w:r w:rsidRPr="0046667A">
                <w:rPr>
                  <w:rPrChange w:id="456" w:author="Molly McEvilley" w:date="2021-10-21T10:45:00Z">
                    <w:rPr>
                      <w:b/>
                      <w:bCs/>
                    </w:rPr>
                  </w:rPrChange>
                </w:rPr>
                <w:t>LSAProjectType</w:t>
              </w:r>
            </w:ins>
            <w:proofErr w:type="spellEnd"/>
            <w:del w:id="457" w:author="Molly McEvilley" w:date="2021-10-21T10:45:00Z">
              <w:r w:rsidR="00D1392C" w:rsidRPr="00DB472E" w:rsidDel="0046667A">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58" w:author="Molly McEvilley" w:date="2021-10-21T10:45:00Z">
        <w:r w:rsidR="0046667A">
          <w:rPr>
            <w:b/>
            <w:bCs/>
          </w:rPr>
          <w:t>LSA</w:t>
        </w:r>
        <w:r w:rsidR="0046667A" w:rsidRPr="00845520">
          <w:rPr>
            <w:b/>
            <w:bCs/>
          </w:rPr>
          <w:t>ProjectType</w:t>
        </w:r>
      </w:ins>
      <w:proofErr w:type="spellEnd"/>
      <w:del w:id="459" w:author="Molly McEvilley" w:date="2021-10-21T10:45:00Z">
        <w:r w:rsidRPr="009C008E" w:rsidDel="0046667A">
          <w:rPr>
            <w:b/>
            <w:bCs/>
          </w:rPr>
          <w:delText>ProjectType</w:delText>
        </w:r>
      </w:del>
      <w:r>
        <w:t xml:space="preserve"> in (</w:t>
      </w:r>
      <w:ins w:id="460" w:author="Molly McEvilley"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61" w:author="Molly McEvilley" w:date="2021-10-21T10:46:00Z">
        <w:r w:rsidR="006D6F5B">
          <w:rPr>
            <w:b/>
            <w:bCs/>
          </w:rPr>
          <w:t>LSA</w:t>
        </w:r>
        <w:r w:rsidR="006D6F5B" w:rsidRPr="00845520">
          <w:rPr>
            <w:b/>
            <w:bCs/>
          </w:rPr>
          <w:t>ProjectType</w:t>
        </w:r>
        <w:proofErr w:type="spellEnd"/>
        <w:r w:rsidR="006D6F5B">
          <w:t xml:space="preserve"> </w:t>
        </w:r>
      </w:ins>
      <w:del w:id="462" w:author="Molly McEvilley" w:date="2021-10-21T10:46:00Z">
        <w:r w:rsidR="002467E4" w:rsidRPr="00DE4A2E" w:rsidDel="006D6F5B">
          <w:rPr>
            <w:b/>
            <w:bCs/>
          </w:rPr>
          <w:delText>ProjectType</w:delText>
        </w:r>
        <w:r w:rsidR="002467E4" w:rsidDel="006D6F5B">
          <w:delText xml:space="preserve"> </w:delText>
        </w:r>
      </w:del>
      <w:r w:rsidR="002467E4">
        <w:t>in (</w:t>
      </w:r>
      <w:ins w:id="463" w:author="Molly McEvilley"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64" w:author="Molly McEvilley" w:date="2021-10-21T10:46:00Z">
        <w:r w:rsidR="006D6F5B">
          <w:rPr>
            <w:b/>
            <w:bCs/>
          </w:rPr>
          <w:t>LSA</w:t>
        </w:r>
        <w:r w:rsidR="006D6F5B" w:rsidRPr="00845520">
          <w:rPr>
            <w:b/>
            <w:bCs/>
          </w:rPr>
          <w:t>ProjectType</w:t>
        </w:r>
        <w:proofErr w:type="spellEnd"/>
        <w:r w:rsidR="006D6F5B">
          <w:t xml:space="preserve"> </w:t>
        </w:r>
      </w:ins>
      <w:del w:id="465" w:author="Molly McEvilley" w:date="2021-10-21T10:46:00Z">
        <w:r w:rsidR="00D622F9" w:rsidRPr="00997787" w:rsidDel="006D6F5B">
          <w:rPr>
            <w:b/>
            <w:bCs/>
          </w:rPr>
          <w:delText>ProjectType</w:delText>
        </w:r>
        <w:r w:rsidR="00D622F9" w:rsidDel="006D6F5B">
          <w:delText xml:space="preserve"> </w:delText>
        </w:r>
      </w:del>
      <w:r w:rsidR="00D622F9">
        <w:t>in (</w:t>
      </w:r>
      <w:ins w:id="466" w:author="Molly McEvilley"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67" w:author="Molly McEvilley" w:date="2021-10-21T10:46:00Z">
        <w:r w:rsidR="006D6F5B">
          <w:rPr>
            <w:b/>
            <w:bCs/>
          </w:rPr>
          <w:t>LSA</w:t>
        </w:r>
        <w:r w:rsidR="006D6F5B" w:rsidRPr="00845520">
          <w:rPr>
            <w:b/>
            <w:bCs/>
          </w:rPr>
          <w:t>ProjectType</w:t>
        </w:r>
        <w:proofErr w:type="spellEnd"/>
        <w:r w:rsidR="006D6F5B">
          <w:t xml:space="preserve"> </w:t>
        </w:r>
      </w:ins>
      <w:del w:id="468" w:author="Molly McEvilley"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69" w:author="Molly McEvilley" w:date="2021-10-21T10:46:00Z">
        <w:r w:rsidR="006D6F5B">
          <w:rPr>
            <w:b/>
            <w:bCs/>
          </w:rPr>
          <w:t>LSA</w:t>
        </w:r>
        <w:r w:rsidR="006D6F5B" w:rsidRPr="00845520">
          <w:rPr>
            <w:b/>
            <w:bCs/>
          </w:rPr>
          <w:t>ProjectType</w:t>
        </w:r>
        <w:proofErr w:type="spellEnd"/>
        <w:r w:rsidR="006D6F5B">
          <w:t xml:space="preserve"> </w:t>
        </w:r>
      </w:ins>
      <w:del w:id="470" w:author="Molly McEvilley"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71" w:author="Molly McEvilley" w:date="2021-10-21T10:46:00Z">
        <w:r w:rsidR="006D6F5B">
          <w:rPr>
            <w:b/>
            <w:bCs/>
          </w:rPr>
          <w:t>LSA</w:t>
        </w:r>
        <w:r w:rsidR="006D6F5B" w:rsidRPr="00845520">
          <w:rPr>
            <w:b/>
            <w:bCs/>
          </w:rPr>
          <w:t>ProjectType</w:t>
        </w:r>
        <w:proofErr w:type="spellEnd"/>
        <w:r w:rsidR="006D6F5B">
          <w:t xml:space="preserve"> </w:t>
        </w:r>
      </w:ins>
      <w:del w:id="472" w:author="Molly McEvilley"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73" w:author="Molly McEvilley" w:date="2021-10-21T10:46:00Z">
        <w:r w:rsidR="006D6F5B">
          <w:rPr>
            <w:b/>
            <w:bCs/>
          </w:rPr>
          <w:t>LSA</w:t>
        </w:r>
        <w:r w:rsidR="006D6F5B" w:rsidRPr="00845520">
          <w:rPr>
            <w:b/>
            <w:bCs/>
          </w:rPr>
          <w:t>ProjectType</w:t>
        </w:r>
        <w:proofErr w:type="spellEnd"/>
        <w:r w:rsidR="006D6F5B">
          <w:t xml:space="preserve"> </w:t>
        </w:r>
      </w:ins>
      <w:del w:id="474" w:author="Molly McEvilley"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lastRenderedPageBreak/>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75" w:name="_HHTypeEST/RRH/PSH_-_LSAPerson"/>
      <w:bookmarkStart w:id="476" w:name="_Toc37849770"/>
      <w:bookmarkEnd w:id="475"/>
      <w:r>
        <w:t>.</w:t>
      </w:r>
    </w:p>
    <w:p w14:paraId="32D46088" w14:textId="77777777" w:rsidR="00B04089" w:rsidRPr="009A160F" w:rsidRDefault="00B04089" w:rsidP="00FE16F4">
      <w:bookmarkStart w:id="477" w:name="_HoHEST/RRH/PSH"/>
      <w:bookmarkStart w:id="478" w:name="_AdultEST/RRH/PSH__-"/>
      <w:bookmarkStart w:id="479" w:name="_AHAREST/RRH/PSH__-"/>
      <w:bookmarkStart w:id="480" w:name="_AHAREST/RRH/PSH__–"/>
      <w:bookmarkStart w:id="481" w:name="_AHARHoHEST/RRH/PSH"/>
      <w:bookmarkStart w:id="482" w:name="_AHARHoHEST/RRH/PSH_1"/>
      <w:bookmarkEnd w:id="476"/>
      <w:bookmarkEnd w:id="477"/>
      <w:bookmarkEnd w:id="478"/>
      <w:bookmarkEnd w:id="479"/>
      <w:bookmarkEnd w:id="480"/>
      <w:bookmarkEnd w:id="481"/>
      <w:bookmarkEnd w:id="482"/>
    </w:p>
    <w:p w14:paraId="0158E026" w14:textId="62B4EB32" w:rsidR="007B705B" w:rsidRDefault="007B705B" w:rsidP="0088191A">
      <w:pPr>
        <w:pStyle w:val="Heading2"/>
      </w:pPr>
      <w:bookmarkStart w:id="483" w:name="_Set_Population_Identifiers_5"/>
      <w:bookmarkStart w:id="484" w:name="_Toc37849775"/>
      <w:bookmarkStart w:id="485" w:name="_Toc79153955"/>
      <w:bookmarkEnd w:id="483"/>
      <w:r w:rsidRPr="00C52062">
        <w:t>Set Population Identifiers for Active HMIS Households</w:t>
      </w:r>
      <w:bookmarkEnd w:id="484"/>
      <w:bookmarkEnd w:id="48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lastRenderedPageBreak/>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86" w:name="_Set_Population_Identifiers_4"/>
      <w:bookmarkStart w:id="487" w:name="_Toc79153956"/>
      <w:bookmarkStart w:id="488" w:name="_Toc37849776"/>
      <w:bookmarkEnd w:id="486"/>
      <w:r>
        <w:t xml:space="preserve">Project Group </w:t>
      </w:r>
      <w:r w:rsidR="0068205D">
        <w:t xml:space="preserve">and Population </w:t>
      </w:r>
      <w:r>
        <w:t>Household Types - LSAPerson</w:t>
      </w:r>
      <w:bookmarkEnd w:id="487"/>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89" w:author="Genelle Denzin" w:date="2021-10-27T15:02:00Z"/>
        </w:trPr>
        <w:tc>
          <w:tcPr>
            <w:tcW w:w="9360" w:type="dxa"/>
            <w:shd w:val="clear" w:color="auto" w:fill="auto"/>
          </w:tcPr>
          <w:p w14:paraId="5D7384FB" w14:textId="5E2519DC" w:rsidR="00023793" w:rsidRDefault="00023793" w:rsidP="00845520">
            <w:pPr>
              <w:pStyle w:val="NoSpacing"/>
              <w:rPr>
                <w:ins w:id="490" w:author="Genelle Denzin" w:date="2021-10-27T15:02:00Z"/>
              </w:rPr>
            </w:pPr>
            <w:commentRangeStart w:id="491"/>
            <w:ins w:id="492"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767F90" w:rsidRDefault="006D6F5B" w:rsidP="00845520">
            <w:pPr>
              <w:pStyle w:val="NoSpacing"/>
            </w:pPr>
            <w:proofErr w:type="spellStart"/>
            <w:ins w:id="493" w:author="Molly McEvilley" w:date="2021-10-21T10:46:00Z">
              <w:r w:rsidRPr="001E3D43">
                <w:t>LSAProjectType</w:t>
              </w:r>
            </w:ins>
            <w:proofErr w:type="spellEnd"/>
            <w:del w:id="494" w:author="Molly McEvilley" w:date="2021-10-21T10:46:00Z">
              <w:r w:rsidR="000F1196" w:rsidRPr="00767F90" w:rsidDel="006D6F5B">
                <w:delText>ProjectType</w:delText>
              </w:r>
            </w:del>
          </w:p>
        </w:tc>
      </w:tr>
      <w:tr w:rsidR="00023793" w:rsidRPr="006B4F91" w14:paraId="7723F999" w14:textId="77777777" w:rsidTr="00845520">
        <w:trPr>
          <w:cantSplit/>
          <w:trHeight w:val="216"/>
          <w:ins w:id="495" w:author="Genelle Denzin" w:date="2021-10-27T15:03:00Z"/>
        </w:trPr>
        <w:tc>
          <w:tcPr>
            <w:tcW w:w="9360" w:type="dxa"/>
          </w:tcPr>
          <w:p w14:paraId="6215BDEC" w14:textId="7FAA59B7" w:rsidR="00023793" w:rsidRPr="006D6F5B" w:rsidRDefault="00023793" w:rsidP="00845520">
            <w:pPr>
              <w:pStyle w:val="NoSpacing"/>
              <w:rPr>
                <w:ins w:id="496" w:author="Genelle Denzin" w:date="2021-10-27T15:03:00Z"/>
              </w:rPr>
            </w:pPr>
            <w:ins w:id="497" w:author="Genelle Denzin" w:date="2021-10-27T15:03:00Z">
              <w:r>
                <w:t>HouseholdID</w:t>
              </w:r>
            </w:ins>
          </w:p>
        </w:tc>
      </w:tr>
      <w:tr w:rsidR="00023793" w:rsidRPr="006B4F91" w14:paraId="49687585" w14:textId="77777777" w:rsidTr="00845520">
        <w:trPr>
          <w:cantSplit/>
          <w:trHeight w:val="216"/>
          <w:ins w:id="498" w:author="Genelle Denzin" w:date="2021-10-27T15:03:00Z"/>
        </w:trPr>
        <w:tc>
          <w:tcPr>
            <w:tcW w:w="9360" w:type="dxa"/>
          </w:tcPr>
          <w:p w14:paraId="6358314E" w14:textId="491C95DA" w:rsidR="00023793" w:rsidRPr="006D6F5B" w:rsidRDefault="00023793" w:rsidP="00845520">
            <w:pPr>
              <w:pStyle w:val="NoSpacing"/>
              <w:rPr>
                <w:ins w:id="499" w:author="Genelle Denzin" w:date="2021-10-27T15:03:00Z"/>
              </w:rPr>
            </w:pPr>
            <w:ins w:id="500" w:author="Genelle Denzin" w:date="2021-10-27T15:03:00Z">
              <w:r>
                <w:t>PersonalID</w:t>
              </w:r>
            </w:ins>
          </w:p>
        </w:tc>
      </w:tr>
      <w:tr w:rsidR="00023793" w:rsidRPr="006B4F91" w14:paraId="4DBF92A2" w14:textId="77777777" w:rsidTr="00845520">
        <w:trPr>
          <w:cantSplit/>
          <w:trHeight w:val="216"/>
          <w:ins w:id="501" w:author="Genelle Denzin" w:date="2021-10-27T15:03:00Z"/>
        </w:trPr>
        <w:tc>
          <w:tcPr>
            <w:tcW w:w="9360" w:type="dxa"/>
          </w:tcPr>
          <w:p w14:paraId="36D2BD93" w14:textId="2ADE28E9" w:rsidR="00023793" w:rsidRPr="006D6F5B" w:rsidRDefault="00023793" w:rsidP="00845520">
            <w:pPr>
              <w:pStyle w:val="NoSpacing"/>
              <w:rPr>
                <w:ins w:id="502" w:author="Genelle Denzin" w:date="2021-10-27T15:03:00Z"/>
              </w:rPr>
            </w:pPr>
            <w:proofErr w:type="spellStart"/>
            <w:ins w:id="503" w:author="Genelle Denzin" w:date="2021-10-27T15:03:00Z">
              <w:r>
                <w:t>RelationshipToHoH</w:t>
              </w:r>
            </w:ins>
            <w:commentRangeEnd w:id="491"/>
            <w:proofErr w:type="spellEnd"/>
            <w:r w:rsidR="001E3D43">
              <w:rPr>
                <w:rStyle w:val="CommentReference"/>
                <w:rFonts w:eastAsiaTheme="minorHAnsi"/>
              </w:rPr>
              <w:commentReference w:id="491"/>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ins w:id="504" w:author="Genelle Denzin" w:date="2021-10-27T15:02:00Z"/>
        </w:trPr>
        <w:tc>
          <w:tcPr>
            <w:tcW w:w="9360" w:type="dxa"/>
            <w:shd w:val="clear" w:color="auto" w:fill="FDE9D9" w:themeFill="accent6" w:themeFillTint="33"/>
          </w:tcPr>
          <w:p w14:paraId="418C68EC" w14:textId="491EC52E" w:rsidR="00023793" w:rsidRPr="00DB472E" w:rsidRDefault="00023793" w:rsidP="00845520">
            <w:pPr>
              <w:pStyle w:val="NoSpacing"/>
              <w:rPr>
                <w:ins w:id="505" w:author="Genelle Denzin" w:date="2021-10-27T15:02:00Z"/>
                <w:b/>
              </w:rPr>
            </w:pPr>
            <w:proofErr w:type="spellStart"/>
            <w:ins w:id="506" w:author="Genelle Denzin" w:date="2021-10-27T15:02:00Z">
              <w:r w:rsidRPr="00DB472E">
                <w:rPr>
                  <w:b/>
                </w:rPr>
                <w:lastRenderedPageBreak/>
                <w:t>tlsa_HHID</w:t>
              </w:r>
              <w:proofErr w:type="spellEnd"/>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507" w:author="Molly McEvilley" w:date="2021-10-21T10:46:00Z">
        <w:r w:rsidR="00B158E1">
          <w:rPr>
            <w:b/>
            <w:bCs/>
          </w:rPr>
          <w:t>LSA</w:t>
        </w:r>
        <w:r w:rsidR="00B158E1" w:rsidRPr="00845520">
          <w:rPr>
            <w:b/>
            <w:bCs/>
          </w:rPr>
          <w:t>ProjectType</w:t>
        </w:r>
        <w:proofErr w:type="spellEnd"/>
        <w:r w:rsidR="00B158E1">
          <w:t xml:space="preserve"> </w:t>
        </w:r>
      </w:ins>
      <w:del w:id="508" w:author="Molly McEvilley" w:date="2021-10-21T10:46:00Z">
        <w:r w:rsidRPr="007A732C" w:rsidDel="00B158E1">
          <w:rPr>
            <w:b/>
          </w:rPr>
          <w:delText>ProjectType</w:delText>
        </w:r>
        <w:r w:rsidRPr="007A732C" w:rsidDel="00B158E1">
          <w:rPr>
            <w:bCs/>
          </w:rPr>
          <w:delText xml:space="preserve"> </w:delText>
        </w:r>
      </w:del>
      <w:r w:rsidRPr="007A732C">
        <w:rPr>
          <w:bCs/>
        </w:rPr>
        <w:t>in (</w:t>
      </w:r>
      <w:ins w:id="509" w:author="Molly McEvilley"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510" w:author="Molly McEvilley" w:date="2021-10-21T10:46:00Z">
        <w:r w:rsidR="00B158E1">
          <w:rPr>
            <w:b/>
            <w:bCs/>
          </w:rPr>
          <w:t>LSA</w:t>
        </w:r>
        <w:r w:rsidR="00B158E1" w:rsidRPr="00845520">
          <w:rPr>
            <w:b/>
            <w:bCs/>
          </w:rPr>
          <w:t>ProjectType</w:t>
        </w:r>
        <w:proofErr w:type="spellEnd"/>
        <w:r w:rsidR="00B158E1">
          <w:t xml:space="preserve"> </w:t>
        </w:r>
      </w:ins>
      <w:del w:id="511" w:author="Molly McEvilley"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512" w:author="Molly McEvilley" w:date="2021-10-21T10:46:00Z">
        <w:r w:rsidR="00B158E1">
          <w:rPr>
            <w:b/>
            <w:bCs/>
          </w:rPr>
          <w:t>LSA</w:t>
        </w:r>
        <w:r w:rsidR="00B158E1" w:rsidRPr="00845520">
          <w:rPr>
            <w:b/>
            <w:bCs/>
          </w:rPr>
          <w:t>ProjectType</w:t>
        </w:r>
        <w:proofErr w:type="spellEnd"/>
        <w:r w:rsidR="00B158E1">
          <w:t xml:space="preserve"> </w:t>
        </w:r>
      </w:ins>
      <w:del w:id="513" w:author="Molly McEvilley"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14" w:author="Molly McEvilley"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lastRenderedPageBreak/>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15" w:author="Molly McEvilley" w:date="2021-10-21T10:29:00Z"/>
        </w:rPr>
      </w:pPr>
      <w:ins w:id="516" w:author="Molly McEvilley [2]"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17" w:author="Molly McEvilley [2]" w:date="2021-08-16T05:58:00Z">
        <w:r>
          <w:t>population is limited to the AC household type, so these columns are set to</w:t>
        </w:r>
      </w:ins>
      <w:ins w:id="518" w:author="Molly McEvilley"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19" w:author="Molly McEvilley"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20" w:author="Molly McEvilley" w:date="2021-10-21T10:29:00Z"/>
              </w:rPr>
            </w:pPr>
            <w:ins w:id="521" w:author="Molly McEvilley"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22" w:author="Molly McEvilley" w:date="2021-10-21T10:29:00Z"/>
                <w:rFonts w:cstheme="minorHAnsi"/>
                <w:b w:val="0"/>
                <w:bCs w:val="0"/>
              </w:rPr>
            </w:pPr>
            <w:ins w:id="523" w:author="Molly McEvilley"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24" w:author="Molly McEvilley"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25" w:author="Molly McEvilley" w:date="2021-10-21T10:29:00Z"/>
                <w:rFonts w:cstheme="minorHAnsi"/>
              </w:rPr>
            </w:pPr>
            <w:commentRangeStart w:id="526"/>
            <w:ins w:id="527" w:author="Molly McEvilley"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28" w:author="Molly McEvilley" w:date="2021-10-21T10:29:00Z"/>
                <w:rFonts w:cstheme="minorHAnsi"/>
              </w:rPr>
            </w:pPr>
            <w:ins w:id="529" w:author="Molly McEvilley" w:date="2021-10-21T10:29:00Z">
              <w:r w:rsidRPr="006B4F91">
                <w:rPr>
                  <w:rFonts w:cstheme="minorHAnsi"/>
                </w:rPr>
                <w:t xml:space="preserve">None - not served in project group </w:t>
              </w:r>
            </w:ins>
            <w:commentRangeEnd w:id="526"/>
            <w:ins w:id="530" w:author="Molly McEvilley" w:date="2021-10-21T10:30:00Z">
              <w:r>
                <w:rPr>
                  <w:rStyle w:val="CommentReference"/>
                  <w:rFonts w:eastAsiaTheme="minorHAnsi"/>
                </w:rPr>
                <w:commentReference w:id="526"/>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31" w:author="Molly McEvilley"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32" w:author="Molly McEvilley" w:date="2021-10-21T10:29:00Z"/>
              </w:rPr>
            </w:pPr>
            <w:ins w:id="533" w:author="Molly McEvilley"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34" w:author="Molly McEvilley" w:date="2021-10-21T10:29:00Z"/>
                <w:rFonts w:cstheme="minorHAnsi"/>
              </w:rPr>
            </w:pPr>
            <w:ins w:id="535" w:author="Molly McEvilley"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36" w:author="Molly McEvilley"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37" w:author="Molly McEvilley" w:date="2021-10-21T10:29:00Z"/>
              </w:rPr>
            </w:pPr>
            <w:ins w:id="538" w:author="Molly McEvilley"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39" w:author="Molly McEvilley" w:date="2021-10-21T10:29:00Z"/>
                <w:rFonts w:cstheme="minorHAnsi"/>
              </w:rPr>
            </w:pPr>
            <w:ins w:id="540" w:author="Molly McEvilley"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41" w:author="Molly McEvilley [2]" w:date="2021-08-16T05:59:00Z"/>
          <w:del w:id="542" w:author="Molly McEvilley" w:date="2021-10-21T10:30:00Z"/>
        </w:rPr>
      </w:pPr>
      <w:commentRangeStart w:id="543"/>
      <w:ins w:id="544" w:author="Molly McEvilley [2]" w:date="2021-08-16T05:58:00Z">
        <w:del w:id="545" w:author="Molly McEvilley" w:date="2021-10-21T10:13:00Z">
          <w:r w:rsidDel="00CF7A8F">
            <w:delText xml:space="preserve"> </w:delText>
          </w:r>
        </w:del>
        <w:del w:id="546" w:author="Molly McEvilley" w:date="2021-10-21T10:30:00Z">
          <w:r w:rsidDel="00057659">
            <w:delText xml:space="preserve">1 </w:delText>
          </w:r>
        </w:del>
        <w:del w:id="547" w:author="Molly McEvilley" w:date="2021-10-21T10:13:00Z">
          <w:r w:rsidDel="00CF7A8F">
            <w:delText xml:space="preserve">if </w:delText>
          </w:r>
        </w:del>
        <w:del w:id="548" w:author="Molly McEvilley" w:date="2021-10-21T10:15:00Z">
          <w:r w:rsidDel="00B0669A">
            <w:delText>there is any enrollment matching the cri</w:delText>
          </w:r>
        </w:del>
      </w:ins>
      <w:ins w:id="549" w:author="Molly McEvilley [2]" w:date="2021-08-16T05:59:00Z">
        <w:del w:id="550" w:author="Molly McEvilley" w:date="2021-10-21T10:15:00Z">
          <w:r w:rsidDel="00B0669A">
            <w:delText>teria and 0 if there is not.</w:delText>
          </w:r>
        </w:del>
      </w:ins>
      <w:commentRangeEnd w:id="543"/>
      <w:del w:id="551" w:author="Molly McEvilley" w:date="2021-10-21T10:30:00Z">
        <w:r w:rsidR="00B0669A" w:rsidDel="00057659">
          <w:rPr>
            <w:rStyle w:val="CommentReference"/>
            <w:rFonts w:eastAsiaTheme="minorHAnsi" w:cstheme="minorBidi"/>
          </w:rPr>
          <w:commentReference w:id="543"/>
        </w:r>
      </w:del>
    </w:p>
    <w:p w14:paraId="1C2439D1" w14:textId="5A61DB79" w:rsidR="000F1196" w:rsidRPr="00BC21DA" w:rsidRDefault="0003610D" w:rsidP="000F1196">
      <w:pPr>
        <w:spacing w:before="240"/>
        <w:rPr>
          <w:rFonts w:eastAsia="Times New Roman" w:cstheme="minorHAnsi"/>
        </w:rPr>
      </w:pPr>
      <w:ins w:id="552" w:author="Molly McEvilley [2]" w:date="2021-08-16T05:59:00Z">
        <w:r>
          <w:t>For all other columns, h</w:t>
        </w:r>
      </w:ins>
      <w:del w:id="553" w:author="Molly McEvilley [2]"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54" w:name="_Toc79153957"/>
      <w:r>
        <w:t>Adult Age</w:t>
      </w:r>
      <w:r w:rsidRPr="00C52062">
        <w:t xml:space="preserve"> </w:t>
      </w:r>
      <w:r w:rsidR="007B705B" w:rsidRPr="00C52062">
        <w:t xml:space="preserve">Population Identifiers </w:t>
      </w:r>
      <w:r>
        <w:t xml:space="preserve">- </w:t>
      </w:r>
      <w:r w:rsidR="007B705B">
        <w:t>LSAPerson</w:t>
      </w:r>
      <w:bookmarkEnd w:id="554"/>
      <w:r w:rsidR="007B705B">
        <w:t xml:space="preserve"> </w:t>
      </w:r>
      <w:bookmarkEnd w:id="488"/>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lastRenderedPageBreak/>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55" w:author="Molly McEvilley" w:date="2021-10-21T10:47:00Z">
              <w:r w:rsidRPr="00B158E1">
                <w:rPr>
                  <w:rPrChange w:id="556" w:author="Molly McEvilley" w:date="2021-10-21T10:47:00Z">
                    <w:rPr>
                      <w:b/>
                      <w:bCs/>
                    </w:rPr>
                  </w:rPrChange>
                </w:rPr>
                <w:t>LSAProjectType</w:t>
              </w:r>
            </w:ins>
            <w:proofErr w:type="spellEnd"/>
            <w:del w:id="557" w:author="Molly McEvilley"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58" w:name="_Hlk43369935"/>
      <w:r>
        <w:t xml:space="preserve">EST - </w:t>
      </w:r>
      <w:proofErr w:type="spellStart"/>
      <w:ins w:id="559" w:author="Molly McEvilley" w:date="2021-10-21T10:47:00Z">
        <w:r w:rsidR="00B158E1">
          <w:rPr>
            <w:b/>
            <w:bCs/>
          </w:rPr>
          <w:t>LSA</w:t>
        </w:r>
        <w:r w:rsidR="00B158E1" w:rsidRPr="00845520">
          <w:rPr>
            <w:b/>
            <w:bCs/>
          </w:rPr>
          <w:t>ProjectType</w:t>
        </w:r>
        <w:proofErr w:type="spellEnd"/>
        <w:r w:rsidR="00B158E1">
          <w:t xml:space="preserve"> </w:t>
        </w:r>
      </w:ins>
      <w:del w:id="560" w:author="Molly McEvilley" w:date="2021-10-21T10:47:00Z">
        <w:r w:rsidRPr="0054595F" w:rsidDel="00B158E1">
          <w:rPr>
            <w:b/>
            <w:bCs/>
          </w:rPr>
          <w:delText>ProjectType</w:delText>
        </w:r>
        <w:r w:rsidDel="00B158E1">
          <w:delText xml:space="preserve"> </w:delText>
        </w:r>
      </w:del>
      <w:r>
        <w:t>in (</w:t>
      </w:r>
      <w:ins w:id="561" w:author="Molly McEvilley"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62" w:author="Molly McEvilley" w:date="2021-10-21T10:47:00Z">
        <w:r w:rsidR="00B158E1">
          <w:rPr>
            <w:b/>
            <w:bCs/>
          </w:rPr>
          <w:t>LSA</w:t>
        </w:r>
        <w:r w:rsidR="00B158E1" w:rsidRPr="00845520">
          <w:rPr>
            <w:b/>
            <w:bCs/>
          </w:rPr>
          <w:t>ProjectType</w:t>
        </w:r>
        <w:proofErr w:type="spellEnd"/>
        <w:r w:rsidR="00B158E1">
          <w:t xml:space="preserve"> </w:t>
        </w:r>
      </w:ins>
      <w:del w:id="563" w:author="Molly McEvilley"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64" w:author="Molly McEvilley" w:date="2021-10-21T10:47:00Z">
        <w:r w:rsidR="00B158E1">
          <w:rPr>
            <w:b/>
            <w:bCs/>
          </w:rPr>
          <w:t>LSA</w:t>
        </w:r>
        <w:r w:rsidR="00B158E1" w:rsidRPr="00845520">
          <w:rPr>
            <w:b/>
            <w:bCs/>
          </w:rPr>
          <w:t>ProjectType</w:t>
        </w:r>
        <w:proofErr w:type="spellEnd"/>
        <w:r w:rsidR="00B158E1">
          <w:t xml:space="preserve"> </w:t>
        </w:r>
      </w:ins>
      <w:del w:id="565" w:author="Molly McEvilley"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58"/>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66" w:name="_Toc37849777"/>
      <w:bookmarkStart w:id="567" w:name="_Toc79153958"/>
      <w:r>
        <w:t>LSAPerson</w:t>
      </w:r>
      <w:bookmarkEnd w:id="566"/>
      <w:bookmarkEnd w:id="56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68" w:name="_Toc29188114"/>
      <w:bookmarkStart w:id="569" w:name="_Toc29188129"/>
      <w:bookmarkStart w:id="570" w:name="_Toc29188148"/>
      <w:bookmarkStart w:id="571" w:name="_Toc29188150"/>
      <w:bookmarkStart w:id="572" w:name="_Update_LSAPerson_CHTime"/>
      <w:bookmarkStart w:id="573" w:name="_Toc29188151"/>
      <w:bookmarkStart w:id="574" w:name="_Toc29188153"/>
      <w:bookmarkStart w:id="575" w:name="_Toc29188156"/>
      <w:bookmarkStart w:id="576" w:name="_Toc29188162"/>
      <w:bookmarkStart w:id="577" w:name="_Toc29188164"/>
      <w:bookmarkStart w:id="578" w:name="_Toc29188168"/>
      <w:bookmarkStart w:id="579" w:name="_Toc29188169"/>
      <w:bookmarkStart w:id="580" w:name="_Toc29188170"/>
      <w:bookmarkStart w:id="581" w:name="_Toc34144048"/>
      <w:bookmarkStart w:id="582" w:name="_Toc34144049"/>
      <w:bookmarkStart w:id="583" w:name="_Toc34144050"/>
      <w:bookmarkStart w:id="584" w:name="_Toc34144061"/>
      <w:bookmarkStart w:id="585" w:name="_Toc34144062"/>
      <w:bookmarkStart w:id="586" w:name="_Toc34144077"/>
      <w:bookmarkStart w:id="587" w:name="_Toc34144078"/>
      <w:bookmarkStart w:id="588" w:name="_Toc34144079"/>
      <w:bookmarkStart w:id="589" w:name="_Toc34144080"/>
      <w:bookmarkStart w:id="590" w:name="_Toc34144081"/>
      <w:bookmarkStart w:id="591" w:name="_Toc34144127"/>
      <w:bookmarkStart w:id="592" w:name="_Toc34144128"/>
      <w:bookmarkStart w:id="593" w:name="_Toc34144129"/>
      <w:bookmarkStart w:id="594" w:name="_Toc34144142"/>
      <w:bookmarkStart w:id="595" w:name="_Toc34144143"/>
      <w:bookmarkStart w:id="596" w:name="_Toc34144152"/>
      <w:bookmarkStart w:id="597" w:name="_Toc34144153"/>
      <w:bookmarkStart w:id="598" w:name="_Toc34144154"/>
      <w:bookmarkStart w:id="599" w:name="_Toc34144155"/>
      <w:bookmarkStart w:id="600" w:name="_Toc34144156"/>
      <w:bookmarkStart w:id="601" w:name="_Toc34144208"/>
      <w:bookmarkStart w:id="602" w:name="_Toc34144209"/>
      <w:bookmarkStart w:id="603" w:name="_Toc34144210"/>
      <w:bookmarkStart w:id="604" w:name="_Toc34144221"/>
      <w:bookmarkStart w:id="605" w:name="_Toc34144222"/>
      <w:bookmarkStart w:id="606" w:name="_Toc34144231"/>
      <w:bookmarkStart w:id="607" w:name="_Toc34144232"/>
      <w:bookmarkStart w:id="608" w:name="_Toc34144233"/>
      <w:bookmarkStart w:id="609" w:name="_Toc34144234"/>
      <w:bookmarkStart w:id="610" w:name="_Toc34144235"/>
      <w:bookmarkStart w:id="611" w:name="_Toc34144287"/>
      <w:bookmarkStart w:id="612" w:name="_Toc34144288"/>
      <w:bookmarkStart w:id="613" w:name="_Toc34144289"/>
      <w:bookmarkStart w:id="614" w:name="_Toc34144290"/>
      <w:bookmarkStart w:id="615" w:name="_Toc34144299"/>
      <w:bookmarkStart w:id="616" w:name="_Toc34144300"/>
      <w:bookmarkStart w:id="617" w:name="_Toc34144309"/>
      <w:bookmarkStart w:id="618" w:name="_Toc34144310"/>
      <w:bookmarkStart w:id="619" w:name="_Toc34144311"/>
      <w:bookmarkStart w:id="620" w:name="_Toc34144312"/>
      <w:bookmarkStart w:id="621" w:name="_Toc34144313"/>
      <w:bookmarkStart w:id="622" w:name="_Toc34144341"/>
      <w:bookmarkStart w:id="623" w:name="_Toc34144342"/>
      <w:bookmarkStart w:id="624" w:name="_Toc34144343"/>
      <w:bookmarkStart w:id="625" w:name="_Toc34144362"/>
      <w:bookmarkStart w:id="626" w:name="_Toc34144363"/>
      <w:bookmarkStart w:id="627" w:name="_Toc34144372"/>
      <w:bookmarkStart w:id="628" w:name="_Toc34144373"/>
      <w:bookmarkStart w:id="629" w:name="_Toc29163965"/>
      <w:bookmarkStart w:id="630" w:name="_Toc34144425"/>
      <w:bookmarkStart w:id="631" w:name="_Toc34144426"/>
      <w:bookmarkStart w:id="632" w:name="_Toc34144427"/>
      <w:bookmarkStart w:id="633" w:name="_Toc34144428"/>
      <w:bookmarkStart w:id="634" w:name="_Toc34144429"/>
      <w:bookmarkStart w:id="635" w:name="_Toc34144430"/>
      <w:bookmarkStart w:id="636" w:name="_Toc34144431"/>
      <w:bookmarkStart w:id="637" w:name="_Toc34144432"/>
      <w:bookmarkStart w:id="638" w:name="_Toc34144433"/>
      <w:bookmarkStart w:id="639" w:name="_Toc34144434"/>
      <w:bookmarkStart w:id="640" w:name="_Toc34144435"/>
      <w:bookmarkStart w:id="641" w:name="_Toc34144436"/>
      <w:bookmarkStart w:id="642" w:name="_Toc34144437"/>
      <w:bookmarkStart w:id="643" w:name="_Toc34144438"/>
      <w:bookmarkStart w:id="644" w:name="_Toc34144439"/>
      <w:bookmarkStart w:id="645" w:name="_Toc34144440"/>
      <w:bookmarkStart w:id="646" w:name="_Toc34144441"/>
      <w:bookmarkStart w:id="647" w:name="_Toc34144442"/>
      <w:bookmarkStart w:id="648" w:name="_Toc34144443"/>
      <w:bookmarkStart w:id="649" w:name="_Toc34144474"/>
      <w:bookmarkStart w:id="650" w:name="_Toc34144475"/>
      <w:bookmarkStart w:id="651" w:name="_Toc34144484"/>
      <w:bookmarkStart w:id="652" w:name="_Toc34144485"/>
      <w:bookmarkStart w:id="653" w:name="_Toc34144537"/>
      <w:bookmarkStart w:id="654" w:name="_Toc34144538"/>
      <w:bookmarkStart w:id="655" w:name="_Toc34144539"/>
      <w:bookmarkStart w:id="656" w:name="_Toc34144540"/>
      <w:bookmarkStart w:id="657" w:name="_Toc34144541"/>
      <w:bookmarkStart w:id="658" w:name="_Toc34144542"/>
      <w:bookmarkStart w:id="659" w:name="_Toc34144543"/>
      <w:bookmarkStart w:id="660" w:name="_Toc34144544"/>
      <w:bookmarkStart w:id="661" w:name="_Toc34144545"/>
      <w:bookmarkStart w:id="662" w:name="_Toc34144546"/>
      <w:bookmarkStart w:id="663" w:name="_Toc34144547"/>
      <w:bookmarkStart w:id="664" w:name="_Toc34144548"/>
      <w:bookmarkStart w:id="665" w:name="_Toc34144549"/>
      <w:bookmarkStart w:id="666" w:name="_Toc34144550"/>
      <w:bookmarkStart w:id="667" w:name="_Toc34144551"/>
      <w:bookmarkStart w:id="668" w:name="_Toc34144552"/>
      <w:bookmarkStart w:id="669" w:name="_Toc34144553"/>
      <w:bookmarkStart w:id="670" w:name="_Toc34144554"/>
      <w:bookmarkStart w:id="671" w:name="_Toc34144555"/>
      <w:bookmarkStart w:id="672" w:name="_Set_Population_Identifiers_1"/>
      <w:bookmarkStart w:id="673" w:name="_Toc31197160"/>
      <w:bookmarkStart w:id="674" w:name="_Toc31197161"/>
      <w:bookmarkStart w:id="675" w:name="_Toc31197162"/>
      <w:bookmarkStart w:id="676" w:name="_Toc31197175"/>
      <w:bookmarkStart w:id="677" w:name="_Toc31197176"/>
      <w:bookmarkStart w:id="678" w:name="_Toc31197192"/>
      <w:bookmarkStart w:id="679" w:name="_Toc31197193"/>
      <w:bookmarkStart w:id="680" w:name="_Toc31197194"/>
      <w:bookmarkStart w:id="681" w:name="_Toc31197195"/>
      <w:bookmarkStart w:id="682" w:name="_Toc31197196"/>
      <w:bookmarkStart w:id="683" w:name="_Set_Population_Identifiers_3"/>
      <w:bookmarkStart w:id="684" w:name="_Toc34144556"/>
      <w:bookmarkStart w:id="685" w:name="_Toc34144557"/>
      <w:bookmarkStart w:id="686" w:name="_Toc34144558"/>
      <w:bookmarkStart w:id="687" w:name="_Toc34144589"/>
      <w:bookmarkStart w:id="688" w:name="_Toc34144590"/>
      <w:bookmarkStart w:id="689" w:name="_Toc34144609"/>
      <w:bookmarkStart w:id="690" w:name="_Toc34144610"/>
      <w:bookmarkStart w:id="691" w:name="_Toc34144611"/>
      <w:bookmarkStart w:id="692" w:name="_Toc34144612"/>
      <w:bookmarkStart w:id="693" w:name="_Toc34144613"/>
      <w:bookmarkStart w:id="694" w:name="_Toc34144614"/>
      <w:bookmarkStart w:id="695" w:name="_Toc34144615"/>
      <w:bookmarkStart w:id="696" w:name="_Toc34144616"/>
      <w:bookmarkStart w:id="697" w:name="_Toc34144617"/>
      <w:bookmarkStart w:id="698" w:name="_Toc34144618"/>
      <w:bookmarkStart w:id="699" w:name="_Toc34144619"/>
      <w:bookmarkStart w:id="700" w:name="_Toc34144620"/>
      <w:bookmarkStart w:id="701" w:name="_Toc34144621"/>
      <w:bookmarkStart w:id="702" w:name="_Toc34144622"/>
      <w:bookmarkStart w:id="703" w:name="_Toc34144623"/>
      <w:bookmarkStart w:id="704" w:name="_HHAdultAge"/>
      <w:bookmarkStart w:id="705" w:name="_Toc34144624"/>
      <w:bookmarkStart w:id="706" w:name="_Toc34144625"/>
      <w:bookmarkStart w:id="707" w:name="_Toc34144647"/>
      <w:bookmarkStart w:id="708" w:name="_Toc34144648"/>
      <w:bookmarkStart w:id="709" w:name="_Toc34144649"/>
      <w:bookmarkStart w:id="710" w:name="_Toc34144650"/>
      <w:bookmarkStart w:id="711" w:name="_Toc34144651"/>
      <w:bookmarkStart w:id="712" w:name="_Toc34144652"/>
      <w:bookmarkStart w:id="713" w:name="_Toc34144653"/>
      <w:bookmarkStart w:id="714" w:name="_Toc34144654"/>
      <w:bookmarkStart w:id="715" w:name="_Toc34144655"/>
      <w:bookmarkStart w:id="716" w:name="_Toc34144656"/>
      <w:bookmarkStart w:id="717" w:name="_Toc34144657"/>
      <w:bookmarkStart w:id="718" w:name="_Toc34144686"/>
      <w:bookmarkStart w:id="719" w:name="_Toc34144687"/>
      <w:bookmarkStart w:id="720" w:name="_Toc34144740"/>
      <w:bookmarkStart w:id="721" w:name="_Toc34144741"/>
      <w:bookmarkStart w:id="722" w:name="_Toc34144742"/>
      <w:bookmarkStart w:id="723" w:name="_Toc34144743"/>
      <w:bookmarkStart w:id="724" w:name="_Toc34144744"/>
      <w:bookmarkStart w:id="725" w:name="_Toc34144745"/>
      <w:bookmarkStart w:id="726" w:name="_Toc34144746"/>
      <w:bookmarkStart w:id="727" w:name="_Toc34144747"/>
      <w:bookmarkStart w:id="728" w:name="_Toc34144799"/>
      <w:bookmarkStart w:id="729" w:name="_Toc34144800"/>
      <w:bookmarkStart w:id="730" w:name="_Toc34144801"/>
      <w:bookmarkStart w:id="731" w:name="_Toc34144802"/>
      <w:bookmarkStart w:id="732" w:name="_Toc34144803"/>
      <w:bookmarkStart w:id="733" w:name="_Toc34144804"/>
      <w:bookmarkStart w:id="734" w:name="_Toc34144805"/>
      <w:bookmarkStart w:id="735" w:name="_Toc34144833"/>
      <w:bookmarkStart w:id="736" w:name="_Toc34144834"/>
      <w:bookmarkStart w:id="737" w:name="_Toc34144835"/>
      <w:bookmarkStart w:id="738" w:name="_Toc34144836"/>
      <w:bookmarkStart w:id="739" w:name="_Toc34144837"/>
      <w:bookmarkStart w:id="740" w:name="_Toc34144838"/>
      <w:bookmarkStart w:id="741" w:name="_Toc34144839"/>
      <w:bookmarkStart w:id="742" w:name="_Toc34144891"/>
      <w:bookmarkStart w:id="743" w:name="_Toc34144892"/>
      <w:bookmarkStart w:id="744" w:name="_Toc34144893"/>
      <w:bookmarkStart w:id="745" w:name="_Toc34144894"/>
      <w:bookmarkStart w:id="746" w:name="_Toc34144895"/>
      <w:bookmarkStart w:id="747" w:name="_Toc34144896"/>
      <w:bookmarkStart w:id="748" w:name="_Toc34144897"/>
      <w:bookmarkStart w:id="749" w:name="_Toc34144949"/>
      <w:bookmarkStart w:id="750" w:name="_Toc34144950"/>
      <w:bookmarkStart w:id="751" w:name="_Toc34144951"/>
      <w:bookmarkStart w:id="752" w:name="_Toc34144952"/>
      <w:bookmarkStart w:id="753" w:name="_Toc34144953"/>
      <w:bookmarkStart w:id="754" w:name="_Toc34144954"/>
      <w:bookmarkStart w:id="755" w:name="_Toc34144955"/>
      <w:bookmarkStart w:id="756" w:name="_Toc34144980"/>
      <w:bookmarkStart w:id="757" w:name="_Toc34144981"/>
      <w:bookmarkStart w:id="758" w:name="_Toc34144982"/>
      <w:bookmarkStart w:id="759" w:name="_Toc34144983"/>
      <w:bookmarkStart w:id="760" w:name="_Toc34144984"/>
      <w:bookmarkStart w:id="761" w:name="_Toc34144985"/>
      <w:bookmarkStart w:id="762" w:name="_Toc34144986"/>
      <w:bookmarkStart w:id="763" w:name="_Toc34145011"/>
      <w:bookmarkStart w:id="764" w:name="_Toc34145012"/>
      <w:bookmarkStart w:id="765" w:name="_Toc34145013"/>
      <w:bookmarkStart w:id="766" w:name="_Toc34145014"/>
      <w:bookmarkStart w:id="767" w:name="_Toc34145015"/>
      <w:bookmarkStart w:id="768" w:name="_Toc34145016"/>
      <w:bookmarkStart w:id="769" w:name="_Toc34145017"/>
      <w:bookmarkStart w:id="770" w:name="_Toc34145069"/>
      <w:bookmarkStart w:id="771" w:name="_Toc34145070"/>
      <w:bookmarkStart w:id="772" w:name="_Toc34145071"/>
      <w:bookmarkStart w:id="773" w:name="_Toc34145072"/>
      <w:bookmarkStart w:id="774" w:name="_Toc34145073"/>
      <w:bookmarkStart w:id="775" w:name="_Toc34145074"/>
      <w:bookmarkStart w:id="776" w:name="_Toc506721205"/>
      <w:bookmarkEnd w:id="385"/>
      <w:bookmarkEnd w:id="386"/>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br w:type="page"/>
      </w:r>
    </w:p>
    <w:p w14:paraId="65BA16A7" w14:textId="21D9A953" w:rsidR="00E158FC" w:rsidRPr="00C52062" w:rsidRDefault="00E158FC" w:rsidP="00E158FC">
      <w:pPr>
        <w:pStyle w:val="Heading1"/>
      </w:pPr>
      <w:bookmarkStart w:id="777" w:name="_HMIS_Business_Logic:_2"/>
      <w:bookmarkStart w:id="778" w:name="_Toc37849778"/>
      <w:bookmarkStart w:id="779" w:name="_Toc79153959"/>
      <w:bookmarkEnd w:id="777"/>
      <w:r w:rsidRPr="00C52062">
        <w:lastRenderedPageBreak/>
        <w:t>HMIS Business Logic</w:t>
      </w:r>
      <w:r>
        <w:t>: LSAHousehold</w:t>
      </w:r>
      <w:bookmarkEnd w:id="778"/>
      <w:bookmarkEnd w:id="779"/>
    </w:p>
    <w:p w14:paraId="4C5B0BA6" w14:textId="7443B573" w:rsidR="00F25CD0" w:rsidRDefault="00F25CD0" w:rsidP="0088191A">
      <w:pPr>
        <w:pStyle w:val="Heading2"/>
      </w:pPr>
      <w:bookmarkStart w:id="780" w:name="_Get_Distinct_Households"/>
      <w:bookmarkStart w:id="781" w:name="_Toc37849779"/>
      <w:bookmarkStart w:id="782" w:name="_Toc79153960"/>
      <w:bookmarkEnd w:id="776"/>
      <w:bookmarkEnd w:id="780"/>
      <w:r w:rsidRPr="00C52062">
        <w:t xml:space="preserve">Get </w:t>
      </w:r>
      <w:r>
        <w:t>Distinct</w:t>
      </w:r>
      <w:r w:rsidRPr="00C52062">
        <w:t xml:space="preserve"> Households for LSAHousehold</w:t>
      </w:r>
      <w:bookmarkEnd w:id="781"/>
      <w:bookmarkEnd w:id="782"/>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ins w:id="783"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84" w:author="Genelle Denzin" w:date="2021-10-27T14:37:00Z"/>
                <w:b/>
                <w:bCs/>
              </w:rPr>
            </w:pPr>
            <w:proofErr w:type="spellStart"/>
            <w:ins w:id="785" w:author="Genelle Denzin" w:date="2021-10-27T14:37:00Z">
              <w:r>
                <w:rPr>
                  <w:b/>
                  <w:bCs/>
                </w:rPr>
                <w:t>lsa_Report</w:t>
              </w:r>
              <w:proofErr w:type="spellEnd"/>
            </w:ins>
          </w:p>
        </w:tc>
      </w:tr>
      <w:tr w:rsidR="002D0CC5" w:rsidRPr="005F4836" w14:paraId="54A5E48E" w14:textId="77777777" w:rsidTr="00E96246">
        <w:trPr>
          <w:cantSplit/>
          <w:trHeight w:val="216"/>
          <w:ins w:id="786" w:author="Genelle Denzin" w:date="2021-10-27T14:37:00Z"/>
        </w:trPr>
        <w:tc>
          <w:tcPr>
            <w:tcW w:w="9355" w:type="dxa"/>
            <w:shd w:val="clear" w:color="auto" w:fill="auto"/>
          </w:tcPr>
          <w:p w14:paraId="7669D1E3" w14:textId="77777777" w:rsidR="002D0CC5" w:rsidRPr="00E96246" w:rsidRDefault="002D0CC5" w:rsidP="00E96246">
            <w:pPr>
              <w:pStyle w:val="NoSpacing"/>
              <w:rPr>
                <w:ins w:id="787" w:author="Genelle Denzin" w:date="2021-10-27T14:37:00Z"/>
              </w:rPr>
            </w:pPr>
            <w:ins w:id="788" w:author="Genelle Denzin" w:date="2021-10-27T14:37:00Z">
              <w:r w:rsidRPr="00E96246">
                <w:t>ReportStart</w:t>
              </w:r>
            </w:ins>
          </w:p>
        </w:tc>
      </w:tr>
      <w:tr w:rsidR="002D0CC5" w:rsidRPr="005F4836" w14:paraId="12FD2846" w14:textId="77777777" w:rsidTr="00E96246">
        <w:trPr>
          <w:cantSplit/>
          <w:trHeight w:val="216"/>
          <w:ins w:id="789" w:author="Genelle Denzin" w:date="2021-10-27T14:37:00Z"/>
        </w:trPr>
        <w:tc>
          <w:tcPr>
            <w:tcW w:w="9355" w:type="dxa"/>
            <w:shd w:val="clear" w:color="auto" w:fill="auto"/>
          </w:tcPr>
          <w:p w14:paraId="7B3DF56C" w14:textId="77777777" w:rsidR="002D0CC5" w:rsidRPr="00E96246" w:rsidRDefault="002D0CC5" w:rsidP="00E96246">
            <w:pPr>
              <w:pStyle w:val="NoSpacing"/>
              <w:rPr>
                <w:ins w:id="790" w:author="Genelle Denzin" w:date="2021-10-27T14:37:00Z"/>
              </w:rPr>
            </w:pPr>
            <w:ins w:id="791" w:author="Genelle Denzin" w:date="2021-10-27T14:37:00Z">
              <w:r w:rsidRPr="00E96246">
                <w:t>ReportEnd</w:t>
              </w:r>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792" w:name="_Set_Population_Identifiers_2"/>
    <w:bookmarkStart w:id="793" w:name="_Toc37849780"/>
    <w:bookmarkStart w:id="794" w:name="_Toc79153961"/>
    <w:bookmarkEnd w:id="792"/>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899C2E3"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" adj="1296" fillcolor="#5b9bd5" strokeweight=".5pt">
                <v:shadow color="black [0]"/>
                <v:textbox inset="2.88pt,2.88pt,2.88pt,2.88pt"/>
                <w10:wrap type="topAndBottom"/>
              </v:shape>
            </w:pict>
          </mc:Fallback>
        </mc:AlternateContent>
      </w:r>
      <w:ins w:id="795" w:author="Molly McEvilley" w:date="2021-11-11T10:07:00Z">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70C5E394" w:rsidR="00E92CC7" w:rsidRDefault="00E92CC7" w:rsidP="00E92CC7">
                              <w:pPr>
                                <w:pStyle w:val="Style3"/>
                              </w:pPr>
                              <w:proofErr w:type="spellStart"/>
                              <w:r>
                                <w:t>tlsa_</w:t>
                              </w:r>
                              <w:del w:id="796" w:author="Molly McEvilley" w:date="2021-11-18T09:59:00Z">
                                <w:r w:rsidDel="00B27CD2">
                                  <w:delText>Enrollment</w:delText>
                                </w:r>
                              </w:del>
                              <w:ins w:id="797" w:author="Molly McEvilley" w:date="2021-11-18T09:59:00Z">
                                <w:r w:rsidR="00B27CD2">
                                  <w:t>Person</w:t>
                                </w:r>
                              </w:ins>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" fillcolor="#ebd7e1" strokecolor="#c285a3" strokeweight=".5pt">
                  <v:shadow color="black" opacity="0" offset="0,0"/>
                  <v:textbox inset="0,0,0,0">
                    <w:txbxContent>
                      <w:p w14:paraId="6D0BA852" w14:textId="70C5E394" w:rsidR="00E92CC7" w:rsidRDefault="00E92CC7" w:rsidP="00E92CC7">
                        <w:pPr>
                          <w:pStyle w:val="Style3"/>
                        </w:pPr>
                        <w:proofErr w:type="spellStart"/>
                        <w:r>
                          <w:t>tlsa_</w:t>
                        </w:r>
                        <w:del w:id="798" w:author="Molly McEvilley" w:date="2021-11-18T09:59:00Z">
                          <w:r w:rsidDel="00B27CD2">
                            <w:delText>Enrollment</w:delText>
                          </w:r>
                        </w:del>
                        <w:ins w:id="799" w:author="Molly McEvilley" w:date="2021-11-18T09:59:00Z">
                          <w:r w:rsidR="00B27CD2">
                            <w:t>Person</w:t>
                          </w:r>
                        </w:ins>
                        <w:proofErr w:type="spellEnd"/>
                      </w:p>
                    </w:txbxContent>
                  </v:textbox>
                  <w10:wrap type="topAndBottom"/>
                </v:shape>
              </w:pict>
            </mc:Fallback>
          </mc:AlternateContent>
        </w:r>
      </w:ins>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A94EC9C"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793"/>
      <w:bookmarkEnd w:id="794"/>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800" w:author="Genelle Denzin" w:date="2021-10-27T14:49:00Z"/>
        </w:trPr>
        <w:tc>
          <w:tcPr>
            <w:tcW w:w="9355" w:type="dxa"/>
          </w:tcPr>
          <w:p w14:paraId="6B97E3E6" w14:textId="682AFEA8" w:rsidR="00AE082F" w:rsidRDefault="00AE082F" w:rsidP="007D609E">
            <w:pPr>
              <w:pStyle w:val="NoSpacing"/>
              <w:rPr>
                <w:ins w:id="801" w:author="Genelle Denzin" w:date="2021-10-27T14:49:00Z"/>
              </w:rPr>
            </w:pPr>
            <w:ins w:id="802"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803" w:author="Genelle Denzin" w:date="2021-10-27T14:49:00Z"/>
        </w:trPr>
        <w:tc>
          <w:tcPr>
            <w:tcW w:w="9355" w:type="dxa"/>
            <w:shd w:val="clear" w:color="auto" w:fill="auto"/>
          </w:tcPr>
          <w:p w14:paraId="00F9EA84" w14:textId="1A27BD20" w:rsidR="00AE082F" w:rsidRPr="005F4836" w:rsidRDefault="00AE082F" w:rsidP="007D609E">
            <w:pPr>
              <w:pStyle w:val="NoSpacing"/>
              <w:rPr>
                <w:ins w:id="804" w:author="Genelle Denzin" w:date="2021-10-27T14:49:00Z"/>
              </w:rPr>
            </w:pPr>
            <w:ins w:id="805"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XBgTh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06" w:name="_HHAdultAge_1"/>
      <w:bookmarkEnd w:id="806"/>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07"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808" w:name="_Toc37849781"/>
      <w:bookmarkStart w:id="809"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808"/>
      <w:bookmarkEnd w:id="809"/>
      <w:proofErr w:type="spellEnd"/>
      <w:r w:rsidR="002B6231" w:rsidRPr="00C52062">
        <w:t xml:space="preserve"> </w:t>
      </w:r>
      <w:bookmarkEnd w:id="80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810" w:author="Molly McEvilley" w:date="2021-10-21T10:47:00Z">
              <w:r w:rsidRPr="00DD0A74">
                <w:t>LSAProjectType</w:t>
              </w:r>
            </w:ins>
            <w:proofErr w:type="spellEnd"/>
            <w:del w:id="811" w:author="Molly McEvilley"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812" w:author="Genelle Denzin" w:date="2021-10-27T15:04:00Z"/>
        </w:trPr>
        <w:tc>
          <w:tcPr>
            <w:tcW w:w="9355" w:type="dxa"/>
          </w:tcPr>
          <w:p w14:paraId="56252BBC" w14:textId="1B3F5975" w:rsidR="00023793" w:rsidRDefault="00023793" w:rsidP="00023793">
            <w:pPr>
              <w:pStyle w:val="NoSpacing"/>
              <w:rPr>
                <w:ins w:id="813" w:author="Genelle Denzin" w:date="2021-10-27T15:04:00Z"/>
              </w:rPr>
            </w:pPr>
            <w:commentRangeStart w:id="814"/>
            <w:proofErr w:type="spellStart"/>
            <w:ins w:id="815" w:author="Genelle Denzin" w:date="2021-10-27T15:04:00Z">
              <w:r>
                <w:t>ActiveHHType</w:t>
              </w:r>
            </w:ins>
            <w:commentRangeEnd w:id="814"/>
            <w:proofErr w:type="spellEnd"/>
            <w:r w:rsidR="00B52AD8">
              <w:rPr>
                <w:rStyle w:val="CommentReference"/>
                <w:rFonts w:eastAsiaTheme="minorHAnsi"/>
              </w:rPr>
              <w:commentReference w:id="814"/>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1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17" w:name="_Toc37849782"/>
      <w:bookmarkStart w:id="818"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17"/>
      <w:bookmarkEnd w:id="818"/>
      <w:proofErr w:type="spellEnd"/>
      <w:r>
        <w:t xml:space="preserve"> </w:t>
      </w:r>
      <w:bookmarkEnd w:id="81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3m1oVb0DAABxCwAADgAAAAAAAAAAAAAAAAAuAgAAZHJz&#10;L2Uyb0RvYy54bWxQSwECLQAUAAYACAAAACEAM5BrbNwAAAAEAQAADwAAAAAAAAAAAAAAAAAXBgAA&#10;ZHJzL2Rvd25yZXYueG1sUEsFBgAAAAAEAAQA8wAAACA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19" w:author="Genelle Denzin" w:date="2021-10-27T15:07:00Z"/>
        </w:trPr>
        <w:tc>
          <w:tcPr>
            <w:tcW w:w="9355" w:type="dxa"/>
          </w:tcPr>
          <w:p w14:paraId="02677E9A" w14:textId="09360386" w:rsidR="00023793" w:rsidRPr="006B4F91" w:rsidRDefault="00023793" w:rsidP="007D609E">
            <w:pPr>
              <w:pStyle w:val="NoSpacing"/>
              <w:rPr>
                <w:ins w:id="820" w:author="Genelle Denzin" w:date="2021-10-27T15:07:00Z"/>
              </w:rPr>
            </w:pPr>
            <w:proofErr w:type="spellStart"/>
            <w:ins w:id="821"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22" w:author="Genelle Denzin" w:date="2021-10-27T15:07:00Z"/>
        </w:trPr>
        <w:tc>
          <w:tcPr>
            <w:tcW w:w="9355" w:type="dxa"/>
          </w:tcPr>
          <w:p w14:paraId="3D486E5B" w14:textId="0E6B17A9" w:rsidR="00023793" w:rsidRDefault="00023793" w:rsidP="007D609E">
            <w:pPr>
              <w:pStyle w:val="NoSpacing"/>
              <w:rPr>
                <w:ins w:id="823" w:author="Genelle Denzin" w:date="2021-10-27T15:07:00Z"/>
              </w:rPr>
            </w:pPr>
            <w:ins w:id="824" w:author="Genelle Denzin" w:date="2021-10-27T15:07:00Z">
              <w:r>
                <w:t>EntryDate</w:t>
              </w:r>
            </w:ins>
          </w:p>
        </w:tc>
      </w:tr>
      <w:tr w:rsidR="00023793" w:rsidRPr="006B4F91" w14:paraId="5F4FCC28" w14:textId="77777777" w:rsidTr="00AE274B">
        <w:trPr>
          <w:ins w:id="825" w:author="Genelle Denzin" w:date="2021-10-27T15:07:00Z"/>
        </w:trPr>
        <w:tc>
          <w:tcPr>
            <w:tcW w:w="9355" w:type="dxa"/>
          </w:tcPr>
          <w:p w14:paraId="2A000F18" w14:textId="2DD2385A" w:rsidR="00023793" w:rsidRDefault="00023793" w:rsidP="007D609E">
            <w:pPr>
              <w:pStyle w:val="NoSpacing"/>
              <w:rPr>
                <w:ins w:id="826" w:author="Genelle Denzin" w:date="2021-10-27T15:07:00Z"/>
              </w:rPr>
            </w:pPr>
            <w:commentRangeStart w:id="827"/>
            <w:proofErr w:type="spellStart"/>
            <w:ins w:id="828" w:author="Genelle Denzin" w:date="2021-10-27T15:07:00Z">
              <w:r>
                <w:t>ProjectType</w:t>
              </w:r>
            </w:ins>
            <w:commentRangeEnd w:id="827"/>
            <w:proofErr w:type="spellEnd"/>
            <w:r w:rsidR="0002156C">
              <w:rPr>
                <w:rStyle w:val="CommentReference"/>
                <w:rFonts w:eastAsiaTheme="minorHAnsi"/>
              </w:rPr>
              <w:commentReference w:id="827"/>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rPr>
          <w:ins w:id="829" w:author="Genelle Denzin" w:date="2021-10-28T09:49:00Z"/>
        </w:rPr>
      </w:pPr>
      <w:bookmarkStart w:id="830" w:name="_Toc37849783"/>
      <w:bookmarkStart w:id="831" w:name="_Toc79153964"/>
      <w:bookmarkStart w:id="832" w:name="_Toc506721208"/>
      <w:commentRangeStart w:id="833"/>
      <w:ins w:id="834" w:author="Genelle Denzin" w:date="2021-10-28T09:54:00Z">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mZuQ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commentRangeEnd w:id="833"/>
      <w:r w:rsidR="006C4100">
        <w:rPr>
          <w:rStyle w:val="CommentReference"/>
          <w:rFonts w:asciiTheme="minorHAnsi" w:eastAsiaTheme="minorHAnsi" w:hAnsiTheme="minorHAnsi" w:cstheme="minorBidi"/>
        </w:rPr>
        <w:commentReference w:id="833"/>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30"/>
      <w:bookmarkEnd w:id="831"/>
      <w:proofErr w:type="spellEnd"/>
      <w:r w:rsidR="002B6231" w:rsidRPr="00C52062">
        <w:t xml:space="preserve"> </w:t>
      </w:r>
      <w:bookmarkEnd w:id="832"/>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835" w:author="Genelle Denzin" w:date="2021-10-27T15:11:00Z"/>
        </w:trPr>
        <w:tc>
          <w:tcPr>
            <w:tcW w:w="9360" w:type="dxa"/>
          </w:tcPr>
          <w:p w14:paraId="561F06CE" w14:textId="202927F8" w:rsidR="00D8136B" w:rsidRDefault="00D8136B" w:rsidP="009A7EC0">
            <w:pPr>
              <w:pStyle w:val="NoSpacing"/>
              <w:rPr>
                <w:ins w:id="836" w:author="Genelle Denzin" w:date="2021-10-27T15:11:00Z"/>
              </w:rPr>
            </w:pPr>
            <w:ins w:id="837"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838" w:author="Genelle Denzin" w:date="2021-10-27T15:11:00Z"/>
        </w:trPr>
        <w:tc>
          <w:tcPr>
            <w:tcW w:w="9360" w:type="dxa"/>
          </w:tcPr>
          <w:p w14:paraId="4EB1F3E9" w14:textId="75B09D8E" w:rsidR="00023793" w:rsidRPr="00AE274B" w:rsidRDefault="00937979" w:rsidP="009A7EC0">
            <w:pPr>
              <w:pStyle w:val="NoSpacing"/>
              <w:rPr>
                <w:ins w:id="839" w:author="Genelle Denzin" w:date="2021-10-27T15:11:00Z"/>
              </w:rPr>
            </w:pPr>
            <w:proofErr w:type="spellStart"/>
            <w:ins w:id="840" w:author="Genelle Denzin" w:date="2021-10-28T09:55:00Z">
              <w:r>
                <w:t>LSA</w:t>
              </w:r>
            </w:ins>
            <w:ins w:id="841"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42" w:name="_AHAR_CSV_Files"/>
      <w:bookmarkStart w:id="843" w:name="_Toc37849784"/>
      <w:bookmarkStart w:id="844" w:name="_Toc79153965"/>
      <w:bookmarkStart w:id="845" w:name="_Toc499543995"/>
      <w:bookmarkStart w:id="846" w:name="_Toc506721209"/>
      <w:bookmarkStart w:id="847" w:name="_Toc497116480"/>
      <w:bookmarkStart w:id="848" w:name="_Hlk496773519"/>
      <w:bookmarkStart w:id="849" w:name="_Toc506721210"/>
      <w:bookmarkEnd w:id="842"/>
      <w:r>
        <w:t>EST/RRH/</w:t>
      </w:r>
      <w:proofErr w:type="spellStart"/>
      <w:r>
        <w:t>PSHLivingSit</w:t>
      </w:r>
      <w:proofErr w:type="spellEnd"/>
      <w:r>
        <w:t xml:space="preserve"> – </w:t>
      </w:r>
      <w:proofErr w:type="spellStart"/>
      <w:r w:rsidRPr="00C52062">
        <w:t>LSAHousehold</w:t>
      </w:r>
      <w:bookmarkEnd w:id="843"/>
      <w:bookmarkEnd w:id="844"/>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850" w:author="Genelle Denzin" w:date="2021-10-27T15:15:00Z">
              <w:r>
                <w:t>Active</w:t>
              </w:r>
            </w:ins>
            <w:del w:id="851"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852" w:author="Molly McEvilley"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853" w:author="Genelle Denzin" w:date="2021-10-27T15:16:00Z">
              <w:r w:rsidRPr="000469F6" w:rsidDel="003F351E">
                <w:delText>PersonalID</w:delText>
              </w:r>
            </w:del>
            <w:ins w:id="854" w:author="Genelle Denzin" w:date="2021-10-27T15:16:00Z">
              <w:r w:rsidR="003F351E">
                <w:t>EntryDate</w:t>
              </w:r>
            </w:ins>
          </w:p>
        </w:tc>
      </w:tr>
      <w:tr w:rsidR="00525BD5" w:rsidRPr="00053715" w:rsidDel="003F351E" w14:paraId="1708AB02" w14:textId="3F7CCCC5" w:rsidTr="00525BD5">
        <w:trPr>
          <w:del w:id="855" w:author="Genelle Denzin" w:date="2021-10-27T15:16:00Z"/>
        </w:trPr>
        <w:tc>
          <w:tcPr>
            <w:tcW w:w="9360" w:type="dxa"/>
          </w:tcPr>
          <w:p w14:paraId="5833EAE2" w14:textId="27172F42" w:rsidR="00525BD5" w:rsidRPr="000469F6" w:rsidDel="003F351E" w:rsidRDefault="00525BD5" w:rsidP="009A7EC0">
            <w:pPr>
              <w:pStyle w:val="NoSpacing"/>
              <w:rPr>
                <w:del w:id="856" w:author="Genelle Denzin" w:date="2021-10-27T15:16:00Z"/>
              </w:rPr>
            </w:pPr>
            <w:del w:id="857"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858" w:author="Genelle Denzin" w:date="2021-10-27T15:16:00Z"/>
        </w:trPr>
        <w:tc>
          <w:tcPr>
            <w:tcW w:w="9360" w:type="dxa"/>
          </w:tcPr>
          <w:p w14:paraId="731377DF" w14:textId="4718E507" w:rsidR="003F351E" w:rsidRPr="000469F6" w:rsidRDefault="003F351E" w:rsidP="009A7EC0">
            <w:pPr>
              <w:pStyle w:val="NoSpacing"/>
              <w:rPr>
                <w:ins w:id="859" w:author="Genelle Denzin" w:date="2021-10-27T15:16:00Z"/>
              </w:rPr>
            </w:pPr>
            <w:commentRangeStart w:id="860"/>
            <w:proofErr w:type="spellStart"/>
            <w:ins w:id="861" w:author="Genelle Denzin" w:date="2021-10-27T15:16:00Z">
              <w:r>
                <w:t>PersonalID</w:t>
              </w:r>
            </w:ins>
            <w:commentRangeEnd w:id="860"/>
            <w:proofErr w:type="spellEnd"/>
            <w:r w:rsidR="006A3BA5">
              <w:rPr>
                <w:rStyle w:val="CommentReference"/>
                <w:rFonts w:eastAsiaTheme="minorHAnsi"/>
              </w:rPr>
              <w:commentReference w:id="860"/>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lastRenderedPageBreak/>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lastRenderedPageBreak/>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62" w:name="_EST/RRH/PSHDestination–_LSAHousehol"/>
      <w:bookmarkStart w:id="863" w:name="_Toc37849785"/>
      <w:bookmarkStart w:id="864" w:name="_Toc79153966"/>
      <w:bookmarkEnd w:id="862"/>
      <w:r>
        <w:t>EST/RRH/</w:t>
      </w:r>
      <w:proofErr w:type="spellStart"/>
      <w:r>
        <w:t>PSHDestination</w:t>
      </w:r>
      <w:proofErr w:type="spellEnd"/>
      <w:r w:rsidR="006F09FD">
        <w:t xml:space="preserve"> </w:t>
      </w:r>
      <w:r>
        <w:t xml:space="preserve">– </w:t>
      </w:r>
      <w:proofErr w:type="spellStart"/>
      <w:r w:rsidRPr="00C52062">
        <w:t>LSAHousehold</w:t>
      </w:r>
      <w:bookmarkEnd w:id="863"/>
      <w:bookmarkEnd w:id="864"/>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865" w:author="Genelle Denzin" w:date="2021-10-27T15:32:00Z"/>
        </w:trPr>
        <w:tc>
          <w:tcPr>
            <w:tcW w:w="9360" w:type="dxa"/>
          </w:tcPr>
          <w:p w14:paraId="1776D903" w14:textId="5288E490" w:rsidR="00496B65" w:rsidRDefault="00496B65" w:rsidP="00C71837">
            <w:pPr>
              <w:pStyle w:val="NoSpacing"/>
              <w:rPr>
                <w:ins w:id="866" w:author="Genelle Denzin" w:date="2021-10-27T15:32:00Z"/>
              </w:rPr>
            </w:pPr>
            <w:commentRangeStart w:id="867"/>
            <w:ins w:id="868" w:author="Genelle Denzin" w:date="2021-10-27T15:32:00Z">
              <w:r>
                <w:t>Active</w:t>
              </w:r>
            </w:ins>
          </w:p>
        </w:tc>
      </w:tr>
      <w:tr w:rsidR="00525BD5" w:rsidRPr="00053715" w:rsidDel="00496B65" w14:paraId="6F9EA9D0" w14:textId="7FB3F8C5" w:rsidTr="00525BD5">
        <w:trPr>
          <w:del w:id="869" w:author="Genelle Denzin" w:date="2021-10-27T15:32:00Z"/>
        </w:trPr>
        <w:tc>
          <w:tcPr>
            <w:tcW w:w="9360" w:type="dxa"/>
          </w:tcPr>
          <w:p w14:paraId="4C12283E" w14:textId="0D1F2AA7" w:rsidR="00525BD5" w:rsidRPr="008B23F6" w:rsidDel="00496B65" w:rsidRDefault="00525BD5" w:rsidP="00C71837">
            <w:pPr>
              <w:pStyle w:val="NoSpacing"/>
              <w:rPr>
                <w:del w:id="870" w:author="Genelle Denzin" w:date="2021-10-27T15:32:00Z"/>
              </w:rPr>
            </w:pPr>
            <w:del w:id="871"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872" w:author="Molly McEvilley" w:date="2021-10-21T10:47:00Z">
              <w:r>
                <w:t>LSA</w:t>
              </w:r>
            </w:ins>
            <w:r w:rsidR="00525BD5" w:rsidRPr="008B23F6">
              <w:t>ProjectType</w:t>
            </w:r>
            <w:proofErr w:type="spellEnd"/>
          </w:p>
        </w:tc>
      </w:tr>
      <w:tr w:rsidR="00525BD5" w:rsidRPr="007327FC" w:rsidDel="00496B65" w14:paraId="6E727BD1" w14:textId="1FD89A31" w:rsidTr="00525BD5">
        <w:trPr>
          <w:del w:id="873"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874" w:author="Genelle Denzin" w:date="2021-10-27T15:33:00Z"/>
                <w:b/>
                <w:bCs/>
              </w:rPr>
            </w:pPr>
            <w:del w:id="875"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876" w:author="Genelle Denzin" w:date="2021-10-27T15:33:00Z"/>
        </w:trPr>
        <w:tc>
          <w:tcPr>
            <w:tcW w:w="9360" w:type="dxa"/>
          </w:tcPr>
          <w:p w14:paraId="6485802C" w14:textId="407BA826" w:rsidR="00525BD5" w:rsidRPr="008B23F6" w:rsidDel="00496B65" w:rsidRDefault="00525BD5" w:rsidP="005F4836">
            <w:pPr>
              <w:pStyle w:val="NoSpacing"/>
              <w:rPr>
                <w:del w:id="877" w:author="Genelle Denzin" w:date="2021-10-27T15:33:00Z"/>
              </w:rPr>
            </w:pPr>
            <w:del w:id="878" w:author="Genelle Denzin" w:date="2021-10-27T15:33:00Z">
              <w:r w:rsidRPr="008B23F6" w:rsidDel="00496B65">
                <w:delText>EnrollmentID</w:delText>
              </w:r>
            </w:del>
          </w:p>
        </w:tc>
      </w:tr>
      <w:tr w:rsidR="00525BD5" w:rsidRPr="00053715" w:rsidDel="00496B65" w14:paraId="4D90194C" w14:textId="3B815884" w:rsidTr="00525BD5">
        <w:trPr>
          <w:del w:id="879" w:author="Genelle Denzin" w:date="2021-10-27T15:33:00Z"/>
        </w:trPr>
        <w:tc>
          <w:tcPr>
            <w:tcW w:w="9360" w:type="dxa"/>
          </w:tcPr>
          <w:p w14:paraId="609E72F8" w14:textId="191AFDA5" w:rsidR="00525BD5" w:rsidRPr="008B23F6" w:rsidDel="00496B65" w:rsidRDefault="00525BD5" w:rsidP="00421DB8">
            <w:pPr>
              <w:pStyle w:val="NoSpacing"/>
              <w:rPr>
                <w:del w:id="880" w:author="Genelle Denzin" w:date="2021-10-27T15:33:00Z"/>
              </w:rPr>
            </w:pPr>
            <w:del w:id="881" w:author="Genelle Denzin" w:date="2021-10-27T15:33:00Z">
              <w:r w:rsidRPr="008B23F6" w:rsidDel="00496B65">
                <w:delText>PersonalID</w:delText>
              </w:r>
            </w:del>
          </w:p>
        </w:tc>
      </w:tr>
      <w:tr w:rsidR="00525BD5" w:rsidRPr="00053715" w:rsidDel="00496B65" w14:paraId="2E51AF83" w14:textId="25C14972" w:rsidTr="00525BD5">
        <w:trPr>
          <w:del w:id="882" w:author="Genelle Denzin" w:date="2021-10-27T15:33:00Z"/>
        </w:trPr>
        <w:tc>
          <w:tcPr>
            <w:tcW w:w="9360" w:type="dxa"/>
          </w:tcPr>
          <w:p w14:paraId="692AE9A1" w14:textId="2BB6FAD3" w:rsidR="00525BD5" w:rsidRPr="008B23F6" w:rsidDel="00496B65" w:rsidRDefault="00525BD5" w:rsidP="00421DB8">
            <w:pPr>
              <w:pStyle w:val="NoSpacing"/>
              <w:rPr>
                <w:del w:id="883" w:author="Genelle Denzin" w:date="2021-10-27T15:33:00Z"/>
              </w:rPr>
            </w:pPr>
            <w:del w:id="884" w:author="Genelle Denzin" w:date="2021-10-27T15:33:00Z">
              <w:r w:rsidRPr="008B23F6" w:rsidDel="00496B65">
                <w:delText>HouseholdID</w:delText>
              </w:r>
            </w:del>
            <w:commentRangeEnd w:id="867"/>
            <w:r w:rsidR="007C135B">
              <w:rPr>
                <w:rStyle w:val="CommentReference"/>
                <w:rFonts w:eastAsiaTheme="minorHAnsi"/>
              </w:rPr>
              <w:commentReference w:id="867"/>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lastRenderedPageBreak/>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5" w:name="_Toc37849786"/>
    </w:p>
    <w:p w14:paraId="62F91D64" w14:textId="01BA0CD7" w:rsidR="0019166A" w:rsidRDefault="0019166A" w:rsidP="0088191A">
      <w:pPr>
        <w:pStyle w:val="Heading2"/>
      </w:pPr>
      <w:bookmarkStart w:id="886" w:name="_Toc79153967"/>
      <w:r w:rsidRPr="00EE1280">
        <w:t>EST/RRH/PSH</w:t>
      </w:r>
      <w:r>
        <w:t xml:space="preserve"> Population Identifiers</w:t>
      </w:r>
      <w:bookmarkEnd w:id="885"/>
      <w:bookmarkEnd w:id="886"/>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7I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DESE&#10;+353q8tnSILRQXBAIGHQaPOJkgHEpqD2nx0zghL5VkEivTJNAzMNttOAKQ5XC8qdoSRMNi5o2K43&#10;bd2A7RjxUNrTqWoR7ZMf+G0it78ryecQVtCSB6AH9/TIyUQQMjKELDBL3tnvwvp5Gq/iz/XinPWw&#10;PQnOSKBJrCb6/mB9fsb6x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Md53si+AwAAcQsAAA4AAAAAAAAAAAAAAAAALgIAAGRy&#10;cy9lMm9Eb2MueG1sUEsBAi0AFAAGAAgAAAAhADOQa2zcAAAABAEAAA8AAAAAAAAAAAAAAAAAGAYA&#10;AGRycy9kb3ducmV2LnhtbFBLBQYAAAAABAAEAPMAAAAh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887" w:author="Molly McEvilley"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lastRenderedPageBreak/>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888" w:author="Molly McEvilley" w:date="2021-10-21T10:48:00Z">
        <w:r w:rsidR="00B158E1">
          <w:rPr>
            <w:b/>
            <w:bCs/>
          </w:rPr>
          <w:t>LSA</w:t>
        </w:r>
        <w:r w:rsidR="00B158E1" w:rsidRPr="00845520">
          <w:rPr>
            <w:b/>
            <w:bCs/>
          </w:rPr>
          <w:t>ProjectType</w:t>
        </w:r>
        <w:proofErr w:type="spellEnd"/>
        <w:r w:rsidR="00B158E1">
          <w:t xml:space="preserve"> </w:t>
        </w:r>
      </w:ins>
      <w:del w:id="889" w:author="Molly McEvilley" w:date="2021-10-21T10:48:00Z">
        <w:r w:rsidRPr="002C297C" w:rsidDel="00B158E1">
          <w:rPr>
            <w:b/>
            <w:bCs/>
          </w:rPr>
          <w:delText>ProjectType</w:delText>
        </w:r>
        <w:r w:rsidDel="00B158E1">
          <w:delText xml:space="preserve"> </w:delText>
        </w:r>
      </w:del>
      <w:r>
        <w:t>in (</w:t>
      </w:r>
      <w:ins w:id="890" w:author="Molly McEvilley"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891" w:author="Molly McEvilley" w:date="2021-10-21T10:48:00Z">
        <w:r w:rsidR="00B158E1">
          <w:rPr>
            <w:b/>
            <w:bCs/>
          </w:rPr>
          <w:t>LSA</w:t>
        </w:r>
        <w:r w:rsidR="00B158E1" w:rsidRPr="00845520">
          <w:rPr>
            <w:b/>
            <w:bCs/>
          </w:rPr>
          <w:t>ProjectType</w:t>
        </w:r>
        <w:proofErr w:type="spellEnd"/>
        <w:r w:rsidR="00B158E1">
          <w:t xml:space="preserve"> </w:t>
        </w:r>
      </w:ins>
      <w:del w:id="892" w:author="Molly McEvilley"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893" w:author="Molly McEvilley" w:date="2021-10-21T10:48:00Z">
        <w:r w:rsidR="00B158E1">
          <w:rPr>
            <w:b/>
            <w:bCs/>
          </w:rPr>
          <w:t>LSA</w:t>
        </w:r>
        <w:r w:rsidR="00B158E1" w:rsidRPr="00845520">
          <w:rPr>
            <w:b/>
            <w:bCs/>
          </w:rPr>
          <w:t>ProjectType</w:t>
        </w:r>
        <w:proofErr w:type="spellEnd"/>
        <w:r w:rsidR="00B158E1">
          <w:t xml:space="preserve"> </w:t>
        </w:r>
      </w:ins>
      <w:del w:id="894" w:author="Molly McEvilley"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95" w:author="Molly McEvilley" w:date="2021-10-21T10:48:00Z">
        <w:r w:rsidR="006C22C3">
          <w:rPr>
            <w:b/>
            <w:bCs/>
          </w:rPr>
          <w:t>LSA</w:t>
        </w:r>
        <w:r w:rsidR="006C22C3" w:rsidRPr="00845520">
          <w:rPr>
            <w:b/>
            <w:bCs/>
          </w:rPr>
          <w:t>ProjectType</w:t>
        </w:r>
      </w:ins>
      <w:proofErr w:type="spellEnd"/>
      <w:del w:id="896" w:author="Molly McEvilley"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97" w:author="Molly McEvilley" w:date="2021-10-21T10:48:00Z">
        <w:r w:rsidR="006C22C3">
          <w:rPr>
            <w:b/>
            <w:bCs/>
          </w:rPr>
          <w:t>LSA</w:t>
        </w:r>
        <w:r w:rsidR="006C22C3" w:rsidRPr="00845520">
          <w:rPr>
            <w:b/>
            <w:bCs/>
          </w:rPr>
          <w:t>ProjectType</w:t>
        </w:r>
        <w:proofErr w:type="spellEnd"/>
        <w:r w:rsidR="006C22C3">
          <w:t xml:space="preserve"> </w:t>
        </w:r>
      </w:ins>
      <w:del w:id="898" w:author="Molly McEvilley"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99" w:author="Molly McEvilley" w:date="2021-10-21T10:48:00Z">
        <w:r w:rsidR="006C22C3">
          <w:rPr>
            <w:b/>
            <w:bCs/>
          </w:rPr>
          <w:t>LSA</w:t>
        </w:r>
        <w:r w:rsidR="006C22C3" w:rsidRPr="00845520">
          <w:rPr>
            <w:b/>
            <w:bCs/>
          </w:rPr>
          <w:t>ProjectType</w:t>
        </w:r>
        <w:proofErr w:type="spellEnd"/>
        <w:r w:rsidR="006C22C3">
          <w:t xml:space="preserve"> </w:t>
        </w:r>
      </w:ins>
      <w:del w:id="900" w:author="Molly McEvilley"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901" w:author="Molly McEvilley" w:date="2021-10-21T10:48:00Z">
        <w:r w:rsidR="006C22C3">
          <w:rPr>
            <w:b/>
            <w:bCs/>
          </w:rPr>
          <w:t>LSA</w:t>
        </w:r>
        <w:r w:rsidR="006C22C3" w:rsidRPr="00845520">
          <w:rPr>
            <w:b/>
            <w:bCs/>
          </w:rPr>
          <w:t>ProjectType</w:t>
        </w:r>
        <w:proofErr w:type="spellEnd"/>
        <w:r w:rsidR="006C22C3">
          <w:t xml:space="preserve"> </w:t>
        </w:r>
      </w:ins>
      <w:del w:id="902" w:author="Molly McEvilley"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903" w:author="Molly McEvilley" w:date="2021-10-21T10:48:00Z">
        <w:r w:rsidR="006C22C3">
          <w:rPr>
            <w:b/>
            <w:bCs/>
          </w:rPr>
          <w:t>LSA</w:t>
        </w:r>
        <w:r w:rsidR="006C22C3" w:rsidRPr="00845520">
          <w:rPr>
            <w:b/>
            <w:bCs/>
          </w:rPr>
          <w:t>ProjectType</w:t>
        </w:r>
        <w:proofErr w:type="spellEnd"/>
        <w:r w:rsidR="006C22C3">
          <w:t xml:space="preserve"> </w:t>
        </w:r>
      </w:ins>
      <w:del w:id="904" w:author="Molly McEvilley"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905" w:author="Molly McEvilley" w:date="2021-10-21T10:48:00Z">
        <w:r w:rsidR="006C22C3">
          <w:rPr>
            <w:b/>
            <w:bCs/>
          </w:rPr>
          <w:t>LSA</w:t>
        </w:r>
        <w:r w:rsidR="006C22C3" w:rsidRPr="00845520">
          <w:rPr>
            <w:b/>
            <w:bCs/>
          </w:rPr>
          <w:t>ProjectType</w:t>
        </w:r>
        <w:proofErr w:type="spellEnd"/>
        <w:r w:rsidR="006C22C3">
          <w:t xml:space="preserve"> </w:t>
        </w:r>
      </w:ins>
      <w:del w:id="906" w:author="Molly McEvilley"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lastRenderedPageBreak/>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07" w:name="_Toc37849787"/>
      <w:bookmarkStart w:id="908" w:name="_Toc79153968"/>
      <w:r w:rsidRPr="00EE1280">
        <w:t>System Engagement</w:t>
      </w:r>
      <w:r w:rsidRPr="00C52062">
        <w:t xml:space="preserve"> Status and Return Time</w:t>
      </w:r>
      <w:bookmarkEnd w:id="907"/>
      <w:bookmarkEnd w:id="90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CI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MGwcIi8AwAAiQsAAA4AAAAAAAAAAAAAAAAALgIAAGRycy9l&#10;Mm9Eb2MueG1sUEsBAi0AFAAGAAgAAAAhAM51yUDbAAAABAEAAA8AAAAAAAAAAAAAAAAAFgYAAGRy&#10;cy9kb3ducmV2LnhtbFBLBQYAAAAABAAEAPMAAAAe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45"/>
    <w:bookmarkEnd w:id="84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lastRenderedPageBreak/>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47"/>
      <w:bookmarkEnd w:id="848"/>
    </w:tbl>
    <w:p w14:paraId="0E1486B3" w14:textId="77777777" w:rsidR="00300425" w:rsidRDefault="00300425" w:rsidP="008F2C7B"/>
    <w:p w14:paraId="54D9E0C2" w14:textId="71BC3D12" w:rsidR="00466A69" w:rsidRDefault="00466A69" w:rsidP="0088191A">
      <w:pPr>
        <w:pStyle w:val="Heading2"/>
      </w:pPr>
      <w:bookmarkStart w:id="909" w:name="_Dates_Housed_in"/>
      <w:bookmarkStart w:id="910" w:name="_Toc37849788"/>
      <w:bookmarkStart w:id="911" w:name="_Toc79153969"/>
      <w:bookmarkEnd w:id="909"/>
      <w:proofErr w:type="spellStart"/>
      <w:r w:rsidRPr="00EE1280">
        <w:t>RRHPreMoveInDays</w:t>
      </w:r>
      <w:proofErr w:type="spellEnd"/>
      <w:r w:rsidRPr="00EE1280">
        <w:t xml:space="preserve"> </w:t>
      </w:r>
      <w:r w:rsidR="007E42C3">
        <w:t>–</w:t>
      </w:r>
      <w:r>
        <w:t xml:space="preserve"> </w:t>
      </w:r>
      <w:proofErr w:type="spellStart"/>
      <w:r>
        <w:t>LSAHousehold</w:t>
      </w:r>
      <w:bookmarkEnd w:id="910"/>
      <w:bookmarkEnd w:id="911"/>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t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5HU+2+AwAAcQsAAA4AAAAAAAAAAAAAAAAALgIAAGRy&#10;cy9lMm9Eb2MueG1sUEsBAi0AFAAGAAgAAAAhADOQa2zcAAAABAEAAA8AAAAAAAAAAAAAAAAAGAYA&#10;AGRycy9kb3ducmV2LnhtbFBLBQYAAAAABAAEAPMAAAAh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lastRenderedPageBreak/>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912" w:author="Molly McEvilley" w:date="2021-10-21T10:48:00Z">
              <w:r w:rsidRPr="00A44F54">
                <w:rPr>
                  <w:rPrChange w:id="913" w:author="Molly McEvilley" w:date="2021-10-21T10:48:00Z">
                    <w:rPr>
                      <w:b/>
                      <w:bCs/>
                    </w:rPr>
                  </w:rPrChange>
                </w:rPr>
                <w:t>LSAProjectType</w:t>
              </w:r>
            </w:ins>
            <w:proofErr w:type="spellEnd"/>
            <w:del w:id="914" w:author="Molly McEvilley"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915" w:author="Molly McEvilley" w:date="2021-10-21T10:49:00Z">
        <w:r w:rsidR="00A44F54">
          <w:rPr>
            <w:b/>
            <w:bCs/>
          </w:rPr>
          <w:t>LSA</w:t>
        </w:r>
        <w:r w:rsidR="00A44F54" w:rsidRPr="00845520">
          <w:rPr>
            <w:b/>
            <w:bCs/>
          </w:rPr>
          <w:t>ProjectType</w:t>
        </w:r>
      </w:ins>
      <w:proofErr w:type="spellEnd"/>
      <w:del w:id="916" w:author="Molly McEvilley"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17" w:name="_Dates_Housed_in_1"/>
      <w:bookmarkStart w:id="918" w:name="_Toc37849789"/>
      <w:bookmarkStart w:id="919" w:name="_Toc79153970"/>
      <w:bookmarkEnd w:id="917"/>
      <w:r>
        <w:t>Dates Housed in PSH or RRH (</w:t>
      </w:r>
      <w:proofErr w:type="spellStart"/>
      <w:r>
        <w:t>sys_Time</w:t>
      </w:r>
      <w:proofErr w:type="spellEnd"/>
      <w:r>
        <w:t>)</w:t>
      </w:r>
      <w:bookmarkEnd w:id="918"/>
      <w:bookmarkEnd w:id="91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FkmRy1hBAAAVxEAAA4AAAAAAAAAAAAAAAAALgIAAGRycy9lMm9Eb2Mu&#10;eG1sUEsBAi0AFAAGAAgAAAAhAEdLff7bAAAABQEAAA8AAAAAAAAAAAAAAAAAuwYAAGRycy9kb3du&#10;cmV2LnhtbFBLBQYAAAAABAAEAPMAAADDBw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lastRenderedPageBreak/>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20" w:author="Molly McEvilley"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21" w:author="Molly McEvilley"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22" w:author="Molly McEvilley"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23" w:author="Molly McEvilley" w:date="2021-10-21T10:49:00Z">
        <w:r>
          <w:rPr>
            <w:b/>
            <w:bCs/>
          </w:rPr>
          <w:t>LSA</w:t>
        </w:r>
        <w:r w:rsidRPr="00845520">
          <w:rPr>
            <w:b/>
            <w:bCs/>
          </w:rPr>
          <w:t>ProjectType</w:t>
        </w:r>
        <w:proofErr w:type="spellEnd"/>
        <w:r>
          <w:t xml:space="preserve"> </w:t>
        </w:r>
      </w:ins>
      <w:del w:id="924" w:author="Molly McEvilley"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25" w:name="_Toc37849790"/>
      <w:bookmarkStart w:id="926" w:name="_Toc79153971"/>
      <w:r>
        <w:lastRenderedPageBreak/>
        <w:t>Get Last Inactive Date</w:t>
      </w:r>
      <w:bookmarkEnd w:id="925"/>
      <w:bookmarkEnd w:id="92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MbHV48NBQAAVRkAAA4AAAAAAAAAAAAAAAAALgIAAGRycy9lMm9E&#10;b2MueG1sUEsBAi0AFAAGAAgAAAAhAIngxMHdAAAABQEAAA8AAAAAAAAAAAAAAAAAZwcAAGRycy9k&#10;b3ducmV2LnhtbFBLBQYAAAAABAAEAPMAAABxC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27" w:name="_Toc37849791"/>
      <w:bookmarkStart w:id="928" w:name="_Toc79153972"/>
      <w:r>
        <w:t>Get Dates of Other System Use (</w:t>
      </w:r>
      <w:proofErr w:type="spellStart"/>
      <w:r>
        <w:t>sys_Time</w:t>
      </w:r>
      <w:proofErr w:type="spellEnd"/>
      <w:r>
        <w:t>)</w:t>
      </w:r>
      <w:bookmarkEnd w:id="927"/>
      <w:bookmarkEnd w:id="92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DXe3ZXywQAAC8UAAAOAAAAAAAAAAAAAAAAAC4CAABkcnMvZTJvRG9jLnhtbFBL&#10;AQItABQABgAIAAAAIQAQein03gAAAAUBAAAPAAAAAAAAAAAAAAAAACUHAABkcnMvZG93bnJldi54&#10;bWxQSwUGAAAAAAQABADzAAAAMA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29" w:author="Molly McEvilley" w:date="2021-10-21T10:49:00Z">
              <w:r>
                <w:t>LSA</w:t>
              </w:r>
            </w:ins>
            <w:r w:rsidR="007F4432" w:rsidRPr="000D5A2E">
              <w:t>ProjectType</w:t>
            </w:r>
            <w:proofErr w:type="spellEnd"/>
          </w:p>
        </w:tc>
      </w:tr>
      <w:tr w:rsidR="004B1A2F" w:rsidDel="00773445" w14:paraId="496771AD" w14:textId="76F8E519" w:rsidTr="00572228">
        <w:trPr>
          <w:cantSplit/>
          <w:trHeight w:val="216"/>
          <w:del w:id="930" w:author="Molly McEvilley" w:date="2021-10-27T12:26:00Z"/>
        </w:trPr>
        <w:tc>
          <w:tcPr>
            <w:tcW w:w="9355" w:type="dxa"/>
          </w:tcPr>
          <w:p w14:paraId="31133866" w14:textId="4B4025D9" w:rsidR="004B1A2F" w:rsidRPr="000D5A2E" w:rsidDel="00773445" w:rsidRDefault="004B1A2F" w:rsidP="00572228">
            <w:pPr>
              <w:pStyle w:val="NoSpacing"/>
              <w:rPr>
                <w:del w:id="931" w:author="Molly McEvilley" w:date="2021-10-27T12:26:00Z"/>
              </w:rPr>
            </w:pPr>
            <w:del w:id="932" w:author="Molly McEvilley"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lastRenderedPageBreak/>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33" w:author="Molly McEvilley" w:date="2021-10-21T10:49:00Z">
              <w:r>
                <w:rPr>
                  <w:b/>
                  <w:bCs/>
                </w:rPr>
                <w:t>LSA</w:t>
              </w:r>
              <w:r w:rsidRPr="00845520">
                <w:rPr>
                  <w:b/>
                  <w:bCs/>
                </w:rPr>
                <w:t>ProjectType</w:t>
              </w:r>
              <w:proofErr w:type="spellEnd"/>
              <w:r>
                <w:t xml:space="preserve"> </w:t>
              </w:r>
            </w:ins>
            <w:del w:id="934" w:author="Molly McEvilley"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35" w:author="Molly McEvilley" w:date="2021-10-21T10:49:00Z">
              <w:r>
                <w:rPr>
                  <w:b/>
                  <w:bCs/>
                </w:rPr>
                <w:t>LSA</w:t>
              </w:r>
              <w:r w:rsidRPr="00845520">
                <w:rPr>
                  <w:b/>
                  <w:bCs/>
                </w:rPr>
                <w:t>ProjectType</w:t>
              </w:r>
              <w:proofErr w:type="spellEnd"/>
              <w:r w:rsidRPr="00B30B2D">
                <w:t xml:space="preserve"> </w:t>
              </w:r>
            </w:ins>
            <w:del w:id="936" w:author="Molly McEvilley" w:date="2021-10-21T10:49:00Z">
              <w:r w:rsidR="00364D0A" w:rsidRPr="00CD1FB0" w:rsidDel="004631C7">
                <w:rPr>
                  <w:rPrChange w:id="937" w:author="Molly McEvilley" w:date="2021-10-21T10:50:00Z">
                    <w:rPr>
                      <w:b/>
                    </w:rPr>
                  </w:rPrChange>
                </w:rPr>
                <w:delText>ProjectType</w:delText>
              </w:r>
              <w:r w:rsidR="00364D0A" w:rsidRPr="00CD1FB0" w:rsidDel="004631C7">
                <w:delText xml:space="preserve"> </w:delText>
              </w:r>
            </w:del>
            <w:del w:id="938" w:author="Molly McEvilley" w:date="2021-10-21T10:50:00Z">
              <w:r w:rsidR="00364D0A" w:rsidRPr="00CD1FB0" w:rsidDel="004631C7">
                <w:delText>= 8 or (</w:delText>
              </w:r>
              <w:r w:rsidR="00364D0A" w:rsidRPr="00CD1FB0" w:rsidDel="004631C7">
                <w:rPr>
                  <w:rPrChange w:id="939" w:author="Molly McEvilley" w:date="2021-10-21T10:50:00Z">
                    <w:rPr>
                      <w:b/>
                      <w:bCs/>
                    </w:rPr>
                  </w:rPrChange>
                </w:rPr>
                <w:delText>ProjectType</w:delText>
              </w:r>
              <w:r w:rsidR="00364D0A" w:rsidRPr="00CD1FB0" w:rsidDel="004631C7">
                <w:delText xml:space="preserve"> = 1 and </w:delText>
              </w:r>
              <w:r w:rsidR="00364D0A" w:rsidRPr="00CD1FB0" w:rsidDel="004631C7">
                <w:rPr>
                  <w:rPrChange w:id="940" w:author="Molly McEvilley"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941" w:author="Molly McEvilley" w:date="2021-10-21T10:50:00Z">
              <w:r w:rsidRPr="00CD1FB0">
                <w:rPr>
                  <w:rPrChange w:id="942" w:author="Molly McEvilley" w:date="2021-10-21T10:50:00Z">
                    <w:rPr>
                      <w:b/>
                    </w:rPr>
                  </w:rPrChange>
                </w:rPr>
                <w:t>in (</w:t>
              </w:r>
              <w:r w:rsidR="00CD1FB0" w:rsidRPr="00CD1FB0">
                <w:rPr>
                  <w:rPrChange w:id="943" w:author="Molly McEvilley"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44" w:author="Molly McEvilley" w:date="2021-10-21T10:50:00Z">
              <w:r>
                <w:rPr>
                  <w:b/>
                  <w:bCs/>
                </w:rPr>
                <w:t>LSA</w:t>
              </w:r>
              <w:r w:rsidRPr="00845520">
                <w:rPr>
                  <w:b/>
                  <w:bCs/>
                </w:rPr>
                <w:t>ProjectType</w:t>
              </w:r>
              <w:proofErr w:type="spellEnd"/>
              <w:r>
                <w:t xml:space="preserve"> </w:t>
              </w:r>
            </w:ins>
            <w:del w:id="945" w:author="Molly McEvilley"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946" w:author="Molly McEvilley"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947" w:author="Molly McEvilley"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948" w:author="Molly McEvilley" w:date="2021-10-21T10:50:00Z">
              <w:r>
                <w:rPr>
                  <w:b/>
                  <w:bCs/>
                </w:rPr>
                <w:t>LSA</w:t>
              </w:r>
              <w:r w:rsidRPr="00845520">
                <w:rPr>
                  <w:b/>
                  <w:bCs/>
                </w:rPr>
                <w:t>ProjectType</w:t>
              </w:r>
              <w:proofErr w:type="spellEnd"/>
              <w:r>
                <w:t xml:space="preserve"> </w:t>
              </w:r>
            </w:ins>
            <w:del w:id="949" w:author="Molly McEvilley"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950" w:author="Molly McEvilley" w:date="2021-10-21T10:50:00Z">
              <w:r>
                <w:rPr>
                  <w:b/>
                  <w:bCs/>
                </w:rPr>
                <w:t>LSA</w:t>
              </w:r>
              <w:r w:rsidRPr="00845520">
                <w:rPr>
                  <w:b/>
                  <w:bCs/>
                </w:rPr>
                <w:t>ProjectType</w:t>
              </w:r>
              <w:proofErr w:type="spellEnd"/>
              <w:r>
                <w:t xml:space="preserve"> </w:t>
              </w:r>
            </w:ins>
            <w:del w:id="951" w:author="Molly McEvilley"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952" w:author="Molly McEvilley" w:date="2021-10-21T10:50:00Z">
              <w:r>
                <w:rPr>
                  <w:b/>
                  <w:bCs/>
                </w:rPr>
                <w:t>LSA</w:t>
              </w:r>
              <w:r w:rsidRPr="00845520">
                <w:rPr>
                  <w:b/>
                  <w:bCs/>
                </w:rPr>
                <w:t>ProjectType</w:t>
              </w:r>
              <w:proofErr w:type="spellEnd"/>
              <w:r>
                <w:t xml:space="preserve"> </w:t>
              </w:r>
            </w:ins>
            <w:del w:id="953" w:author="Molly McEvilley"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954" w:author="Molly McEvilley" w:date="2021-10-21T10:50:00Z">
              <w:r>
                <w:rPr>
                  <w:b/>
                  <w:bCs/>
                </w:rPr>
                <w:t>LSA</w:t>
              </w:r>
              <w:r w:rsidRPr="00845520">
                <w:rPr>
                  <w:b/>
                  <w:bCs/>
                </w:rPr>
                <w:t>ProjectType</w:t>
              </w:r>
              <w:proofErr w:type="spellEnd"/>
              <w:r>
                <w:t xml:space="preserve"> </w:t>
              </w:r>
            </w:ins>
            <w:del w:id="955" w:author="Molly McEvilley"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956" w:name="_Get_Other_Dates"/>
      <w:bookmarkStart w:id="957" w:name="_Toc37849792"/>
      <w:bookmarkStart w:id="958" w:name="_Toc79153973"/>
      <w:bookmarkEnd w:id="956"/>
      <w:r>
        <w:lastRenderedPageBreak/>
        <w:t>Get Other Dates Homeless from 3.917A/B Living Situation</w:t>
      </w:r>
      <w:bookmarkEnd w:id="957"/>
      <w:bookmarkEnd w:id="95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959" w:author="Molly McEvilley"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960" w:author="Molly McEvilley" w:date="2021-10-21T10:51:00Z">
        <w:r w:rsidR="00BC6801">
          <w:rPr>
            <w:b/>
            <w:bCs/>
          </w:rPr>
          <w:t>LSA</w:t>
        </w:r>
        <w:r w:rsidR="00BC6801" w:rsidRPr="00845520">
          <w:rPr>
            <w:b/>
            <w:bCs/>
          </w:rPr>
          <w:t>ProjectType</w:t>
        </w:r>
        <w:proofErr w:type="spellEnd"/>
        <w:r w:rsidR="00BC6801">
          <w:t xml:space="preserve"> </w:t>
        </w:r>
      </w:ins>
      <w:del w:id="961" w:author="Molly McEvilley" w:date="2021-10-21T10:51:00Z">
        <w:r w:rsidRPr="006970C5" w:rsidDel="00BC6801">
          <w:delText>ProjectType</w:delText>
        </w:r>
        <w:r w:rsidRPr="003814C3" w:rsidDel="00BC6801">
          <w:delText xml:space="preserve"> </w:delText>
        </w:r>
      </w:del>
      <w:r w:rsidRPr="003814C3">
        <w:t>in (</w:t>
      </w:r>
      <w:ins w:id="962" w:author="Molly McEvilley"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63" w:author="Molly McEvilley"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64" w:author="Molly McEvilley"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65" w:name="_Toc37849793"/>
      <w:bookmarkStart w:id="966" w:name="_Toc79153974"/>
      <w:r>
        <w:t>Set System Use Days for LSAHousehold</w:t>
      </w:r>
      <w:bookmarkEnd w:id="965"/>
      <w:bookmarkEnd w:id="966"/>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D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9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PQt8M2tAwAAWgsAAA4AAAAAAAAAAAAAAAAALgIAAGRycy9lMm9Eb2MueG1sUEsBAi0A&#10;FAAGAAgAAAAhAFFbi4HbAAAABAEAAA8AAAAAAAAAAAAAAAAABwYAAGRycy9kb3ducmV2LnhtbFBL&#10;BQYAAAAABAAEAPMAAAAP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967" w:name="_Toc29188247"/>
      <w:bookmarkStart w:id="968" w:name="_Toc31197261"/>
      <w:bookmarkStart w:id="969" w:name="_Toc29188248"/>
      <w:bookmarkStart w:id="970" w:name="_Toc31197262"/>
      <w:bookmarkStart w:id="971" w:name="_Toc29188249"/>
      <w:bookmarkStart w:id="972" w:name="_Toc31197263"/>
      <w:bookmarkStart w:id="973" w:name="_Toc29188250"/>
      <w:bookmarkStart w:id="974" w:name="_Toc31197264"/>
      <w:bookmarkStart w:id="975" w:name="_Get_Enrollments_Relevant_1"/>
      <w:bookmarkStart w:id="976" w:name="_Toc34145101"/>
      <w:bookmarkStart w:id="977" w:name="_Toc34145102"/>
      <w:bookmarkStart w:id="978" w:name="_Toc34145103"/>
      <w:bookmarkStart w:id="979" w:name="_Toc34145154"/>
      <w:bookmarkStart w:id="980" w:name="_Toc34145155"/>
      <w:bookmarkStart w:id="981" w:name="_Toc34145182"/>
      <w:bookmarkStart w:id="982" w:name="_Toc34145183"/>
      <w:bookmarkStart w:id="983" w:name="_Toc34145184"/>
      <w:bookmarkStart w:id="984" w:name="_Toc34145185"/>
      <w:bookmarkStart w:id="985" w:name="_Toc34145186"/>
      <w:bookmarkStart w:id="986" w:name="_Toc34145187"/>
      <w:bookmarkStart w:id="987" w:name="_Toc34145188"/>
      <w:bookmarkStart w:id="988" w:name="_Toc34145189"/>
      <w:bookmarkStart w:id="989" w:name="_Toc34145190"/>
      <w:bookmarkStart w:id="990" w:name="_Toc34145191"/>
      <w:bookmarkStart w:id="991" w:name="_Toc34145192"/>
      <w:bookmarkStart w:id="992" w:name="_Toc34145193"/>
      <w:bookmarkStart w:id="993" w:name="_Toc34145194"/>
      <w:bookmarkStart w:id="994" w:name="_Toc34145195"/>
      <w:bookmarkStart w:id="995" w:name="_Toc34145196"/>
      <w:bookmarkStart w:id="996" w:name="_Toc34145197"/>
      <w:bookmarkStart w:id="997" w:name="_Toc34145198"/>
      <w:bookmarkStart w:id="998" w:name="_Toc34145199"/>
      <w:bookmarkStart w:id="999" w:name="_Toc34145200"/>
      <w:bookmarkStart w:id="1000" w:name="_Toc34145201"/>
      <w:bookmarkStart w:id="1001" w:name="_Toc34145202"/>
      <w:bookmarkStart w:id="1002" w:name="_Toc34145203"/>
      <w:bookmarkStart w:id="1003" w:name="_Toc34145204"/>
      <w:bookmarkStart w:id="1004" w:name="_Toc34145205"/>
      <w:bookmarkStart w:id="1005" w:name="_Toc34145206"/>
      <w:bookmarkStart w:id="1006" w:name="_Toc34145207"/>
      <w:bookmarkStart w:id="1007" w:name="_Toc34145208"/>
      <w:bookmarkStart w:id="1008" w:name="_Toc34145209"/>
      <w:bookmarkStart w:id="1009" w:name="_Toc34145210"/>
      <w:bookmarkStart w:id="1010" w:name="_Toc34145211"/>
      <w:bookmarkStart w:id="1011" w:name="_Toc34145212"/>
      <w:bookmarkStart w:id="1012" w:name="_Toc34145213"/>
      <w:bookmarkStart w:id="1013" w:name="_Toc34145214"/>
      <w:bookmarkStart w:id="1014" w:name="_Toc34145215"/>
      <w:bookmarkStart w:id="1015" w:name="_Toc34145252"/>
      <w:bookmarkStart w:id="1016" w:name="_Toc34145253"/>
      <w:bookmarkStart w:id="1017" w:name="_Toc34145254"/>
      <w:bookmarkStart w:id="1018" w:name="_Toc34145255"/>
      <w:bookmarkStart w:id="1019" w:name="_Toc29188252"/>
      <w:bookmarkStart w:id="1020" w:name="_Toc31197266"/>
      <w:bookmarkStart w:id="1021" w:name="_Get_Last_Inactive"/>
      <w:bookmarkStart w:id="1022" w:name="_Toc34145256"/>
      <w:bookmarkStart w:id="1023" w:name="_Toc34145257"/>
      <w:bookmarkStart w:id="1024" w:name="_Toc34145258"/>
      <w:bookmarkStart w:id="1025" w:name="_Toc34145283"/>
      <w:bookmarkStart w:id="1026" w:name="_Toc34145288"/>
      <w:bookmarkStart w:id="1027" w:name="_Toc34145289"/>
      <w:bookmarkStart w:id="1028" w:name="_Toc34145290"/>
      <w:bookmarkStart w:id="1029" w:name="_Toc34145291"/>
      <w:bookmarkStart w:id="1030" w:name="_Toc34145292"/>
      <w:bookmarkStart w:id="1031" w:name="_Toc34145293"/>
      <w:bookmarkStart w:id="1032" w:name="_Toc34145294"/>
      <w:bookmarkStart w:id="1033" w:name="_Toc525229485"/>
      <w:bookmarkStart w:id="1034" w:name="_Toc34145295"/>
      <w:bookmarkStart w:id="1035" w:name="_Toc34145296"/>
      <w:bookmarkStart w:id="1036" w:name="_Toc34145297"/>
      <w:bookmarkStart w:id="1037" w:name="_Toc34145326"/>
      <w:bookmarkStart w:id="1038" w:name="_Toc34145327"/>
      <w:bookmarkStart w:id="1039" w:name="_Toc34145338"/>
      <w:bookmarkStart w:id="1040" w:name="_Toc34145339"/>
      <w:bookmarkStart w:id="1041" w:name="_Toc34145340"/>
      <w:bookmarkStart w:id="1042" w:name="_Toc34145341"/>
      <w:bookmarkStart w:id="1043" w:name="_Toc34145342"/>
      <w:bookmarkStart w:id="1044" w:name="_Toc34145343"/>
      <w:bookmarkStart w:id="1045" w:name="_Toc34145344"/>
      <w:bookmarkStart w:id="1046" w:name="_Toc34145360"/>
      <w:bookmarkStart w:id="1047" w:name="_Toc34145386"/>
      <w:bookmarkStart w:id="1048" w:name="_Toc34145387"/>
      <w:bookmarkStart w:id="1049" w:name="_Toc34145388"/>
      <w:bookmarkStart w:id="1050" w:name="_Toc34145423"/>
      <w:bookmarkStart w:id="1051" w:name="_Toc34145424"/>
      <w:bookmarkStart w:id="1052" w:name="_Toc34145435"/>
      <w:bookmarkStart w:id="1053" w:name="_Toc34145436"/>
      <w:bookmarkStart w:id="1054" w:name="_Toc34145437"/>
      <w:bookmarkStart w:id="1055" w:name="_Toc34145438"/>
      <w:bookmarkStart w:id="1056" w:name="_Toc34145439"/>
      <w:bookmarkStart w:id="1057" w:name="_Toc34145440"/>
      <w:bookmarkStart w:id="1058" w:name="_Toc34145441"/>
      <w:bookmarkStart w:id="1059" w:name="_Toc34145442"/>
      <w:bookmarkStart w:id="1060" w:name="_Toc34145443"/>
      <w:bookmarkStart w:id="1061" w:name="_Toc34145444"/>
      <w:bookmarkStart w:id="1062" w:name="_Toc34145445"/>
      <w:bookmarkStart w:id="1063" w:name="_Toc34145446"/>
      <w:bookmarkStart w:id="1064" w:name="_Toc34145447"/>
      <w:bookmarkStart w:id="1065" w:name="_Toc34145448"/>
      <w:bookmarkStart w:id="1066" w:name="_Toc34145449"/>
      <w:bookmarkStart w:id="1067" w:name="_Toc34145450"/>
      <w:bookmarkStart w:id="1068" w:name="_Toc34145451"/>
      <w:bookmarkStart w:id="1069" w:name="_Toc34145452"/>
      <w:bookmarkStart w:id="1070" w:name="_Toc34145463"/>
      <w:bookmarkStart w:id="1071" w:name="_Toc34145464"/>
      <w:bookmarkStart w:id="1072" w:name="_Toc34145465"/>
      <w:bookmarkStart w:id="1073" w:name="_Toc34145466"/>
      <w:bookmarkStart w:id="1074" w:name="_Toc34145489"/>
      <w:bookmarkStart w:id="1075" w:name="_Toc34145490"/>
      <w:bookmarkStart w:id="1076" w:name="_Toc34145491"/>
      <w:bookmarkStart w:id="1077" w:name="_Toc34145492"/>
      <w:bookmarkStart w:id="1078" w:name="_Toc34145493"/>
      <w:bookmarkStart w:id="1079" w:name="_Toc34145494"/>
      <w:bookmarkStart w:id="1080" w:name="_Toc34145495"/>
      <w:bookmarkStart w:id="1081" w:name="_Toc34145496"/>
      <w:bookmarkStart w:id="1082" w:name="_Toc34145497"/>
      <w:bookmarkStart w:id="1083" w:name="_Toc34145498"/>
      <w:bookmarkStart w:id="1084" w:name="_Toc34145499"/>
      <w:bookmarkStart w:id="1085" w:name="_Toc34145500"/>
      <w:bookmarkStart w:id="1086" w:name="_Toc34145501"/>
      <w:bookmarkStart w:id="1087" w:name="_Toc34145502"/>
      <w:bookmarkStart w:id="1088" w:name="_Toc34145503"/>
      <w:bookmarkStart w:id="1089" w:name="_Toc34145504"/>
      <w:bookmarkStart w:id="1090" w:name="_Toc34145505"/>
      <w:bookmarkStart w:id="1091" w:name="_Toc34145506"/>
      <w:bookmarkStart w:id="1092" w:name="_Toc34145507"/>
      <w:bookmarkStart w:id="1093" w:name="_Toc34145508"/>
      <w:bookmarkStart w:id="1094" w:name="_Toc34145509"/>
      <w:bookmarkStart w:id="1095" w:name="_Toc34145510"/>
      <w:bookmarkStart w:id="1096" w:name="_Toc34145511"/>
      <w:bookmarkStart w:id="1097" w:name="_Toc34145512"/>
      <w:bookmarkStart w:id="1098" w:name="_Toc34145513"/>
      <w:bookmarkStart w:id="1099" w:name="_Toc34145514"/>
      <w:bookmarkStart w:id="1100" w:name="_Toc34145515"/>
      <w:bookmarkStart w:id="1101" w:name="_Toc34145516"/>
      <w:bookmarkStart w:id="1102" w:name="_Toc34145517"/>
      <w:bookmarkStart w:id="1103" w:name="_Toc34145518"/>
      <w:bookmarkStart w:id="1104" w:name="_Toc34145519"/>
      <w:bookmarkStart w:id="1105" w:name="_Toc525229489"/>
      <w:bookmarkStart w:id="1106" w:name="_Toc525229490"/>
      <w:bookmarkStart w:id="1107" w:name="_Toc525229491"/>
      <w:bookmarkStart w:id="1108" w:name="_Toc525229492"/>
      <w:bookmarkStart w:id="1109" w:name="_Toc525229493"/>
      <w:bookmarkStart w:id="1110" w:name="_Toc525229494"/>
      <w:bookmarkStart w:id="1111" w:name="_Toc525229495"/>
      <w:bookmarkStart w:id="1112" w:name="_Toc525229496"/>
      <w:bookmarkStart w:id="1113" w:name="_Toc525229497"/>
      <w:bookmarkStart w:id="1114" w:name="_Update_ESHStatus_and"/>
      <w:bookmarkStart w:id="1115" w:name="_Update_EST/RRH/PSHStatus"/>
      <w:bookmarkStart w:id="1116" w:name="_Toc37849794"/>
      <w:bookmarkStart w:id="1117" w:name="_Toc79153975"/>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t>Update EST</w:t>
      </w:r>
      <w:r w:rsidR="000C20AF">
        <w:t>/</w:t>
      </w:r>
      <w:r>
        <w:t>RRH</w:t>
      </w:r>
      <w:r w:rsidR="000C20AF">
        <w:t>/</w:t>
      </w:r>
      <w:proofErr w:type="spellStart"/>
      <w:r w:rsidR="000C20AF">
        <w:t>PSH</w:t>
      </w:r>
      <w:r>
        <w:t>Status</w:t>
      </w:r>
      <w:bookmarkEnd w:id="1116"/>
      <w:bookmarkEnd w:id="1117"/>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S9R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t+d2NLh4gCUYHyQGJhEGtzVdKepCbnNq/t8wISuR7BYn02jQOzDjYjAOmOFzNKXeGkjBZ&#10;u6Bi2840VQ22E8RD6Qt4a2WDaO/9wHeKPP9thD8eCe8dwldBZicTPBNdITe/jN+L+GQJ7+5QJR7z&#10;G0RklJknGvE/v1FEnvEb3+SeV/9hfi+e8zsJlcrDA/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R0vUZcDAAAjCwAADgAA&#10;AAAAAAAAAAAAAAAuAgAAZHJzL2Uyb0RvYy54bWxQSwECLQAUAAYACAAAACEAUVuLgdsAAAAEAQAA&#10;DwAAAAAAAAAAAAAAAADxBQAAZHJzL2Rvd25yZXYueG1sUEsFBgAAAAAEAAQA8wAAAPkGA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lastRenderedPageBreak/>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18" w:name="_Toc37849795"/>
      <w:bookmarkStart w:id="1119" w:name="_Toc79153976"/>
      <w:r w:rsidRPr="0088191A">
        <w:t>Set EST/RRH/PSHAHAR</w:t>
      </w:r>
      <w:bookmarkEnd w:id="1118"/>
      <w:bookmarkEnd w:id="1119"/>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20" w:author="Molly McEvilley"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21" w:author="Molly McEvilley" w:date="2021-10-21T10:51:00Z">
        <w:r w:rsidR="00BC6801">
          <w:rPr>
            <w:b/>
            <w:bCs/>
          </w:rPr>
          <w:t>LSA</w:t>
        </w:r>
        <w:r w:rsidR="00BC6801" w:rsidRPr="00845520">
          <w:rPr>
            <w:b/>
            <w:bCs/>
          </w:rPr>
          <w:t>ProjectType</w:t>
        </w:r>
        <w:proofErr w:type="spellEnd"/>
        <w:r w:rsidR="00BC6801">
          <w:t xml:space="preserve"> </w:t>
        </w:r>
      </w:ins>
      <w:del w:id="1122" w:author="Molly McEvilley" w:date="2021-10-21T10:51:00Z">
        <w:r w:rsidRPr="0054595F" w:rsidDel="00BC6801">
          <w:rPr>
            <w:b/>
            <w:bCs/>
          </w:rPr>
          <w:delText>ProjectType</w:delText>
        </w:r>
        <w:r w:rsidDel="00BC6801">
          <w:delText xml:space="preserve"> </w:delText>
        </w:r>
      </w:del>
      <w:r>
        <w:t>in (</w:t>
      </w:r>
      <w:ins w:id="1123" w:author="Molly McEvilley"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24" w:author="Molly McEvilley" w:date="2021-10-21T10:51:00Z">
        <w:r w:rsidR="00BC6801">
          <w:rPr>
            <w:b/>
            <w:bCs/>
          </w:rPr>
          <w:t>LSA</w:t>
        </w:r>
        <w:r w:rsidR="00BC6801" w:rsidRPr="00845520">
          <w:rPr>
            <w:b/>
            <w:bCs/>
          </w:rPr>
          <w:t>ProjectType</w:t>
        </w:r>
        <w:proofErr w:type="spellEnd"/>
        <w:r w:rsidR="00BC6801">
          <w:t xml:space="preserve"> </w:t>
        </w:r>
      </w:ins>
      <w:del w:id="1125" w:author="Molly McEvilley"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26" w:author="Molly McEvilley" w:date="2021-10-21T10:51:00Z">
            <w:rPr>
              <w:u w:val="single"/>
            </w:rPr>
          </w:rPrChange>
        </w:rPr>
      </w:pPr>
      <w:r w:rsidRPr="00BC6801">
        <w:rPr>
          <w:rPrChange w:id="1127" w:author="Molly McEvilley" w:date="2021-10-21T10:51:00Z">
            <w:rPr>
              <w:u w:val="single"/>
            </w:rPr>
          </w:rPrChange>
        </w:rPr>
        <w:t xml:space="preserve">PSH - </w:t>
      </w:r>
      <w:proofErr w:type="spellStart"/>
      <w:ins w:id="1128" w:author="Molly McEvilley" w:date="2021-10-21T10:51:00Z">
        <w:r w:rsidR="00BC6801" w:rsidRPr="00B30B2D">
          <w:rPr>
            <w:b/>
            <w:bCs/>
          </w:rPr>
          <w:t>LSA</w:t>
        </w:r>
        <w:r w:rsidR="00BC6801" w:rsidRPr="00BC6801">
          <w:rPr>
            <w:b/>
            <w:bCs/>
          </w:rPr>
          <w:t>ProjectType</w:t>
        </w:r>
        <w:proofErr w:type="spellEnd"/>
        <w:r w:rsidR="00BC6801" w:rsidRPr="00BC6801">
          <w:t xml:space="preserve"> </w:t>
        </w:r>
      </w:ins>
      <w:del w:id="1129" w:author="Molly McEvilley" w:date="2021-10-21T10:51:00Z">
        <w:r w:rsidRPr="00BC6801" w:rsidDel="00BC6801">
          <w:rPr>
            <w:b/>
            <w:bCs/>
            <w:rPrChange w:id="1130" w:author="Molly McEvilley" w:date="2021-10-21T10:51:00Z">
              <w:rPr>
                <w:b/>
                <w:bCs/>
                <w:u w:val="single"/>
              </w:rPr>
            </w:rPrChange>
          </w:rPr>
          <w:delText>ProjectType</w:delText>
        </w:r>
        <w:r w:rsidRPr="00BC6801" w:rsidDel="00BC6801">
          <w:rPr>
            <w:rPrChange w:id="1131" w:author="Molly McEvilley" w:date="2021-10-21T10:51:00Z">
              <w:rPr>
                <w:u w:val="single"/>
              </w:rPr>
            </w:rPrChange>
          </w:rPr>
          <w:delText xml:space="preserve"> </w:delText>
        </w:r>
      </w:del>
      <w:r w:rsidRPr="00BC6801">
        <w:rPr>
          <w:rPrChange w:id="1132" w:author="Molly McEvilley"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33" w:name="_Toc37849796"/>
      <w:bookmarkStart w:id="1134" w:name="_Toc79153977"/>
      <w:r>
        <w:t xml:space="preserve">Set </w:t>
      </w:r>
      <w:proofErr w:type="spellStart"/>
      <w:r>
        <w:t>SystemPath</w:t>
      </w:r>
      <w:proofErr w:type="spellEnd"/>
      <w:r>
        <w:t xml:space="preserve"> for </w:t>
      </w:r>
      <w:proofErr w:type="spellStart"/>
      <w:r>
        <w:t>LSAHousehold</w:t>
      </w:r>
      <w:bookmarkEnd w:id="1133"/>
      <w:bookmarkEnd w:id="113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0c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yvvy+9udfUI&#10;RTA6KAwoIgxabf6lZAB1Kaj9Z8cMp0S+U1BIL0XTwEyD7TRgqoSjBS2doSRMNi6I1q43omnBd4x4&#10;KO3bqRaI9jEOpCW29S/rb9D58/6OUyypDwv6e6OCepQHNarH3OJIh0+PPSgFnoAecJuDGmUJmCMq&#10;z/rT5g/eprp8u/lDNWIvJr7qpJai/937wdFfE4ajFp3x43Idj40y8yNNYAlV6VWKe7OifEWPcmf2&#10;vNpopeAF0mZ5pIXvraYasWLV3z6aTsKbA0QgL+N1GmFPPTUCWp4YZcs4Xq5DF5+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AQsr0cqAMAAOoIAAAOAAAAAAAAAAAAAAAAAC4CAABkcnMvZTJvRG9jLnhtbFBLAQItABQABgAI&#10;AAAAIQCHprX62wAAAAQBAAAPAAAAAAAAAAAAAAAAAAIGAABkcnMvZG93bnJldi54bWxQSwUGAAAA&#10;AAQABADzAAAACgc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lastRenderedPageBreak/>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35" w:name="_HMIS_Business_Logic:_3"/>
      <w:bookmarkStart w:id="1136" w:name="_Toc37849797"/>
      <w:bookmarkStart w:id="1137" w:name="_Toc79153978"/>
      <w:bookmarkEnd w:id="1135"/>
      <w:r>
        <w:t>LSAHousehold</w:t>
      </w:r>
      <w:bookmarkEnd w:id="1136"/>
      <w:bookmarkEnd w:id="1137"/>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L3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KqDS98oDAABTCwAADgAAAAAAAAAA&#10;AAAAAAAuAgAAZHJzL2Uyb0RvYy54bWxQSwECLQAUAAYACAAAACEAUVuLgdsAAAAEAQAADwAAAAAA&#10;AAAAAAAAAAAkBgAAZHJzL2Rvd25yZXYueG1sUEsFBgAAAAAEAAQA8wAAACw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lastRenderedPageBreak/>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lastRenderedPageBreak/>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38" w:name="_HMIS_Business_Logic:_5"/>
      <w:bookmarkStart w:id="1139" w:name="_Toc37849798"/>
      <w:bookmarkStart w:id="1140" w:name="_Toc79153979"/>
      <w:bookmarkEnd w:id="1138"/>
      <w:r w:rsidRPr="00C52062">
        <w:lastRenderedPageBreak/>
        <w:t>HMIS Business Logic</w:t>
      </w:r>
      <w:r>
        <w:t>:</w:t>
      </w:r>
      <w:r w:rsidR="005A642F">
        <w:t xml:space="preserve"> </w:t>
      </w:r>
      <w:r>
        <w:t>LSAExit</w:t>
      </w:r>
      <w:bookmarkEnd w:id="1139"/>
      <w:bookmarkEnd w:id="1140"/>
    </w:p>
    <w:p w14:paraId="73967B66" w14:textId="71A17AB4" w:rsidR="007B5290" w:rsidRDefault="007B5290" w:rsidP="007B5290">
      <w:bookmarkStart w:id="1141" w:name="_Toc34145524"/>
      <w:bookmarkStart w:id="1142" w:name="_Toc34145525"/>
      <w:bookmarkStart w:id="1143" w:name="_Toc34145526"/>
      <w:bookmarkStart w:id="1144" w:name="_Toc34145527"/>
      <w:bookmarkEnd w:id="1141"/>
      <w:bookmarkEnd w:id="1142"/>
      <w:bookmarkEnd w:id="1143"/>
      <w:bookmarkEnd w:id="1144"/>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45" w:name="_Identify_Qualifying_Exits"/>
      <w:bookmarkStart w:id="1146" w:name="_Toc37849799"/>
      <w:bookmarkStart w:id="1147" w:name="_Toc79153980"/>
      <w:bookmarkEnd w:id="1145"/>
      <w:r>
        <w:t xml:space="preserve">Identify </w:t>
      </w:r>
      <w:r w:rsidR="0031059A">
        <w:t>Qualifying</w:t>
      </w:r>
      <w:r w:rsidR="00D96057">
        <w:t xml:space="preserve"> Exits</w:t>
      </w:r>
      <w:r w:rsidR="002C5DCB">
        <w:t xml:space="preserve"> </w:t>
      </w:r>
      <w:r w:rsidR="00DB35F0">
        <w:t>in Exit Cohort Periods</w:t>
      </w:r>
      <w:bookmarkEnd w:id="1146"/>
      <w:bookmarkEnd w:id="114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proofErr w:type="spellStart"/>
                                <w:r>
                                  <w:t>hmis_EnrollmentCoC</w:t>
                                </w:r>
                                <w:proofErr w:type="spellEnd"/>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proofErr w:type="spellStart"/>
                          <w:r>
                            <w:t>hmis_EnrollmentCoC</w:t>
                          </w:r>
                          <w:proofErr w:type="spellEnd"/>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48" w:name="_Toc37973285"/>
      <w:bookmarkStart w:id="1149" w:name="_Toc37973840"/>
      <w:bookmarkStart w:id="1150" w:name="_Toc37974391"/>
      <w:bookmarkStart w:id="1151" w:name="_Toc37974943"/>
      <w:bookmarkStart w:id="1152" w:name="_Toc37973841"/>
      <w:bookmarkStart w:id="1153" w:name="_Toc37974392"/>
      <w:bookmarkStart w:id="1154" w:name="_Toc37974944"/>
      <w:bookmarkStart w:id="1155" w:name="_Toc31197276"/>
      <w:bookmarkStart w:id="1156" w:name="_Toc31197277"/>
      <w:bookmarkStart w:id="1157" w:name="_Toc31197278"/>
      <w:bookmarkStart w:id="1158" w:name="_Toc31197279"/>
      <w:bookmarkStart w:id="1159" w:name="_Toc31197280"/>
      <w:bookmarkStart w:id="1160" w:name="_Toc31197281"/>
      <w:bookmarkStart w:id="1161" w:name="_Toc37973417"/>
      <w:bookmarkStart w:id="1162" w:name="_Toc37973970"/>
      <w:bookmarkStart w:id="1163" w:name="_Toc37974521"/>
      <w:bookmarkStart w:id="1164" w:name="_Toc37975073"/>
      <w:bookmarkStart w:id="1165" w:name="_Toc37849800"/>
      <w:bookmarkStart w:id="1166" w:name="_Toc79153981"/>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r>
        <w:t xml:space="preserve">Select </w:t>
      </w:r>
      <w:r w:rsidR="00BE4030">
        <w:t>Reportable Exits</w:t>
      </w:r>
      <w:bookmarkEnd w:id="1165"/>
      <w:bookmarkEnd w:id="116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NV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A2us1Wh&#10;AwAAaQsAAA4AAAAAAAAAAAAAAAAALgIAAGRycy9lMm9Eb2MueG1sUEsBAi0AFAAGAAgAAAAhAD0w&#10;gyTbAAAABAEAAA8AAAAAAAAAAAAAAAAA+wUAAGRycy9kb3ducmV2LnhtbFBLBQYAAAAABAAEAPMA&#10;AAADBw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167" w:author="Molly McEvilley"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168" w:author="Molly McEvilley"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169" w:author="Molly McEvilley"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170" w:author="Molly McEvilley"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171" w:author="Molly McEvilley"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72" w:name="_Toc34145531"/>
      <w:bookmarkStart w:id="1173" w:name="_Toc34145532"/>
      <w:bookmarkStart w:id="1174" w:name="_Toc34145533"/>
      <w:bookmarkStart w:id="1175" w:name="_Toc34145534"/>
      <w:bookmarkStart w:id="1176" w:name="_Toc34145555"/>
      <w:bookmarkStart w:id="1177" w:name="_Toc34145628"/>
      <w:bookmarkStart w:id="1178" w:name="_Toc34145629"/>
      <w:bookmarkStart w:id="1179" w:name="_Toc34145630"/>
      <w:bookmarkStart w:id="1180" w:name="_Toc34145631"/>
      <w:bookmarkStart w:id="1181" w:name="_Toc34145632"/>
      <w:bookmarkStart w:id="1182" w:name="_Toc34145633"/>
      <w:bookmarkStart w:id="1183" w:name="_Toc34145674"/>
      <w:bookmarkStart w:id="1184" w:name="_Toc37849801"/>
      <w:bookmarkStart w:id="1185" w:name="_Toc79153982"/>
      <w:bookmarkEnd w:id="1172"/>
      <w:bookmarkEnd w:id="1173"/>
      <w:bookmarkEnd w:id="1174"/>
      <w:bookmarkEnd w:id="1175"/>
      <w:bookmarkEnd w:id="1176"/>
      <w:bookmarkEnd w:id="1177"/>
      <w:bookmarkEnd w:id="1178"/>
      <w:bookmarkEnd w:id="1179"/>
      <w:bookmarkEnd w:id="1180"/>
      <w:bookmarkEnd w:id="1181"/>
      <w:bookmarkEnd w:id="1182"/>
      <w:bookmarkEnd w:id="1183"/>
      <w:r>
        <w:lastRenderedPageBreak/>
        <w:t xml:space="preserve">Set </w:t>
      </w:r>
      <w:proofErr w:type="spellStart"/>
      <w:r w:rsidR="0018056C" w:rsidRPr="00655B0F">
        <w:t>ReturnTime</w:t>
      </w:r>
      <w:proofErr w:type="spellEnd"/>
      <w:r>
        <w:t xml:space="preserve"> for Exit Cohort Households</w:t>
      </w:r>
      <w:bookmarkEnd w:id="1184"/>
      <w:bookmarkEnd w:id="1185"/>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proofErr w:type="spellStart"/>
                                <w:r>
                                  <w:t>hmis_EnrollmentCoC</w:t>
                                </w:r>
                                <w:proofErr w:type="spellEnd"/>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vw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l07L&#10;8PcEAABIFQAADgAAAAAAAAAAAAAAAAAuAgAAZHJzL2Uyb0RvYy54bWxQSwECLQAUAAYACAAAACEA&#10;bPpHUt0AAAAFAQAADwAAAAAAAAAAAAAAAABRBwAAZHJzL2Rvd25yZXYueG1sUEsFBgAAAAAEAAQA&#10;8wAAAFsIAAA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proofErr w:type="spellStart"/>
                          <w:r>
                            <w:t>hmis_EnrollmentCoC</w:t>
                          </w:r>
                          <w:proofErr w:type="spellEnd"/>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F9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XAA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MnC0X0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86" w:name="_Toc511182504"/>
      <w:bookmarkStart w:id="1187" w:name="_Set_Population_Identifiers"/>
      <w:bookmarkStart w:id="1188" w:name="_Toc78368774"/>
      <w:bookmarkStart w:id="1189" w:name="_Toc79153983"/>
      <w:bookmarkStart w:id="1190" w:name="_Toc37849802"/>
      <w:bookmarkEnd w:id="1186"/>
      <w:bookmarkEnd w:id="1187"/>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188"/>
      <w:bookmarkEnd w:id="1189"/>
    </w:p>
    <w:p w14:paraId="510A717D" w14:textId="5124EA1E" w:rsidR="00BD6FE3" w:rsidDel="007E3671" w:rsidRDefault="00BD6FE3" w:rsidP="00C666E3">
      <w:pPr>
        <w:pStyle w:val="Heading2"/>
        <w:rPr>
          <w:del w:id="1191"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192" w:author="Molly McEvilley"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193" w:author="Molly McEvilley" w:date="2021-10-26T13:57:00Z"/>
                <w:b/>
                <w:bCs/>
              </w:rPr>
            </w:pPr>
            <w:ins w:id="1194" w:author="Molly McEvilley" w:date="2021-10-26T13:57:00Z">
              <w:r>
                <w:rPr>
                  <w:b/>
                  <w:bCs/>
                </w:rPr>
                <w:t>tlsa_HHID</w:t>
              </w:r>
            </w:ins>
          </w:p>
        </w:tc>
      </w:tr>
      <w:tr w:rsidR="00542402" w:rsidRPr="005F4836" w14:paraId="01FDB5B2" w14:textId="77777777" w:rsidTr="00FE0321">
        <w:trPr>
          <w:cantSplit/>
          <w:trHeight w:val="216"/>
          <w:ins w:id="1195" w:author="Molly McEvilley" w:date="2021-10-26T13:57:00Z"/>
        </w:trPr>
        <w:tc>
          <w:tcPr>
            <w:tcW w:w="9355" w:type="dxa"/>
          </w:tcPr>
          <w:p w14:paraId="7DE2D476" w14:textId="77777777" w:rsidR="00542402" w:rsidRPr="005F4836" w:rsidRDefault="00542402" w:rsidP="00FE0321">
            <w:pPr>
              <w:pStyle w:val="NoSpacing"/>
              <w:rPr>
                <w:ins w:id="1196" w:author="Molly McEvilley" w:date="2021-10-26T13:57:00Z"/>
              </w:rPr>
            </w:pPr>
            <w:ins w:id="1197" w:author="Molly McEvilley" w:date="2021-10-26T13:57:00Z">
              <w:r>
                <w:t>HouseholdID</w:t>
              </w:r>
            </w:ins>
          </w:p>
        </w:tc>
      </w:tr>
      <w:tr w:rsidR="00542402" w:rsidRPr="005F4836" w14:paraId="3B4EA9ED" w14:textId="77777777" w:rsidTr="00FE0321">
        <w:trPr>
          <w:cantSplit/>
          <w:trHeight w:val="216"/>
          <w:ins w:id="1198" w:author="Molly McEvilley" w:date="2021-10-26T13:57:00Z"/>
        </w:trPr>
        <w:tc>
          <w:tcPr>
            <w:tcW w:w="9355" w:type="dxa"/>
          </w:tcPr>
          <w:p w14:paraId="7D3026D5" w14:textId="47EE7885" w:rsidR="00542402" w:rsidRPr="005F4836" w:rsidRDefault="00542402" w:rsidP="00FE0321">
            <w:pPr>
              <w:pStyle w:val="NoSpacing"/>
              <w:rPr>
                <w:ins w:id="1199" w:author="Molly McEvilley" w:date="2021-10-26T13:57:00Z"/>
              </w:rPr>
            </w:pPr>
            <w:ins w:id="1200" w:author="Molly McEvilley" w:date="2021-10-26T13:57:00Z">
              <w:r>
                <w:t>EntryDate</w:t>
              </w:r>
            </w:ins>
          </w:p>
        </w:tc>
      </w:tr>
      <w:tr w:rsidR="00542402" w:rsidRPr="005F4836" w14:paraId="60CB28E1" w14:textId="77777777" w:rsidTr="00FE0321">
        <w:trPr>
          <w:cantSplit/>
          <w:trHeight w:val="216"/>
          <w:ins w:id="1201" w:author="Molly McEvilley" w:date="2021-10-26T13:57:00Z"/>
        </w:trPr>
        <w:tc>
          <w:tcPr>
            <w:tcW w:w="9355" w:type="dxa"/>
          </w:tcPr>
          <w:p w14:paraId="53D9ACE8" w14:textId="4E05756D" w:rsidR="00542402" w:rsidRPr="005F4836" w:rsidRDefault="00542402" w:rsidP="00FE0321">
            <w:pPr>
              <w:pStyle w:val="NoSpacing"/>
              <w:rPr>
                <w:ins w:id="1202" w:author="Molly McEvilley" w:date="2021-10-26T13:57:00Z"/>
              </w:rPr>
            </w:pPr>
            <w:ins w:id="1203" w:author="Molly McEvilley" w:date="2021-10-26T13:57:00Z">
              <w:r>
                <w:t>MoveInDate</w:t>
              </w:r>
            </w:ins>
          </w:p>
        </w:tc>
      </w:tr>
      <w:tr w:rsidR="00542402" w:rsidRPr="005F4836" w14:paraId="3BE56EAD" w14:textId="77777777" w:rsidTr="00FE0321">
        <w:trPr>
          <w:cantSplit/>
          <w:trHeight w:val="216"/>
          <w:ins w:id="1204" w:author="Molly McEvilley" w:date="2021-10-26T13:57:00Z"/>
        </w:trPr>
        <w:tc>
          <w:tcPr>
            <w:tcW w:w="9355" w:type="dxa"/>
          </w:tcPr>
          <w:p w14:paraId="6CEC2F74" w14:textId="77777777" w:rsidR="00542402" w:rsidRPr="005F4836" w:rsidRDefault="00542402" w:rsidP="00FE0321">
            <w:pPr>
              <w:pStyle w:val="NoSpacing"/>
              <w:rPr>
                <w:ins w:id="1205" w:author="Molly McEvilley" w:date="2021-10-26T13:57:00Z"/>
              </w:rPr>
            </w:pPr>
            <w:ins w:id="1206" w:author="Molly McEvilley"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lastRenderedPageBreak/>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207" w:author="Molly McEvilley" w:date="2021-10-26T14:11:00Z"/>
        </w:trPr>
        <w:tc>
          <w:tcPr>
            <w:tcW w:w="9355" w:type="dxa"/>
            <w:shd w:val="clear" w:color="auto" w:fill="EEECE1" w:themeFill="background2"/>
          </w:tcPr>
          <w:p w14:paraId="2892E03F" w14:textId="77777777" w:rsidR="00570629" w:rsidRPr="000D5A2E" w:rsidRDefault="00570629" w:rsidP="00FE0321">
            <w:pPr>
              <w:pStyle w:val="NoSpacing"/>
              <w:rPr>
                <w:ins w:id="1208" w:author="Molly McEvilley" w:date="2021-10-26T14:11:00Z"/>
                <w:b/>
                <w:bCs/>
              </w:rPr>
            </w:pPr>
            <w:ins w:id="1209" w:author="Molly McEvilley" w:date="2021-10-26T14:11:00Z">
              <w:r w:rsidRPr="000D5A2E">
                <w:rPr>
                  <w:b/>
                  <w:bCs/>
                </w:rPr>
                <w:t>hmis_Enrollment</w:t>
              </w:r>
            </w:ins>
          </w:p>
        </w:tc>
      </w:tr>
      <w:tr w:rsidR="00570629" w:rsidRPr="005F4836" w14:paraId="789F0C68" w14:textId="77777777" w:rsidTr="00FE0321">
        <w:trPr>
          <w:trHeight w:val="216"/>
          <w:ins w:id="1210" w:author="Molly McEvilley" w:date="2021-10-26T14:11:00Z"/>
        </w:trPr>
        <w:tc>
          <w:tcPr>
            <w:tcW w:w="9355" w:type="dxa"/>
          </w:tcPr>
          <w:p w14:paraId="09721512" w14:textId="77777777" w:rsidR="00570629" w:rsidRPr="00172D43" w:rsidRDefault="00570629" w:rsidP="00FE0321">
            <w:pPr>
              <w:pStyle w:val="NoSpacing"/>
              <w:rPr>
                <w:ins w:id="1211" w:author="Molly McEvilley" w:date="2021-10-26T14:11:00Z"/>
              </w:rPr>
            </w:pPr>
            <w:ins w:id="1212" w:author="Molly McEvilley" w:date="2021-10-26T14:11:00Z">
              <w:r w:rsidRPr="00172D43">
                <w:t>EntryDate</w:t>
              </w:r>
            </w:ins>
          </w:p>
        </w:tc>
      </w:tr>
      <w:tr w:rsidR="00570629" w:rsidRPr="005F4836" w14:paraId="34AA8F90" w14:textId="77777777" w:rsidTr="00FE0321">
        <w:trPr>
          <w:trHeight w:val="216"/>
          <w:ins w:id="1213" w:author="Molly McEvilley" w:date="2021-10-26T14:11:00Z"/>
        </w:trPr>
        <w:tc>
          <w:tcPr>
            <w:tcW w:w="9355" w:type="dxa"/>
          </w:tcPr>
          <w:p w14:paraId="255B2516" w14:textId="77777777" w:rsidR="00570629" w:rsidRPr="00172D43" w:rsidRDefault="00570629" w:rsidP="00FE0321">
            <w:pPr>
              <w:pStyle w:val="NoSpacing"/>
              <w:rPr>
                <w:ins w:id="1214" w:author="Molly McEvilley" w:date="2021-10-26T14:11:00Z"/>
              </w:rPr>
            </w:pPr>
            <w:ins w:id="1215" w:author="Molly McEvilley" w:date="2021-10-26T14:11:00Z">
              <w:r w:rsidRPr="00172D43">
                <w:t>TimesHomelessPastThreeYears</w:t>
              </w:r>
            </w:ins>
          </w:p>
        </w:tc>
      </w:tr>
      <w:tr w:rsidR="00570629" w:rsidRPr="005F4836" w14:paraId="0A5D1BB9" w14:textId="77777777" w:rsidTr="00FE0321">
        <w:trPr>
          <w:trHeight w:val="216"/>
          <w:ins w:id="1216" w:author="Molly McEvilley" w:date="2021-10-26T14:11:00Z"/>
        </w:trPr>
        <w:tc>
          <w:tcPr>
            <w:tcW w:w="9355" w:type="dxa"/>
          </w:tcPr>
          <w:p w14:paraId="0E526799" w14:textId="77777777" w:rsidR="00570629" w:rsidRPr="00172D43" w:rsidRDefault="00570629" w:rsidP="00FE0321">
            <w:pPr>
              <w:pStyle w:val="NoSpacing"/>
              <w:rPr>
                <w:ins w:id="1217" w:author="Molly McEvilley" w:date="2021-10-26T14:11:00Z"/>
              </w:rPr>
            </w:pPr>
            <w:ins w:id="1218" w:author="Molly McEvilley"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pPr>
        <w:rPr>
          <w:ins w:id="1219" w:author="Molly McEvilley" w:date="2021-11-02T13:05:00Z"/>
        </w:rPr>
      </w:pPr>
      <w:commentRangeStart w:id="1220"/>
      <w:ins w:id="1221" w:author="Molly McEvilley" w:date="2021-11-02T13:05:00Z">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ins>
      <w:ins w:id="1222" w:author="Molly McEvilley" w:date="2021-11-02T13:15:00Z">
        <w:r w:rsidR="001F655F">
          <w:t>is</w:t>
        </w:r>
      </w:ins>
      <w:ins w:id="1223" w:author="Molly McEvilley" w:date="2021-11-02T13:05:00Z">
        <w:r>
          <w:t xml:space="preserve"> excluded from this process.</w:t>
        </w:r>
      </w:ins>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rPr>
          <w:ins w:id="1224" w:author="Molly McEvilley" w:date="2021-11-02T13:08:00Z"/>
        </w:rPr>
      </w:pPr>
      <w:proofErr w:type="spellStart"/>
      <w:ins w:id="1225" w:author="Molly McEvilley" w:date="2021-11-02T13:17:00Z">
        <w:r>
          <w:t>tlsa_Exit.</w:t>
        </w:r>
      </w:ins>
      <w:ins w:id="1226" w:author="Molly McEvilley" w:date="2021-11-02T13:08:00Z">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p>
    <w:p w14:paraId="02864F6C" w14:textId="7F2455AD" w:rsidR="00DB780E" w:rsidRDefault="00190383" w:rsidP="00DB780E">
      <w:pPr>
        <w:pStyle w:val="ListParagraph"/>
        <w:numPr>
          <w:ilvl w:val="0"/>
          <w:numId w:val="32"/>
        </w:numPr>
        <w:rPr>
          <w:ins w:id="1227" w:author="Molly McEvilley" w:date="2021-11-02T13:08:00Z"/>
        </w:rPr>
      </w:pPr>
      <w:proofErr w:type="spellStart"/>
      <w:ins w:id="1228" w:author="Molly McEvilley" w:date="2021-11-02T13:17:00Z">
        <w:r>
          <w:t>tlsa_Exit.</w:t>
        </w:r>
      </w:ins>
      <w:ins w:id="1229" w:author="Molly McEvilley" w:date="2021-11-02T13:08:00Z">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commentRangeEnd w:id="1220"/>
      <w:ins w:id="1230" w:author="Molly McEvilley" w:date="2021-11-02T13:26:00Z">
        <w:r w:rsidR="00532FF7">
          <w:rPr>
            <w:rStyle w:val="CommentReference"/>
            <w:rFonts w:eastAsiaTheme="minorHAnsi" w:cstheme="minorBidi"/>
          </w:rPr>
          <w:commentReference w:id="1220"/>
        </w:r>
      </w:ins>
    </w:p>
    <w:p w14:paraId="4F949AEA" w14:textId="049EA2AC" w:rsidR="005846C0" w:rsidRDefault="00AC5C3C" w:rsidP="005846C0">
      <w:pPr>
        <w:pStyle w:val="ListParagraph"/>
        <w:numPr>
          <w:ilvl w:val="0"/>
          <w:numId w:val="32"/>
        </w:numPr>
      </w:pPr>
      <w:proofErr w:type="spellStart"/>
      <w:ins w:id="1231" w:author="Molly McEvilley"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232" w:author="Molly McEvilley"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33" w:author="Molly McEvilley"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lastRenderedPageBreak/>
        <w:t>DisabilityStatus</w:t>
      </w:r>
      <w:proofErr w:type="spellEnd"/>
    </w:p>
    <w:p w14:paraId="3F8093F8" w14:textId="2E9B3438" w:rsidR="005846C0" w:rsidRDefault="005846C0" w:rsidP="005846C0">
      <w:pPr>
        <w:rPr>
          <w:ins w:id="1234" w:author="Molly McEvilley" w:date="2021-11-04T19:29:00Z"/>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16E5E2CF" w14:textId="77777777" w:rsidR="000634FF" w:rsidRDefault="00D3562E">
      <w:pPr>
        <w:rPr>
          <w:ins w:id="1235" w:author="Molly McEvilley" w:date="2021-11-04T19:38:00Z"/>
        </w:rPr>
        <w:pPrChange w:id="1236" w:author="Molly McEvilley" w:date="2021-11-04T19:39:00Z">
          <w:pPr>
            <w:pStyle w:val="Heading4"/>
          </w:pPr>
        </w:pPrChange>
      </w:pPr>
      <w:commentRangeStart w:id="1237"/>
      <w:ins w:id="1238" w:author="Molly McEvilley" w:date="2021-11-04T19:29:00Z">
        <w:r>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w:t>
        </w:r>
      </w:ins>
      <w:ins w:id="1239" w:author="Molly McEvilley" w:date="2021-11-04T19:30:00Z">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ins>
      <w:ins w:id="1240" w:author="Molly McEvilley" w:date="2021-11-04T19:35:00Z">
        <w:r w:rsidR="00F00EE9">
          <w:t xml:space="preserve">enrollment associated with the </w:t>
        </w:r>
        <w:proofErr w:type="spellStart"/>
        <w:r w:rsidR="00F00EE9" w:rsidRPr="00DF7A63">
          <w:rPr>
            <w:b/>
            <w:bCs/>
          </w:rPr>
          <w:t>QualifyingExitHHID</w:t>
        </w:r>
        <w:proofErr w:type="spellEnd"/>
        <w:r w:rsidR="00F00EE9">
          <w:t xml:space="preserve"> </w:t>
        </w:r>
      </w:ins>
      <w:ins w:id="1241" w:author="Molly McEvilley" w:date="2021-11-04T19:30:00Z">
        <w:r w:rsidR="005756BF">
          <w:t xml:space="preserve">that meets the selection criteria. </w:t>
        </w:r>
      </w:ins>
    </w:p>
    <w:p w14:paraId="132F0BC8" w14:textId="59727456" w:rsidR="00D3562E" w:rsidRPr="00E110B5" w:rsidDel="00D3562E" w:rsidRDefault="005756BF" w:rsidP="005846C0">
      <w:pPr>
        <w:rPr>
          <w:del w:id="1242" w:author="Molly McEvilley" w:date="2021-11-04T19:29:00Z"/>
          <w:rPrChange w:id="1243" w:author="Molly McEvilley" w:date="2021-11-04T19:29:00Z">
            <w:rPr>
              <w:del w:id="1244" w:author="Molly McEvilley" w:date="2021-11-04T19:29:00Z"/>
              <w:rFonts w:eastAsia="Times New Roman" w:cstheme="minorHAnsi"/>
              <w:szCs w:val="20"/>
            </w:rPr>
          </w:rPrChange>
        </w:rPr>
      </w:pPr>
      <w:ins w:id="1245" w:author="Molly McEvilley" w:date="2021-11-04T19:30:00Z">
        <w:r>
          <w:t xml:space="preserve"> </w:t>
        </w:r>
      </w:ins>
      <w:commentRangeEnd w:id="1237"/>
      <w:ins w:id="1246" w:author="Molly McEvilley" w:date="2021-11-04T19:29:00Z">
        <w:r w:rsidR="00D3562E">
          <w:rPr>
            <w:rStyle w:val="CommentReference"/>
          </w:rPr>
          <w:commentReference w:id="1237"/>
        </w:r>
      </w:ins>
    </w:p>
    <w:p w14:paraId="42B95DE5" w14:textId="77777777" w:rsidR="005846C0" w:rsidRDefault="005846C0" w:rsidP="005846C0">
      <w:pPr>
        <w:pStyle w:val="Heading4"/>
      </w:pPr>
      <w:proofErr w:type="spellStart"/>
      <w:r>
        <w:t>LastActive</w:t>
      </w:r>
      <w:proofErr w:type="spellEnd"/>
    </w:p>
    <w:p w14:paraId="5C53FAFF" w14:textId="3515AC42" w:rsidR="005846C0" w:rsidDel="00DB780E" w:rsidRDefault="005846C0" w:rsidP="005846C0">
      <w:pPr>
        <w:rPr>
          <w:del w:id="1247" w:author="Molly McEvilley" w:date="2021-11-02T13:09:00Z"/>
        </w:rPr>
      </w:pPr>
      <w:commentRangeStart w:id="1248"/>
      <w:del w:id="1249" w:author="Molly McEvilley" w:date="2021-11-02T13:09:00Z">
        <w:r w:rsidDel="00DB780E">
          <w:delText xml:space="preserve">For any given </w:delText>
        </w:r>
        <w:r w:rsidRPr="00845520" w:rsidDel="00DB780E">
          <w:rPr>
            <w:b/>
            <w:bCs/>
          </w:rPr>
          <w:delText>QualifyingExitHHID</w:delText>
        </w:r>
      </w:del>
      <w:commentRangeEnd w:id="1248"/>
      <w:r w:rsidR="00165EAD">
        <w:rPr>
          <w:rStyle w:val="CommentReference"/>
        </w:rPr>
        <w:commentReference w:id="1248"/>
      </w:r>
      <w:del w:id="1250" w:author="Molly McEvilley" w:date="2021-11-02T13:09:00Z">
        <w:r w:rsidDel="00DB780E">
          <w:rPr>
            <w:b/>
            <w:bCs/>
          </w:rPr>
          <w:delText xml:space="preserve">, </w:delText>
        </w:r>
        <w:r w:rsidDel="00DB780E">
          <w:delText xml:space="preserve">it is not necessary to set </w:delText>
        </w:r>
        <w:r w:rsidRPr="00845520" w:rsidDel="00DB780E">
          <w:rPr>
            <w:b/>
            <w:bCs/>
          </w:rPr>
          <w:delText>LastActive</w:delText>
        </w:r>
        <w:r w:rsidDel="00DB780E">
          <w:delText xml:space="preserve"> or to calculate chronic homelessness if:</w:delText>
        </w:r>
      </w:del>
    </w:p>
    <w:p w14:paraId="1CD0FC8E" w14:textId="340A03B4" w:rsidR="005846C0" w:rsidDel="00DB780E" w:rsidRDefault="005846C0" w:rsidP="005846C0">
      <w:pPr>
        <w:pStyle w:val="ListParagraph"/>
        <w:numPr>
          <w:ilvl w:val="0"/>
          <w:numId w:val="32"/>
        </w:numPr>
        <w:rPr>
          <w:del w:id="1251" w:author="Molly McEvilley" w:date="2021-11-02T13:09:00Z"/>
        </w:rPr>
      </w:pPr>
      <w:del w:id="1252" w:author="Molly McEvilley" w:date="2021-11-02T13:09:00Z">
        <w:r w:rsidRPr="00845520" w:rsidDel="00DB780E">
          <w:rPr>
            <w:b/>
            <w:bCs/>
          </w:rPr>
          <w:delText>ExitFrom</w:delText>
        </w:r>
        <w:r w:rsidDel="00DB780E">
          <w:delText xml:space="preserve"> = 3 (TH) and </w:delText>
        </w:r>
        <w:r w:rsidRPr="00845520" w:rsidDel="00DB780E">
          <w:rPr>
            <w:b/>
            <w:bCs/>
          </w:rPr>
          <w:delText>EntryDate</w:delText>
        </w:r>
        <w:r w:rsidDel="00DB780E">
          <w:delText xml:space="preserve"> &lt;= [</w:delText>
        </w:r>
        <w:r w:rsidRPr="00845520" w:rsidDel="00DB780E">
          <w:rPr>
            <w:b/>
            <w:bCs/>
          </w:rPr>
          <w:delText>ExitDate</w:delText>
        </w:r>
        <w:r w:rsidDel="00DB780E">
          <w:delText xml:space="preserve"> – 1 year]</w:delText>
        </w:r>
      </w:del>
    </w:p>
    <w:p w14:paraId="187586FD" w14:textId="3DC13383" w:rsidR="005846C0" w:rsidDel="00DB780E" w:rsidRDefault="005846C0" w:rsidP="005846C0">
      <w:pPr>
        <w:pStyle w:val="ListParagraph"/>
        <w:numPr>
          <w:ilvl w:val="0"/>
          <w:numId w:val="32"/>
        </w:numPr>
        <w:rPr>
          <w:del w:id="1253" w:author="Molly McEvilley" w:date="2021-11-02T13:09:00Z"/>
        </w:rPr>
      </w:pPr>
      <w:del w:id="1254" w:author="Molly McEvilley" w:date="2021-11-02T13:09:00Z">
        <w:r w:rsidRPr="00845520" w:rsidDel="00DB780E">
          <w:rPr>
            <w:b/>
            <w:bCs/>
          </w:rPr>
          <w:delText>ExitFrom</w:delText>
        </w:r>
        <w:r w:rsidDel="00DB780E">
          <w:delText xml:space="preserve"> = 5 (RRH after move-in to PH) and</w:delText>
        </w:r>
      </w:del>
      <w:del w:id="1255" w:author="Molly McEvilley" w:date="2021-10-26T13:57:00Z">
        <w:r w:rsidDel="00542402">
          <w:delText xml:space="preserve"> </w:delText>
        </w:r>
      </w:del>
      <w:del w:id="1256" w:author="Molly McEvilley"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6FC8629C" w14:textId="60CCC0C5" w:rsidR="005846C0" w:rsidDel="00DB780E" w:rsidRDefault="005846C0" w:rsidP="005846C0">
      <w:pPr>
        <w:pStyle w:val="ListParagraph"/>
        <w:numPr>
          <w:ilvl w:val="0"/>
          <w:numId w:val="32"/>
        </w:numPr>
        <w:rPr>
          <w:del w:id="1257" w:author="Molly McEvilley" w:date="2021-11-02T13:09:00Z"/>
        </w:rPr>
      </w:pPr>
      <w:del w:id="1258" w:author="Molly McEvilley" w:date="2021-11-02T13:09:00Z">
        <w:r w:rsidRPr="00845520" w:rsidDel="00DB780E">
          <w:rPr>
            <w:b/>
            <w:bCs/>
          </w:rPr>
          <w:delText>ExitFrom</w:delText>
        </w:r>
        <w:r w:rsidDel="00DB780E">
          <w:delText xml:space="preserve"> = 6 (PSH after move-in to PH) and</w:delText>
        </w:r>
      </w:del>
      <w:del w:id="1259" w:author="Molly McEvilley" w:date="2021-10-26T13:56:00Z">
        <w:r w:rsidDel="007F0371">
          <w:delText xml:space="preserve"> </w:delText>
        </w:r>
      </w:del>
      <w:del w:id="1260" w:author="Molly McEvilley"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4708CD43" w14:textId="77777777" w:rsidR="005B2C63" w:rsidRDefault="005846C0" w:rsidP="005846C0">
      <w:pPr>
        <w:rPr>
          <w:ins w:id="1261" w:author="Molly McEvilley" w:date="2021-11-04T19:27:00Z"/>
        </w:rPr>
      </w:pPr>
      <w:del w:id="1262" w:author="Molly McEvilley" w:date="2021-11-02T13:09:00Z">
        <w:r w:rsidDel="00DB780E">
          <w:delText xml:space="preserve">For all other adults and heads of household, </w:delText>
        </w:r>
      </w:del>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ins w:id="1263" w:author="Molly McEvilley" w:date="2021-11-02T13:09:00Z">
        <w:r w:rsidR="009D6FE3">
          <w:t xml:space="preserve"> where </w:t>
        </w:r>
        <w:proofErr w:type="spellStart"/>
        <w:r w:rsidR="009D6FE3" w:rsidRPr="001C200B">
          <w:rPr>
            <w:b/>
            <w:bCs/>
          </w:rPr>
          <w:t>Househo</w:t>
        </w:r>
      </w:ins>
      <w:ins w:id="1264" w:author="Molly McEvilley" w:date="2021-11-02T13:10:00Z">
        <w:r w:rsidR="009D6FE3" w:rsidRPr="001C200B">
          <w:rPr>
            <w:b/>
            <w:bCs/>
          </w:rPr>
          <w:t>ldID</w:t>
        </w:r>
        <w:proofErr w:type="spellEnd"/>
        <w:r w:rsidR="009D6FE3">
          <w:t xml:space="preserve"> = </w:t>
        </w:r>
        <w:proofErr w:type="spellStart"/>
        <w:r w:rsidR="009D6FE3">
          <w:t>tlsa_Exit.</w:t>
        </w:r>
        <w:r w:rsidR="009D6FE3" w:rsidRPr="001C200B">
          <w:rPr>
            <w:b/>
            <w:bCs/>
          </w:rPr>
          <w:t>QualifyingExitHHID</w:t>
        </w:r>
      </w:ins>
      <w:proofErr w:type="spellEnd"/>
      <w:proofErr w:type="gramStart"/>
      <w:r>
        <w:t xml:space="preserve">.  </w:t>
      </w:r>
      <w:proofErr w:type="gramEnd"/>
    </w:p>
    <w:p w14:paraId="219041B0" w14:textId="643A38DF" w:rsidR="00453FAA" w:rsidRDefault="00081E05" w:rsidP="005846C0">
      <w:commentRangeStart w:id="1265"/>
      <w:ins w:id="1266" w:author="Molly McEvilley" w:date="2021-11-04T19:26:00Z">
        <w:r>
          <w:t>In systems where a h</w:t>
        </w:r>
      </w:ins>
      <w:ins w:id="1267" w:author="Molly McEvilley" w:date="2021-11-04T19:27:00Z">
        <w:r>
          <w:t xml:space="preserve">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proofErr w:type="spellStart"/>
      <w:ins w:id="1268" w:author="Molly McEvilley" w:date="2021-11-04T19:28:00Z">
        <w:r w:rsidR="005B2C63" w:rsidRPr="004410CE">
          <w:rPr>
            <w:b/>
            <w:bCs/>
          </w:rPr>
          <w:t>LastActive</w:t>
        </w:r>
        <w:proofErr w:type="spellEnd"/>
        <w:r w:rsidR="005B2C63">
          <w:t xml:space="preserve"> </w:t>
        </w:r>
        <w:r w:rsidR="00D7728F">
          <w:t xml:space="preserve">should be set to </w:t>
        </w:r>
      </w:ins>
      <w:ins w:id="1269" w:author="Molly McEvilley" w:date="2021-11-04T19:27:00Z">
        <w:r>
          <w:t>the mos</w:t>
        </w:r>
        <w:r w:rsidR="005B2C63">
          <w:t>t recent</w:t>
        </w:r>
      </w:ins>
      <w:ins w:id="1270" w:author="Molly McEvilley" w:date="2021-11-04T19:36:00Z">
        <w:r w:rsidR="004D3966">
          <w:t xml:space="preserve"> </w:t>
        </w:r>
        <w:proofErr w:type="spellStart"/>
        <w:r w:rsidR="004D3966">
          <w:t>tlsa_Enrollment.</w:t>
        </w:r>
      </w:ins>
      <w:ins w:id="1271" w:author="Molly McEvilley" w:date="2021-11-04T19:27:00Z">
        <w:r w:rsidR="005B2C63" w:rsidRPr="009A0555">
          <w:rPr>
            <w:b/>
            <w:bCs/>
          </w:rPr>
          <w:t>ExitDate</w:t>
        </w:r>
      </w:ins>
      <w:proofErr w:type="spellEnd"/>
      <w:ins w:id="1272" w:author="Molly McEvilley" w:date="2021-11-04T19:37:00Z">
        <w:r w:rsidR="0048409F">
          <w:t xml:space="preserve"> associa</w:t>
        </w:r>
        <w:r w:rsidR="00A25D4D">
          <w:t>ted with</w:t>
        </w:r>
      </w:ins>
      <w:commentRangeEnd w:id="1265"/>
      <w:ins w:id="1273" w:author="Molly McEvilley" w:date="2021-11-04T19:28:00Z">
        <w:r w:rsidR="00D7728F">
          <w:rPr>
            <w:rStyle w:val="CommentReference"/>
          </w:rPr>
          <w:commentReference w:id="1265"/>
        </w:r>
      </w:ins>
      <w:ins w:id="1274" w:author="Molly McEvilley" w:date="2021-11-04T19:37:00Z">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ins>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75" w:author="Molly McEvilley"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76" w:author="Molly McEvilley" w:date="2021-10-21T12:43:00Z"/>
        </w:rPr>
      </w:pPr>
      <w:commentRangeStart w:id="1277"/>
      <w:ins w:id="1278" w:author="Molly McEvilley" w:date="2021-10-21T12:43:00Z">
        <w:r>
          <w:t>CHTime and CHTimeStatus</w:t>
        </w:r>
      </w:ins>
      <w:commentRangeEnd w:id="1277"/>
      <w:ins w:id="1279" w:author="Molly McEvilley" w:date="2021-10-26T14:01:00Z">
        <w:r w:rsidR="0024095A">
          <w:rPr>
            <w:rStyle w:val="CommentReference"/>
            <w:rFonts w:asciiTheme="minorHAnsi" w:eastAsiaTheme="minorHAnsi" w:hAnsiTheme="minorHAnsi" w:cstheme="minorBidi"/>
          </w:rPr>
          <w:commentReference w:id="1277"/>
        </w:r>
      </w:ins>
    </w:p>
    <w:p w14:paraId="3937DF60" w14:textId="076A3466" w:rsidR="00C70EFD" w:rsidRDefault="00A60435" w:rsidP="005846C0">
      <w:pPr>
        <w:rPr>
          <w:ins w:id="1280" w:author="Molly McEvilley" w:date="2021-10-26T13:26:00Z"/>
        </w:rPr>
      </w:pPr>
      <w:ins w:id="1281" w:author="Molly McEvilley" w:date="2021-10-26T13:13:00Z">
        <w:r>
          <w:t xml:space="preserve">The </w:t>
        </w:r>
      </w:ins>
      <w:ins w:id="1282" w:author="Molly McEvilley" w:date="2021-10-26T13:15:00Z">
        <w:r w:rsidR="00D1526E">
          <w:t xml:space="preserve">general </w:t>
        </w:r>
      </w:ins>
      <w:ins w:id="1283" w:author="Molly McEvilley" w:date="2021-10-26T13:13:00Z">
        <w:r>
          <w:t xml:space="preserve">process of setting </w:t>
        </w:r>
      </w:ins>
      <w:ins w:id="1284" w:author="Molly McEvilley" w:date="2021-10-26T13:12:00Z">
        <w:r w:rsidR="00912C4C" w:rsidRPr="00A25FC2">
          <w:rPr>
            <w:b/>
            <w:bCs/>
          </w:rPr>
          <w:t>CHTime</w:t>
        </w:r>
        <w:r w:rsidR="00912C4C">
          <w:t xml:space="preserve"> and </w:t>
        </w:r>
        <w:r w:rsidR="00912C4C" w:rsidRPr="00A25FC2">
          <w:rPr>
            <w:b/>
            <w:bCs/>
          </w:rPr>
          <w:t>CHTimeStatus</w:t>
        </w:r>
        <w:r w:rsidR="00912C4C">
          <w:t xml:space="preserve"> </w:t>
        </w:r>
      </w:ins>
      <w:ins w:id="1285" w:author="Molly McEvilley" w:date="2021-10-26T13:14:00Z">
        <w:r w:rsidR="00155407">
          <w:t xml:space="preserve">is described in sections 7.5 through 7.8.  </w:t>
        </w:r>
      </w:ins>
      <w:ins w:id="1286" w:author="Molly McEvilley" w:date="2021-10-26T13:17:00Z">
        <w:r w:rsidR="00784C6A">
          <w:t xml:space="preserve">It is </w:t>
        </w:r>
      </w:ins>
      <w:proofErr w:type="gramStart"/>
      <w:ins w:id="1287" w:author="Molly McEvilley" w:date="2021-10-26T13:22:00Z">
        <w:r w:rsidR="00DE6937">
          <w:t>similar to</w:t>
        </w:r>
        <w:proofErr w:type="gramEnd"/>
        <w:r w:rsidR="00DE6937">
          <w:t xml:space="preserve"> the process used to set </w:t>
        </w:r>
        <w:r w:rsidR="001F0A95">
          <w:t>the column val</w:t>
        </w:r>
      </w:ins>
      <w:ins w:id="1288" w:author="Molly McEvilley" w:date="2021-10-26T13:23:00Z">
        <w:r w:rsidR="001F0A95">
          <w:t xml:space="preserve">ues in </w:t>
        </w:r>
      </w:ins>
      <w:proofErr w:type="spellStart"/>
      <w:ins w:id="1289" w:author="Molly McEvilley" w:date="2021-10-26T13:58:00Z">
        <w:r w:rsidR="00520741">
          <w:t>tlsa_Person</w:t>
        </w:r>
      </w:ins>
      <w:proofErr w:type="spellEnd"/>
      <w:ins w:id="1290" w:author="Molly McEvilley" w:date="2021-10-26T13:23:00Z">
        <w:r w:rsidR="001F0A95">
          <w:t xml:space="preserve"> (sections 5.5-5.10</w:t>
        </w:r>
      </w:ins>
      <w:ins w:id="1291" w:author="Molly McEvilley" w:date="2021-10-26T13:58:00Z">
        <w:r w:rsidR="00B707BC">
          <w:t>).  At the person</w:t>
        </w:r>
      </w:ins>
      <w:ins w:id="1292" w:author="Molly McEvilley" w:date="2021-10-26T13:59:00Z">
        <w:r w:rsidR="00B707BC">
          <w:t xml:space="preserve"> level, </w:t>
        </w:r>
      </w:ins>
      <w:ins w:id="1293" w:author="Molly McEvilley" w:date="2021-10-26T13:27:00Z">
        <w:r w:rsidR="00D07D37">
          <w:t xml:space="preserve">there are three </w:t>
        </w:r>
      </w:ins>
      <w:ins w:id="1294" w:author="Molly McEvilley" w:date="2021-10-26T13:28:00Z">
        <w:r w:rsidR="00D07D37">
          <w:t xml:space="preserve">combinations of values </w:t>
        </w:r>
      </w:ins>
      <w:ins w:id="1295" w:author="Molly McEvilley" w:date="2021-10-26T13:29:00Z">
        <w:r w:rsidR="00FD7BBA">
          <w:t xml:space="preserve">(shown below) </w:t>
        </w:r>
      </w:ins>
      <w:ins w:id="1296" w:author="Molly McEvilley" w:date="2021-10-26T13:28:00Z">
        <w:r w:rsidR="00D07D37">
          <w:t xml:space="preserve">in these columns that </w:t>
        </w:r>
      </w:ins>
      <w:ins w:id="1297" w:author="Molly McEvilley" w:date="2021-10-26T13:59:00Z">
        <w:r w:rsidR="00A25FC2">
          <w:t xml:space="preserve">– in combination with </w:t>
        </w:r>
        <w:proofErr w:type="spellStart"/>
        <w:r w:rsidR="00A25FC2" w:rsidRPr="00FE0321">
          <w:rPr>
            <w:b/>
            <w:bCs/>
          </w:rPr>
          <w:t>DisabilityStatus</w:t>
        </w:r>
        <w:proofErr w:type="spellEnd"/>
        <w:r w:rsidR="00A25FC2">
          <w:t xml:space="preserve"> = 1 -- </w:t>
        </w:r>
      </w:ins>
      <w:ins w:id="1298" w:author="Molly McEvilley" w:date="2021-10-26T13:28:00Z">
        <w:r w:rsidR="00FD7BBA">
          <w:t>indicate that the person meets the criteria for chronic homelessness</w:t>
        </w:r>
      </w:ins>
      <w:ins w:id="1299" w:author="Molly McEvilley" w:date="2021-10-26T14:00:00Z">
        <w:r w:rsidR="00A25FC2">
          <w:t xml:space="preserve">, and any households </w:t>
        </w:r>
      </w:ins>
      <w:ins w:id="1300" w:author="Molly McEvilley" w:date="2021-10-26T13:32:00Z">
        <w:r w:rsidR="00590609">
          <w:t xml:space="preserve">of which they are a member </w:t>
        </w:r>
        <w:r w:rsidR="00082E94">
          <w:t xml:space="preserve">are included in the Chronically Homeless Households population.  </w:t>
        </w:r>
      </w:ins>
      <w:ins w:id="1301" w:author="Molly McEvilley"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302" w:author="Molly McEvilley"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303" w:author="Molly McEvilley" w:date="2021-10-26T13:26:00Z"/>
              </w:rPr>
            </w:pPr>
            <w:ins w:id="1304" w:author="Molly McEvilley"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305" w:author="Molly McEvilley" w:date="2021-10-26T13:26:00Z"/>
              </w:rPr>
            </w:pPr>
            <w:ins w:id="1306" w:author="Molly McEvilley"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307" w:author="Molly McEvilley" w:date="2021-10-26T13:26:00Z"/>
              </w:rPr>
            </w:pPr>
            <w:ins w:id="1308" w:author="Molly McEvilley"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309" w:author="Molly McEvilley"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310" w:author="Molly McEvilley" w:date="2021-10-26T13:26:00Z"/>
              </w:rPr>
            </w:pPr>
            <w:ins w:id="1311" w:author="Molly McEvilley"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12" w:author="Molly McEvilley" w:date="2021-10-26T13:26:00Z"/>
              </w:rPr>
            </w:pPr>
            <w:ins w:id="1313" w:author="Molly McEvilley"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14" w:author="Molly McEvilley" w:date="2021-10-26T13:26:00Z"/>
              </w:rPr>
            </w:pPr>
            <w:ins w:id="1315" w:author="Molly McEvilley"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316" w:author="Molly McEvilley"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317" w:author="Molly McEvilley" w:date="2021-10-26T13:26:00Z"/>
              </w:rPr>
            </w:pPr>
            <w:ins w:id="1318" w:author="Molly McEvilley"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19" w:author="Molly McEvilley" w:date="2021-10-26T13:26:00Z"/>
              </w:rPr>
            </w:pPr>
            <w:ins w:id="1320" w:author="Molly McEvilley"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21" w:author="Molly McEvilley" w:date="2021-10-26T13:26:00Z"/>
              </w:rPr>
            </w:pPr>
            <w:ins w:id="1322" w:author="Molly McEvilley"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23" w:author="Molly McEvilley"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24" w:author="Molly McEvilley" w:date="2021-10-26T13:26:00Z"/>
              </w:rPr>
            </w:pPr>
            <w:ins w:id="1325" w:author="Molly McEvilley"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26" w:author="Molly McEvilley" w:date="2021-10-26T13:26:00Z"/>
              </w:rPr>
            </w:pPr>
            <w:ins w:id="1327" w:author="Molly McEvilley"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28" w:author="Molly McEvilley" w:date="2021-10-26T13:26:00Z"/>
              </w:rPr>
            </w:pPr>
            <w:ins w:id="1329" w:author="Molly McEvilley" w:date="2021-10-26T13:26:00Z">
              <w:r>
                <w:t xml:space="preserve">Based on 3.917 Living Situation for an enrollment with an </w:t>
              </w:r>
              <w:r w:rsidRPr="00C855CE">
                <w:rPr>
                  <w:b/>
                  <w:bCs/>
                  <w:rPrChange w:id="1330" w:author="Molly McEvilley" w:date="2021-11-11T10:22:00Z">
                    <w:rPr>
                      <w:i/>
                      <w:iCs/>
                    </w:rPr>
                  </w:rPrChange>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536856FF" w:rsidR="005C0A4B" w:rsidRDefault="008E676E" w:rsidP="005846C0">
      <w:pPr>
        <w:rPr>
          <w:ins w:id="1331" w:author="Molly McEvilley" w:date="2021-10-26T13:19:00Z"/>
        </w:rPr>
      </w:pPr>
      <w:ins w:id="1332" w:author="Molly McEvilley" w:date="2021-10-26T13:24:00Z">
        <w:r>
          <w:t>There is no person-level reporting for the exit cohorts, however</w:t>
        </w:r>
      </w:ins>
      <w:ins w:id="1333" w:author="Molly McEvilley" w:date="2021-10-26T13:33:00Z">
        <w:r w:rsidR="00082E94">
          <w:t xml:space="preserve">.  </w:t>
        </w:r>
      </w:ins>
      <w:proofErr w:type="gramStart"/>
      <w:ins w:id="1334" w:author="Molly McEvilley" w:date="2021-10-26T13:34:00Z">
        <w:r w:rsidR="00082E94">
          <w:t>The end result</w:t>
        </w:r>
        <w:proofErr w:type="gramEnd"/>
        <w:r w:rsidR="00082E94">
          <w:t xml:space="preserve"> of a</w:t>
        </w:r>
      </w:ins>
      <w:ins w:id="1335" w:author="Molly McEvilley"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36" w:author="Molly McEvilley" w:date="2021-10-26T13:24:00Z">
        <w:r w:rsidR="00BD31D7">
          <w:t xml:space="preserve">, </w:t>
        </w:r>
      </w:ins>
      <w:ins w:id="1337" w:author="Molly McEvilley" w:date="2021-10-26T13:34:00Z">
        <w:r w:rsidR="0006101A">
          <w:t xml:space="preserve">is that </w:t>
        </w:r>
        <w:proofErr w:type="spellStart"/>
        <w:r w:rsidR="0006101A">
          <w:t>tlsa_Exit.</w:t>
        </w:r>
        <w:r w:rsidR="0006101A" w:rsidRPr="0024095A">
          <w:rPr>
            <w:b/>
            <w:bCs/>
          </w:rPr>
          <w:t>HHChronic</w:t>
        </w:r>
        <w:proofErr w:type="spellEnd"/>
        <w:r w:rsidR="0006101A">
          <w:t xml:space="preserve"> = 1</w:t>
        </w:r>
        <w:commentRangeStart w:id="1338"/>
        <w:r w:rsidR="0006101A">
          <w:t xml:space="preserve">.  </w:t>
        </w:r>
      </w:ins>
      <w:ins w:id="1339" w:author="Molly McEvilley" w:date="2021-11-11T10:36:00Z">
        <w:r w:rsidR="00656861">
          <w:t xml:space="preserve">As long as any adult or head of household associated with the </w:t>
        </w:r>
        <w:proofErr w:type="spellStart"/>
        <w:r w:rsidR="00656861" w:rsidRPr="0010509C">
          <w:rPr>
            <w:b/>
            <w:bCs/>
            <w:rPrChange w:id="1340" w:author="Molly McEvilley" w:date="2021-11-11T10:38:00Z">
              <w:rPr/>
            </w:rPrChange>
          </w:rPr>
          <w:t>QualifyingExitHHID</w:t>
        </w:r>
        <w:proofErr w:type="spellEnd"/>
        <w:r w:rsidR="00656861">
          <w:t xml:space="preserve"> </w:t>
        </w:r>
        <w:r w:rsidR="00B33F55">
          <w:t xml:space="preserve">is going to result in </w:t>
        </w:r>
        <w:proofErr w:type="spellStart"/>
        <w:r w:rsidR="00B33F55" w:rsidRPr="0010509C">
          <w:rPr>
            <w:b/>
            <w:bCs/>
            <w:rPrChange w:id="1341" w:author="Molly McEvilley" w:date="2021-11-11T10:38:00Z">
              <w:rPr/>
            </w:rPrChange>
          </w:rPr>
          <w:t>HHChronic</w:t>
        </w:r>
        <w:proofErr w:type="spellEnd"/>
        <w:r w:rsidR="00B33F55">
          <w:t xml:space="preserve"> = 1, there is no need </w:t>
        </w:r>
      </w:ins>
      <w:ins w:id="1342" w:author="Molly McEvilley" w:date="2021-11-11T10:37:00Z">
        <w:r w:rsidR="00B33F55">
          <w:t xml:space="preserve">to </w:t>
        </w:r>
        <w:r w:rsidR="004253AA">
          <w:t>go through the processes described in steps 7.5-7</w:t>
        </w:r>
      </w:ins>
      <w:ins w:id="1343" w:author="Molly McEvilley" w:date="2021-11-11T10:38:00Z">
        <w:r w:rsidR="004253AA">
          <w:t xml:space="preserve">.8 </w:t>
        </w:r>
        <w:r w:rsidR="0010509C">
          <w:t xml:space="preserve">for the associated records in </w:t>
        </w:r>
        <w:proofErr w:type="spellStart"/>
        <w:r w:rsidR="0010509C">
          <w:t>tlsa_ExitHoHAdult</w:t>
        </w:r>
        <w:proofErr w:type="spellEnd"/>
        <w:r w:rsidR="0010509C">
          <w:t>.</w:t>
        </w:r>
      </w:ins>
      <w:commentRangeEnd w:id="1338"/>
      <w:ins w:id="1344" w:author="Molly McEvilley" w:date="2021-11-11T10:39:00Z">
        <w:r w:rsidR="00B8493A">
          <w:rPr>
            <w:rStyle w:val="CommentReference"/>
          </w:rPr>
          <w:commentReference w:id="1338"/>
        </w:r>
      </w:ins>
      <w:ins w:id="1345" w:author="Molly McEvilley" w:date="2021-11-11T10:38:00Z">
        <w:r w:rsidR="004253AA">
          <w:t xml:space="preserve"> </w:t>
        </w:r>
      </w:ins>
      <w:ins w:id="1346" w:author="Molly McEvilley" w:date="2021-10-26T13:35:00Z">
        <w:r w:rsidR="0006101A">
          <w:t>As such</w:t>
        </w:r>
      </w:ins>
      <w:ins w:id="1347" w:author="Molly McEvilley" w:date="2021-10-26T13:36:00Z">
        <w:r w:rsidR="007653AD">
          <w:t xml:space="preserve">, we can set </w:t>
        </w:r>
      </w:ins>
      <w:ins w:id="1348" w:author="Molly McEvilley" w:date="2021-10-26T13:19:00Z">
        <w:r w:rsidR="00883FA7" w:rsidRPr="0024095A">
          <w:rPr>
            <w:b/>
            <w:bCs/>
          </w:rPr>
          <w:t>CHTime</w:t>
        </w:r>
        <w:r w:rsidR="00883FA7">
          <w:t xml:space="preserve"> = 400 and </w:t>
        </w:r>
        <w:r w:rsidR="00883FA7" w:rsidRPr="0024095A">
          <w:rPr>
            <w:b/>
            <w:bCs/>
          </w:rPr>
          <w:t>CHTimeStatus</w:t>
        </w:r>
        <w:r w:rsidR="00883FA7">
          <w:t xml:space="preserve"> = 2 </w:t>
        </w:r>
      </w:ins>
      <w:ins w:id="1349" w:author="Molly McEvilley" w:date="2021-10-26T13:38:00Z">
        <w:r w:rsidR="00571FC3">
          <w:t xml:space="preserve">directly </w:t>
        </w:r>
      </w:ins>
      <w:ins w:id="1350" w:author="Molly McEvilley" w:date="2021-10-26T13:39:00Z">
        <w:r w:rsidR="00F80BB4">
          <w:t xml:space="preserve">in </w:t>
        </w:r>
        <w:proofErr w:type="spellStart"/>
        <w:r w:rsidR="00F80BB4">
          <w:t>tlsa_ExitHoHAdult</w:t>
        </w:r>
        <w:proofErr w:type="spellEnd"/>
        <w:r w:rsidR="00F80BB4">
          <w:t xml:space="preserve"> </w:t>
        </w:r>
      </w:ins>
      <w:ins w:id="1351" w:author="Molly McEvilley" w:date="2021-11-11T10:30:00Z">
        <w:r w:rsidR="00333E62">
          <w:t xml:space="preserve">for all members </w:t>
        </w:r>
        <w:r w:rsidR="00955B96">
          <w:t xml:space="preserve">of the household </w:t>
        </w:r>
      </w:ins>
      <w:ins w:id="1352" w:author="Molly McEvilley" w:date="2021-10-26T13:19:00Z">
        <w:r w:rsidR="005C0A4B">
          <w:t>where</w:t>
        </w:r>
      </w:ins>
      <w:ins w:id="1353" w:author="Molly McEvilley" w:date="2021-11-11T10:30:00Z">
        <w:r w:rsidR="00955B96">
          <w:t xml:space="preserve"> the head of household or </w:t>
        </w:r>
      </w:ins>
      <w:ins w:id="1354" w:author="Molly McEvilley" w:date="2021-11-11T10:31:00Z">
        <w:r w:rsidR="00955B96">
          <w:t xml:space="preserve">an adult with an </w:t>
        </w:r>
      </w:ins>
      <w:ins w:id="1355" w:author="Molly McEvilley" w:date="2021-11-11T10:32:00Z">
        <w:r w:rsidR="00167F7F">
          <w:t>exit date</w:t>
        </w:r>
      </w:ins>
      <w:ins w:id="1356" w:author="Molly McEvilley" w:date="2021-11-11T10:31:00Z">
        <w:r w:rsidR="00167F7F">
          <w:t xml:space="preserve"> in the cohort period has</w:t>
        </w:r>
      </w:ins>
      <w:ins w:id="1357" w:author="Molly McEvilley" w:date="2021-10-26T13:19:00Z">
        <w:r w:rsidR="005C0A4B">
          <w:t>:</w:t>
        </w:r>
      </w:ins>
    </w:p>
    <w:p w14:paraId="3ECBBECA" w14:textId="77777777" w:rsidR="005C0A4B" w:rsidRDefault="005C0A4B" w:rsidP="0024095A">
      <w:pPr>
        <w:pStyle w:val="ListParagraph"/>
        <w:numPr>
          <w:ilvl w:val="0"/>
          <w:numId w:val="104"/>
        </w:numPr>
        <w:rPr>
          <w:ins w:id="1358" w:author="Molly McEvilley" w:date="2021-10-26T13:20:00Z"/>
        </w:rPr>
      </w:pPr>
      <w:proofErr w:type="spellStart"/>
      <w:ins w:id="1359" w:author="Molly McEvilley"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60" w:author="Molly McEvilley" w:date="2021-10-26T13:20:00Z"/>
        </w:rPr>
      </w:pPr>
      <w:proofErr w:type="spellStart"/>
      <w:ins w:id="1361" w:author="Molly McEvilley" w:date="2021-10-26T13:20:00Z">
        <w:r>
          <w:t>hmis_Enrollment.</w:t>
        </w:r>
        <w:r w:rsidRPr="0024095A">
          <w:rPr>
            <w:i/>
            <w:iCs/>
          </w:rPr>
          <w:t>TimesHomelessPastThreeYears</w:t>
        </w:r>
        <w:proofErr w:type="spellEnd"/>
        <w:r>
          <w:t xml:space="preserve"> = 4; and</w:t>
        </w:r>
      </w:ins>
    </w:p>
    <w:p w14:paraId="78811DAD" w14:textId="76600E38" w:rsidR="00167038" w:rsidRDefault="00B94B8D" w:rsidP="0024095A">
      <w:pPr>
        <w:pStyle w:val="ListParagraph"/>
        <w:numPr>
          <w:ilvl w:val="0"/>
          <w:numId w:val="104"/>
        </w:numPr>
        <w:rPr>
          <w:ins w:id="1362" w:author="Molly McEvilley" w:date="2021-11-11T10:20:00Z"/>
        </w:rPr>
      </w:pPr>
      <w:proofErr w:type="spellStart"/>
      <w:ins w:id="1363" w:author="Molly McEvilley" w:date="2021-11-11T10:20:00Z">
        <w:r>
          <w:lastRenderedPageBreak/>
          <w:t>hmis_E</w:t>
        </w:r>
        <w:r w:rsidR="00167038">
          <w:t>nrollment.</w:t>
        </w:r>
        <w:r w:rsidR="00167038" w:rsidRPr="00487905">
          <w:rPr>
            <w:i/>
            <w:iCs/>
          </w:rPr>
          <w:t>EntryDate</w:t>
        </w:r>
        <w:proofErr w:type="spellEnd"/>
        <w:r w:rsidR="00167038">
          <w:t xml:space="preserve"> = </w:t>
        </w:r>
        <w:proofErr w:type="spellStart"/>
        <w:r w:rsidR="00167038">
          <w:t>tlsa_Enrollment.</w:t>
        </w:r>
        <w:commentRangeStart w:id="1364"/>
        <w:r w:rsidR="00167038" w:rsidRPr="00487905">
          <w:rPr>
            <w:b/>
            <w:bCs/>
          </w:rPr>
          <w:t>EntryDate</w:t>
        </w:r>
      </w:ins>
      <w:commentRangeEnd w:id="1364"/>
      <w:proofErr w:type="spellEnd"/>
      <w:ins w:id="1365" w:author="Molly McEvilley" w:date="2021-11-11T10:26:00Z">
        <w:r w:rsidR="00C532F6">
          <w:rPr>
            <w:rStyle w:val="CommentReference"/>
            <w:rFonts w:eastAsiaTheme="minorHAnsi" w:cstheme="minorBidi"/>
          </w:rPr>
          <w:commentReference w:id="1364"/>
        </w:r>
      </w:ins>
      <w:ins w:id="1366" w:author="Molly McEvilley" w:date="2021-11-11T10:24:00Z">
        <w:r w:rsidR="0046731D">
          <w:rPr>
            <w:rStyle w:val="FootnoteReference"/>
            <w:b/>
            <w:bCs/>
          </w:rPr>
          <w:footnoteReference w:id="3"/>
        </w:r>
      </w:ins>
    </w:p>
    <w:p w14:paraId="1D6A5164" w14:textId="30744B7F" w:rsidR="005C0A4B" w:rsidRDefault="00D05E7F" w:rsidP="0024095A">
      <w:pPr>
        <w:pStyle w:val="ListParagraph"/>
        <w:numPr>
          <w:ilvl w:val="0"/>
          <w:numId w:val="104"/>
        </w:numPr>
        <w:rPr>
          <w:ins w:id="1369" w:author="Molly McEvilley" w:date="2021-10-26T13:20:00Z"/>
        </w:rPr>
      </w:pPr>
      <w:proofErr w:type="spellStart"/>
      <w:ins w:id="1370" w:author="Molly McEvilley" w:date="2021-10-26T13:21:00Z">
        <w:r>
          <w:t>hmis_Enrollment.</w:t>
        </w:r>
        <w:r w:rsidRPr="0024095A">
          <w:rPr>
            <w:i/>
            <w:iCs/>
          </w:rPr>
          <w:t>EntryDate</w:t>
        </w:r>
        <w:proofErr w:type="spellEnd"/>
        <w:r>
          <w:t xml:space="preserve"> &gt; </w:t>
        </w:r>
      </w:ins>
      <w:ins w:id="1371" w:author="Molly McEvilley" w:date="2021-11-04T19:35:00Z">
        <w:r w:rsidR="00DF7A63">
          <w:t>[</w:t>
        </w:r>
      </w:ins>
      <w:proofErr w:type="spellStart"/>
      <w:ins w:id="1372" w:author="Molly McEvilley" w:date="2021-11-04T19:34:00Z">
        <w:r w:rsidR="00C602F8" w:rsidRPr="00DF7A63">
          <w:rPr>
            <w:b/>
            <w:bCs/>
          </w:rPr>
          <w:t>LastActive</w:t>
        </w:r>
      </w:ins>
      <w:proofErr w:type="spellEnd"/>
      <w:ins w:id="1373" w:author="Molly McEvilley" w:date="2021-11-04T19:35:00Z">
        <w:r w:rsidR="00DF7A63">
          <w:rPr>
            <w:b/>
            <w:bCs/>
          </w:rPr>
          <w:t xml:space="preserve"> </w:t>
        </w:r>
        <w:r w:rsidR="00DF7A63" w:rsidRPr="00DF7A63">
          <w:t>– 1 year</w:t>
        </w:r>
        <w:r w:rsidR="00DF7A63">
          <w:t>]</w:t>
        </w:r>
      </w:ins>
    </w:p>
    <w:p w14:paraId="0877A4DA" w14:textId="77777777" w:rsidR="00E97A21" w:rsidRDefault="00ED1A66" w:rsidP="005846C0">
      <w:pPr>
        <w:rPr>
          <w:ins w:id="1374" w:author="Molly McEvilley" w:date="2021-11-04T19:34:00Z"/>
        </w:rPr>
      </w:pPr>
      <w:commentRangeStart w:id="1375"/>
      <w:ins w:id="1376" w:author="Molly McEvilley" w:date="2021-11-04T19:32:00Z">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ins w:id="1377" w:author="Molly McEvilley" w:date="2021-11-04T19:33:00Z">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ins>
      <w:ins w:id="1378" w:author="Molly McEvilley" w:date="2021-11-04T19:34:00Z">
        <w:r w:rsidR="00E97A21">
          <w:t>.</w:t>
        </w:r>
      </w:ins>
      <w:commentRangeEnd w:id="1375"/>
      <w:ins w:id="1379" w:author="Molly McEvilley" w:date="2021-11-04T19:48:00Z">
        <w:r w:rsidR="000C55F6">
          <w:rPr>
            <w:rStyle w:val="CommentReference"/>
          </w:rPr>
          <w:commentReference w:id="1375"/>
        </w:r>
      </w:ins>
    </w:p>
    <w:p w14:paraId="2DE8CB57" w14:textId="5243A757" w:rsidR="00286952" w:rsidRPr="00DF59D2" w:rsidRDefault="00F80BB4" w:rsidP="005846C0">
      <w:ins w:id="1380" w:author="Molly McEvilley" w:date="2021-10-26T13:39:00Z">
        <w:r>
          <w:t>It is not necessa</w:t>
        </w:r>
      </w:ins>
      <w:ins w:id="1381" w:author="Molly McEvilley" w:date="2021-10-26T13:40:00Z">
        <w:r>
          <w:t>ry to include these tlsa_</w:t>
        </w:r>
        <w:r w:rsidR="009C2667">
          <w:t>E</w:t>
        </w:r>
      </w:ins>
      <w:ins w:id="1382" w:author="Molly McEvilley" w:date="2021-10-26T13:39:00Z">
        <w:r>
          <w:t xml:space="preserve">xitHoHAdult </w:t>
        </w:r>
      </w:ins>
      <w:ins w:id="1383" w:author="Molly McEvilley" w:date="2021-10-26T13:40:00Z">
        <w:r w:rsidR="009C2667">
          <w:t xml:space="preserve">records in the subsequent steps </w:t>
        </w:r>
        <w:r w:rsidR="00FC094D">
          <w:t>7.</w:t>
        </w:r>
      </w:ins>
      <w:ins w:id="1384" w:author="Molly McEvilley" w:date="2021-10-26T13:41:00Z">
        <w:r w:rsidR="00FC094D">
          <w:t>5-7.8</w:t>
        </w:r>
        <w:proofErr w:type="gramStart"/>
        <w:r w:rsidR="00FC094D">
          <w:t xml:space="preserve">.  </w:t>
        </w:r>
      </w:ins>
      <w:proofErr w:type="gramEnd"/>
    </w:p>
    <w:p w14:paraId="65D65BC8" w14:textId="477B65D8" w:rsidR="005846C0" w:rsidRDefault="00D66141" w:rsidP="005846C0">
      <w:pPr>
        <w:pStyle w:val="Heading2"/>
        <w:rPr>
          <w:ins w:id="1385" w:author="Genelle Denzin" w:date="2021-10-27T16:07:00Z"/>
        </w:rPr>
      </w:pPr>
      <w:bookmarkStart w:id="1386" w:name="_Toc78368775"/>
      <w:bookmarkStart w:id="1387" w:name="_Toc79153984"/>
      <w:ins w:id="1388" w:author="Genelle Denzin" w:date="2021-10-27T16:08:00Z">
        <w:r>
          <w:rPr>
            <w:noProof/>
          </w:rPr>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86"/>
      <w:bookmarkEnd w:id="1387"/>
    </w:p>
    <w:p w14:paraId="6CA78C53" w14:textId="2BADD970" w:rsidR="00D66141" w:rsidRPr="00C666E3" w:rsidRDefault="00D66141">
      <w:pPr>
        <w:pPrChange w:id="1389"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90" w:author="Molly McEvilley" w:date="2021-10-26T15:11:00Z"/>
        </w:trPr>
        <w:tc>
          <w:tcPr>
            <w:tcW w:w="9355" w:type="dxa"/>
          </w:tcPr>
          <w:p w14:paraId="3BB6ED87" w14:textId="2874D525" w:rsidR="0023271D" w:rsidRDefault="0023271D" w:rsidP="00845520">
            <w:pPr>
              <w:pStyle w:val="NoSpacing"/>
              <w:rPr>
                <w:ins w:id="1391" w:author="Molly McEvilley" w:date="2021-10-26T15:11:00Z"/>
              </w:rPr>
            </w:pPr>
            <w:ins w:id="1392" w:author="Molly McEvilley"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93" w:author="Molly McEvilley" w:date="2021-10-21T10:52:00Z">
              <w:r w:rsidRPr="0024095A">
                <w:t>LSAProjectType</w:t>
              </w:r>
            </w:ins>
            <w:proofErr w:type="spellEnd"/>
            <w:del w:id="1394" w:author="Molly McEvilley"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95" w:author="Molly McEvilley" w:date="2021-10-26T15:24:00Z"/>
        </w:trPr>
        <w:tc>
          <w:tcPr>
            <w:tcW w:w="9355" w:type="dxa"/>
          </w:tcPr>
          <w:p w14:paraId="664CFA58" w14:textId="320B89B5" w:rsidR="005846C0" w:rsidDel="00947DC1" w:rsidRDefault="005846C0" w:rsidP="00845520">
            <w:pPr>
              <w:pStyle w:val="NoSpacing"/>
              <w:rPr>
                <w:del w:id="1396" w:author="Molly McEvilley" w:date="2021-10-26T15:24:00Z"/>
              </w:rPr>
            </w:pPr>
            <w:del w:id="1397" w:author="Molly McEvilley"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54952603" w:rsidR="005846C0" w:rsidRDefault="00D668D5" w:rsidP="005846C0">
      <w:ins w:id="1398" w:author="Molly McEvilley" w:date="2021-11-02T16:50:00Z">
        <w:r>
          <w:t xml:space="preserve">(Note that this process </w:t>
        </w:r>
      </w:ins>
      <w:ins w:id="1399" w:author="Molly McEvilley" w:date="2021-11-04T19:54:00Z">
        <w:r w:rsidR="00260CC3">
          <w:t xml:space="preserve">populates </w:t>
        </w:r>
      </w:ins>
      <w:ins w:id="1400" w:author="Molly McEvilley" w:date="2021-11-02T16:50:00Z">
        <w:r>
          <w:t xml:space="preserve">intermediate tables </w:t>
        </w:r>
        <w:proofErr w:type="spellStart"/>
        <w:r>
          <w:t>ch_Exclude</w:t>
        </w:r>
        <w:proofErr w:type="spellEnd"/>
        <w:r>
          <w:t xml:space="preserve">, </w:t>
        </w:r>
        <w:proofErr w:type="spellStart"/>
        <w:r>
          <w:t>ch_</w:t>
        </w:r>
      </w:ins>
      <w:ins w:id="1401" w:author="Molly McEvilley" w:date="2021-11-02T16:51:00Z">
        <w:r>
          <w:t>Include</w:t>
        </w:r>
        <w:proofErr w:type="spellEnd"/>
        <w:r>
          <w:t xml:space="preserve">, </w:t>
        </w:r>
      </w:ins>
      <w:ins w:id="1402" w:author="Molly McEvilley" w:date="2021-11-04T19:53:00Z">
        <w:r w:rsidR="00767F90">
          <w:t xml:space="preserve">and </w:t>
        </w:r>
      </w:ins>
      <w:proofErr w:type="spellStart"/>
      <w:ins w:id="1403" w:author="Molly McEvilley" w:date="2021-11-02T16:51:00Z">
        <w:r w:rsidR="00F75EB0">
          <w:t>ch_Episodes</w:t>
        </w:r>
      </w:ins>
      <w:proofErr w:type="spellEnd"/>
      <w:ins w:id="1404" w:author="Molly McEvilley" w:date="2021-11-04T19:53:00Z">
        <w:r w:rsidR="009505FC">
          <w:t>, which are also used</w:t>
        </w:r>
      </w:ins>
      <w:ins w:id="1405" w:author="Molly McEvilley" w:date="2021-11-04T19:54:00Z">
        <w:r w:rsidR="009505FC">
          <w:t xml:space="preserve"> </w:t>
        </w:r>
        <w:r w:rsidR="00260CC3">
          <w:t>in sections 5.7-5.9</w:t>
        </w:r>
        <w:proofErr w:type="gramStart"/>
        <w:r w:rsidR="00260CC3">
          <w:t xml:space="preserve">.  </w:t>
        </w:r>
      </w:ins>
      <w:proofErr w:type="gramEnd"/>
      <w:ins w:id="1406" w:author="Molly McEvilley" w:date="2021-11-04T19:55:00Z">
        <w:r w:rsidR="003C6FFB">
          <w:t xml:space="preserve">The descriptions here assume that any records in those tables are deleted prior to </w:t>
        </w:r>
      </w:ins>
      <w:ins w:id="1407" w:author="Molly McEvilley" w:date="2021-11-04T19:56:00Z">
        <w:r w:rsidR="003C6FFB">
          <w:t>this step.</w:t>
        </w:r>
      </w:ins>
      <w:ins w:id="1408" w:author="Molly McEvilley" w:date="2021-11-04T19:54:00Z">
        <w:r w:rsidR="00260CC3">
          <w:t>)</w:t>
        </w:r>
      </w:ins>
      <w:del w:id="1409" w:author="Molly McEvilley" w:date="2021-11-02T16:50:00Z">
        <w:r w:rsidR="005846C0" w:rsidDel="00D668D5">
          <w:delText>For heads of household and adults in the active cohort, some exclude dates may already exist in ch_Exclude</w:delText>
        </w:r>
      </w:del>
      <w:del w:id="1410" w:author="Molly McEvilley" w:date="2021-11-02T16:49:00Z">
        <w:r w:rsidR="005846C0" w:rsidDel="00564499">
          <w:delText xml:space="preserve">. </w:delText>
        </w:r>
      </w:del>
    </w:p>
    <w:p w14:paraId="39125459" w14:textId="330E1ADE" w:rsidR="005846C0" w:rsidRDefault="005846C0" w:rsidP="005846C0">
      <w:r>
        <w:lastRenderedPageBreak/>
        <w:t xml:space="preserve">For each </w:t>
      </w:r>
      <w:proofErr w:type="spellStart"/>
      <w:r w:rsidRPr="00845520">
        <w:rPr>
          <w:b/>
          <w:bCs/>
        </w:rPr>
        <w:t>PersonalID</w:t>
      </w:r>
      <w:proofErr w:type="spellEnd"/>
      <w:r>
        <w:t xml:space="preserve"> in </w:t>
      </w:r>
      <w:proofErr w:type="spellStart"/>
      <w:r>
        <w:t>tlsa_ExitAdultHoH</w:t>
      </w:r>
      <w:proofErr w:type="spellEnd"/>
      <w:ins w:id="1411" w:author="Molly McEvilley" w:date="2021-10-26T13:41:00Z">
        <w:r w:rsidR="00EB3270">
          <w:t xml:space="preserve"> </w:t>
        </w:r>
        <w:commentRangeStart w:id="1412"/>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413" w:author="Molly McEvilley" w:date="2021-10-26T13:42:00Z">
        <w:r w:rsidR="00EB3270">
          <w:t xml:space="preserve">7.4 (i.e., where </w:t>
        </w:r>
        <w:r w:rsidR="00EB3270" w:rsidRPr="0049288A">
          <w:rPr>
            <w:b/>
            <w:bCs/>
          </w:rPr>
          <w:t>CHTime</w:t>
        </w:r>
        <w:r w:rsidR="00EB3270">
          <w:t xml:space="preserve"> is NULL)</w:t>
        </w:r>
      </w:ins>
      <w:commentRangeEnd w:id="1412"/>
      <w:ins w:id="1414" w:author="Molly McEvilley" w:date="2021-10-26T14:03:00Z">
        <w:r w:rsidR="0049288A">
          <w:rPr>
            <w:rStyle w:val="CommentReference"/>
          </w:rPr>
          <w:commentReference w:id="1412"/>
        </w:r>
      </w:ins>
      <w:r>
        <w:t xml:space="preserve">, dates enrolled in TH or housed in RRH/PSH are inserted to </w:t>
      </w:r>
      <w:proofErr w:type="spellStart"/>
      <w:r>
        <w:t>ch_Exclude</w:t>
      </w:r>
      <w:proofErr w:type="spellEnd"/>
      <w:r>
        <w:t xml:space="preserve"> </w:t>
      </w:r>
      <w:del w:id="1415" w:author="Molly McEvilley" w:date="2021-11-04T19:56:00Z">
        <w:r w:rsidDel="003C6FFB">
          <w:delText xml:space="preserve">(if they don’t already exist) </w:delText>
        </w:r>
      </w:del>
      <w:r>
        <w:t xml:space="preserve">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416" w:author="Molly McEvilley"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417" w:author="Molly McEvilley" w:date="2021-10-26T15:26:00Z" w:name="move86154430"/>
      <w:moveTo w:id="1418" w:author="Molly McEvilley" w:date="2021-10-26T15:26:00Z">
        <w:r>
          <w:t xml:space="preserve">[Date] &lt; </w:t>
        </w:r>
        <w:proofErr w:type="spellStart"/>
        <w:r>
          <w:t>tlsa_Enrollment.</w:t>
        </w:r>
        <w:r w:rsidRPr="00845520">
          <w:rPr>
            <w:b/>
            <w:bCs/>
          </w:rPr>
          <w:t>ExitDate</w:t>
        </w:r>
      </w:moveTo>
      <w:moveToRangeEnd w:id="1417"/>
      <w:proofErr w:type="spellEnd"/>
      <w:ins w:id="1419" w:author="Molly McEvilley"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420" w:author="Molly McEvilley" w:date="2021-10-21T10:52:00Z">
        <w:r>
          <w:rPr>
            <w:b/>
            <w:bCs/>
          </w:rPr>
          <w:t>LSA</w:t>
        </w:r>
        <w:r w:rsidRPr="00845520">
          <w:rPr>
            <w:b/>
            <w:bCs/>
          </w:rPr>
          <w:t>ProjectType</w:t>
        </w:r>
        <w:proofErr w:type="spellEnd"/>
        <w:r>
          <w:t xml:space="preserve"> </w:t>
        </w:r>
      </w:ins>
      <w:del w:id="1421" w:author="Molly McEvilley" w:date="2021-10-21T10:52:00Z">
        <w:r w:rsidR="005846C0" w:rsidRPr="00845520" w:rsidDel="00BC6801">
          <w:rPr>
            <w:b/>
            <w:bCs/>
          </w:rPr>
          <w:delText>ProjectType</w:delText>
        </w:r>
        <w:r w:rsidR="005846C0" w:rsidDel="00BC6801">
          <w:delText xml:space="preserve"> </w:delText>
        </w:r>
      </w:del>
      <w:r w:rsidR="005846C0">
        <w:t>= 2</w:t>
      </w:r>
      <w:ins w:id="1422" w:author="Genelle Denzin" w:date="2021-10-28T09:37:00Z">
        <w:r w:rsidR="00760F62">
          <w:t xml:space="preserve">; </w:t>
        </w:r>
      </w:ins>
      <w:ins w:id="1423" w:author="Genelle Denzin" w:date="2021-10-28T09:36:00Z">
        <w:r w:rsidR="00760F62" w:rsidRPr="00845520">
          <w:t>and</w:t>
        </w:r>
      </w:ins>
      <w:del w:id="1424"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425"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426" w:author="Molly McEvilley" w:date="2021-10-26T15:27:00Z"/>
        </w:rPr>
      </w:pPr>
      <w:moveFromRangeStart w:id="1427" w:author="Molly McEvilley" w:date="2021-10-26T15:26:00Z" w:name="move86154430"/>
      <w:commentRangeStart w:id="1428"/>
      <w:moveFrom w:id="1429" w:author="Molly McEvilley" w:date="2021-10-26T15:26:00Z">
        <w:del w:id="1430" w:author="Molly McEvilley" w:date="2021-10-26T15:27:00Z">
          <w:r w:rsidDel="002D1351">
            <w:delText>[Date] &lt; tlsa_Enrollment.</w:delText>
          </w:r>
          <w:r w:rsidRPr="00845520" w:rsidDel="002D1351">
            <w:rPr>
              <w:b/>
              <w:bCs/>
            </w:rPr>
            <w:delText>ExitDate</w:delText>
          </w:r>
        </w:del>
      </w:moveFrom>
      <w:moveFromRangeEnd w:id="1427"/>
      <w:commentRangeEnd w:id="1428"/>
      <w:r w:rsidR="002D1351">
        <w:rPr>
          <w:rStyle w:val="CommentReference"/>
          <w:rFonts w:eastAsiaTheme="minorHAnsi" w:cstheme="minorBidi"/>
        </w:rPr>
        <w:commentReference w:id="1428"/>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431" w:author="Molly McEvilley" w:date="2021-10-21T10:52:00Z">
        <w:r>
          <w:rPr>
            <w:b/>
            <w:bCs/>
          </w:rPr>
          <w:t>LSA</w:t>
        </w:r>
        <w:r w:rsidRPr="00845520">
          <w:rPr>
            <w:b/>
            <w:bCs/>
          </w:rPr>
          <w:t>ProjectType</w:t>
        </w:r>
        <w:proofErr w:type="spellEnd"/>
        <w:r>
          <w:t xml:space="preserve"> </w:t>
        </w:r>
      </w:ins>
      <w:del w:id="1432" w:author="Molly McEvilley" w:date="2021-10-21T10:52:00Z">
        <w:r w:rsidR="005846C0" w:rsidRPr="00845520" w:rsidDel="00BC6801">
          <w:rPr>
            <w:b/>
            <w:bCs/>
          </w:rPr>
          <w:delText>ProjectType</w:delText>
        </w:r>
        <w:r w:rsidR="005846C0" w:rsidDel="00BC6801">
          <w:delText xml:space="preserve"> </w:delText>
        </w:r>
      </w:del>
      <w:r w:rsidR="005846C0">
        <w:t>in (3,13)</w:t>
      </w:r>
      <w:del w:id="1433" w:author="Genelle Denzin" w:date="2021-10-28T09:37:00Z">
        <w:r w:rsidR="005846C0" w:rsidDel="00760F62">
          <w:delText xml:space="preserve"> </w:delText>
        </w:r>
      </w:del>
      <w:ins w:id="1434" w:author="Genelle Denzin" w:date="2021-10-28T09:37:00Z">
        <w:r w:rsidR="00760F62">
          <w:t>;</w:t>
        </w:r>
      </w:ins>
      <w:ins w:id="1435"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436"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437" w:author="Molly McEvilley" w:date="2021-10-26T15:27:00Z"/>
        </w:rPr>
      </w:pPr>
      <w:del w:id="1438" w:author="Molly McEvilley" w:date="2021-10-26T15:27:00Z">
        <w:r w:rsidDel="002D1351">
          <w:delText>[Date] &lt; tlsa_Enrollment.</w:delText>
        </w:r>
        <w:r w:rsidRPr="00845520" w:rsidDel="002D1351">
          <w:rPr>
            <w:b/>
            <w:bCs/>
          </w:rPr>
          <w:delText>ExitDate</w:delText>
        </w:r>
      </w:del>
    </w:p>
    <w:p w14:paraId="18C93621" w14:textId="726C2FD6" w:rsidR="005846C0" w:rsidDel="00D63951" w:rsidRDefault="005846C0" w:rsidP="005846C0">
      <w:pPr>
        <w:ind w:left="1080"/>
        <w:rPr>
          <w:del w:id="1439" w:author="Molly McEvilley" w:date="2021-10-26T15:25:00Z"/>
        </w:rPr>
      </w:pPr>
      <w:del w:id="1440" w:author="Molly McEvilley" w:date="2021-10-26T15:25:00Z">
        <w:r w:rsidDel="00D63951">
          <w:delText>OR</w:delText>
        </w:r>
      </w:del>
    </w:p>
    <w:p w14:paraId="7A2E4FD3" w14:textId="5FB1185F" w:rsidR="005846C0" w:rsidDel="00D63951" w:rsidRDefault="005846C0" w:rsidP="005846C0">
      <w:pPr>
        <w:pStyle w:val="ListParagraph"/>
        <w:numPr>
          <w:ilvl w:val="1"/>
          <w:numId w:val="32"/>
        </w:numPr>
        <w:rPr>
          <w:del w:id="1441" w:author="Molly McEvilley" w:date="2021-10-26T15:25:00Z"/>
        </w:rPr>
      </w:pPr>
      <w:del w:id="1442" w:author="Molly McEvilley" w:date="2021-10-21T10:52:00Z">
        <w:r w:rsidDel="00BC6801">
          <w:rPr>
            <w:b/>
            <w:bCs/>
          </w:rPr>
          <w:delText xml:space="preserve">ProjectType </w:delText>
        </w:r>
      </w:del>
      <w:del w:id="1443" w:author="Molly McEvilley" w:date="2021-10-26T15:25:00Z">
        <w:r w:rsidDel="00D63951">
          <w:delText>= 13; and</w:delText>
        </w:r>
      </w:del>
    </w:p>
    <w:p w14:paraId="5DB94890" w14:textId="06340F77" w:rsidR="005846C0" w:rsidDel="00D63951" w:rsidRDefault="005846C0" w:rsidP="005846C0">
      <w:pPr>
        <w:pStyle w:val="ListParagraph"/>
        <w:numPr>
          <w:ilvl w:val="1"/>
          <w:numId w:val="32"/>
        </w:numPr>
        <w:rPr>
          <w:del w:id="1444" w:author="Molly McEvilley" w:date="2021-10-26T15:25:00Z"/>
        </w:rPr>
      </w:pPr>
      <w:del w:id="1445" w:author="Molly McEvilley"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446" w:author="Molly McEvilley" w:date="2021-10-26T15:25:00Z"/>
        </w:rPr>
      </w:pPr>
      <w:del w:id="1447" w:author="Molly McEvilley"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448" w:author="Genelle Denzin" w:date="2021-10-27T16:09:00Z"/>
        </w:rPr>
      </w:pPr>
      <w:bookmarkStart w:id="1449" w:name="_Toc78368776"/>
      <w:bookmarkStart w:id="1450" w:name="_Toc79153985"/>
      <w:ins w:id="1451" w:author="Genelle Denzin" w:date="2021-10-28T09:16:00Z">
        <w:r>
          <w:rPr>
            <w:rFonts w:cstheme="minorHAnsi"/>
            <w:noProof/>
          </w:rPr>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449"/>
      <w:bookmarkEnd w:id="1450"/>
    </w:p>
    <w:p w14:paraId="5940EA9C" w14:textId="12E7F3D2" w:rsidR="00D66141" w:rsidRPr="00C666E3" w:rsidRDefault="00D66141">
      <w:pPr>
        <w:pPrChange w:id="1452"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453" w:author="Molly McEvilley" w:date="2021-10-26T15:11:00Z"/>
        </w:trPr>
        <w:tc>
          <w:tcPr>
            <w:tcW w:w="9355" w:type="dxa"/>
          </w:tcPr>
          <w:p w14:paraId="4623EB3D" w14:textId="77777777" w:rsidR="0023271D" w:rsidRDefault="0023271D" w:rsidP="00FE0321">
            <w:pPr>
              <w:pStyle w:val="NoSpacing"/>
              <w:rPr>
                <w:ins w:id="1454" w:author="Molly McEvilley" w:date="2021-10-26T15:11:00Z"/>
              </w:rPr>
            </w:pPr>
            <w:ins w:id="1455" w:author="Molly McEvilley"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56" w:author="Molly McEvilley" w:date="2021-10-21T10:53:00Z">
              <w:r w:rsidRPr="0049288A">
                <w:t>LSAProjectType</w:t>
              </w:r>
            </w:ins>
            <w:proofErr w:type="spellEnd"/>
            <w:del w:id="1457" w:author="Molly McEvilley" w:date="2021-10-21T10:53:00Z">
              <w:r w:rsidR="005846C0" w:rsidRPr="00BC6801" w:rsidDel="00BC6801">
                <w:delText xml:space="preserve">ProjectType </w:delText>
              </w:r>
            </w:del>
          </w:p>
        </w:tc>
      </w:tr>
      <w:tr w:rsidR="005846C0" w:rsidDel="00760F62" w14:paraId="1AD0E7C1" w14:textId="1320CD74" w:rsidTr="00845520">
        <w:trPr>
          <w:cantSplit/>
          <w:trHeight w:val="216"/>
          <w:del w:id="1458" w:author="Genelle Denzin" w:date="2021-10-28T09:39:00Z"/>
        </w:trPr>
        <w:tc>
          <w:tcPr>
            <w:tcW w:w="9355" w:type="dxa"/>
          </w:tcPr>
          <w:p w14:paraId="7574BF04" w14:textId="519D1AFA" w:rsidR="005846C0" w:rsidRPr="00172D43" w:rsidDel="00760F62" w:rsidRDefault="005846C0" w:rsidP="00845520">
            <w:pPr>
              <w:pStyle w:val="NoSpacing"/>
              <w:rPr>
                <w:del w:id="1459" w:author="Genelle Denzin" w:date="2021-10-28T09:39:00Z"/>
              </w:rPr>
            </w:pPr>
            <w:del w:id="1460"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lastRenderedPageBreak/>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61" w:author="Molly McEvilley" w:date="2021-10-26T13:43:00Z">
        <w:r w:rsidR="0002029C" w:rsidRPr="0002029C">
          <w:t xml:space="preserve"> </w:t>
        </w:r>
        <w:commentRangeStart w:id="1462"/>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62"/>
      <w:ins w:id="1463" w:author="Molly McEvilley" w:date="2021-10-26T13:52:00Z">
        <w:r w:rsidR="001D52D6">
          <w:rPr>
            <w:rStyle w:val="CommentReference"/>
          </w:rPr>
          <w:commentReference w:id="1462"/>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64" w:author="Molly McEvilley" w:date="2021-10-21T10:53:00Z">
        <w:r>
          <w:rPr>
            <w:b/>
            <w:bCs/>
          </w:rPr>
          <w:t>LSA</w:t>
        </w:r>
        <w:r w:rsidRPr="00845520">
          <w:rPr>
            <w:b/>
            <w:bCs/>
          </w:rPr>
          <w:t>ProjectType</w:t>
        </w:r>
        <w:proofErr w:type="spellEnd"/>
        <w:r>
          <w:t xml:space="preserve"> </w:t>
        </w:r>
      </w:ins>
      <w:del w:id="1465" w:author="Molly McEvilley"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66" w:author="Molly McEvilley"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226BDCB1" w:rsidR="005846C0" w:rsidRPr="00F92C8B" w:rsidRDefault="005846C0" w:rsidP="005846C0">
      <w:pPr>
        <w:pStyle w:val="ListParagraph"/>
        <w:numPr>
          <w:ilvl w:val="5"/>
          <w:numId w:val="57"/>
        </w:numPr>
      </w:pPr>
      <w:proofErr w:type="spellStart"/>
      <w:r>
        <w:rPr>
          <w:b/>
        </w:rPr>
        <w:t>ESSHStreetDate</w:t>
      </w:r>
      <w:proofErr w:type="spellEnd"/>
      <w:r>
        <w:t xml:space="preserve"> </w:t>
      </w:r>
      <w:commentRangeStart w:id="1467"/>
      <w:r w:rsidRPr="002F68BE">
        <w:t xml:space="preserve">&lt; </w:t>
      </w:r>
      <w:del w:id="1468" w:author="Molly McEvilley" w:date="2021-11-02T16:19:00Z">
        <w:r w:rsidDel="002D6EC7">
          <w:delText xml:space="preserve">(earliest non-NULL value for </w:delText>
        </w:r>
      </w:del>
      <w:commentRangeEnd w:id="1467"/>
      <w:r w:rsidR="002D6EC7">
        <w:rPr>
          <w:rStyle w:val="CommentReference"/>
          <w:rFonts w:eastAsiaTheme="minorHAnsi" w:cstheme="minorBidi"/>
        </w:rPr>
        <w:commentReference w:id="1467"/>
      </w:r>
      <w:proofErr w:type="spellStart"/>
      <w:r w:rsidRPr="009C008E">
        <w:rPr>
          <w:b/>
          <w:bCs/>
          <w:iCs/>
        </w:rPr>
        <w:t>ExitDate</w:t>
      </w:r>
      <w:proofErr w:type="spellEnd"/>
      <w:r w:rsidRPr="00A6067F">
        <w:t xml:space="preserve"> </w:t>
      </w:r>
      <w:del w:id="1469" w:author="Molly McEvilley" w:date="2021-11-02T16:19:00Z">
        <w:r w:rsidRPr="00A6067F" w:rsidDel="002D6EC7">
          <w:delText xml:space="preserve">or </w:delText>
        </w:r>
        <w:r w:rsidDel="002D6EC7">
          <w:delText>[</w:delText>
        </w:r>
        <w:r w:rsidRPr="00CF23C7" w:rsidDel="002D6EC7">
          <w:rPr>
            <w:b/>
          </w:rPr>
          <w:delText>LastActive</w:delText>
        </w:r>
        <w:r w:rsidDel="002D6EC7">
          <w:rPr>
            <w:b/>
          </w:rPr>
          <w:delText xml:space="preserve"> </w:delText>
        </w:r>
        <w:r w:rsidDel="002D6EC7">
          <w:rPr>
            <w:bCs/>
          </w:rPr>
          <w:delText>+ 1 day]</w:delText>
        </w:r>
        <w:r w:rsidRPr="00C97DED" w:rsidDel="002D6EC7">
          <w:rPr>
            <w:bCs/>
          </w:rPr>
          <w:delText>)</w:delText>
        </w:r>
      </w:del>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70" w:author="Molly McEvilley" w:date="2021-10-21T10:53:00Z">
        <w:r>
          <w:rPr>
            <w:b/>
            <w:bCs/>
          </w:rPr>
          <w:t>LSA</w:t>
        </w:r>
        <w:r w:rsidRPr="00845520">
          <w:rPr>
            <w:b/>
            <w:bCs/>
          </w:rPr>
          <w:t>ProjectType</w:t>
        </w:r>
        <w:proofErr w:type="spellEnd"/>
        <w:r>
          <w:t xml:space="preserve"> </w:t>
        </w:r>
      </w:ins>
      <w:del w:id="1471" w:author="Molly McEvilley" w:date="2021-10-21T10:53:00Z">
        <w:r w:rsidR="005846C0" w:rsidRPr="009C008E" w:rsidDel="00BC6801">
          <w:delText>ProjectType</w:delText>
        </w:r>
        <w:r w:rsidR="005846C0" w:rsidRPr="00BF5535" w:rsidDel="00BC6801">
          <w:delText xml:space="preserve"> </w:delText>
        </w:r>
      </w:del>
      <w:r w:rsidR="005846C0" w:rsidRPr="00BF5535">
        <w:t>=</w:t>
      </w:r>
      <w:del w:id="1472" w:author="Molly McEvilley"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73" w:author="Molly McEvilley"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74"/>
      <w:del w:id="1475" w:author="Molly McEvilley" w:date="2021-10-27T11:56:00Z">
        <w:r w:rsidDel="00CA43D3">
          <w:delText>tlsa_Enrollment.</w:delText>
        </w:r>
        <w:r w:rsidRPr="005C4382" w:rsidDel="00CA43D3">
          <w:rPr>
            <w:b/>
            <w:bCs/>
          </w:rPr>
          <w:delText>ExitDate</w:delText>
        </w:r>
        <w:r w:rsidDel="00CA43D3">
          <w:delText xml:space="preserve"> is NULL or </w:delText>
        </w:r>
      </w:del>
      <w:commentRangeEnd w:id="1474"/>
      <w:r w:rsidR="0064371D">
        <w:rPr>
          <w:rStyle w:val="CommentReference"/>
          <w:rFonts w:eastAsiaTheme="minorHAnsi" w:cstheme="minorBidi"/>
        </w:rPr>
        <w:commentReference w:id="1474"/>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ins w:id="1476" w:author="Molly McEvilley" w:date="2021-11-02T16:41:00Z">
        <w:r w:rsidR="002B7564">
          <w:t xml:space="preserve"> </w:t>
        </w:r>
        <w:commentRangeStart w:id="1477"/>
        <w:r w:rsidR="002B7564">
          <w:t>earliest</w:t>
        </w:r>
      </w:ins>
      <w:r>
        <w:t xml:space="preserve"> </w:t>
      </w:r>
      <w:commentRangeEnd w:id="1477"/>
      <w:r w:rsidR="002B7564">
        <w:rPr>
          <w:rStyle w:val="CommentReference"/>
        </w:rPr>
        <w:commentReference w:id="1477"/>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id="1478" w:author="Molly McEvilley" w:date="2021-11-02T16:41:00Z">
        <w:r w:rsidR="002B7564">
          <w:rPr>
            <w:bCs/>
          </w:rPr>
          <w:t xml:space="preserve"> and fall between the e</w:t>
        </w:r>
      </w:ins>
      <w:ins w:id="1479" w:author="Molly McEvilley" w:date="2021-11-02T16:42:00Z">
        <w:r w:rsidR="002B7564">
          <w:rPr>
            <w:bCs/>
          </w:rPr>
          <w:t xml:space="preserve">arliest </w:t>
        </w:r>
        <w:proofErr w:type="spellStart"/>
        <w:r w:rsidR="002B7564" w:rsidRPr="002B7564">
          <w:rPr>
            <w:b/>
            <w:rPrChange w:id="1480" w:author="Molly McEvilley" w:date="2021-11-02T16:42:00Z">
              <w:rPr>
                <w:bCs/>
              </w:rPr>
            </w:rPrChange>
          </w:rPr>
          <w:t>CHStart</w:t>
        </w:r>
        <w:proofErr w:type="spellEnd"/>
        <w:r w:rsidR="002B7564">
          <w:rPr>
            <w:bCs/>
          </w:rPr>
          <w:t xml:space="preserve"> and latest </w:t>
        </w:r>
        <w:proofErr w:type="spellStart"/>
        <w:r w:rsidR="002B7564" w:rsidRPr="002B7564">
          <w:rPr>
            <w:b/>
            <w:rPrChange w:id="1481" w:author="Molly McEvilley" w:date="2021-11-02T16:42:00Z">
              <w:rPr>
                <w:bCs/>
              </w:rPr>
            </w:rPrChange>
          </w:rPr>
          <w:t>LastActive</w:t>
        </w:r>
      </w:ins>
      <w:proofErr w:type="spellEnd"/>
      <w:r>
        <w:rPr>
          <w:bCs/>
        </w:rPr>
        <w:t>.</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82" w:author="Molly McEvilley" w:date="2021-10-21T10:53:00Z">
        <w:r w:rsidR="00BC6801">
          <w:rPr>
            <w:b/>
            <w:bCs/>
          </w:rPr>
          <w:t>LSA</w:t>
        </w:r>
        <w:r w:rsidR="00BC6801" w:rsidRPr="00845520">
          <w:rPr>
            <w:b/>
            <w:bCs/>
          </w:rPr>
          <w:t>ProjectType</w:t>
        </w:r>
        <w:proofErr w:type="spellEnd"/>
        <w:r w:rsidR="00BC6801">
          <w:t xml:space="preserve"> </w:t>
        </w:r>
      </w:ins>
      <w:del w:id="1483" w:author="Molly McEvilley" w:date="2021-10-21T10:53:00Z">
        <w:r w:rsidRPr="0044267F" w:rsidDel="00BC6801">
          <w:rPr>
            <w:b/>
          </w:rPr>
          <w:delText>ProjectType</w:delText>
        </w:r>
        <w:r w:rsidRPr="0044267F" w:rsidDel="00BC6801">
          <w:delText xml:space="preserve"> </w:delText>
        </w:r>
      </w:del>
      <w:r w:rsidRPr="0044267F">
        <w:t>in (</w:t>
      </w:r>
      <w:ins w:id="1484" w:author="Molly McEvilley"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lastRenderedPageBreak/>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85" w:author="Molly McEvilley" w:date="2021-10-21T10:54:00Z">
        <w:r w:rsidR="00A30C61">
          <w:rPr>
            <w:b/>
            <w:bCs/>
          </w:rPr>
          <w:t>LSA</w:t>
        </w:r>
        <w:r w:rsidR="00A30C61" w:rsidRPr="00845520">
          <w:rPr>
            <w:b/>
            <w:bCs/>
          </w:rPr>
          <w:t>ProjectType</w:t>
        </w:r>
        <w:proofErr w:type="spellEnd"/>
        <w:r w:rsidR="00A30C61">
          <w:t xml:space="preserve"> </w:t>
        </w:r>
      </w:ins>
      <w:del w:id="1486" w:author="Molly McEvilley"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487" w:author="Molly McEvilley" w:date="2021-10-21T10:54:00Z">
        <w:r>
          <w:rPr>
            <w:b/>
            <w:bCs/>
          </w:rPr>
          <w:t>LSA</w:t>
        </w:r>
        <w:r w:rsidRPr="00845520">
          <w:rPr>
            <w:b/>
            <w:bCs/>
          </w:rPr>
          <w:t>ProjectType</w:t>
        </w:r>
        <w:proofErr w:type="spellEnd"/>
        <w:r>
          <w:t xml:space="preserve"> </w:t>
        </w:r>
      </w:ins>
      <w:del w:id="1488" w:author="Molly McEvilley"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489" w:author="Molly McEvilley" w:date="2021-10-21T10:54:00Z">
        <w:r>
          <w:rPr>
            <w:b/>
            <w:bCs/>
          </w:rPr>
          <w:t>LSA</w:t>
        </w:r>
        <w:r w:rsidRPr="00845520">
          <w:rPr>
            <w:b/>
            <w:bCs/>
          </w:rPr>
          <w:t>ProjectType</w:t>
        </w:r>
        <w:proofErr w:type="spellEnd"/>
        <w:r>
          <w:t xml:space="preserve"> </w:t>
        </w:r>
      </w:ins>
      <w:del w:id="1490" w:author="Molly McEvilley"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491" w:author="Molly McEvilley"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92" w:author="Genelle Denzin" w:date="2021-10-27T16:17:00Z"/>
        </w:rPr>
      </w:pPr>
      <w:bookmarkStart w:id="1493" w:name="_Toc78368777"/>
      <w:bookmarkStart w:id="1494" w:name="_Toc79153986"/>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93"/>
      <w:bookmarkEnd w:id="1494"/>
    </w:p>
    <w:p w14:paraId="3ED3488F" w14:textId="0F8E5DCE" w:rsidR="00112C68" w:rsidRPr="00C666E3" w:rsidRDefault="00112C68">
      <w:pPr>
        <w:pPrChange w:id="1495"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Change w:id="1496">
          <w:tblGrid>
            <w:gridCol w:w="2021"/>
            <w:gridCol w:w="7329"/>
          </w:tblGrid>
        </w:tblGridChange>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9869C2">
        <w:tblPrEx>
          <w:tblW w:w="9350" w:type="dxa"/>
          <w:tblLook w:val="0480" w:firstRow="0" w:lastRow="0" w:firstColumn="1" w:lastColumn="0" w:noHBand="0" w:noVBand="1"/>
          <w:tblPrExChange w:id="1497" w:author="Molly McEvilley"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98" w:author="Molly McEvilley"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99" w:author="Molly McEvilley" w:date="2021-11-02T16:34:00Z">
              <w:tcPr>
                <w:tcW w:w="2021" w:type="dxa"/>
              </w:tcPr>
            </w:tcPrChange>
          </w:tcPr>
          <w:p w14:paraId="2D43E553"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r w:rsidRPr="00970494">
              <w:t>PersonalID</w:t>
            </w:r>
          </w:p>
        </w:tc>
        <w:tc>
          <w:tcPr>
            <w:tcW w:w="0" w:type="dxa"/>
            <w:shd w:val="clear" w:color="auto" w:fill="auto"/>
            <w:tcPrChange w:id="1500" w:author="Molly McEvilley" w:date="2021-11-02T16:34:00Z">
              <w:tcPr>
                <w:tcW w:w="7329" w:type="dxa"/>
              </w:tcPr>
            </w:tcPrChange>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9869C2">
        <w:tblPrEx>
          <w:tblW w:w="9350" w:type="dxa"/>
          <w:tblLook w:val="0480" w:firstRow="0" w:lastRow="0" w:firstColumn="1" w:lastColumn="0" w:noHBand="0" w:noVBand="1"/>
          <w:tblPrExChange w:id="1501" w:author="Molly McEvilley"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502" w:author="Molly McEvilley"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503" w:author="Molly McEvilley" w:date="2021-11-02T16:34:00Z">
              <w:tcPr>
                <w:tcW w:w="2021" w:type="dxa"/>
              </w:tcPr>
            </w:tcPrChange>
          </w:tcPr>
          <w:p w14:paraId="065C948D"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proofErr w:type="spellStart"/>
            <w:r w:rsidRPr="00970494">
              <w:t>episodeEnd</w:t>
            </w:r>
            <w:proofErr w:type="spellEnd"/>
          </w:p>
        </w:tc>
        <w:tc>
          <w:tcPr>
            <w:tcW w:w="0" w:type="dxa"/>
            <w:shd w:val="clear" w:color="auto" w:fill="auto"/>
            <w:tcPrChange w:id="1504" w:author="Molly McEvilley" w:date="2021-11-02T16:34:00Z">
              <w:tcPr>
                <w:tcW w:w="7329" w:type="dxa"/>
              </w:tcPr>
            </w:tcPrChange>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lastRenderedPageBreak/>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505" w:author="Genelle Denzin" w:date="2021-10-27T16:19:00Z"/>
        </w:rPr>
      </w:pPr>
      <w:bookmarkStart w:id="1506" w:name="_Toc78368778"/>
      <w:bookmarkStart w:id="1507" w:name="_Toc79153987"/>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506"/>
      <w:bookmarkEnd w:id="1507"/>
    </w:p>
    <w:p w14:paraId="43086591" w14:textId="5815AA43" w:rsidR="00112C68" w:rsidRPr="00C666E3" w:rsidRDefault="00112C68">
      <w:pPr>
        <w:pPrChange w:id="1508"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509" w:author="Molly McEvilley" w:date="2021-10-21T10:54:00Z">
              <w:r>
                <w:t>LSA</w:t>
              </w:r>
            </w:ins>
            <w:r w:rsidR="005846C0">
              <w:t>ProjectType</w:t>
            </w:r>
            <w:proofErr w:type="spellEnd"/>
          </w:p>
        </w:tc>
      </w:tr>
      <w:tr w:rsidR="005846C0" w:rsidRPr="007327FC" w:rsidDel="0000174C" w14:paraId="777CC726" w14:textId="19074B00" w:rsidTr="00845520">
        <w:trPr>
          <w:trHeight w:val="216"/>
          <w:del w:id="1510" w:author="Molly McEvilley"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511" w:author="Molly McEvilley" w:date="2021-10-26T14:20:00Z"/>
                <w:b/>
                <w:bCs/>
              </w:rPr>
            </w:pPr>
            <w:del w:id="1512" w:author="Molly McEvilley" w:date="2021-10-26T14:20:00Z">
              <w:r w:rsidRPr="000D5A2E" w:rsidDel="0000174C">
                <w:rPr>
                  <w:b/>
                  <w:bCs/>
                </w:rPr>
                <w:delText>hmis_Enrollment</w:delText>
              </w:r>
            </w:del>
          </w:p>
        </w:tc>
      </w:tr>
      <w:tr w:rsidR="005846C0" w:rsidRPr="006B4F91" w:rsidDel="0000174C" w14:paraId="1D4FC845" w14:textId="1A7EB757" w:rsidTr="00845520">
        <w:trPr>
          <w:trHeight w:val="216"/>
          <w:del w:id="1513" w:author="Molly McEvilley" w:date="2021-10-26T14:20:00Z"/>
        </w:trPr>
        <w:tc>
          <w:tcPr>
            <w:tcW w:w="9355" w:type="dxa"/>
          </w:tcPr>
          <w:p w14:paraId="08F0EA0E" w14:textId="50279B54" w:rsidR="005846C0" w:rsidRPr="00172D43" w:rsidDel="0000174C" w:rsidRDefault="005846C0" w:rsidP="00845520">
            <w:pPr>
              <w:pStyle w:val="NoSpacing"/>
              <w:rPr>
                <w:del w:id="1514" w:author="Molly McEvilley" w:date="2021-10-26T14:20:00Z"/>
              </w:rPr>
            </w:pPr>
            <w:del w:id="1515" w:author="Molly McEvilley" w:date="2021-10-26T14:20:00Z">
              <w:r w:rsidRPr="00172D43" w:rsidDel="0000174C">
                <w:delText>PersonalID</w:delText>
              </w:r>
            </w:del>
          </w:p>
        </w:tc>
      </w:tr>
      <w:tr w:rsidR="005846C0" w:rsidRPr="005F4836" w:rsidDel="0000174C" w14:paraId="03534D20" w14:textId="7B418AAE" w:rsidTr="00845520">
        <w:trPr>
          <w:trHeight w:val="216"/>
          <w:del w:id="1516" w:author="Molly McEvilley" w:date="2021-10-26T14:20:00Z"/>
        </w:trPr>
        <w:tc>
          <w:tcPr>
            <w:tcW w:w="9355" w:type="dxa"/>
          </w:tcPr>
          <w:p w14:paraId="18C2C6DA" w14:textId="2B15B806" w:rsidR="005846C0" w:rsidRPr="00172D43" w:rsidDel="0000174C" w:rsidRDefault="005846C0" w:rsidP="00845520">
            <w:pPr>
              <w:pStyle w:val="NoSpacing"/>
              <w:rPr>
                <w:del w:id="1517" w:author="Molly McEvilley" w:date="2021-10-26T14:20:00Z"/>
              </w:rPr>
            </w:pPr>
            <w:del w:id="1518" w:author="Molly McEvilley" w:date="2021-10-26T14:20:00Z">
              <w:r w:rsidRPr="00172D43" w:rsidDel="0000174C">
                <w:delText>EntryDate</w:delText>
              </w:r>
            </w:del>
          </w:p>
        </w:tc>
      </w:tr>
      <w:tr w:rsidR="005846C0" w:rsidRPr="005F4836" w:rsidDel="0000174C" w14:paraId="17D13745" w14:textId="3A48579B" w:rsidTr="00845520">
        <w:trPr>
          <w:trHeight w:val="216"/>
          <w:del w:id="1519" w:author="Molly McEvilley" w:date="2021-10-26T14:20:00Z"/>
        </w:trPr>
        <w:tc>
          <w:tcPr>
            <w:tcW w:w="9355" w:type="dxa"/>
          </w:tcPr>
          <w:p w14:paraId="2DC27362" w14:textId="6155F943" w:rsidR="005846C0" w:rsidRPr="00172D43" w:rsidDel="0000174C" w:rsidRDefault="005846C0" w:rsidP="00845520">
            <w:pPr>
              <w:pStyle w:val="NoSpacing"/>
              <w:rPr>
                <w:del w:id="1520" w:author="Molly McEvilley" w:date="2021-10-26T14:20:00Z"/>
              </w:rPr>
            </w:pPr>
            <w:del w:id="1521" w:author="Molly McEvilley" w:date="2021-10-26T14:20:00Z">
              <w:r w:rsidRPr="00172D43" w:rsidDel="0000174C">
                <w:delText>LivingSituation</w:delText>
              </w:r>
            </w:del>
          </w:p>
        </w:tc>
      </w:tr>
      <w:tr w:rsidR="005846C0" w:rsidRPr="005F4836" w:rsidDel="0000174C" w14:paraId="11E69FA2" w14:textId="62EA553D" w:rsidTr="00845520">
        <w:trPr>
          <w:trHeight w:val="216"/>
          <w:del w:id="1522" w:author="Molly McEvilley" w:date="2021-10-26T14:20:00Z"/>
        </w:trPr>
        <w:tc>
          <w:tcPr>
            <w:tcW w:w="9355" w:type="dxa"/>
          </w:tcPr>
          <w:p w14:paraId="5042132E" w14:textId="6604D849" w:rsidR="005846C0" w:rsidRPr="00172D43" w:rsidDel="0000174C" w:rsidRDefault="005846C0" w:rsidP="00845520">
            <w:pPr>
              <w:pStyle w:val="NoSpacing"/>
              <w:rPr>
                <w:del w:id="1523" w:author="Molly McEvilley" w:date="2021-10-26T14:20:00Z"/>
              </w:rPr>
            </w:pPr>
            <w:del w:id="1524" w:author="Molly McEvilley" w:date="2021-10-26T14:20:00Z">
              <w:r w:rsidRPr="00172D43" w:rsidDel="0000174C">
                <w:delText>LengthOfStay</w:delText>
              </w:r>
            </w:del>
          </w:p>
        </w:tc>
      </w:tr>
      <w:tr w:rsidR="005846C0" w:rsidRPr="005F4836" w:rsidDel="0000174C" w14:paraId="699DF437" w14:textId="098B5A7F" w:rsidTr="00845520">
        <w:trPr>
          <w:trHeight w:val="216"/>
          <w:del w:id="1525" w:author="Molly McEvilley" w:date="2021-10-26T14:20:00Z"/>
        </w:trPr>
        <w:tc>
          <w:tcPr>
            <w:tcW w:w="9355" w:type="dxa"/>
          </w:tcPr>
          <w:p w14:paraId="5786CE1C" w14:textId="4EB4CF8E" w:rsidR="005846C0" w:rsidRPr="00172D43" w:rsidDel="0000174C" w:rsidRDefault="005846C0" w:rsidP="00845520">
            <w:pPr>
              <w:pStyle w:val="NoSpacing"/>
              <w:rPr>
                <w:del w:id="1526" w:author="Molly McEvilley" w:date="2021-10-26T14:20:00Z"/>
              </w:rPr>
            </w:pPr>
            <w:del w:id="1527" w:author="Molly McEvilley" w:date="2021-10-26T14:20:00Z">
              <w:r w:rsidRPr="00172D43" w:rsidDel="0000174C">
                <w:delText>DateToStreetESSH</w:delText>
              </w:r>
            </w:del>
          </w:p>
        </w:tc>
      </w:tr>
      <w:tr w:rsidR="005846C0" w:rsidRPr="005F4836" w:rsidDel="0000174C" w14:paraId="2EBABBA9" w14:textId="1CD76A28" w:rsidTr="00845520">
        <w:trPr>
          <w:trHeight w:val="216"/>
          <w:del w:id="1528" w:author="Molly McEvilley" w:date="2021-10-26T14:20:00Z"/>
        </w:trPr>
        <w:tc>
          <w:tcPr>
            <w:tcW w:w="9355" w:type="dxa"/>
          </w:tcPr>
          <w:p w14:paraId="6BAEDF55" w14:textId="3428D09A" w:rsidR="005846C0" w:rsidRPr="00172D43" w:rsidDel="0000174C" w:rsidRDefault="005846C0" w:rsidP="00845520">
            <w:pPr>
              <w:pStyle w:val="NoSpacing"/>
              <w:rPr>
                <w:del w:id="1529" w:author="Molly McEvilley" w:date="2021-10-26T14:20:00Z"/>
              </w:rPr>
            </w:pPr>
            <w:del w:id="1530" w:author="Molly McEvilley" w:date="2021-10-26T14:20:00Z">
              <w:r w:rsidRPr="00172D43" w:rsidDel="0000174C">
                <w:delText>TimesHomelessPastThreeYears</w:delText>
              </w:r>
            </w:del>
          </w:p>
        </w:tc>
      </w:tr>
      <w:tr w:rsidR="005846C0" w:rsidRPr="005F4836" w:rsidDel="0000174C" w14:paraId="34B576D0" w14:textId="7938A366" w:rsidTr="00845520">
        <w:trPr>
          <w:trHeight w:val="216"/>
          <w:del w:id="1531" w:author="Molly McEvilley" w:date="2021-10-26T14:20:00Z"/>
        </w:trPr>
        <w:tc>
          <w:tcPr>
            <w:tcW w:w="9355" w:type="dxa"/>
          </w:tcPr>
          <w:p w14:paraId="4CBE1EEE" w14:textId="7CCA5555" w:rsidR="005846C0" w:rsidRPr="00172D43" w:rsidDel="0000174C" w:rsidRDefault="005846C0" w:rsidP="00845520">
            <w:pPr>
              <w:pStyle w:val="NoSpacing"/>
              <w:rPr>
                <w:del w:id="1532" w:author="Molly McEvilley" w:date="2021-10-26T14:20:00Z"/>
              </w:rPr>
            </w:pPr>
            <w:del w:id="1533" w:author="Molly McEvilley"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534" w:author="Molly McEvilley" w:date="2021-10-21T13:12:00Z">
              <w:r w:rsidRPr="005F4836" w:rsidDel="006D0F6E">
                <w:rPr>
                  <w:b w:val="0"/>
                  <w:bCs w:val="0"/>
                  <w:color w:val="FFFFFF" w:themeColor="background1"/>
                </w:rPr>
                <w:delText>Person</w:delText>
              </w:r>
            </w:del>
            <w:ins w:id="1535" w:author="Molly McEvilley"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lastRenderedPageBreak/>
        <w:t>Logic</w:t>
      </w:r>
    </w:p>
    <w:p w14:paraId="6010DA56" w14:textId="52504E04" w:rsidR="005846C0" w:rsidRPr="00A7544C" w:rsidDel="00D63116" w:rsidRDefault="005846C0" w:rsidP="005846C0">
      <w:pPr>
        <w:rPr>
          <w:del w:id="1536" w:author="Molly McEvilley" w:date="2021-10-26T13:44:00Z"/>
        </w:rPr>
      </w:pPr>
      <w:del w:id="1537" w:author="Molly McEvilley"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538"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539" w:author="Molly McEvilley" w:date="2021-10-26T13:44:00Z"/>
              </w:rPr>
            </w:pPr>
            <w:del w:id="1540" w:author="Molly McEvilley"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41" w:author="Molly McEvilley" w:date="2021-10-26T13:44:00Z"/>
              </w:rPr>
            </w:pPr>
            <w:del w:id="1542" w:author="Molly McEvilley"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43" w:author="Molly McEvilley" w:date="2021-10-26T13:44:00Z"/>
              </w:rPr>
            </w:pPr>
            <w:del w:id="1544" w:author="Molly McEvilley"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545"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546" w:author="Molly McEvilley" w:date="2021-10-26T13:44:00Z"/>
              </w:rPr>
            </w:pPr>
            <w:del w:id="1547" w:author="Molly McEvilley"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48" w:author="Molly McEvilley" w:date="2021-10-26T13:44:00Z"/>
              </w:rPr>
            </w:pPr>
            <w:del w:id="1549" w:author="Molly McEvilley"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50" w:author="Molly McEvilley" w:date="2021-10-26T13:44:00Z"/>
              </w:rPr>
            </w:pPr>
            <w:del w:id="1551" w:author="Molly McEvilley"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52"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53" w:author="Molly McEvilley" w:date="2021-10-26T13:44:00Z"/>
              </w:rPr>
            </w:pPr>
            <w:del w:id="1554" w:author="Molly McEvilley"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55" w:author="Molly McEvilley" w:date="2021-10-26T13:44:00Z"/>
              </w:rPr>
            </w:pPr>
            <w:del w:id="1556" w:author="Molly McEvilley"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57" w:author="Molly McEvilley" w:date="2021-10-26T13:44:00Z"/>
              </w:rPr>
            </w:pPr>
            <w:del w:id="1558" w:author="Molly McEvilley"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59"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60" w:author="Molly McEvilley" w:date="2021-10-26T13:44:00Z"/>
              </w:rPr>
            </w:pPr>
            <w:del w:id="1561" w:author="Molly McEvilley"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62" w:author="Molly McEvilley" w:date="2021-10-26T13:44:00Z"/>
              </w:rPr>
            </w:pPr>
            <w:del w:id="1563" w:author="Molly McEvilley"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64" w:author="Molly McEvilley" w:date="2021-10-26T13:44:00Z"/>
              </w:rPr>
            </w:pPr>
            <w:del w:id="1565" w:author="Molly McEvilley"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66"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67" w:author="Molly McEvilley" w:date="2021-10-26T13:44:00Z"/>
              </w:rPr>
            </w:pPr>
            <w:del w:id="1568" w:author="Molly McEvilley"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69" w:author="Molly McEvilley" w:date="2021-10-26T13:44:00Z"/>
              </w:rPr>
            </w:pPr>
            <w:del w:id="1570" w:author="Molly McEvilley"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71" w:author="Molly McEvilley" w:date="2021-10-26T13:44:00Z"/>
              </w:rPr>
            </w:pPr>
            <w:del w:id="1572" w:author="Molly McEvilley"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73"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74" w:author="Molly McEvilley" w:date="2021-10-26T13:44:00Z"/>
              </w:rPr>
            </w:pPr>
            <w:del w:id="1575" w:author="Molly McEvilley"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76" w:author="Molly McEvilley" w:date="2021-10-26T13:44:00Z"/>
              </w:rPr>
            </w:pPr>
            <w:del w:id="1577" w:author="Molly McEvilley"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78" w:author="Molly McEvilley" w:date="2021-10-26T13:44:00Z"/>
              </w:rPr>
            </w:pPr>
            <w:del w:id="1579" w:author="Molly McEvilley"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80"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81" w:author="Molly McEvilley" w:date="2021-10-26T13:44:00Z"/>
              </w:rPr>
            </w:pPr>
            <w:del w:id="1582" w:author="Molly McEvilley"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83" w:author="Molly McEvilley" w:date="2021-10-26T13:44:00Z"/>
              </w:rPr>
            </w:pPr>
            <w:del w:id="1584" w:author="Molly McEvilley"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85" w:author="Molly McEvilley" w:date="2021-10-26T13:44:00Z"/>
              </w:rPr>
            </w:pPr>
            <w:del w:id="1586" w:author="Molly McEvilley" w:date="2021-10-26T13:44:00Z">
              <w:r w:rsidDel="00D63116">
                <w:delText xml:space="preserve">Client has a total of 0-269 ESSHStreet days </w:delText>
              </w:r>
            </w:del>
          </w:p>
        </w:tc>
      </w:tr>
    </w:tbl>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87"/>
      <w:ins w:id="1588" w:author="Molly McEvilley" w:date="2021-10-26T14:19:00Z">
        <w:r w:rsidR="007F10DD">
          <w:rPr>
            <w:szCs w:val="20"/>
          </w:rPr>
          <w:t>For records where values were not already set in step 7.</w:t>
        </w:r>
      </w:ins>
      <w:ins w:id="1589" w:author="Molly McEvilley" w:date="2021-10-26T14:20:00Z">
        <w:r w:rsidR="007F10DD">
          <w:rPr>
            <w:szCs w:val="20"/>
          </w:rPr>
          <w:t>4</w:t>
        </w:r>
      </w:ins>
      <w:commentRangeEnd w:id="1587"/>
      <w:ins w:id="1590" w:author="Molly McEvilley" w:date="2021-10-26T14:22:00Z">
        <w:r w:rsidR="00F112E9">
          <w:rPr>
            <w:rStyle w:val="CommentReference"/>
          </w:rPr>
          <w:commentReference w:id="1587"/>
        </w:r>
      </w:ins>
      <w:ins w:id="1591" w:author="Molly McEvilley" w:date="2021-11-04T19:57:00Z">
        <w:r w:rsidR="00537EAD">
          <w:rPr>
            <w:szCs w:val="20"/>
          </w:rPr>
          <w:t xml:space="preserve"> </w:t>
        </w:r>
        <w:commentRangeStart w:id="1592"/>
        <w:r w:rsidR="00537EAD">
          <w:rPr>
            <w:szCs w:val="20"/>
          </w:rPr>
          <w:t xml:space="preserve">(i.e., where </w:t>
        </w:r>
      </w:ins>
      <w:proofErr w:type="spellStart"/>
      <w:ins w:id="1593" w:author="Molly McEvilley" w:date="2021-11-04T19:58:00Z">
        <w:r w:rsidR="00537EAD">
          <w:rPr>
            <w:b/>
            <w:bCs/>
            <w:szCs w:val="20"/>
          </w:rPr>
          <w:t>CHTime</w:t>
        </w:r>
        <w:proofErr w:type="spellEnd"/>
        <w:r w:rsidR="00537EAD">
          <w:rPr>
            <w:b/>
            <w:bCs/>
            <w:szCs w:val="20"/>
          </w:rPr>
          <w:t xml:space="preserve"> </w:t>
        </w:r>
        <w:r w:rsidR="00537EAD">
          <w:rPr>
            <w:szCs w:val="20"/>
          </w:rPr>
          <w:t>is NULL)</w:t>
        </w:r>
        <w:commentRangeEnd w:id="1592"/>
        <w:r w:rsidR="00C278CB">
          <w:rPr>
            <w:rStyle w:val="CommentReference"/>
          </w:rPr>
          <w:commentReference w:id="1592"/>
        </w:r>
      </w:ins>
      <w:ins w:id="1594" w:author="Molly McEvilley"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30DC13D4" w:rsidR="005846C0" w:rsidRPr="005F4836" w:rsidRDefault="00A41ADE" w:rsidP="005846C0">
      <w:pPr>
        <w:pStyle w:val="ListParagraph"/>
        <w:numPr>
          <w:ilvl w:val="0"/>
          <w:numId w:val="24"/>
        </w:numPr>
        <w:rPr>
          <w:b/>
        </w:rPr>
      </w:pPr>
      <w:ins w:id="1595" w:author="Molly McEvilley" w:date="2021-11-04T20:10:00Z">
        <w:r>
          <w:t xml:space="preserve">There are at least </w:t>
        </w:r>
        <w:r w:rsidR="00DD5554">
          <w:t xml:space="preserve">4 episodes </w:t>
        </w:r>
      </w:ins>
      <w:ins w:id="1596" w:author="Molly McEvilley" w:date="2021-11-04T20:11:00Z">
        <w:r w:rsidR="00DD5554">
          <w:t>(</w:t>
        </w:r>
      </w:ins>
      <w:r w:rsidR="005846C0">
        <w:t xml:space="preserve">[COUNT of </w:t>
      </w:r>
      <w:proofErr w:type="spellStart"/>
      <w:r w:rsidR="005846C0">
        <w:t>ch_</w:t>
      </w:r>
      <w:r w:rsidR="005846C0" w:rsidRPr="006B4F91">
        <w:t>Episodes</w:t>
      </w:r>
      <w:proofErr w:type="spellEnd"/>
      <w:r w:rsidR="005846C0">
        <w:t>] &gt;= 4</w:t>
      </w:r>
      <w:ins w:id="1597" w:author="Molly McEvilley" w:date="2021-11-04T20:11:00Z">
        <w:r w:rsidR="00DD5554">
          <w:t>)</w:t>
        </w:r>
        <w:r w:rsidR="007D22CF">
          <w:t xml:space="preserve"> that overlap with the period between </w:t>
        </w:r>
      </w:ins>
      <w:del w:id="1598" w:author="Molly McEvilley" w:date="2021-11-04T20:11:00Z">
        <w:r w:rsidR="005846C0" w:rsidDel="007D22CF">
          <w:delText xml:space="preserve"> where </w:delText>
        </w:r>
        <w:r w:rsidR="005846C0" w:rsidRPr="00845520" w:rsidDel="007D22CF">
          <w:rPr>
            <w:b/>
            <w:bCs/>
          </w:rPr>
          <w:delText>episodeEnd</w:delText>
        </w:r>
        <w:r w:rsidR="005846C0" w:rsidDel="007D22CF">
          <w:delText xml:space="preserve"> &gt;= </w:delText>
        </w:r>
      </w:del>
      <w:proofErr w:type="spellStart"/>
      <w:r w:rsidR="005846C0" w:rsidRPr="00845520">
        <w:rPr>
          <w:b/>
          <w:bCs/>
        </w:rPr>
        <w:t>CHStart</w:t>
      </w:r>
      <w:proofErr w:type="spellEnd"/>
      <w:r w:rsidR="005846C0">
        <w:t xml:space="preserve"> and </w:t>
      </w:r>
      <w:del w:id="1599" w:author="Molly McEvilley" w:date="2021-11-04T20:11:00Z">
        <w:r w:rsidR="005846C0" w:rsidRPr="00845520" w:rsidDel="007D22CF">
          <w:rPr>
            <w:b/>
            <w:bCs/>
          </w:rPr>
          <w:delText>episodeStart</w:delText>
        </w:r>
        <w:r w:rsidR="005846C0" w:rsidDel="007D22CF">
          <w:delText xml:space="preserve"> &lt;= </w:delText>
        </w:r>
      </w:del>
      <w:proofErr w:type="spellStart"/>
      <w:r w:rsidR="005846C0" w:rsidRPr="00845520">
        <w:rPr>
          <w:b/>
          <w:bCs/>
        </w:rPr>
        <w:t>Last</w:t>
      </w:r>
      <w:ins w:id="1600" w:author="Molly McEvilley" w:date="2021-11-02T15:07:00Z">
        <w:r w:rsidR="008F25FC">
          <w:rPr>
            <w:b/>
            <w:bCs/>
          </w:rPr>
          <w:t>A</w:t>
        </w:r>
      </w:ins>
      <w:del w:id="1601" w:author="Molly McEvilley" w:date="2021-11-02T15:07:00Z">
        <w:r w:rsidR="005846C0" w:rsidRPr="00845520" w:rsidDel="008F25FC">
          <w:rPr>
            <w:b/>
            <w:bCs/>
          </w:rPr>
          <w:delText>In</w:delText>
        </w:r>
      </w:del>
      <w:del w:id="1602" w:author="Molly McEvilley" w:date="2021-11-04T20:04:00Z">
        <w:r w:rsidR="005846C0" w:rsidRPr="00845520" w:rsidDel="00D51611">
          <w:rPr>
            <w:b/>
            <w:bCs/>
          </w:rPr>
          <w:delText>a</w:delText>
        </w:r>
      </w:del>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603" w:author="Molly McEvilley" w:date="2021-10-26T14:20:00Z"/>
        </w:rPr>
      </w:pPr>
      <w:del w:id="1604" w:author="Molly McEvilley"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605" w:author="Molly McEvilley" w:date="2021-10-26T14:20:00Z"/>
        </w:rPr>
      </w:pPr>
      <w:del w:id="1606" w:author="Molly McEvilley"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607" w:author="Molly McEvilley" w:date="2021-10-26T14:20:00Z"/>
        </w:rPr>
      </w:pPr>
      <w:del w:id="1608" w:author="Molly McEvilley"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609" w:author="Molly McEvilley" w:date="2021-10-26T14:20:00Z"/>
        </w:rPr>
      </w:pPr>
      <w:del w:id="1610" w:author="Molly McEvilley"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611" w:author="Molly McEvilley" w:date="2021-10-26T14:20:00Z"/>
        </w:rPr>
      </w:pPr>
      <w:del w:id="1612" w:author="Molly McEvilley"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613" w:author="Molly McEvilley" w:date="2021-10-26T14:20:00Z"/>
        </w:rPr>
      </w:pPr>
      <w:del w:id="1614" w:author="Molly McEvilley"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8C9B121" w:rsidR="005846C0" w:rsidRPr="005F4836" w:rsidRDefault="007D22CF" w:rsidP="005846C0">
      <w:pPr>
        <w:pStyle w:val="ListParagraph"/>
        <w:numPr>
          <w:ilvl w:val="0"/>
          <w:numId w:val="24"/>
        </w:numPr>
        <w:rPr>
          <w:b/>
        </w:rPr>
      </w:pPr>
      <w:ins w:id="1615" w:author="Molly McEvilley" w:date="2021-11-04T20:11:00Z">
        <w:r>
          <w:t>There are betwee</w:t>
        </w:r>
      </w:ins>
      <w:ins w:id="1616" w:author="Molly McEvilley" w:date="2021-11-04T20:12:00Z">
        <w:r w:rsidR="00D73CC8">
          <w:t>n 1 and 3 episodes (</w:t>
        </w:r>
      </w:ins>
      <w:r w:rsidR="005846C0">
        <w:t xml:space="preserve">[COUNT of </w:t>
      </w:r>
      <w:proofErr w:type="spellStart"/>
      <w:r w:rsidR="005846C0">
        <w:t>ch_</w:t>
      </w:r>
      <w:r w:rsidR="005846C0" w:rsidRPr="006B4F91">
        <w:t>Episodes</w:t>
      </w:r>
      <w:proofErr w:type="spellEnd"/>
      <w:r w:rsidR="005846C0">
        <w:t>]</w:t>
      </w:r>
      <w:ins w:id="1617" w:author="Molly McEvilley" w:date="2021-11-04T20:12:00Z">
        <w:r w:rsidR="00D73CC8">
          <w:t>)</w:t>
        </w:r>
      </w:ins>
      <w:del w:id="1618" w:author="Molly McEvilley" w:date="2021-11-04T20:12:00Z">
        <w:r w:rsidR="005846C0" w:rsidDel="00D73CC8">
          <w:delText xml:space="preserve"> between 1 and 3 where </w:delText>
        </w:r>
        <w:r w:rsidR="005846C0" w:rsidRPr="00845520" w:rsidDel="00D73CC8">
          <w:rPr>
            <w:b/>
            <w:bCs/>
          </w:rPr>
          <w:delText>episodeEnd</w:delText>
        </w:r>
        <w:r w:rsidR="005846C0" w:rsidDel="00D73CC8">
          <w:delText xml:space="preserve"> &gt;= </w:delText>
        </w:r>
        <w:r w:rsidR="005846C0" w:rsidRPr="00845520" w:rsidDel="00D73CC8">
          <w:rPr>
            <w:b/>
            <w:bCs/>
          </w:rPr>
          <w:delText>CHSt</w:delText>
        </w:r>
      </w:del>
      <w:ins w:id="1619" w:author="Molly McEvilley" w:date="2021-11-04T20:12:00Z">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ins>
      <w:proofErr w:type="spellEnd"/>
      <w:del w:id="1620" w:author="Molly McEvilley" w:date="2021-11-04T20:12:00Z">
        <w:r w:rsidR="005846C0" w:rsidRPr="00845520" w:rsidDel="00D73CC8">
          <w:rPr>
            <w:b/>
            <w:bCs/>
          </w:rPr>
          <w:delText>art</w:delText>
        </w:r>
        <w:r w:rsidR="005846C0" w:rsidDel="00D73CC8">
          <w:delText xml:space="preserve"> and </w:delText>
        </w:r>
        <w:r w:rsidR="005846C0" w:rsidRPr="00845520" w:rsidDel="00D73CC8">
          <w:rPr>
            <w:b/>
            <w:bCs/>
          </w:rPr>
          <w:delText>episodeStart</w:delText>
        </w:r>
        <w:r w:rsidR="005846C0" w:rsidDel="00D73CC8">
          <w:delText xml:space="preserve"> &lt;= </w:delText>
        </w:r>
        <w:r w:rsidR="005846C0" w:rsidRPr="00845520" w:rsidDel="00D73CC8">
          <w:rPr>
            <w:b/>
            <w:bCs/>
          </w:rPr>
          <w:delText>Last</w:delText>
        </w:r>
      </w:del>
      <w:del w:id="1621" w:author="Molly McEvilley" w:date="2021-11-04T20:04:00Z">
        <w:r w:rsidR="005846C0" w:rsidRPr="00845520" w:rsidDel="00D51611">
          <w:rPr>
            <w:b/>
            <w:bCs/>
          </w:rPr>
          <w:delText>Ina</w:delText>
        </w:r>
      </w:del>
      <w:del w:id="1622" w:author="Molly McEvilley" w:date="2021-11-04T20:12:00Z">
        <w:r w:rsidR="005846C0" w:rsidRPr="00845520" w:rsidDel="00D73CC8">
          <w:rPr>
            <w:b/>
            <w:bCs/>
          </w:rPr>
          <w:delText>ctive</w:delText>
        </w:r>
      </w:del>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25938DAD" w:rsidR="005846C0" w:rsidRDefault="005846C0" w:rsidP="005846C0">
      <w:pPr>
        <w:pStyle w:val="ListParagraph"/>
        <w:numPr>
          <w:ilvl w:val="0"/>
          <w:numId w:val="95"/>
        </w:numPr>
        <w:rPr>
          <w:ins w:id="1623" w:author="Molly McEvilley" w:date="2021-10-26T13:47:00Z"/>
        </w:r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del w:id="1624" w:author="Molly McEvilley" w:date="2021-11-02T14:53:00Z">
        <w:r w:rsidRPr="005C4382" w:rsidDel="003156CE">
          <w:delText xml:space="preserve">and </w:delText>
        </w:r>
      </w:del>
      <w:ins w:id="1625" w:author="Molly McEvilley" w:date="2021-11-02T14:53:00Z">
        <w:r w:rsidR="003156CE">
          <w:t>(</w:t>
        </w:r>
      </w:ins>
      <w:commentRangeStart w:id="1626"/>
      <w:proofErr w:type="spellStart"/>
      <w:r>
        <w:rPr>
          <w:b/>
          <w:bCs/>
        </w:rPr>
        <w:t>CHTimeStatus</w:t>
      </w:r>
      <w:commentRangeEnd w:id="1626"/>
      <w:proofErr w:type="spellEnd"/>
      <w:r w:rsidR="00710026">
        <w:rPr>
          <w:rStyle w:val="CommentReference"/>
          <w:rFonts w:eastAsiaTheme="minorHAnsi" w:cstheme="minorBidi"/>
        </w:rPr>
        <w:commentReference w:id="1626"/>
      </w:r>
      <w:r w:rsidRPr="005C4382">
        <w:t xml:space="preserve"> </w:t>
      </w:r>
      <w:ins w:id="1627" w:author="Molly McEvilley" w:date="2021-11-02T14:54:00Z">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ins>
      <w:ins w:id="1628" w:author="Molly McEvilley" w:date="2021-11-18T09:19:00Z">
        <w:r w:rsidR="00474DFA">
          <w:t xml:space="preserve"> </w:t>
        </w:r>
      </w:ins>
      <w:del w:id="1629" w:author="Molly McEvilley" w:date="2021-11-02T14:22:00Z">
        <w:r w:rsidRPr="005C4382" w:rsidDel="00710026">
          <w:delText xml:space="preserve">= -1 </w:delText>
        </w:r>
      </w:del>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630" w:author="Molly McEvilley" w:date="2021-10-26T13:46:00Z">
        <w:r w:rsidR="00BC3753">
          <w:t>.</w:t>
        </w:r>
      </w:ins>
    </w:p>
    <w:p w14:paraId="5C938BB3" w14:textId="25A4B784" w:rsidR="00316D0B" w:rsidRPr="005F4836" w:rsidRDefault="00316D0B" w:rsidP="001A1298">
      <w:pPr>
        <w:pStyle w:val="ListParagraph"/>
        <w:widowControl w:val="0"/>
        <w:numPr>
          <w:ilvl w:val="0"/>
          <w:numId w:val="95"/>
        </w:numPr>
      </w:pPr>
      <w:ins w:id="1631" w:author="Molly McEvilley" w:date="2021-10-26T13:47:00Z">
        <w:r>
          <w:t>(</w:t>
        </w:r>
      </w:ins>
      <w:ins w:id="1632" w:author="Molly McEvilley" w:date="2021-10-26T13:51:00Z">
        <w:r w:rsidR="00743C8A">
          <w:t>O</w:t>
        </w:r>
      </w:ins>
      <w:ins w:id="1633" w:author="Molly McEvilley" w:date="2021-10-26T13:47:00Z">
        <w:r>
          <w:t>ther</w:t>
        </w:r>
      </w:ins>
      <w:ins w:id="1634" w:author="Molly McEvilley" w:date="2021-10-26T13:50:00Z">
        <w:r w:rsidR="002730F1">
          <w:t xml:space="preserve"> combinations are not applicable to </w:t>
        </w:r>
        <w:r w:rsidR="00743C8A">
          <w:t xml:space="preserve">setting </w:t>
        </w:r>
        <w:r w:rsidR="00743C8A" w:rsidRPr="00743C8A">
          <w:rPr>
            <w:b/>
            <w:bCs/>
          </w:rPr>
          <w:t>HHChronic</w:t>
        </w:r>
      </w:ins>
      <w:ins w:id="1635" w:author="Molly McEvilley" w:date="2021-10-26T13:51:00Z">
        <w:r w:rsidR="00743C8A">
          <w:t xml:space="preserve"> for LSAExit and may be left NULL.)</w:t>
        </w:r>
      </w:ins>
    </w:p>
    <w:p w14:paraId="02FC2E05" w14:textId="2D3FF595" w:rsidR="0003147B" w:rsidRPr="00C52062" w:rsidRDefault="0003147B" w:rsidP="0088191A">
      <w:pPr>
        <w:pStyle w:val="Heading2"/>
      </w:pPr>
      <w:bookmarkStart w:id="1636" w:name="_Toc79153988"/>
      <w:r>
        <w:lastRenderedPageBreak/>
        <w:t>Set Population Identifiers for Exit Cohort Households</w:t>
      </w:r>
      <w:bookmarkEnd w:id="1190"/>
      <w:bookmarkEnd w:id="1636"/>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637" w:author="Genelle Denzin" w:date="2021-10-27T16:25:00Z">
          <w:tblPr>
            <w:tblStyle w:val="TableGrid"/>
            <w:tblW w:w="9625" w:type="dxa"/>
            <w:tblLook w:val="04A0" w:firstRow="1" w:lastRow="0" w:firstColumn="1" w:lastColumn="0" w:noHBand="0" w:noVBand="1"/>
          </w:tblPr>
        </w:tblPrChange>
      </w:tblPr>
      <w:tblGrid>
        <w:gridCol w:w="9355"/>
        <w:tblGridChange w:id="1638">
          <w:tblGrid>
            <w:gridCol w:w="9355"/>
            <w:gridCol w:w="270"/>
          </w:tblGrid>
        </w:tblGridChange>
      </w:tblGrid>
      <w:tr w:rsidR="001C7628" w:rsidRPr="007327FC" w14:paraId="33808A0D" w14:textId="77777777" w:rsidTr="00112C68">
        <w:trPr>
          <w:cantSplit/>
          <w:trHeight w:val="216"/>
          <w:trPrChange w:id="1639" w:author="Genelle Denzin" w:date="2021-10-27T16:25:00Z">
            <w:trPr>
              <w:cantSplit/>
              <w:trHeight w:val="216"/>
            </w:trPr>
          </w:trPrChange>
        </w:trPr>
        <w:tc>
          <w:tcPr>
            <w:tcW w:w="9355" w:type="dxa"/>
            <w:shd w:val="clear" w:color="auto" w:fill="FDE9D9" w:themeFill="accent6" w:themeFillTint="33"/>
            <w:tcPrChange w:id="1640"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641" w:author="Genelle Denzin" w:date="2021-10-27T16:25:00Z">
            <w:trPr>
              <w:gridAfter w:val="0"/>
              <w:wAfter w:w="270" w:type="dxa"/>
              <w:cantSplit/>
              <w:trHeight w:val="216"/>
            </w:trPr>
          </w:trPrChange>
        </w:trPr>
        <w:tc>
          <w:tcPr>
            <w:tcW w:w="9355" w:type="dxa"/>
            <w:shd w:val="clear" w:color="auto" w:fill="auto"/>
            <w:tcPrChange w:id="1642"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643" w:author="Genelle Denzin" w:date="2021-10-27T16:25:00Z">
            <w:trPr>
              <w:gridAfter w:val="0"/>
              <w:wAfter w:w="270" w:type="dxa"/>
              <w:cantSplit/>
              <w:trHeight w:val="216"/>
            </w:trPr>
          </w:trPrChange>
        </w:trPr>
        <w:tc>
          <w:tcPr>
            <w:tcW w:w="9355" w:type="dxa"/>
            <w:tcPrChange w:id="1644"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645" w:author="Genelle Denzin" w:date="2021-10-27T16:25:00Z">
            <w:trPr>
              <w:gridAfter w:val="0"/>
              <w:wAfter w:w="270" w:type="dxa"/>
              <w:cantSplit/>
              <w:trHeight w:val="216"/>
            </w:trPr>
          </w:trPrChange>
        </w:trPr>
        <w:tc>
          <w:tcPr>
            <w:tcW w:w="9355" w:type="dxa"/>
            <w:tcPrChange w:id="1646"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647" w:author="Genelle Denzin" w:date="2021-10-27T16:25:00Z">
            <w:trPr>
              <w:gridAfter w:val="0"/>
              <w:wAfter w:w="270" w:type="dxa"/>
              <w:cantSplit/>
              <w:trHeight w:val="216"/>
            </w:trPr>
          </w:trPrChange>
        </w:trPr>
        <w:tc>
          <w:tcPr>
            <w:tcW w:w="9355" w:type="dxa"/>
            <w:tcPrChange w:id="1648"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649" w:author="Genelle Denzin" w:date="2021-10-27T16:25:00Z">
            <w:trPr>
              <w:gridAfter w:val="0"/>
              <w:wAfter w:w="270" w:type="dxa"/>
              <w:cantSplit/>
              <w:trHeight w:val="216"/>
            </w:trPr>
          </w:trPrChange>
        </w:trPr>
        <w:tc>
          <w:tcPr>
            <w:tcW w:w="9355" w:type="dxa"/>
            <w:shd w:val="clear" w:color="auto" w:fill="FDE9D9" w:themeFill="accent6" w:themeFillTint="33"/>
            <w:tcPrChange w:id="1650"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651" w:author="Genelle Denzin" w:date="2021-10-27T16:25:00Z">
            <w:trPr>
              <w:gridAfter w:val="0"/>
              <w:wAfter w:w="270" w:type="dxa"/>
              <w:trHeight w:val="216"/>
            </w:trPr>
          </w:trPrChange>
        </w:trPr>
        <w:tc>
          <w:tcPr>
            <w:tcW w:w="9355" w:type="dxa"/>
            <w:tcPrChange w:id="1652"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653" w:author="Genelle Denzin" w:date="2021-10-27T16:25:00Z">
            <w:trPr>
              <w:gridAfter w:val="0"/>
              <w:wAfter w:w="270" w:type="dxa"/>
              <w:trHeight w:val="216"/>
            </w:trPr>
          </w:trPrChange>
        </w:trPr>
        <w:tc>
          <w:tcPr>
            <w:tcW w:w="9355" w:type="dxa"/>
            <w:tcPrChange w:id="1654"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655" w:author="Genelle Denzin" w:date="2021-10-27T16:25:00Z">
            <w:trPr>
              <w:gridAfter w:val="0"/>
              <w:wAfter w:w="270" w:type="dxa"/>
              <w:cantSplit/>
              <w:trHeight w:val="216"/>
            </w:trPr>
          </w:trPrChange>
        </w:trPr>
        <w:tc>
          <w:tcPr>
            <w:tcW w:w="9355" w:type="dxa"/>
            <w:shd w:val="clear" w:color="auto" w:fill="FDE9D9" w:themeFill="accent6" w:themeFillTint="33"/>
            <w:tcPrChange w:id="1656"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657" w:author="Genelle Denzin" w:date="2021-10-27T16:25:00Z">
            <w:trPr>
              <w:gridAfter w:val="0"/>
              <w:wAfter w:w="270" w:type="dxa"/>
              <w:trHeight w:val="216"/>
            </w:trPr>
          </w:trPrChange>
        </w:trPr>
        <w:tc>
          <w:tcPr>
            <w:tcW w:w="9355" w:type="dxa"/>
            <w:tcPrChange w:id="1658" w:author="Genelle Denzin" w:date="2021-10-27T16:25:00Z">
              <w:tcPr>
                <w:tcW w:w="9355" w:type="dxa"/>
              </w:tcPr>
            </w:tcPrChange>
          </w:tcPr>
          <w:p w14:paraId="267AF722" w14:textId="77777777" w:rsidR="005846C0" w:rsidRPr="002F0D32" w:rsidRDefault="005846C0" w:rsidP="00845520">
            <w:pPr>
              <w:pStyle w:val="NoSpacing"/>
              <w:rPr>
                <w:bCs/>
              </w:rPr>
            </w:pPr>
            <w:r>
              <w:t>Cohort</w:t>
            </w:r>
          </w:p>
        </w:tc>
      </w:tr>
      <w:tr w:rsidR="005846C0" w:rsidRPr="00323F4A" w14:paraId="27FE7FDF" w14:textId="77777777" w:rsidTr="00112C68">
        <w:trPr>
          <w:trHeight w:val="216"/>
          <w:trPrChange w:id="1659" w:author="Genelle Denzin" w:date="2021-10-27T16:25:00Z">
            <w:trPr>
              <w:gridAfter w:val="0"/>
              <w:wAfter w:w="270" w:type="dxa"/>
              <w:trHeight w:val="216"/>
            </w:trPr>
          </w:trPrChange>
        </w:trPr>
        <w:tc>
          <w:tcPr>
            <w:tcW w:w="9355" w:type="dxa"/>
            <w:tcPrChange w:id="1660"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661" w:author="Genelle Denzin" w:date="2021-10-27T16:25:00Z">
            <w:trPr>
              <w:gridAfter w:val="0"/>
              <w:wAfter w:w="270" w:type="dxa"/>
              <w:trHeight w:val="216"/>
            </w:trPr>
          </w:trPrChange>
        </w:trPr>
        <w:tc>
          <w:tcPr>
            <w:tcW w:w="9355" w:type="dxa"/>
            <w:tcPrChange w:id="1662"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663" w:author="Genelle Denzin" w:date="2021-10-27T16:25:00Z">
            <w:trPr>
              <w:gridAfter w:val="0"/>
              <w:wAfter w:w="270" w:type="dxa"/>
              <w:trHeight w:val="216"/>
            </w:trPr>
          </w:trPrChange>
        </w:trPr>
        <w:tc>
          <w:tcPr>
            <w:tcW w:w="9355" w:type="dxa"/>
            <w:tcPrChange w:id="1664"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665" w:author="Genelle Denzin" w:date="2021-10-27T16:25:00Z">
            <w:trPr>
              <w:gridAfter w:val="0"/>
              <w:wAfter w:w="270" w:type="dxa"/>
              <w:cantSplit/>
              <w:trHeight w:val="216"/>
            </w:trPr>
          </w:trPrChange>
        </w:trPr>
        <w:tc>
          <w:tcPr>
            <w:tcW w:w="9355" w:type="dxa"/>
            <w:shd w:val="clear" w:color="auto" w:fill="FDE9D9" w:themeFill="accent6" w:themeFillTint="33"/>
            <w:tcPrChange w:id="1666"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67" w:author="Genelle Denzin" w:date="2021-10-27T16:25:00Z">
            <w:trPr>
              <w:gridAfter w:val="0"/>
              <w:wAfter w:w="270" w:type="dxa"/>
              <w:trHeight w:val="216"/>
            </w:trPr>
          </w:trPrChange>
        </w:trPr>
        <w:tc>
          <w:tcPr>
            <w:tcW w:w="9355" w:type="dxa"/>
            <w:tcPrChange w:id="1668"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69" w:author="Genelle Denzin" w:date="2021-10-27T16:25:00Z">
            <w:trPr>
              <w:gridAfter w:val="0"/>
              <w:wAfter w:w="270" w:type="dxa"/>
              <w:trHeight w:val="216"/>
            </w:trPr>
          </w:trPrChange>
        </w:trPr>
        <w:tc>
          <w:tcPr>
            <w:tcW w:w="9355" w:type="dxa"/>
            <w:tcPrChange w:id="1670"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71" w:author="Genelle Denzin" w:date="2021-10-27T16:25:00Z">
            <w:trPr>
              <w:gridAfter w:val="0"/>
              <w:wAfter w:w="270" w:type="dxa"/>
              <w:trHeight w:val="216"/>
            </w:trPr>
          </w:trPrChange>
        </w:trPr>
        <w:tc>
          <w:tcPr>
            <w:tcW w:w="9355" w:type="dxa"/>
            <w:tcPrChange w:id="1672"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73" w:author="Genelle Denzin" w:date="2021-10-27T16:25:00Z">
            <w:trPr>
              <w:gridAfter w:val="0"/>
              <w:wAfter w:w="270" w:type="dxa"/>
              <w:trHeight w:val="216"/>
            </w:trPr>
          </w:trPrChange>
        </w:trPr>
        <w:tc>
          <w:tcPr>
            <w:tcW w:w="9355" w:type="dxa"/>
            <w:tcPrChange w:id="1674"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75" w:author="Genelle Denzin" w:date="2021-10-27T16:25:00Z">
            <w:trPr>
              <w:gridAfter w:val="0"/>
              <w:wAfter w:w="270" w:type="dxa"/>
              <w:trHeight w:val="216"/>
            </w:trPr>
          </w:trPrChange>
        </w:trPr>
        <w:tc>
          <w:tcPr>
            <w:tcW w:w="9355" w:type="dxa"/>
            <w:tcPrChange w:id="1676"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77" w:author="Genelle Denzin" w:date="2021-10-27T16:25:00Z">
            <w:trPr>
              <w:gridAfter w:val="0"/>
              <w:wAfter w:w="270" w:type="dxa"/>
              <w:trHeight w:val="216"/>
            </w:trPr>
          </w:trPrChange>
        </w:trPr>
        <w:tc>
          <w:tcPr>
            <w:tcW w:w="9355" w:type="dxa"/>
            <w:tcPrChange w:id="1678"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79" w:author="Genelle Denzin" w:date="2021-10-27T16:25:00Z">
            <w:trPr>
              <w:gridAfter w:val="0"/>
              <w:wAfter w:w="270" w:type="dxa"/>
              <w:trHeight w:val="216"/>
            </w:trPr>
          </w:trPrChange>
        </w:trPr>
        <w:tc>
          <w:tcPr>
            <w:tcW w:w="9355" w:type="dxa"/>
            <w:tcPrChange w:id="1680"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81" w:author="Genelle Denzin" w:date="2021-10-27T16:25:00Z">
            <w:trPr>
              <w:gridAfter w:val="0"/>
              <w:wAfter w:w="270" w:type="dxa"/>
              <w:trHeight w:val="216"/>
            </w:trPr>
          </w:trPrChange>
        </w:trPr>
        <w:tc>
          <w:tcPr>
            <w:tcW w:w="9355" w:type="dxa"/>
            <w:tcPrChange w:id="1682"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83" w:author="Genelle Denzin" w:date="2021-10-27T16:25:00Z">
            <w:trPr>
              <w:gridAfter w:val="0"/>
              <w:wAfter w:w="270" w:type="dxa"/>
              <w:trHeight w:val="216"/>
            </w:trPr>
          </w:trPrChange>
        </w:trPr>
        <w:tc>
          <w:tcPr>
            <w:tcW w:w="9355" w:type="dxa"/>
            <w:tcPrChange w:id="1684"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85" w:author="Genelle Denzin" w:date="2021-10-27T16:25:00Z">
            <w:trPr>
              <w:gridAfter w:val="0"/>
              <w:wAfter w:w="270" w:type="dxa"/>
              <w:trHeight w:val="216"/>
            </w:trPr>
          </w:trPrChange>
        </w:trPr>
        <w:tc>
          <w:tcPr>
            <w:tcW w:w="9355" w:type="dxa"/>
            <w:tcPrChange w:id="1686"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87" w:author="Genelle Denzin" w:date="2021-10-27T16:25:00Z">
            <w:trPr>
              <w:gridAfter w:val="0"/>
              <w:wAfter w:w="270" w:type="dxa"/>
              <w:trHeight w:val="197"/>
            </w:trPr>
          </w:trPrChange>
        </w:trPr>
        <w:tc>
          <w:tcPr>
            <w:tcW w:w="9355" w:type="dxa"/>
            <w:shd w:val="clear" w:color="auto" w:fill="EEECE1" w:themeFill="background2"/>
            <w:tcPrChange w:id="1688"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689" w:author="Genelle Denzin" w:date="2021-10-27T16:25:00Z">
            <w:trPr>
              <w:gridAfter w:val="0"/>
              <w:wAfter w:w="270" w:type="dxa"/>
              <w:trHeight w:val="216"/>
            </w:trPr>
          </w:trPrChange>
        </w:trPr>
        <w:tc>
          <w:tcPr>
            <w:tcW w:w="9355" w:type="dxa"/>
            <w:tcPrChange w:id="1690"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91" w:author="Genelle Denzin" w:date="2021-10-27T16:25:00Z">
            <w:trPr>
              <w:gridAfter w:val="0"/>
              <w:wAfter w:w="270" w:type="dxa"/>
              <w:cantSplit/>
              <w:trHeight w:val="216"/>
            </w:trPr>
          </w:trPrChange>
        </w:trPr>
        <w:tc>
          <w:tcPr>
            <w:tcW w:w="9355" w:type="dxa"/>
            <w:tcPrChange w:id="1692" w:author="Genelle Denzin" w:date="2021-10-27T16:25:00Z">
              <w:tcPr>
                <w:tcW w:w="9355" w:type="dxa"/>
              </w:tcPr>
            </w:tcPrChange>
          </w:tcPr>
          <w:p w14:paraId="1F30EF95" w14:textId="77777777" w:rsidR="00F14B94" w:rsidRPr="00FD1AE1" w:rsidRDefault="00F14B94" w:rsidP="00004824">
            <w:pPr>
              <w:pStyle w:val="NoSpacing"/>
            </w:pPr>
            <w:proofErr w:type="spellStart"/>
            <w:r>
              <w:lastRenderedPageBreak/>
              <w:t>AmIndAKNative</w:t>
            </w:r>
            <w:proofErr w:type="spellEnd"/>
          </w:p>
        </w:tc>
      </w:tr>
      <w:tr w:rsidR="00F14B94" w:rsidRPr="006B4F91" w14:paraId="44AF9AD6" w14:textId="77777777" w:rsidTr="00112C68">
        <w:trPr>
          <w:cantSplit/>
          <w:trHeight w:val="216"/>
          <w:trPrChange w:id="1693" w:author="Genelle Denzin" w:date="2021-10-27T16:25:00Z">
            <w:trPr>
              <w:gridAfter w:val="0"/>
              <w:wAfter w:w="270" w:type="dxa"/>
              <w:cantSplit/>
              <w:trHeight w:val="216"/>
            </w:trPr>
          </w:trPrChange>
        </w:trPr>
        <w:tc>
          <w:tcPr>
            <w:tcW w:w="9355" w:type="dxa"/>
            <w:tcPrChange w:id="1694"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95" w:author="Genelle Denzin" w:date="2021-10-27T16:25:00Z">
            <w:trPr>
              <w:gridAfter w:val="0"/>
              <w:wAfter w:w="270" w:type="dxa"/>
              <w:cantSplit/>
              <w:trHeight w:val="216"/>
            </w:trPr>
          </w:trPrChange>
        </w:trPr>
        <w:tc>
          <w:tcPr>
            <w:tcW w:w="9355" w:type="dxa"/>
            <w:tcPrChange w:id="1696"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97" w:author="Genelle Denzin" w:date="2021-10-27T16:25:00Z">
            <w:trPr>
              <w:gridAfter w:val="0"/>
              <w:wAfter w:w="270" w:type="dxa"/>
              <w:cantSplit/>
              <w:trHeight w:val="216"/>
            </w:trPr>
          </w:trPrChange>
        </w:trPr>
        <w:tc>
          <w:tcPr>
            <w:tcW w:w="9355" w:type="dxa"/>
            <w:tcPrChange w:id="1698"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99" w:author="Genelle Denzin" w:date="2021-10-27T16:25:00Z">
            <w:trPr>
              <w:gridAfter w:val="0"/>
              <w:wAfter w:w="270" w:type="dxa"/>
              <w:cantSplit/>
              <w:trHeight w:val="216"/>
            </w:trPr>
          </w:trPrChange>
        </w:trPr>
        <w:tc>
          <w:tcPr>
            <w:tcW w:w="9355" w:type="dxa"/>
            <w:tcPrChange w:id="1700"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701" w:author="Genelle Denzin" w:date="2021-10-27T16:25:00Z">
            <w:trPr>
              <w:gridAfter w:val="0"/>
              <w:wAfter w:w="270" w:type="dxa"/>
              <w:cantSplit/>
              <w:trHeight w:val="216"/>
            </w:trPr>
          </w:trPrChange>
        </w:trPr>
        <w:tc>
          <w:tcPr>
            <w:tcW w:w="9355" w:type="dxa"/>
            <w:tcPrChange w:id="1702"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703" w:author="Genelle Denzin" w:date="2021-10-27T16:25:00Z">
            <w:trPr>
              <w:gridAfter w:val="0"/>
              <w:wAfter w:w="270" w:type="dxa"/>
              <w:trHeight w:val="216"/>
            </w:trPr>
          </w:trPrChange>
        </w:trPr>
        <w:tc>
          <w:tcPr>
            <w:tcW w:w="9355" w:type="dxa"/>
            <w:tcPrChange w:id="1704"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705" w:author="Genelle Denzin" w:date="2021-10-27T16:25:00Z">
            <w:trPr>
              <w:gridAfter w:val="0"/>
              <w:wAfter w:w="270" w:type="dxa"/>
              <w:trHeight w:val="216"/>
            </w:trPr>
          </w:trPrChange>
        </w:trPr>
        <w:tc>
          <w:tcPr>
            <w:tcW w:w="9355" w:type="dxa"/>
            <w:tcPrChange w:id="1706"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707"/>
      <w:r w:rsidRPr="00437563">
        <w:t>HHChronic</w:t>
      </w:r>
      <w:commentRangeEnd w:id="1707"/>
      <w:r w:rsidR="00B94A4E">
        <w:rPr>
          <w:rStyle w:val="CommentReference"/>
          <w:rFonts w:asciiTheme="minorHAnsi" w:eastAsiaTheme="minorHAnsi" w:hAnsiTheme="minorHAnsi" w:cstheme="minorBidi"/>
        </w:rPr>
        <w:commentReference w:id="1707"/>
      </w:r>
    </w:p>
    <w:p w14:paraId="7BF7C4CF" w14:textId="77777777" w:rsidR="00B94A4E" w:rsidRDefault="005846C0" w:rsidP="00B94A4E">
      <w:pPr>
        <w:rPr>
          <w:ins w:id="1708" w:author="Molly McEvilley [2]" w:date="2021-08-18T11:52:00Z"/>
        </w:rPr>
      </w:pPr>
      <w:r>
        <w:t xml:space="preserve">Based on records in tlsa_ExitHoHAdult with the same </w:t>
      </w:r>
      <w:r w:rsidRPr="00845520">
        <w:rPr>
          <w:rFonts w:cstheme="minorHAnsi"/>
          <w:b/>
          <w:bCs/>
        </w:rPr>
        <w:t>QualifyingExitHHID</w:t>
      </w:r>
      <w:ins w:id="1709" w:author="Molly McEvilley [2]"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710"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711" w:author="Molly McEvilley [2]" w:date="2021-08-18T11:52:00Z"/>
              </w:rPr>
            </w:pPr>
            <w:ins w:id="1712" w:author="Molly McEvilley [2]"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713" w:author="Molly McEvilley [2]" w:date="2021-08-18T11:52:00Z"/>
              </w:rPr>
            </w:pPr>
            <w:ins w:id="1714" w:author="Molly McEvilley [2]"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715" w:author="Molly McEvilley [2]" w:date="2021-08-18T11:52:00Z"/>
              </w:rPr>
            </w:pPr>
            <w:ins w:id="1716" w:author="Molly McEvilley [2]"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717"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718" w:author="Molly McEvilley [2]" w:date="2021-08-18T11:52:00Z"/>
              </w:rPr>
            </w:pPr>
            <w:ins w:id="1719" w:author="Molly McEvilley [2]"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20" w:author="Molly McEvilley [2]" w:date="2021-08-18T11:52:00Z"/>
              </w:rPr>
            </w:pPr>
            <w:proofErr w:type="spellStart"/>
            <w:ins w:id="1721" w:author="Molly McEvilley [2]"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722" w:author="Molly McEvilley [2]" w:date="2021-08-18T11:52:00Z"/>
              </w:rPr>
            </w:pPr>
            <w:ins w:id="1723" w:author="Molly McEvilley [2]"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724" w:author="Molly McEvilley [2]" w:date="2021-08-18T11:52:00Z"/>
              </w:rPr>
            </w:pPr>
            <w:ins w:id="1725" w:author="Molly McEvilley [2]"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726" w:author="Molly McEvilley [2]" w:date="2021-08-18T11:52:00Z"/>
              </w:rPr>
            </w:pPr>
            <w:ins w:id="1727" w:author="Molly McEvilley [2]"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728"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729" w:author="Molly McEvilley [2]" w:date="2021-08-18T11:52:00Z"/>
              </w:rPr>
            </w:pPr>
            <w:ins w:id="1730" w:author="Molly McEvilley [2]"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31" w:author="Molly McEvilley [2]" w:date="2021-08-18T11:52:00Z"/>
                <w:b/>
              </w:rPr>
            </w:pPr>
            <w:ins w:id="1732" w:author="Molly McEvilley [2]"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33" w:author="Molly McEvilley [2]" w:date="2021-08-18T11:52:00Z"/>
              </w:rPr>
            </w:pPr>
            <w:ins w:id="1734" w:author="Molly McEvilley [2]"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735"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736" w:author="Molly McEvilley [2]" w:date="2021-08-18T11:52:00Z"/>
              </w:rPr>
            </w:pPr>
            <w:ins w:id="1737" w:author="Molly McEvilley [2]"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38" w:author="Molly McEvilley [2]" w:date="2021-08-18T11:52:00Z"/>
                <w:b/>
              </w:rPr>
            </w:pPr>
            <w:ins w:id="1739" w:author="Molly McEvilley [2]"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40" w:author="Molly McEvilley [2]" w:date="2021-08-18T11:52:00Z"/>
              </w:rPr>
            </w:pPr>
            <w:ins w:id="1741" w:author="Molly McEvilley [2]"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742"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743" w:author="Molly McEvilley [2]" w:date="2021-08-18T11:52:00Z"/>
              </w:rPr>
            </w:pPr>
            <w:ins w:id="1744" w:author="Molly McEvilley [2]"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45" w:author="Molly McEvilley [2]" w:date="2021-08-18T11:52:00Z"/>
                <w:bCs/>
              </w:rPr>
            </w:pPr>
            <w:ins w:id="1746" w:author="Molly McEvilley [2]"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47" w:author="Molly McEvilley [2]" w:date="2021-08-18T11:52:00Z"/>
              </w:rPr>
            </w:pPr>
            <w:ins w:id="1748" w:author="Molly McEvilley [2]" w:date="2021-08-18T11:52:00Z">
              <w:r>
                <w:t>0</w:t>
              </w:r>
            </w:ins>
          </w:p>
        </w:tc>
      </w:tr>
    </w:tbl>
    <w:p w14:paraId="756A99DE" w14:textId="6B288563" w:rsidR="005846C0" w:rsidRPr="00F326FD" w:rsidDel="00B94A4E" w:rsidRDefault="005846C0" w:rsidP="00B94A4E">
      <w:pPr>
        <w:rPr>
          <w:del w:id="1749" w:author="Molly McEvilley [2]" w:date="2021-08-18T11:52:00Z"/>
        </w:rPr>
      </w:pPr>
      <w:del w:id="1750" w:author="Molly McEvilley [2]" w:date="2021-08-18T11:52:00Z">
        <w:r w:rsidDel="00B94A4E">
          <w:delText>:</w:delText>
        </w:r>
      </w:del>
    </w:p>
    <w:p w14:paraId="159DE2EC" w14:textId="74B525A2" w:rsidR="005846C0" w:rsidRPr="00107D01" w:rsidDel="00B94A4E" w:rsidRDefault="005846C0" w:rsidP="00B94A4E">
      <w:pPr>
        <w:rPr>
          <w:del w:id="1751" w:author="Molly McEvilley [2]" w:date="2021-08-18T11:52:00Z"/>
        </w:rPr>
      </w:pPr>
      <w:del w:id="1752" w:author="Molly McEvilley [2]"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753" w:author="Molly McEvilley [2]" w:date="2021-08-18T11:52:00Z"/>
        </w:rPr>
      </w:pPr>
      <w:del w:id="1754" w:author="Molly McEvilley [2]"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755" w:author="Molly McEvilley [2]" w:date="2021-08-18T11:52:00Z"/>
        </w:rPr>
      </w:pPr>
      <w:del w:id="1756" w:author="Molly McEvilley [2]"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757" w:author="Molly McEvilley [2]" w:date="2021-08-18T11:52:00Z"/>
          <w:rFonts w:cstheme="minorHAnsi"/>
        </w:rPr>
      </w:pPr>
      <w:del w:id="1758" w:author="Molly McEvilley [2]"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759" w:author="Molly McEvilley [2]" w:date="2021-08-18T11:52:00Z"/>
        </w:rPr>
      </w:pPr>
      <w:del w:id="1760" w:author="Molly McEvilley [2]" w:date="2021-08-18T11:52:00Z">
        <w:r w:rsidRPr="00845520" w:rsidDel="00B94A4E">
          <w:rPr>
            <w:b/>
            <w:bCs/>
          </w:rPr>
          <w:lastRenderedPageBreak/>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761" w:author="Molly McEvilley [2]" w:date="2021-08-18T11:52:00Z"/>
        </w:rPr>
      </w:pPr>
      <w:del w:id="1762" w:author="Molly McEvilley [2]"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763" w:author="Molly McEvilley [2]" w:date="2021-08-18T11:52:00Z"/>
          <w:rFonts w:cstheme="minorHAnsi"/>
        </w:rPr>
      </w:pPr>
      <w:del w:id="1764" w:author="Molly McEvilley [2]"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765" w:author="Molly McEvilley [2]" w:date="2021-08-18T11:52:00Z"/>
        </w:rPr>
      </w:pPr>
      <w:del w:id="1766" w:author="Molly McEvilley [2]"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67" w:author="Molly McEvilley [2]" w:date="2021-08-18T11:52:00Z"/>
          <w:rFonts w:cstheme="minorHAnsi"/>
        </w:rPr>
      </w:pPr>
      <w:del w:id="1768" w:author="Molly McEvilley [2]"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69" w:name="_Toc37849803"/>
      <w:bookmarkStart w:id="1770" w:name="_Toc79153989"/>
      <w:r>
        <w:lastRenderedPageBreak/>
        <w:t xml:space="preserve">Set </w:t>
      </w:r>
      <w:r w:rsidR="001C6307">
        <w:t xml:space="preserve">System Engagement </w:t>
      </w:r>
      <w:r w:rsidR="00EB1AA1">
        <w:t>Stat</w:t>
      </w:r>
      <w:r w:rsidR="001C6307">
        <w:t>us</w:t>
      </w:r>
      <w:r w:rsidR="00EB1AA1">
        <w:t xml:space="preserve"> for Exit Cohort Households</w:t>
      </w:r>
      <w:bookmarkEnd w:id="1769"/>
      <w:bookmarkEnd w:id="177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771" w:author="Genelle Denzin" w:date="2021-10-28T10:44:00Z">
          <w:tblPr>
            <w:tblStyle w:val="TableGrid"/>
            <w:tblW w:w="9625" w:type="dxa"/>
            <w:tblLook w:val="04A0" w:firstRow="1" w:lastRow="0" w:firstColumn="1" w:lastColumn="0" w:noHBand="0" w:noVBand="1"/>
          </w:tblPr>
        </w:tblPrChange>
      </w:tblPr>
      <w:tblGrid>
        <w:gridCol w:w="9355"/>
        <w:tblGridChange w:id="1772">
          <w:tblGrid>
            <w:gridCol w:w="9355"/>
            <w:gridCol w:w="270"/>
          </w:tblGrid>
        </w:tblGridChange>
      </w:tblGrid>
      <w:tr w:rsidR="0053083E" w:rsidRPr="007327FC" w14:paraId="5B71DFF3" w14:textId="77777777" w:rsidTr="006432AB">
        <w:trPr>
          <w:cantSplit/>
          <w:trHeight w:val="216"/>
          <w:trPrChange w:id="1773" w:author="Genelle Denzin" w:date="2021-10-28T10:44:00Z">
            <w:trPr>
              <w:cantSplit/>
              <w:trHeight w:val="216"/>
            </w:trPr>
          </w:trPrChange>
        </w:trPr>
        <w:tc>
          <w:tcPr>
            <w:tcW w:w="9355" w:type="dxa"/>
            <w:shd w:val="clear" w:color="auto" w:fill="FDE9D9" w:themeFill="accent6" w:themeFillTint="33"/>
            <w:tcPrChange w:id="1774"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775" w:author="Genelle Denzin" w:date="2021-10-28T10:44:00Z">
            <w:trPr>
              <w:gridAfter w:val="0"/>
              <w:wAfter w:w="270" w:type="dxa"/>
              <w:cantSplit/>
              <w:trHeight w:val="216"/>
            </w:trPr>
          </w:trPrChange>
        </w:trPr>
        <w:tc>
          <w:tcPr>
            <w:tcW w:w="9355" w:type="dxa"/>
            <w:shd w:val="clear" w:color="auto" w:fill="auto"/>
            <w:tcPrChange w:id="1776"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777" w:author="Genelle Denzin" w:date="2021-10-28T10:44:00Z">
            <w:trPr>
              <w:gridAfter w:val="0"/>
              <w:wAfter w:w="270" w:type="dxa"/>
              <w:cantSplit/>
              <w:trHeight w:val="216"/>
            </w:trPr>
          </w:trPrChange>
        </w:trPr>
        <w:tc>
          <w:tcPr>
            <w:tcW w:w="9355" w:type="dxa"/>
            <w:tcPrChange w:id="1778"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779" w:author="Genelle Denzin" w:date="2021-10-28T10:44:00Z">
            <w:trPr>
              <w:gridAfter w:val="0"/>
              <w:wAfter w:w="270" w:type="dxa"/>
              <w:cantSplit/>
              <w:trHeight w:val="216"/>
            </w:trPr>
          </w:trPrChange>
        </w:trPr>
        <w:tc>
          <w:tcPr>
            <w:tcW w:w="9355" w:type="dxa"/>
            <w:tcPrChange w:id="1780"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781" w:author="Genelle Denzin" w:date="2021-10-28T10:44:00Z">
            <w:trPr>
              <w:gridAfter w:val="0"/>
              <w:wAfter w:w="270" w:type="dxa"/>
              <w:cantSplit/>
              <w:trHeight w:val="216"/>
            </w:trPr>
          </w:trPrChange>
        </w:trPr>
        <w:tc>
          <w:tcPr>
            <w:tcW w:w="9355" w:type="dxa"/>
            <w:tcPrChange w:id="1782"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783" w:author="Genelle Denzin" w:date="2021-10-28T10:44:00Z">
            <w:trPr>
              <w:cantSplit/>
              <w:trHeight w:val="216"/>
            </w:trPr>
          </w:trPrChange>
        </w:trPr>
        <w:tc>
          <w:tcPr>
            <w:tcW w:w="9355" w:type="dxa"/>
            <w:shd w:val="clear" w:color="auto" w:fill="FDE9D9" w:themeFill="accent6" w:themeFillTint="33"/>
            <w:tcPrChange w:id="1784"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785" w:author="Genelle Denzin" w:date="2021-10-28T10:44:00Z">
            <w:trPr>
              <w:cantSplit/>
              <w:trHeight w:val="216"/>
            </w:trPr>
          </w:trPrChange>
        </w:trPr>
        <w:tc>
          <w:tcPr>
            <w:tcW w:w="9355" w:type="dxa"/>
            <w:shd w:val="clear" w:color="auto" w:fill="auto"/>
            <w:tcPrChange w:id="1786"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787" w:author="Genelle Denzin" w:date="2021-10-28T10:44:00Z">
            <w:trPr>
              <w:cantSplit/>
              <w:trHeight w:val="216"/>
            </w:trPr>
          </w:trPrChange>
        </w:trPr>
        <w:tc>
          <w:tcPr>
            <w:tcW w:w="9355" w:type="dxa"/>
            <w:shd w:val="clear" w:color="auto" w:fill="auto"/>
            <w:tcPrChange w:id="1788"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789" w:author="Genelle Denzin" w:date="2021-10-28T10:44:00Z">
            <w:trPr>
              <w:cantSplit/>
              <w:trHeight w:val="216"/>
            </w:trPr>
          </w:trPrChange>
        </w:trPr>
        <w:tc>
          <w:tcPr>
            <w:tcW w:w="9355" w:type="dxa"/>
            <w:shd w:val="clear" w:color="auto" w:fill="auto"/>
            <w:tcPrChange w:id="1790"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791" w:author="Genelle Denzin" w:date="2021-10-28T10:44:00Z">
            <w:trPr>
              <w:cantSplit/>
              <w:trHeight w:val="216"/>
            </w:trPr>
          </w:trPrChange>
        </w:trPr>
        <w:tc>
          <w:tcPr>
            <w:tcW w:w="9355" w:type="dxa"/>
            <w:shd w:val="clear" w:color="auto" w:fill="auto"/>
            <w:tcPrChange w:id="1792"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793" w:author="Genelle Denzin" w:date="2021-10-28T10:44:00Z">
            <w:trPr>
              <w:cantSplit/>
              <w:trHeight w:val="216"/>
            </w:trPr>
          </w:trPrChange>
        </w:trPr>
        <w:tc>
          <w:tcPr>
            <w:tcW w:w="9355" w:type="dxa"/>
            <w:shd w:val="clear" w:color="auto" w:fill="auto"/>
            <w:tcPrChange w:id="1794"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795" w:author="Genelle Denzin" w:date="2021-10-28T10:44:00Z">
            <w:trPr>
              <w:cantSplit/>
              <w:trHeight w:val="216"/>
            </w:trPr>
          </w:trPrChange>
        </w:trPr>
        <w:tc>
          <w:tcPr>
            <w:tcW w:w="9355" w:type="dxa"/>
            <w:shd w:val="clear" w:color="auto" w:fill="auto"/>
            <w:tcPrChange w:id="1796"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t>EntryDate</w:t>
            </w:r>
          </w:p>
        </w:tc>
      </w:tr>
      <w:tr w:rsidR="00A22E4D" w:rsidRPr="00053715" w14:paraId="7A7E5DE0" w14:textId="77777777" w:rsidTr="006432AB">
        <w:trPr>
          <w:cantSplit/>
          <w:trHeight w:val="216"/>
          <w:trPrChange w:id="1797" w:author="Genelle Denzin" w:date="2021-10-28T10:44:00Z">
            <w:trPr>
              <w:cantSplit/>
              <w:trHeight w:val="216"/>
            </w:trPr>
          </w:trPrChange>
        </w:trPr>
        <w:tc>
          <w:tcPr>
            <w:tcW w:w="9355" w:type="dxa"/>
            <w:shd w:val="clear" w:color="auto" w:fill="auto"/>
            <w:tcPrChange w:id="1798"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99" w:author="Genelle Denzin" w:date="2021-10-28T10:44:00Z">
            <w:trPr>
              <w:cantSplit/>
              <w:trHeight w:val="216"/>
            </w:trPr>
          </w:trPrChange>
        </w:trPr>
        <w:tc>
          <w:tcPr>
            <w:tcW w:w="9355" w:type="dxa"/>
            <w:shd w:val="clear" w:color="auto" w:fill="auto"/>
            <w:tcPrChange w:id="1800"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801"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80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802" w:name="_Set_SystemPath_for"/>
      <w:bookmarkEnd w:id="1802"/>
    </w:p>
    <w:p w14:paraId="041815E9" w14:textId="3310CFE4" w:rsidR="0034252A" w:rsidRPr="00000B20" w:rsidRDefault="0034252A" w:rsidP="0088191A">
      <w:pPr>
        <w:pStyle w:val="Heading2"/>
      </w:pPr>
      <w:bookmarkStart w:id="1803" w:name="_Toc37973422"/>
      <w:bookmarkStart w:id="1804" w:name="_Toc37973975"/>
      <w:bookmarkStart w:id="1805" w:name="_Toc37974526"/>
      <w:bookmarkStart w:id="1806" w:name="_Toc37975078"/>
      <w:bookmarkStart w:id="1807" w:name="_Toc37973500"/>
      <w:bookmarkStart w:id="1808" w:name="_Toc37974053"/>
      <w:bookmarkStart w:id="1809" w:name="_Toc37974604"/>
      <w:bookmarkStart w:id="1810" w:name="_Toc37975156"/>
      <w:bookmarkStart w:id="1811" w:name="_Toc37973564"/>
      <w:bookmarkStart w:id="1812" w:name="_Toc37974117"/>
      <w:bookmarkStart w:id="1813" w:name="_Toc37974668"/>
      <w:bookmarkStart w:id="1814" w:name="_Toc37975157"/>
      <w:bookmarkStart w:id="1815" w:name="_Toc37975196"/>
      <w:bookmarkStart w:id="1816" w:name="_Toc37849805"/>
      <w:bookmarkStart w:id="1817" w:name="_Toc79153990"/>
      <w:bookmarkEnd w:id="849"/>
      <w:bookmarkEnd w:id="1803"/>
      <w:bookmarkEnd w:id="1804"/>
      <w:bookmarkEnd w:id="1805"/>
      <w:bookmarkEnd w:id="1806"/>
      <w:bookmarkEnd w:id="1807"/>
      <w:bookmarkEnd w:id="1808"/>
      <w:bookmarkEnd w:id="1809"/>
      <w:bookmarkEnd w:id="1810"/>
      <w:bookmarkEnd w:id="1811"/>
      <w:bookmarkEnd w:id="1812"/>
      <w:bookmarkEnd w:id="1813"/>
      <w:bookmarkEnd w:id="1814"/>
      <w:bookmarkEnd w:id="1815"/>
      <w:r w:rsidRPr="00000B20">
        <w:t>Last Inactive Date</w:t>
      </w:r>
      <w:r w:rsidR="00343642" w:rsidRPr="00000B20">
        <w:t xml:space="preserve"> for Exit Cohorts</w:t>
      </w:r>
      <w:bookmarkEnd w:id="1816"/>
      <w:bookmarkEnd w:id="181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A18xNjvBAAAMRkA&#10;AA4AAAAAAAAAAAAAAAAALgIAAGRycy9lMm9Eb2MueG1sUEsBAi0AFAAGAAgAAAAhAIngxMHdAAAA&#10;BQEAAA8AAAAAAAAAAAAAAAAASQcAAGRycy9kb3ducmV2LnhtbFBLBQYAAAAABAAEAPMAAABTCAAA&#10;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lastRenderedPageBreak/>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818" w:author="Molly McEvilley" w:date="2021-10-21T10:54:00Z">
              <w:r>
                <w:t>LSA</w:t>
              </w:r>
            </w:ins>
            <w:r w:rsidR="00D47604">
              <w:t>ProjectType</w:t>
            </w:r>
            <w:proofErr w:type="spellEnd"/>
          </w:p>
        </w:tc>
      </w:tr>
      <w:tr w:rsidR="00D47604" w:rsidDel="00A30C61" w14:paraId="3078C0F8" w14:textId="74FEDB9F" w:rsidTr="00584131">
        <w:trPr>
          <w:cantSplit/>
          <w:trHeight w:val="216"/>
          <w:del w:id="1819" w:author="Molly McEvilley" w:date="2021-10-21T10:54:00Z"/>
        </w:trPr>
        <w:tc>
          <w:tcPr>
            <w:tcW w:w="9355" w:type="dxa"/>
          </w:tcPr>
          <w:p w14:paraId="3A1771E2" w14:textId="49A5B433" w:rsidR="00D47604" w:rsidRPr="00B11BEB" w:rsidDel="00A30C61" w:rsidRDefault="00D47604" w:rsidP="00584131">
            <w:pPr>
              <w:pStyle w:val="NoSpacing"/>
              <w:rPr>
                <w:del w:id="1820" w:author="Molly McEvilley" w:date="2021-10-21T10:54:00Z"/>
              </w:rPr>
            </w:pPr>
            <w:del w:id="1821" w:author="Molly McEvilley"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822" w:name="_Toc37849806"/>
      <w:bookmarkStart w:id="1823"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822"/>
      <w:bookmarkEnd w:id="1823"/>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FRgOntFBAAACBEA&#10;AA4AAAAAAAAAAAAAAAAALgIAAGRycy9lMm9Eb2MueG1sUEsBAi0AFAAGAAgAAAAhAJ08keDcAAAA&#10;BQEAAA8AAAAAAAAAAAAAAAAAnwYAAGRycy9kb3ducmV2LnhtbFBLBQYAAAAABAAEAPMAAACoBwAA&#10;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824" w:author="Molly McEvilley"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825" w:author="Molly McEvilley" w:date="2021-10-21T10:55:00Z">
        <w:r w:rsidR="00A30C61">
          <w:rPr>
            <w:b/>
            <w:bCs/>
          </w:rPr>
          <w:t>LSA</w:t>
        </w:r>
        <w:r w:rsidR="00A30C61" w:rsidRPr="00845520">
          <w:rPr>
            <w:b/>
            <w:bCs/>
          </w:rPr>
          <w:t>ProjectType</w:t>
        </w:r>
      </w:ins>
      <w:del w:id="1826" w:author="Molly McEvilley"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lastRenderedPageBreak/>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827" w:author="Molly McEvilley" w:date="2021-10-21T10:55:00Z">
              <w:r w:rsidR="00A30C61">
                <w:rPr>
                  <w:b w:val="0"/>
                  <w:bCs w:val="0"/>
                </w:rPr>
                <w:t>LSA</w:t>
              </w:r>
              <w:r w:rsidR="00A30C61" w:rsidRPr="00845520">
                <w:t>ProjectType</w:t>
              </w:r>
            </w:ins>
            <w:proofErr w:type="spellEnd"/>
            <w:del w:id="1828" w:author="Molly McEvilley"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829" w:author="Molly McEvilley"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30" w:author="Molly McEvilley"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31" w:author="Molly McEvilley"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32" w:author="Molly McEvilley"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833" w:author="Molly McEvilley"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34" w:author="Molly McEvilley"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35" w:author="Molly McEvilley"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36" w:author="Molly McEvilley"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837" w:author="Molly McEvilley"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838" w:author="Molly McEvilley"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839" w:author="Molly McEvilley"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840" w:name="_LSACalculated_Population_Identifier_1"/>
      <w:bookmarkStart w:id="1841" w:name="_Toc31197328"/>
      <w:bookmarkStart w:id="1842" w:name="_Toc31197329"/>
      <w:bookmarkStart w:id="1843" w:name="_Toc31197330"/>
      <w:bookmarkStart w:id="1844" w:name="_Toc31197331"/>
      <w:bookmarkStart w:id="1845" w:name="_Toc31197332"/>
      <w:bookmarkStart w:id="1846" w:name="_Toc31197333"/>
      <w:bookmarkStart w:id="1847" w:name="_Toc31197334"/>
      <w:bookmarkStart w:id="1848" w:name="_Toc31197335"/>
      <w:bookmarkStart w:id="1849" w:name="_Toc31197336"/>
      <w:bookmarkStart w:id="1850" w:name="_Toc511743960"/>
      <w:bookmarkStart w:id="1851" w:name="_Toc511743961"/>
      <w:bookmarkStart w:id="1852" w:name="_Toc511743962"/>
      <w:bookmarkStart w:id="1853" w:name="_Toc511743983"/>
      <w:bookmarkStart w:id="1854" w:name="_Toc511743984"/>
      <w:bookmarkStart w:id="1855" w:name="_Toc511743985"/>
      <w:bookmarkStart w:id="1856" w:name="_Toc511743986"/>
      <w:bookmarkStart w:id="1857" w:name="_Toc511743987"/>
      <w:bookmarkStart w:id="1858" w:name="_Toc511743988"/>
      <w:bookmarkStart w:id="1859" w:name="_Toc511743989"/>
      <w:bookmarkStart w:id="1860" w:name="_Toc511743990"/>
      <w:bookmarkStart w:id="1861" w:name="_Toc511744006"/>
      <w:bookmarkStart w:id="1862" w:name="_Toc511744007"/>
      <w:bookmarkStart w:id="1863" w:name="_Toc511744008"/>
      <w:bookmarkStart w:id="1864" w:name="_Toc511744009"/>
      <w:bookmarkStart w:id="1865" w:name="_Get_LSACalculated_Population"/>
      <w:bookmarkStart w:id="1866" w:name="_LSACalculated_Population_Identifier"/>
      <w:bookmarkStart w:id="1867" w:name="_Toc31197397"/>
      <w:bookmarkStart w:id="1868" w:name="_Toc31197398"/>
      <w:bookmarkStart w:id="1869" w:name="_Toc31197399"/>
      <w:bookmarkStart w:id="1870" w:name="_Toc31197400"/>
      <w:bookmarkStart w:id="1871" w:name="_Toc31197401"/>
      <w:bookmarkStart w:id="1872" w:name="_Toc31197402"/>
      <w:bookmarkStart w:id="1873" w:name="_Toc31197403"/>
      <w:bookmarkStart w:id="1874" w:name="_Toc31197404"/>
      <w:bookmarkStart w:id="1875" w:name="_Toc31197405"/>
      <w:bookmarkStart w:id="1876" w:name="_Toc511744151"/>
      <w:bookmarkStart w:id="1877" w:name="_Toc511744152"/>
      <w:bookmarkStart w:id="1878" w:name="_Toc511744153"/>
      <w:bookmarkStart w:id="1879" w:name="_Toc511744154"/>
      <w:bookmarkStart w:id="1880" w:name="_Toc511744155"/>
      <w:bookmarkStart w:id="1881" w:name="_Toc511744156"/>
      <w:bookmarkStart w:id="1882" w:name="_Toc511744181"/>
      <w:bookmarkStart w:id="1883" w:name="_Toc511744182"/>
      <w:bookmarkStart w:id="1884" w:name="_Toc511744250"/>
      <w:bookmarkStart w:id="1885" w:name="_Toc511744251"/>
      <w:bookmarkStart w:id="1886" w:name="_Toc511744252"/>
      <w:bookmarkStart w:id="1887" w:name="_Toc31197822"/>
      <w:bookmarkStart w:id="1888" w:name="_Toc31197823"/>
      <w:bookmarkStart w:id="1889" w:name="_Toc31197824"/>
      <w:bookmarkStart w:id="1890" w:name="_Toc31197825"/>
      <w:bookmarkStart w:id="1891" w:name="_Toc31197826"/>
      <w:bookmarkStart w:id="1892" w:name="_Toc31197827"/>
      <w:bookmarkStart w:id="1893" w:name="_Toc31197828"/>
      <w:bookmarkStart w:id="1894" w:name="_Toc31197829"/>
      <w:bookmarkStart w:id="1895" w:name="_Toc31197830"/>
      <w:bookmarkStart w:id="1896" w:name="_Toc511744338"/>
      <w:bookmarkStart w:id="1897" w:name="_Toc31198235"/>
      <w:bookmarkStart w:id="1898" w:name="_Toc37849807"/>
      <w:bookmarkStart w:id="1899" w:name="_Toc79153992"/>
      <w:bookmarkStart w:id="1900" w:name="_Toc506721211"/>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r>
        <w:t>LSAExit</w:t>
      </w:r>
      <w:bookmarkEnd w:id="1898"/>
      <w:bookmarkEnd w:id="1899"/>
    </w:p>
    <w:p w14:paraId="3DD97413" w14:textId="69B926B4" w:rsidR="002F2FF8" w:rsidRDefault="002F2FF8" w:rsidP="002F2FF8">
      <w:r>
        <w:t xml:space="preserve">LSAExit includes </w:t>
      </w:r>
      <w:del w:id="1901" w:author="Molly McEvilley" w:date="2021-10-13T10:20:00Z">
        <w:r w:rsidDel="00722019">
          <w:delText xml:space="preserve">17 </w:delText>
        </w:r>
      </w:del>
      <w:ins w:id="1902" w:author="Molly McEvilley"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lastRenderedPageBreak/>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903" w:author="Molly McEvilley"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904" w:author="Molly McEvilley" w:date="2021-10-13T10:20:00Z"/>
              </w:rPr>
            </w:pPr>
            <w:ins w:id="1905" w:author="Molly McEvilley"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906" w:author="Molly McEvilley" w:date="2021-10-13T10:20:00Z"/>
                <w:b/>
              </w:rPr>
            </w:pPr>
            <w:ins w:id="1907" w:author="Molly McEvilley"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908" w:author="Molly McEvilley" w:date="2021-10-13T10:20:00Z">
              <w:r w:rsidRPr="00664C75">
                <w:t>10</w:t>
              </w:r>
            </w:ins>
            <w:del w:id="1909" w:author="Molly McEvilley"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910" w:author="Molly McEvilley" w:date="2021-10-13T10:20:00Z">
              <w:r w:rsidRPr="00664C75">
                <w:t>11</w:t>
              </w:r>
            </w:ins>
            <w:del w:id="1911" w:author="Molly McEvilley"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912" w:author="Molly McEvilley" w:date="2021-10-13T10:20:00Z">
              <w:r w:rsidRPr="00664C75">
                <w:t>12</w:t>
              </w:r>
            </w:ins>
            <w:del w:id="1913" w:author="Molly McEvilley"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914" w:author="Molly McEvilley" w:date="2021-10-13T10:20:00Z">
              <w:r w:rsidRPr="00664C75">
                <w:t>13</w:t>
              </w:r>
            </w:ins>
            <w:del w:id="1915" w:author="Molly McEvilley"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916" w:author="Molly McEvilley" w:date="2021-10-13T10:20:00Z">
              <w:r w:rsidRPr="00664C75">
                <w:t>14</w:t>
              </w:r>
            </w:ins>
            <w:del w:id="1917" w:author="Molly McEvilley"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918" w:author="Molly McEvilley" w:date="2021-10-13T10:20:00Z">
              <w:r w:rsidRPr="00664C75">
                <w:t>15</w:t>
              </w:r>
            </w:ins>
            <w:del w:id="1919" w:author="Molly McEvilley"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920" w:author="Molly McEvilley" w:date="2021-10-13T10:20:00Z">
              <w:r w:rsidRPr="00664C75">
                <w:t>16</w:t>
              </w:r>
            </w:ins>
            <w:del w:id="1921" w:author="Molly McEvilley"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922" w:author="Molly McEvilley" w:date="2021-10-13T10:20:00Z">
              <w:r>
                <w:t>17</w:t>
              </w:r>
            </w:ins>
            <w:del w:id="1923" w:author="Molly McEvilley"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924" w:author="Molly McEvilley" w:date="2021-10-13T10:20:00Z">
              <w:r w:rsidDel="008E2395">
                <w:delText>17</w:delText>
              </w:r>
            </w:del>
            <w:ins w:id="1925" w:author="Molly McEvilley"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926" w:name="_HMIS_Business_Logic:_6"/>
      <w:bookmarkStart w:id="1927" w:name="_Toc37849808"/>
      <w:bookmarkEnd w:id="192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928" w:name="_Toc79153993"/>
      <w:r w:rsidRPr="00C52062">
        <w:lastRenderedPageBreak/>
        <w:t>HMIS Business Logic</w:t>
      </w:r>
      <w:r>
        <w:t>: LSACalculated</w:t>
      </w:r>
      <w:bookmarkEnd w:id="1927"/>
      <w:r w:rsidR="00751B37">
        <w:t xml:space="preserve"> Averages</w:t>
      </w:r>
      <w:bookmarkEnd w:id="1928"/>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929" w:name="_Toc78368785"/>
      <w:bookmarkStart w:id="1930" w:name="_Toc79153994"/>
      <w:r>
        <w:t>LSACalculated Columns</w:t>
      </w:r>
      <w:bookmarkEnd w:id="1929"/>
      <w:bookmarkEnd w:id="1930"/>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931" w:name="_Toc78368786"/>
      <w:bookmarkStart w:id="1932" w:name="_Toc78368787"/>
      <w:bookmarkStart w:id="1933" w:name="_Toc79153995"/>
      <w:bookmarkEnd w:id="1931"/>
      <w:r>
        <w:t>Report Rows for LSACalculated Averages</w:t>
      </w:r>
      <w:bookmarkEnd w:id="1932"/>
      <w:bookmarkEnd w:id="1933"/>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934" w:name="_Toc78368788"/>
      <w:bookmarkStart w:id="1935" w:name="_Toc79153996"/>
      <w:r>
        <w:lastRenderedPageBreak/>
        <w:t>Populations for Average Days from LSAHousehold and LSAExit</w:t>
      </w:r>
      <w:bookmarkEnd w:id="1934"/>
      <w:bookmarkEnd w:id="1935"/>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936"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937" w:author="Molly McEvilley" w:date="2021-10-13T10:36:00Z">
              <w:r w:rsidR="00407CCE">
                <w:rPr>
                  <w:rFonts w:ascii="Calibri" w:hAnsi="Calibri" w:cs="Calibri"/>
                  <w:color w:val="000000"/>
                </w:rPr>
                <w:t>,</w:t>
              </w:r>
              <w:commentRangeStart w:id="1938"/>
              <w:r w:rsidR="00407CCE">
                <w:rPr>
                  <w:rFonts w:ascii="Calibri" w:hAnsi="Calibri" w:cs="Calibri"/>
                  <w:color w:val="000000"/>
                </w:rPr>
                <w:t>99</w:t>
              </w:r>
            </w:ins>
            <w:commentRangeEnd w:id="1938"/>
            <w:ins w:id="1939" w:author="Molly McEvilley" w:date="2021-10-14T08:18:00Z">
              <w:r w:rsidR="000D4C80">
                <w:rPr>
                  <w:rStyle w:val="CommentReference"/>
                  <w:rFonts w:eastAsiaTheme="minorHAnsi"/>
                </w:rPr>
                <w:commentReference w:id="1938"/>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940" w:author="Molly McEvilley"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941" w:author="Molly McEvilley" w:date="2021-10-06T10:44:00Z"/>
                <w:rFonts w:cstheme="minorHAnsi"/>
                <w:color w:val="000000"/>
              </w:rPr>
            </w:pPr>
            <w:commentRangeStart w:id="1942"/>
            <w:ins w:id="1943" w:author="Molly McEvilley"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44" w:author="Molly McEvilley" w:date="2021-10-06T10:44:00Z"/>
                <w:rFonts w:cstheme="minorHAnsi"/>
                <w:color w:val="000000"/>
              </w:rPr>
            </w:pPr>
            <w:ins w:id="1945" w:author="Molly McEvilley"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46" w:author="Molly McEvilley" w:date="2021-10-06T10:44:00Z"/>
                <w:rFonts w:cstheme="minorHAnsi"/>
                <w:color w:val="000000"/>
              </w:rPr>
            </w:pPr>
            <w:ins w:id="1947" w:author="Molly McEvilley"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48" w:author="Molly McEvilley" w:date="2021-10-06T10:44:00Z"/>
                <w:rFonts w:cstheme="minorHAnsi"/>
                <w:color w:val="000000"/>
              </w:rPr>
            </w:pPr>
            <w:ins w:id="1949" w:author="Molly McEvilley"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50" w:author="Molly McEvilley" w:date="2021-10-06T10:44:00Z"/>
                <w:rFonts w:cstheme="minorHAnsi"/>
                <w:color w:val="000000"/>
              </w:rPr>
            </w:pPr>
            <w:ins w:id="1951" w:author="Molly McEvilley" w:date="2021-10-06T10:46:00Z">
              <w:r>
                <w:rPr>
                  <w:rFonts w:cstheme="minorHAnsi"/>
                  <w:color w:val="000000"/>
                </w:rPr>
                <w:t>10-14</w:t>
              </w:r>
            </w:ins>
            <w:commentRangeEnd w:id="1942"/>
            <w:ins w:id="1952" w:author="Molly McEvilley" w:date="2021-10-07T11:08:00Z">
              <w:r w:rsidR="00B13909">
                <w:rPr>
                  <w:rStyle w:val="CommentReference"/>
                  <w:rFonts w:eastAsiaTheme="minorHAnsi"/>
                </w:rPr>
                <w:commentReference w:id="1942"/>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953" w:author="Molly McEvilley" w:date="2021-10-13T10:34:00Z">
              <w:r w:rsidRPr="00845520" w:rsidDel="00F10919">
                <w:rPr>
                  <w:rFonts w:cstheme="minorHAnsi"/>
                  <w:b/>
                  <w:bCs/>
                  <w:color w:val="000000"/>
                </w:rPr>
                <w:delText>3</w:delText>
              </w:r>
            </w:del>
            <w:ins w:id="1954" w:author="Molly McEvilley"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936"/>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955" w:name="_Get_Average_Days_3"/>
      <w:bookmarkStart w:id="1956" w:name="_Toc37849809"/>
      <w:bookmarkStart w:id="1957" w:name="_Toc79153997"/>
      <w:bookmarkEnd w:id="1955"/>
      <w:r w:rsidRPr="00C52062">
        <w:t xml:space="preserve">Get Average Days for </w:t>
      </w:r>
      <w:r>
        <w:t>Length of Time Homeless</w:t>
      </w:r>
      <w:bookmarkEnd w:id="1900"/>
      <w:bookmarkEnd w:id="1956"/>
      <w:bookmarkEnd w:id="1957"/>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GRdu1Z0DAAAF&#10;CwAADgAAAAAAAAAAAAAAAAAuAgAAZHJzL2Uyb0RvYy54bWxQSwECLQAUAAYACAAAACEA08rs0tsA&#10;AAAEAQAADwAAAAAAAAAAAAAAAAD3BQAAZHJzL2Rvd25yZXYueG1sUEsFBgAAAAAEAAQA8wAAAP8G&#10;A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958" w:name="_Toc31198237"/>
      <w:bookmarkStart w:id="1959" w:name="_Toc31198238"/>
      <w:bookmarkStart w:id="1960" w:name="_Toc37849810"/>
      <w:bookmarkStart w:id="1961" w:name="_Toc79153998"/>
      <w:bookmarkEnd w:id="1958"/>
      <w:bookmarkEnd w:id="1959"/>
      <w:r w:rsidRPr="00C52062">
        <w:t xml:space="preserve">Get Average Days for </w:t>
      </w:r>
      <w:r>
        <w:t>Length of Time Homeless by System Path</w:t>
      </w:r>
      <w:bookmarkEnd w:id="1960"/>
      <w:bookmarkEnd w:id="1961"/>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FIoA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O5C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OnjuhOp/FEz3OoC3lquL4V1oH3P3564M7l6vpz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lZ/BSKAD&#10;AAAFCwAADgAAAAAAAAAAAAAAAAAuAgAAZHJzL2Uyb0RvYy54bWxQSwECLQAUAAYACAAAACEA08rs&#10;0tsAAAAEAQAADwAAAAAAAAAAAAAAAAD6BQAAZHJzL2Rvd25yZXYueG1sUEsFBgAAAAAEAAQA8wAA&#10;AAIHA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EOoQ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RJAQ6h&#10;AwAACgsAAA4AAAAAAAAAAAAAAAAALgIAAGRycy9lMm9Eb2MueG1sUEsBAi0AFAAGAAgAAAAhANPK&#10;7NLbAAAABAEAAA8AAAAAAAAAAAAAAAAA+wUAAGRycy9kb3ducmV2LnhtbFBLBQYAAAAABAAEAPMA&#10;AAADBw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4059975D" w:rsidR="00763AD5" w:rsidRPr="003A0FA0" w:rsidRDefault="00763AD5" w:rsidP="00947F08">
            <w:pPr>
              <w:pStyle w:val="NoSpacing"/>
            </w:pPr>
            <w:r>
              <w:t>The population</w:t>
            </w:r>
            <w:del w:id="1962" w:author="Molly McEvilley" w:date="2021-12-01T08:00:00Z">
              <w:r w:rsidDel="009F7AF6">
                <w:delText>/</w:delText>
              </w:r>
              <w:commentRangeStart w:id="1963"/>
              <w:r w:rsidDel="009F7AF6">
                <w:delText>subpopulation</w:delText>
              </w:r>
            </w:del>
            <w:r>
              <w:t xml:space="preserve"> </w:t>
            </w:r>
            <w:commentRangeEnd w:id="1963"/>
            <w:r w:rsidR="009F7AF6">
              <w:rPr>
                <w:rStyle w:val="CommentReference"/>
                <w:rFonts w:eastAsiaTheme="minorHAnsi"/>
              </w:rPr>
              <w:commentReference w:id="1963"/>
            </w:r>
            <w:r>
              <w:t>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964" w:name="_Toc31198693"/>
      <w:bookmarkStart w:id="1965" w:name="_Get_Average_Days_1"/>
      <w:bookmarkStart w:id="1966" w:name="_Toc506721212"/>
      <w:bookmarkStart w:id="1967" w:name="_Toc37849811"/>
      <w:bookmarkStart w:id="1968" w:name="_Toc79153999"/>
      <w:bookmarkEnd w:id="1964"/>
      <w:bookmarkEnd w:id="1965"/>
      <w:r w:rsidRPr="00C52062">
        <w:t>Get Average Days for Cumulative Length of Time Housed in PSH</w:t>
      </w:r>
      <w:bookmarkEnd w:id="1966"/>
      <w:bookmarkEnd w:id="1967"/>
      <w:bookmarkEnd w:id="196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wSgu&#10;FKMDAAAFCwAADgAAAAAAAAAAAAAAAAAuAgAAZHJzL2Uyb0RvYy54bWxQSwECLQAUAAYACAAAACEA&#10;08rs0tsAAAAEAQAADwAAAAAAAAAAAAAAAAD9BQAAZHJzL2Rvd25yZXYueG1sUEsFBgAAAAAEAAQA&#10;8wAAAAUH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969" w:author="Molly McEvilley" w:date="2021-10-13T11:06:00Z"/>
        </w:trPr>
        <w:tc>
          <w:tcPr>
            <w:tcW w:w="9355" w:type="dxa"/>
          </w:tcPr>
          <w:p w14:paraId="77E45C8B" w14:textId="54ABABAF" w:rsidR="00BE76D4" w:rsidRDefault="00AD5ACE" w:rsidP="00947F08">
            <w:pPr>
              <w:pStyle w:val="NoSpacing"/>
              <w:rPr>
                <w:ins w:id="1970" w:author="Molly McEvilley" w:date="2021-10-13T11:06:00Z"/>
                <w:rFonts w:cstheme="minorHAnsi"/>
                <w:bCs/>
              </w:rPr>
            </w:pPr>
            <w:proofErr w:type="spellStart"/>
            <w:ins w:id="1971" w:author="Molly McEvilley" w:date="2021-10-13T11:06:00Z">
              <w:r>
                <w:rPr>
                  <w:rFonts w:cstheme="minorHAnsi"/>
                  <w:bCs/>
                </w:rPr>
                <w:t>PSHMoveIn</w:t>
              </w:r>
              <w:proofErr w:type="spellEnd"/>
            </w:ins>
          </w:p>
        </w:tc>
      </w:tr>
      <w:tr w:rsidR="00BE76D4" w:rsidRPr="005F4836" w14:paraId="2E396FB8" w14:textId="77777777" w:rsidTr="00947F08">
        <w:trPr>
          <w:trHeight w:val="95"/>
          <w:ins w:id="1972" w:author="Molly McEvilley" w:date="2021-10-13T11:06:00Z"/>
        </w:trPr>
        <w:tc>
          <w:tcPr>
            <w:tcW w:w="9355" w:type="dxa"/>
          </w:tcPr>
          <w:p w14:paraId="510454E3" w14:textId="1AC10FFC" w:rsidR="00BE76D4" w:rsidRDefault="00AD5ACE" w:rsidP="00947F08">
            <w:pPr>
              <w:pStyle w:val="NoSpacing"/>
              <w:rPr>
                <w:ins w:id="1973" w:author="Molly McEvilley" w:date="2021-10-13T11:06:00Z"/>
                <w:rFonts w:cstheme="minorHAnsi"/>
                <w:bCs/>
              </w:rPr>
            </w:pPr>
            <w:commentRangeStart w:id="1974"/>
            <w:proofErr w:type="spellStart"/>
            <w:ins w:id="1975" w:author="Molly McEvilley" w:date="2021-10-13T11:07:00Z">
              <w:r>
                <w:rPr>
                  <w:rFonts w:cstheme="minorHAnsi"/>
                  <w:bCs/>
                </w:rPr>
                <w:t>PSHStatus</w:t>
              </w:r>
            </w:ins>
            <w:commentRangeEnd w:id="1974"/>
            <w:proofErr w:type="spellEnd"/>
            <w:ins w:id="1976" w:author="Molly McEvilley" w:date="2021-10-13T11:32:00Z">
              <w:r w:rsidR="009F4FAB">
                <w:rPr>
                  <w:rStyle w:val="CommentReference"/>
                  <w:rFonts w:eastAsiaTheme="minorHAnsi"/>
                </w:rPr>
                <w:commentReference w:id="1974"/>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77"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4169F9C4" w:rsidR="00763AD5" w:rsidRPr="003A0FA0" w:rsidRDefault="00763AD5" w:rsidP="00947F08">
            <w:pPr>
              <w:pStyle w:val="NoSpacing"/>
            </w:pPr>
            <w:r>
              <w:t>The population</w:t>
            </w:r>
            <w:del w:id="1978" w:author="Molly McEvilley" w:date="2021-12-01T08:00:00Z">
              <w:r w:rsidDel="009F7AF6">
                <w:delText>/</w:delText>
              </w:r>
              <w:commentRangeStart w:id="1979"/>
              <w:r w:rsidDel="009F7AF6">
                <w:delText>subpopulation</w:delText>
              </w:r>
            </w:del>
            <w:r>
              <w:t xml:space="preserve"> </w:t>
            </w:r>
            <w:commentRangeEnd w:id="1979"/>
            <w:r w:rsidR="009F7AF6">
              <w:rPr>
                <w:rStyle w:val="CommentReference"/>
                <w:rFonts w:eastAsiaTheme="minorHAnsi"/>
              </w:rPr>
              <w:commentReference w:id="1979"/>
            </w:r>
            <w:r>
              <w:t>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77"/>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80" w:name="_Toc34145685"/>
      <w:bookmarkStart w:id="1981" w:name="_Toc34145686"/>
      <w:bookmarkStart w:id="1982" w:name="_Get_Average_Days_2"/>
      <w:bookmarkStart w:id="1983" w:name="_Toc506721213"/>
      <w:bookmarkStart w:id="1984" w:name="_Toc37849812"/>
      <w:bookmarkStart w:id="1985" w:name="_Toc79154000"/>
      <w:bookmarkEnd w:id="1980"/>
      <w:bookmarkEnd w:id="1981"/>
      <w:bookmarkEnd w:id="1982"/>
      <w:r w:rsidRPr="00C52062">
        <w:t>Get Average Days for Length of Time in RRH Projects</w:t>
      </w:r>
      <w:bookmarkEnd w:id="1983"/>
      <w:bookmarkEnd w:id="1984"/>
      <w:bookmarkEnd w:id="198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4&#10;49EGpQMAAAULAAAOAAAAAAAAAAAAAAAAAC4CAABkcnMvZTJvRG9jLnhtbFBLAQItABQABgAIAAAA&#10;IQDTyuzS2wAAAAQBAAAPAAAAAAAAAAAAAAAAAP8FAABkcnMvZG93bnJldi54bWxQSwUGAAAAAAQA&#10;BADzAAAABwc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4359B5A3" w:rsidR="00763AD5" w:rsidRPr="003A0FA0" w:rsidRDefault="00763AD5" w:rsidP="00947F08">
            <w:pPr>
              <w:pStyle w:val="NoSpacing"/>
            </w:pPr>
            <w:r>
              <w:t>The population</w:t>
            </w:r>
            <w:del w:id="1986" w:author="Molly McEvilley" w:date="2021-12-01T08:00:00Z">
              <w:r w:rsidDel="0018575F">
                <w:delText>/</w:delText>
              </w:r>
              <w:commentRangeStart w:id="1987"/>
              <w:r w:rsidDel="0018575F">
                <w:delText>subpopulation</w:delText>
              </w:r>
            </w:del>
            <w:r>
              <w:t xml:space="preserve"> </w:t>
            </w:r>
            <w:commentRangeEnd w:id="1987"/>
            <w:r w:rsidR="0018575F">
              <w:rPr>
                <w:rStyle w:val="CommentReference"/>
                <w:rFonts w:eastAsiaTheme="minorHAnsi"/>
              </w:rPr>
              <w:commentReference w:id="1987"/>
            </w:r>
            <w:r>
              <w:t>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88"/>
            <w:ins w:id="1989" w:author="Molly McEvilley" w:date="2021-10-13T11:14:00Z">
              <w:r w:rsidR="00147B14">
                <w:t>12-16</w:t>
              </w:r>
              <w:r w:rsidR="00147B14" w:rsidDel="00147B14">
                <w:t xml:space="preserve"> </w:t>
              </w:r>
            </w:ins>
            <w:del w:id="1990" w:author="Molly McEvilley" w:date="2021-10-13T11:14:00Z">
              <w:r w:rsidDel="00147B14">
                <w:delText xml:space="preserve">10 and 11 </w:delText>
              </w:r>
            </w:del>
            <w:commentRangeEnd w:id="1988"/>
            <w:r w:rsidR="009F4FAB">
              <w:rPr>
                <w:rStyle w:val="CommentReference"/>
                <w:rFonts w:eastAsiaTheme="minorHAnsi"/>
              </w:rPr>
              <w:commentReference w:id="1988"/>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91" w:author="Molly McEvilley"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92" w:author="Molly McEvilley"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93" w:name="_Toc34145696"/>
      <w:bookmarkStart w:id="1994" w:name="_Toc34145697"/>
      <w:bookmarkStart w:id="1995" w:name="_Toc506721215"/>
      <w:bookmarkStart w:id="1996" w:name="_Toc37849813"/>
      <w:bookmarkStart w:id="1997" w:name="_Toc79154001"/>
      <w:bookmarkEnd w:id="1993"/>
      <w:bookmarkEnd w:id="1994"/>
      <w:r w:rsidRPr="00C52062">
        <w:t>Get Average Days to Return/Re-engage by Last Project Type</w:t>
      </w:r>
      <w:bookmarkEnd w:id="1995"/>
      <w:bookmarkEnd w:id="1996"/>
      <w:bookmarkEnd w:id="199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hD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5&#10;wVhDpQMAAAgLAAAOAAAAAAAAAAAAAAAAAC4CAABkcnMvZTJvRG9jLnhtbFBLAQItABQABgAIAAAA&#10;IQDTyuzS2wAAAAQBAAAPAAAAAAAAAAAAAAAAAP8FAABkcnMvZG93bnJldi54bWxQSwUGAAAAAAQA&#10;BADzAAAABwc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31DAE8DA" w:rsidR="00A72AC3" w:rsidRPr="003A0FA0" w:rsidRDefault="00A72AC3" w:rsidP="00A72AC3">
            <w:pPr>
              <w:pStyle w:val="NoSpacing"/>
            </w:pPr>
            <w:r>
              <w:t>The population</w:t>
            </w:r>
            <w:del w:id="1998" w:author="Molly McEvilley" w:date="2021-12-01T08:01:00Z">
              <w:r w:rsidDel="0018575F">
                <w:delText>/</w:delText>
              </w:r>
              <w:commentRangeStart w:id="1999"/>
              <w:r w:rsidDel="0018575F">
                <w:delText>subpopulation</w:delText>
              </w:r>
            </w:del>
            <w:commentRangeEnd w:id="1999"/>
            <w:r w:rsidR="0018575F">
              <w:rPr>
                <w:rStyle w:val="CommentReference"/>
                <w:rFonts w:eastAsiaTheme="minorHAnsi"/>
              </w:rPr>
              <w:commentReference w:id="1999"/>
            </w:r>
            <w:r>
              <w:t xml:space="preserve">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2000" w:name="_Get_Average_Days"/>
      <w:bookmarkStart w:id="2001" w:name="_Toc37973614"/>
      <w:bookmarkStart w:id="2002" w:name="_Toc37974167"/>
      <w:bookmarkStart w:id="2003" w:name="_Toc37974718"/>
      <w:bookmarkStart w:id="2004" w:name="_Toc37975206"/>
      <w:bookmarkStart w:id="2005" w:name="_Toc37849814"/>
      <w:bookmarkStart w:id="2006" w:name="_Toc79154002"/>
      <w:bookmarkStart w:id="2007" w:name="_Toc506721216"/>
      <w:bookmarkEnd w:id="2000"/>
      <w:bookmarkEnd w:id="2001"/>
      <w:bookmarkEnd w:id="2002"/>
      <w:bookmarkEnd w:id="2003"/>
      <w:bookmarkEnd w:id="2004"/>
      <w:r w:rsidRPr="00C52062">
        <w:t>Get Average Days to Return/Re-engage by Population</w:t>
      </w:r>
      <w:bookmarkEnd w:id="2005"/>
      <w:bookmarkEnd w:id="200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tCog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NiLtC&#10;ogMAAAoLAAAOAAAAAAAAAAAAAAAAAC4CAABkcnMvZTJvRG9jLnhtbFBLAQItABQABgAIAAAAIQDT&#10;yuzS2wAAAAQBAAAPAAAAAAAAAAAAAAAAAPwFAABkcnMvZG93bnJldi54bWxQSwUGAAAAAAQABADz&#10;AAAABAc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2008"/>
      <w:del w:id="2009" w:author="Molly McEvilley" w:date="2021-10-13T11:21:00Z">
        <w:r w:rsidRPr="00C52062" w:rsidDel="00FB189A">
          <w:delText>ReportRow</w:delText>
        </w:r>
        <w:r w:rsidDel="00FB189A">
          <w:delText xml:space="preserve"> and </w:delText>
        </w:r>
      </w:del>
      <w:commentRangeEnd w:id="2008"/>
      <w:r w:rsidR="00AD5BE5">
        <w:rPr>
          <w:rStyle w:val="CommentReference"/>
          <w:rFonts w:asciiTheme="minorHAnsi" w:eastAsiaTheme="minorHAnsi" w:hAnsiTheme="minorHAnsi" w:cstheme="minorBidi"/>
        </w:rPr>
        <w:commentReference w:id="2008"/>
      </w:r>
      <w:r>
        <w:t>Value</w:t>
      </w:r>
    </w:p>
    <w:p w14:paraId="192BF3C1" w14:textId="0B0B0849" w:rsidR="00A72AC3" w:rsidRPr="00A6067F" w:rsidRDefault="00A72AC3" w:rsidP="00A72AC3">
      <w:pPr>
        <w:rPr>
          <w:rFonts w:cstheme="minorHAnsi"/>
        </w:rPr>
      </w:pPr>
      <w:r w:rsidRPr="00A6067F">
        <w:rPr>
          <w:rFonts w:cstheme="minorHAnsi"/>
        </w:rPr>
        <w:t xml:space="preserve">For each </w:t>
      </w:r>
      <w:ins w:id="2010" w:author="Molly McEvilley" w:date="2021-10-13T11:21:00Z">
        <w:r w:rsidR="00862A54">
          <w:rPr>
            <w:rFonts w:cstheme="minorHAnsi"/>
          </w:rPr>
          <w:t xml:space="preserve">valid combination of values in other relevant columns, </w:t>
        </w:r>
      </w:ins>
      <w:del w:id="2011" w:author="Molly McEvilley" w:date="2021-10-13T11:21:00Z">
        <w:r w:rsidRPr="00655B0F" w:rsidDel="00862A54">
          <w:rPr>
            <w:b/>
          </w:rPr>
          <w:delText>ReportRow</w:delText>
        </w:r>
        <w:r w:rsidRPr="00A6067F" w:rsidDel="00862A54">
          <w:rPr>
            <w:rFonts w:cstheme="minorHAnsi"/>
          </w:rPr>
          <w:delText xml:space="preserve"> listed belo</w:delText>
        </w:r>
      </w:del>
      <w:del w:id="2012" w:author="Molly McEvilley"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2013" w:author="Molly McEvilley"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2014">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2015" w:author="Molly McEvilley"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16" w:author="Molly McEvilley"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2017" w:author="Molly McEvilley" w:date="2021-10-13T11:22:00Z">
              <w:r w:rsidRPr="008743AE" w:rsidDel="00862A54">
                <w:rPr>
                  <w:rFonts w:cstheme="minorHAnsi"/>
                </w:rPr>
                <w:delText>Report Row Category</w:delText>
              </w:r>
            </w:del>
          </w:p>
        </w:tc>
        <w:tc>
          <w:tcPr>
            <w:tcW w:w="0" w:type="dxa"/>
            <w:tcPrChange w:id="2018" w:author="Molly McEvilley"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2019" w:author="Molly McEvilley" w:date="2021-10-13T11:22:00Z">
              <w:r w:rsidRPr="008743AE" w:rsidDel="00862A54">
                <w:rPr>
                  <w:rFonts w:cstheme="minorHAnsi"/>
                </w:rPr>
                <w:delText>Source Column</w:delText>
              </w:r>
              <w:r w:rsidDel="00862A54">
                <w:delText xml:space="preserve"> and Criteria</w:delText>
              </w:r>
            </w:del>
          </w:p>
        </w:tc>
        <w:tc>
          <w:tcPr>
            <w:tcW w:w="0" w:type="dxa"/>
            <w:tcPrChange w:id="2020" w:author="Molly McEvilley"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2021" w:author="Molly McEvilley"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22"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23" w:author="Molly McEvilley"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24" w:author="Molly McEvilley" w:date="2021-10-13T11:22:00Z">
              <w:r w:rsidRPr="00454D25" w:rsidDel="00862A54">
                <w:delText>Days to return after exit from ES</w:delText>
              </w:r>
            </w:del>
          </w:p>
        </w:tc>
        <w:tc>
          <w:tcPr>
            <w:tcW w:w="0" w:type="dxa"/>
            <w:noWrap/>
            <w:tcPrChange w:id="2025" w:author="Molly McEvilley"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26"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2027" w:author="Molly McEvilley"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28" w:author="Molly McEvilley"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29"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0" w:author="Molly McEvilley"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31" w:author="Molly McEvilley" w:date="2021-10-13T11:22:00Z">
              <w:r w:rsidRPr="00454D25" w:rsidDel="00862A54">
                <w:delText>Days to return after exit from TH</w:delText>
              </w:r>
            </w:del>
          </w:p>
        </w:tc>
        <w:tc>
          <w:tcPr>
            <w:tcW w:w="0" w:type="dxa"/>
            <w:noWrap/>
            <w:tcPrChange w:id="2032" w:author="Molly McEvilley"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33"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2034" w:author="Molly McEvilley"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35" w:author="Molly McEvilley"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36"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7" w:author="Molly McEvilley"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38" w:author="Molly McEvilley" w:date="2021-10-13T11:22:00Z">
              <w:r w:rsidRPr="00454D25" w:rsidDel="00862A54">
                <w:delText>Days to return after exit from SH</w:delText>
              </w:r>
            </w:del>
          </w:p>
        </w:tc>
        <w:tc>
          <w:tcPr>
            <w:tcW w:w="0" w:type="dxa"/>
            <w:noWrap/>
            <w:tcPrChange w:id="2039" w:author="Molly McEvilley"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40"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2041" w:author="Molly McEvilley"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42" w:author="Molly McEvilley"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43"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44" w:author="Molly McEvilley"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2045" w:author="Molly McEvilley" w:date="2021-10-13T11:22:00Z">
              <w:r w:rsidRPr="00454D25" w:rsidDel="00862A54">
                <w:delText>Days to return after exit from RRH</w:delText>
              </w:r>
              <w:r w:rsidDel="00862A54">
                <w:delText xml:space="preserve"> (placed in PH)</w:delText>
              </w:r>
            </w:del>
          </w:p>
        </w:tc>
        <w:tc>
          <w:tcPr>
            <w:tcW w:w="0" w:type="dxa"/>
            <w:noWrap/>
            <w:tcPrChange w:id="2046" w:author="Molly McEvilley"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47"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2048" w:author="Molly McEvilley"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49" w:author="Molly McEvilley"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50"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51" w:author="Molly McEvilley"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52" w:author="Molly McEvilley" w:date="2021-10-13T11:22:00Z">
              <w:r w:rsidRPr="00454D25" w:rsidDel="00862A54">
                <w:delText>Days to return after exit from PSH</w:delText>
              </w:r>
              <w:r w:rsidDel="00862A54">
                <w:delText xml:space="preserve"> (placed in PH)</w:delText>
              </w:r>
            </w:del>
          </w:p>
        </w:tc>
        <w:tc>
          <w:tcPr>
            <w:tcW w:w="0" w:type="dxa"/>
            <w:noWrap/>
            <w:tcPrChange w:id="2053" w:author="Molly McEvilley"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54"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2055" w:author="Molly McEvilley"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56" w:author="Molly McEvilley"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57"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58" w:author="Molly McEvilley"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59" w:author="Molly McEvilley" w:date="2021-10-13T11:22:00Z">
              <w:r w:rsidRPr="00454D25" w:rsidDel="00862A54">
                <w:delText>Days to return after exit from RRH</w:delText>
              </w:r>
              <w:r w:rsidDel="00862A54">
                <w:delText xml:space="preserve"> (not placed)</w:delText>
              </w:r>
            </w:del>
          </w:p>
        </w:tc>
        <w:tc>
          <w:tcPr>
            <w:tcW w:w="0" w:type="dxa"/>
            <w:noWrap/>
            <w:tcPrChange w:id="2060" w:author="Molly McEvilley"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61"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2062" w:author="Molly McEvilley"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63" w:author="Molly McEvilley"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64"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65" w:author="Molly McEvilley"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66" w:author="Molly McEvilley" w:date="2021-10-13T11:22:00Z">
              <w:r w:rsidRPr="00454D25" w:rsidDel="00862A54">
                <w:delText>Days to return after exit from PSH</w:delText>
              </w:r>
              <w:r w:rsidDel="00862A54">
                <w:delText xml:space="preserve"> (not placed)</w:delText>
              </w:r>
            </w:del>
          </w:p>
        </w:tc>
        <w:tc>
          <w:tcPr>
            <w:tcW w:w="0" w:type="dxa"/>
            <w:noWrap/>
            <w:tcPrChange w:id="2067" w:author="Molly McEvilley"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68"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2069" w:author="Molly McEvilley"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70" w:author="Molly McEvilley" w:date="2021-10-13T11:22:00Z">
              <w:r w:rsidDel="00862A54">
                <w:delText>64</w:delText>
              </w:r>
            </w:del>
          </w:p>
        </w:tc>
      </w:tr>
    </w:tbl>
    <w:p w14:paraId="5E249D45" w14:textId="26A7586E" w:rsidR="002B6231" w:rsidRDefault="002B6231" w:rsidP="0088191A">
      <w:pPr>
        <w:pStyle w:val="Heading2"/>
      </w:pPr>
      <w:bookmarkStart w:id="2071" w:name="_Toc31198752"/>
      <w:bookmarkStart w:id="2072" w:name="_Toc37849815"/>
      <w:bookmarkStart w:id="2073" w:name="_Toc79154003"/>
      <w:bookmarkEnd w:id="2071"/>
      <w:r w:rsidRPr="00C52062">
        <w:t xml:space="preserve">Get Average Days to Return/Re-engage by </w:t>
      </w:r>
      <w:r>
        <w:t>System Path</w:t>
      </w:r>
      <w:bookmarkEnd w:id="2007"/>
      <w:bookmarkEnd w:id="2072"/>
      <w:bookmarkEnd w:id="207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Wnw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ewAWnwMA&#10;AAoLAAAOAAAAAAAAAAAAAAAAAC4CAABkcnMvZTJvRG9jLnhtbFBLAQItABQABgAIAAAAIQDTyuzS&#10;2wAAAAQBAAAPAAAAAAAAAAAAAAAAAPkFAABkcnMvZG93bnJldi54bWxQSwUGAAAAAAQABADzAAAA&#10;AQc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lastRenderedPageBreak/>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A25DF0B" w:rsidR="00F824F8" w:rsidRPr="003A0FA0" w:rsidRDefault="00F824F8" w:rsidP="00947F08">
            <w:pPr>
              <w:pStyle w:val="NoSpacing"/>
            </w:pPr>
            <w:r>
              <w:t>The population</w:t>
            </w:r>
            <w:del w:id="2074" w:author="Molly McEvilley" w:date="2021-12-01T08:01:00Z">
              <w:r w:rsidDel="0018575F">
                <w:delText>/</w:delText>
              </w:r>
              <w:commentRangeStart w:id="2075"/>
              <w:r w:rsidDel="0018575F">
                <w:delText>subpopulation</w:delText>
              </w:r>
            </w:del>
            <w:r>
              <w:t xml:space="preserve"> </w:t>
            </w:r>
            <w:commentRangeEnd w:id="2075"/>
            <w:r w:rsidR="0018575F">
              <w:rPr>
                <w:rStyle w:val="CommentReference"/>
                <w:rFonts w:eastAsiaTheme="minorHAnsi"/>
              </w:rPr>
              <w:commentReference w:id="2075"/>
            </w:r>
            <w:r>
              <w:t>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2076" w:name="_Toc31198754"/>
      <w:bookmarkStart w:id="2077" w:name="_Toc37973617"/>
      <w:bookmarkStart w:id="2078" w:name="_Toc37974170"/>
      <w:bookmarkStart w:id="2079" w:name="_Toc37974721"/>
      <w:bookmarkStart w:id="2080" w:name="_Toc37975209"/>
      <w:bookmarkStart w:id="2081" w:name="_Toc506721217"/>
      <w:bookmarkStart w:id="2082" w:name="_Toc37849816"/>
      <w:bookmarkStart w:id="2083" w:name="_Toc79154004"/>
      <w:bookmarkStart w:id="2084" w:name="_Toc499544018"/>
      <w:bookmarkEnd w:id="2076"/>
      <w:bookmarkEnd w:id="2077"/>
      <w:bookmarkEnd w:id="2078"/>
      <w:bookmarkEnd w:id="2079"/>
      <w:bookmarkEnd w:id="2080"/>
      <w:r w:rsidRPr="00C52062">
        <w:lastRenderedPageBreak/>
        <w:t>Get Average Days to Return/Re-engage by Exit Destination</w:t>
      </w:r>
      <w:bookmarkEnd w:id="2081"/>
      <w:bookmarkEnd w:id="2082"/>
      <w:bookmarkEnd w:id="208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oA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dhvv8KAD&#10;AAAKCwAADgAAAAAAAAAAAAAAAAAuAgAAZHJzL2Uyb0RvYy54bWxQSwECLQAUAAYACAAAACEA08rs&#10;0tsAAAAEAQAADwAAAAAAAAAAAAAAAAD6BQAAZHJzL2Rvd25yZXYueG1sUEsFBgAAAAAEAAQA8wAA&#10;AAIH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43819321" w:rsidR="00A72AC3" w:rsidRPr="003A0FA0" w:rsidRDefault="00A72AC3" w:rsidP="00947F08">
            <w:pPr>
              <w:pStyle w:val="NoSpacing"/>
            </w:pPr>
            <w:r>
              <w:t>The population</w:t>
            </w:r>
            <w:del w:id="2085" w:author="Molly McEvilley" w:date="2021-12-01T08:01:00Z">
              <w:r w:rsidDel="0018575F">
                <w:delText>/</w:delText>
              </w:r>
              <w:commentRangeStart w:id="2086"/>
              <w:r w:rsidDel="0018575F">
                <w:delText>subpopulation</w:delText>
              </w:r>
            </w:del>
            <w:r>
              <w:t xml:space="preserve"> </w:t>
            </w:r>
            <w:commentRangeEnd w:id="2086"/>
            <w:r w:rsidR="0018575F">
              <w:rPr>
                <w:rStyle w:val="CommentReference"/>
                <w:rFonts w:eastAsiaTheme="minorHAnsi"/>
              </w:rPr>
              <w:commentReference w:id="2086"/>
            </w:r>
            <w:r>
              <w:t>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lastRenderedPageBreak/>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87" w:name="_Toc31198792"/>
      <w:bookmarkStart w:id="2088" w:name="_Toc37849817"/>
      <w:bookmarkStart w:id="2089" w:name="_Toc499292041"/>
      <w:bookmarkStart w:id="2090" w:name="_Toc499544003"/>
      <w:bookmarkStart w:id="2091" w:name="_Toc506721219"/>
      <w:bookmarkEnd w:id="2087"/>
    </w:p>
    <w:p w14:paraId="14F8F368" w14:textId="6E50B1EF" w:rsidR="00E86581" w:rsidRDefault="00E86581" w:rsidP="00E86581">
      <w:pPr>
        <w:pStyle w:val="Heading1"/>
      </w:pPr>
      <w:bookmarkStart w:id="2092" w:name="_Toc79154005"/>
      <w:r>
        <w:lastRenderedPageBreak/>
        <w:t>HMIS Business Logic:  LSACalculated AHAR Counts</w:t>
      </w:r>
      <w:bookmarkEnd w:id="2092"/>
    </w:p>
    <w:p w14:paraId="75CA130C" w14:textId="77777777" w:rsidR="00D3069A" w:rsidRDefault="00D3069A" w:rsidP="00D3069A">
      <w:pPr>
        <w:pStyle w:val="Heading2"/>
      </w:pPr>
      <w:bookmarkStart w:id="2093" w:name="_Toc78368848"/>
      <w:bookmarkStart w:id="2094" w:name="_Toc79154006"/>
      <w:r>
        <w:t>Report Rows for LSACalculated Counts</w:t>
      </w:r>
      <w:bookmarkEnd w:id="2093"/>
      <w:bookmarkEnd w:id="2094"/>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95" w:name="_Toc78368849"/>
    </w:p>
    <w:p w14:paraId="787A1976" w14:textId="502CD320" w:rsidR="00D3069A" w:rsidRDefault="00D3069A" w:rsidP="00D3069A">
      <w:pPr>
        <w:pStyle w:val="Heading2"/>
      </w:pPr>
      <w:bookmarkStart w:id="2096" w:name="_Toc79154007"/>
      <w:r>
        <w:t>Identify Active and Point in Time Cohorts for LSACalculated AHAR Counts</w:t>
      </w:r>
      <w:bookmarkEnd w:id="2095"/>
      <w:bookmarkEnd w:id="2096"/>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97" w:author="Molly McEvilley"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98"/>
            <w:proofErr w:type="spellStart"/>
            <w:ins w:id="2099" w:author="Molly McEvilley" w:date="2021-10-14T11:24:00Z">
              <w:r>
                <w:rPr>
                  <w:bCs/>
                </w:rPr>
                <w:t>LSA</w:t>
              </w:r>
            </w:ins>
            <w:r w:rsidR="00D3069A">
              <w:rPr>
                <w:bCs/>
              </w:rPr>
              <w:t>ProjectType</w:t>
            </w:r>
            <w:commentRangeEnd w:id="2098"/>
            <w:proofErr w:type="spellEnd"/>
            <w:r w:rsidR="00960012">
              <w:rPr>
                <w:rStyle w:val="CommentReference"/>
                <w:rFonts w:eastAsiaTheme="minorHAnsi"/>
              </w:rPr>
              <w:commentReference w:id="2098"/>
            </w:r>
          </w:p>
        </w:tc>
      </w:tr>
      <w:tr w:rsidR="00D3069A" w:rsidRPr="005F4836" w:rsidDel="0063026A" w14:paraId="1504A1D4" w14:textId="19DAE969" w:rsidTr="00947F08">
        <w:trPr>
          <w:trHeight w:val="216"/>
          <w:del w:id="2100" w:author="Molly McEvilley" w:date="2021-10-14T11:24:00Z"/>
        </w:trPr>
        <w:tc>
          <w:tcPr>
            <w:tcW w:w="9355" w:type="dxa"/>
          </w:tcPr>
          <w:p w14:paraId="29A0B320" w14:textId="0936E424" w:rsidR="00D3069A" w:rsidRPr="00845520" w:rsidDel="0063026A" w:rsidRDefault="00D3069A" w:rsidP="00947F08">
            <w:pPr>
              <w:pStyle w:val="NoSpacing"/>
              <w:rPr>
                <w:del w:id="2101" w:author="Molly McEvilley" w:date="2021-10-14T11:24:00Z"/>
                <w:bCs/>
              </w:rPr>
            </w:pPr>
            <w:del w:id="2102" w:author="Molly McEvilley"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103"/>
      <w:proofErr w:type="spellStart"/>
      <w:ins w:id="2104" w:author="Molly McEvilley" w:date="2021-10-21T10:56:00Z">
        <w:r w:rsidR="0015443F">
          <w:rPr>
            <w:b/>
            <w:bCs/>
          </w:rPr>
          <w:t>LSA</w:t>
        </w:r>
        <w:r w:rsidR="0015443F" w:rsidRPr="00845520">
          <w:rPr>
            <w:b/>
            <w:bCs/>
          </w:rPr>
          <w:t>ProjectType</w:t>
        </w:r>
        <w:proofErr w:type="spellEnd"/>
        <w:r w:rsidR="0015443F">
          <w:t xml:space="preserve"> </w:t>
        </w:r>
      </w:ins>
      <w:commentRangeEnd w:id="2103"/>
      <w:ins w:id="2105" w:author="Molly McEvilley" w:date="2021-10-26T15:15:00Z">
        <w:r w:rsidR="00B609D2">
          <w:rPr>
            <w:rStyle w:val="CommentReference"/>
            <w:rFonts w:eastAsiaTheme="minorHAnsi" w:cstheme="minorBidi"/>
          </w:rPr>
          <w:commentReference w:id="2103"/>
        </w:r>
      </w:ins>
      <w:del w:id="2106" w:author="Molly McEvilley"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107" w:author="Molly McEvilley" w:date="2021-10-21T10:56:00Z">
        <w:r w:rsidR="0015443F">
          <w:rPr>
            <w:b/>
            <w:bCs/>
          </w:rPr>
          <w:t>LSA</w:t>
        </w:r>
        <w:r w:rsidR="0015443F" w:rsidRPr="00845520">
          <w:rPr>
            <w:b/>
            <w:bCs/>
          </w:rPr>
          <w:t>ProjectType</w:t>
        </w:r>
        <w:proofErr w:type="spellEnd"/>
        <w:r w:rsidR="0015443F">
          <w:t xml:space="preserve"> </w:t>
        </w:r>
      </w:ins>
      <w:del w:id="2108" w:author="Molly McEvilley" w:date="2021-10-21T10:56:00Z">
        <w:r w:rsidRPr="00BB785F" w:rsidDel="0015443F">
          <w:rPr>
            <w:b/>
          </w:rPr>
          <w:delText>ProjectType</w:delText>
        </w:r>
        <w:r w:rsidDel="0015443F">
          <w:delText xml:space="preserve"> </w:delText>
        </w:r>
      </w:del>
      <w:r>
        <w:t xml:space="preserve">in </w:t>
      </w:r>
      <w:commentRangeStart w:id="2109"/>
      <w:r>
        <w:t>(</w:t>
      </w:r>
      <w:del w:id="2110" w:author="Molly McEvilley" w:date="2021-10-27T12:05:00Z">
        <w:r w:rsidDel="00ED6863">
          <w:delText>1</w:delText>
        </w:r>
      </w:del>
      <w:ins w:id="2111" w:author="Molly McEvilley" w:date="2021-10-27T12:05:00Z">
        <w:r w:rsidR="00ED6863">
          <w:t>0</w:t>
        </w:r>
      </w:ins>
      <w:r>
        <w:t>,</w:t>
      </w:r>
      <w:ins w:id="2112" w:author="Molly McEvilley" w:date="2021-10-27T12:21:00Z">
        <w:r w:rsidR="000F471E">
          <w:t>1,</w:t>
        </w:r>
      </w:ins>
      <w:r>
        <w:t>2,8)</w:t>
      </w:r>
      <w:commentRangeEnd w:id="2109"/>
      <w:r w:rsidR="000F471E">
        <w:rPr>
          <w:rStyle w:val="CommentReference"/>
          <w:rFonts w:eastAsiaTheme="minorHAnsi" w:cstheme="minorBidi"/>
        </w:rPr>
        <w:commentReference w:id="2109"/>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113" w:author="Molly McEvilley" w:date="2021-10-21T10:56:00Z">
        <w:r w:rsidR="0015443F">
          <w:rPr>
            <w:b/>
            <w:bCs/>
          </w:rPr>
          <w:t>LSA</w:t>
        </w:r>
        <w:r w:rsidR="0015443F" w:rsidRPr="00845520">
          <w:rPr>
            <w:b/>
            <w:bCs/>
          </w:rPr>
          <w:t>ProjectType</w:t>
        </w:r>
        <w:proofErr w:type="spellEnd"/>
        <w:r w:rsidR="0015443F">
          <w:t xml:space="preserve"> </w:t>
        </w:r>
      </w:ins>
      <w:del w:id="2114" w:author="Molly McEvilley" w:date="2021-10-21T10:56:00Z">
        <w:r w:rsidRPr="00BB785F" w:rsidDel="0015443F">
          <w:rPr>
            <w:b/>
          </w:rPr>
          <w:delText>ProjectTyp</w:delText>
        </w:r>
        <w:r w:rsidDel="0015443F">
          <w:rPr>
            <w:b/>
          </w:rPr>
          <w:delText>e</w:delText>
        </w:r>
      </w:del>
      <w:r w:rsidRPr="00E36C4B">
        <w:t>=</w:t>
      </w:r>
      <w:ins w:id="2115" w:author="Molly McEvilley" w:date="2021-10-21T10:56:00Z">
        <w:r w:rsidR="0015443F">
          <w:t xml:space="preserve"> </w:t>
        </w:r>
      </w:ins>
      <w:ins w:id="2116" w:author="Molly McEvilley" w:date="2021-10-27T12:06:00Z">
        <w:r w:rsidR="00EE6F06">
          <w:t>1</w:t>
        </w:r>
      </w:ins>
      <w:del w:id="2117" w:author="Molly McEvilley" w:date="2021-10-21T10:56:00Z">
        <w:r w:rsidRPr="00E36C4B" w:rsidDel="0015443F">
          <w:delText>1</w:delText>
        </w:r>
      </w:del>
      <w:del w:id="2118" w:author="Molly McEvilley" w:date="2021-10-21T10:57:00Z">
        <w:r w:rsidRPr="00E36C4B" w:rsidDel="0015443F">
          <w:delText xml:space="preserve"> </w:delText>
        </w:r>
      </w:del>
      <w:del w:id="2119" w:author="Molly McEvilley"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120" w:author="Molly McEvilley"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2121" w:author="Molly McEvilley" w:date="2021-10-14T11:29:00Z">
        <w:r w:rsidR="00033824">
          <w:rPr>
            <w:bCs/>
            <w:u w:val="single"/>
          </w:rPr>
          <w:t>.</w:t>
        </w:r>
      </w:ins>
      <w:del w:id="2122" w:author="Molly McEvilley"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123" w:author="Molly McEvilley" w:date="2021-10-14T11:27:00Z"/>
        </w:rPr>
      </w:pPr>
      <w:commentRangeStart w:id="2124"/>
      <w:del w:id="2125" w:author="Molly McEvilley"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124"/>
      <w:r w:rsidR="007C328B">
        <w:rPr>
          <w:rStyle w:val="CommentReference"/>
          <w:rFonts w:eastAsiaTheme="minorHAnsi" w:cstheme="minorBidi"/>
        </w:rPr>
        <w:commentReference w:id="2124"/>
      </w:r>
    </w:p>
    <w:p w14:paraId="28C702FB" w14:textId="77777777" w:rsidR="00D3069A" w:rsidRPr="00D3069A" w:rsidRDefault="00D3069A" w:rsidP="003C3461"/>
    <w:p w14:paraId="0A46E988" w14:textId="77777777" w:rsidR="003C3461" w:rsidRDefault="003C3461" w:rsidP="003C3461">
      <w:pPr>
        <w:pStyle w:val="Heading2"/>
      </w:pPr>
      <w:bookmarkStart w:id="2126" w:name="_Toc78368888"/>
      <w:bookmarkStart w:id="2127" w:name="_Toc79154008"/>
      <w:r>
        <w:t>Counts of People and Households by Project and Household Characteristics</w:t>
      </w:r>
      <w:bookmarkEnd w:id="2126"/>
      <w:bookmarkEnd w:id="2127"/>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128" w:author="Molly McEvilley"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129" w:author="Molly McEvilley" w:date="2021-10-13T11:39:00Z"/>
        </w:trPr>
        <w:tc>
          <w:tcPr>
            <w:tcW w:w="9355" w:type="dxa"/>
          </w:tcPr>
          <w:p w14:paraId="595923F9" w14:textId="77777777" w:rsidR="00276C92" w:rsidRDefault="00276C92" w:rsidP="006126C6">
            <w:pPr>
              <w:pStyle w:val="NoSpacing"/>
              <w:rPr>
                <w:ins w:id="2130" w:author="Molly McEvilley" w:date="2021-10-13T11:39:00Z"/>
                <w:bCs/>
              </w:rPr>
            </w:pPr>
            <w:commentRangeStart w:id="2131"/>
            <w:ins w:id="2132" w:author="Molly McEvilley" w:date="2021-10-13T11:39:00Z">
              <w:r>
                <w:rPr>
                  <w:bCs/>
                </w:rPr>
                <w:t>HHDisability</w:t>
              </w:r>
              <w:commentRangeEnd w:id="2131"/>
              <w:r>
                <w:rPr>
                  <w:rStyle w:val="CommentReference"/>
                  <w:rFonts w:eastAsiaTheme="minorHAnsi"/>
                </w:rPr>
                <w:commentReference w:id="2131"/>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133" w:author="Molly McEvilley" w:date="2021-10-14T11:41:00Z">
              <w:r w:rsidDel="00A72346">
                <w:delText xml:space="preserve">Count of distinct </w:delText>
              </w:r>
              <w:r w:rsidRPr="00947F08" w:rsidDel="00A72346">
                <w:rPr>
                  <w:b/>
                  <w:bCs/>
                </w:rPr>
                <w:delText>PersonalIDs</w:delText>
              </w:r>
              <w:r w:rsidDel="00A72346">
                <w:delText xml:space="preserve"> in tlsa_</w:delText>
              </w:r>
              <w:commentRangeStart w:id="2134"/>
              <w:r w:rsidDel="00A72346">
                <w:delText>Enrollment</w:delText>
              </w:r>
            </w:del>
            <w:ins w:id="2135" w:author="Molly McEvilley" w:date="2021-10-14T11:41:00Z">
              <w:r w:rsidR="00A72346">
                <w:t>See below</w:t>
              </w:r>
              <w:commentRangeEnd w:id="2134"/>
              <w:r w:rsidR="00A72346">
                <w:rPr>
                  <w:rStyle w:val="CommentReference"/>
                  <w:rFonts w:eastAsiaTheme="minorHAnsi"/>
                </w:rPr>
                <w:commentReference w:id="2134"/>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lastRenderedPageBreak/>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136" w:author="Molly McEvilley"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137" w:author="Molly McEvilley" w:date="2021-10-14T11:44:00Z">
              <w:r w:rsidRPr="00381896" w:rsidDel="004C6BE9">
                <w:delText>Count</w:delText>
              </w:r>
            </w:del>
            <w:ins w:id="2138" w:author="Molly McEvilley"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139" w:author="Molly McEvilley" w:date="2021-10-14T11:44:00Z">
              <w:r>
                <w:t>Count of d</w:t>
              </w:r>
            </w:ins>
            <w:del w:id="2140" w:author="Molly McEvilley"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141" w:author="Molly McEvilley" w:date="2021-10-14T11:45:00Z">
              <w:r>
                <w:t>Count of d</w:t>
              </w:r>
            </w:ins>
            <w:del w:id="2142" w:author="Molly McEvilley"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43" w:author="Molly McEvilley" w:date="2021-10-21T10:57:00Z">
              <w:r w:rsidR="00155374">
                <w:rPr>
                  <w:b/>
                  <w:bCs/>
                </w:rPr>
                <w:t>LSA</w:t>
              </w:r>
              <w:r w:rsidR="00155374" w:rsidRPr="00845520">
                <w:rPr>
                  <w:b/>
                  <w:bCs/>
                </w:rPr>
                <w:t>ProjectType</w:t>
              </w:r>
              <w:proofErr w:type="spellEnd"/>
              <w:r w:rsidR="00155374">
                <w:t xml:space="preserve"> </w:t>
              </w:r>
            </w:ins>
            <w:del w:id="2144" w:author="Molly McEvilley" w:date="2021-10-21T10:57:00Z">
              <w:r w:rsidRPr="00155374" w:rsidDel="00155374">
                <w:rPr>
                  <w:rPrChange w:id="2145" w:author="Molly McEvilley" w:date="2021-10-21T10:58:00Z">
                    <w:rPr>
                      <w:b/>
                      <w:bCs/>
                    </w:rPr>
                  </w:rPrChange>
                </w:rPr>
                <w:delText>ProjectType</w:delText>
              </w:r>
              <w:r w:rsidRPr="00155374" w:rsidDel="00155374">
                <w:delText xml:space="preserve"> </w:delText>
              </w:r>
            </w:del>
            <w:del w:id="2146" w:author="Molly McEvilley" w:date="2021-10-21T10:58:00Z">
              <w:r w:rsidRPr="00155374" w:rsidDel="00155374">
                <w:delText>= 1</w:delText>
              </w:r>
            </w:del>
            <w:ins w:id="2147" w:author="Molly McEvilley" w:date="2021-10-21T10:58:00Z">
              <w:r w:rsidR="00155374" w:rsidRPr="00155374">
                <w:rPr>
                  <w:rPrChange w:id="2148" w:author="Molly McEvilley"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49" w:author="Molly McEvilley" w:date="2021-10-21T10:57:00Z">
              <w:r w:rsidR="00155374">
                <w:t>.</w:t>
              </w:r>
            </w:ins>
            <w:del w:id="2150" w:author="Molly McEvilley" w:date="2021-10-21T10:57:00Z">
              <w:r w:rsidDel="00155374">
                <w:delText>.</w:delText>
              </w:r>
            </w:del>
            <w:ins w:id="2151" w:author="Molly McEvilley" w:date="2021-10-21T10:57:00Z">
              <w:r w:rsidR="00155374">
                <w:rPr>
                  <w:b/>
                  <w:bCs/>
                </w:rPr>
                <w:t>LSA</w:t>
              </w:r>
              <w:r w:rsidR="00155374" w:rsidRPr="00845520">
                <w:rPr>
                  <w:b/>
                  <w:bCs/>
                </w:rPr>
                <w:t>ProjectType</w:t>
              </w:r>
              <w:proofErr w:type="spellEnd"/>
              <w:r w:rsidR="00155374">
                <w:t xml:space="preserve"> </w:t>
              </w:r>
            </w:ins>
            <w:del w:id="2152" w:author="Molly McEvilley"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53" w:author="Molly McEvilley" w:date="2021-10-21T10:57:00Z">
              <w:r w:rsidR="00155374">
                <w:rPr>
                  <w:b/>
                  <w:bCs/>
                </w:rPr>
                <w:t>LSA</w:t>
              </w:r>
              <w:r w:rsidR="00155374" w:rsidRPr="00845520">
                <w:rPr>
                  <w:b/>
                  <w:bCs/>
                </w:rPr>
                <w:t>ProjectType</w:t>
              </w:r>
              <w:proofErr w:type="spellEnd"/>
              <w:r w:rsidR="00155374">
                <w:t xml:space="preserve"> </w:t>
              </w:r>
            </w:ins>
            <w:del w:id="2154" w:author="Molly McEvilley"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55" w:author="Molly McEvilley" w:date="2021-10-21T10:57:00Z">
              <w:r w:rsidR="00155374">
                <w:rPr>
                  <w:b/>
                  <w:bCs/>
                </w:rPr>
                <w:t>LSA</w:t>
              </w:r>
              <w:r w:rsidR="00155374" w:rsidRPr="00845520">
                <w:rPr>
                  <w:b/>
                  <w:bCs/>
                </w:rPr>
                <w:t>ProjectType</w:t>
              </w:r>
              <w:proofErr w:type="spellEnd"/>
              <w:r w:rsidR="00155374">
                <w:t xml:space="preserve"> </w:t>
              </w:r>
            </w:ins>
            <w:del w:id="2156" w:author="Molly McEvilley"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157" w:author="Molly McEvilley" w:date="2021-10-21T10:57:00Z">
              <w:r w:rsidDel="00155374">
                <w:delText>.</w:delText>
              </w:r>
            </w:del>
            <w:ins w:id="2158" w:author="Molly McEvilley" w:date="2021-10-21T10:57:00Z">
              <w:r w:rsidR="00155374">
                <w:t>.</w:t>
              </w:r>
              <w:r w:rsidR="00155374">
                <w:rPr>
                  <w:b/>
                  <w:bCs/>
                </w:rPr>
                <w:t>LSA</w:t>
              </w:r>
              <w:r w:rsidR="00155374" w:rsidRPr="00845520">
                <w:rPr>
                  <w:b/>
                  <w:bCs/>
                </w:rPr>
                <w:t>ProjectType</w:t>
              </w:r>
              <w:proofErr w:type="spellEnd"/>
              <w:r w:rsidR="00155374">
                <w:t xml:space="preserve"> </w:t>
              </w:r>
            </w:ins>
            <w:del w:id="2159" w:author="Molly McEvilley" w:date="2021-10-21T10:57:00Z">
              <w:r w:rsidRPr="00947F08" w:rsidDel="00155374">
                <w:rPr>
                  <w:b/>
                  <w:bCs/>
                </w:rPr>
                <w:delText>ProjectType</w:delText>
              </w:r>
              <w:r w:rsidDel="00155374">
                <w:delText xml:space="preserve"> </w:delText>
              </w:r>
            </w:del>
            <w:r>
              <w:t xml:space="preserve">= </w:t>
            </w:r>
            <w:commentRangeStart w:id="2160"/>
            <w:del w:id="2161" w:author="Molly McEvilley" w:date="2021-10-14T11:33:00Z">
              <w:r w:rsidDel="00332CE1">
                <w:delText>1</w:delText>
              </w:r>
            </w:del>
            <w:ins w:id="2162" w:author="Molly McEvilley" w:date="2021-10-14T11:33:00Z">
              <w:r w:rsidR="00332CE1">
                <w:t>3</w:t>
              </w:r>
              <w:commentRangeEnd w:id="2160"/>
              <w:r w:rsidR="00332CE1">
                <w:rPr>
                  <w:rStyle w:val="CommentReference"/>
                  <w:rFonts w:eastAsiaTheme="minorHAnsi"/>
                </w:rPr>
                <w:commentReference w:id="2160"/>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63" w:author="Molly McEvilley" w:date="2021-10-21T10:57:00Z">
              <w:r w:rsidR="00155374">
                <w:rPr>
                  <w:b/>
                  <w:bCs/>
                </w:rPr>
                <w:t>LSA</w:t>
              </w:r>
              <w:r w:rsidR="00155374" w:rsidRPr="00845520">
                <w:rPr>
                  <w:b/>
                  <w:bCs/>
                </w:rPr>
                <w:t>ProjectType</w:t>
              </w:r>
              <w:proofErr w:type="spellEnd"/>
              <w:r w:rsidR="00155374">
                <w:t xml:space="preserve"> </w:t>
              </w:r>
            </w:ins>
            <w:del w:id="2164" w:author="Molly McEvilley" w:date="2021-10-21T10:57:00Z">
              <w:r w:rsidRPr="00947F08" w:rsidDel="00155374">
                <w:rPr>
                  <w:b/>
                  <w:bCs/>
                </w:rPr>
                <w:delText>ProjectType</w:delText>
              </w:r>
              <w:r w:rsidDel="00155374">
                <w:delText xml:space="preserve"> </w:delText>
              </w:r>
            </w:del>
            <w:r>
              <w:t>in (</w:t>
            </w:r>
            <w:ins w:id="2165" w:author="Molly McEvilley"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commentRangeStart w:id="2166"/>
            <w:del w:id="2167" w:author="Molly McEvilley" w:date="2021-11-24T11:50:00Z">
              <w:r w:rsidDel="0053399E">
                <w:rPr>
                  <w:rFonts w:ascii="Calibri" w:hAnsi="Calibri" w:cs="Calibri"/>
                  <w:color w:val="000000"/>
                </w:rPr>
                <w:delText>Active</w:delText>
              </w:r>
            </w:del>
            <w:proofErr w:type="spellStart"/>
            <w:r w:rsidR="003C3461" w:rsidRPr="00947F08">
              <w:rPr>
                <w:rFonts w:ascii="Calibri" w:hAnsi="Calibri" w:cs="Calibri"/>
                <w:color w:val="000000"/>
              </w:rPr>
              <w:t>HHType</w:t>
            </w:r>
            <w:commentRangeEnd w:id="2166"/>
            <w:proofErr w:type="spellEnd"/>
            <w:r w:rsidR="0053399E">
              <w:rPr>
                <w:rStyle w:val="CommentReference"/>
                <w:rFonts w:eastAsiaTheme="minorHAnsi"/>
                <w:b w:val="0"/>
                <w:bCs w:val="0"/>
              </w:rPr>
              <w:commentReference w:id="2166"/>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168" w:author="Molly McEvilley" w:date="2021-10-14T08:19:00Z">
              <w:r w:rsidR="00D272CE">
                <w:rPr>
                  <w:rFonts w:ascii="Calibri" w:hAnsi="Calibri" w:cs="Calibri"/>
                  <w:color w:val="000000"/>
                </w:rPr>
                <w:t>,</w:t>
              </w:r>
              <w:commentRangeStart w:id="2169"/>
              <w:r w:rsidR="00D272CE">
                <w:rPr>
                  <w:rFonts w:ascii="Calibri" w:hAnsi="Calibri" w:cs="Calibri"/>
                  <w:color w:val="000000"/>
                </w:rPr>
                <w:t>99</w:t>
              </w:r>
            </w:ins>
            <w:commentRangeEnd w:id="2169"/>
            <w:ins w:id="2170" w:author="Molly McEvilley" w:date="2021-10-14T08:21:00Z">
              <w:r w:rsidR="00566C1E">
                <w:rPr>
                  <w:rStyle w:val="CommentReference"/>
                  <w:rFonts w:eastAsiaTheme="minorHAnsi"/>
                </w:rPr>
                <w:commentReference w:id="2169"/>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lastRenderedPageBreak/>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171" w:name="_Toc525229521"/>
      <w:bookmarkStart w:id="2172" w:name="_Toc525229522"/>
      <w:bookmarkStart w:id="2173" w:name="_Toc525229523"/>
      <w:bookmarkStart w:id="2174" w:name="_Toc525229524"/>
      <w:bookmarkStart w:id="2175" w:name="_Toc525229525"/>
      <w:bookmarkStart w:id="2176" w:name="_Toc525229526"/>
      <w:bookmarkStart w:id="2177" w:name="_Toc525229527"/>
      <w:bookmarkStart w:id="2178" w:name="_Toc525229553"/>
      <w:bookmarkStart w:id="2179" w:name="_Toc525229554"/>
      <w:bookmarkStart w:id="2180" w:name="_Toc525229555"/>
      <w:bookmarkStart w:id="2181" w:name="_Toc525229556"/>
      <w:bookmarkStart w:id="2182" w:name="_Toc525229557"/>
      <w:bookmarkStart w:id="2183" w:name="_Toc525229558"/>
      <w:bookmarkStart w:id="2184" w:name="_Toc525229559"/>
      <w:bookmarkStart w:id="2185" w:name="_Toc525229585"/>
      <w:bookmarkStart w:id="2186" w:name="_Toc525229586"/>
      <w:bookmarkStart w:id="2187" w:name="_Toc525229587"/>
      <w:bookmarkStart w:id="2188" w:name="_Toc525229588"/>
      <w:bookmarkStart w:id="2189" w:name="_Toc525229589"/>
      <w:bookmarkStart w:id="2190" w:name="_Toc525229590"/>
      <w:bookmarkStart w:id="2191" w:name="_Toc525229591"/>
      <w:bookmarkStart w:id="2192" w:name="_Toc525229617"/>
      <w:bookmarkStart w:id="2193" w:name="_Toc525229618"/>
      <w:bookmarkStart w:id="2194" w:name="_Toc525229619"/>
      <w:bookmarkStart w:id="2195" w:name="_Toc525229620"/>
      <w:bookmarkStart w:id="2196" w:name="_Toc525229621"/>
      <w:bookmarkStart w:id="2197" w:name="_Toc525229622"/>
      <w:bookmarkStart w:id="2198" w:name="_Toc525229623"/>
      <w:bookmarkStart w:id="2199" w:name="_Toc511744576"/>
      <w:bookmarkStart w:id="2200" w:name="_Toc511744577"/>
      <w:bookmarkStart w:id="2201" w:name="_Toc511744578"/>
      <w:bookmarkStart w:id="2202" w:name="_Toc511744579"/>
      <w:bookmarkStart w:id="2203" w:name="_Toc511744580"/>
      <w:bookmarkStart w:id="2204" w:name="_Toc511744581"/>
      <w:bookmarkStart w:id="2205" w:name="_Toc511744582"/>
      <w:bookmarkStart w:id="2206" w:name="_Toc511744591"/>
      <w:bookmarkStart w:id="2207" w:name="_Toc511744592"/>
      <w:bookmarkStart w:id="2208" w:name="_Toc511744593"/>
      <w:bookmarkStart w:id="2209" w:name="_Toc511744594"/>
      <w:bookmarkStart w:id="2210" w:name="_Toc511744595"/>
      <w:bookmarkStart w:id="2211" w:name="_Toc511744656"/>
      <w:bookmarkStart w:id="2212" w:name="_Toc511744657"/>
      <w:bookmarkStart w:id="2213" w:name="_Toc511744658"/>
      <w:bookmarkStart w:id="2214" w:name="_Toc511744659"/>
      <w:bookmarkStart w:id="2215" w:name="_Toc511744660"/>
      <w:bookmarkStart w:id="2216" w:name="_Toc511744661"/>
      <w:bookmarkStart w:id="2217" w:name="_Toc511744662"/>
      <w:bookmarkStart w:id="2218" w:name="_Toc511744663"/>
      <w:bookmarkStart w:id="2219" w:name="_Toc511182521"/>
      <w:bookmarkStart w:id="2220" w:name="_Toc37849821"/>
      <w:bookmarkStart w:id="2221" w:name="_Toc79154009"/>
      <w:bookmarkEnd w:id="2088"/>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r>
        <w:t>Get Counts of People by Project and Personal Characteristics</w:t>
      </w:r>
      <w:bookmarkEnd w:id="2220"/>
      <w:bookmarkEnd w:id="2221"/>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zCiuv7EFAACbHgAADgAAAAAAAAAAAAAAAAAuAgAAZHJzL2Uyb0RvYy54bWxQ&#10;SwECLQAUAAYACAAAACEAZVyjdd0AAAAFAQAADwAAAAAAAAAAAAAAAAALCAAAZHJzL2Rvd25yZXYu&#10;eG1sUEsFBgAAAAAEAAQA8wAAABUJA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222" w:author="Molly McEvilley"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223"/>
      <w:r>
        <w:t>row</w:t>
      </w:r>
      <w:ins w:id="2224" w:author="Molly McEvilley" w:date="2021-10-14T11:49:00Z">
        <w:r w:rsidR="00F83FA1">
          <w:t xml:space="preserve"> 55 is </w:t>
        </w:r>
      </w:ins>
      <w:del w:id="2225" w:author="Molly McEvilley" w:date="2021-10-14T11:49:00Z">
        <w:r w:rsidDel="00F83FA1">
          <w:delText xml:space="preserve">s 53 and 54 are </w:delText>
        </w:r>
      </w:del>
      <w:commentRangeEnd w:id="2223"/>
      <w:r w:rsidR="00754991">
        <w:rPr>
          <w:rStyle w:val="CommentReference"/>
        </w:rPr>
        <w:commentReference w:id="2223"/>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226" w:author="Molly McEvilley" w:date="2021-10-21T10:59:00Z">
                  <w:rPr/>
                </w:rPrChange>
              </w:rPr>
            </w:pPr>
            <w:proofErr w:type="spellStart"/>
            <w:r>
              <w:t>tlsa_HHID.</w:t>
            </w:r>
            <w:ins w:id="2227" w:author="Molly McEvilley" w:date="2021-10-21T10:58:00Z">
              <w:r w:rsidR="00FA6423">
                <w:rPr>
                  <w:b/>
                  <w:bCs/>
                </w:rPr>
                <w:t>LSA</w:t>
              </w:r>
              <w:r w:rsidR="00FA6423" w:rsidRPr="00845520">
                <w:rPr>
                  <w:b/>
                  <w:bCs/>
                </w:rPr>
                <w:t>ProjectType</w:t>
              </w:r>
              <w:proofErr w:type="spellEnd"/>
              <w:r w:rsidR="00FA6423">
                <w:t xml:space="preserve"> </w:t>
              </w:r>
            </w:ins>
            <w:del w:id="2228" w:author="Molly McEvilley" w:date="2021-10-21T10:58:00Z">
              <w:r w:rsidRPr="00845520" w:rsidDel="00FA6423">
                <w:rPr>
                  <w:b/>
                  <w:bCs/>
                </w:rPr>
                <w:delText>ProjectType</w:delText>
              </w:r>
              <w:r w:rsidDel="00FA6423">
                <w:delText xml:space="preserve"> </w:delText>
              </w:r>
            </w:del>
            <w:del w:id="2229" w:author="Molly McEvilley" w:date="2021-10-21T10:59:00Z">
              <w:r w:rsidDel="00FA6423">
                <w:delText>= 1</w:delText>
              </w:r>
            </w:del>
            <w:ins w:id="2230" w:author="Molly McEvilley"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31" w:author="Molly McEvilley" w:date="2021-10-21T10:58:00Z">
              <w:r w:rsidR="00FA6423">
                <w:rPr>
                  <w:b/>
                  <w:bCs/>
                </w:rPr>
                <w:t>LSA</w:t>
              </w:r>
              <w:r w:rsidR="00FA6423" w:rsidRPr="00845520">
                <w:rPr>
                  <w:b/>
                  <w:bCs/>
                </w:rPr>
                <w:t>ProjectType</w:t>
              </w:r>
              <w:proofErr w:type="spellEnd"/>
              <w:r w:rsidR="00FA6423">
                <w:t xml:space="preserve"> </w:t>
              </w:r>
            </w:ins>
            <w:del w:id="2232" w:author="Molly McEvilley"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33" w:author="Molly McEvilley" w:date="2021-10-21T10:59:00Z">
              <w:r w:rsidR="00FA6423">
                <w:rPr>
                  <w:b/>
                  <w:bCs/>
                </w:rPr>
                <w:t>LSA</w:t>
              </w:r>
              <w:r w:rsidR="00FA6423" w:rsidRPr="00845520">
                <w:rPr>
                  <w:b/>
                  <w:bCs/>
                </w:rPr>
                <w:t>ProjectType</w:t>
              </w:r>
            </w:ins>
            <w:proofErr w:type="spellEnd"/>
            <w:del w:id="2234" w:author="Molly McEvilley"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35" w:author="Molly McEvilley" w:date="2021-10-21T10:59:00Z">
              <w:r w:rsidR="00FA6423">
                <w:rPr>
                  <w:b/>
                  <w:bCs/>
                </w:rPr>
                <w:t>LSA</w:t>
              </w:r>
              <w:r w:rsidR="00FA6423" w:rsidRPr="00845520">
                <w:rPr>
                  <w:b/>
                  <w:bCs/>
                </w:rPr>
                <w:t>ProjectType</w:t>
              </w:r>
              <w:proofErr w:type="spellEnd"/>
              <w:r w:rsidR="00FA6423">
                <w:t xml:space="preserve"> </w:t>
              </w:r>
            </w:ins>
            <w:del w:id="2236" w:author="Molly McEvilley"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37" w:author="Molly McEvilley" w:date="2021-10-21T10:59:00Z">
              <w:r w:rsidR="00FA6423">
                <w:rPr>
                  <w:b/>
                  <w:bCs/>
                </w:rPr>
                <w:t>LSA</w:t>
              </w:r>
              <w:r w:rsidR="00FA6423" w:rsidRPr="00845520">
                <w:rPr>
                  <w:b/>
                  <w:bCs/>
                </w:rPr>
                <w:t>ProjectType</w:t>
              </w:r>
              <w:proofErr w:type="spellEnd"/>
              <w:r w:rsidR="00FA6423">
                <w:t xml:space="preserve"> </w:t>
              </w:r>
            </w:ins>
            <w:del w:id="2238" w:author="Molly McEvilley" w:date="2021-10-21T10:59:00Z">
              <w:r w:rsidRPr="00845520" w:rsidDel="00FA6423">
                <w:rPr>
                  <w:b/>
                  <w:bCs/>
                </w:rPr>
                <w:delText>ProjectType</w:delText>
              </w:r>
              <w:r w:rsidDel="00FA6423">
                <w:delText xml:space="preserve"> </w:delText>
              </w:r>
            </w:del>
            <w:r>
              <w:t xml:space="preserve">= </w:t>
            </w:r>
            <w:del w:id="2239" w:author="Molly McEvilley" w:date="2021-10-14T11:49:00Z">
              <w:r w:rsidDel="005E4F87">
                <w:delText>1</w:delText>
              </w:r>
            </w:del>
            <w:ins w:id="2240" w:author="Molly McEvilley"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41" w:author="Molly McEvilley" w:date="2021-10-21T10:59:00Z">
              <w:r w:rsidR="00FA6423">
                <w:rPr>
                  <w:b/>
                  <w:bCs/>
                </w:rPr>
                <w:t>LSA</w:t>
              </w:r>
              <w:r w:rsidR="00FA6423" w:rsidRPr="00845520">
                <w:rPr>
                  <w:b/>
                  <w:bCs/>
                </w:rPr>
                <w:t>ProjectType</w:t>
              </w:r>
              <w:proofErr w:type="spellEnd"/>
              <w:r w:rsidR="00FA6423">
                <w:t xml:space="preserve"> </w:t>
              </w:r>
            </w:ins>
            <w:del w:id="2242" w:author="Molly McEvilley" w:date="2021-10-21T10:59:00Z">
              <w:r w:rsidRPr="00845520" w:rsidDel="00FA6423">
                <w:rPr>
                  <w:b/>
                  <w:bCs/>
                </w:rPr>
                <w:delText>ProjectType</w:delText>
              </w:r>
              <w:r w:rsidDel="00FA6423">
                <w:delText xml:space="preserve"> </w:delText>
              </w:r>
            </w:del>
            <w:r>
              <w:t>in (</w:t>
            </w:r>
            <w:ins w:id="2243" w:author="Molly McEvilley"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244" w:author="Molly McEvilley [2]" w:date="2021-08-20T00:16:00Z">
              <w:r w:rsidRPr="00845520" w:rsidDel="00C815B9">
                <w:rPr>
                  <w:rFonts w:ascii="Calibri" w:hAnsi="Calibri" w:cs="Calibri"/>
                  <w:bCs w:val="0"/>
                </w:rPr>
                <w:delText>1178</w:delText>
              </w:r>
            </w:del>
            <w:ins w:id="2245" w:author="Molly McEvilley [2]"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246" w:author="Molly McEvilley [2]" w:date="2021-08-20T00:16:00Z">
              <w:r w:rsidRPr="00845520" w:rsidDel="00C815B9">
                <w:rPr>
                  <w:rFonts w:ascii="Calibri" w:hAnsi="Calibri" w:cs="Calibri"/>
                  <w:bCs w:val="0"/>
                  <w:color w:val="000000"/>
                </w:rPr>
                <w:delText>1179</w:delText>
              </w:r>
            </w:del>
            <w:ins w:id="2247" w:author="Molly McEvilley [2]"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248" w:author="Molly McEvilley [2]" w:date="2021-08-20T00:16:00Z">
              <w:r w:rsidRPr="00845520" w:rsidDel="00C815B9">
                <w:rPr>
                  <w:rFonts w:ascii="Calibri" w:hAnsi="Calibri" w:cs="Calibri"/>
                  <w:bCs w:val="0"/>
                </w:rPr>
                <w:delText>1278</w:delText>
              </w:r>
            </w:del>
            <w:ins w:id="2249" w:author="Molly McEvilley [2]"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250" w:author="Molly McEvilley [2]" w:date="2021-08-20T00:16:00Z">
              <w:r w:rsidRPr="00845520" w:rsidDel="00C815B9">
                <w:rPr>
                  <w:rFonts w:ascii="Calibri" w:hAnsi="Calibri" w:cs="Calibri"/>
                  <w:bCs w:val="0"/>
                  <w:color w:val="000000"/>
                </w:rPr>
                <w:delText>1279</w:delText>
              </w:r>
            </w:del>
            <w:ins w:id="2251" w:author="Molly McEvilley [2]"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lastRenderedPageBreak/>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252"/>
            <w:del w:id="2253" w:author="Molly McEvilley"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252"/>
            <w:r w:rsidR="002A42DD">
              <w:rPr>
                <w:rStyle w:val="CommentReference"/>
                <w:rFonts w:eastAsiaTheme="minorHAnsi"/>
              </w:rPr>
              <w:commentReference w:id="2252"/>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254" w:author="Molly McEvilley"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255" w:author="Molly McEvilley [2]" w:date="2021-08-20T00:18:00Z">
              <w:r>
                <w:rPr>
                  <w:rFonts w:ascii="Calibri" w:hAnsi="Calibri" w:cs="Calibri"/>
                  <w:bCs w:val="0"/>
                </w:rPr>
                <w:t>1176</w:t>
              </w:r>
            </w:ins>
            <w:del w:id="2256" w:author="Molly McEvilley [2]"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257" w:author="Molly McEvilley [2]" w:date="2021-08-20T00:18:00Z">
              <w:r>
                <w:rPr>
                  <w:rFonts w:ascii="Calibri" w:hAnsi="Calibri" w:cs="Calibri"/>
                  <w:bCs w:val="0"/>
                  <w:color w:val="000000"/>
                </w:rPr>
                <w:t>1177</w:t>
              </w:r>
            </w:ins>
            <w:del w:id="2258" w:author="Molly McEvilley [2]"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259" w:author="Molly McEvilley [2]" w:date="2021-08-20T00:18:00Z">
              <w:r>
                <w:rPr>
                  <w:rFonts w:ascii="Calibri" w:hAnsi="Calibri" w:cs="Calibri"/>
                  <w:bCs w:val="0"/>
                </w:rPr>
                <w:lastRenderedPageBreak/>
                <w:t>1276</w:t>
              </w:r>
            </w:ins>
            <w:del w:id="2260" w:author="Molly McEvilley [2]"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261" w:author="Molly McEvilley [2]" w:date="2021-08-20T00:18:00Z">
              <w:r>
                <w:rPr>
                  <w:rFonts w:ascii="Calibri" w:hAnsi="Calibri" w:cs="Calibri"/>
                  <w:bCs w:val="0"/>
                  <w:color w:val="000000"/>
                </w:rPr>
                <w:t>1277</w:t>
              </w:r>
            </w:ins>
            <w:del w:id="2262" w:author="Molly McEvilley [2]"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263" w:author="Molly McEvilley [2]"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264" w:author="Molly McEvilley [2]" w:date="2021-08-20T00:19:00Z"/>
              </w:rPr>
            </w:pPr>
            <w:del w:id="2265" w:author="Molly McEvilley [2]"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66" w:author="Molly McEvilley [2]" w:date="2021-08-20T00:19:00Z"/>
              </w:rPr>
            </w:pPr>
            <w:del w:id="2267" w:author="Molly McEvilley [2]"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68" w:author="Molly McEvilley [2]" w:date="2021-08-20T00:19:00Z"/>
              </w:rPr>
            </w:pPr>
            <w:del w:id="2269" w:author="Molly McEvilley [2]"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70" w:author="Molly McEvilley [2]" w:date="2021-08-20T00:19:00Z"/>
              </w:rPr>
            </w:pPr>
            <w:del w:id="2271" w:author="Molly McEvilley [2]"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272" w:author="Molly McEvilley [2]"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273" w:author="Molly McEvilley [2]" w:date="2021-08-20T00:19:00Z"/>
              </w:rPr>
            </w:pPr>
            <w:del w:id="2274" w:author="Molly McEvilley [2]"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75" w:author="Molly McEvilley [2]" w:date="2021-08-20T00:19:00Z"/>
                <w:bCs/>
              </w:rPr>
            </w:pPr>
            <w:del w:id="2276" w:author="Molly McEvilley [2]"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77" w:author="Molly McEvilley [2]" w:date="2021-08-20T00:19:00Z"/>
              </w:rPr>
            </w:pPr>
            <w:del w:id="2278" w:author="Molly McEvilley [2]"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79" w:author="Molly McEvilley [2]" w:date="2021-08-20T00:19:00Z"/>
              </w:rPr>
            </w:pPr>
            <w:del w:id="2280" w:author="Molly McEvilley [2]"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281" w:author="Molly McEvilley [2]"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282" w:author="Molly McEvilley [2]" w:date="2021-08-20T00:19:00Z"/>
              </w:rPr>
            </w:pPr>
            <w:del w:id="2283" w:author="Molly McEvilley [2]"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84" w:author="Molly McEvilley [2]" w:date="2021-08-20T00:19:00Z"/>
              </w:rPr>
            </w:pPr>
            <w:del w:id="2285" w:author="Molly McEvilley [2]"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86" w:author="Molly McEvilley [2]" w:date="2021-08-20T00:19:00Z"/>
              </w:rPr>
            </w:pPr>
            <w:del w:id="2287" w:author="Molly McEvilley [2]"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88" w:author="Molly McEvilley [2]" w:date="2021-08-20T00:19:00Z"/>
              </w:rPr>
            </w:pPr>
            <w:del w:id="2289" w:author="Molly McEvilley [2]"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90" w:author="Molly McEvilley [2]"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91" w:author="Molly McEvilley [2]"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92" w:author="Molly McEvilley [2]"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93" w:author="Molly McEvilley [2]"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94" w:author="Molly McEvilley [2]"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95" w:name="_Get_Counts_of"/>
      <w:bookmarkStart w:id="2296" w:name="_Toc79154010"/>
      <w:bookmarkStart w:id="2297" w:name="_Toc37849823"/>
      <w:bookmarkEnd w:id="2295"/>
      <w:r>
        <w:lastRenderedPageBreak/>
        <w:t>Get Counts of Bednights</w:t>
      </w:r>
      <w:bookmarkEnd w:id="2296"/>
      <w:r>
        <w:t xml:space="preserve"> </w:t>
      </w:r>
      <w:bookmarkEnd w:id="229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98"/>
            <w:proofErr w:type="spellStart"/>
            <w:ins w:id="2299" w:author="Molly McEvilley" w:date="2021-10-21T10:59:00Z">
              <w:r>
                <w:t>LSA</w:t>
              </w:r>
            </w:ins>
            <w:r w:rsidR="006D690D">
              <w:t>ProjectType</w:t>
            </w:r>
            <w:commentRangeEnd w:id="2298"/>
            <w:proofErr w:type="spellEnd"/>
            <w:r w:rsidR="00A51C68">
              <w:rPr>
                <w:rStyle w:val="CommentReference"/>
                <w:rFonts w:eastAsiaTheme="minorHAnsi"/>
              </w:rPr>
              <w:commentReference w:id="2298"/>
            </w:r>
          </w:p>
        </w:tc>
      </w:tr>
      <w:tr w:rsidR="0014378B" w:rsidRPr="005F4836" w:rsidDel="00FA6423" w14:paraId="24C9A26B" w14:textId="11F316B1" w:rsidTr="00947F08">
        <w:trPr>
          <w:trHeight w:val="216"/>
          <w:del w:id="2300" w:author="Molly McEvilley" w:date="2021-10-21T11:00:00Z"/>
        </w:trPr>
        <w:tc>
          <w:tcPr>
            <w:tcW w:w="9355" w:type="dxa"/>
          </w:tcPr>
          <w:p w14:paraId="7A658C70" w14:textId="3AD17E9D" w:rsidR="0014378B" w:rsidDel="00FA6423" w:rsidRDefault="0014378B" w:rsidP="00947F08">
            <w:pPr>
              <w:pStyle w:val="NoSpacing"/>
              <w:rPr>
                <w:del w:id="2301" w:author="Molly McEvilley" w:date="2021-10-21T11:00:00Z"/>
              </w:rPr>
            </w:pPr>
            <w:del w:id="2302" w:author="Molly McEvilley"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303" w:author="Molly McEvilley" w:date="2021-10-21T11:06:00Z">
        <w:r w:rsidR="00307C74">
          <w:t xml:space="preserve">by </w:t>
        </w:r>
      </w:ins>
      <w:del w:id="2304" w:author="Molly McEvilley" w:date="2021-10-21T11:06:00Z">
        <w:r w:rsidDel="00065D5A">
          <w:delText xml:space="preserve">by cohort, </w:delText>
        </w:r>
      </w:del>
      <w:r>
        <w:t>household type</w:t>
      </w:r>
      <w:del w:id="2305" w:author="Molly McEvilley"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306"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307" w:author="Molly McEvilley" w:date="2021-10-21T11:00:00Z"/>
              </w:rPr>
            </w:pPr>
            <w:ins w:id="2308" w:author="Molly McEvilley"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309" w:author="Molly McEvilley" w:date="2021-10-21T11:00:00Z"/>
              </w:rPr>
            </w:pPr>
            <w:ins w:id="2310" w:author="Molly McEvilley"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311" w:author="Molly McEvilley" w:date="2021-10-21T11:00:00Z"/>
              </w:rPr>
            </w:pPr>
            <w:ins w:id="2312" w:author="Molly McEvilley"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313"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314" w:author="Molly McEvilley" w:date="2021-10-21T11:00:00Z"/>
              </w:rPr>
            </w:pPr>
            <w:ins w:id="2315" w:author="Molly McEvilley"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6" w:author="Molly McEvilley" w:date="2021-10-21T11:00:00Z"/>
              </w:rPr>
            </w:pPr>
            <w:ins w:id="2317" w:author="Molly McEvilley"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8" w:author="Molly McEvilley" w:date="2021-10-21T11:00:00Z"/>
              </w:rPr>
            </w:pPr>
            <w:ins w:id="2319" w:author="Molly McEvilley"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320"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321" w:author="Molly McEvilley" w:date="2021-10-21T11:00:00Z"/>
              </w:rPr>
            </w:pPr>
            <w:ins w:id="2322" w:author="Molly McEvilley"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3" w:author="Molly McEvilley" w:date="2021-10-21T11:00:00Z"/>
              </w:rPr>
            </w:pPr>
            <w:ins w:id="2324" w:author="Molly McEvilley"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5" w:author="Molly McEvilley" w:date="2021-10-21T11:00:00Z"/>
                <w:b/>
                <w:bCs/>
              </w:rPr>
            </w:pPr>
            <w:proofErr w:type="spellStart"/>
            <w:ins w:id="2326" w:author="Molly McEvilley"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327"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328" w:author="Molly McEvilley" w:date="2021-10-21T11:00:00Z"/>
              </w:rPr>
            </w:pPr>
            <w:ins w:id="2329" w:author="Molly McEvilley"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30" w:author="Molly McEvilley" w:date="2021-10-21T11:00:00Z"/>
                <w:b/>
                <w:bCs/>
              </w:rPr>
            </w:pPr>
            <w:ins w:id="2331" w:author="Molly McEvilley"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32" w:author="Molly McEvilley" w:date="2021-10-21T11:00:00Z"/>
              </w:rPr>
            </w:pPr>
            <w:proofErr w:type="spellStart"/>
            <w:ins w:id="2333" w:author="Molly McEvilley"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334"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335" w:author="Molly McEvilley" w:date="2021-10-21T11:00:00Z"/>
              </w:rPr>
            </w:pPr>
            <w:ins w:id="2336" w:author="Molly McEvilley"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37" w:author="Molly McEvilley" w:date="2021-10-21T11:00:00Z"/>
                <w:b/>
                <w:bCs/>
              </w:rPr>
            </w:pPr>
            <w:ins w:id="2338" w:author="Molly McEvilley"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39" w:author="Molly McEvilley" w:date="2021-10-21T11:00:00Z"/>
              </w:rPr>
            </w:pPr>
            <w:proofErr w:type="spellStart"/>
            <w:ins w:id="2340" w:author="Molly McEvilley"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341"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342" w:author="Molly McEvilley" w:date="2021-10-21T11:00:00Z"/>
              </w:rPr>
            </w:pPr>
            <w:ins w:id="2343" w:author="Molly McEvilley"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44" w:author="Molly McEvilley" w:date="2021-10-21T11:00:00Z"/>
                <w:b/>
                <w:bCs/>
              </w:rPr>
            </w:pPr>
            <w:ins w:id="2345" w:author="Molly McEvilley"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46" w:author="Molly McEvilley" w:date="2021-10-21T11:00:00Z"/>
              </w:rPr>
            </w:pPr>
            <w:proofErr w:type="spellStart"/>
            <w:ins w:id="2347" w:author="Molly McEvilley"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348"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349" w:author="Molly McEvilley" w:date="2021-10-21T11:00:00Z"/>
              </w:rPr>
            </w:pPr>
            <w:ins w:id="2350" w:author="Molly McEvilley" w:date="2021-10-21T11:00:00Z">
              <w:r>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51" w:author="Molly McEvilley" w:date="2021-10-21T11:00:00Z"/>
                <w:b/>
                <w:bCs/>
              </w:rPr>
            </w:pPr>
            <w:ins w:id="2352" w:author="Molly McEvilley"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53" w:author="Molly McEvilley" w:date="2021-10-21T11:00:00Z"/>
              </w:rPr>
            </w:pPr>
            <w:commentRangeStart w:id="2354"/>
            <w:proofErr w:type="spellStart"/>
            <w:ins w:id="2355" w:author="Molly McEvilley" w:date="2021-10-21T11:00:00Z">
              <w:r>
                <w:t>tlsa_HHID.</w:t>
              </w:r>
              <w:r>
                <w:rPr>
                  <w:b/>
                  <w:bCs/>
                </w:rPr>
                <w:t>LSA</w:t>
              </w:r>
              <w:r w:rsidRPr="00845520">
                <w:rPr>
                  <w:b/>
                  <w:bCs/>
                </w:rPr>
                <w:t>ProjectType</w:t>
              </w:r>
              <w:proofErr w:type="spellEnd"/>
              <w:r>
                <w:t xml:space="preserve"> = 3</w:t>
              </w:r>
            </w:ins>
            <w:commentRangeEnd w:id="2354"/>
            <w:ins w:id="2356" w:author="Molly McEvilley" w:date="2021-10-26T15:14:00Z">
              <w:r w:rsidR="005B3145">
                <w:rPr>
                  <w:rStyle w:val="CommentReference"/>
                  <w:rFonts w:eastAsiaTheme="minorHAnsi"/>
                </w:rPr>
                <w:commentReference w:id="2354"/>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357"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358" w:author="Molly McEvilley" w:date="2021-10-21T11:00:00Z"/>
              </w:rPr>
            </w:pPr>
            <w:ins w:id="2359" w:author="Molly McEvilley"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60" w:author="Molly McEvilley" w:date="2021-10-21T11:00:00Z"/>
                <w:b/>
                <w:bCs/>
              </w:rPr>
            </w:pPr>
            <w:ins w:id="2361" w:author="Molly McEvilley"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62" w:author="Molly McEvilley" w:date="2021-10-21T11:00:00Z"/>
              </w:rPr>
            </w:pPr>
            <w:proofErr w:type="spellStart"/>
            <w:ins w:id="2363" w:author="Molly McEvilley"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364"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365" w:author="Molly McEvilley" w:date="2021-10-21T11:00:00Z"/>
              </w:rPr>
            </w:pPr>
            <w:del w:id="2366" w:author="Molly McEvilley"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67" w:author="Molly McEvilley" w:date="2021-10-21T11:00:00Z"/>
              </w:rPr>
            </w:pPr>
            <w:del w:id="2368" w:author="Molly McEvilley"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69" w:author="Molly McEvilley" w:date="2021-10-21T11:00:00Z"/>
              </w:rPr>
            </w:pPr>
            <w:del w:id="2370" w:author="Molly McEvilley"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371"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372" w:author="Molly McEvilley" w:date="2021-10-21T11:00:00Z"/>
              </w:rPr>
            </w:pPr>
            <w:del w:id="2373" w:author="Molly McEvilley"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4" w:author="Molly McEvilley" w:date="2021-10-21T11:00:00Z"/>
              </w:rPr>
            </w:pPr>
            <w:del w:id="2375" w:author="Molly McEvilley"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6" w:author="Molly McEvilley" w:date="2021-10-21T11:00:00Z"/>
              </w:rPr>
            </w:pPr>
            <w:del w:id="2377" w:author="Molly McEvilley"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378"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379" w:author="Molly McEvilley" w:date="2021-10-21T11:00:00Z"/>
              </w:rPr>
            </w:pPr>
            <w:del w:id="2380" w:author="Molly McEvilley"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81" w:author="Molly McEvilley" w:date="2021-10-21T11:00:00Z"/>
              </w:rPr>
            </w:pPr>
            <w:del w:id="2382" w:author="Molly McEvilley"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83" w:author="Molly McEvilley" w:date="2021-10-21T11:00:00Z"/>
              </w:rPr>
            </w:pPr>
            <w:del w:id="2384" w:author="Molly McEvilley"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385"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86" w:author="Molly McEvilley" w:date="2021-10-21T11:00:00Z"/>
              </w:rPr>
            </w:pPr>
            <w:del w:id="2387" w:author="Molly McEvilley"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88" w:author="Molly McEvilley" w:date="2021-10-21T11:00:00Z"/>
                <w:b/>
                <w:bCs/>
              </w:rPr>
            </w:pPr>
            <w:del w:id="2389" w:author="Molly McEvilley"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90" w:author="Molly McEvilley" w:date="2021-10-21T11:00:00Z"/>
              </w:rPr>
            </w:pPr>
            <w:del w:id="2391" w:author="Molly McEvilley"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92"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93" w:author="Molly McEvilley" w:date="2021-10-21T11:00:00Z"/>
              </w:rPr>
            </w:pPr>
            <w:del w:id="2394" w:author="Molly McEvilley"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95" w:author="Molly McEvilley" w:date="2021-10-21T11:00:00Z"/>
                <w:b/>
                <w:bCs/>
              </w:rPr>
            </w:pPr>
            <w:del w:id="2396" w:author="Molly McEvilley"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97" w:author="Molly McEvilley" w:date="2021-10-21T11:00:00Z"/>
              </w:rPr>
            </w:pPr>
            <w:del w:id="2398" w:author="Molly McEvilley"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99"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400" w:author="Molly McEvilley" w:date="2021-10-21T11:00:00Z"/>
              </w:rPr>
            </w:pPr>
            <w:del w:id="2401" w:author="Molly McEvilley"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402" w:author="Molly McEvilley" w:date="2021-10-21T11:00:00Z"/>
                <w:b/>
                <w:bCs/>
              </w:rPr>
            </w:pPr>
            <w:del w:id="2403" w:author="Molly McEvilley"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404" w:author="Molly McEvilley" w:date="2021-10-21T11:00:00Z"/>
              </w:rPr>
            </w:pPr>
            <w:del w:id="2405" w:author="Molly McEvilley"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406"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407" w:author="Molly McEvilley" w:date="2021-10-21T11:00:00Z"/>
              </w:rPr>
            </w:pPr>
            <w:del w:id="2408" w:author="Molly McEvilley"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409" w:author="Molly McEvilley" w:date="2021-10-21T11:00:00Z"/>
                <w:b/>
                <w:bCs/>
              </w:rPr>
            </w:pPr>
            <w:del w:id="2410" w:author="Molly McEvilley"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411" w:author="Molly McEvilley" w:date="2021-10-21T11:00:00Z"/>
              </w:rPr>
            </w:pPr>
            <w:del w:id="2412" w:author="Molly McEvilley" w:date="2021-10-21T11:00:00Z">
              <w:r w:rsidDel="00AE5C6B">
                <w:delText>tlsa_HHID.</w:delText>
              </w:r>
              <w:r w:rsidRPr="00845520" w:rsidDel="00AE5C6B">
                <w:rPr>
                  <w:b/>
                  <w:bCs/>
                </w:rPr>
                <w:delText>ProjectType</w:delText>
              </w:r>
              <w:r w:rsidDel="00AE5C6B">
                <w:delText xml:space="preserve"> = </w:delText>
              </w:r>
            </w:del>
            <w:del w:id="2413" w:author="Molly McEvilley"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414"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415" w:author="Molly McEvilley" w:date="2021-10-21T11:00:00Z"/>
              </w:rPr>
            </w:pPr>
            <w:del w:id="2416" w:author="Molly McEvilley"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417" w:author="Molly McEvilley" w:date="2021-10-21T11:00:00Z"/>
                <w:b/>
                <w:bCs/>
              </w:rPr>
            </w:pPr>
            <w:del w:id="2418" w:author="Molly McEvilley"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419" w:author="Molly McEvilley" w:date="2021-10-21T11:00:00Z"/>
              </w:rPr>
            </w:pPr>
            <w:del w:id="2420" w:author="Molly McEvilley"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421" w:author="Molly McEvilley [2]"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422" w:author="Molly McEvilley [2]" w:date="2021-08-20T02:23:00Z">
              <w:r w:rsidRPr="00F016B9" w:rsidDel="0087162D">
                <w:delText>2</w:delText>
              </w:r>
            </w:del>
            <w:ins w:id="2423" w:author="Molly McEvilley [2]"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424" w:author="Molly McEvilley" w:date="2021-10-21T11:01:00Z">
              <w:r>
                <w:rPr>
                  <w:b/>
                </w:rPr>
                <w:t>LSA</w:t>
              </w:r>
            </w:ins>
            <w:commentRangeStart w:id="2425"/>
            <w:r w:rsidR="00783723" w:rsidRPr="00291CD4">
              <w:rPr>
                <w:b/>
              </w:rPr>
              <w:t>ProjectType</w:t>
            </w:r>
            <w:proofErr w:type="spellEnd"/>
            <w:r w:rsidR="00783723">
              <w:t xml:space="preserve"> </w:t>
            </w:r>
            <w:ins w:id="2426" w:author="Molly McEvilley" w:date="2021-10-14T11:47:00Z">
              <w:r w:rsidR="00DF4E65">
                <w:t>in (3,13)</w:t>
              </w:r>
            </w:ins>
            <w:del w:id="2427" w:author="Molly McEvilley" w:date="2021-10-14T11:47:00Z">
              <w:r w:rsidR="00315CB5" w:rsidDel="00DF4E65">
                <w:delText>= 3</w:delText>
              </w:r>
            </w:del>
            <w:commentRangeEnd w:id="2425"/>
            <w:r w:rsidR="00C80F29">
              <w:rPr>
                <w:rStyle w:val="CommentReference"/>
                <w:rFonts w:eastAsiaTheme="minorHAnsi"/>
                <w:bCs w:val="0"/>
              </w:rPr>
              <w:commentReference w:id="2425"/>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428" w:author="Molly McEvilley"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429" w:author="Molly McEvilley" w:date="2021-10-14T11:47:00Z"/>
                <w:b/>
              </w:rPr>
            </w:pPr>
            <w:del w:id="2430" w:author="Molly McEvilley" w:date="2021-10-14T11:47:00Z">
              <w:r w:rsidRPr="00291CD4" w:rsidDel="00DF4E65">
                <w:rPr>
                  <w:b/>
                </w:rPr>
                <w:lastRenderedPageBreak/>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31" w:author="Molly McEvilley" w:date="2021-10-14T11:47:00Z"/>
                <w:b/>
              </w:rPr>
            </w:pPr>
            <w:del w:id="2432" w:author="Molly McEvilley"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33" w:author="Molly McEvilley" w:date="2021-10-14T11:47:00Z"/>
              </w:rPr>
            </w:pPr>
            <w:del w:id="2434" w:author="Molly McEvilley"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435" w:author="Molly McEvilley" w:date="2021-10-14T11:47:00Z"/>
              </w:rPr>
            </w:pPr>
            <w:del w:id="2436" w:author="Molly McEvilley"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37" w:author="Molly McEvilley" w:date="2021-10-14T11:47:00Z"/>
              </w:rPr>
            </w:pPr>
            <w:del w:id="2438" w:author="Molly McEvilley"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439" w:author="Molly McEvilley" w:date="2021-10-21T11:01:00Z">
              <w:r>
                <w:rPr>
                  <w:b/>
                </w:rPr>
                <w:t>LSA</w:t>
              </w:r>
              <w:r w:rsidRPr="00291CD4">
                <w:rPr>
                  <w:b/>
                </w:rPr>
                <w:t>ProjectType</w:t>
              </w:r>
              <w:proofErr w:type="spellEnd"/>
              <w:r>
                <w:t xml:space="preserve"> </w:t>
              </w:r>
            </w:ins>
            <w:del w:id="2440" w:author="Molly McEvilley" w:date="2021-10-21T11:01:00Z">
              <w:r w:rsidR="00783723" w:rsidRPr="00291CD4" w:rsidDel="00D83EC4">
                <w:rPr>
                  <w:b/>
                </w:rPr>
                <w:delText>ProjectType</w:delText>
              </w:r>
              <w:r w:rsidR="00783723" w:rsidDel="00D83EC4">
                <w:delText xml:space="preserve"> </w:delText>
              </w:r>
            </w:del>
            <w:r w:rsidR="00783723">
              <w:t>in (</w:t>
            </w:r>
            <w:ins w:id="2441" w:author="Molly McEvilley" w:date="2021-10-21T11:01:00Z">
              <w:r>
                <w:t>0,</w:t>
              </w:r>
            </w:ins>
            <w:r w:rsidR="00783723">
              <w:t>2,</w:t>
            </w:r>
            <w:del w:id="2442" w:author="Molly McEvilley" w:date="2021-10-21T11:09:00Z">
              <w:r w:rsidR="00783723" w:rsidDel="00AD6139">
                <w:delText>3,</w:delText>
              </w:r>
            </w:del>
            <w:r w:rsidR="00783723">
              <w:t xml:space="preserve">8) </w:t>
            </w:r>
            <w:del w:id="2443" w:author="Molly McEvilley"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444" w:author="Molly McEvilley" w:date="2021-10-21T11:01:00Z">
              <w:r>
                <w:rPr>
                  <w:b/>
                </w:rPr>
                <w:t>LSA</w:t>
              </w:r>
              <w:r w:rsidRPr="00291CD4">
                <w:rPr>
                  <w:b/>
                </w:rPr>
                <w:t>ProjectType</w:t>
              </w:r>
              <w:proofErr w:type="spellEnd"/>
              <w:r>
                <w:t xml:space="preserve"> </w:t>
              </w:r>
            </w:ins>
            <w:del w:id="2445" w:author="Molly McEvilley" w:date="2021-10-21T11:01:00Z">
              <w:r w:rsidR="00783723" w:rsidDel="00D83EC4">
                <w:rPr>
                  <w:b/>
                </w:rPr>
                <w:delText xml:space="preserve">ProjectType </w:delText>
              </w:r>
            </w:del>
            <w:r w:rsidR="00783723" w:rsidRPr="00E36C4B">
              <w:t xml:space="preserve">= </w:t>
            </w:r>
            <w:del w:id="2446" w:author="Molly McEvilley"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447" w:author="Molly McEvilley"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448" w:author="Molly McEvilley"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449" w:author="Molly McEvilley"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50" w:author="Molly McEvilley" w:date="2021-10-21T11:27:00Z"/>
                <w:u w:val="single"/>
              </w:rPr>
            </w:pPr>
            <w:ins w:id="2451" w:author="Molly McEvilley" w:date="2021-10-21T11:28:00Z">
              <w:r>
                <w:t>B</w:t>
              </w:r>
            </w:ins>
            <w:commentRangeStart w:id="2452"/>
            <w:ins w:id="2453" w:author="Molly McEvilley"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452"/>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54" w:author="Molly McEvilley" w:date="2021-10-21T11:27:00Z"/>
              </w:rPr>
            </w:pPr>
            <w:ins w:id="2455" w:author="Molly McEvilley"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456" w:author="Molly McEvilley" w:date="2021-10-21T11:27:00Z">
              <w:r w:rsidRPr="00293283">
                <w:t xml:space="preserve">And &lt; </w:t>
              </w:r>
              <w:r w:rsidRPr="00293283">
                <w:rPr>
                  <w:b/>
                  <w:bCs/>
                </w:rPr>
                <w:t>ExitDate</w:t>
              </w:r>
              <w:r w:rsidRPr="00293283">
                <w:t xml:space="preserve"> (if ExitDate is not </w:t>
              </w:r>
            </w:ins>
            <w:ins w:id="2457" w:author="Molly McEvilley" w:date="2021-10-21T11:28:00Z">
              <w:r w:rsidRPr="00293283">
                <w:t>NULL)</w:t>
              </w:r>
            </w:ins>
            <w:ins w:id="2458" w:author="Molly McEvilley" w:date="2021-10-21T11:23:00Z">
              <w:r w:rsidR="003B0291" w:rsidRPr="00F668C4">
                <w:rPr>
                  <w:rStyle w:val="CommentReference"/>
                  <w:rFonts w:eastAsiaTheme="minorHAnsi"/>
                </w:rPr>
                <w:commentReference w:id="2452"/>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459" w:name="_Toc31198840"/>
      <w:bookmarkStart w:id="2460" w:name="_Toc37849827"/>
      <w:bookmarkEnd w:id="2459"/>
    </w:p>
    <w:p w14:paraId="3E3DE72A" w14:textId="46CACE15" w:rsidR="00E86581" w:rsidRDefault="00E86581" w:rsidP="00D95273">
      <w:pPr>
        <w:pStyle w:val="Heading1"/>
      </w:pPr>
      <w:bookmarkStart w:id="2461" w:name="_Toc79154011"/>
      <w:r>
        <w:lastRenderedPageBreak/>
        <w:t>HMIS Business Logic:  LSACalculated Data Quality Counts</w:t>
      </w:r>
      <w:bookmarkEnd w:id="2461"/>
    </w:p>
    <w:p w14:paraId="39ADE38B" w14:textId="000657C4" w:rsidR="008554E6" w:rsidRDefault="008554E6" w:rsidP="008554E6">
      <w:pPr>
        <w:pStyle w:val="Heading2"/>
      </w:pPr>
      <w:bookmarkStart w:id="2462" w:name="_Toc79154012"/>
      <w:r>
        <w:t>Report Rows for LSACalculated Data Quality Counts</w:t>
      </w:r>
      <w:bookmarkEnd w:id="2462"/>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463" w:name="_Toc79154013"/>
      <w:r>
        <w:t>Enrollments Active After Project Operating End Date</w:t>
      </w:r>
      <w:r w:rsidR="00DA0B37">
        <w:t xml:space="preserve"> by Project</w:t>
      </w:r>
      <w:bookmarkEnd w:id="2460"/>
      <w:bookmarkEnd w:id="246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464" w:author="Molly McEvilley" w:date="2021-10-27T12:13:00Z"/>
        </w:trPr>
        <w:tc>
          <w:tcPr>
            <w:tcW w:w="9355" w:type="dxa"/>
            <w:shd w:val="clear" w:color="auto" w:fill="auto"/>
          </w:tcPr>
          <w:p w14:paraId="41FCC5F8" w14:textId="77777777" w:rsidR="00293D98" w:rsidRPr="00091978" w:rsidRDefault="00293D98" w:rsidP="00091978">
            <w:pPr>
              <w:pStyle w:val="NoSpacing"/>
              <w:rPr>
                <w:ins w:id="2465" w:author="Molly McEvilley" w:date="2021-10-27T12:13:00Z"/>
              </w:rPr>
            </w:pPr>
            <w:ins w:id="2466" w:author="Molly McEvilley"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467" w:author="Molly McEvilley" w:date="2021-10-27T12:34:00Z"/>
        </w:trPr>
        <w:tc>
          <w:tcPr>
            <w:tcW w:w="9355" w:type="dxa"/>
          </w:tcPr>
          <w:p w14:paraId="37D7A7F2" w14:textId="2F597D08" w:rsidR="005375BD" w:rsidDel="00E4732C" w:rsidRDefault="005375BD" w:rsidP="00947F08">
            <w:pPr>
              <w:pStyle w:val="NoSpacing"/>
              <w:rPr>
                <w:del w:id="2468" w:author="Molly McEvilley" w:date="2021-10-27T12:34:00Z"/>
              </w:rPr>
            </w:pPr>
            <w:del w:id="2469" w:author="Molly McEvilley"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470" w:author="Molly McEvilley" w:date="2021-10-27T12:37:00Z"/>
        </w:trPr>
        <w:tc>
          <w:tcPr>
            <w:tcW w:w="9355" w:type="dxa"/>
          </w:tcPr>
          <w:p w14:paraId="317A0128" w14:textId="1CBAAF61" w:rsidR="00E34459" w:rsidRDefault="00E34459" w:rsidP="00947F08">
            <w:pPr>
              <w:pStyle w:val="NoSpacing"/>
              <w:rPr>
                <w:ins w:id="2471" w:author="Molly McEvilley" w:date="2021-10-27T12:37:00Z"/>
              </w:rPr>
            </w:pPr>
            <w:ins w:id="2472" w:author="Molly McEvilley"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473" w:author="Molly McEvilley" w:date="2021-10-27T12:33:00Z">
        <w:r w:rsidR="00974D43" w:rsidRPr="00974D43">
          <w:rPr>
            <w:b/>
            <w:bCs/>
            <w:rPrChange w:id="2474" w:author="Molly McEvilley"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475" w:author="Molly McEvilley" w:date="2021-10-27T12:43:00Z"/>
        </w:rPr>
      </w:pPr>
      <w:r>
        <w:rPr>
          <w:b/>
          <w:bCs/>
        </w:rPr>
        <w:t>Value</w:t>
      </w:r>
      <w:r>
        <w:t xml:space="preserve"> = a count of distinct </w:t>
      </w:r>
      <w:proofErr w:type="spellStart"/>
      <w:r w:rsidRPr="000E5378">
        <w:rPr>
          <w:b/>
          <w:bCs/>
          <w:rPrChange w:id="2476" w:author="Molly McEvilley" w:date="2021-10-27T12:36:00Z">
            <w:rPr>
              <w:i/>
              <w:iCs/>
            </w:rPr>
          </w:rPrChange>
        </w:rPr>
        <w:t>EnrollmentID</w:t>
      </w:r>
      <w:r>
        <w:t>s</w:t>
      </w:r>
      <w:proofErr w:type="spellEnd"/>
      <w:r>
        <w:t xml:space="preserve"> in </w:t>
      </w:r>
      <w:del w:id="2477" w:author="Molly McEvilley" w:date="2021-10-27T12:36:00Z">
        <w:r w:rsidDel="000E5378">
          <w:delText>hmis</w:delText>
        </w:r>
      </w:del>
      <w:proofErr w:type="spellStart"/>
      <w:ins w:id="2478" w:author="Molly McEvilley"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479" w:author="Molly McEvilley" w:date="2021-10-27T12:43:00Z"/>
          <w:rFonts w:ascii="Calibri" w:hAnsi="Calibri" w:cs="Calibri"/>
          <w:u w:val="single"/>
        </w:rPr>
        <w:pPrChange w:id="2480" w:author="Molly McEvilley" w:date="2021-10-27T12:43:00Z">
          <w:pPr>
            <w:pStyle w:val="ListParagraph"/>
            <w:numPr>
              <w:ilvl w:val="1"/>
              <w:numId w:val="39"/>
            </w:numPr>
            <w:ind w:left="1440"/>
          </w:pPr>
        </w:pPrChange>
      </w:pPr>
      <w:moveToRangeStart w:id="2481" w:author="Molly McEvilley" w:date="2021-10-27T12:43:00Z" w:name="move86231015"/>
      <w:proofErr w:type="spellStart"/>
      <w:moveTo w:id="2482" w:author="Molly McEvilley"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483" w:author="Molly McEvilley" w:date="2021-10-27T12:43:00Z"/>
          <w:rFonts w:ascii="Calibri" w:hAnsi="Calibri" w:cs="Calibri"/>
          <w:u w:val="single"/>
        </w:rPr>
        <w:pPrChange w:id="2484" w:author="Molly McEvilley" w:date="2021-10-27T12:43:00Z">
          <w:pPr>
            <w:pStyle w:val="ListParagraph"/>
            <w:numPr>
              <w:ilvl w:val="1"/>
              <w:numId w:val="39"/>
            </w:numPr>
            <w:ind w:left="1440"/>
          </w:pPr>
        </w:pPrChange>
      </w:pPr>
      <w:proofErr w:type="spellStart"/>
      <w:moveTo w:id="2485" w:author="Molly McEvilley"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86" w:author="Molly McEvilley" w:date="2021-10-27T12:46:00Z">
        <w:r w:rsidR="00A53022">
          <w:rPr>
            <w:rFonts w:ascii="Calibri" w:hAnsi="Calibri" w:cs="Calibri"/>
          </w:rPr>
          <w:t>;</w:t>
        </w:r>
      </w:ins>
      <w:proofErr w:type="gramEnd"/>
    </w:p>
    <w:moveToRangeEnd w:id="2481"/>
    <w:p w14:paraId="08D6DBFB" w14:textId="2C03BA5D" w:rsidR="00CD30B3" w:rsidRDefault="00704F41" w:rsidP="00DE2AC2">
      <w:ins w:id="2487" w:author="Molly McEvilley"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88" w:author="Molly McEvilley"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89" w:author="Molly McEvilley" w:date="2021-10-27T12:36:00Z"/>
          <w:rFonts w:ascii="Calibri" w:hAnsi="Calibri" w:cs="Calibri"/>
        </w:rPr>
      </w:pPr>
      <w:del w:id="2490" w:author="Molly McEvilley"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91" w:author="Molly McEvilley" w:date="2021-10-27T12:36:00Z"/>
          <w:rFonts w:ascii="Calibri" w:hAnsi="Calibri" w:cs="Calibri"/>
        </w:rPr>
      </w:pPr>
      <w:del w:id="2492" w:author="Molly McEvilley"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93" w:author="Molly McEvilley" w:date="2021-10-27T12:43:00Z"/>
          <w:rFonts w:ascii="Calibri" w:hAnsi="Calibri" w:cs="Calibri"/>
          <w:u w:val="single"/>
        </w:rPr>
      </w:pPr>
      <w:moveFromRangeStart w:id="2494" w:author="Molly McEvilley" w:date="2021-10-27T12:43:00Z" w:name="move86231015"/>
      <w:moveFrom w:id="2495" w:author="Molly McEvilley"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96" w:author="Molly McEvilley" w:date="2021-10-27T12:43:00Z"/>
          <w:rFonts w:ascii="Calibri" w:hAnsi="Calibri" w:cs="Calibri"/>
          <w:u w:val="single"/>
        </w:rPr>
      </w:pPr>
      <w:moveFrom w:id="2497" w:author="Molly McEvilley"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94"/>
    <w:p w14:paraId="6CC7D9DF" w14:textId="642236B1" w:rsidR="00DE2AC2" w:rsidDel="0083452A" w:rsidRDefault="00DE2AC2" w:rsidP="0030608E">
      <w:pPr>
        <w:pStyle w:val="ListParagraph"/>
        <w:numPr>
          <w:ilvl w:val="0"/>
          <w:numId w:val="39"/>
        </w:numPr>
        <w:rPr>
          <w:del w:id="2498" w:author="Molly McEvilley" w:date="2021-10-27T12:46:00Z"/>
          <w:rFonts w:ascii="Calibri" w:hAnsi="Calibri" w:cs="Calibri"/>
          <w:u w:val="single"/>
        </w:rPr>
      </w:pPr>
      <w:del w:id="2499" w:author="Molly McEvilley"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500" w:name="_Toc37849828"/>
      <w:bookmarkStart w:id="2501" w:name="_Toc79154014"/>
      <w:r>
        <w:t xml:space="preserve">Night-by-Night Enrollments </w:t>
      </w:r>
      <w:r w:rsidR="00E53100">
        <w:t xml:space="preserve">with Exit Date Discrepancies </w:t>
      </w:r>
      <w:r w:rsidR="00D705D2">
        <w:t>by Project</w:t>
      </w:r>
      <w:bookmarkEnd w:id="2500"/>
      <w:bookmarkEnd w:id="250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GPpLGLlBQAARyMAAA4AAAAAAAAAAAAAAAAALgIAAGRycy9lMm9Eb2MueG1sUEsBAi0A&#10;FAAGAAgAAAAhALXFoEzdAAAABQEAAA8AAAAAAAAAAAAAAAAAPwgAAGRycy9kb3ducmV2LnhtbFBL&#10;BQYAAAAABAAEAPMAAABJCQ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502">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503" w:author="Molly McEvilley"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504" w:author="Molly McEvilley" w:date="2021-10-27T12:11:00Z"/>
          <w:trPrChange w:id="2505" w:author="Molly McEvilley" w:date="2021-10-27T12:11:00Z">
            <w:trPr>
              <w:trHeight w:val="216"/>
            </w:trPr>
          </w:trPrChange>
        </w:trPr>
        <w:tc>
          <w:tcPr>
            <w:tcW w:w="9355" w:type="dxa"/>
            <w:shd w:val="clear" w:color="auto" w:fill="auto"/>
            <w:tcPrChange w:id="2506" w:author="Molly McEvilley"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507" w:author="Molly McEvilley" w:date="2021-10-27T12:11:00Z"/>
                <w:rPrChange w:id="2508" w:author="Molly McEvilley" w:date="2021-10-27T12:11:00Z">
                  <w:rPr>
                    <w:ins w:id="2509" w:author="Molly McEvilley" w:date="2021-10-27T12:11:00Z"/>
                    <w:b/>
                    <w:bCs/>
                  </w:rPr>
                </w:rPrChange>
              </w:rPr>
            </w:pPr>
            <w:ins w:id="2510" w:author="Molly McEvilley" w:date="2021-10-27T12:11:00Z">
              <w:r w:rsidRPr="00BD018F">
                <w:rPr>
                  <w:rPrChange w:id="2511" w:author="Molly McEvilley"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lastRenderedPageBreak/>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ins w:id="2512" w:author="Molly McEvilley"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513" w:author="Molly McEvilley"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514" w:name="_Data_Quality_–"/>
      <w:bookmarkStart w:id="2515" w:name="_Counts_of_Households"/>
      <w:bookmarkStart w:id="2516" w:name="_Toc37849829"/>
      <w:bookmarkStart w:id="2517" w:name="_Toc79154015"/>
      <w:bookmarkEnd w:id="2514"/>
      <w:bookmarkEnd w:id="2515"/>
      <w:r>
        <w:lastRenderedPageBreak/>
        <w:t xml:space="preserve">Counts of </w:t>
      </w:r>
      <w:r w:rsidR="00EB1C9F">
        <w:t xml:space="preserve">Households </w:t>
      </w:r>
      <w:r>
        <w:t>with no EnrollmentCoC Record by Project</w:t>
      </w:r>
      <w:bookmarkEnd w:id="2516"/>
      <w:bookmarkEnd w:id="2517"/>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2518" w:name="_HMIS_Business_Logic:"/>
      <w:bookmarkStart w:id="2519" w:name="_Toc37849830"/>
      <w:bookmarkStart w:id="2520" w:name="_Toc79154016"/>
      <w:bookmarkEnd w:id="2518"/>
      <w:r>
        <w:t>LSACalculated</w:t>
      </w:r>
      <w:bookmarkEnd w:id="2519"/>
      <w:bookmarkEnd w:id="2520"/>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5E1D9619" w:rsidR="00F25CD0" w:rsidRDefault="00E5008A" w:rsidP="0088191A">
      <w:pPr>
        <w:pStyle w:val="Heading1"/>
      </w:pPr>
      <w:bookmarkStart w:id="2521" w:name="_HMIS_Business_Logic:_4"/>
      <w:bookmarkStart w:id="2522" w:name="_Toc37849831"/>
      <w:bookmarkStart w:id="2523" w:name="_Toc79154017"/>
      <w:bookmarkEnd w:id="2521"/>
      <w:r>
        <w:rPr>
          <w:noProof/>
        </w:rPr>
        <w:lastRenderedPageBreak/>
        <mc:AlternateContent>
          <mc:Choice Requires="wps">
            <w:drawing>
              <wp:anchor distT="0" distB="0" distL="114300" distR="114300" simplePos="0" relativeHeight="251653120" behindDoc="0" locked="0" layoutInCell="1" allowOverlap="1" wp14:anchorId="03F4FDDD" wp14:editId="289BF57E">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1" type="#_x0000_t202" style="position:absolute;left:0;text-align:left;margin-left:-2.25pt;margin-top:27.3pt;width:2in;height:53.25pt;z-index:2516531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Jde&#10;tOFIAgAAjgQAAA4AAAAAAAAAAAAAAAAALgIAAGRycy9lMm9Eb2MueG1sUEsBAi0AFAAGAAgAAAAh&#10;ABQYbbnhAAAACQEAAA8AAAAAAAAAAAAAAAAAogQAAGRycy9kb3ducmV2LnhtbFBLBQYAAAAABAAE&#10;APMAAACwBQ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522"/>
      <w:bookmarkEnd w:id="2523"/>
      <w:proofErr w:type="spellEnd"/>
    </w:p>
    <w:p w14:paraId="408EA906" w14:textId="61AFB04E" w:rsidR="007242D3" w:rsidRDefault="007242D3" w:rsidP="007242D3">
      <w:pPr>
        <w:pStyle w:val="Heading2"/>
      </w:pPr>
      <w:bookmarkStart w:id="2524" w:name="_Toc37849832"/>
      <w:bookmarkStart w:id="2525" w:name="_Toc79154018"/>
      <w:r>
        <w:t>Get HMIS Enrollments Active in the Three-Year Data Quality Report Period</w:t>
      </w:r>
      <w:bookmarkEnd w:id="2524"/>
      <w:bookmarkEnd w:id="2525"/>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526" w:author="Molly McEvilley"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527" w:author="Molly McEvilley" w:date="2021-10-27T12:10:00Z">
              <w:r w:rsidR="00785478">
                <w:rPr>
                  <w:bCs/>
                </w:rPr>
                <w:t>hmis</w:t>
              </w:r>
            </w:ins>
            <w:del w:id="2528" w:author="Molly McEvilley" w:date="2021-10-27T12:10:00Z">
              <w:r w:rsidRPr="00BC0469" w:rsidDel="00785478">
                <w:rPr>
                  <w:bCs/>
                </w:rPr>
                <w:delText>lsa</w:delText>
              </w:r>
            </w:del>
            <w:r w:rsidRPr="00BC0469">
              <w:rPr>
                <w:bCs/>
              </w:rPr>
              <w:t>_Project</w:t>
            </w:r>
            <w:proofErr w:type="spellEnd"/>
            <w:ins w:id="2529" w:author="Molly McEvilley" w:date="2021-10-27T12:09:00Z">
              <w:r w:rsidR="00820042">
                <w:rPr>
                  <w:bCs/>
                </w:rPr>
                <w:t xml:space="preserve"> based on </w:t>
              </w:r>
              <w:proofErr w:type="spellStart"/>
              <w:r w:rsidR="00CD343E" w:rsidRPr="00CD343E">
                <w:rPr>
                  <w:b/>
                  <w:rPrChange w:id="2530" w:author="Molly McEvilley" w:date="2021-10-27T12:09:00Z">
                    <w:rPr>
                      <w:bCs/>
                    </w:rPr>
                  </w:rPrChange>
                </w:rPr>
                <w:t>ProjectType</w:t>
              </w:r>
              <w:proofErr w:type="spellEnd"/>
              <w:r w:rsidR="00CD343E">
                <w:rPr>
                  <w:bCs/>
                </w:rPr>
                <w:t xml:space="preserve"> and </w:t>
              </w:r>
              <w:proofErr w:type="spellStart"/>
              <w:r w:rsidR="00CD343E" w:rsidRPr="00CD343E">
                <w:rPr>
                  <w:b/>
                  <w:rPrChange w:id="2531" w:author="Molly McEvilley"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4"/>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532" w:name="_Toc37849833"/>
      <w:bookmarkStart w:id="2533" w:name="_Toc79154019"/>
      <w:r>
        <w:t xml:space="preserve">Set </w:t>
      </w:r>
      <w:proofErr w:type="spellStart"/>
      <w:r>
        <w:t>LSAReport</w:t>
      </w:r>
      <w:proofErr w:type="spellEnd"/>
      <w:r>
        <w:t xml:space="preserve"> Data Quality Values</w:t>
      </w:r>
      <w:bookmarkEnd w:id="2532"/>
      <w:bookmarkEnd w:id="2533"/>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534" w:name="_NoCoC"/>
      <w:bookmarkEnd w:id="2534"/>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pPr>
        <w:pBdr>
          <w:top w:val="single" w:sz="4" w:space="1" w:color="auto"/>
          <w:left w:val="single" w:sz="4" w:space="4" w:color="auto"/>
          <w:bottom w:val="single" w:sz="4" w:space="1" w:color="auto"/>
          <w:right w:val="single" w:sz="4" w:space="0" w:color="auto"/>
        </w:pBdr>
        <w:rPr>
          <w:b/>
          <w:bCs/>
          <w:color w:val="FF0000"/>
        </w:rPr>
        <w:pPrChange w:id="2535"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pPr>
        <w:pBdr>
          <w:top w:val="single" w:sz="4" w:space="1" w:color="auto"/>
          <w:left w:val="single" w:sz="4" w:space="4" w:color="auto"/>
          <w:bottom w:val="single" w:sz="4" w:space="1" w:color="auto"/>
          <w:right w:val="single" w:sz="4" w:space="0" w:color="auto"/>
        </w:pBdr>
        <w:pPrChange w:id="2536"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37"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37"/>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538" w:author="Molly McEvilley"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539" w:author="Molly McEvilley [2]" w:date="2021-08-18T15:13:00Z">
              <w:r w:rsidRPr="00BE7F14" w:rsidDel="00871FFC">
                <w:rPr>
                  <w:i/>
                </w:rPr>
                <w:delText>NonSingular</w:delText>
              </w:r>
            </w:del>
            <w:proofErr w:type="spellStart"/>
            <w:ins w:id="2540" w:author="Molly McEvilley [2]"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541" w:author="Molly McEvilley [2]" w:date="2021-08-20T00:14:00Z"/>
        </w:trPr>
        <w:tc>
          <w:tcPr>
            <w:tcW w:w="2065" w:type="dxa"/>
          </w:tcPr>
          <w:p w14:paraId="1E244C1D" w14:textId="77777777" w:rsidR="00C815B9" w:rsidRPr="00956E23" w:rsidRDefault="00C815B9" w:rsidP="00947F08">
            <w:pPr>
              <w:pStyle w:val="NoSpacing"/>
              <w:rPr>
                <w:ins w:id="2542" w:author="Molly McEvilley [2]" w:date="2021-08-20T00:14:00Z"/>
                <w:rFonts w:cs="Open Sans"/>
                <w:iCs/>
              </w:rPr>
            </w:pPr>
          </w:p>
        </w:tc>
        <w:tc>
          <w:tcPr>
            <w:tcW w:w="7285" w:type="dxa"/>
          </w:tcPr>
          <w:p w14:paraId="7188B50C" w14:textId="7ECD2D80" w:rsidR="00C815B9" w:rsidRDefault="00C815B9" w:rsidP="00947F08">
            <w:pPr>
              <w:pStyle w:val="NoSpacing"/>
              <w:rPr>
                <w:ins w:id="2543" w:author="Molly McEvilley [2]" w:date="2021-08-20T00:14:00Z"/>
                <w:i/>
              </w:rPr>
            </w:pPr>
            <w:ins w:id="2544" w:author="Molly McEvilley [2]" w:date="2021-08-20T00:14:00Z">
              <w:r>
                <w:rPr>
                  <w:iCs/>
                </w:rPr>
                <w:t>OR</w:t>
              </w:r>
            </w:ins>
          </w:p>
        </w:tc>
      </w:tr>
      <w:tr w:rsidR="00C815B9" w:rsidRPr="00956E23" w14:paraId="2A7DF186" w14:textId="77777777" w:rsidTr="00C815B9">
        <w:trPr>
          <w:gridAfter w:val="1"/>
          <w:wAfter w:w="10" w:type="dxa"/>
          <w:trHeight w:val="216"/>
          <w:ins w:id="2545" w:author="Molly McEvilley [2]" w:date="2021-08-20T00:14:00Z"/>
        </w:trPr>
        <w:tc>
          <w:tcPr>
            <w:tcW w:w="2065" w:type="dxa"/>
          </w:tcPr>
          <w:p w14:paraId="5DB57F16" w14:textId="77777777" w:rsidR="00C815B9" w:rsidRPr="00956E23" w:rsidRDefault="00C815B9" w:rsidP="00501405">
            <w:pPr>
              <w:pStyle w:val="NoSpacing"/>
              <w:rPr>
                <w:ins w:id="2546" w:author="Molly McEvilley [2]" w:date="2021-08-20T00:14:00Z"/>
                <w:rFonts w:cs="Open Sans"/>
                <w:iCs/>
              </w:rPr>
            </w:pPr>
          </w:p>
        </w:tc>
        <w:tc>
          <w:tcPr>
            <w:tcW w:w="7285" w:type="dxa"/>
          </w:tcPr>
          <w:p w14:paraId="16D95426" w14:textId="2A7DC3B1" w:rsidR="00C815B9" w:rsidRDefault="00C815B9" w:rsidP="00501405">
            <w:pPr>
              <w:pStyle w:val="NoSpacing"/>
              <w:rPr>
                <w:ins w:id="2547" w:author="Molly McEvilley [2]" w:date="2021-08-20T00:14:00Z"/>
                <w:iCs/>
              </w:rPr>
            </w:pPr>
            <w:ins w:id="2548" w:author="Molly McEvilley [2]"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549" w:author="Molly McEvilley [2]" w:date="2021-08-20T00:20:00Z">
              <w:r w:rsidR="003C5F76">
                <w:rPr>
                  <w:i/>
                </w:rPr>
                <w:t>NoSingleGender</w:t>
              </w:r>
            </w:ins>
            <w:proofErr w:type="spellEnd"/>
            <w:ins w:id="2550" w:author="Molly McEvilley [2]"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551" w:author="Molly McEvilley [2]" w:date="2021-08-20T00:15:00Z"/>
        </w:trPr>
        <w:tc>
          <w:tcPr>
            <w:tcW w:w="2065" w:type="dxa"/>
          </w:tcPr>
          <w:p w14:paraId="6F344B71" w14:textId="77777777" w:rsidR="00C815B9" w:rsidRPr="00956E23" w:rsidRDefault="00C815B9" w:rsidP="00C815B9">
            <w:pPr>
              <w:pStyle w:val="NoSpacing"/>
              <w:rPr>
                <w:ins w:id="2552" w:author="Molly McEvilley [2]" w:date="2021-08-20T00:15:00Z"/>
                <w:rFonts w:cs="Open Sans"/>
                <w:iCs/>
              </w:rPr>
            </w:pPr>
          </w:p>
        </w:tc>
        <w:tc>
          <w:tcPr>
            <w:tcW w:w="7285" w:type="dxa"/>
          </w:tcPr>
          <w:p w14:paraId="443F23C3" w14:textId="05F21E38" w:rsidR="00C815B9" w:rsidRDefault="00C815B9" w:rsidP="00C815B9">
            <w:pPr>
              <w:pStyle w:val="NoSpacing"/>
              <w:rPr>
                <w:ins w:id="2553" w:author="Molly McEvilley [2]" w:date="2021-08-20T00:15:00Z"/>
                <w:iCs/>
              </w:rPr>
            </w:pPr>
            <w:ins w:id="2554" w:author="Molly McEvilley [2]" w:date="2021-08-20T00:15:00Z">
              <w:r>
                <w:rPr>
                  <w:iCs/>
                </w:rPr>
                <w:t>OR</w:t>
              </w:r>
            </w:ins>
          </w:p>
        </w:tc>
      </w:tr>
      <w:tr w:rsidR="00C815B9" w:rsidRPr="00956E23" w14:paraId="35473A6B" w14:textId="77777777" w:rsidTr="003F2061">
        <w:trPr>
          <w:gridAfter w:val="1"/>
          <w:wAfter w:w="10" w:type="dxa"/>
          <w:cantSplit/>
          <w:trHeight w:val="216"/>
          <w:ins w:id="2555" w:author="Molly McEvilley [2]" w:date="2021-08-20T00:15:00Z"/>
        </w:trPr>
        <w:tc>
          <w:tcPr>
            <w:tcW w:w="2065" w:type="dxa"/>
          </w:tcPr>
          <w:p w14:paraId="0FBF79AD" w14:textId="77777777" w:rsidR="00C815B9" w:rsidRPr="00956E23" w:rsidRDefault="00C815B9" w:rsidP="00C815B9">
            <w:pPr>
              <w:pStyle w:val="NoSpacing"/>
              <w:rPr>
                <w:ins w:id="2556" w:author="Molly McEvilley [2]" w:date="2021-08-20T00:15:00Z"/>
                <w:rFonts w:cs="Open Sans"/>
                <w:iCs/>
              </w:rPr>
            </w:pPr>
          </w:p>
        </w:tc>
        <w:tc>
          <w:tcPr>
            <w:tcW w:w="7285" w:type="dxa"/>
          </w:tcPr>
          <w:p w14:paraId="3FAB9A32" w14:textId="347DF966" w:rsidR="00C815B9" w:rsidRDefault="00C815B9" w:rsidP="00C815B9">
            <w:pPr>
              <w:pStyle w:val="NoSpacing"/>
              <w:rPr>
                <w:ins w:id="2557" w:author="Molly McEvilley [2]" w:date="2021-08-20T00:15:00Z"/>
                <w:iCs/>
              </w:rPr>
            </w:pPr>
            <w:ins w:id="2558" w:author="Molly McEvilley [2]"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5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5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560" w:author="Molly McEvilley"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61" w:name="_Toc37973636"/>
      <w:bookmarkStart w:id="2562" w:name="_Toc37974189"/>
      <w:bookmarkStart w:id="2563" w:name="_Toc37974740"/>
      <w:bookmarkStart w:id="2564" w:name="_Toc37975228"/>
      <w:bookmarkStart w:id="2565" w:name="_Set_LSAReport_ReportDate"/>
      <w:bookmarkStart w:id="2566" w:name="_Toc37849834"/>
      <w:bookmarkStart w:id="2567" w:name="_Toc79154020"/>
      <w:bookmarkEnd w:id="2561"/>
      <w:bookmarkEnd w:id="2562"/>
      <w:bookmarkEnd w:id="2563"/>
      <w:bookmarkEnd w:id="2564"/>
      <w:bookmarkEnd w:id="2565"/>
      <w:r>
        <w:t xml:space="preserve">Set </w:t>
      </w:r>
      <w:proofErr w:type="spellStart"/>
      <w:r>
        <w:t>LSARe</w:t>
      </w:r>
      <w:r w:rsidR="001D44E7">
        <w:t>port</w:t>
      </w:r>
      <w:proofErr w:type="spellEnd"/>
      <w:r w:rsidR="001D44E7">
        <w:t xml:space="preserve"> </w:t>
      </w:r>
      <w:proofErr w:type="spellStart"/>
      <w:r w:rsidR="001D44E7">
        <w:t>ReportDate</w:t>
      </w:r>
      <w:bookmarkEnd w:id="2566"/>
      <w:bookmarkEnd w:id="256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68" w:name="_Toc34145731"/>
      <w:bookmarkStart w:id="2569" w:name="_LSAHousehold"/>
      <w:bookmarkStart w:id="2570" w:name="_Toc37849835"/>
      <w:bookmarkStart w:id="2571" w:name="_Toc79154021"/>
      <w:bookmarkEnd w:id="2568"/>
      <w:bookmarkEnd w:id="2569"/>
      <w:proofErr w:type="spellStart"/>
      <w:r>
        <w:t>LSAReport</w:t>
      </w:r>
      <w:bookmarkEnd w:id="2570"/>
      <w:bookmarkEnd w:id="2571"/>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72" w:name="_System_Engagement_Status"/>
      <w:bookmarkStart w:id="2573" w:name="_Length_of_Time_1"/>
      <w:bookmarkStart w:id="2574" w:name="_Length_of_Time"/>
      <w:bookmarkStart w:id="2575" w:name="_Cumulative_Length_of"/>
      <w:bookmarkStart w:id="2576" w:name="_Length_of_Time_2"/>
      <w:bookmarkStart w:id="2577" w:name="_Returns"/>
      <w:bookmarkStart w:id="2578" w:name="_Days_to_Return/Re-engage_3"/>
      <w:bookmarkStart w:id="2579" w:name="_Days_to_Return/Re-engage"/>
      <w:bookmarkStart w:id="2580" w:name="_Days_to_Return/Re-engage_2"/>
      <w:bookmarkStart w:id="2581" w:name="_Days_to_Return/Re-engage_1"/>
      <w:bookmarkEnd w:id="3"/>
      <w:bookmarkEnd w:id="2084"/>
      <w:bookmarkEnd w:id="2089"/>
      <w:bookmarkEnd w:id="2090"/>
      <w:bookmarkEnd w:id="2091"/>
      <w:bookmarkEnd w:id="2572"/>
      <w:bookmarkEnd w:id="2573"/>
      <w:bookmarkEnd w:id="2574"/>
      <w:bookmarkEnd w:id="2575"/>
      <w:bookmarkEnd w:id="2576"/>
      <w:bookmarkEnd w:id="2577"/>
      <w:bookmarkEnd w:id="2578"/>
      <w:bookmarkEnd w:id="2579"/>
      <w:bookmarkEnd w:id="2580"/>
      <w:bookmarkEnd w:id="258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Molly McEvilley" w:date="2021-10-07T10:59:00Z" w:initials="MM">
    <w:p w14:paraId="54FB38A9" w14:textId="232D33FA" w:rsidR="00B93B0E" w:rsidRDefault="00B93B0E">
      <w:pPr>
        <w:pStyle w:val="CommentText"/>
      </w:pPr>
      <w:r>
        <w:rPr>
          <w:rStyle w:val="CommentReference"/>
        </w:rPr>
        <w:annotationRef/>
      </w:r>
      <w:r w:rsidR="00BA3BA7">
        <w:t>GitHub #675</w:t>
      </w:r>
    </w:p>
  </w:comment>
  <w:comment w:id="102" w:author="Molly McEvilley"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with the switch to LSAProjectType in the ‘temporary’ tables.</w:t>
      </w:r>
    </w:p>
  </w:comment>
  <w:comment w:id="145" w:author="Molly McEvilley" w:date="2021-10-07T10:59:00Z" w:initials="MM">
    <w:p w14:paraId="182FCA2D" w14:textId="5DCC1C6B" w:rsidR="00BA3BA7" w:rsidRDefault="00BA3BA7">
      <w:pPr>
        <w:pStyle w:val="CommentText"/>
      </w:pPr>
      <w:r>
        <w:rPr>
          <w:rStyle w:val="CommentReference"/>
        </w:rPr>
        <w:annotationRef/>
      </w:r>
      <w:r w:rsidR="00630ACD">
        <w:t>GitHub #677</w:t>
      </w:r>
    </w:p>
  </w:comment>
  <w:comment w:id="152" w:author="Molly McEvilley" w:date="2021-10-21T08:37:00Z" w:initials="MM">
    <w:p w14:paraId="63E3F766" w14:textId="6803C8FE" w:rsidR="00A91CD3" w:rsidRDefault="00A91CD3">
      <w:pPr>
        <w:pStyle w:val="CommentText"/>
      </w:pPr>
      <w:r>
        <w:rPr>
          <w:rStyle w:val="CommentReference"/>
        </w:rPr>
        <w:annotationRef/>
      </w:r>
      <w:r>
        <w:t>GitHub #721.2</w:t>
      </w:r>
    </w:p>
  </w:comment>
  <w:comment w:id="160" w:author="Molly McEvilley" w:date="2021-10-20T10:46:00Z" w:initials="MM">
    <w:p w14:paraId="341DB79E" w14:textId="28ED2DDF" w:rsidR="00845DD0" w:rsidRDefault="00845DD0">
      <w:pPr>
        <w:pStyle w:val="CommentText"/>
      </w:pPr>
      <w:r>
        <w:rPr>
          <w:rStyle w:val="CommentReference"/>
        </w:rPr>
        <w:annotationRef/>
      </w:r>
      <w:r>
        <w:t>GitHub #721</w:t>
      </w:r>
    </w:p>
  </w:comment>
  <w:comment w:id="165" w:author="Molly McEvilley" w:date="2021-10-07T11:05:00Z" w:initials="MM">
    <w:p w14:paraId="1162AA77" w14:textId="7F7482B9" w:rsidR="003C2257" w:rsidRDefault="003C2257">
      <w:pPr>
        <w:pStyle w:val="CommentText"/>
      </w:pPr>
      <w:r>
        <w:rPr>
          <w:rStyle w:val="CommentReference"/>
        </w:rPr>
        <w:annotationRef/>
      </w:r>
      <w:r>
        <w:t>GitHub #686</w:t>
      </w:r>
    </w:p>
  </w:comment>
  <w:comment w:id="182" w:author="Molly McEvilley" w:date="2021-11-02T13:43:00Z" w:initials="MM">
    <w:p w14:paraId="12CF4644" w14:textId="26119B5C" w:rsidR="00BD3C72" w:rsidRDefault="00BD3C72">
      <w:pPr>
        <w:pStyle w:val="CommentText"/>
      </w:pPr>
      <w:r>
        <w:rPr>
          <w:rStyle w:val="CommentReference"/>
        </w:rPr>
        <w:annotationRef/>
      </w:r>
      <w:r>
        <w:t>GitHub #753</w:t>
      </w:r>
    </w:p>
  </w:comment>
  <w:comment w:id="367" w:author="Molly McEvilley" w:date="2021-10-21T12:35:00Z" w:initials="MM">
    <w:p w14:paraId="1874C8C4" w14:textId="032AD00A" w:rsidR="00B44183" w:rsidRDefault="00B44183">
      <w:pPr>
        <w:pStyle w:val="CommentText"/>
      </w:pPr>
      <w:r>
        <w:rPr>
          <w:rStyle w:val="CommentReference"/>
        </w:rPr>
        <w:annotationRef/>
      </w:r>
      <w:r>
        <w:t>GitHub #744</w:t>
      </w:r>
    </w:p>
  </w:comment>
  <w:comment w:id="404" w:author="Molly McEvilley"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491" w:author="Molly McEvilley" w:date="2021-11-02T13:45:00Z" w:initials="MM">
    <w:p w14:paraId="531716CE" w14:textId="439618A8" w:rsidR="001E3D43" w:rsidRDefault="001E3D43">
      <w:pPr>
        <w:pStyle w:val="CommentText"/>
      </w:pPr>
      <w:r>
        <w:rPr>
          <w:rStyle w:val="CommentReference"/>
        </w:rPr>
        <w:annotationRef/>
      </w:r>
      <w:r>
        <w:t>GitHub #754</w:t>
      </w:r>
    </w:p>
  </w:comment>
  <w:comment w:id="526" w:author="Molly McEvilley" w:date="2021-10-21T10:30:00Z" w:initials="MM">
    <w:p w14:paraId="40E7CA91" w14:textId="4F5393BE" w:rsidR="00057659" w:rsidRDefault="00057659">
      <w:pPr>
        <w:pStyle w:val="CommentText"/>
      </w:pPr>
      <w:r>
        <w:rPr>
          <w:rStyle w:val="CommentReference"/>
        </w:rPr>
        <w:annotationRef/>
      </w:r>
      <w:r>
        <w:t>GitHub #756 and #735</w:t>
      </w:r>
    </w:p>
  </w:comment>
  <w:comment w:id="543" w:author="Molly McEvilley" w:date="2021-10-21T10:15:00Z" w:initials="MM">
    <w:p w14:paraId="66008F1B" w14:textId="6FC01F99" w:rsidR="00B0669A" w:rsidRDefault="00B0669A">
      <w:pPr>
        <w:pStyle w:val="CommentText"/>
      </w:pPr>
      <w:r>
        <w:rPr>
          <w:rStyle w:val="CommentReference"/>
        </w:rPr>
        <w:annotationRef/>
      </w:r>
      <w:r>
        <w:t>GitHub #756 and #735</w:t>
      </w:r>
    </w:p>
  </w:comment>
  <w:comment w:id="814" w:author="Molly McEvilley" w:date="2021-11-02T14:05:00Z" w:initials="MM">
    <w:p w14:paraId="615BC3EB" w14:textId="710EFCB3" w:rsidR="00B52AD8" w:rsidRDefault="00B52AD8">
      <w:pPr>
        <w:pStyle w:val="CommentText"/>
      </w:pPr>
      <w:r>
        <w:rPr>
          <w:rStyle w:val="CommentReference"/>
        </w:rPr>
        <w:annotationRef/>
      </w:r>
      <w:r w:rsidR="00DD0A74">
        <w:t>GitHub #750</w:t>
      </w:r>
    </w:p>
  </w:comment>
  <w:comment w:id="827" w:author="Molly McEvilley" w:date="2021-11-02T14:07:00Z" w:initials="MM">
    <w:p w14:paraId="008800B6" w14:textId="4151D2E6" w:rsidR="0002156C" w:rsidRDefault="0002156C">
      <w:pPr>
        <w:pStyle w:val="CommentText"/>
      </w:pPr>
      <w:r>
        <w:rPr>
          <w:rStyle w:val="CommentReference"/>
        </w:rPr>
        <w:annotationRef/>
      </w:r>
      <w:r w:rsidR="006259B1">
        <w:t>GitHub #749</w:t>
      </w:r>
    </w:p>
  </w:comment>
  <w:comment w:id="833" w:author="Molly McEvilley" w:date="2021-11-02T14:08:00Z" w:initials="MM">
    <w:p w14:paraId="353DAD2E" w14:textId="2B841788" w:rsidR="006C4100" w:rsidRDefault="006C4100">
      <w:pPr>
        <w:pStyle w:val="CommentText"/>
      </w:pPr>
      <w:r>
        <w:rPr>
          <w:rStyle w:val="CommentReference"/>
        </w:rPr>
        <w:annotationRef/>
      </w:r>
      <w:r>
        <w:t>GitHub #748</w:t>
      </w:r>
    </w:p>
  </w:comment>
  <w:comment w:id="860" w:author="Molly McEvilley" w:date="2021-11-02T14:09:00Z" w:initials="MM">
    <w:p w14:paraId="79CD6A17" w14:textId="3D729534" w:rsidR="006A3BA5" w:rsidRDefault="006A3BA5">
      <w:pPr>
        <w:pStyle w:val="CommentText"/>
      </w:pPr>
      <w:r>
        <w:rPr>
          <w:rStyle w:val="CommentReference"/>
        </w:rPr>
        <w:annotationRef/>
      </w:r>
      <w:r w:rsidR="005160F9">
        <w:t>GitHub #747</w:t>
      </w:r>
    </w:p>
  </w:comment>
  <w:comment w:id="867" w:author="Molly McEvilley" w:date="2021-11-02T14:10:00Z" w:initials="MM">
    <w:p w14:paraId="3C232DC2" w14:textId="77D20B6D" w:rsidR="007C135B" w:rsidRDefault="007C135B">
      <w:pPr>
        <w:pStyle w:val="CommentText"/>
      </w:pPr>
      <w:r>
        <w:rPr>
          <w:rStyle w:val="CommentReference"/>
        </w:rPr>
        <w:annotationRef/>
      </w:r>
      <w:r>
        <w:t>GitHub #746</w:t>
      </w:r>
    </w:p>
  </w:comment>
  <w:comment w:id="1220" w:author="Molly McEvilley" w:date="2021-11-02T13:26:00Z" w:initials="MM">
    <w:p w14:paraId="5DB9FABD" w14:textId="4D4056ED" w:rsidR="00532FF7" w:rsidRDefault="00532FF7">
      <w:pPr>
        <w:pStyle w:val="CommentText"/>
      </w:pPr>
      <w:r>
        <w:rPr>
          <w:rStyle w:val="CommentReference"/>
        </w:rPr>
        <w:annotationRef/>
      </w:r>
      <w:r w:rsidR="006B706C">
        <w:t xml:space="preserve">GitHub #783 – </w:t>
      </w:r>
      <w:r w:rsidR="00165EAD">
        <w:t xml:space="preserve">This is not a logic change -- </w:t>
      </w:r>
      <w:r w:rsidR="006B706C">
        <w:t xml:space="preserve">this </w:t>
      </w:r>
      <w:r w:rsidR="00EE0852">
        <w:t xml:space="preserve">information was previously in the </w:t>
      </w:r>
      <w:proofErr w:type="spellStart"/>
      <w:r w:rsidR="00EE0852">
        <w:t>LastActive</w:t>
      </w:r>
      <w:proofErr w:type="spellEnd"/>
      <w:r w:rsidR="00EE0852">
        <w:t xml:space="preserve"> section </w:t>
      </w:r>
      <w:proofErr w:type="gramStart"/>
      <w:r w:rsidR="00EE0852">
        <w:t>below</w:t>
      </w:r>
      <w:r w:rsidR="00204127">
        <w:t>, but</w:t>
      </w:r>
      <w:proofErr w:type="gramEnd"/>
      <w:r w:rsidR="00204127">
        <w:t xml:space="preserve"> </w:t>
      </w:r>
      <w:r w:rsidR="006B706C">
        <w:t>is</w:t>
      </w:r>
      <w:r w:rsidR="00DB7E8F">
        <w:t xml:space="preserve"> </w:t>
      </w:r>
      <w:r w:rsidR="00204127">
        <w:t xml:space="preserve">more appropriately included here.  </w:t>
      </w:r>
    </w:p>
  </w:comment>
  <w:comment w:id="1237" w:author="Molly McEvilley" w:date="2021-11-04T19:28:00Z" w:initials="MM">
    <w:p w14:paraId="51E66978" w14:textId="77777777" w:rsidR="00D3562E" w:rsidRDefault="00D3562E" w:rsidP="00D3562E">
      <w:pPr>
        <w:pStyle w:val="CommentText"/>
      </w:pPr>
      <w:r>
        <w:rPr>
          <w:rStyle w:val="CommentReference"/>
        </w:rPr>
        <w:annotationRef/>
      </w:r>
      <w:r>
        <w:t>GitHub #803</w:t>
      </w:r>
    </w:p>
  </w:comment>
  <w:comment w:id="1248" w:author="Molly McEvilley" w:date="2021-11-02T13:29:00Z" w:initials="MM">
    <w:p w14:paraId="3853A0E2" w14:textId="19A2BF68" w:rsidR="00165EAD" w:rsidRDefault="00165EAD">
      <w:pPr>
        <w:pStyle w:val="CommentText"/>
      </w:pPr>
      <w:r>
        <w:rPr>
          <w:rStyle w:val="CommentReference"/>
        </w:rPr>
        <w:annotationRef/>
      </w:r>
      <w:r>
        <w:t>Moved to Record Selection section above.</w:t>
      </w:r>
    </w:p>
  </w:comment>
  <w:comment w:id="1265" w:author="Molly McEvilley" w:date="2021-11-04T19:28:00Z" w:initials="MM">
    <w:p w14:paraId="58CED7A1" w14:textId="504029A2" w:rsidR="00D7728F" w:rsidRDefault="00D7728F">
      <w:pPr>
        <w:pStyle w:val="CommentText"/>
      </w:pPr>
      <w:r>
        <w:rPr>
          <w:rStyle w:val="CommentReference"/>
        </w:rPr>
        <w:annotationRef/>
      </w:r>
      <w:r>
        <w:t>GitHub #803</w:t>
      </w:r>
    </w:p>
  </w:comment>
  <w:comment w:id="1277" w:author="Molly McEvilley"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38" w:author="Molly McEvilley" w:date="2021-11-11T10:39:00Z" w:initials="MM">
    <w:p w14:paraId="0933C394" w14:textId="235F8DB4" w:rsidR="00B8493A" w:rsidRDefault="00B8493A">
      <w:pPr>
        <w:pStyle w:val="CommentText"/>
      </w:pPr>
      <w:r>
        <w:rPr>
          <w:rStyle w:val="CommentReference"/>
        </w:rPr>
        <w:annotationRef/>
      </w:r>
      <w:r>
        <w:t>GitHub #806</w:t>
      </w:r>
    </w:p>
  </w:comment>
  <w:comment w:id="1364" w:author="Molly McEvilley" w:date="2021-11-11T10:26:00Z" w:initials="MM">
    <w:p w14:paraId="5410D1DE" w14:textId="15865592" w:rsidR="00C532F6" w:rsidRDefault="00C532F6">
      <w:pPr>
        <w:pStyle w:val="CommentText"/>
      </w:pPr>
      <w:r>
        <w:rPr>
          <w:rStyle w:val="CommentReference"/>
        </w:rPr>
        <w:annotationRef/>
      </w:r>
      <w:r>
        <w:t>GitHub #806</w:t>
      </w:r>
    </w:p>
  </w:comment>
  <w:comment w:id="1375" w:author="Molly McEvilley" w:date="2021-11-04T19:48:00Z" w:initials="MM">
    <w:p w14:paraId="4E2D5396" w14:textId="2A222DD2" w:rsidR="000C55F6" w:rsidRDefault="000C55F6">
      <w:pPr>
        <w:pStyle w:val="CommentText"/>
      </w:pPr>
      <w:r>
        <w:rPr>
          <w:rStyle w:val="CommentReference"/>
        </w:rPr>
        <w:annotationRef/>
      </w:r>
      <w:r>
        <w:t>GitHub #803</w:t>
      </w:r>
    </w:p>
  </w:comment>
  <w:comment w:id="1412" w:author="Molly McEvilley" w:date="2021-10-26T14:03:00Z" w:initials="MM">
    <w:p w14:paraId="62D09C36" w14:textId="2B39E7BB" w:rsidR="0049288A" w:rsidRDefault="0049288A">
      <w:pPr>
        <w:pStyle w:val="CommentText"/>
      </w:pPr>
      <w:r>
        <w:rPr>
          <w:rStyle w:val="CommentReference"/>
        </w:rPr>
        <w:annotationRef/>
      </w:r>
      <w:r>
        <w:t>GitHub #769</w:t>
      </w:r>
    </w:p>
  </w:comment>
  <w:comment w:id="1428" w:author="Molly McEvilley" w:date="2021-10-26T15:27:00Z" w:initials="MM">
    <w:p w14:paraId="276530D5" w14:textId="3F80B020" w:rsidR="002D1351" w:rsidRDefault="002D1351">
      <w:pPr>
        <w:pStyle w:val="CommentText"/>
      </w:pPr>
      <w:r>
        <w:rPr>
          <w:rStyle w:val="CommentReference"/>
        </w:rPr>
        <w:annotationRef/>
      </w:r>
      <w:r>
        <w:t>GitHub #764</w:t>
      </w:r>
    </w:p>
  </w:comment>
  <w:comment w:id="1462" w:author="Molly McEvilley" w:date="2021-10-26T13:52:00Z" w:initials="MM">
    <w:p w14:paraId="3A22D4A9" w14:textId="099C3E67" w:rsidR="001D52D6" w:rsidRDefault="001D52D6">
      <w:pPr>
        <w:pStyle w:val="CommentText"/>
      </w:pPr>
      <w:r>
        <w:rPr>
          <w:rStyle w:val="CommentReference"/>
        </w:rPr>
        <w:annotationRef/>
      </w:r>
      <w:r>
        <w:t>GitHub #</w:t>
      </w:r>
      <w:r w:rsidR="0049288A">
        <w:t>769</w:t>
      </w:r>
    </w:p>
  </w:comment>
  <w:comment w:id="1467" w:author="Molly McEvilley" w:date="2021-11-02T16:19:00Z" w:initials="MM">
    <w:p w14:paraId="1EFE3F54" w14:textId="0FCFC1B5" w:rsidR="002D6EC7" w:rsidRDefault="002D6EC7">
      <w:pPr>
        <w:pStyle w:val="CommentText"/>
      </w:pPr>
      <w:r>
        <w:rPr>
          <w:rStyle w:val="CommentReference"/>
        </w:rPr>
        <w:annotationRef/>
      </w:r>
      <w:r w:rsidR="00160008">
        <w:t xml:space="preserve">Correction -- </w:t>
      </w:r>
      <w:r>
        <w:t xml:space="preserve">There are no NULL </w:t>
      </w:r>
      <w:proofErr w:type="spellStart"/>
      <w:r>
        <w:t>ExitDates</w:t>
      </w:r>
      <w:proofErr w:type="spellEnd"/>
      <w:r w:rsidR="00765F3A">
        <w:t xml:space="preserve"> </w:t>
      </w:r>
      <w:r w:rsidR="00160008">
        <w:t xml:space="preserve">when calculating CH for </w:t>
      </w:r>
      <w:proofErr w:type="spellStart"/>
      <w:r w:rsidR="00160008">
        <w:t>tlsa_Exit</w:t>
      </w:r>
      <w:proofErr w:type="spellEnd"/>
      <w:r w:rsidR="00160008">
        <w:t>…</w:t>
      </w:r>
    </w:p>
  </w:comment>
  <w:comment w:id="1474" w:author="Molly McEvilley" w:date="2021-10-27T11:56:00Z" w:initials="MM">
    <w:p w14:paraId="69FD9CC1" w14:textId="2DE54302" w:rsidR="0064371D" w:rsidRDefault="0064371D">
      <w:pPr>
        <w:pStyle w:val="CommentText"/>
      </w:pPr>
      <w:r>
        <w:rPr>
          <w:rStyle w:val="CommentReference"/>
        </w:rPr>
        <w:annotationRef/>
      </w:r>
      <w:r>
        <w:t>GitHub #769</w:t>
      </w:r>
    </w:p>
  </w:comment>
  <w:comment w:id="1477" w:author="Molly McEvilley" w:date="2021-11-02T16:42:00Z" w:initials="MM">
    <w:p w14:paraId="383219EA" w14:textId="7F3E30DF" w:rsidR="002B7564" w:rsidRDefault="002B7564">
      <w:pPr>
        <w:pStyle w:val="CommentText"/>
      </w:pPr>
      <w:r>
        <w:rPr>
          <w:rStyle w:val="CommentReference"/>
        </w:rPr>
        <w:annotationRef/>
      </w:r>
      <w:r>
        <w:t>GitHub #791</w:t>
      </w:r>
    </w:p>
  </w:comment>
  <w:comment w:id="1587" w:author="Molly McEvilley"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592" w:author="Molly McEvilley" w:date="2021-11-04T19:58:00Z" w:initials="MM">
    <w:p w14:paraId="6646194B" w14:textId="29B93A31" w:rsidR="00C278CB" w:rsidRDefault="00C278CB">
      <w:pPr>
        <w:pStyle w:val="CommentText"/>
      </w:pPr>
      <w:r>
        <w:rPr>
          <w:rStyle w:val="CommentReference"/>
        </w:rPr>
        <w:annotationRef/>
      </w:r>
      <w:r>
        <w:t>GitHub #800</w:t>
      </w:r>
    </w:p>
  </w:comment>
  <w:comment w:id="1626" w:author="Molly McEvilley" w:date="2021-11-02T14:22:00Z" w:initials="MM">
    <w:p w14:paraId="354694A0" w14:textId="230B5D07" w:rsidR="00710026" w:rsidRDefault="00710026">
      <w:pPr>
        <w:pStyle w:val="CommentText"/>
      </w:pPr>
      <w:r>
        <w:rPr>
          <w:rStyle w:val="CommentReference"/>
        </w:rPr>
        <w:annotationRef/>
      </w:r>
      <w:r w:rsidR="00B24057">
        <w:t>GitHub #794</w:t>
      </w:r>
    </w:p>
  </w:comment>
  <w:comment w:id="1707" w:author="Molly McEvilley [2]"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938" w:author="Molly McEvilley" w:date="2021-10-14T08:18:00Z" w:initials="MM">
    <w:p w14:paraId="12503B6F" w14:textId="6F03229F" w:rsidR="000D4C80" w:rsidRDefault="000D4C80">
      <w:pPr>
        <w:pStyle w:val="CommentText"/>
      </w:pPr>
      <w:r>
        <w:rPr>
          <w:rStyle w:val="CommentReference"/>
        </w:rPr>
        <w:annotationRef/>
      </w:r>
      <w:r w:rsidR="001D07B2">
        <w:t>GitHub #717</w:t>
      </w:r>
    </w:p>
  </w:comment>
  <w:comment w:id="1942" w:author="Molly McEvilley" w:date="2021-10-07T11:08:00Z" w:initials="MM">
    <w:p w14:paraId="4249120D" w14:textId="0A99FF2F" w:rsidR="00B13909" w:rsidRDefault="00B13909">
      <w:pPr>
        <w:pStyle w:val="CommentText"/>
      </w:pPr>
      <w:r>
        <w:rPr>
          <w:rStyle w:val="CommentReference"/>
        </w:rPr>
        <w:annotationRef/>
      </w:r>
      <w:r>
        <w:t>Per request from STELLA team.</w:t>
      </w:r>
    </w:p>
  </w:comment>
  <w:comment w:id="1963" w:author="Molly McEvilley" w:date="2021-12-01T08:00:00Z" w:initials="MM">
    <w:p w14:paraId="50A7A3CB" w14:textId="790A02F3" w:rsidR="009F7AF6" w:rsidRDefault="009F7AF6">
      <w:pPr>
        <w:pStyle w:val="CommentText"/>
      </w:pPr>
      <w:r>
        <w:rPr>
          <w:rStyle w:val="CommentReference"/>
        </w:rPr>
        <w:annotationRef/>
      </w:r>
      <w:r>
        <w:t>GitHub #837</w:t>
      </w:r>
    </w:p>
  </w:comment>
  <w:comment w:id="1974" w:author="Molly McEvilley" w:date="2021-10-13T11:32:00Z" w:initials="MM">
    <w:p w14:paraId="329F78B5" w14:textId="6B262941" w:rsidR="009F4FAB" w:rsidRDefault="009F4FAB">
      <w:pPr>
        <w:pStyle w:val="CommentText"/>
      </w:pPr>
      <w:r>
        <w:rPr>
          <w:rStyle w:val="CommentReference"/>
        </w:rPr>
        <w:annotationRef/>
      </w:r>
      <w:proofErr w:type="spellStart"/>
      <w:r>
        <w:t>Github</w:t>
      </w:r>
      <w:proofErr w:type="spellEnd"/>
      <w:r>
        <w:t xml:space="preserve"> #</w:t>
      </w:r>
      <w:r w:rsidR="00900DDA">
        <w:t>708</w:t>
      </w:r>
    </w:p>
  </w:comment>
  <w:comment w:id="1979" w:author="Molly McEvilley" w:date="2021-12-01T08:00:00Z" w:initials="MM">
    <w:p w14:paraId="7E15ACE4" w14:textId="60DEA5D0" w:rsidR="009F7AF6" w:rsidRDefault="009F7AF6">
      <w:pPr>
        <w:pStyle w:val="CommentText"/>
      </w:pPr>
      <w:r>
        <w:rPr>
          <w:rStyle w:val="CommentReference"/>
        </w:rPr>
        <w:annotationRef/>
      </w:r>
      <w:r>
        <w:t>GitHub #837</w:t>
      </w:r>
    </w:p>
  </w:comment>
  <w:comment w:id="1987" w:author="Molly McEvilley" w:date="2021-12-01T08:00:00Z" w:initials="MM">
    <w:p w14:paraId="333B215B" w14:textId="498E5BD0" w:rsidR="0018575F" w:rsidRDefault="0018575F">
      <w:pPr>
        <w:pStyle w:val="CommentText"/>
      </w:pPr>
      <w:r>
        <w:rPr>
          <w:rStyle w:val="CommentReference"/>
        </w:rPr>
        <w:annotationRef/>
      </w:r>
      <w:r>
        <w:t>GitHub #837</w:t>
      </w:r>
    </w:p>
  </w:comment>
  <w:comment w:id="1988" w:author="Molly McEvilley" w:date="2021-10-13T11:31:00Z" w:initials="MM">
    <w:p w14:paraId="0F62704F" w14:textId="7B818385" w:rsidR="009F4FAB" w:rsidRDefault="009F4FAB">
      <w:pPr>
        <w:pStyle w:val="CommentText"/>
      </w:pPr>
      <w:r>
        <w:rPr>
          <w:rStyle w:val="CommentReference"/>
        </w:rPr>
        <w:annotationRef/>
      </w:r>
      <w:r>
        <w:t>GitHub #710</w:t>
      </w:r>
    </w:p>
  </w:comment>
  <w:comment w:id="1999" w:author="Molly McEvilley" w:date="2021-12-01T08:01:00Z" w:initials="MM">
    <w:p w14:paraId="39399855" w14:textId="2479981D" w:rsidR="0018575F" w:rsidRDefault="0018575F">
      <w:pPr>
        <w:pStyle w:val="CommentText"/>
      </w:pPr>
      <w:r>
        <w:rPr>
          <w:rStyle w:val="CommentReference"/>
        </w:rPr>
        <w:annotationRef/>
      </w:r>
      <w:r>
        <w:t>GitHub #837</w:t>
      </w:r>
    </w:p>
  </w:comment>
  <w:comment w:id="2008" w:author="Molly McEvilley" w:date="2021-10-13T11:30:00Z" w:initials="MM">
    <w:p w14:paraId="1C8B777F" w14:textId="5C13B0B3" w:rsidR="00AD5BE5" w:rsidRDefault="00AD5BE5">
      <w:pPr>
        <w:pStyle w:val="CommentText"/>
      </w:pPr>
      <w:r>
        <w:rPr>
          <w:rStyle w:val="CommentReference"/>
        </w:rPr>
        <w:annotationRef/>
      </w:r>
      <w:r w:rsidR="00FA6BEB">
        <w:t>GitHub #715</w:t>
      </w:r>
    </w:p>
  </w:comment>
  <w:comment w:id="2075" w:author="Molly McEvilley" w:date="2021-12-01T08:01:00Z" w:initials="MM">
    <w:p w14:paraId="19382D1A" w14:textId="4D5CA038" w:rsidR="0018575F" w:rsidRDefault="0018575F">
      <w:pPr>
        <w:pStyle w:val="CommentText"/>
      </w:pPr>
      <w:r>
        <w:rPr>
          <w:rStyle w:val="CommentReference"/>
        </w:rPr>
        <w:annotationRef/>
      </w:r>
      <w:r>
        <w:t>GitHub #837</w:t>
      </w:r>
    </w:p>
  </w:comment>
  <w:comment w:id="2086" w:author="Molly McEvilley" w:date="2021-12-01T08:01:00Z" w:initials="MM">
    <w:p w14:paraId="6EC82B36" w14:textId="230FC681" w:rsidR="0018575F" w:rsidRDefault="0018575F">
      <w:pPr>
        <w:pStyle w:val="CommentText"/>
      </w:pPr>
      <w:r>
        <w:rPr>
          <w:rStyle w:val="CommentReference"/>
        </w:rPr>
        <w:annotationRef/>
      </w:r>
      <w:r>
        <w:t>GitHub #837</w:t>
      </w:r>
    </w:p>
  </w:comment>
  <w:comment w:id="2098" w:author="Molly McEvilley" w:date="2021-10-14T11:24:00Z" w:initials="MM">
    <w:p w14:paraId="6BAB09BE" w14:textId="662A0581" w:rsidR="00960012" w:rsidRDefault="00960012">
      <w:pPr>
        <w:pStyle w:val="CommentText"/>
      </w:pPr>
      <w:r>
        <w:rPr>
          <w:rStyle w:val="CommentReference"/>
        </w:rPr>
        <w:annotationRef/>
      </w:r>
      <w:r>
        <w:t>GitHub #723</w:t>
      </w:r>
    </w:p>
  </w:comment>
  <w:comment w:id="2103" w:author="Molly McEvilley" w:date="2021-10-26T15:15:00Z" w:initials="MM">
    <w:p w14:paraId="668107EE" w14:textId="789FFC7B" w:rsidR="00B609D2" w:rsidRDefault="00B609D2">
      <w:pPr>
        <w:pStyle w:val="CommentText"/>
      </w:pPr>
      <w:r>
        <w:rPr>
          <w:rStyle w:val="CommentReference"/>
        </w:rPr>
        <w:annotationRef/>
      </w:r>
      <w:r>
        <w:t>GitHub #734</w:t>
      </w:r>
    </w:p>
  </w:comment>
  <w:comment w:id="2109" w:author="Molly McEvilley" w:date="2021-10-27T12:21:00Z" w:initials="MM">
    <w:p w14:paraId="2670211C" w14:textId="45FFD122" w:rsidR="000F471E" w:rsidRDefault="000F471E">
      <w:pPr>
        <w:pStyle w:val="CommentText"/>
      </w:pPr>
      <w:r>
        <w:rPr>
          <w:rStyle w:val="CommentReference"/>
        </w:rPr>
        <w:annotationRef/>
      </w:r>
      <w:r>
        <w:t>GitHub #77</w:t>
      </w:r>
      <w:r w:rsidR="003D1CF6">
        <w:t>2</w:t>
      </w:r>
    </w:p>
  </w:comment>
  <w:comment w:id="2124" w:author="Molly McEvilley" w:date="2021-10-14T11:28:00Z" w:initials="MM">
    <w:p w14:paraId="42C0301F" w14:textId="65C251F2" w:rsidR="007C328B" w:rsidRDefault="007C328B">
      <w:pPr>
        <w:pStyle w:val="CommentText"/>
      </w:pPr>
      <w:r>
        <w:rPr>
          <w:rStyle w:val="CommentReference"/>
        </w:rPr>
        <w:annotationRef/>
      </w:r>
      <w:r>
        <w:t xml:space="preserve">GitHub #723 </w:t>
      </w:r>
    </w:p>
  </w:comment>
  <w:comment w:id="2131" w:author="Molly McEvilley" w:date="2021-10-13T11:39:00Z" w:initials="MM">
    <w:p w14:paraId="665A0257" w14:textId="104F3076" w:rsidR="00276C92" w:rsidRDefault="00276C92">
      <w:pPr>
        <w:pStyle w:val="CommentText"/>
      </w:pPr>
      <w:r>
        <w:rPr>
          <w:rStyle w:val="CommentReference"/>
        </w:rPr>
        <w:annotationRef/>
      </w:r>
      <w:r>
        <w:t>GitHub #717</w:t>
      </w:r>
    </w:p>
  </w:comment>
  <w:comment w:id="2134" w:author="Molly McEvilley"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160" w:author="Molly McEvilley"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166" w:author="Molly McEvilley" w:date="2021-11-24T11:50:00Z" w:initials="MM">
    <w:p w14:paraId="7C66A7AA" w14:textId="2084096E" w:rsidR="0053399E" w:rsidRDefault="0053399E">
      <w:pPr>
        <w:pStyle w:val="CommentText"/>
      </w:pPr>
      <w:r>
        <w:rPr>
          <w:rStyle w:val="CommentReference"/>
        </w:rPr>
        <w:annotationRef/>
      </w:r>
      <w:r w:rsidR="009327EE">
        <w:t>GitHub #832</w:t>
      </w:r>
    </w:p>
  </w:comment>
  <w:comment w:id="2169" w:author="Molly McEvilley" w:date="2021-10-14T08:21:00Z" w:initials="MM">
    <w:p w14:paraId="1C1A4A1D" w14:textId="327C013E" w:rsidR="00566C1E" w:rsidRDefault="00566C1E">
      <w:pPr>
        <w:pStyle w:val="CommentText"/>
      </w:pPr>
      <w:r>
        <w:rPr>
          <w:rStyle w:val="CommentReference"/>
        </w:rPr>
        <w:annotationRef/>
      </w:r>
      <w:r>
        <w:t>GitHub #</w:t>
      </w:r>
      <w:r w:rsidR="00AB56A3">
        <w:t>720</w:t>
      </w:r>
    </w:p>
  </w:comment>
  <w:comment w:id="2223" w:author="Molly McEvilley" w:date="2021-10-14T11:51:00Z" w:initials="MM">
    <w:p w14:paraId="02DDDC74" w14:textId="73792890" w:rsidR="00754991" w:rsidRDefault="00754991">
      <w:pPr>
        <w:pStyle w:val="CommentText"/>
      </w:pPr>
      <w:r>
        <w:rPr>
          <w:rStyle w:val="CommentReference"/>
        </w:rPr>
        <w:annotationRef/>
      </w:r>
      <w:r>
        <w:t>GitHub #</w:t>
      </w:r>
      <w:r w:rsidR="007C3D7E">
        <w:t>726</w:t>
      </w:r>
    </w:p>
  </w:comment>
  <w:comment w:id="2252" w:author="Molly McEvilley"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98" w:author="Molly McEvilley" w:date="2021-10-26T15:17:00Z" w:initials="MM">
    <w:p w14:paraId="76D201C4" w14:textId="24037193" w:rsidR="00A51C68" w:rsidRDefault="00A51C68">
      <w:pPr>
        <w:pStyle w:val="CommentText"/>
      </w:pPr>
      <w:r>
        <w:rPr>
          <w:rStyle w:val="CommentReference"/>
        </w:rPr>
        <w:annotationRef/>
      </w:r>
      <w:r w:rsidR="005F7862">
        <w:t>GitHub #736</w:t>
      </w:r>
    </w:p>
  </w:comment>
  <w:comment w:id="2354" w:author="Molly McEvilley" w:date="2021-10-26T15:14:00Z" w:initials="MM">
    <w:p w14:paraId="4FD58C54" w14:textId="7E8AA813" w:rsidR="005B3145" w:rsidRDefault="005B3145">
      <w:pPr>
        <w:pStyle w:val="CommentText"/>
      </w:pPr>
      <w:r>
        <w:rPr>
          <w:rStyle w:val="CommentReference"/>
        </w:rPr>
        <w:annotationRef/>
      </w:r>
      <w:r>
        <w:t>GitHub #732</w:t>
      </w:r>
    </w:p>
  </w:comment>
  <w:comment w:id="2425" w:author="Molly McEvilley"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452" w:author="Molly McEvilley"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2CF4644" w15:done="0"/>
  <w15:commentEx w15:paraId="1874C8C4" w15:done="0"/>
  <w15:commentEx w15:paraId="12D0B46B" w15:done="0"/>
  <w15:commentEx w15:paraId="531716CE" w15:done="0"/>
  <w15:commentEx w15:paraId="40E7CA91" w15:done="0"/>
  <w15:commentEx w15:paraId="66008F1B" w15:done="0"/>
  <w15:commentEx w15:paraId="615BC3EB" w15:done="0"/>
  <w15:commentEx w15:paraId="008800B6" w15:done="0"/>
  <w15:commentEx w15:paraId="353DAD2E" w15:done="0"/>
  <w15:commentEx w15:paraId="79CD6A17" w15:done="0"/>
  <w15:commentEx w15:paraId="3C232DC2" w15:done="0"/>
  <w15:commentEx w15:paraId="5DB9FABD" w15:done="0"/>
  <w15:commentEx w15:paraId="51E66978" w15:done="0"/>
  <w15:commentEx w15:paraId="3853A0E2" w15:done="0"/>
  <w15:commentEx w15:paraId="58CED7A1" w15:done="0"/>
  <w15:commentEx w15:paraId="6FC834EA" w15:done="0"/>
  <w15:commentEx w15:paraId="0933C394" w15:done="0"/>
  <w15:commentEx w15:paraId="5410D1DE" w15:done="0"/>
  <w15:commentEx w15:paraId="4E2D5396" w15:done="0"/>
  <w15:commentEx w15:paraId="62D09C36" w15:done="0"/>
  <w15:commentEx w15:paraId="276530D5" w15:done="0"/>
  <w15:commentEx w15:paraId="3A22D4A9" w15:done="0"/>
  <w15:commentEx w15:paraId="1EFE3F54" w15:done="0"/>
  <w15:commentEx w15:paraId="69FD9CC1" w15:done="0"/>
  <w15:commentEx w15:paraId="383219EA" w15:done="0"/>
  <w15:commentEx w15:paraId="1EEBA3CF" w15:done="0"/>
  <w15:commentEx w15:paraId="6646194B" w15:done="0"/>
  <w15:commentEx w15:paraId="354694A0" w15:done="0"/>
  <w15:commentEx w15:paraId="7C829A78" w15:done="0"/>
  <w15:commentEx w15:paraId="12503B6F" w15:done="0"/>
  <w15:commentEx w15:paraId="4249120D" w15:done="0"/>
  <w15:commentEx w15:paraId="50A7A3CB" w15:done="0"/>
  <w15:commentEx w15:paraId="329F78B5" w15:done="0"/>
  <w15:commentEx w15:paraId="7E15ACE4" w15:done="0"/>
  <w15:commentEx w15:paraId="333B215B" w15:done="0"/>
  <w15:commentEx w15:paraId="0F62704F" w15:done="0"/>
  <w15:commentEx w15:paraId="39399855" w15:done="0"/>
  <w15:commentEx w15:paraId="1C8B777F" w15:done="0"/>
  <w15:commentEx w15:paraId="19382D1A" w15:done="0"/>
  <w15:commentEx w15:paraId="6EC82B36"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7C66A7AA"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2BBF09" w16cex:dateUtc="2021-11-02T17:43:00Z"/>
  <w16cex:commentExtensible w16cex:durableId="251BDCF9" w16cex:dateUtc="2021-10-21T16:35:00Z"/>
  <w16cex:commentExtensible w16cex:durableId="25112447" w16cex:dateUtc="2021-10-13T13:24:00Z"/>
  <w16cex:commentExtensible w16cex:durableId="252BBF82" w16cex:dateUtc="2021-11-02T17:45:00Z"/>
  <w16cex:commentExtensible w16cex:durableId="251BBFC2" w16cex:dateUtc="2021-10-21T14:30:00Z"/>
  <w16cex:commentExtensible w16cex:durableId="251BBC57" w16cex:dateUtc="2021-10-21T14:15:00Z"/>
  <w16cex:commentExtensible w16cex:durableId="252BC428" w16cex:dateUtc="2021-11-02T18:05:00Z"/>
  <w16cex:commentExtensible w16cex:durableId="252BC49B" w16cex:dateUtc="2021-11-02T18:07:00Z"/>
  <w16cex:commentExtensible w16cex:durableId="252BC4DB" w16cex:dateUtc="2021-11-02T18:08:00Z"/>
  <w16cex:commentExtensible w16cex:durableId="252BC532" w16cex:dateUtc="2021-11-02T18:09:00Z"/>
  <w16cex:commentExtensible w16cex:durableId="252BC573" w16cex:dateUtc="2021-11-02T18:10:00Z"/>
  <w16cex:commentExtensible w16cex:durableId="252BBAEC" w16cex:dateUtc="2021-11-02T17:26:00Z"/>
  <w16cex:commentExtensible w16cex:durableId="252EB31C" w16cex:dateUtc="2021-11-04T23:28:00Z"/>
  <w16cex:commentExtensible w16cex:durableId="252BBBC7" w16cex:dateUtc="2021-11-02T17:29:00Z"/>
  <w16cex:commentExtensible w16cex:durableId="252EB2E1" w16cex:dateUtc="2021-11-04T23:28:00Z"/>
  <w16cex:commentExtensible w16cex:durableId="252288CE" w16cex:dateUtc="2021-10-26T18:01:00Z"/>
  <w16cex:commentExtensible w16cex:durableId="2537716E" w16cex:dateUtc="2021-11-11T15:39:00Z"/>
  <w16cex:commentExtensible w16cex:durableId="25376E60" w16cex:dateUtc="2021-11-11T15:26:00Z"/>
  <w16cex:commentExtensible w16cex:durableId="252EB7A5" w16cex:dateUtc="2021-11-04T23:48: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BE39E" w16cex:dateUtc="2021-11-02T20:19:00Z"/>
  <w16cex:commentExtensible w16cex:durableId="2523BD02" w16cex:dateUtc="2021-10-27T15:56:00Z"/>
  <w16cex:commentExtensible w16cex:durableId="252BE8EF" w16cex:dateUtc="2021-11-02T20:42:00Z"/>
  <w16cex:commentExtensible w16cex:durableId="25228D8B" w16cex:dateUtc="2021-10-26T18:22:00Z"/>
  <w16cex:commentExtensible w16cex:durableId="252EB9FB" w16cex:dateUtc="2021-11-04T23:58:00Z"/>
  <w16cex:commentExtensible w16cex:durableId="252BC82E" w16cex:dateUtc="2021-11-02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51AA09" w16cex:dateUtc="2021-12-01T13:00:00Z"/>
  <w16cex:commentExtensible w16cex:durableId="2511423A" w16cex:dateUtc="2021-10-13T15:32:00Z"/>
  <w16cex:commentExtensible w16cex:durableId="2551AA23" w16cex:dateUtc="2021-12-01T13:00:00Z"/>
  <w16cex:commentExtensible w16cex:durableId="2551AA32" w16cex:dateUtc="2021-12-01T13:00:00Z"/>
  <w16cex:commentExtensible w16cex:durableId="25114215" w16cex:dateUtc="2021-10-13T15:31:00Z"/>
  <w16cex:commentExtensible w16cex:durableId="2551AA4A" w16cex:dateUtc="2021-12-01T13:01:00Z"/>
  <w16cex:commentExtensible w16cex:durableId="251141DA" w16cex:dateUtc="2021-10-13T15:30:00Z"/>
  <w16cex:commentExtensible w16cex:durableId="2551AA5C" w16cex:dateUtc="2021-12-01T13:01:00Z"/>
  <w16cex:commentExtensible w16cex:durableId="2551AA76" w16cex:dateUtc="2021-12-01T13:01: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48A595" w16cex:dateUtc="2021-11-24T16:50: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2CF4644" w16cid:durableId="252BBF09"/>
  <w16cid:commentId w16cid:paraId="1874C8C4" w16cid:durableId="251BDCF9"/>
  <w16cid:commentId w16cid:paraId="12D0B46B" w16cid:durableId="25112447"/>
  <w16cid:commentId w16cid:paraId="531716CE" w16cid:durableId="252BBF82"/>
  <w16cid:commentId w16cid:paraId="40E7CA91" w16cid:durableId="251BBFC2"/>
  <w16cid:commentId w16cid:paraId="66008F1B" w16cid:durableId="251BBC57"/>
  <w16cid:commentId w16cid:paraId="615BC3EB" w16cid:durableId="252BC428"/>
  <w16cid:commentId w16cid:paraId="008800B6" w16cid:durableId="252BC49B"/>
  <w16cid:commentId w16cid:paraId="353DAD2E" w16cid:durableId="252BC4DB"/>
  <w16cid:commentId w16cid:paraId="79CD6A17" w16cid:durableId="252BC532"/>
  <w16cid:commentId w16cid:paraId="3C232DC2" w16cid:durableId="252BC573"/>
  <w16cid:commentId w16cid:paraId="5DB9FABD" w16cid:durableId="252BBAEC"/>
  <w16cid:commentId w16cid:paraId="51E66978" w16cid:durableId="252EB31C"/>
  <w16cid:commentId w16cid:paraId="3853A0E2" w16cid:durableId="252BBBC7"/>
  <w16cid:commentId w16cid:paraId="58CED7A1" w16cid:durableId="252EB2E1"/>
  <w16cid:commentId w16cid:paraId="6FC834EA" w16cid:durableId="252288CE"/>
  <w16cid:commentId w16cid:paraId="0933C394" w16cid:durableId="2537716E"/>
  <w16cid:commentId w16cid:paraId="5410D1DE" w16cid:durableId="25376E60"/>
  <w16cid:commentId w16cid:paraId="4E2D5396" w16cid:durableId="252EB7A5"/>
  <w16cid:commentId w16cid:paraId="62D09C36" w16cid:durableId="25228935"/>
  <w16cid:commentId w16cid:paraId="276530D5" w16cid:durableId="25229CDD"/>
  <w16cid:commentId w16cid:paraId="3A22D4A9" w16cid:durableId="25228696"/>
  <w16cid:commentId w16cid:paraId="1EFE3F54" w16cid:durableId="252BE39E"/>
  <w16cid:commentId w16cid:paraId="69FD9CC1" w16cid:durableId="2523BD02"/>
  <w16cid:commentId w16cid:paraId="383219EA" w16cid:durableId="252BE8EF"/>
  <w16cid:commentId w16cid:paraId="1EEBA3CF" w16cid:durableId="25228D8B"/>
  <w16cid:commentId w16cid:paraId="6646194B" w16cid:durableId="252EB9FB"/>
  <w16cid:commentId w16cid:paraId="354694A0" w16cid:durableId="252BC82E"/>
  <w16cid:commentId w16cid:paraId="7C829A78" w16cid:durableId="24C7737C"/>
  <w16cid:commentId w16cid:paraId="12503B6F" w16cid:durableId="25126664"/>
  <w16cid:commentId w16cid:paraId="4249120D" w16cid:durableId="250953AB"/>
  <w16cid:commentId w16cid:paraId="50A7A3CB" w16cid:durableId="2551AA09"/>
  <w16cid:commentId w16cid:paraId="329F78B5" w16cid:durableId="2511423A"/>
  <w16cid:commentId w16cid:paraId="7E15ACE4" w16cid:durableId="2551AA23"/>
  <w16cid:commentId w16cid:paraId="333B215B" w16cid:durableId="2551AA32"/>
  <w16cid:commentId w16cid:paraId="0F62704F" w16cid:durableId="25114215"/>
  <w16cid:commentId w16cid:paraId="39399855" w16cid:durableId="2551AA4A"/>
  <w16cid:commentId w16cid:paraId="1C8B777F" w16cid:durableId="251141DA"/>
  <w16cid:commentId w16cid:paraId="19382D1A" w16cid:durableId="2551AA5C"/>
  <w16cid:commentId w16cid:paraId="6EC82B36" w16cid:durableId="2551AA76"/>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7C66A7AA" w16cid:durableId="2548A595"/>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D20B0" w14:textId="77777777" w:rsidR="008F406B" w:rsidRDefault="008F406B" w:rsidP="008E455B">
      <w:pPr>
        <w:spacing w:after="0" w:line="240" w:lineRule="auto"/>
      </w:pPr>
      <w:r>
        <w:separator/>
      </w:r>
    </w:p>
  </w:endnote>
  <w:endnote w:type="continuationSeparator" w:id="0">
    <w:p w14:paraId="34C25BFF" w14:textId="77777777" w:rsidR="008F406B" w:rsidRDefault="008F406B" w:rsidP="008E455B">
      <w:pPr>
        <w:spacing w:after="0" w:line="240" w:lineRule="auto"/>
      </w:pPr>
      <w:r>
        <w:continuationSeparator/>
      </w:r>
    </w:p>
  </w:endnote>
  <w:endnote w:type="continuationNotice" w:id="1">
    <w:p w14:paraId="5F6721E8" w14:textId="77777777" w:rsidR="008F406B" w:rsidRDefault="008F406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C4DB6" w14:textId="77777777" w:rsidR="008F406B" w:rsidRDefault="008F406B" w:rsidP="008E455B">
      <w:pPr>
        <w:spacing w:after="0" w:line="240" w:lineRule="auto"/>
      </w:pPr>
      <w:r>
        <w:separator/>
      </w:r>
    </w:p>
  </w:footnote>
  <w:footnote w:type="continuationSeparator" w:id="0">
    <w:p w14:paraId="25A2D401" w14:textId="77777777" w:rsidR="008F406B" w:rsidRDefault="008F406B" w:rsidP="008E455B">
      <w:pPr>
        <w:spacing w:after="0" w:line="240" w:lineRule="auto"/>
      </w:pPr>
      <w:r>
        <w:continuationSeparator/>
      </w:r>
    </w:p>
  </w:footnote>
  <w:footnote w:type="continuationNotice" w:id="1">
    <w:p w14:paraId="4C2CF06F" w14:textId="77777777" w:rsidR="008F406B" w:rsidRDefault="008F406B">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ins w:id="1367" w:author="Molly McEvilley" w:date="2021-11-11T10:24:00Z">
        <w:r>
          <w:rPr>
            <w:rStyle w:val="FootnoteReference"/>
          </w:rPr>
          <w:footnoteRef/>
        </w:r>
        <w:r>
          <w:t xml:space="preserve"> Note that this will exclude </w:t>
        </w:r>
        <w:r w:rsidR="00BF4877">
          <w:t xml:space="preserve">night-by-night enrollments without a record of a bednight on </w:t>
        </w:r>
        <w:r w:rsidR="00A115B7">
          <w:t>the entry dat</w:t>
        </w:r>
      </w:ins>
      <w:ins w:id="1368" w:author="Molly McEvilley" w:date="2021-11-11T10:25:00Z">
        <w:r w:rsidR="00A115B7">
          <w:t>e.</w:t>
        </w:r>
      </w:ins>
    </w:p>
  </w:footnote>
  <w:footnote w:id="4">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rson w15:author="Molly McEvilley [2]">
    <w15:presenceInfo w15:providerId="Windows Live" w15:userId="84a436417b82d0fe"/>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100"/>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2C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51450</TotalTime>
  <Pages>168</Pages>
  <Words>44268</Words>
  <Characters>252328</Characters>
  <Application>Microsoft Office Word</Application>
  <DocSecurity>0</DocSecurity>
  <Lines>2102</Lines>
  <Paragraphs>592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296004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460</cp:revision>
  <cp:lastPrinted>2018-10-11T13:23:00Z</cp:lastPrinted>
  <dcterms:created xsi:type="dcterms:W3CDTF">2021-08-16T04:53:00Z</dcterms:created>
  <dcterms:modified xsi:type="dcterms:W3CDTF">2021-12-01T13:02:00Z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