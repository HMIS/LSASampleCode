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E02F62">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E02F62">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E02F62">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E02F62">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E02F62">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E02F62">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E02F62">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E02F62">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E02F62">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E02F62">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E02F62">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E02F62">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E02F62">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E02F62">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E02F62">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E02F62">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E02F62">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E02F62">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E02F62">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E02F62">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E02F62">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E02F62">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E02F62">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E02F62">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E02F62">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E02F62">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E02F62">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E02F62">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E02F62">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E02F62">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E02F62">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E02F62">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E02F62">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E02F62">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E02F62">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E02F62">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E02F62">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E02F62">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E02F62">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E02F62">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E02F62">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E02F62">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E02F62">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E02F62">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E02F62">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E02F62">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E02F62">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E02F62">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E02F62">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E02F62">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E02F62">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E02F62">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E02F62">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E02F62">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E02F62">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E02F62">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E02F62">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E02F62">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E02F62">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E02F62">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E02F62">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E02F62">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E02F62">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E02F62">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E02F62">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E02F62">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E02F62">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E02F62">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E02F62">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E02F62">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E02F62">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E02F62">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E02F62">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E02F62">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E02F62">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E02F62">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E02F62">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E02F62">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E02F62">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E02F62">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E02F62">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E02F62">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E02F62">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E02F62">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E02F62">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E02F62">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E02F62">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E02F62">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E02F62">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E02F62">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E02F62">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E02F62">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E02F62">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E02F62">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E02F62">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E02F62">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E02F62">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E02F62">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E02F62">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E02F62">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E02F62">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E02F62">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E02F62">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E02F62">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E02F62">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E02F62">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E02F62">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02F62"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02F62"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proofErr w:type="spellStart"/>
      <w:ins w:id="91" w:author="Molly McEvilley [2]" w:date="2021-10-27T11:59:00Z">
        <w:r w:rsidR="00176C7F" w:rsidRPr="00B76398">
          <w:rPr>
            <w:i/>
            <w:iCs/>
          </w:rPr>
          <w:t>Project</w:t>
        </w:r>
        <w:r w:rsidR="00176C7F">
          <w:rPr>
            <w:i/>
            <w:iCs/>
          </w:rPr>
          <w:t>ID</w:t>
        </w:r>
        <w:commentRangeEnd w:id="89"/>
        <w:proofErr w:type="spellEnd"/>
        <w:r w:rsidR="00176C7F">
          <w:rPr>
            <w:rStyle w:val="CommentReference"/>
          </w:rPr>
          <w:commentReference w:id="89"/>
        </w:r>
      </w:ins>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(lsa_Report)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w:t>
      </w:r>
      <w:proofErr w:type="spellStart"/>
      <w:r>
        <w:t>tlsa_HHID</w:t>
      </w:r>
      <w:proofErr w:type="spellEnd"/>
      <w:r>
        <w:t>)</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proofErr w:type="spellStart"/>
              <w:r w:rsidRPr="002B04FF">
                <w:rPr>
                  <w:i/>
                  <w:iCs/>
                  <w:rPrChange w:id="113" w:author="Molly McEvilley [2]" w:date="2021-10-21T10:37:00Z">
                    <w:rPr/>
                  </w:rPrChange>
                </w:rPr>
                <w:t>ProjectType</w:t>
              </w:r>
              <w:proofErr w:type="spellEnd"/>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proofErr w:type="spellStart"/>
              <w:r w:rsidRPr="002B04FF">
                <w:rPr>
                  <w:i/>
                  <w:iCs/>
                  <w:rPrChange w:id="119" w:author="Molly McEvilley [2]" w:date="2021-10-21T10:37:00Z">
                    <w:rPr/>
                  </w:rPrChange>
                </w:rPr>
                <w:t>ProjectType</w:t>
              </w:r>
              <w:proofErr w:type="spellEnd"/>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proofErr w:type="spellStart"/>
      <w:r w:rsidRPr="008F2C7B">
        <w:rPr>
          <w:i/>
          <w:iCs/>
        </w:rPr>
        <w:t>EntryDate</w:t>
      </w:r>
      <w:proofErr w:type="spellEnd"/>
      <w:r w:rsidRPr="008F2C7B">
        <w:t xml:space="preserve">, a </w:t>
      </w:r>
      <w:proofErr w:type="spellStart"/>
      <w:r w:rsidRPr="008F2C7B">
        <w:rPr>
          <w:i/>
          <w:iCs/>
        </w:rPr>
        <w:t>PersonalID</w:t>
      </w:r>
      <w:proofErr w:type="spellEnd"/>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proofErr w:type="spellStart"/>
        <w:r w:rsidR="002B3C3A" w:rsidRPr="000322A6">
          <w:rPr>
            <w:u w:val="single"/>
          </w:rPr>
          <w:t>Re</w:t>
        </w:r>
      </w:ins>
      <w:ins w:id="129" w:author="Molly McEvilley [2]" w:date="2021-10-14T08:46:00Z">
        <w:r w:rsidR="002B3C3A" w:rsidRPr="000322A6">
          <w:rPr>
            <w:u w:val="single"/>
          </w:rPr>
          <w:t>portEnd</w:t>
        </w:r>
        <w:proofErr w:type="spellEnd"/>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ins>
      <w:ins w:id="135" w:author="Molly McEvilley [2]" w:date="2021-10-06T10:51:00Z">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proofErr w:type="spellStart"/>
            <w:ins w:id="144" w:author="Molly McEvilley [2]" w:date="2021-10-06T10:52:00Z">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ins>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proofErr w:type="spellStart"/>
              <w:r w:rsidRPr="0005203D">
                <w:rPr>
                  <w:i/>
                  <w:iCs/>
                  <w:u w:val="single"/>
                </w:rPr>
                <w:t>MoveInDate</w:t>
              </w:r>
              <w:proofErr w:type="spellEnd"/>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commentRangeStart w:id="147"/>
            <w:r w:rsidRPr="002F0D32">
              <w:rPr>
                <w:i/>
                <w:iCs/>
              </w:rPr>
              <w:t>OperatingEndDate</w:t>
            </w:r>
            <w:proofErr w:type="spellEnd"/>
            <w:r w:rsidRPr="002F0D32">
              <w:t xml:space="preserve"> &lt;</w:t>
            </w:r>
            <w:ins w:id="148"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commentRangeEnd w:id="147"/>
            <w:r w:rsidR="00845DD0">
              <w:rPr>
                <w:rStyle w:val="CommentReference"/>
                <w:rFonts w:eastAsiaTheme="minorHAnsi"/>
                <w:bCs w:val="0"/>
              </w:rPr>
              <w:commentReference w:id="147"/>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ins w:id="149"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proofErr w:type="spellStart"/>
        <w:r w:rsidR="00CB1E51" w:rsidRPr="00A85F69">
          <w:rPr>
            <w:b/>
            <w:bCs/>
            <w:rPrChange w:id="157" w:author="Molly McEvilley [2]" w:date="2021-10-07T11:04:00Z">
              <w:rPr/>
            </w:rPrChange>
          </w:rPr>
          <w:t>MoveInDate</w:t>
        </w:r>
        <w:proofErr w:type="spellEnd"/>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w:t>
      </w:r>
      <w:proofErr w:type="spellStart"/>
      <w:r w:rsidR="00B054F4">
        <w:t>tlsa_Enrollment</w:t>
      </w:r>
      <w:proofErr w:type="spellEnd"/>
      <w:r w:rsidR="00B054F4">
        <w: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67" w:author="Molly McEvilley [2]" w:date="2021-10-21T10:39:00Z">
              <w:r w:rsidRPr="00C032F4" w:rsidDel="00E3470F">
                <w:delText>ProjectType</w:delText>
              </w:r>
            </w:del>
            <w:proofErr w:type="spellStart"/>
            <w:ins w:id="168" w:author="Molly McEvilley [2]" w:date="2021-10-21T10:39:00Z">
              <w:r w:rsidR="00E3470F">
                <w:t>LSAProjectType</w:t>
              </w:r>
            </w:ins>
            <w:proofErr w:type="spellEnd"/>
          </w:p>
        </w:tc>
      </w:tr>
      <w:tr w:rsidR="00C3527B" w:rsidDel="00E3470F" w14:paraId="2981ACB3" w14:textId="5FAAECFB" w:rsidTr="0084349D">
        <w:trPr>
          <w:cantSplit/>
          <w:trHeight w:val="216"/>
          <w:del w:id="169" w:author="Molly McEvilley [2]" w:date="2021-10-21T10:39:00Z"/>
        </w:trPr>
        <w:tc>
          <w:tcPr>
            <w:tcW w:w="9355" w:type="dxa"/>
          </w:tcPr>
          <w:p w14:paraId="5CFB232F" w14:textId="0DA3CAE2" w:rsidR="00C3527B" w:rsidRPr="00C032F4" w:rsidDel="00E3470F" w:rsidRDefault="00C3527B" w:rsidP="0084349D">
            <w:pPr>
              <w:pStyle w:val="NoSpacing"/>
              <w:rPr>
                <w:del w:id="170" w:author="Molly McEvilley [2]" w:date="2021-10-21T10:39:00Z"/>
              </w:rPr>
            </w:pPr>
            <w:del w:id="171"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72"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rsidDel="0098622D" w14:paraId="5FA304C8" w14:textId="25E95DEA" w:rsidTr="0084349D">
        <w:trPr>
          <w:cantSplit/>
          <w:trHeight w:val="216"/>
          <w:del w:id="173" w:author="Molly McEvilley [2]" w:date="2021-10-27T12:26:00Z"/>
        </w:trPr>
        <w:tc>
          <w:tcPr>
            <w:tcW w:w="2335" w:type="dxa"/>
          </w:tcPr>
          <w:p w14:paraId="2C684B79" w14:textId="174FB3AE" w:rsidR="00C3527B" w:rsidRPr="00C032F4" w:rsidDel="0098622D" w:rsidRDefault="00C3527B" w:rsidP="0084349D">
            <w:pPr>
              <w:pStyle w:val="NoSpacing"/>
              <w:rPr>
                <w:del w:id="174" w:author="Molly McEvilley [2]" w:date="2021-10-27T12:26:00Z"/>
                <w:b/>
              </w:rPr>
            </w:pPr>
            <w:del w:id="175"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76" w:author="Molly McEvilley [2]" w:date="2021-10-27T12:26:00Z"/>
              </w:rPr>
            </w:pPr>
            <w:del w:id="177"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178" w:author="Molly McEvilley" w:date="2021-08-16T01:52:00Z"/>
        </w:trPr>
        <w:tc>
          <w:tcPr>
            <w:tcW w:w="2335" w:type="dxa"/>
          </w:tcPr>
          <w:p w14:paraId="13BD5F86" w14:textId="681F6769" w:rsidR="003B7552" w:rsidRPr="00C032F4" w:rsidRDefault="003B7552" w:rsidP="0084349D">
            <w:pPr>
              <w:pStyle w:val="NoSpacing"/>
              <w:rPr>
                <w:ins w:id="179" w:author="Molly McEvilley" w:date="2021-08-16T01:52:00Z"/>
                <w:b/>
              </w:rPr>
            </w:pPr>
            <w:proofErr w:type="spellStart"/>
            <w:ins w:id="180"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81" w:author="Molly McEvilley" w:date="2021-08-16T01:52:00Z"/>
              </w:rPr>
            </w:pPr>
            <w:ins w:id="182" w:author="Molly McEvilley" w:date="2021-08-16T01:52:00Z">
              <w:r>
                <w:t xml:space="preserve">If </w:t>
              </w:r>
            </w:ins>
            <w:proofErr w:type="spellStart"/>
            <w:ins w:id="183" w:author="Molly McEvilley [2]" w:date="2021-10-21T10:39:00Z">
              <w:r w:rsidR="00490BB5" w:rsidRPr="00490BB5">
                <w:rPr>
                  <w:b/>
                  <w:bCs/>
                  <w:rPrChange w:id="184" w:author="Molly McEvilley [2]" w:date="2021-10-21T10:39:00Z">
                    <w:rPr/>
                  </w:rPrChange>
                </w:rPr>
                <w:t>LSA</w:t>
              </w:r>
            </w:ins>
            <w:ins w:id="185" w:author="Molly McEvilley" w:date="2021-08-16T01:52:00Z">
              <w:r w:rsidRPr="003B7552">
                <w:rPr>
                  <w:b/>
                  <w:bCs/>
                </w:rPr>
                <w:t>ProjectType</w:t>
              </w:r>
              <w:proofErr w:type="spellEnd"/>
              <w:r>
                <w:t xml:space="preserve"> = 1</w:t>
              </w:r>
              <w:del w:id="186"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87"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88" w:author="Molly McEvilley [2]" w:date="2021-10-21T10:40:00Z">
        <w:r w:rsidRPr="00845520" w:rsidDel="00EB6127">
          <w:rPr>
            <w:b/>
            <w:bCs/>
          </w:rPr>
          <w:delText>ProjectType</w:delText>
        </w:r>
        <w:r w:rsidDel="00EB6127">
          <w:delText xml:space="preserve"> </w:delText>
        </w:r>
      </w:del>
      <w:ins w:id="189" w:author="Molly McEvilley [2]" w:date="2021-10-21T10:40:00Z">
        <w:r w:rsidR="00EB6127">
          <w:rPr>
            <w:b/>
            <w:bCs/>
          </w:rPr>
          <w:t>LSAProjectType</w:t>
        </w:r>
        <w:proofErr w:type="spellEnd"/>
        <w:r w:rsidR="00EB6127">
          <w:t xml:space="preserve"> </w:t>
        </w:r>
      </w:ins>
      <w:r>
        <w:t>= 1</w:t>
      </w:r>
      <w:del w:id="190"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91" w:author="Molly McEvilley" w:date="2021-08-15T23:24:00Z">
        <w:r w:rsidDel="00161F0B">
          <w:delText>On or after</w:delText>
        </w:r>
      </w:del>
      <w:ins w:id="192" w:author="Molly McEvilley" w:date="2021-08-15T23:24:00Z">
        <w:r w:rsidR="00161F0B">
          <w:t>Between</w:t>
        </w:r>
      </w:ins>
      <w:r w:rsidRPr="00A6067F">
        <w:t xml:space="preserve"> </w:t>
      </w:r>
      <w:r>
        <w:t>10/1/2012</w:t>
      </w:r>
      <w:ins w:id="193" w:author="Molly McEvilley" w:date="2021-08-15T23:24:00Z">
        <w:r w:rsidR="00161F0B">
          <w:t xml:space="preserve"> and the earlier of </w:t>
        </w:r>
      </w:ins>
      <w:proofErr w:type="spellStart"/>
      <w:ins w:id="194"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195" w:author="Molly McEvilley [2]" w:date="2021-10-21T10:40:00Z">
        <w:r w:rsidR="00EB6127">
          <w:t>tlsa_HHID</w:t>
        </w:r>
        <w:r w:rsidR="00EB6127" w:rsidRPr="006F51AA">
          <w:t>.</w:t>
        </w:r>
        <w:r w:rsidR="00EB6127">
          <w:rPr>
            <w:b/>
            <w:bCs/>
          </w:rPr>
          <w:t>LSAProjectType</w:t>
        </w:r>
        <w:proofErr w:type="spellEnd"/>
        <w:r w:rsidR="00EB6127">
          <w:t xml:space="preserve"> = 1</w:t>
        </w:r>
      </w:ins>
      <w:del w:id="196"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197" w:author="Molly McEvilley [2]" w:date="2021-10-21T10:40:00Z">
        <w:r w:rsidR="00BB219F">
          <w:t>tlsa_HHID</w:t>
        </w:r>
        <w:r w:rsidR="00BB219F" w:rsidRPr="006F51AA">
          <w:t>.</w:t>
        </w:r>
        <w:r w:rsidR="00BB219F">
          <w:rPr>
            <w:b/>
            <w:bCs/>
          </w:rPr>
          <w:t>LSAProjectType</w:t>
        </w:r>
        <w:proofErr w:type="spellEnd"/>
        <w:r w:rsidR="00BB219F">
          <w:t xml:space="preserve"> = 1</w:t>
        </w:r>
      </w:ins>
      <w:del w:id="198"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99" w:author="Molly McEvilley" w:date="2021-08-16T00:59:00Z">
        <w:r>
          <w:t xml:space="preserve">For all project types other than night-by-night ES, </w:t>
        </w:r>
      </w:ins>
      <w:ins w:id="200" w:author="Molly McEvilley" w:date="2021-08-16T01:00:00Z">
        <w:r>
          <w:t>i</w:t>
        </w:r>
      </w:ins>
      <w:del w:id="201"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02"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03" w:author="Molly McEvilley" w:date="2021-08-16T00:56:00Z"/>
              </w:rPr>
            </w:pPr>
            <w:del w:id="204"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05" w:author="Molly McEvilley" w:date="2021-08-16T00:56:00Z"/>
              </w:rPr>
            </w:pPr>
            <w:del w:id="206"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07"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08" w:author="Molly McEvilley" w:date="2021-08-16T00:46:00Z"/>
              </w:rPr>
            </w:pPr>
            <w:del w:id="209"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10" w:author="Molly McEvilley" w:date="2021-08-16T00:46:00Z"/>
              </w:rPr>
            </w:pPr>
            <w:del w:id="211"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12" w:author="Molly McEvilley" w:date="2021-08-16T00:59:00Z"/>
        </w:rPr>
      </w:pPr>
      <w:ins w:id="213" w:author="Molly McEvilley" w:date="2021-08-16T00:59:00Z">
        <w:r>
          <w:t xml:space="preserve">For </w:t>
        </w:r>
        <w:proofErr w:type="gramStart"/>
        <w:r>
          <w:t>night by night</w:t>
        </w:r>
        <w:proofErr w:type="gramEnd"/>
        <w:r>
          <w:t xml:space="preserve"> </w:t>
        </w:r>
      </w:ins>
      <w:ins w:id="214" w:author="Molly McEvilley" w:date="2021-08-16T01:00:00Z">
        <w:r>
          <w:t xml:space="preserve">ES </w:t>
        </w:r>
      </w:ins>
      <w:ins w:id="215" w:author="Molly McEvilley" w:date="2021-08-16T00:59:00Z">
        <w:r>
          <w:t xml:space="preserve">enrollments </w:t>
        </w:r>
      </w:ins>
      <w:ins w:id="216"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17" w:author="Molly McEvilley" w:date="2021-08-16T00:59:00Z">
        <w:del w:id="218"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845520">
          <w:rPr>
            <w:b/>
            <w:bCs/>
          </w:rPr>
          <w:t>E</w:t>
        </w:r>
        <w:r>
          <w:rPr>
            <w:b/>
            <w:bCs/>
          </w:rPr>
          <w:t>xit</w:t>
        </w:r>
        <w:r w:rsidRPr="00845520">
          <w:rPr>
            <w:b/>
            <w:bCs/>
          </w:rPr>
          <w:t>Date</w:t>
        </w:r>
        <w:proofErr w:type="spellEnd"/>
        <w:r>
          <w:t xml:space="preserve"> is set to NULL if:</w:t>
        </w:r>
      </w:ins>
    </w:p>
    <w:p w14:paraId="60CFDF3E" w14:textId="5EC02F93" w:rsidR="00D3743B" w:rsidRDefault="00D3743B" w:rsidP="00D3743B">
      <w:pPr>
        <w:pStyle w:val="ListParagraph"/>
        <w:numPr>
          <w:ilvl w:val="0"/>
          <w:numId w:val="102"/>
        </w:numPr>
        <w:rPr>
          <w:ins w:id="219" w:author="Molly McEvilley" w:date="2021-08-16T00:59:00Z"/>
        </w:rPr>
      </w:pPr>
      <w:proofErr w:type="spellStart"/>
      <w:ins w:id="220" w:author="Molly McEvilley" w:date="2021-08-16T01:02:00Z">
        <w:r>
          <w:t>hmis_</w:t>
        </w:r>
      </w:ins>
      <w:ins w:id="221" w:author="Molly McEvilley" w:date="2021-08-16T00:59:00Z">
        <w:r>
          <w:t>Enrollment.</w:t>
        </w:r>
        <w:r w:rsidRPr="009F5967">
          <w:rPr>
            <w:i/>
            <w:iCs/>
          </w:rPr>
          <w:t>ExitDate</w:t>
        </w:r>
        <w:proofErr w:type="spellEnd"/>
        <w:r>
          <w:t xml:space="preserve"> is NULL</w:t>
        </w:r>
      </w:ins>
      <w:ins w:id="222" w:author="Molly McEvilley" w:date="2021-08-16T01:02:00Z">
        <w:r>
          <w:t>; and</w:t>
        </w:r>
      </w:ins>
    </w:p>
    <w:p w14:paraId="21B43048" w14:textId="77777777" w:rsidR="00D3743B" w:rsidRDefault="00D3743B" w:rsidP="00D3743B">
      <w:pPr>
        <w:pStyle w:val="ListParagraph"/>
        <w:numPr>
          <w:ilvl w:val="0"/>
          <w:numId w:val="102"/>
        </w:numPr>
        <w:rPr>
          <w:ins w:id="223" w:author="Molly McEvilley" w:date="2021-08-16T00:59:00Z"/>
        </w:rPr>
      </w:pPr>
      <w:proofErr w:type="spellStart"/>
      <w:ins w:id="224"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25" w:author="Molly McEvilley" w:date="2021-08-16T00:59:00Z"/>
        </w:rPr>
      </w:pPr>
      <w:ins w:id="226"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27" w:author="Molly McEvilley" w:date="2021-08-16T00:59:00Z"/>
        </w:rPr>
      </w:pPr>
      <w:ins w:id="228" w:author="Molly McEvilley" w:date="2021-08-16T01:01:00Z">
        <w:r>
          <w:t>Otherwise</w:t>
        </w:r>
      </w:ins>
      <w:ins w:id="229"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30" w:name="_Toc31197113"/>
      <w:bookmarkStart w:id="231" w:name="_Toc31197114"/>
      <w:bookmarkStart w:id="232" w:name="_Toc31197115"/>
      <w:bookmarkStart w:id="233" w:name="_Toc31197116"/>
      <w:bookmarkStart w:id="234" w:name="_Toc31197117"/>
      <w:bookmarkStart w:id="235" w:name="_Toc31197118"/>
      <w:bookmarkStart w:id="236" w:name="_Toc29188000"/>
      <w:bookmarkStart w:id="237" w:name="_Toc31197119"/>
      <w:bookmarkStart w:id="238" w:name="_Enrollment_Ages_(tlsa_Enrollment)"/>
      <w:bookmarkStart w:id="239" w:name="_Toc37849750"/>
      <w:bookmarkStart w:id="240" w:name="_Toc79153935"/>
      <w:bookmarkStart w:id="241" w:name="_Toc499543982"/>
      <w:bookmarkEnd w:id="230"/>
      <w:bookmarkEnd w:id="231"/>
      <w:bookmarkEnd w:id="232"/>
      <w:bookmarkEnd w:id="233"/>
      <w:bookmarkEnd w:id="234"/>
      <w:bookmarkEnd w:id="235"/>
      <w:bookmarkEnd w:id="236"/>
      <w:bookmarkEnd w:id="237"/>
      <w:bookmarkEnd w:id="238"/>
      <w:r>
        <w:t>Enrollment Ages</w:t>
      </w:r>
      <w:r w:rsidR="00E14928">
        <w:t xml:space="preserve"> (</w:t>
      </w:r>
      <w:proofErr w:type="spellStart"/>
      <w:r w:rsidR="00E14928">
        <w:t>tlsa_Enrollment</w:t>
      </w:r>
      <w:proofErr w:type="spellEnd"/>
      <w:r w:rsidR="00E14928">
        <w:t>)</w:t>
      </w:r>
      <w:bookmarkEnd w:id="239"/>
      <w:bookmarkEnd w:id="24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42" w:name="_Household_Types_(tlsa_HHID)"/>
      <w:bookmarkStart w:id="243" w:name="_Toc37849751"/>
      <w:bookmarkStart w:id="244" w:name="_Toc79153936"/>
      <w:bookmarkEnd w:id="242"/>
      <w:r>
        <w:t>Household Types</w:t>
      </w:r>
      <w:r w:rsidR="00E14928">
        <w:t xml:space="preserve"> (</w:t>
      </w:r>
      <w:proofErr w:type="spellStart"/>
      <w:r w:rsidR="00E14928">
        <w:t>tlsa_HHID</w:t>
      </w:r>
      <w:proofErr w:type="spellEnd"/>
      <w:r w:rsidR="00E14928">
        <w:t>)</w:t>
      </w:r>
      <w:bookmarkEnd w:id="243"/>
      <w:bookmarkEnd w:id="24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45" w:name="_Toc37849752"/>
      <w:bookmarkStart w:id="246" w:name="_Toc79153937"/>
      <w:r>
        <w:lastRenderedPageBreak/>
        <w:t xml:space="preserve">HMIS Business Logic: </w:t>
      </w:r>
      <w:bookmarkStart w:id="247" w:name="_HDX_2.0_HMIS"/>
      <w:bookmarkStart w:id="248" w:name="_LSAReport.csv"/>
      <w:bookmarkStart w:id="249" w:name="_LSAPerson.csv"/>
      <w:bookmarkStart w:id="250" w:name="_LSAExit.csv"/>
      <w:bookmarkStart w:id="251" w:name="_HMIS_Business_Logic"/>
      <w:bookmarkEnd w:id="241"/>
      <w:bookmarkEnd w:id="247"/>
      <w:bookmarkEnd w:id="248"/>
      <w:bookmarkEnd w:id="249"/>
      <w:bookmarkEnd w:id="250"/>
      <w:bookmarkEnd w:id="251"/>
      <w:r w:rsidR="000365D7">
        <w:t>Project Descriptor Data for Export</w:t>
      </w:r>
      <w:bookmarkEnd w:id="245"/>
      <w:bookmarkEnd w:id="246"/>
    </w:p>
    <w:p w14:paraId="4C881045" w14:textId="11FF6F60" w:rsidR="004A469A" w:rsidRDefault="004A469A" w:rsidP="0088191A">
      <w:pPr>
        <w:pStyle w:val="Heading2"/>
      </w:pPr>
      <w:bookmarkStart w:id="252" w:name="_Report_Metadata_for"/>
      <w:bookmarkStart w:id="253" w:name="_Get_Relevant_Project"/>
      <w:bookmarkStart w:id="254" w:name="_Get_Relevant_Project_1"/>
      <w:bookmarkStart w:id="255" w:name="_Get_Project.csv_Records"/>
      <w:bookmarkStart w:id="256" w:name="_Toc510893840"/>
      <w:bookmarkStart w:id="257" w:name="_Toc37849753"/>
      <w:bookmarkStart w:id="258" w:name="_Toc79153938"/>
      <w:bookmarkEnd w:id="252"/>
      <w:bookmarkEnd w:id="253"/>
      <w:bookmarkEnd w:id="254"/>
      <w:bookmarkEnd w:id="255"/>
      <w:r w:rsidRPr="006C26B8">
        <w:t>Get Project</w:t>
      </w:r>
      <w:r w:rsidR="00487413">
        <w:t>.csv</w:t>
      </w:r>
      <w:r w:rsidRPr="006C26B8">
        <w:t xml:space="preserve"> Records / lsa_Project</w:t>
      </w:r>
      <w:bookmarkEnd w:id="256"/>
      <w:bookmarkEnd w:id="257"/>
      <w:bookmarkEnd w:id="25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59"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60" w:name="_Toc29188011"/>
      <w:bookmarkStart w:id="261" w:name="_Toc29188013"/>
      <w:bookmarkStart w:id="262" w:name="_Get_Organization.csv_Records"/>
      <w:bookmarkStart w:id="263" w:name="_Toc37849754"/>
      <w:bookmarkStart w:id="264" w:name="_Toc79153939"/>
      <w:bookmarkEnd w:id="260"/>
      <w:bookmarkEnd w:id="261"/>
      <w:bookmarkEnd w:id="262"/>
      <w:r>
        <w:t xml:space="preserve">Get </w:t>
      </w:r>
      <w:r w:rsidR="004A469A" w:rsidRPr="002B030B">
        <w:t xml:space="preserve">Organization.csv Records </w:t>
      </w:r>
      <w:r w:rsidR="004A469A" w:rsidRPr="00030684">
        <w:t>/ lsa_Organization</w:t>
      </w:r>
      <w:bookmarkEnd w:id="263"/>
      <w:bookmarkEnd w:id="26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65" w:author="Molly McEvilley [2]" w:date="2021-10-22T13:41:00Z">
              <w:r w:rsidDel="00B35EDF">
                <w:delText>(See HMIS CSV documentation)</w:delText>
              </w:r>
            </w:del>
            <w:ins w:id="266" w:author="Molly McEvilley [2]" w:date="2021-10-22T13:41:00Z">
              <w:r w:rsidR="00506715">
                <w:t>Must be in (0,1)</w:t>
              </w:r>
            </w:ins>
            <w:ins w:id="267"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68" w:name="_Get_Funder.csv_Records"/>
      <w:bookmarkStart w:id="269" w:name="_Toc510893841"/>
      <w:bookmarkStart w:id="270" w:name="_Toc37849755"/>
      <w:bookmarkStart w:id="271" w:name="_Toc79153940"/>
      <w:bookmarkEnd w:id="268"/>
      <w:r w:rsidRPr="006C26B8">
        <w:t>Get Funder.csv Records / lsa_Funder</w:t>
      </w:r>
      <w:bookmarkEnd w:id="269"/>
      <w:bookmarkEnd w:id="270"/>
      <w:bookmarkEnd w:id="271"/>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72"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72"/>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73" w:name="_Toc510893842"/>
    </w:p>
    <w:p w14:paraId="629DE690" w14:textId="0044626A" w:rsidR="007945B2" w:rsidRDefault="007945B2" w:rsidP="0088191A">
      <w:pPr>
        <w:pStyle w:val="Heading2"/>
      </w:pPr>
      <w:bookmarkStart w:id="274" w:name="_Get_Inventory.csv_Records"/>
      <w:bookmarkStart w:id="275" w:name="_Get_ProjectCoC_.csv"/>
      <w:bookmarkStart w:id="276" w:name="_Toc37849756"/>
      <w:bookmarkStart w:id="277" w:name="_Toc79153941"/>
      <w:bookmarkEnd w:id="274"/>
      <w:bookmarkEnd w:id="275"/>
      <w:r w:rsidRPr="006C26B8">
        <w:t xml:space="preserve">Get </w:t>
      </w:r>
      <w:r>
        <w:t>ProjectCoC</w:t>
      </w:r>
      <w:r w:rsidRPr="006C26B8">
        <w:t>.csv Records / lsa_</w:t>
      </w:r>
      <w:r>
        <w:t>ProjectCoC</w:t>
      </w:r>
      <w:bookmarkEnd w:id="276"/>
      <w:bookmarkEnd w:id="277"/>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78" w:name="_Get_Inventory.csv_Records_1"/>
      <w:bookmarkStart w:id="279" w:name="_Toc37849757"/>
      <w:bookmarkStart w:id="280" w:name="_Toc79153942"/>
      <w:bookmarkEnd w:id="278"/>
      <w:r w:rsidRPr="006C26B8">
        <w:t>Get Inventory.csv Records / lsa_Inventory</w:t>
      </w:r>
      <w:bookmarkEnd w:id="273"/>
      <w:bookmarkEnd w:id="279"/>
      <w:bookmarkEnd w:id="280"/>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81" w:author="Molly McEvilley [2]" w:date="2021-10-27T12:01:00Z"/>
        </w:trPr>
        <w:tc>
          <w:tcPr>
            <w:tcW w:w="9355" w:type="dxa"/>
          </w:tcPr>
          <w:p w14:paraId="6980CC77" w14:textId="3C9FADE2" w:rsidR="00BE5415" w:rsidRPr="00DE4A2E" w:rsidRDefault="00BE5415" w:rsidP="00DE4A2E">
            <w:pPr>
              <w:pStyle w:val="NoSpacing"/>
              <w:rPr>
                <w:ins w:id="282" w:author="Molly McEvilley [2]" w:date="2021-10-27T12:01:00Z"/>
              </w:rPr>
            </w:pPr>
            <w:proofErr w:type="spellStart"/>
            <w:ins w:id="283" w:author="Molly McEvilley [2]" w:date="2021-10-27T12:01:00Z">
              <w:r>
                <w:t>ProjectType</w:t>
              </w:r>
              <w:proofErr w:type="spellEnd"/>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84" w:name="_Toc29188023"/>
      <w:bookmarkStart w:id="285" w:name="_Toc29188024"/>
      <w:bookmarkStart w:id="286" w:name="_Toc29188025"/>
      <w:bookmarkStart w:id="287" w:name="_Toc29188082"/>
      <w:bookmarkStart w:id="288" w:name="_Toc29188083"/>
      <w:bookmarkStart w:id="289" w:name="_Toc29188084"/>
      <w:bookmarkStart w:id="290" w:name="_Toc29188085"/>
      <w:bookmarkStart w:id="291" w:name="_Toc29188086"/>
      <w:bookmarkStart w:id="292" w:name="_Get_Active_HouseholdIDs"/>
      <w:bookmarkEnd w:id="259"/>
      <w:bookmarkEnd w:id="284"/>
      <w:bookmarkEnd w:id="285"/>
      <w:bookmarkEnd w:id="286"/>
      <w:bookmarkEnd w:id="287"/>
      <w:bookmarkEnd w:id="288"/>
      <w:bookmarkEnd w:id="289"/>
      <w:bookmarkEnd w:id="290"/>
      <w:bookmarkEnd w:id="291"/>
      <w:bookmarkEnd w:id="292"/>
      <w:r>
        <w:rPr>
          <w:highlight w:val="lightGray"/>
        </w:rPr>
        <w:br w:type="page"/>
      </w:r>
    </w:p>
    <w:p w14:paraId="6AA20C2D" w14:textId="1A6C1ADF" w:rsidR="00E158FC" w:rsidRDefault="00365473" w:rsidP="007B5290">
      <w:pPr>
        <w:pStyle w:val="Heading1"/>
      </w:pPr>
      <w:bookmarkStart w:id="293" w:name="_HMIS_Business_Logic:_1"/>
      <w:bookmarkStart w:id="294" w:name="_Toc37849758"/>
      <w:bookmarkStart w:id="295" w:name="_Toc79153943"/>
      <w:bookmarkEnd w:id="293"/>
      <w:r>
        <w:lastRenderedPageBreak/>
        <w:t>HMIS Business Logic:</w:t>
      </w:r>
      <w:r w:rsidR="005A642F">
        <w:t xml:space="preserve"> </w:t>
      </w:r>
      <w:r w:rsidR="00E158FC">
        <w:t>LSAPerson</w:t>
      </w:r>
      <w:bookmarkEnd w:id="294"/>
      <w:bookmarkEnd w:id="29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96" w:name="_Get_Active_HouseholdIDs_1"/>
      <w:bookmarkStart w:id="297" w:name="_Toc37849759"/>
      <w:bookmarkStart w:id="298" w:name="_Toc79153944"/>
      <w:bookmarkEnd w:id="296"/>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97"/>
      <w:bookmarkEnd w:id="29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299" w:author="Molly McEvilley [2]" w:date="2021-10-21T10:41:00Z">
              <w:r w:rsidDel="00BD5EDD">
                <w:delText>ProjectType</w:delText>
              </w:r>
            </w:del>
            <w:proofErr w:type="spellStart"/>
            <w:ins w:id="300"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01" w:author="Molly McEvilley [2]" w:date="2021-10-21T10:42:00Z">
        <w:r>
          <w:rPr>
            <w:b/>
            <w:bCs/>
          </w:rPr>
          <w:t>LSA</w:t>
        </w:r>
      </w:ins>
      <w:r w:rsidR="00073AE1" w:rsidRPr="00845520">
        <w:rPr>
          <w:b/>
          <w:bCs/>
        </w:rPr>
        <w:t>ProjectType</w:t>
      </w:r>
      <w:proofErr w:type="spellEnd"/>
      <w:r w:rsidR="00073AE1">
        <w:t xml:space="preserve"> in (</w:t>
      </w:r>
      <w:ins w:id="302"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03" w:author="Molly McEvilley [2]" w:date="2021-10-21T10:42:00Z">
        <w:r>
          <w:rPr>
            <w:b/>
            <w:bCs/>
          </w:rPr>
          <w:t>LSA</w:t>
        </w:r>
        <w:r w:rsidRPr="00845520">
          <w:rPr>
            <w:b/>
            <w:bCs/>
          </w:rPr>
          <w:t>ProjectType</w:t>
        </w:r>
        <w:proofErr w:type="spellEnd"/>
        <w:r>
          <w:t xml:space="preserve"> </w:t>
        </w:r>
      </w:ins>
      <w:del w:id="304"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05" w:name="_Toc29163943"/>
      <w:bookmarkStart w:id="306" w:name="_Toc29188088"/>
      <w:bookmarkStart w:id="307" w:name="_Toc29188093"/>
      <w:bookmarkStart w:id="308" w:name="_Toc29188094"/>
      <w:bookmarkStart w:id="309" w:name="_Resolve_Data_Conflicts"/>
      <w:bookmarkStart w:id="310" w:name="_Toc79153945"/>
      <w:bookmarkStart w:id="311" w:name="_Toc37849760"/>
      <w:bookmarkEnd w:id="305"/>
      <w:bookmarkEnd w:id="306"/>
      <w:bookmarkEnd w:id="307"/>
      <w:bookmarkEnd w:id="308"/>
      <w:bookmarkEnd w:id="309"/>
      <w:r>
        <w:t xml:space="preserve">Identify </w:t>
      </w:r>
      <w:r w:rsidR="008670BD">
        <w:t>Activ</w:t>
      </w:r>
      <w:r w:rsidR="001437DE" w:rsidRPr="00C52062">
        <w:t xml:space="preserve">e </w:t>
      </w:r>
      <w:r>
        <w:t xml:space="preserve">and AHAR </w:t>
      </w:r>
      <w:r w:rsidR="001437DE" w:rsidRPr="00C52062">
        <w:t>Enrollments</w:t>
      </w:r>
      <w:bookmarkEnd w:id="310"/>
      <w:r w:rsidR="001437DE">
        <w:t xml:space="preserve"> </w:t>
      </w:r>
      <w:bookmarkEnd w:id="31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1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1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13" w:author="Molly McEvilley [2]" w:date="2021-10-21T10:42:00Z">
        <w:r w:rsidR="000B7DCA">
          <w:rPr>
            <w:b/>
            <w:bCs/>
          </w:rPr>
          <w:t>LSA</w:t>
        </w:r>
        <w:r w:rsidR="000B7DCA" w:rsidRPr="00845520">
          <w:rPr>
            <w:b/>
            <w:bCs/>
          </w:rPr>
          <w:t>ProjectType</w:t>
        </w:r>
      </w:ins>
      <w:proofErr w:type="spellEnd"/>
      <w:del w:id="314"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15" w:name="_Toc29188096"/>
      <w:bookmarkStart w:id="316" w:name="_Toc31197136"/>
      <w:bookmarkStart w:id="317" w:name="_Toc29188097"/>
      <w:bookmarkStart w:id="318" w:name="_Toc31197137"/>
      <w:bookmarkStart w:id="319" w:name="_Toc29188098"/>
      <w:bookmarkStart w:id="320" w:name="_Toc31197138"/>
      <w:bookmarkStart w:id="321" w:name="_Toc29188099"/>
      <w:bookmarkStart w:id="322" w:name="_Toc31197139"/>
      <w:bookmarkStart w:id="323" w:name="_Toc29188100"/>
      <w:bookmarkStart w:id="324" w:name="_Toc31197140"/>
      <w:bookmarkStart w:id="325" w:name="_Toc29188101"/>
      <w:bookmarkStart w:id="326" w:name="_Toc31197141"/>
      <w:bookmarkStart w:id="327" w:name="_Toc29188102"/>
      <w:bookmarkStart w:id="328" w:name="_Toc31197142"/>
      <w:bookmarkStart w:id="329" w:name="_Set_Age_Group"/>
      <w:bookmarkStart w:id="330" w:name="_Toc29188104"/>
      <w:bookmarkStart w:id="331" w:name="_Toc31197144"/>
      <w:bookmarkStart w:id="332" w:name="_Set_Household_Type"/>
      <w:bookmarkStart w:id="333" w:name="_Get_Active_Clients"/>
      <w:bookmarkStart w:id="334" w:name="_Toc499543989"/>
      <w:bookmarkStart w:id="335" w:name="_Toc37849761"/>
      <w:bookmarkStart w:id="336" w:name="_Toc79153946"/>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sidRPr="00C52062">
        <w:t xml:space="preserve">Get Active Clients </w:t>
      </w:r>
      <w:bookmarkEnd w:id="334"/>
      <w:r w:rsidR="00801317">
        <w:t>for LSAPerson</w:t>
      </w:r>
      <w:bookmarkEnd w:id="335"/>
      <w:bookmarkEnd w:id="33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37" w:name="_Toc506721197"/>
      <w:bookmarkStart w:id="338" w:name="_Toc499543990"/>
      <w:bookmarkStart w:id="339" w:name="_Hlk510689117"/>
    </w:p>
    <w:p w14:paraId="7C089F01" w14:textId="4D1B62B6" w:rsidR="00EC52CD" w:rsidRDefault="003C176F" w:rsidP="0088191A">
      <w:pPr>
        <w:pStyle w:val="Heading2"/>
      </w:pPr>
      <w:bookmarkStart w:id="340" w:name="_LSAPerson_Demographics"/>
      <w:bookmarkStart w:id="341" w:name="_Toc37849762"/>
      <w:bookmarkStart w:id="342" w:name="_Toc79153947"/>
      <w:bookmarkEnd w:id="340"/>
      <w:r>
        <w:t xml:space="preserve">LSAPerson </w:t>
      </w:r>
      <w:r w:rsidR="00876AFA">
        <w:t>Demographics</w:t>
      </w:r>
      <w:bookmarkEnd w:id="337"/>
      <w:bookmarkEnd w:id="338"/>
      <w:bookmarkEnd w:id="341"/>
      <w:bookmarkEnd w:id="34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43"/>
      <w:r>
        <w:t xml:space="preserve">applied to </w:t>
      </w:r>
      <w:proofErr w:type="spellStart"/>
      <w:r>
        <w:t>hmis_Client</w:t>
      </w:r>
      <w:commentRangeEnd w:id="343"/>
      <w:proofErr w:type="spellEnd"/>
      <w:r w:rsidR="00B44183">
        <w:rPr>
          <w:rStyle w:val="CommentReference"/>
        </w:rPr>
        <w:commentReference w:id="343"/>
      </w:r>
      <w:del w:id="344"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lastRenderedPageBreak/>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45"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46" w:author="Molly McEvilley" w:date="2021-08-18T15:12:00Z">
              <w:r w:rsidDel="00871FFC">
                <w:delText>GenderNonSingular</w:delText>
              </w:r>
            </w:del>
            <w:proofErr w:type="spellStart"/>
            <w:ins w:id="347"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34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48" w:author="Molly McEvilley" w:date="2021-08-18T15:12:00Z">
              <w:r w:rsidR="00871FFC">
                <w:rPr>
                  <w:i/>
                  <w:iCs/>
                </w:rPr>
                <w:t>SingleGender</w:t>
              </w:r>
            </w:ins>
            <w:proofErr w:type="spellEnd"/>
            <w:del w:id="349"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50" w:name="_ES/SH/Street_Time_–"/>
      <w:bookmarkStart w:id="351" w:name="_Toc34144028"/>
      <w:bookmarkStart w:id="352" w:name="_Toc34144029"/>
      <w:bookmarkStart w:id="353" w:name="_Toc34144030"/>
      <w:bookmarkStart w:id="354" w:name="_Toc34144031"/>
      <w:bookmarkStart w:id="355" w:name="_Toc34144032"/>
      <w:bookmarkStart w:id="356" w:name="_Toc34144033"/>
      <w:bookmarkStart w:id="357" w:name="_Time_Spent_in"/>
      <w:bookmarkStart w:id="358" w:name="_Toc506721198"/>
      <w:bookmarkStart w:id="359" w:name="_Toc37849763"/>
      <w:bookmarkStart w:id="360" w:name="_Toc79153948"/>
      <w:bookmarkStart w:id="361" w:name="_Toc499543992"/>
      <w:bookmarkStart w:id="362" w:name="_Toc506721201"/>
      <w:bookmarkEnd w:id="339"/>
      <w:bookmarkEnd w:id="350"/>
      <w:bookmarkEnd w:id="351"/>
      <w:bookmarkEnd w:id="352"/>
      <w:bookmarkEnd w:id="353"/>
      <w:bookmarkEnd w:id="354"/>
      <w:bookmarkEnd w:id="355"/>
      <w:bookmarkEnd w:id="356"/>
      <w:bookmarkEnd w:id="357"/>
      <w:r>
        <w:t xml:space="preserve">Time Spent </w:t>
      </w:r>
      <w:r w:rsidR="00CC6B23">
        <w:t>in ES/SH or on the Street</w:t>
      </w:r>
      <w:r w:rsidR="00006148">
        <w:t xml:space="preserve"> </w:t>
      </w:r>
      <w:bookmarkEnd w:id="358"/>
      <w:r w:rsidR="00EE5EF2">
        <w:t xml:space="preserve">– </w:t>
      </w:r>
      <w:r w:rsidR="00A76144">
        <w:t>LSAPerson</w:t>
      </w:r>
      <w:bookmarkEnd w:id="359"/>
      <w:bookmarkEnd w:id="36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63" w:author="Molly McEvilley" w:date="2021-08-16T02:03:00Z"/>
        </w:trPr>
        <w:tc>
          <w:tcPr>
            <w:tcW w:w="9355" w:type="dxa"/>
          </w:tcPr>
          <w:p w14:paraId="4250533C" w14:textId="622BF173" w:rsidR="00C40CB7" w:rsidRPr="005F4836" w:rsidRDefault="00C40CB7" w:rsidP="00621D1D">
            <w:pPr>
              <w:pStyle w:val="NoSpacing"/>
              <w:rPr>
                <w:ins w:id="364" w:author="Molly McEvilley" w:date="2021-08-16T02:03:00Z"/>
              </w:rPr>
            </w:pPr>
            <w:proofErr w:type="spellStart"/>
            <w:ins w:id="365" w:author="Molly McEvilley" w:date="2021-08-16T02:03:00Z">
              <w:r>
                <w:t>LastBednight</w:t>
              </w:r>
              <w:proofErr w:type="spellEnd"/>
            </w:ins>
          </w:p>
        </w:tc>
      </w:tr>
      <w:tr w:rsidR="00704CCF" w:rsidRPr="00AD4220" w:rsidDel="00C40CB7" w14:paraId="08B17131" w14:textId="457E9B32" w:rsidTr="00AD4220">
        <w:trPr>
          <w:cantSplit/>
          <w:trHeight w:val="216"/>
          <w:del w:id="366"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67" w:author="Molly McEvilley" w:date="2021-08-16T02:04:00Z"/>
                <w:b/>
                <w:bCs/>
              </w:rPr>
            </w:pPr>
            <w:del w:id="368"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69" w:author="Molly McEvilley" w:date="2021-08-16T02:04:00Z"/>
        </w:trPr>
        <w:tc>
          <w:tcPr>
            <w:tcW w:w="9355" w:type="dxa"/>
          </w:tcPr>
          <w:p w14:paraId="21AB8ABB" w14:textId="219A4298" w:rsidR="00704CCF" w:rsidRPr="005F4836" w:rsidDel="00C40CB7" w:rsidRDefault="00AD4220" w:rsidP="00621D1D">
            <w:pPr>
              <w:pStyle w:val="NoSpacing"/>
              <w:rPr>
                <w:del w:id="370" w:author="Molly McEvilley" w:date="2021-08-16T02:04:00Z"/>
              </w:rPr>
            </w:pPr>
            <w:del w:id="371"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72" w:name="_Get_Enrollments_Relevant"/>
      <w:bookmarkStart w:id="373" w:name="_Toc37849764"/>
      <w:bookmarkStart w:id="374" w:name="_Toc79153949"/>
      <w:bookmarkEnd w:id="372"/>
      <w:r>
        <w:t xml:space="preserve">Enrollments Relevant to </w:t>
      </w:r>
      <w:r w:rsidR="000146AE">
        <w:t>Counting ES/SH/Street Dates</w:t>
      </w:r>
      <w:bookmarkEnd w:id="373"/>
      <w:bookmarkEnd w:id="37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75" w:name="_Toc37849765"/>
      <w:bookmarkStart w:id="376" w:name="_Toc79153950"/>
      <w:r>
        <w:t xml:space="preserve">Get Dates to Exclude from Counts of ES/SH/Street Days </w:t>
      </w:r>
      <w:r w:rsidR="007B705B">
        <w:t>(ch_Exclude)</w:t>
      </w:r>
      <w:bookmarkEnd w:id="375"/>
      <w:bookmarkEnd w:id="376"/>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77" w:author="Molly McEvilley [2]" w:date="2021-10-21T10:42:00Z">
              <w:r w:rsidRPr="008F2C7B" w:rsidDel="000B7DCA">
                <w:delText xml:space="preserve">ProjectType </w:delText>
              </w:r>
            </w:del>
            <w:proofErr w:type="spellStart"/>
            <w:ins w:id="378"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79" w:author="Molly McEvilley [2]" w:date="2021-10-13T09:24:00Z"/>
        </w:rPr>
      </w:pPr>
      <w:commentRangeStart w:id="380"/>
      <w:del w:id="381"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80"/>
      <w:r w:rsidR="000D2D87">
        <w:rPr>
          <w:rStyle w:val="CommentReference"/>
          <w:rFonts w:eastAsiaTheme="minorHAnsi" w:cstheme="minorBidi"/>
        </w:rPr>
        <w:commentReference w:id="380"/>
      </w:r>
      <w:del w:id="382"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83" w:author="Molly McEvilley [2]" w:date="2021-10-21T10:43:00Z">
        <w:r w:rsidR="000B7DCA">
          <w:rPr>
            <w:b/>
            <w:bCs/>
          </w:rPr>
          <w:t>LSA</w:t>
        </w:r>
        <w:r w:rsidR="000B7DCA" w:rsidRPr="00845520">
          <w:rPr>
            <w:b/>
            <w:bCs/>
          </w:rPr>
          <w:t>ProjectType</w:t>
        </w:r>
        <w:proofErr w:type="spellEnd"/>
        <w:r w:rsidR="000B7DCA">
          <w:t xml:space="preserve"> </w:t>
        </w:r>
      </w:ins>
      <w:del w:id="384"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85" w:name="_Toc37849766"/>
      <w:bookmarkStart w:id="386" w:name="_Toc79153951"/>
      <w:r>
        <w:t xml:space="preserve">Get Dates to Include in Counts of ES/SH/Street Days </w:t>
      </w:r>
      <w:r w:rsidR="007B705B">
        <w:t>(</w:t>
      </w:r>
      <w:r w:rsidR="00E04B04">
        <w:t>ch_Include</w:t>
      </w:r>
      <w:r w:rsidR="007B705B">
        <w:t>)</w:t>
      </w:r>
      <w:bookmarkEnd w:id="385"/>
      <w:bookmarkEnd w:id="38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87" w:author="Molly McEvilley [2]" w:date="2021-10-21T10:43:00Z">
              <w:r w:rsidRPr="00385BF2">
                <w:rPr>
                  <w:rPrChange w:id="388" w:author="Molly McEvilley [2]" w:date="2021-10-21T10:43:00Z">
                    <w:rPr>
                      <w:b/>
                      <w:bCs/>
                    </w:rPr>
                  </w:rPrChange>
                </w:rPr>
                <w:t>LSAProjectType</w:t>
              </w:r>
            </w:ins>
            <w:proofErr w:type="spellEnd"/>
            <w:del w:id="389"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390" w:author="Molly McEvilley [2]" w:date="2021-10-21T10:43:00Z"/>
        </w:trPr>
        <w:tc>
          <w:tcPr>
            <w:tcW w:w="9355" w:type="dxa"/>
          </w:tcPr>
          <w:p w14:paraId="187F3894" w14:textId="1D7D37FF" w:rsidR="005A4667" w:rsidRPr="00172D43" w:rsidDel="00385BF2" w:rsidRDefault="005A4667" w:rsidP="00C973DB">
            <w:pPr>
              <w:pStyle w:val="NoSpacing"/>
              <w:rPr>
                <w:del w:id="391" w:author="Molly McEvilley [2]" w:date="2021-10-21T10:43:00Z"/>
              </w:rPr>
            </w:pPr>
            <w:del w:id="392"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393" w:author="Molly McEvilley [2]" w:date="2021-10-21T10:43:00Z">
        <w:r>
          <w:rPr>
            <w:b/>
            <w:bCs/>
          </w:rPr>
          <w:t>LSA</w:t>
        </w:r>
        <w:r w:rsidRPr="00845520">
          <w:rPr>
            <w:b/>
            <w:bCs/>
          </w:rPr>
          <w:t>ProjectType</w:t>
        </w:r>
      </w:ins>
      <w:proofErr w:type="spellEnd"/>
      <w:del w:id="394" w:author="Molly McEvilley [2]" w:date="2021-10-21T10:43:00Z">
        <w:r w:rsidR="00006148" w:rsidRPr="009C008E" w:rsidDel="00385BF2">
          <w:rPr>
            <w:b/>
            <w:bCs/>
            <w:iCs/>
          </w:rPr>
          <w:delText>ProjectType</w:delText>
        </w:r>
      </w:del>
      <w:r w:rsidR="00006148" w:rsidRPr="002F68BE">
        <w:t xml:space="preserve"> </w:t>
      </w:r>
      <w:del w:id="395"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396" w:author="Molly McEvilley [2]" w:date="2021-10-21T10:43:00Z">
        <w:r>
          <w:t xml:space="preserve">in </w:t>
        </w:r>
        <w:r w:rsidR="00CB4ADD">
          <w:t>(0,8</w:t>
        </w:r>
      </w:ins>
      <w:ins w:id="397"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398" w:author="Molly McEvilley [2]" w:date="2021-10-21T10:44:00Z">
        <w:r>
          <w:rPr>
            <w:b/>
            <w:bCs/>
          </w:rPr>
          <w:t>LSA</w:t>
        </w:r>
        <w:r w:rsidRPr="00845520">
          <w:rPr>
            <w:b/>
            <w:bCs/>
          </w:rPr>
          <w:t>ProjectType</w:t>
        </w:r>
        <w:proofErr w:type="spellEnd"/>
        <w:r>
          <w:t xml:space="preserve"> </w:t>
        </w:r>
      </w:ins>
      <w:del w:id="399"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00"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01" w:name="_Hlk42149391"/>
      <w:proofErr w:type="spellStart"/>
      <w:r w:rsidR="003C4035" w:rsidRPr="003C4035">
        <w:rPr>
          <w:i/>
        </w:rPr>
        <w:t>BedNightDate</w:t>
      </w:r>
      <w:bookmarkEnd w:id="401"/>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02" w:author="Molly McEvilley [2]" w:date="2021-10-21T10:44:00Z">
        <w:r w:rsidR="00CB4ADD">
          <w:rPr>
            <w:b/>
            <w:bCs/>
          </w:rPr>
          <w:t>LSA</w:t>
        </w:r>
        <w:r w:rsidR="00CB4ADD" w:rsidRPr="00845520">
          <w:rPr>
            <w:b/>
            <w:bCs/>
          </w:rPr>
          <w:t>ProjectType</w:t>
        </w:r>
        <w:proofErr w:type="spellEnd"/>
        <w:r w:rsidR="00CB4ADD">
          <w:t xml:space="preserve"> </w:t>
        </w:r>
      </w:ins>
      <w:del w:id="403" w:author="Molly McEvilley [2]" w:date="2021-10-21T10:44:00Z">
        <w:r w:rsidRPr="0044267F" w:rsidDel="00CB4ADD">
          <w:rPr>
            <w:b/>
          </w:rPr>
          <w:delText>ProjectType</w:delText>
        </w:r>
        <w:r w:rsidRPr="0044267F" w:rsidDel="00CB4ADD">
          <w:rPr>
            <w:bCs/>
          </w:rPr>
          <w:delText xml:space="preserve"> </w:delText>
        </w:r>
      </w:del>
      <w:r w:rsidRPr="0044267F">
        <w:rPr>
          <w:bCs/>
        </w:rPr>
        <w:t>in (</w:t>
      </w:r>
      <w:ins w:id="404"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05" w:author="Molly McEvilley [2]" w:date="2021-10-21T10:44:00Z">
        <w:r w:rsidR="00611385">
          <w:rPr>
            <w:b/>
            <w:bCs/>
          </w:rPr>
          <w:t>LSA</w:t>
        </w:r>
        <w:r w:rsidR="00611385" w:rsidRPr="00845520">
          <w:rPr>
            <w:b/>
            <w:bCs/>
          </w:rPr>
          <w:t>ProjectType</w:t>
        </w:r>
        <w:proofErr w:type="spellEnd"/>
        <w:r w:rsidR="00611385">
          <w:t xml:space="preserve"> </w:t>
        </w:r>
      </w:ins>
      <w:del w:id="406"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07" w:author="Molly McEvilley [2]" w:date="2021-10-21T10:44:00Z">
        <w:r>
          <w:rPr>
            <w:b/>
            <w:bCs/>
          </w:rPr>
          <w:t>LSA</w:t>
        </w:r>
        <w:r w:rsidRPr="00845520">
          <w:rPr>
            <w:b/>
            <w:bCs/>
          </w:rPr>
          <w:t>ProjectType</w:t>
        </w:r>
        <w:proofErr w:type="spellEnd"/>
        <w:r>
          <w:t xml:space="preserve"> </w:t>
        </w:r>
      </w:ins>
      <w:del w:id="408"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11" w:name="_Toc506721200"/>
    </w:p>
    <w:p w14:paraId="4E52BCD6" w14:textId="4F2FFADA" w:rsidR="00006148" w:rsidRDefault="00006148" w:rsidP="0088191A">
      <w:pPr>
        <w:pStyle w:val="Heading2"/>
      </w:pPr>
      <w:bookmarkStart w:id="412" w:name="_Toc37849767"/>
      <w:bookmarkStart w:id="413" w:name="_Toc79153952"/>
      <w:r>
        <w:t>Get ES/SH/Street Episodes</w:t>
      </w:r>
      <w:r w:rsidR="007B705B">
        <w:t xml:space="preserve"> (ch_Episodes)</w:t>
      </w:r>
      <w:bookmarkEnd w:id="412"/>
      <w:bookmarkEnd w:id="41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14" w:name="_CHTime_and_CHTimeStatus"/>
      <w:bookmarkStart w:id="415" w:name="_Toc31197153"/>
      <w:bookmarkStart w:id="416" w:name="_Toc37849768"/>
      <w:bookmarkStart w:id="417" w:name="_Toc79153953"/>
      <w:bookmarkEnd w:id="411"/>
      <w:bookmarkEnd w:id="41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15"/>
      <w:bookmarkEnd w:id="416"/>
      <w:bookmarkEnd w:id="41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18" w:author="Molly McEvilley [2]" w:date="2021-10-21T10:44:00Z">
              <w:r w:rsidRPr="00611385">
                <w:rPr>
                  <w:rPrChange w:id="419" w:author="Molly McEvilley [2]" w:date="2021-10-21T10:44:00Z">
                    <w:rPr>
                      <w:b/>
                      <w:bCs/>
                    </w:rPr>
                  </w:rPrChange>
                </w:rPr>
                <w:t>LSAProjectType</w:t>
              </w:r>
            </w:ins>
            <w:proofErr w:type="spellEnd"/>
            <w:del w:id="420"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5200647" w:rsidR="00F82A02" w:rsidRDefault="00611385" w:rsidP="00DE0E77">
      <w:pPr>
        <w:pStyle w:val="ListParagraph"/>
        <w:ind w:left="1080"/>
      </w:pPr>
      <w:proofErr w:type="spellStart"/>
      <w:ins w:id="421" w:author="Molly McEvilley [2]" w:date="2021-10-21T10:45:00Z">
        <w:r>
          <w:rPr>
            <w:b/>
            <w:bCs/>
          </w:rPr>
          <w:t>LSA</w:t>
        </w:r>
        <w:r w:rsidRPr="00845520">
          <w:rPr>
            <w:b/>
            <w:bCs/>
          </w:rPr>
          <w:t>ProjectType</w:t>
        </w:r>
        <w:proofErr w:type="spellEnd"/>
        <w:r>
          <w:t xml:space="preserve"> </w:t>
        </w:r>
      </w:ins>
      <w:del w:id="422" w:author="Molly McEvilley [2]" w:date="2021-10-21T10:45:00Z">
        <w:r w:rsidR="00DE0E77" w:rsidRPr="00611385" w:rsidDel="00611385">
          <w:rPr>
            <w:iCs/>
            <w:rPrChange w:id="423" w:author="Molly McEvilley [2]" w:date="2021-10-21T10:45:00Z">
              <w:rPr>
                <w:b/>
                <w:bCs/>
                <w:iCs/>
              </w:rPr>
            </w:rPrChange>
          </w:rPr>
          <w:delText>ProjectType</w:delText>
        </w:r>
        <w:r w:rsidR="00DE0E77" w:rsidRPr="00104046" w:rsidDel="00611385">
          <w:delText xml:space="preserve"> </w:delText>
        </w:r>
      </w:del>
      <w:r w:rsidR="00DE0E77" w:rsidRPr="00104046">
        <w:t>in (</w:t>
      </w:r>
      <w:ins w:id="424" w:author="Molly McEvilley [2]" w:date="2021-10-21T10:45:00Z">
        <w:r>
          <w:t>0,</w:t>
        </w:r>
      </w:ins>
      <w:r w:rsidR="00DE0E77" w:rsidRPr="00104046">
        <w:t xml:space="preserve">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25" w:author="Molly McEvilley [2]" w:date="2021-10-21T10:45:00Z">
        <w:r>
          <w:rPr>
            <w:b/>
            <w:bCs/>
          </w:rPr>
          <w:t>LSA</w:t>
        </w:r>
        <w:r w:rsidRPr="00845520">
          <w:rPr>
            <w:b/>
            <w:bCs/>
          </w:rPr>
          <w:t>ProjectType</w:t>
        </w:r>
        <w:proofErr w:type="spellEnd"/>
        <w:r>
          <w:t xml:space="preserve"> </w:t>
        </w:r>
      </w:ins>
      <w:del w:id="426"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27"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428" w:name="_EST/RRH/PSHAgeMin_and_EST/RRH/PSHAg"/>
      <w:bookmarkStart w:id="429" w:name="_Toc37849769"/>
      <w:bookmarkStart w:id="430" w:name="_Toc79153954"/>
      <w:bookmarkEnd w:id="428"/>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29"/>
      <w:bookmarkEnd w:id="430"/>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46667A" w:rsidRDefault="0046667A" w:rsidP="00DC3219">
            <w:pPr>
              <w:pStyle w:val="NoSpacing"/>
              <w:rPr>
                <w:rPrChange w:id="431" w:author="Molly McEvilley [2]" w:date="2021-10-21T10:45:00Z">
                  <w:rPr>
                    <w:bCs/>
                  </w:rPr>
                </w:rPrChange>
              </w:rPr>
            </w:pPr>
            <w:proofErr w:type="spellStart"/>
            <w:ins w:id="432" w:author="Molly McEvilley [2]" w:date="2021-10-21T10:45:00Z">
              <w:r w:rsidRPr="0046667A">
                <w:rPr>
                  <w:rPrChange w:id="433" w:author="Molly McEvilley [2]" w:date="2021-10-21T10:45:00Z">
                    <w:rPr>
                      <w:b/>
                      <w:bCs/>
                    </w:rPr>
                  </w:rPrChange>
                </w:rPr>
                <w:t>LSAProjectType</w:t>
              </w:r>
            </w:ins>
            <w:proofErr w:type="spellEnd"/>
            <w:del w:id="434" w:author="Molly McEvilley [2]" w:date="2021-10-21T10:45:00Z">
              <w:r w:rsidR="00D1392C" w:rsidRPr="0046667A" w:rsidDel="0046667A">
                <w:rPr>
                  <w:rPrChange w:id="435" w:author="Molly McEvilley [2]" w:date="2021-10-21T10:45:00Z">
                    <w:rPr>
                      <w:bCs/>
                    </w:rPr>
                  </w:rPrChange>
                </w:rPr>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36" w:author="Molly McEvilley [2]" w:date="2021-10-21T10:45:00Z">
        <w:r w:rsidR="0046667A">
          <w:rPr>
            <w:b/>
            <w:bCs/>
          </w:rPr>
          <w:t>LSA</w:t>
        </w:r>
        <w:r w:rsidR="0046667A" w:rsidRPr="00845520">
          <w:rPr>
            <w:b/>
            <w:bCs/>
          </w:rPr>
          <w:t>ProjectType</w:t>
        </w:r>
      </w:ins>
      <w:proofErr w:type="spellEnd"/>
      <w:del w:id="437" w:author="Molly McEvilley [2]" w:date="2021-10-21T10:45:00Z">
        <w:r w:rsidRPr="009C008E" w:rsidDel="0046667A">
          <w:rPr>
            <w:b/>
            <w:bCs/>
          </w:rPr>
          <w:delText>ProjectType</w:delText>
        </w:r>
      </w:del>
      <w:r>
        <w:t xml:space="preserve"> in (</w:t>
      </w:r>
      <w:ins w:id="438"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39" w:author="Molly McEvilley [2]" w:date="2021-10-21T10:46:00Z">
        <w:r w:rsidR="006D6F5B">
          <w:rPr>
            <w:b/>
            <w:bCs/>
          </w:rPr>
          <w:t>LSA</w:t>
        </w:r>
        <w:r w:rsidR="006D6F5B" w:rsidRPr="00845520">
          <w:rPr>
            <w:b/>
            <w:bCs/>
          </w:rPr>
          <w:t>ProjectType</w:t>
        </w:r>
        <w:proofErr w:type="spellEnd"/>
        <w:r w:rsidR="006D6F5B">
          <w:t xml:space="preserve"> </w:t>
        </w:r>
      </w:ins>
      <w:del w:id="440" w:author="Molly McEvilley [2]" w:date="2021-10-21T10:46:00Z">
        <w:r w:rsidR="002467E4" w:rsidRPr="00DE4A2E" w:rsidDel="006D6F5B">
          <w:rPr>
            <w:b/>
            <w:bCs/>
          </w:rPr>
          <w:delText>ProjectType</w:delText>
        </w:r>
        <w:r w:rsidR="002467E4" w:rsidDel="006D6F5B">
          <w:delText xml:space="preserve"> </w:delText>
        </w:r>
      </w:del>
      <w:r w:rsidR="002467E4">
        <w:t>in (</w:t>
      </w:r>
      <w:ins w:id="441"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42" w:author="Molly McEvilley [2]" w:date="2021-10-21T10:46:00Z">
        <w:r w:rsidR="006D6F5B">
          <w:rPr>
            <w:b/>
            <w:bCs/>
          </w:rPr>
          <w:t>LSA</w:t>
        </w:r>
        <w:r w:rsidR="006D6F5B" w:rsidRPr="00845520">
          <w:rPr>
            <w:b/>
            <w:bCs/>
          </w:rPr>
          <w:t>ProjectType</w:t>
        </w:r>
        <w:proofErr w:type="spellEnd"/>
        <w:r w:rsidR="006D6F5B">
          <w:t xml:space="preserve"> </w:t>
        </w:r>
      </w:ins>
      <w:del w:id="443" w:author="Molly McEvilley [2]" w:date="2021-10-21T10:46:00Z">
        <w:r w:rsidR="00D622F9" w:rsidRPr="00997787" w:rsidDel="006D6F5B">
          <w:rPr>
            <w:b/>
            <w:bCs/>
          </w:rPr>
          <w:delText>ProjectType</w:delText>
        </w:r>
        <w:r w:rsidR="00D622F9" w:rsidDel="006D6F5B">
          <w:delText xml:space="preserve"> </w:delText>
        </w:r>
      </w:del>
      <w:r w:rsidR="00D622F9">
        <w:t>in (</w:t>
      </w:r>
      <w:ins w:id="444"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45" w:author="Molly McEvilley [2]" w:date="2021-10-21T10:46:00Z">
        <w:r w:rsidR="006D6F5B">
          <w:rPr>
            <w:b/>
            <w:bCs/>
          </w:rPr>
          <w:t>LSA</w:t>
        </w:r>
        <w:r w:rsidR="006D6F5B" w:rsidRPr="00845520">
          <w:rPr>
            <w:b/>
            <w:bCs/>
          </w:rPr>
          <w:t>ProjectType</w:t>
        </w:r>
        <w:proofErr w:type="spellEnd"/>
        <w:r w:rsidR="006D6F5B">
          <w:t xml:space="preserve"> </w:t>
        </w:r>
      </w:ins>
      <w:del w:id="446"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47" w:author="Molly McEvilley [2]" w:date="2021-10-21T10:46:00Z">
        <w:r w:rsidR="006D6F5B">
          <w:rPr>
            <w:b/>
            <w:bCs/>
          </w:rPr>
          <w:t>LSA</w:t>
        </w:r>
        <w:r w:rsidR="006D6F5B" w:rsidRPr="00845520">
          <w:rPr>
            <w:b/>
            <w:bCs/>
          </w:rPr>
          <w:t>ProjectType</w:t>
        </w:r>
        <w:proofErr w:type="spellEnd"/>
        <w:r w:rsidR="006D6F5B">
          <w:t xml:space="preserve"> </w:t>
        </w:r>
      </w:ins>
      <w:del w:id="448"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49" w:author="Molly McEvilley [2]" w:date="2021-10-21T10:46:00Z">
        <w:r w:rsidR="006D6F5B">
          <w:rPr>
            <w:b/>
            <w:bCs/>
          </w:rPr>
          <w:t>LSA</w:t>
        </w:r>
        <w:r w:rsidR="006D6F5B" w:rsidRPr="00845520">
          <w:rPr>
            <w:b/>
            <w:bCs/>
          </w:rPr>
          <w:t>ProjectType</w:t>
        </w:r>
        <w:proofErr w:type="spellEnd"/>
        <w:r w:rsidR="006D6F5B">
          <w:t xml:space="preserve"> </w:t>
        </w:r>
      </w:ins>
      <w:del w:id="450"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53" w:name="_HHTypeEST/RRH/PSH_-_LSAPerson"/>
      <w:bookmarkStart w:id="454" w:name="_Toc37849770"/>
      <w:bookmarkEnd w:id="453"/>
      <w:r>
        <w:t>.</w:t>
      </w:r>
    </w:p>
    <w:p w14:paraId="32D46088" w14:textId="77777777" w:rsidR="00B04089" w:rsidRPr="009A160F" w:rsidRDefault="00B04089" w:rsidP="00FE16F4">
      <w:bookmarkStart w:id="455" w:name="_HoHEST/RRH/PSH"/>
      <w:bookmarkStart w:id="456" w:name="_AdultEST/RRH/PSH__-"/>
      <w:bookmarkStart w:id="457" w:name="_AHAREST/RRH/PSH__-"/>
      <w:bookmarkStart w:id="458" w:name="_AHAREST/RRH/PSH__–"/>
      <w:bookmarkStart w:id="459" w:name="_AHARHoHEST/RRH/PSH"/>
      <w:bookmarkStart w:id="460" w:name="_AHARHoHEST/RRH/PSH_1"/>
      <w:bookmarkEnd w:id="454"/>
      <w:bookmarkEnd w:id="455"/>
      <w:bookmarkEnd w:id="456"/>
      <w:bookmarkEnd w:id="457"/>
      <w:bookmarkEnd w:id="458"/>
      <w:bookmarkEnd w:id="459"/>
      <w:bookmarkEnd w:id="460"/>
    </w:p>
    <w:p w14:paraId="0158E026" w14:textId="62B4EB32" w:rsidR="007B705B" w:rsidRDefault="007B705B" w:rsidP="0088191A">
      <w:pPr>
        <w:pStyle w:val="Heading2"/>
      </w:pPr>
      <w:bookmarkStart w:id="461" w:name="_Set_Population_Identifiers_5"/>
      <w:bookmarkStart w:id="462" w:name="_Toc37849775"/>
      <w:bookmarkStart w:id="463" w:name="_Toc79153955"/>
      <w:bookmarkEnd w:id="461"/>
      <w:r w:rsidRPr="00C52062">
        <w:t>Set Population Identifiers for Active HMIS Households</w:t>
      </w:r>
      <w:bookmarkEnd w:id="462"/>
      <w:bookmarkEnd w:id="46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64" w:name="_Set_Population_Identifiers_4"/>
      <w:bookmarkStart w:id="465" w:name="_Toc79153956"/>
      <w:bookmarkStart w:id="466" w:name="_Toc37849776"/>
      <w:bookmarkEnd w:id="464"/>
      <w:r>
        <w:t xml:space="preserve">Project Group </w:t>
      </w:r>
      <w:r w:rsidR="0068205D">
        <w:t xml:space="preserve">and Population </w:t>
      </w:r>
      <w:r>
        <w:t>Household Types - LSAPerson</w:t>
      </w:r>
      <w:bookmarkEnd w:id="465"/>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31435B8D" w:rsidR="000F1196" w:rsidRPr="006D6F5B" w:rsidRDefault="006D6F5B" w:rsidP="00845520">
            <w:pPr>
              <w:pStyle w:val="NoSpacing"/>
              <w:rPr>
                <w:rPrChange w:id="467" w:author="Molly McEvilley [2]" w:date="2021-10-21T10:46:00Z">
                  <w:rPr>
                    <w:bCs/>
                  </w:rPr>
                </w:rPrChange>
              </w:rPr>
            </w:pPr>
            <w:proofErr w:type="spellStart"/>
            <w:ins w:id="468" w:author="Molly McEvilley [2]" w:date="2021-10-21T10:46:00Z">
              <w:r w:rsidRPr="006D6F5B">
                <w:rPr>
                  <w:rPrChange w:id="469" w:author="Molly McEvilley [2]" w:date="2021-10-21T10:46:00Z">
                    <w:rPr>
                      <w:b/>
                      <w:bCs/>
                    </w:rPr>
                  </w:rPrChange>
                </w:rPr>
                <w:t>LSAProjectType</w:t>
              </w:r>
            </w:ins>
            <w:proofErr w:type="spellEnd"/>
            <w:del w:id="470" w:author="Molly McEvilley [2]" w:date="2021-10-21T10:46:00Z">
              <w:r w:rsidR="000F1196" w:rsidRPr="006D6F5B" w:rsidDel="006D6F5B">
                <w:rPr>
                  <w:rPrChange w:id="471" w:author="Molly McEvilley [2]" w:date="2021-10-21T10:46:00Z">
                    <w:rPr>
                      <w:bCs/>
                    </w:rPr>
                  </w:rPrChange>
                </w:rPr>
                <w:delText>ProjectType</w:delText>
              </w:r>
            </w:del>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72" w:author="Molly McEvilley [2]" w:date="2021-10-21T10:46:00Z">
        <w:r w:rsidR="00B158E1">
          <w:rPr>
            <w:b/>
            <w:bCs/>
          </w:rPr>
          <w:t>LSA</w:t>
        </w:r>
        <w:r w:rsidR="00B158E1" w:rsidRPr="00845520">
          <w:rPr>
            <w:b/>
            <w:bCs/>
          </w:rPr>
          <w:t>ProjectType</w:t>
        </w:r>
        <w:proofErr w:type="spellEnd"/>
        <w:r w:rsidR="00B158E1">
          <w:t xml:space="preserve"> </w:t>
        </w:r>
      </w:ins>
      <w:del w:id="473" w:author="Molly McEvilley [2]" w:date="2021-10-21T10:46:00Z">
        <w:r w:rsidRPr="007A732C" w:rsidDel="00B158E1">
          <w:rPr>
            <w:b/>
          </w:rPr>
          <w:delText>ProjectType</w:delText>
        </w:r>
        <w:r w:rsidRPr="007A732C" w:rsidDel="00B158E1">
          <w:rPr>
            <w:bCs/>
          </w:rPr>
          <w:delText xml:space="preserve"> </w:delText>
        </w:r>
      </w:del>
      <w:r w:rsidRPr="007A732C">
        <w:rPr>
          <w:bCs/>
        </w:rPr>
        <w:t>in (</w:t>
      </w:r>
      <w:ins w:id="474"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75" w:author="Molly McEvilley [2]" w:date="2021-10-21T10:46:00Z">
        <w:r w:rsidR="00B158E1">
          <w:rPr>
            <w:b/>
            <w:bCs/>
          </w:rPr>
          <w:t>LSA</w:t>
        </w:r>
        <w:r w:rsidR="00B158E1" w:rsidRPr="00845520">
          <w:rPr>
            <w:b/>
            <w:bCs/>
          </w:rPr>
          <w:t>ProjectType</w:t>
        </w:r>
        <w:proofErr w:type="spellEnd"/>
        <w:r w:rsidR="00B158E1">
          <w:t xml:space="preserve"> </w:t>
        </w:r>
      </w:ins>
      <w:del w:id="476"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477" w:author="Molly McEvilley [2]" w:date="2021-10-21T10:46:00Z">
        <w:r w:rsidR="00B158E1">
          <w:rPr>
            <w:b/>
            <w:bCs/>
          </w:rPr>
          <w:t>LSA</w:t>
        </w:r>
        <w:r w:rsidR="00B158E1" w:rsidRPr="00845520">
          <w:rPr>
            <w:b/>
            <w:bCs/>
          </w:rPr>
          <w:t>ProjectType</w:t>
        </w:r>
        <w:proofErr w:type="spellEnd"/>
        <w:r w:rsidR="00B158E1">
          <w:t xml:space="preserve"> </w:t>
        </w:r>
      </w:ins>
      <w:del w:id="478"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479"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480" w:author="Molly McEvilley [2]" w:date="2021-10-21T10:29:00Z"/>
        </w:rPr>
      </w:pPr>
      <w:ins w:id="481"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482" w:author="Molly McEvilley" w:date="2021-08-16T05:58:00Z">
        <w:r>
          <w:t>population is limited to the AC household type, so these columns are set to</w:t>
        </w:r>
      </w:ins>
      <w:ins w:id="483" w:author="Molly McEvilley [2]" w:date="2021-10-21T10:31:00Z">
        <w:r w:rsidR="00730652">
          <w:t>:</w:t>
        </w:r>
      </w:ins>
    </w:p>
    <w:tbl>
      <w:tblPr>
        <w:tblStyle w:val="Style11"/>
        <w:tblW w:w="5000" w:type="pct"/>
        <w:tblLayout w:type="fixed"/>
        <w:tblLook w:val="04A0" w:firstRow="1" w:lastRow="0" w:firstColumn="1" w:lastColumn="0" w:noHBand="0" w:noVBand="1"/>
        <w:tblPrChange w:id="484" w:author="Molly McEvilley [2]" w:date="2021-10-21T10:30:00Z">
          <w:tblPr>
            <w:tblStyle w:val="Style11"/>
            <w:tblW w:w="5000" w:type="pct"/>
            <w:tblLayout w:type="fixed"/>
            <w:tblLook w:val="04A0" w:firstRow="1" w:lastRow="0" w:firstColumn="1" w:lastColumn="0" w:noHBand="0" w:noVBand="1"/>
          </w:tblPr>
        </w:tblPrChange>
      </w:tblPr>
      <w:tblGrid>
        <w:gridCol w:w="1526"/>
        <w:gridCol w:w="7824"/>
        <w:tblGridChange w:id="485">
          <w:tblGrid>
            <w:gridCol w:w="2247"/>
            <w:gridCol w:w="3552"/>
          </w:tblGrid>
        </w:tblGridChange>
      </w:tblGrid>
      <w:tr w:rsidR="00057659" w:rsidRPr="008743AE" w14:paraId="73D76D06" w14:textId="77777777" w:rsidTr="00057659">
        <w:trPr>
          <w:cnfStyle w:val="100000000000" w:firstRow="1" w:lastRow="0" w:firstColumn="0" w:lastColumn="0" w:oddVBand="0" w:evenVBand="0" w:oddHBand="0" w:evenHBand="0" w:firstRowFirstColumn="0" w:firstRowLastColumn="0" w:lastRowFirstColumn="0" w:lastRowLastColumn="0"/>
          <w:cantSplit/>
          <w:trHeight w:val="305"/>
          <w:tblHeader/>
          <w:ins w:id="486" w:author="Molly McEvilley [2]" w:date="2021-10-21T10:29:00Z"/>
          <w:trPrChange w:id="487" w:author="Molly McEvilley [2]" w:date="2021-10-21T10:30:00Z">
            <w:trPr>
              <w:cantSplit/>
              <w:trHeight w:val="305"/>
              <w:tblHeader/>
            </w:trPr>
          </w:trPrChange>
        </w:trPr>
        <w:tc>
          <w:tcPr>
            <w:cnfStyle w:val="001000000000" w:firstRow="0" w:lastRow="0" w:firstColumn="1" w:lastColumn="0" w:oddVBand="0" w:evenVBand="0" w:oddHBand="0" w:evenHBand="0" w:firstRowFirstColumn="0" w:firstRowLastColumn="0" w:lastRowFirstColumn="0" w:lastRowLastColumn="0"/>
            <w:tcW w:w="816" w:type="pct"/>
            <w:tcPrChange w:id="488" w:author="Molly McEvilley [2]" w:date="2021-10-21T10:30:00Z">
              <w:tcPr>
                <w:tcW w:w="0" w:type="pct"/>
              </w:tcPr>
            </w:tcPrChange>
          </w:tcPr>
          <w:p w14:paraId="2771D0E1" w14:textId="77777777" w:rsidR="00057659" w:rsidRPr="008743AE" w:rsidRDefault="00057659" w:rsidP="00433B24">
            <w:pPr>
              <w:pStyle w:val="NoSpacing"/>
              <w:cnfStyle w:val="101000000000" w:firstRow="1" w:lastRow="0" w:firstColumn="1" w:lastColumn="0" w:oddVBand="0" w:evenVBand="0" w:oddHBand="0" w:evenHBand="0" w:firstRowFirstColumn="0" w:firstRowLastColumn="0" w:lastRowFirstColumn="0" w:lastRowLastColumn="0"/>
              <w:rPr>
                <w:ins w:id="489" w:author="Molly McEvilley [2]" w:date="2021-10-21T10:29:00Z"/>
              </w:rPr>
            </w:pPr>
            <w:ins w:id="490" w:author="Molly McEvilley [2]" w:date="2021-10-21T10:29:00Z">
              <w:r>
                <w:t>Column Values</w:t>
              </w:r>
            </w:ins>
          </w:p>
        </w:tc>
        <w:tc>
          <w:tcPr>
            <w:tcW w:w="4184" w:type="pct"/>
            <w:tcPrChange w:id="491" w:author="Molly McEvilley [2]" w:date="2021-10-21T10:30:00Z">
              <w:tcPr>
                <w:tcW w:w="0" w:type="pct"/>
              </w:tcPr>
            </w:tcPrChange>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492" w:author="Molly McEvilley [2]" w:date="2021-10-21T10:29:00Z"/>
                <w:rFonts w:cstheme="minorHAnsi"/>
                <w:b w:val="0"/>
                <w:bCs w:val="0"/>
              </w:rPr>
            </w:pPr>
            <w:ins w:id="493"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057659">
        <w:trPr>
          <w:cnfStyle w:val="000000100000" w:firstRow="0" w:lastRow="0" w:firstColumn="0" w:lastColumn="0" w:oddVBand="0" w:evenVBand="0" w:oddHBand="1" w:evenHBand="0" w:firstRowFirstColumn="0" w:firstRowLastColumn="0" w:lastRowFirstColumn="0" w:lastRowLastColumn="0"/>
          <w:cantSplit/>
          <w:trHeight w:val="216"/>
          <w:ins w:id="494" w:author="Molly McEvilley [2]" w:date="2021-10-21T10:29:00Z"/>
          <w:trPrChange w:id="495" w:author="Molly McEvilley [2]" w:date="2021-10-21T10:30: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496" w:author="Molly McEvilley [2]" w:date="2021-10-21T10:30:00Z">
              <w:tcPr>
                <w:tcW w:w="1201" w:type="pct"/>
              </w:tcPr>
            </w:tcPrChange>
          </w:tcPr>
          <w:p w14:paraId="2A7E8501" w14:textId="77777777" w:rsidR="00057659" w:rsidRPr="006B4F91" w:rsidRDefault="00057659" w:rsidP="00433B24">
            <w:pPr>
              <w:spacing w:before="0" w:after="0"/>
              <w:cnfStyle w:val="001000100000" w:firstRow="0" w:lastRow="0" w:firstColumn="1" w:lastColumn="0" w:oddVBand="0" w:evenVBand="0" w:oddHBand="1" w:evenHBand="0" w:firstRowFirstColumn="0" w:firstRowLastColumn="0" w:lastRowFirstColumn="0" w:lastRowLastColumn="0"/>
              <w:rPr>
                <w:ins w:id="497" w:author="Molly McEvilley [2]" w:date="2021-10-21T10:29:00Z"/>
                <w:rFonts w:cstheme="minorHAnsi"/>
              </w:rPr>
            </w:pPr>
            <w:commentRangeStart w:id="498"/>
            <w:ins w:id="499" w:author="Molly McEvilley [2]" w:date="2021-10-21T10:29:00Z">
              <w:r w:rsidRPr="006B4F91">
                <w:rPr>
                  <w:rFonts w:cstheme="minorHAnsi"/>
                </w:rPr>
                <w:t>-1</w:t>
              </w:r>
            </w:ins>
          </w:p>
        </w:tc>
        <w:tc>
          <w:tcPr>
            <w:tcW w:w="4184" w:type="pct"/>
            <w:tcPrChange w:id="500" w:author="Molly McEvilley [2]" w:date="2021-10-21T10:30:00Z">
              <w:tcPr>
                <w:tcW w:w="1899" w:type="pct"/>
              </w:tcPr>
            </w:tcPrChange>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01" w:author="Molly McEvilley [2]" w:date="2021-10-21T10:29:00Z"/>
                <w:rFonts w:cstheme="minorHAnsi"/>
              </w:rPr>
            </w:pPr>
            <w:ins w:id="502" w:author="Molly McEvilley [2]" w:date="2021-10-21T10:29:00Z">
              <w:r w:rsidRPr="006B4F91">
                <w:rPr>
                  <w:rFonts w:cstheme="minorHAnsi"/>
                </w:rPr>
                <w:t xml:space="preserve">None - not served in project group </w:t>
              </w:r>
            </w:ins>
            <w:commentRangeEnd w:id="498"/>
            <w:ins w:id="503" w:author="Molly McEvilley [2]" w:date="2021-10-21T10:30:00Z">
              <w:r>
                <w:rPr>
                  <w:rStyle w:val="CommentReference"/>
                  <w:rFonts w:eastAsiaTheme="minorHAnsi"/>
                </w:rPr>
                <w:commentReference w:id="498"/>
              </w:r>
            </w:ins>
          </w:p>
        </w:tc>
      </w:tr>
      <w:tr w:rsidR="00057659" w:rsidRPr="006B4F91" w14:paraId="3663E7DC" w14:textId="77777777" w:rsidTr="00057659">
        <w:trPr>
          <w:cnfStyle w:val="000000010000" w:firstRow="0" w:lastRow="0" w:firstColumn="0" w:lastColumn="0" w:oddVBand="0" w:evenVBand="0" w:oddHBand="0" w:evenHBand="1" w:firstRowFirstColumn="0" w:firstRowLastColumn="0" w:lastRowFirstColumn="0" w:lastRowLastColumn="0"/>
          <w:trHeight w:val="216"/>
          <w:ins w:id="504" w:author="Molly McEvilley [2]" w:date="2021-10-21T10:29:00Z"/>
          <w:trPrChange w:id="505" w:author="Molly McEvilley [2]" w:date="2021-10-21T10:30:00Z">
            <w:trPr>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506" w:author="Molly McEvilley [2]" w:date="2021-10-21T10:30:00Z">
              <w:tcPr>
                <w:tcW w:w="1201" w:type="pct"/>
              </w:tcPr>
            </w:tcPrChange>
          </w:tcPr>
          <w:p w14:paraId="7BD274C8" w14:textId="46F9F619" w:rsidR="00057659" w:rsidRPr="006B4F91" w:rsidRDefault="00057659" w:rsidP="00433B24">
            <w:pPr>
              <w:spacing w:before="0" w:after="0"/>
              <w:cnfStyle w:val="001000010000" w:firstRow="0" w:lastRow="0" w:firstColumn="1" w:lastColumn="0" w:oddVBand="0" w:evenVBand="0" w:oddHBand="0" w:evenHBand="1" w:firstRowFirstColumn="0" w:firstRowLastColumn="0" w:lastRowFirstColumn="0" w:lastRowLastColumn="0"/>
              <w:rPr>
                <w:ins w:id="507" w:author="Molly McEvilley [2]" w:date="2021-10-21T10:29:00Z"/>
              </w:rPr>
            </w:pPr>
            <w:ins w:id="508" w:author="Molly McEvilley [2]" w:date="2021-10-21T10:29:00Z">
              <w:r>
                <w:t>0</w:t>
              </w:r>
            </w:ins>
          </w:p>
        </w:tc>
        <w:tc>
          <w:tcPr>
            <w:tcW w:w="4184" w:type="pct"/>
            <w:tcPrChange w:id="509" w:author="Molly McEvilley [2]" w:date="2021-10-21T10:30:00Z">
              <w:tcPr>
                <w:tcW w:w="1899" w:type="pct"/>
              </w:tcPr>
            </w:tcPrChange>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10" w:author="Molly McEvilley [2]" w:date="2021-10-21T10:29:00Z"/>
                <w:rFonts w:cstheme="minorHAnsi"/>
              </w:rPr>
            </w:pPr>
            <w:ins w:id="511" w:author="Molly McEvilley [2]" w:date="2021-10-21T10:29:00Z">
              <w:r>
                <w:t>Served in the project group but never in an AC3Plus household</w:t>
              </w:r>
            </w:ins>
          </w:p>
        </w:tc>
      </w:tr>
      <w:tr w:rsidR="00057659" w:rsidRPr="006B4F91" w14:paraId="0FB48AA3" w14:textId="77777777" w:rsidTr="00057659">
        <w:trPr>
          <w:cnfStyle w:val="000000100000" w:firstRow="0" w:lastRow="0" w:firstColumn="0" w:lastColumn="0" w:oddVBand="0" w:evenVBand="0" w:oddHBand="1" w:evenHBand="0" w:firstRowFirstColumn="0" w:firstRowLastColumn="0" w:lastRowFirstColumn="0" w:lastRowLastColumn="0"/>
          <w:trHeight w:val="216"/>
          <w:ins w:id="512" w:author="Molly McEvilley [2]" w:date="2021-10-21T10:29:00Z"/>
          <w:trPrChange w:id="513" w:author="Molly McEvilley [2]" w:date="2021-10-21T10:30:00Z">
            <w:trPr>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514" w:author="Molly McEvilley [2]" w:date="2021-10-21T10:30:00Z">
              <w:tcPr>
                <w:tcW w:w="1201" w:type="pct"/>
              </w:tcPr>
            </w:tcPrChange>
          </w:tcPr>
          <w:p w14:paraId="31C2A7C8" w14:textId="369342CD" w:rsidR="00057659" w:rsidRPr="006B4F91" w:rsidRDefault="00057659" w:rsidP="00433B24">
            <w:pPr>
              <w:spacing w:before="0" w:after="0"/>
              <w:cnfStyle w:val="001000100000" w:firstRow="0" w:lastRow="0" w:firstColumn="1" w:lastColumn="0" w:oddVBand="0" w:evenVBand="0" w:oddHBand="1" w:evenHBand="0" w:firstRowFirstColumn="0" w:firstRowLastColumn="0" w:lastRowFirstColumn="0" w:lastRowLastColumn="0"/>
              <w:rPr>
                <w:ins w:id="515" w:author="Molly McEvilley [2]" w:date="2021-10-21T10:29:00Z"/>
              </w:rPr>
            </w:pPr>
            <w:ins w:id="516" w:author="Molly McEvilley [2]" w:date="2021-10-21T10:29:00Z">
              <w:r>
                <w:t>1</w:t>
              </w:r>
            </w:ins>
          </w:p>
        </w:tc>
        <w:tc>
          <w:tcPr>
            <w:tcW w:w="4184" w:type="pct"/>
            <w:tcPrChange w:id="517" w:author="Molly McEvilley [2]" w:date="2021-10-21T10:30:00Z">
              <w:tcPr>
                <w:tcW w:w="1899" w:type="pct"/>
              </w:tcPr>
            </w:tcPrChange>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18" w:author="Molly McEvilley [2]" w:date="2021-10-21T10:29:00Z"/>
                <w:rFonts w:cstheme="minorHAnsi"/>
              </w:rPr>
            </w:pPr>
            <w:ins w:id="519"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20" w:author="Molly McEvilley" w:date="2021-08-16T05:59:00Z"/>
          <w:del w:id="521" w:author="Molly McEvilley [2]" w:date="2021-10-21T10:30:00Z"/>
        </w:rPr>
      </w:pPr>
      <w:commentRangeStart w:id="522"/>
      <w:ins w:id="523" w:author="Molly McEvilley" w:date="2021-08-16T05:58:00Z">
        <w:del w:id="524" w:author="Molly McEvilley [2]" w:date="2021-10-21T10:13:00Z">
          <w:r w:rsidDel="00CF7A8F">
            <w:delText xml:space="preserve"> </w:delText>
          </w:r>
        </w:del>
        <w:del w:id="525" w:author="Molly McEvilley [2]" w:date="2021-10-21T10:30:00Z">
          <w:r w:rsidDel="00057659">
            <w:delText xml:space="preserve">1 </w:delText>
          </w:r>
        </w:del>
        <w:del w:id="526" w:author="Molly McEvilley [2]" w:date="2021-10-21T10:13:00Z">
          <w:r w:rsidDel="00CF7A8F">
            <w:delText xml:space="preserve">if </w:delText>
          </w:r>
        </w:del>
        <w:del w:id="527" w:author="Molly McEvilley [2]" w:date="2021-10-21T10:15:00Z">
          <w:r w:rsidDel="00B0669A">
            <w:delText>there is any enrollment matching the cri</w:delText>
          </w:r>
        </w:del>
      </w:ins>
      <w:ins w:id="528" w:author="Molly McEvilley" w:date="2021-08-16T05:59:00Z">
        <w:del w:id="529" w:author="Molly McEvilley [2]" w:date="2021-10-21T10:15:00Z">
          <w:r w:rsidDel="00B0669A">
            <w:delText>teria and 0 if there is not.</w:delText>
          </w:r>
        </w:del>
      </w:ins>
      <w:commentRangeEnd w:id="522"/>
      <w:del w:id="530" w:author="Molly McEvilley [2]" w:date="2021-10-21T10:30:00Z">
        <w:r w:rsidR="00B0669A" w:rsidDel="00057659">
          <w:rPr>
            <w:rStyle w:val="CommentReference"/>
            <w:rFonts w:eastAsiaTheme="minorHAnsi" w:cstheme="minorBidi"/>
          </w:rPr>
          <w:commentReference w:id="522"/>
        </w:r>
      </w:del>
    </w:p>
    <w:p w14:paraId="1C2439D1" w14:textId="5A61DB79" w:rsidR="000F1196" w:rsidRPr="00BC21DA" w:rsidRDefault="0003610D" w:rsidP="000F1196">
      <w:pPr>
        <w:spacing w:before="240"/>
        <w:rPr>
          <w:rFonts w:eastAsia="Times New Roman" w:cstheme="minorHAnsi"/>
        </w:rPr>
      </w:pPr>
      <w:ins w:id="531" w:author="Molly McEvilley" w:date="2021-08-16T05:59:00Z">
        <w:r>
          <w:t>For all other columns, h</w:t>
        </w:r>
      </w:ins>
      <w:del w:id="532"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33" w:name="_Toc79153957"/>
      <w:r>
        <w:t>Adult Age</w:t>
      </w:r>
      <w:r w:rsidRPr="00C52062">
        <w:t xml:space="preserve"> </w:t>
      </w:r>
      <w:r w:rsidR="007B705B" w:rsidRPr="00C52062">
        <w:t xml:space="preserve">Population Identifiers </w:t>
      </w:r>
      <w:r>
        <w:t xml:space="preserve">- </w:t>
      </w:r>
      <w:r w:rsidR="007B705B">
        <w:t>LSAPerson</w:t>
      </w:r>
      <w:bookmarkEnd w:id="533"/>
      <w:r w:rsidR="007B705B">
        <w:t xml:space="preserve"> </w:t>
      </w:r>
      <w:bookmarkEnd w:id="466"/>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34" w:author="Molly McEvilley [2]" w:date="2021-10-21T10:47:00Z">
              <w:r w:rsidRPr="00B158E1">
                <w:rPr>
                  <w:rPrChange w:id="535" w:author="Molly McEvilley [2]" w:date="2021-10-21T10:47:00Z">
                    <w:rPr>
                      <w:b/>
                      <w:bCs/>
                    </w:rPr>
                  </w:rPrChange>
                </w:rPr>
                <w:t>LSAProjectType</w:t>
              </w:r>
            </w:ins>
            <w:proofErr w:type="spellEnd"/>
            <w:del w:id="536"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37" w:name="_Hlk43369935"/>
      <w:r>
        <w:t xml:space="preserve">EST - </w:t>
      </w:r>
      <w:proofErr w:type="spellStart"/>
      <w:ins w:id="538" w:author="Molly McEvilley [2]" w:date="2021-10-21T10:47:00Z">
        <w:r w:rsidR="00B158E1">
          <w:rPr>
            <w:b/>
            <w:bCs/>
          </w:rPr>
          <w:t>LSA</w:t>
        </w:r>
        <w:r w:rsidR="00B158E1" w:rsidRPr="00845520">
          <w:rPr>
            <w:b/>
            <w:bCs/>
          </w:rPr>
          <w:t>ProjectType</w:t>
        </w:r>
        <w:proofErr w:type="spellEnd"/>
        <w:r w:rsidR="00B158E1">
          <w:t xml:space="preserve"> </w:t>
        </w:r>
      </w:ins>
      <w:del w:id="539" w:author="Molly McEvilley [2]" w:date="2021-10-21T10:47:00Z">
        <w:r w:rsidRPr="0054595F" w:rsidDel="00B158E1">
          <w:rPr>
            <w:b/>
            <w:bCs/>
          </w:rPr>
          <w:delText>ProjectType</w:delText>
        </w:r>
        <w:r w:rsidDel="00B158E1">
          <w:delText xml:space="preserve"> </w:delText>
        </w:r>
      </w:del>
      <w:r>
        <w:t>in (</w:t>
      </w:r>
      <w:ins w:id="540"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41" w:author="Molly McEvilley [2]" w:date="2021-10-21T10:47:00Z">
        <w:r w:rsidR="00B158E1">
          <w:rPr>
            <w:b/>
            <w:bCs/>
          </w:rPr>
          <w:t>LSA</w:t>
        </w:r>
        <w:r w:rsidR="00B158E1" w:rsidRPr="00845520">
          <w:rPr>
            <w:b/>
            <w:bCs/>
          </w:rPr>
          <w:t>ProjectType</w:t>
        </w:r>
        <w:proofErr w:type="spellEnd"/>
        <w:r w:rsidR="00B158E1">
          <w:t xml:space="preserve"> </w:t>
        </w:r>
      </w:ins>
      <w:del w:id="542"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43" w:author="Molly McEvilley [2]" w:date="2021-10-21T10:47:00Z">
        <w:r w:rsidR="00B158E1">
          <w:rPr>
            <w:b/>
            <w:bCs/>
          </w:rPr>
          <w:t>LSA</w:t>
        </w:r>
        <w:r w:rsidR="00B158E1" w:rsidRPr="00845520">
          <w:rPr>
            <w:b/>
            <w:bCs/>
          </w:rPr>
          <w:t>ProjectType</w:t>
        </w:r>
        <w:proofErr w:type="spellEnd"/>
        <w:r w:rsidR="00B158E1">
          <w:t xml:space="preserve"> </w:t>
        </w:r>
      </w:ins>
      <w:del w:id="544"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37"/>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45" w:name="_Toc37849777"/>
      <w:bookmarkStart w:id="546" w:name="_Toc79153958"/>
      <w:r>
        <w:t>LSAPerson</w:t>
      </w:r>
      <w:bookmarkEnd w:id="545"/>
      <w:bookmarkEnd w:id="546"/>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47" w:name="_Toc29188114"/>
      <w:bookmarkStart w:id="548" w:name="_Toc29188129"/>
      <w:bookmarkStart w:id="549" w:name="_Toc29188148"/>
      <w:bookmarkStart w:id="550" w:name="_Toc29188150"/>
      <w:bookmarkStart w:id="551" w:name="_Update_LSAPerson_CHTime"/>
      <w:bookmarkStart w:id="552" w:name="_Toc29188151"/>
      <w:bookmarkStart w:id="553" w:name="_Toc29188153"/>
      <w:bookmarkStart w:id="554" w:name="_Toc29188156"/>
      <w:bookmarkStart w:id="555" w:name="_Toc29188162"/>
      <w:bookmarkStart w:id="556" w:name="_Toc29188164"/>
      <w:bookmarkStart w:id="557" w:name="_Toc29188168"/>
      <w:bookmarkStart w:id="558" w:name="_Toc29188169"/>
      <w:bookmarkStart w:id="559" w:name="_Toc29188170"/>
      <w:bookmarkStart w:id="560" w:name="_Toc34144048"/>
      <w:bookmarkStart w:id="561" w:name="_Toc34144049"/>
      <w:bookmarkStart w:id="562" w:name="_Toc34144050"/>
      <w:bookmarkStart w:id="563" w:name="_Toc34144061"/>
      <w:bookmarkStart w:id="564" w:name="_Toc34144062"/>
      <w:bookmarkStart w:id="565" w:name="_Toc34144077"/>
      <w:bookmarkStart w:id="566" w:name="_Toc34144078"/>
      <w:bookmarkStart w:id="567" w:name="_Toc34144079"/>
      <w:bookmarkStart w:id="568" w:name="_Toc34144080"/>
      <w:bookmarkStart w:id="569" w:name="_Toc34144081"/>
      <w:bookmarkStart w:id="570" w:name="_Toc34144127"/>
      <w:bookmarkStart w:id="571" w:name="_Toc34144128"/>
      <w:bookmarkStart w:id="572" w:name="_Toc34144129"/>
      <w:bookmarkStart w:id="573" w:name="_Toc34144142"/>
      <w:bookmarkStart w:id="574" w:name="_Toc34144143"/>
      <w:bookmarkStart w:id="575" w:name="_Toc34144152"/>
      <w:bookmarkStart w:id="576" w:name="_Toc34144153"/>
      <w:bookmarkStart w:id="577" w:name="_Toc34144154"/>
      <w:bookmarkStart w:id="578" w:name="_Toc34144155"/>
      <w:bookmarkStart w:id="579" w:name="_Toc34144156"/>
      <w:bookmarkStart w:id="580" w:name="_Toc34144208"/>
      <w:bookmarkStart w:id="581" w:name="_Toc34144209"/>
      <w:bookmarkStart w:id="582" w:name="_Toc34144210"/>
      <w:bookmarkStart w:id="583" w:name="_Toc34144221"/>
      <w:bookmarkStart w:id="584" w:name="_Toc34144222"/>
      <w:bookmarkStart w:id="585" w:name="_Toc34144231"/>
      <w:bookmarkStart w:id="586" w:name="_Toc34144232"/>
      <w:bookmarkStart w:id="587" w:name="_Toc34144233"/>
      <w:bookmarkStart w:id="588" w:name="_Toc34144234"/>
      <w:bookmarkStart w:id="589" w:name="_Toc34144235"/>
      <w:bookmarkStart w:id="590" w:name="_Toc34144287"/>
      <w:bookmarkStart w:id="591" w:name="_Toc34144288"/>
      <w:bookmarkStart w:id="592" w:name="_Toc34144289"/>
      <w:bookmarkStart w:id="593" w:name="_Toc34144290"/>
      <w:bookmarkStart w:id="594" w:name="_Toc34144299"/>
      <w:bookmarkStart w:id="595" w:name="_Toc34144300"/>
      <w:bookmarkStart w:id="596" w:name="_Toc34144309"/>
      <w:bookmarkStart w:id="597" w:name="_Toc34144310"/>
      <w:bookmarkStart w:id="598" w:name="_Toc34144311"/>
      <w:bookmarkStart w:id="599" w:name="_Toc34144312"/>
      <w:bookmarkStart w:id="600" w:name="_Toc34144313"/>
      <w:bookmarkStart w:id="601" w:name="_Toc34144341"/>
      <w:bookmarkStart w:id="602" w:name="_Toc34144342"/>
      <w:bookmarkStart w:id="603" w:name="_Toc34144343"/>
      <w:bookmarkStart w:id="604" w:name="_Toc34144362"/>
      <w:bookmarkStart w:id="605" w:name="_Toc34144363"/>
      <w:bookmarkStart w:id="606" w:name="_Toc34144372"/>
      <w:bookmarkStart w:id="607" w:name="_Toc34144373"/>
      <w:bookmarkStart w:id="608" w:name="_Toc29163965"/>
      <w:bookmarkStart w:id="609" w:name="_Toc34144425"/>
      <w:bookmarkStart w:id="610" w:name="_Toc34144426"/>
      <w:bookmarkStart w:id="611" w:name="_Toc34144427"/>
      <w:bookmarkStart w:id="612" w:name="_Toc34144428"/>
      <w:bookmarkStart w:id="613" w:name="_Toc34144429"/>
      <w:bookmarkStart w:id="614" w:name="_Toc34144430"/>
      <w:bookmarkStart w:id="615" w:name="_Toc34144431"/>
      <w:bookmarkStart w:id="616" w:name="_Toc34144432"/>
      <w:bookmarkStart w:id="617" w:name="_Toc34144433"/>
      <w:bookmarkStart w:id="618" w:name="_Toc34144434"/>
      <w:bookmarkStart w:id="619" w:name="_Toc34144435"/>
      <w:bookmarkStart w:id="620" w:name="_Toc34144436"/>
      <w:bookmarkStart w:id="621" w:name="_Toc34144437"/>
      <w:bookmarkStart w:id="622" w:name="_Toc34144438"/>
      <w:bookmarkStart w:id="623" w:name="_Toc34144439"/>
      <w:bookmarkStart w:id="624" w:name="_Toc34144440"/>
      <w:bookmarkStart w:id="625" w:name="_Toc34144441"/>
      <w:bookmarkStart w:id="626" w:name="_Toc34144442"/>
      <w:bookmarkStart w:id="627" w:name="_Toc34144443"/>
      <w:bookmarkStart w:id="628" w:name="_Toc34144474"/>
      <w:bookmarkStart w:id="629" w:name="_Toc34144475"/>
      <w:bookmarkStart w:id="630" w:name="_Toc34144484"/>
      <w:bookmarkStart w:id="631" w:name="_Toc34144485"/>
      <w:bookmarkStart w:id="632" w:name="_Toc34144537"/>
      <w:bookmarkStart w:id="633" w:name="_Toc34144538"/>
      <w:bookmarkStart w:id="634" w:name="_Toc34144539"/>
      <w:bookmarkStart w:id="635" w:name="_Toc34144540"/>
      <w:bookmarkStart w:id="636" w:name="_Toc34144541"/>
      <w:bookmarkStart w:id="637" w:name="_Toc34144542"/>
      <w:bookmarkStart w:id="638" w:name="_Toc34144543"/>
      <w:bookmarkStart w:id="639" w:name="_Toc34144544"/>
      <w:bookmarkStart w:id="640" w:name="_Toc34144545"/>
      <w:bookmarkStart w:id="641" w:name="_Toc34144546"/>
      <w:bookmarkStart w:id="642" w:name="_Toc34144547"/>
      <w:bookmarkStart w:id="643" w:name="_Toc34144548"/>
      <w:bookmarkStart w:id="644" w:name="_Toc34144549"/>
      <w:bookmarkStart w:id="645" w:name="_Toc34144550"/>
      <w:bookmarkStart w:id="646" w:name="_Toc34144551"/>
      <w:bookmarkStart w:id="647" w:name="_Toc34144552"/>
      <w:bookmarkStart w:id="648" w:name="_Toc34144553"/>
      <w:bookmarkStart w:id="649" w:name="_Toc34144554"/>
      <w:bookmarkStart w:id="650" w:name="_Toc34144555"/>
      <w:bookmarkStart w:id="651" w:name="_Set_Population_Identifiers_1"/>
      <w:bookmarkStart w:id="652" w:name="_Toc31197160"/>
      <w:bookmarkStart w:id="653" w:name="_Toc31197161"/>
      <w:bookmarkStart w:id="654" w:name="_Toc31197162"/>
      <w:bookmarkStart w:id="655" w:name="_Toc31197175"/>
      <w:bookmarkStart w:id="656" w:name="_Toc31197176"/>
      <w:bookmarkStart w:id="657" w:name="_Toc31197192"/>
      <w:bookmarkStart w:id="658" w:name="_Toc31197193"/>
      <w:bookmarkStart w:id="659" w:name="_Toc31197194"/>
      <w:bookmarkStart w:id="660" w:name="_Toc31197195"/>
      <w:bookmarkStart w:id="661" w:name="_Toc31197196"/>
      <w:bookmarkStart w:id="662" w:name="_Set_Population_Identifiers_3"/>
      <w:bookmarkStart w:id="663" w:name="_Toc34144556"/>
      <w:bookmarkStart w:id="664" w:name="_Toc34144557"/>
      <w:bookmarkStart w:id="665" w:name="_Toc34144558"/>
      <w:bookmarkStart w:id="666" w:name="_Toc34144589"/>
      <w:bookmarkStart w:id="667" w:name="_Toc34144590"/>
      <w:bookmarkStart w:id="668" w:name="_Toc34144609"/>
      <w:bookmarkStart w:id="669" w:name="_Toc34144610"/>
      <w:bookmarkStart w:id="670" w:name="_Toc34144611"/>
      <w:bookmarkStart w:id="671" w:name="_Toc34144612"/>
      <w:bookmarkStart w:id="672" w:name="_Toc34144613"/>
      <w:bookmarkStart w:id="673" w:name="_Toc34144614"/>
      <w:bookmarkStart w:id="674" w:name="_Toc34144615"/>
      <w:bookmarkStart w:id="675" w:name="_Toc34144616"/>
      <w:bookmarkStart w:id="676" w:name="_Toc34144617"/>
      <w:bookmarkStart w:id="677" w:name="_Toc34144618"/>
      <w:bookmarkStart w:id="678" w:name="_Toc34144619"/>
      <w:bookmarkStart w:id="679" w:name="_Toc34144620"/>
      <w:bookmarkStart w:id="680" w:name="_Toc34144621"/>
      <w:bookmarkStart w:id="681" w:name="_Toc34144622"/>
      <w:bookmarkStart w:id="682" w:name="_Toc34144623"/>
      <w:bookmarkStart w:id="683" w:name="_HHAdultAge"/>
      <w:bookmarkStart w:id="684" w:name="_Toc34144624"/>
      <w:bookmarkStart w:id="685" w:name="_Toc34144625"/>
      <w:bookmarkStart w:id="686" w:name="_Toc34144647"/>
      <w:bookmarkStart w:id="687" w:name="_Toc34144648"/>
      <w:bookmarkStart w:id="688" w:name="_Toc34144649"/>
      <w:bookmarkStart w:id="689" w:name="_Toc34144650"/>
      <w:bookmarkStart w:id="690" w:name="_Toc34144651"/>
      <w:bookmarkStart w:id="691" w:name="_Toc34144652"/>
      <w:bookmarkStart w:id="692" w:name="_Toc34144653"/>
      <w:bookmarkStart w:id="693" w:name="_Toc34144654"/>
      <w:bookmarkStart w:id="694" w:name="_Toc34144655"/>
      <w:bookmarkStart w:id="695" w:name="_Toc34144656"/>
      <w:bookmarkStart w:id="696" w:name="_Toc34144657"/>
      <w:bookmarkStart w:id="697" w:name="_Toc34144686"/>
      <w:bookmarkStart w:id="698" w:name="_Toc34144687"/>
      <w:bookmarkStart w:id="699" w:name="_Toc34144740"/>
      <w:bookmarkStart w:id="700" w:name="_Toc34144741"/>
      <w:bookmarkStart w:id="701" w:name="_Toc34144742"/>
      <w:bookmarkStart w:id="702" w:name="_Toc34144743"/>
      <w:bookmarkStart w:id="703" w:name="_Toc34144744"/>
      <w:bookmarkStart w:id="704" w:name="_Toc34144745"/>
      <w:bookmarkStart w:id="705" w:name="_Toc34144746"/>
      <w:bookmarkStart w:id="706" w:name="_Toc34144747"/>
      <w:bookmarkStart w:id="707" w:name="_Toc34144799"/>
      <w:bookmarkStart w:id="708" w:name="_Toc34144800"/>
      <w:bookmarkStart w:id="709" w:name="_Toc34144801"/>
      <w:bookmarkStart w:id="710" w:name="_Toc34144802"/>
      <w:bookmarkStart w:id="711" w:name="_Toc34144803"/>
      <w:bookmarkStart w:id="712" w:name="_Toc34144804"/>
      <w:bookmarkStart w:id="713" w:name="_Toc34144805"/>
      <w:bookmarkStart w:id="714" w:name="_Toc34144833"/>
      <w:bookmarkStart w:id="715" w:name="_Toc34144834"/>
      <w:bookmarkStart w:id="716" w:name="_Toc34144835"/>
      <w:bookmarkStart w:id="717" w:name="_Toc34144836"/>
      <w:bookmarkStart w:id="718" w:name="_Toc34144837"/>
      <w:bookmarkStart w:id="719" w:name="_Toc34144838"/>
      <w:bookmarkStart w:id="720" w:name="_Toc34144839"/>
      <w:bookmarkStart w:id="721" w:name="_Toc34144891"/>
      <w:bookmarkStart w:id="722" w:name="_Toc34144892"/>
      <w:bookmarkStart w:id="723" w:name="_Toc34144893"/>
      <w:bookmarkStart w:id="724" w:name="_Toc34144894"/>
      <w:bookmarkStart w:id="725" w:name="_Toc34144895"/>
      <w:bookmarkStart w:id="726" w:name="_Toc34144896"/>
      <w:bookmarkStart w:id="727" w:name="_Toc34144897"/>
      <w:bookmarkStart w:id="728" w:name="_Toc34144949"/>
      <w:bookmarkStart w:id="729" w:name="_Toc34144950"/>
      <w:bookmarkStart w:id="730" w:name="_Toc34144951"/>
      <w:bookmarkStart w:id="731" w:name="_Toc34144952"/>
      <w:bookmarkStart w:id="732" w:name="_Toc34144953"/>
      <w:bookmarkStart w:id="733" w:name="_Toc34144954"/>
      <w:bookmarkStart w:id="734" w:name="_Toc34144955"/>
      <w:bookmarkStart w:id="735" w:name="_Toc34144980"/>
      <w:bookmarkStart w:id="736" w:name="_Toc34144981"/>
      <w:bookmarkStart w:id="737" w:name="_Toc34144982"/>
      <w:bookmarkStart w:id="738" w:name="_Toc34144983"/>
      <w:bookmarkStart w:id="739" w:name="_Toc34144984"/>
      <w:bookmarkStart w:id="740" w:name="_Toc34144985"/>
      <w:bookmarkStart w:id="741" w:name="_Toc34144986"/>
      <w:bookmarkStart w:id="742" w:name="_Toc34145011"/>
      <w:bookmarkStart w:id="743" w:name="_Toc34145012"/>
      <w:bookmarkStart w:id="744" w:name="_Toc34145013"/>
      <w:bookmarkStart w:id="745" w:name="_Toc34145014"/>
      <w:bookmarkStart w:id="746" w:name="_Toc34145015"/>
      <w:bookmarkStart w:id="747" w:name="_Toc34145016"/>
      <w:bookmarkStart w:id="748" w:name="_Toc34145017"/>
      <w:bookmarkStart w:id="749" w:name="_Toc34145069"/>
      <w:bookmarkStart w:id="750" w:name="_Toc34145070"/>
      <w:bookmarkStart w:id="751" w:name="_Toc34145071"/>
      <w:bookmarkStart w:id="752" w:name="_Toc34145072"/>
      <w:bookmarkStart w:id="753" w:name="_Toc34145073"/>
      <w:bookmarkStart w:id="754" w:name="_Toc34145074"/>
      <w:bookmarkStart w:id="755" w:name="_Toc506721205"/>
      <w:bookmarkEnd w:id="361"/>
      <w:bookmarkEnd w:id="362"/>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r>
        <w:br w:type="page"/>
      </w:r>
    </w:p>
    <w:p w14:paraId="65BA16A7" w14:textId="21D9A953" w:rsidR="00E158FC" w:rsidRPr="00C52062" w:rsidRDefault="00E158FC" w:rsidP="00E158FC">
      <w:pPr>
        <w:pStyle w:val="Heading1"/>
      </w:pPr>
      <w:bookmarkStart w:id="756" w:name="_HMIS_Business_Logic:_2"/>
      <w:bookmarkStart w:id="757" w:name="_Toc37849778"/>
      <w:bookmarkStart w:id="758" w:name="_Toc79153959"/>
      <w:bookmarkEnd w:id="756"/>
      <w:r w:rsidRPr="00C52062">
        <w:lastRenderedPageBreak/>
        <w:t>HMIS Business Logic</w:t>
      </w:r>
      <w:r>
        <w:t xml:space="preserve">: </w:t>
      </w:r>
      <w:proofErr w:type="spellStart"/>
      <w:r>
        <w:t>LSAHousehold</w:t>
      </w:r>
      <w:bookmarkEnd w:id="757"/>
      <w:bookmarkEnd w:id="758"/>
      <w:proofErr w:type="spellEnd"/>
    </w:p>
    <w:p w14:paraId="4C5B0BA6" w14:textId="7443B573" w:rsidR="00F25CD0" w:rsidRDefault="00F25CD0" w:rsidP="0088191A">
      <w:pPr>
        <w:pStyle w:val="Heading2"/>
      </w:pPr>
      <w:bookmarkStart w:id="759" w:name="_Get_Distinct_Households"/>
      <w:bookmarkStart w:id="760" w:name="_Toc37849779"/>
      <w:bookmarkStart w:id="761" w:name="_Toc79153960"/>
      <w:bookmarkEnd w:id="755"/>
      <w:bookmarkEnd w:id="759"/>
      <w:r w:rsidRPr="00C52062">
        <w:t xml:space="preserve">Get </w:t>
      </w:r>
      <w:r>
        <w:t>Distinct</w:t>
      </w:r>
      <w:r w:rsidRPr="00C52062">
        <w:t xml:space="preserve"> Households for </w:t>
      </w:r>
      <w:proofErr w:type="spellStart"/>
      <w:r w:rsidRPr="00C52062">
        <w:t>LSAHousehold</w:t>
      </w:r>
      <w:bookmarkEnd w:id="760"/>
      <w:bookmarkEnd w:id="761"/>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29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6s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LucfqyaAwAAOwsA&#10;AA4AAAAAAAAAAAAAAAAALgIAAGRycy9lMm9Eb2MueG1sUEsBAi0AFAAGAAgAAAAhABFZ5tLcAAAA&#10;BAEAAA8AAAAAAAAAAAAAAAAA9AUAAGRycy9kb3ducmV2LnhtbFBLBQYAAAAABAAEAPMAAAD9BgAA&#10;AAA=&#10;">
                <v:shape id="AutoShape 15" o:spid="_x0000_s130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62" w:name="_Set_Population_Identifiers_2"/>
      <w:bookmarkStart w:id="763" w:name="_Toc37849780"/>
      <w:bookmarkStart w:id="764" w:name="_Toc79153961"/>
      <w:bookmarkEnd w:id="762"/>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763"/>
      <w:bookmarkEnd w:id="764"/>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">
                <v:shape id="AutoShape 448" o:spid="_x0000_s130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0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0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08"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0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0"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U5dJ0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65" w:name="_HHAdultAge_1"/>
      <w:bookmarkEnd w:id="765"/>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66"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67" w:name="_Toc37849781"/>
      <w:bookmarkStart w:id="768"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67"/>
      <w:bookmarkEnd w:id="768"/>
      <w:proofErr w:type="spellEnd"/>
      <w:r w:rsidR="002B6231" w:rsidRPr="00C52062">
        <w:t xml:space="preserve"> </w:t>
      </w:r>
      <w:bookmarkEnd w:id="76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MKqiKc8DAACSCwAADgAA&#10;AAAAAAAAAAAAAAAuAgAAZHJzL2Uyb0RvYy54bWxQSwECLQAUAAYACAAAACEAM5BrbNwAAAAEAQAA&#10;DwAAAAAAAAAAAAAAAAApBgAAZHJzL2Rvd25yZXYueG1sUEsFBgAAAAAEAAQA8wAAADIHAAAAAA==&#10;">
                <v:shape id="AutoShape 390" o:spid="_x0000_s131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69" w:author="Molly McEvilley [2]" w:date="2021-10-21T10:47:00Z">
              <w:r w:rsidRPr="00B158E1">
                <w:rPr>
                  <w:rPrChange w:id="770" w:author="Molly McEvilley [2]" w:date="2021-10-21T10:47:00Z">
                    <w:rPr>
                      <w:b/>
                      <w:bCs/>
                    </w:rPr>
                  </w:rPrChange>
                </w:rPr>
                <w:t>LSAProjectType</w:t>
              </w:r>
            </w:ins>
            <w:proofErr w:type="spellEnd"/>
            <w:del w:id="771"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7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73" w:name="_Toc37849782"/>
      <w:bookmarkStart w:id="774"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73"/>
      <w:bookmarkEnd w:id="774"/>
      <w:proofErr w:type="spellEnd"/>
      <w:r>
        <w:t xml:space="preserve"> </w:t>
      </w:r>
      <w:bookmarkEnd w:id="77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Ip0k4vwMAAHELAAAOAAAAAAAAAAAAAAAAAC4CAABk&#10;cnMvZTJvRG9jLnhtbFBLAQItABQABgAIAAAAIQAzkGts3AAAAAQBAAAPAAAAAAAAAAAAAAAAABkG&#10;AABkcnMvZG93bnJldi54bWxQSwUGAAAAAAQABADzAAAAIgc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75" w:name="_Toc37849783"/>
      <w:bookmarkStart w:id="776" w:name="_Toc79153964"/>
      <w:bookmarkStart w:id="77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75"/>
      <w:bookmarkEnd w:id="776"/>
      <w:proofErr w:type="spellEnd"/>
      <w:r w:rsidR="002B6231" w:rsidRPr="00C52062">
        <w:t xml:space="preserve"> </w:t>
      </w:r>
      <w:bookmarkEnd w:id="77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78" w:name="_AHAR_CSV_Files"/>
      <w:bookmarkStart w:id="779" w:name="_Toc37849784"/>
      <w:bookmarkStart w:id="780" w:name="_Toc79153965"/>
      <w:bookmarkStart w:id="781" w:name="_Toc499543995"/>
      <w:bookmarkStart w:id="782" w:name="_Toc506721209"/>
      <w:bookmarkStart w:id="783" w:name="_Toc497116480"/>
      <w:bookmarkStart w:id="784" w:name="_Hlk496773519"/>
      <w:bookmarkStart w:id="785" w:name="_Toc506721210"/>
      <w:bookmarkEnd w:id="778"/>
      <w:r>
        <w:t>EST/RRH/</w:t>
      </w:r>
      <w:proofErr w:type="spellStart"/>
      <w:r>
        <w:t>PSHLivingSit</w:t>
      </w:r>
      <w:proofErr w:type="spellEnd"/>
      <w:r>
        <w:t xml:space="preserve"> – </w:t>
      </w:r>
      <w:proofErr w:type="spellStart"/>
      <w:r w:rsidRPr="00C52062">
        <w:t>LSAHousehold</w:t>
      </w:r>
      <w:bookmarkEnd w:id="779"/>
      <w:bookmarkEnd w:id="78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1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">
                <v:shape id="AutoShape 448" o:spid="_x0000_s132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786"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87" w:name="_EST/RRH/PSHDestination–_LSAHousehol"/>
      <w:bookmarkStart w:id="788" w:name="_Toc37849785"/>
      <w:bookmarkStart w:id="789" w:name="_Toc79153966"/>
      <w:bookmarkEnd w:id="787"/>
      <w:r>
        <w:lastRenderedPageBreak/>
        <w:t>EST/RRH/</w:t>
      </w:r>
      <w:proofErr w:type="spellStart"/>
      <w:r>
        <w:t>PSHDestination</w:t>
      </w:r>
      <w:proofErr w:type="spellEnd"/>
      <w:r w:rsidR="006F09FD">
        <w:t xml:space="preserve"> </w:t>
      </w:r>
      <w:r>
        <w:t xml:space="preserve">– </w:t>
      </w:r>
      <w:proofErr w:type="spellStart"/>
      <w:r w:rsidRPr="00C52062">
        <w:t>LSAHousehold</w:t>
      </w:r>
      <w:bookmarkEnd w:id="788"/>
      <w:bookmarkEnd w:id="789"/>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2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">
                <v:shape id="AutoShape 448" o:spid="_x0000_s132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2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2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790" w:author="Molly McEvilley [2]" w:date="2021-10-21T10:47:00Z">
              <w:r>
                <w:t>LSA</w:t>
              </w:r>
            </w:ins>
            <w:r w:rsidR="00525BD5" w:rsidRPr="008B23F6">
              <w:t>ProjectType</w:t>
            </w:r>
            <w:proofErr w:type="spellEnd"/>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91" w:name="_Toc37849786"/>
    </w:p>
    <w:p w14:paraId="62F91D64" w14:textId="01BA0CD7" w:rsidR="0019166A" w:rsidRDefault="0019166A" w:rsidP="0088191A">
      <w:pPr>
        <w:pStyle w:val="Heading2"/>
      </w:pPr>
      <w:bookmarkStart w:id="792" w:name="_Toc79153967"/>
      <w:r w:rsidRPr="00EE1280">
        <w:lastRenderedPageBreak/>
        <w:t>EST/RRH/PSH</w:t>
      </w:r>
      <w:r>
        <w:t xml:space="preserve"> Population Identifiers</w:t>
      </w:r>
      <w:bookmarkEnd w:id="791"/>
      <w:bookmarkEnd w:id="79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3"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p8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Pt1OnzBAwAAcQsAAA4AAAAAAAAAAAAAAAAALgIA&#10;AGRycy9lMm9Eb2MueG1sUEsBAi0AFAAGAAgAAAAhADOQa2zcAAAABAEAAA8AAAAAAAAAAAAAAAAA&#10;GwYAAGRycy9kb3ducmV2LnhtbFBLBQYAAAAABAAEAPMAAAAkBwAAAAA=&#10;">
                <v:shape id="AutoShape 390" o:spid="_x0000_s1334"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5"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6"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793"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794" w:author="Molly McEvilley [2]" w:date="2021-10-21T10:48:00Z">
        <w:r w:rsidR="00B158E1">
          <w:rPr>
            <w:b/>
            <w:bCs/>
          </w:rPr>
          <w:t>LSA</w:t>
        </w:r>
        <w:r w:rsidR="00B158E1" w:rsidRPr="00845520">
          <w:rPr>
            <w:b/>
            <w:bCs/>
          </w:rPr>
          <w:t>ProjectType</w:t>
        </w:r>
        <w:proofErr w:type="spellEnd"/>
        <w:r w:rsidR="00B158E1">
          <w:t xml:space="preserve"> </w:t>
        </w:r>
      </w:ins>
      <w:del w:id="795" w:author="Molly McEvilley [2]" w:date="2021-10-21T10:48:00Z">
        <w:r w:rsidRPr="002C297C" w:rsidDel="00B158E1">
          <w:rPr>
            <w:b/>
            <w:bCs/>
          </w:rPr>
          <w:delText>ProjectType</w:delText>
        </w:r>
        <w:r w:rsidDel="00B158E1">
          <w:delText xml:space="preserve"> </w:delText>
        </w:r>
      </w:del>
      <w:r>
        <w:t>in (</w:t>
      </w:r>
      <w:ins w:id="796"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797" w:author="Molly McEvilley [2]" w:date="2021-10-21T10:48:00Z">
        <w:r w:rsidR="00B158E1">
          <w:rPr>
            <w:b/>
            <w:bCs/>
          </w:rPr>
          <w:t>LSA</w:t>
        </w:r>
        <w:r w:rsidR="00B158E1" w:rsidRPr="00845520">
          <w:rPr>
            <w:b/>
            <w:bCs/>
          </w:rPr>
          <w:t>ProjectType</w:t>
        </w:r>
        <w:proofErr w:type="spellEnd"/>
        <w:r w:rsidR="00B158E1">
          <w:t xml:space="preserve"> </w:t>
        </w:r>
      </w:ins>
      <w:del w:id="798"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799" w:author="Molly McEvilley [2]" w:date="2021-10-21T10:48:00Z">
        <w:r w:rsidR="00B158E1">
          <w:rPr>
            <w:b/>
            <w:bCs/>
          </w:rPr>
          <w:t>LSA</w:t>
        </w:r>
        <w:r w:rsidR="00B158E1" w:rsidRPr="00845520">
          <w:rPr>
            <w:b/>
            <w:bCs/>
          </w:rPr>
          <w:t>ProjectType</w:t>
        </w:r>
        <w:proofErr w:type="spellEnd"/>
        <w:r w:rsidR="00B158E1">
          <w:t xml:space="preserve"> </w:t>
        </w:r>
      </w:ins>
      <w:del w:id="800"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01" w:author="Molly McEvilley [2]" w:date="2021-10-21T10:48:00Z">
        <w:r w:rsidR="006C22C3">
          <w:rPr>
            <w:b/>
            <w:bCs/>
          </w:rPr>
          <w:t>LSA</w:t>
        </w:r>
        <w:r w:rsidR="006C22C3" w:rsidRPr="00845520">
          <w:rPr>
            <w:b/>
            <w:bCs/>
          </w:rPr>
          <w:t>ProjectType</w:t>
        </w:r>
      </w:ins>
      <w:proofErr w:type="spellEnd"/>
      <w:del w:id="802"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03" w:author="Molly McEvilley [2]" w:date="2021-10-21T10:48:00Z">
        <w:r w:rsidR="006C22C3">
          <w:rPr>
            <w:b/>
            <w:bCs/>
          </w:rPr>
          <w:t>LSA</w:t>
        </w:r>
        <w:r w:rsidR="006C22C3" w:rsidRPr="00845520">
          <w:rPr>
            <w:b/>
            <w:bCs/>
          </w:rPr>
          <w:t>ProjectType</w:t>
        </w:r>
        <w:proofErr w:type="spellEnd"/>
        <w:r w:rsidR="006C22C3">
          <w:t xml:space="preserve"> </w:t>
        </w:r>
      </w:ins>
      <w:del w:id="804"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05" w:author="Molly McEvilley [2]" w:date="2021-10-21T10:48:00Z">
        <w:r w:rsidR="006C22C3">
          <w:rPr>
            <w:b/>
            <w:bCs/>
          </w:rPr>
          <w:t>LSA</w:t>
        </w:r>
        <w:r w:rsidR="006C22C3" w:rsidRPr="00845520">
          <w:rPr>
            <w:b/>
            <w:bCs/>
          </w:rPr>
          <w:t>ProjectType</w:t>
        </w:r>
        <w:proofErr w:type="spellEnd"/>
        <w:r w:rsidR="006C22C3">
          <w:t xml:space="preserve"> </w:t>
        </w:r>
      </w:ins>
      <w:del w:id="806"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07" w:author="Molly McEvilley [2]" w:date="2021-10-21T10:48:00Z">
        <w:r w:rsidR="006C22C3">
          <w:rPr>
            <w:b/>
            <w:bCs/>
          </w:rPr>
          <w:t>LSA</w:t>
        </w:r>
        <w:r w:rsidR="006C22C3" w:rsidRPr="00845520">
          <w:rPr>
            <w:b/>
            <w:bCs/>
          </w:rPr>
          <w:t>ProjectType</w:t>
        </w:r>
        <w:proofErr w:type="spellEnd"/>
        <w:r w:rsidR="006C22C3">
          <w:t xml:space="preserve"> </w:t>
        </w:r>
      </w:ins>
      <w:del w:id="808"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09" w:author="Molly McEvilley [2]" w:date="2021-10-21T10:48:00Z">
        <w:r w:rsidR="006C22C3">
          <w:rPr>
            <w:b/>
            <w:bCs/>
          </w:rPr>
          <w:t>LSA</w:t>
        </w:r>
        <w:r w:rsidR="006C22C3" w:rsidRPr="00845520">
          <w:rPr>
            <w:b/>
            <w:bCs/>
          </w:rPr>
          <w:t>ProjectType</w:t>
        </w:r>
        <w:proofErr w:type="spellEnd"/>
        <w:r w:rsidR="006C22C3">
          <w:t xml:space="preserve"> </w:t>
        </w:r>
      </w:ins>
      <w:del w:id="810"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11" w:author="Molly McEvilley [2]" w:date="2021-10-21T10:48:00Z">
        <w:r w:rsidR="006C22C3">
          <w:rPr>
            <w:b/>
            <w:bCs/>
          </w:rPr>
          <w:t>LSA</w:t>
        </w:r>
        <w:r w:rsidR="006C22C3" w:rsidRPr="00845520">
          <w:rPr>
            <w:b/>
            <w:bCs/>
          </w:rPr>
          <w:t>ProjectType</w:t>
        </w:r>
        <w:proofErr w:type="spellEnd"/>
        <w:r w:rsidR="006C22C3">
          <w:t xml:space="preserve"> </w:t>
        </w:r>
      </w:ins>
      <w:del w:id="812"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13" w:name="_Toc37849787"/>
      <w:bookmarkStart w:id="814" w:name="_Toc79153968"/>
      <w:r w:rsidRPr="00EE1280">
        <w:t>System Engagement</w:t>
      </w:r>
      <w:r w:rsidRPr="00C52062">
        <w:t xml:space="preserve"> Status and Return Time</w:t>
      </w:r>
      <w:bookmarkEnd w:id="813"/>
      <w:bookmarkEnd w:id="81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7"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g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S4TQ7251+QxJMDoUHCiQMGi0+UxJD8Ump/afHTOcEvlOQSJ9ZRoHZhxsxwFTBRzNaeEM&#10;JWGycaGG7Toj6gZ8J4iH0p5OlUC0D3Hg20Ru/1ySL0eS3wM9Ck+PjIwEIQNDSIpZ8sH+FNbPLxdp&#10;+mW9+DrrRwKNxWqk7y/WZ0esX/lndmDb/531wK6goIfSvjrm+EYF8Sz2ahDPqbijEHx87kAosfxB&#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AQcoqC8AwAAiQsAAA4AAAAAAAAAAAAAAAAALgIAAGRycy9l&#10;Mm9Eb2MueG1sUEsBAi0AFAAGAAgAAAAhAM51yUDbAAAABAEAAA8AAAAAAAAAAAAAAAAAFgYAAGRy&#10;cy9kb3ducmV2LnhtbFBLBQYAAAAABAAEAPMAAAAeBwAAAAA=&#10;">
                <v:shape id="AutoShape 448" o:spid="_x0000_s133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0"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781"/>
    <w:bookmarkEnd w:id="78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lastRenderedPageBreak/>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lastRenderedPageBreak/>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83"/>
      <w:bookmarkEnd w:id="784"/>
    </w:tbl>
    <w:p w14:paraId="0E1486B3" w14:textId="77777777" w:rsidR="00300425" w:rsidRDefault="00300425" w:rsidP="008F2C7B"/>
    <w:p w14:paraId="54D9E0C2" w14:textId="71BC3D12" w:rsidR="00466A69" w:rsidRDefault="00466A69" w:rsidP="0088191A">
      <w:pPr>
        <w:pStyle w:val="Heading2"/>
      </w:pPr>
      <w:bookmarkStart w:id="815" w:name="_Dates_Housed_in"/>
      <w:bookmarkStart w:id="816" w:name="_Toc37849788"/>
      <w:bookmarkStart w:id="817" w:name="_Toc79153969"/>
      <w:bookmarkEnd w:id="815"/>
      <w:proofErr w:type="spellStart"/>
      <w:r w:rsidRPr="00EE1280">
        <w:t>RRHPreMoveInDays</w:t>
      </w:r>
      <w:proofErr w:type="spellEnd"/>
      <w:r w:rsidRPr="00EE1280">
        <w:t xml:space="preserve"> </w:t>
      </w:r>
      <w:r w:rsidR="007E42C3">
        <w:t>–</w:t>
      </w:r>
      <w:r>
        <w:t xml:space="preserve"> </w:t>
      </w:r>
      <w:proofErr w:type="spellStart"/>
      <w:r>
        <w:t>LSAHousehold</w:t>
      </w:r>
      <w:bookmarkEnd w:id="816"/>
      <w:bookmarkEnd w:id="81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7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GgiJXu7AwAAcQsAAA4AAAAAAAAAAAAAAAAALgIAAGRycy9l&#10;Mm9Eb2MueG1sUEsBAi0AFAAGAAgAAAAhADOQa2zcAAAABAEAAA8AAAAAAAAAAAAAAAAAFQYAAGRy&#10;cy9kb3ducmV2LnhtbFBLBQYAAAAABAAEAPMAAAAeBw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18" w:author="Molly McEvilley [2]" w:date="2021-10-21T10:48:00Z">
              <w:r w:rsidRPr="00A44F54">
                <w:rPr>
                  <w:rPrChange w:id="819" w:author="Molly McEvilley [2]" w:date="2021-10-21T10:48:00Z">
                    <w:rPr>
                      <w:b/>
                      <w:bCs/>
                    </w:rPr>
                  </w:rPrChange>
                </w:rPr>
                <w:t>LSAProjectType</w:t>
              </w:r>
            </w:ins>
            <w:proofErr w:type="spellEnd"/>
            <w:del w:id="820"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821" w:author="Molly McEvilley [2]" w:date="2021-10-21T10:49:00Z">
        <w:r w:rsidR="00A44F54">
          <w:rPr>
            <w:b/>
            <w:bCs/>
          </w:rPr>
          <w:t>LSA</w:t>
        </w:r>
        <w:r w:rsidR="00A44F54" w:rsidRPr="00845520">
          <w:rPr>
            <w:b/>
            <w:bCs/>
          </w:rPr>
          <w:t>ProjectType</w:t>
        </w:r>
      </w:ins>
      <w:proofErr w:type="spellEnd"/>
      <w:del w:id="822"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23" w:name="_Dates_Housed_in_1"/>
      <w:bookmarkStart w:id="824" w:name="_Toc37849789"/>
      <w:bookmarkStart w:id="825" w:name="_Toc79153970"/>
      <w:bookmarkEnd w:id="823"/>
      <w:r>
        <w:t>Dates Housed in PSH or RRH (</w:t>
      </w:r>
      <w:proofErr w:type="spellStart"/>
      <w:r>
        <w:t>sys_Time</w:t>
      </w:r>
      <w:proofErr w:type="spellEnd"/>
      <w:r>
        <w:t>)</w:t>
      </w:r>
      <w:bookmarkEnd w:id="824"/>
      <w:bookmarkEnd w:id="82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5"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N+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his35hBAAAVxEAAA4AAAAAAAAAAAAAAAAALgIAAGRycy9lMm9Eb2Mu&#10;eG1sUEsBAi0AFAAGAAgAAAAhAEdLff7bAAAABQEAAA8AAAAAAAAAAAAAAAAAuwYAAGRycy9kb3du&#10;cmV2LnhtbFBLBQYAAAAABAAEAPMAAADDBwAAAAA=&#10;">
                <v:shape id="AutoShape 448" o:spid="_x0000_s1346"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7"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48"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9"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0"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826"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proofErr w:type="spellStart"/>
      <w:r>
        <w:rPr>
          <w:bCs/>
        </w:rPr>
        <w:t>tlsa_HHID</w:t>
      </w:r>
      <w:proofErr w:type="spellEnd"/>
      <w:r w:rsidRPr="009F74F4">
        <w:rPr>
          <w:bCs/>
        </w:rPr>
        <w:t>.</w:t>
      </w:r>
      <w:ins w:id="827"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828"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829" w:author="Molly McEvilley [2]" w:date="2021-10-21T10:49:00Z">
        <w:r>
          <w:rPr>
            <w:b/>
            <w:bCs/>
          </w:rPr>
          <w:t>LSA</w:t>
        </w:r>
        <w:r w:rsidRPr="00845520">
          <w:rPr>
            <w:b/>
            <w:bCs/>
          </w:rPr>
          <w:t>ProjectType</w:t>
        </w:r>
        <w:proofErr w:type="spellEnd"/>
        <w:r>
          <w:t xml:space="preserve"> </w:t>
        </w:r>
      </w:ins>
      <w:del w:id="830"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831" w:name="_Toc37849790"/>
      <w:bookmarkStart w:id="832" w:name="_Toc79153971"/>
      <w:r>
        <w:t>Get Last Inactive Date</w:t>
      </w:r>
      <w:bookmarkEnd w:id="831"/>
      <w:bookmarkEnd w:id="83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1"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50Dw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O83OdA8FAABVGQAADgAAAAAAAAAAAAAAAAAuAgAAZHJzL2Uy&#10;b0RvYy54bWxQSwECLQAUAAYACAAAACEAieDEwd0AAAAFAQAADwAAAAAAAAAAAAAAAABpBwAAZHJz&#10;L2Rvd25yZXYueG1sUEsFBgAAAAAEAAQA8wAAAHMIAAAAAA==&#10;">
                <v:shape id="AutoShape 448" o:spid="_x0000_s135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4"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5"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8"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9"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33" w:name="_Toc37849791"/>
      <w:bookmarkStart w:id="834" w:name="_Toc79153972"/>
      <w:r>
        <w:lastRenderedPageBreak/>
        <w:t>Get Dates of Other System Use (</w:t>
      </w:r>
      <w:proofErr w:type="spellStart"/>
      <w:r>
        <w:t>sys_Time</w:t>
      </w:r>
      <w:proofErr w:type="spellEnd"/>
      <w:r>
        <w:t>)</w:t>
      </w:r>
      <w:bookmarkEnd w:id="833"/>
      <w:bookmarkEnd w:id="83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0"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&#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CKTmzPNBAAALxQAAA4AAAAAAAAAAAAAAAAALgIAAGRycy9lMm9Eb2MueG1s&#10;UEsBAi0AFAAGAAgAAAAhABB6KfTeAAAABQEAAA8AAAAAAAAAAAAAAAAAJwcAAGRycy9kb3ducmV2&#10;LnhtbFBLBQYAAAAABAAEAPMAAAAyCAAAAAA=&#10;">
                <v:shape id="AutoShape 448" o:spid="_x0000_s1361"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2"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3"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4"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5"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6"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835"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836" w:author="Molly McEvilley [2]" w:date="2021-10-27T12:26:00Z"/>
        </w:trPr>
        <w:tc>
          <w:tcPr>
            <w:tcW w:w="9355" w:type="dxa"/>
          </w:tcPr>
          <w:p w14:paraId="31133866" w14:textId="4B4025D9" w:rsidR="004B1A2F" w:rsidRPr="000D5A2E" w:rsidDel="00773445" w:rsidRDefault="004B1A2F" w:rsidP="00572228">
            <w:pPr>
              <w:pStyle w:val="NoSpacing"/>
              <w:rPr>
                <w:del w:id="837" w:author="Molly McEvilley [2]" w:date="2021-10-27T12:26:00Z"/>
              </w:rPr>
            </w:pPr>
            <w:del w:id="838"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839" w:author="Molly McEvilley [2]" w:date="2021-10-21T10:49:00Z">
              <w:r>
                <w:rPr>
                  <w:b/>
                  <w:bCs/>
                </w:rPr>
                <w:t>LSA</w:t>
              </w:r>
              <w:r w:rsidRPr="00845520">
                <w:rPr>
                  <w:b/>
                  <w:bCs/>
                </w:rPr>
                <w:t>ProjectType</w:t>
              </w:r>
              <w:proofErr w:type="spellEnd"/>
              <w:r>
                <w:t xml:space="preserve"> </w:t>
              </w:r>
            </w:ins>
            <w:del w:id="840"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841" w:author="Molly McEvilley [2]" w:date="2021-10-21T10:49:00Z">
              <w:r>
                <w:rPr>
                  <w:b/>
                  <w:bCs/>
                </w:rPr>
                <w:t>LSA</w:t>
              </w:r>
              <w:r w:rsidRPr="00845520">
                <w:rPr>
                  <w:b/>
                  <w:bCs/>
                </w:rPr>
                <w:t>ProjectType</w:t>
              </w:r>
              <w:proofErr w:type="spellEnd"/>
              <w:r w:rsidRPr="00B30B2D">
                <w:t xml:space="preserve"> </w:t>
              </w:r>
            </w:ins>
            <w:del w:id="842" w:author="Molly McEvilley [2]" w:date="2021-10-21T10:49:00Z">
              <w:r w:rsidR="00364D0A" w:rsidRPr="00CD1FB0" w:rsidDel="004631C7">
                <w:rPr>
                  <w:rPrChange w:id="843" w:author="Molly McEvilley [2]" w:date="2021-10-21T10:50:00Z">
                    <w:rPr>
                      <w:b/>
                    </w:rPr>
                  </w:rPrChange>
                </w:rPr>
                <w:delText>ProjectType</w:delText>
              </w:r>
              <w:r w:rsidR="00364D0A" w:rsidRPr="00CD1FB0" w:rsidDel="004631C7">
                <w:delText xml:space="preserve"> </w:delText>
              </w:r>
            </w:del>
            <w:del w:id="844" w:author="Molly McEvilley [2]" w:date="2021-10-21T10:50:00Z">
              <w:r w:rsidR="00364D0A" w:rsidRPr="00CD1FB0" w:rsidDel="004631C7">
                <w:delText>= 8 or (</w:delText>
              </w:r>
              <w:r w:rsidR="00364D0A" w:rsidRPr="00CD1FB0" w:rsidDel="004631C7">
                <w:rPr>
                  <w:rPrChange w:id="845"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846"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847" w:author="Molly McEvilley [2]" w:date="2021-10-21T10:50:00Z">
              <w:r w:rsidRPr="00CD1FB0">
                <w:rPr>
                  <w:rPrChange w:id="848" w:author="Molly McEvilley [2]" w:date="2021-10-21T10:50:00Z">
                    <w:rPr>
                      <w:b/>
                    </w:rPr>
                  </w:rPrChange>
                </w:rPr>
                <w:t>in (</w:t>
              </w:r>
              <w:r w:rsidR="00CD1FB0" w:rsidRPr="00CD1FB0">
                <w:rPr>
                  <w:rPrChange w:id="849"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850" w:author="Molly McEvilley [2]" w:date="2021-10-21T10:50:00Z">
              <w:r>
                <w:rPr>
                  <w:b/>
                  <w:bCs/>
                </w:rPr>
                <w:t>LSA</w:t>
              </w:r>
              <w:r w:rsidRPr="00845520">
                <w:rPr>
                  <w:b/>
                  <w:bCs/>
                </w:rPr>
                <w:t>ProjectType</w:t>
              </w:r>
              <w:proofErr w:type="spellEnd"/>
              <w:r>
                <w:t xml:space="preserve"> </w:t>
              </w:r>
            </w:ins>
            <w:del w:id="851"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852"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853"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854" w:author="Molly McEvilley [2]" w:date="2021-10-21T10:50:00Z">
              <w:r>
                <w:rPr>
                  <w:b/>
                  <w:bCs/>
                </w:rPr>
                <w:t>LSA</w:t>
              </w:r>
              <w:r w:rsidRPr="00845520">
                <w:rPr>
                  <w:b/>
                  <w:bCs/>
                </w:rPr>
                <w:t>ProjectType</w:t>
              </w:r>
              <w:proofErr w:type="spellEnd"/>
              <w:r>
                <w:t xml:space="preserve"> </w:t>
              </w:r>
            </w:ins>
            <w:del w:id="855"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856" w:author="Molly McEvilley [2]" w:date="2021-10-21T10:50:00Z">
              <w:r>
                <w:rPr>
                  <w:b/>
                  <w:bCs/>
                </w:rPr>
                <w:t>LSA</w:t>
              </w:r>
              <w:r w:rsidRPr="00845520">
                <w:rPr>
                  <w:b/>
                  <w:bCs/>
                </w:rPr>
                <w:t>ProjectType</w:t>
              </w:r>
              <w:proofErr w:type="spellEnd"/>
              <w:r>
                <w:t xml:space="preserve"> </w:t>
              </w:r>
            </w:ins>
            <w:del w:id="857"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858" w:author="Molly McEvilley [2]" w:date="2021-10-21T10:50:00Z">
              <w:r>
                <w:rPr>
                  <w:b/>
                  <w:bCs/>
                </w:rPr>
                <w:t>LSA</w:t>
              </w:r>
              <w:r w:rsidRPr="00845520">
                <w:rPr>
                  <w:b/>
                  <w:bCs/>
                </w:rPr>
                <w:t>ProjectType</w:t>
              </w:r>
              <w:proofErr w:type="spellEnd"/>
              <w:r>
                <w:t xml:space="preserve"> </w:t>
              </w:r>
            </w:ins>
            <w:del w:id="859"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860" w:author="Molly McEvilley [2]" w:date="2021-10-21T10:50:00Z">
              <w:r>
                <w:rPr>
                  <w:b/>
                  <w:bCs/>
                </w:rPr>
                <w:t>LSA</w:t>
              </w:r>
              <w:r w:rsidRPr="00845520">
                <w:rPr>
                  <w:b/>
                  <w:bCs/>
                </w:rPr>
                <w:t>ProjectType</w:t>
              </w:r>
              <w:proofErr w:type="spellEnd"/>
              <w:r>
                <w:t xml:space="preserve"> </w:t>
              </w:r>
            </w:ins>
            <w:del w:id="861"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862" w:name="_Get_Other_Dates"/>
      <w:bookmarkStart w:id="863" w:name="_Toc37849792"/>
      <w:bookmarkStart w:id="864" w:name="_Toc79153973"/>
      <w:bookmarkEnd w:id="862"/>
      <w:r>
        <w:t>Get Other Dates Homeless from 3.917A/B Living Situation</w:t>
      </w:r>
      <w:bookmarkEnd w:id="863"/>
      <w:bookmarkEnd w:id="86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7"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EUJw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N3khFCcFAAAWGAAA&#10;DgAAAAAAAAAAAAAAAAAuAgAAZHJzL2Uyb0RvYy54bWxQSwECLQAUAAYACAAAACEAPJZlut0AAAAF&#10;AQAADwAAAAAAAAAAAAAAAACBBwAAZHJzL2Rvd25yZXYueG1sUEsFBgAAAAAEAAQA8wAAAIsIAAAA&#10;AA==&#10;">
                <v:shape id="Flowchart: Internal Storage 63" o:spid="_x0000_s1368"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9"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0"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1"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2"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3"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4"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5"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865"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proofErr w:type="spellStart"/>
      <w:ins w:id="866" w:author="Molly McEvilley [2]" w:date="2021-10-21T10:51:00Z">
        <w:r w:rsidR="00BC6801">
          <w:rPr>
            <w:b/>
            <w:bCs/>
          </w:rPr>
          <w:t>LSA</w:t>
        </w:r>
        <w:r w:rsidR="00BC6801" w:rsidRPr="00845520">
          <w:rPr>
            <w:b/>
            <w:bCs/>
          </w:rPr>
          <w:t>ProjectType</w:t>
        </w:r>
        <w:proofErr w:type="spellEnd"/>
        <w:r w:rsidR="00BC6801">
          <w:t xml:space="preserve"> </w:t>
        </w:r>
      </w:ins>
      <w:del w:id="867" w:author="Molly McEvilley [2]" w:date="2021-10-21T10:51:00Z">
        <w:r w:rsidRPr="006970C5" w:rsidDel="00BC6801">
          <w:delText>ProjectType</w:delText>
        </w:r>
        <w:r w:rsidRPr="003814C3" w:rsidDel="00BC6801">
          <w:delText xml:space="preserve"> </w:delText>
        </w:r>
      </w:del>
      <w:r w:rsidRPr="003814C3">
        <w:t>in (</w:t>
      </w:r>
      <w:ins w:id="868"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ins w:id="869" w:author="Molly McEvilley [2]" w:date="2021-10-21T10:51:00Z">
        <w:r w:rsidR="00BC6801">
          <w:t>0,</w:t>
        </w:r>
      </w:ins>
      <w:r w:rsidRPr="003814C3">
        <w:t>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2DD1702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ins w:id="870" w:author="Molly McEvilley [2]" w:date="2021-10-21T10:51:00Z">
        <w:r w:rsidR="00BC6801">
          <w:t>0,</w:t>
        </w:r>
      </w:ins>
      <w:r w:rsidRPr="003814C3">
        <w:t>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71" w:name="_Toc37849793"/>
      <w:bookmarkStart w:id="872" w:name="_Toc79153974"/>
      <w:r>
        <w:lastRenderedPageBreak/>
        <w:t xml:space="preserve">Set System Use Days for </w:t>
      </w:r>
      <w:proofErr w:type="spellStart"/>
      <w:r>
        <w:t>LSAHousehold</w:t>
      </w:r>
      <w:bookmarkEnd w:id="871"/>
      <w:bookmarkEnd w:id="87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Fr43QqtAwAAWgsAAA4AAAAAAAAAAAAAAAAALgIAAGRycy9lMm9Eb2MueG1sUEsBAi0A&#10;FAAGAAgAAAAhAFFbi4HbAAAABAEAAA8AAAAAAAAAAAAAAAAABwYAAGRycy9kb3ducmV2LnhtbFBL&#10;BQYAAAAABAAEAPMAAAAPBwAAAAA=&#10;">
                <v:shape id="Flowchart: Internal Storage 63" o:spid="_x0000_s137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873" w:name="_Toc29188247"/>
      <w:bookmarkStart w:id="874" w:name="_Toc31197261"/>
      <w:bookmarkStart w:id="875" w:name="_Toc29188248"/>
      <w:bookmarkStart w:id="876" w:name="_Toc31197262"/>
      <w:bookmarkStart w:id="877" w:name="_Toc29188249"/>
      <w:bookmarkStart w:id="878" w:name="_Toc31197263"/>
      <w:bookmarkStart w:id="879" w:name="_Toc29188250"/>
      <w:bookmarkStart w:id="880" w:name="_Toc31197264"/>
      <w:bookmarkStart w:id="881" w:name="_Get_Enrollments_Relevant_1"/>
      <w:bookmarkStart w:id="882" w:name="_Toc34145101"/>
      <w:bookmarkStart w:id="883" w:name="_Toc34145102"/>
      <w:bookmarkStart w:id="884" w:name="_Toc34145103"/>
      <w:bookmarkStart w:id="885" w:name="_Toc34145154"/>
      <w:bookmarkStart w:id="886" w:name="_Toc34145155"/>
      <w:bookmarkStart w:id="887" w:name="_Toc34145182"/>
      <w:bookmarkStart w:id="888" w:name="_Toc34145183"/>
      <w:bookmarkStart w:id="889" w:name="_Toc34145184"/>
      <w:bookmarkStart w:id="890" w:name="_Toc34145185"/>
      <w:bookmarkStart w:id="891" w:name="_Toc34145186"/>
      <w:bookmarkStart w:id="892" w:name="_Toc34145187"/>
      <w:bookmarkStart w:id="893" w:name="_Toc34145188"/>
      <w:bookmarkStart w:id="894" w:name="_Toc34145189"/>
      <w:bookmarkStart w:id="895" w:name="_Toc34145190"/>
      <w:bookmarkStart w:id="896" w:name="_Toc34145191"/>
      <w:bookmarkStart w:id="897" w:name="_Toc34145192"/>
      <w:bookmarkStart w:id="898" w:name="_Toc34145193"/>
      <w:bookmarkStart w:id="899" w:name="_Toc34145194"/>
      <w:bookmarkStart w:id="900" w:name="_Toc34145195"/>
      <w:bookmarkStart w:id="901" w:name="_Toc34145196"/>
      <w:bookmarkStart w:id="902" w:name="_Toc34145197"/>
      <w:bookmarkStart w:id="903" w:name="_Toc34145198"/>
      <w:bookmarkStart w:id="904" w:name="_Toc34145199"/>
      <w:bookmarkStart w:id="905" w:name="_Toc34145200"/>
      <w:bookmarkStart w:id="906" w:name="_Toc34145201"/>
      <w:bookmarkStart w:id="907" w:name="_Toc34145202"/>
      <w:bookmarkStart w:id="908" w:name="_Toc34145203"/>
      <w:bookmarkStart w:id="909" w:name="_Toc34145204"/>
      <w:bookmarkStart w:id="910" w:name="_Toc34145205"/>
      <w:bookmarkStart w:id="911" w:name="_Toc34145206"/>
      <w:bookmarkStart w:id="912" w:name="_Toc34145207"/>
      <w:bookmarkStart w:id="913" w:name="_Toc34145208"/>
      <w:bookmarkStart w:id="914" w:name="_Toc34145209"/>
      <w:bookmarkStart w:id="915" w:name="_Toc34145210"/>
      <w:bookmarkStart w:id="916" w:name="_Toc34145211"/>
      <w:bookmarkStart w:id="917" w:name="_Toc34145212"/>
      <w:bookmarkStart w:id="918" w:name="_Toc34145213"/>
      <w:bookmarkStart w:id="919" w:name="_Toc34145214"/>
      <w:bookmarkStart w:id="920" w:name="_Toc34145215"/>
      <w:bookmarkStart w:id="921" w:name="_Toc34145252"/>
      <w:bookmarkStart w:id="922" w:name="_Toc34145253"/>
      <w:bookmarkStart w:id="923" w:name="_Toc34145254"/>
      <w:bookmarkStart w:id="924" w:name="_Toc34145255"/>
      <w:bookmarkStart w:id="925" w:name="_Toc29188252"/>
      <w:bookmarkStart w:id="926" w:name="_Toc31197266"/>
      <w:bookmarkStart w:id="927" w:name="_Get_Last_Inactive"/>
      <w:bookmarkStart w:id="928" w:name="_Toc34145256"/>
      <w:bookmarkStart w:id="929" w:name="_Toc34145257"/>
      <w:bookmarkStart w:id="930" w:name="_Toc34145258"/>
      <w:bookmarkStart w:id="931" w:name="_Toc34145283"/>
      <w:bookmarkStart w:id="932" w:name="_Toc34145288"/>
      <w:bookmarkStart w:id="933" w:name="_Toc34145289"/>
      <w:bookmarkStart w:id="934" w:name="_Toc34145290"/>
      <w:bookmarkStart w:id="935" w:name="_Toc34145291"/>
      <w:bookmarkStart w:id="936" w:name="_Toc34145292"/>
      <w:bookmarkStart w:id="937" w:name="_Toc34145293"/>
      <w:bookmarkStart w:id="938" w:name="_Toc34145294"/>
      <w:bookmarkStart w:id="939" w:name="_Toc525229485"/>
      <w:bookmarkStart w:id="940" w:name="_Toc34145295"/>
      <w:bookmarkStart w:id="941" w:name="_Toc34145296"/>
      <w:bookmarkStart w:id="942" w:name="_Toc34145297"/>
      <w:bookmarkStart w:id="943" w:name="_Toc34145326"/>
      <w:bookmarkStart w:id="944" w:name="_Toc34145327"/>
      <w:bookmarkStart w:id="945" w:name="_Toc34145338"/>
      <w:bookmarkStart w:id="946" w:name="_Toc34145339"/>
      <w:bookmarkStart w:id="947" w:name="_Toc34145340"/>
      <w:bookmarkStart w:id="948" w:name="_Toc34145341"/>
      <w:bookmarkStart w:id="949" w:name="_Toc34145342"/>
      <w:bookmarkStart w:id="950" w:name="_Toc34145343"/>
      <w:bookmarkStart w:id="951" w:name="_Toc34145344"/>
      <w:bookmarkStart w:id="952" w:name="_Toc34145360"/>
      <w:bookmarkStart w:id="953" w:name="_Toc34145386"/>
      <w:bookmarkStart w:id="954" w:name="_Toc34145387"/>
      <w:bookmarkStart w:id="955" w:name="_Toc34145388"/>
      <w:bookmarkStart w:id="956" w:name="_Toc34145423"/>
      <w:bookmarkStart w:id="957" w:name="_Toc34145424"/>
      <w:bookmarkStart w:id="958" w:name="_Toc34145435"/>
      <w:bookmarkStart w:id="959" w:name="_Toc34145436"/>
      <w:bookmarkStart w:id="960" w:name="_Toc34145437"/>
      <w:bookmarkStart w:id="961" w:name="_Toc34145438"/>
      <w:bookmarkStart w:id="962" w:name="_Toc34145439"/>
      <w:bookmarkStart w:id="963" w:name="_Toc34145440"/>
      <w:bookmarkStart w:id="964" w:name="_Toc34145441"/>
      <w:bookmarkStart w:id="965" w:name="_Toc34145442"/>
      <w:bookmarkStart w:id="966" w:name="_Toc34145443"/>
      <w:bookmarkStart w:id="967" w:name="_Toc34145444"/>
      <w:bookmarkStart w:id="968" w:name="_Toc34145445"/>
      <w:bookmarkStart w:id="969" w:name="_Toc34145446"/>
      <w:bookmarkStart w:id="970" w:name="_Toc34145447"/>
      <w:bookmarkStart w:id="971" w:name="_Toc34145448"/>
      <w:bookmarkStart w:id="972" w:name="_Toc34145449"/>
      <w:bookmarkStart w:id="973" w:name="_Toc34145450"/>
      <w:bookmarkStart w:id="974" w:name="_Toc34145451"/>
      <w:bookmarkStart w:id="975" w:name="_Toc34145452"/>
      <w:bookmarkStart w:id="976" w:name="_Toc34145463"/>
      <w:bookmarkStart w:id="977" w:name="_Toc34145464"/>
      <w:bookmarkStart w:id="978" w:name="_Toc34145465"/>
      <w:bookmarkStart w:id="979" w:name="_Toc34145466"/>
      <w:bookmarkStart w:id="980" w:name="_Toc34145489"/>
      <w:bookmarkStart w:id="981" w:name="_Toc34145490"/>
      <w:bookmarkStart w:id="982" w:name="_Toc34145491"/>
      <w:bookmarkStart w:id="983" w:name="_Toc34145492"/>
      <w:bookmarkStart w:id="984" w:name="_Toc34145493"/>
      <w:bookmarkStart w:id="985" w:name="_Toc34145494"/>
      <w:bookmarkStart w:id="986" w:name="_Toc34145495"/>
      <w:bookmarkStart w:id="987" w:name="_Toc34145496"/>
      <w:bookmarkStart w:id="988" w:name="_Toc34145497"/>
      <w:bookmarkStart w:id="989" w:name="_Toc34145498"/>
      <w:bookmarkStart w:id="990" w:name="_Toc34145499"/>
      <w:bookmarkStart w:id="991" w:name="_Toc34145500"/>
      <w:bookmarkStart w:id="992" w:name="_Toc34145501"/>
      <w:bookmarkStart w:id="993" w:name="_Toc34145502"/>
      <w:bookmarkStart w:id="994" w:name="_Toc34145503"/>
      <w:bookmarkStart w:id="995" w:name="_Toc34145504"/>
      <w:bookmarkStart w:id="996" w:name="_Toc34145505"/>
      <w:bookmarkStart w:id="997" w:name="_Toc34145506"/>
      <w:bookmarkStart w:id="998" w:name="_Toc34145507"/>
      <w:bookmarkStart w:id="999" w:name="_Toc34145508"/>
      <w:bookmarkStart w:id="1000" w:name="_Toc34145509"/>
      <w:bookmarkStart w:id="1001" w:name="_Toc34145510"/>
      <w:bookmarkStart w:id="1002" w:name="_Toc34145511"/>
      <w:bookmarkStart w:id="1003" w:name="_Toc34145512"/>
      <w:bookmarkStart w:id="1004" w:name="_Toc34145513"/>
      <w:bookmarkStart w:id="1005" w:name="_Toc34145514"/>
      <w:bookmarkStart w:id="1006" w:name="_Toc34145515"/>
      <w:bookmarkStart w:id="1007" w:name="_Toc34145516"/>
      <w:bookmarkStart w:id="1008" w:name="_Toc34145517"/>
      <w:bookmarkStart w:id="1009" w:name="_Toc34145518"/>
      <w:bookmarkStart w:id="1010" w:name="_Toc34145519"/>
      <w:bookmarkStart w:id="1011" w:name="_Toc525229489"/>
      <w:bookmarkStart w:id="1012" w:name="_Toc525229490"/>
      <w:bookmarkStart w:id="1013" w:name="_Toc525229491"/>
      <w:bookmarkStart w:id="1014" w:name="_Toc525229492"/>
      <w:bookmarkStart w:id="1015" w:name="_Toc525229493"/>
      <w:bookmarkStart w:id="1016" w:name="_Toc525229494"/>
      <w:bookmarkStart w:id="1017" w:name="_Toc525229495"/>
      <w:bookmarkStart w:id="1018" w:name="_Toc525229496"/>
      <w:bookmarkStart w:id="1019" w:name="_Toc525229497"/>
      <w:bookmarkStart w:id="1020" w:name="_Update_ESHStatus_and"/>
      <w:bookmarkStart w:id="1021" w:name="_Update_EST/RRH/PSHStatus"/>
      <w:bookmarkStart w:id="1022" w:name="_Toc37849794"/>
      <w:bookmarkStart w:id="1023" w:name="_Toc79153975"/>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t>Update EST</w:t>
      </w:r>
      <w:r w:rsidR="000C20AF">
        <w:t>/</w:t>
      </w:r>
      <w:r>
        <w:t>RRH</w:t>
      </w:r>
      <w:r w:rsidR="000C20AF">
        <w:t>/</w:t>
      </w:r>
      <w:proofErr w:type="spellStart"/>
      <w:r w:rsidR="000C20AF">
        <w:t>PSH</w:t>
      </w:r>
      <w:r>
        <w:t>Status</w:t>
      </w:r>
      <w:bookmarkEnd w:id="1022"/>
      <w:bookmarkEnd w:id="102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6M/k55QDAAAjCwAADgAAAAAA&#10;AAAAAAAAAAAuAgAAZHJzL2Uyb0RvYy54bWxQSwECLQAUAAYACAAAACEAUVuLgdsAAAAEAQAADwAA&#10;AAAAAAAAAAAAAADuBQAAZHJzL2Rvd25yZXYueG1sUEsFBgAAAAAEAAQA8wAAAPYG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24" w:name="_Toc37849795"/>
      <w:bookmarkStart w:id="1025" w:name="_Toc79153976"/>
      <w:r w:rsidRPr="0088191A">
        <w:t>Set EST/RRH/PSHAHAR</w:t>
      </w:r>
      <w:bookmarkEnd w:id="1024"/>
      <w:bookmarkEnd w:id="102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4"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0"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026"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027" w:author="Molly McEvilley [2]" w:date="2021-10-21T10:51:00Z">
        <w:r w:rsidR="00BC6801">
          <w:rPr>
            <w:b/>
            <w:bCs/>
          </w:rPr>
          <w:t>LSA</w:t>
        </w:r>
        <w:r w:rsidR="00BC6801" w:rsidRPr="00845520">
          <w:rPr>
            <w:b/>
            <w:bCs/>
          </w:rPr>
          <w:t>ProjectType</w:t>
        </w:r>
        <w:proofErr w:type="spellEnd"/>
        <w:r w:rsidR="00BC6801">
          <w:t xml:space="preserve"> </w:t>
        </w:r>
      </w:ins>
      <w:del w:id="1028" w:author="Molly McEvilley [2]" w:date="2021-10-21T10:51:00Z">
        <w:r w:rsidRPr="0054595F" w:rsidDel="00BC6801">
          <w:rPr>
            <w:b/>
            <w:bCs/>
          </w:rPr>
          <w:delText>ProjectType</w:delText>
        </w:r>
        <w:r w:rsidDel="00BC6801">
          <w:delText xml:space="preserve"> </w:delText>
        </w:r>
      </w:del>
      <w:r>
        <w:t>in (</w:t>
      </w:r>
      <w:ins w:id="1029"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030" w:author="Molly McEvilley [2]" w:date="2021-10-21T10:51:00Z">
        <w:r w:rsidR="00BC6801">
          <w:rPr>
            <w:b/>
            <w:bCs/>
          </w:rPr>
          <w:t>LSA</w:t>
        </w:r>
        <w:r w:rsidR="00BC6801" w:rsidRPr="00845520">
          <w:rPr>
            <w:b/>
            <w:bCs/>
          </w:rPr>
          <w:t>ProjectType</w:t>
        </w:r>
        <w:proofErr w:type="spellEnd"/>
        <w:r w:rsidR="00BC6801">
          <w:t xml:space="preserve"> </w:t>
        </w:r>
      </w:ins>
      <w:del w:id="1031"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032" w:author="Molly McEvilley [2]" w:date="2021-10-21T10:51:00Z">
            <w:rPr>
              <w:u w:val="single"/>
            </w:rPr>
          </w:rPrChange>
        </w:rPr>
      </w:pPr>
      <w:r w:rsidRPr="00BC6801">
        <w:rPr>
          <w:rPrChange w:id="1033" w:author="Molly McEvilley [2]" w:date="2021-10-21T10:51:00Z">
            <w:rPr>
              <w:u w:val="single"/>
            </w:rPr>
          </w:rPrChange>
        </w:rPr>
        <w:t xml:space="preserve">PSH - </w:t>
      </w:r>
      <w:proofErr w:type="spellStart"/>
      <w:ins w:id="1034"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035" w:author="Molly McEvilley [2]" w:date="2021-10-21T10:51:00Z">
        <w:r w:rsidRPr="00BC6801" w:rsidDel="00BC6801">
          <w:rPr>
            <w:b/>
            <w:bCs/>
            <w:rPrChange w:id="1036" w:author="Molly McEvilley [2]" w:date="2021-10-21T10:51:00Z">
              <w:rPr>
                <w:b/>
                <w:bCs/>
                <w:u w:val="single"/>
              </w:rPr>
            </w:rPrChange>
          </w:rPr>
          <w:delText>ProjectType</w:delText>
        </w:r>
        <w:r w:rsidRPr="00BC6801" w:rsidDel="00BC6801">
          <w:rPr>
            <w:rPrChange w:id="1037" w:author="Molly McEvilley [2]" w:date="2021-10-21T10:51:00Z">
              <w:rPr>
                <w:u w:val="single"/>
              </w:rPr>
            </w:rPrChange>
          </w:rPr>
          <w:delText xml:space="preserve"> </w:delText>
        </w:r>
      </w:del>
      <w:r w:rsidRPr="00BC6801">
        <w:rPr>
          <w:rPrChange w:id="1038"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039" w:name="_Toc37849796"/>
      <w:bookmarkStart w:id="1040" w:name="_Toc79153977"/>
      <w:r>
        <w:lastRenderedPageBreak/>
        <w:t xml:space="preserve">Set </w:t>
      </w:r>
      <w:proofErr w:type="spellStart"/>
      <w:r>
        <w:t>SystemPath</w:t>
      </w:r>
      <w:proofErr w:type="spellEnd"/>
      <w:r>
        <w:t xml:space="preserve"> for </w:t>
      </w:r>
      <w:proofErr w:type="spellStart"/>
      <w:r>
        <w:t>LSAHousehold</w:t>
      </w:r>
      <w:bookmarkEnd w:id="1039"/>
      <w:bookmarkEnd w:id="104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r&#10;BcRKpQMAAOoIAAAOAAAAAAAAAAAAAAAAAC4CAABkcnMvZTJvRG9jLnhtbFBLAQItABQABgAIAAAA&#10;IQCHprX62wAAAAQBAAAPAAAAAAAAAAAAAAAAAP8FAABkcnMvZG93bnJldi54bWxQSwUGAAAAAAQA&#10;BADzAAAABwcAAAAA&#10;">
                <v:shape id="AutoShape 390" o:spid="_x0000_s139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041" w:name="_HMIS_Business_Logic:_3"/>
      <w:bookmarkStart w:id="1042" w:name="_Toc37849797"/>
      <w:bookmarkStart w:id="1043" w:name="_Toc79153978"/>
      <w:bookmarkEnd w:id="1041"/>
      <w:proofErr w:type="spellStart"/>
      <w:r>
        <w:lastRenderedPageBreak/>
        <w:t>LSAHousehold</w:t>
      </w:r>
      <w:bookmarkEnd w:id="1042"/>
      <w:bookmarkEnd w:id="104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zlyA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DJArOXIAwAAUwsAAA4AAAAAAAAAAAAA&#10;AAAALgIAAGRycy9lMm9Eb2MueG1sUEsBAi0AFAAGAAgAAAAhAFFbi4HbAAAABAEAAA8AAAAAAAAA&#10;AAAAAAAAIgYAAGRycy9kb3ducmV2LnhtbFBLBQYAAAAABAAEAPMAAAAqBwAAAAA=&#10;">
                <v:shape id="Flowchart: Internal Storage 63" o:spid="_x0000_s139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044" w:name="_HMIS_Business_Logic:_5"/>
      <w:bookmarkStart w:id="1045" w:name="_Toc37849798"/>
      <w:bookmarkStart w:id="1046" w:name="_Toc79153979"/>
      <w:bookmarkEnd w:id="1044"/>
      <w:r w:rsidRPr="00C52062">
        <w:lastRenderedPageBreak/>
        <w:t>HMIS Business Logic</w:t>
      </w:r>
      <w:r>
        <w:t>:</w:t>
      </w:r>
      <w:r w:rsidR="005A642F">
        <w:t xml:space="preserve"> </w:t>
      </w:r>
      <w:r>
        <w:t>LSAExit</w:t>
      </w:r>
      <w:bookmarkEnd w:id="1045"/>
      <w:bookmarkEnd w:id="1046"/>
    </w:p>
    <w:p w14:paraId="73967B66" w14:textId="71A17AB4" w:rsidR="007B5290" w:rsidRDefault="007B5290" w:rsidP="007B5290">
      <w:bookmarkStart w:id="1047" w:name="_Toc34145524"/>
      <w:bookmarkStart w:id="1048" w:name="_Toc34145525"/>
      <w:bookmarkStart w:id="1049" w:name="_Toc34145526"/>
      <w:bookmarkStart w:id="1050" w:name="_Toc34145527"/>
      <w:bookmarkEnd w:id="1047"/>
      <w:bookmarkEnd w:id="1048"/>
      <w:bookmarkEnd w:id="1049"/>
      <w:bookmarkEnd w:id="105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51" w:name="_Identify_Qualifying_Exits"/>
      <w:bookmarkStart w:id="1052" w:name="_Toc37849799"/>
      <w:bookmarkStart w:id="1053" w:name="_Toc79153980"/>
      <w:bookmarkEnd w:id="1051"/>
      <w:r>
        <w:t xml:space="preserve">Identify </w:t>
      </w:r>
      <w:r w:rsidR="0031059A">
        <w:t>Qualifying</w:t>
      </w:r>
      <w:r w:rsidR="00D96057">
        <w:t xml:space="preserve"> Exits</w:t>
      </w:r>
      <w:r w:rsidR="002C5DCB">
        <w:t xml:space="preserve"> </w:t>
      </w:r>
      <w:r w:rsidR="00DB35F0">
        <w:t>in Exit Cohort Periods</w:t>
      </w:r>
      <w:bookmarkEnd w:id="1052"/>
      <w:bookmarkEnd w:id="105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AeK7bbZQYAALYkAAAOAAAAAAAAAAAAAAAAAC4CAABkcnMvZTJv&#10;RG9jLnhtbFBLAQItABQABgAIAAAAIQDlR/m33AAAAAUBAAAPAAAAAAAAAAAAAAAAAL8IAABkcnMv&#10;ZG93bnJldi54bWxQSwUGAAAAAAQABADzAAAAyAkAAAAA&#10;">
                <v:shape id="AutoShape 78" o:spid="_x0000_s139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054" w:name="_Toc37973285"/>
      <w:bookmarkStart w:id="1055" w:name="_Toc37973840"/>
      <w:bookmarkStart w:id="1056" w:name="_Toc37974391"/>
      <w:bookmarkStart w:id="1057" w:name="_Toc37974943"/>
      <w:bookmarkStart w:id="1058" w:name="_Toc37973841"/>
      <w:bookmarkStart w:id="1059" w:name="_Toc37974392"/>
      <w:bookmarkStart w:id="1060" w:name="_Toc37974944"/>
      <w:bookmarkStart w:id="1061" w:name="_Toc31197276"/>
      <w:bookmarkStart w:id="1062" w:name="_Toc31197277"/>
      <w:bookmarkStart w:id="1063" w:name="_Toc31197278"/>
      <w:bookmarkStart w:id="1064" w:name="_Toc31197279"/>
      <w:bookmarkStart w:id="1065" w:name="_Toc31197280"/>
      <w:bookmarkStart w:id="1066" w:name="_Toc31197281"/>
      <w:bookmarkStart w:id="1067" w:name="_Toc37973417"/>
      <w:bookmarkStart w:id="1068" w:name="_Toc37973970"/>
      <w:bookmarkStart w:id="1069" w:name="_Toc37974521"/>
      <w:bookmarkStart w:id="1070" w:name="_Toc37975073"/>
      <w:bookmarkStart w:id="1071" w:name="_Toc37849800"/>
      <w:bookmarkStart w:id="1072" w:name="_Toc79153981"/>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r>
        <w:t xml:space="preserve">Select </w:t>
      </w:r>
      <w:r w:rsidR="00BE4030">
        <w:t>Reportable Exits</w:t>
      </w:r>
      <w:bookmarkEnd w:id="1071"/>
      <w:bookmarkEnd w:id="107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36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n3vN+p0DAABp&#10;CwAADgAAAAAAAAAAAAAAAAAuAgAAZHJzL2Uyb0RvYy54bWxQSwECLQAUAAYACAAAACEAPTCDJNsA&#10;AAAEAQAADwAAAAAAAAAAAAAAAAD3BQAAZHJzL2Rvd25yZXYueG1sUEsFBgAAAAAEAAQA8wAAAP8G&#10;AAAAAA==&#10;">
                <v:shape id="AutoShape 89" o:spid="_x0000_s141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073"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proofErr w:type="spellStart"/>
      <w:r w:rsidR="009B1D18">
        <w:t>tlsa_HHID</w:t>
      </w:r>
      <w:proofErr w:type="spellEnd"/>
      <w:r w:rsidR="009B1D18">
        <w:t>.</w:t>
      </w:r>
      <w:ins w:id="1074"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075"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076"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077"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78" w:name="_Toc34145531"/>
      <w:bookmarkStart w:id="1079" w:name="_Toc34145532"/>
      <w:bookmarkStart w:id="1080" w:name="_Toc34145533"/>
      <w:bookmarkStart w:id="1081" w:name="_Toc34145534"/>
      <w:bookmarkStart w:id="1082" w:name="_Toc34145555"/>
      <w:bookmarkStart w:id="1083" w:name="_Toc34145628"/>
      <w:bookmarkStart w:id="1084" w:name="_Toc34145629"/>
      <w:bookmarkStart w:id="1085" w:name="_Toc34145630"/>
      <w:bookmarkStart w:id="1086" w:name="_Toc34145631"/>
      <w:bookmarkStart w:id="1087" w:name="_Toc34145632"/>
      <w:bookmarkStart w:id="1088" w:name="_Toc34145633"/>
      <w:bookmarkStart w:id="1089" w:name="_Toc34145674"/>
      <w:bookmarkStart w:id="1090" w:name="_Toc37849801"/>
      <w:bookmarkStart w:id="1091" w:name="_Toc79153982"/>
      <w:bookmarkEnd w:id="1078"/>
      <w:bookmarkEnd w:id="1079"/>
      <w:bookmarkEnd w:id="1080"/>
      <w:bookmarkEnd w:id="1081"/>
      <w:bookmarkEnd w:id="1082"/>
      <w:bookmarkEnd w:id="1083"/>
      <w:bookmarkEnd w:id="1084"/>
      <w:bookmarkEnd w:id="1085"/>
      <w:bookmarkEnd w:id="1086"/>
      <w:bookmarkEnd w:id="1087"/>
      <w:bookmarkEnd w:id="1088"/>
      <w:bookmarkEnd w:id="1089"/>
      <w:r>
        <w:lastRenderedPageBreak/>
        <w:t xml:space="preserve">Set </w:t>
      </w:r>
      <w:proofErr w:type="spellStart"/>
      <w:r w:rsidR="0018056C" w:rsidRPr="00655B0F">
        <w:t>ReturnTime</w:t>
      </w:r>
      <w:proofErr w:type="spellEnd"/>
      <w:r>
        <w:t xml:space="preserve"> for Exit Cohort Households</w:t>
      </w:r>
      <w:bookmarkEnd w:id="1090"/>
      <w:bookmarkEnd w:id="109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jh+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Aq&#10;Z4jh+QQAAEgVAAAOAAAAAAAAAAAAAAAAAC4CAABkcnMvZTJvRG9jLnhtbFBLAQItABQABgAIAAAA&#10;IQBs+kdS3QAAAAUBAAAPAAAAAAAAAAAAAAAAAFMHAABkcnMvZG93bnJldi54bWxQSwUGAAAAAAQA&#10;BADzAAAAXQgAAAAA&#10;">
                <v:shape id="AutoShape 95" o:spid="_x0000_s141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7KQIAAE8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939T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31FD4A5D" w:rsidR="00B64E31" w:rsidRPr="00B64E31" w:rsidRDefault="005846C0" w:rsidP="003A46F7">
      <w:pPr>
        <w:pStyle w:val="Heading2"/>
      </w:pPr>
      <w:bookmarkStart w:id="1092" w:name="_Toc511182504"/>
      <w:bookmarkStart w:id="1093" w:name="_Set_Population_Identifiers"/>
      <w:bookmarkStart w:id="1094" w:name="_Toc78368774"/>
      <w:bookmarkStart w:id="1095" w:name="_Toc79153983"/>
      <w:bookmarkStart w:id="1096" w:name="_Toc37849802"/>
      <w:bookmarkEnd w:id="1092"/>
      <w:bookmarkEnd w:id="1093"/>
      <w:r>
        <w:t xml:space="preserve">Identify HoH and </w:t>
      </w:r>
      <w:r w:rsidR="002F6600">
        <w:t xml:space="preserve">Adult Members of </w:t>
      </w:r>
      <w:r>
        <w:t>Exit Cohorts</w:t>
      </w:r>
      <w:bookmarkEnd w:id="1094"/>
      <w:bookmarkEnd w:id="1095"/>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097"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098" w:author="Molly McEvilley [2]" w:date="2021-10-26T13:57:00Z"/>
                <w:b/>
                <w:bCs/>
              </w:rPr>
            </w:pPr>
            <w:proofErr w:type="spellStart"/>
            <w:ins w:id="1099" w:author="Molly McEvilley [2]" w:date="2021-10-26T13:57:00Z">
              <w:r>
                <w:rPr>
                  <w:b/>
                  <w:bCs/>
                </w:rPr>
                <w:t>tlsa_HHID</w:t>
              </w:r>
              <w:proofErr w:type="spellEnd"/>
            </w:ins>
          </w:p>
        </w:tc>
      </w:tr>
      <w:tr w:rsidR="00542402" w:rsidRPr="005F4836" w14:paraId="01FDB5B2" w14:textId="77777777" w:rsidTr="00FE0321">
        <w:trPr>
          <w:cantSplit/>
          <w:trHeight w:val="216"/>
          <w:ins w:id="1100" w:author="Molly McEvilley [2]" w:date="2021-10-26T13:57:00Z"/>
        </w:trPr>
        <w:tc>
          <w:tcPr>
            <w:tcW w:w="9355" w:type="dxa"/>
          </w:tcPr>
          <w:p w14:paraId="7DE2D476" w14:textId="77777777" w:rsidR="00542402" w:rsidRPr="005F4836" w:rsidRDefault="00542402" w:rsidP="00FE0321">
            <w:pPr>
              <w:pStyle w:val="NoSpacing"/>
              <w:rPr>
                <w:ins w:id="1101" w:author="Molly McEvilley [2]" w:date="2021-10-26T13:57:00Z"/>
              </w:rPr>
            </w:pPr>
            <w:proofErr w:type="spellStart"/>
            <w:ins w:id="1102" w:author="Molly McEvilley [2]" w:date="2021-10-26T13:57:00Z">
              <w:r>
                <w:t>HouseholdID</w:t>
              </w:r>
              <w:proofErr w:type="spellEnd"/>
            </w:ins>
          </w:p>
        </w:tc>
      </w:tr>
      <w:tr w:rsidR="00542402" w:rsidRPr="005F4836" w14:paraId="3B4EA9ED" w14:textId="77777777" w:rsidTr="00FE0321">
        <w:trPr>
          <w:cantSplit/>
          <w:trHeight w:val="216"/>
          <w:ins w:id="1103" w:author="Molly McEvilley [2]" w:date="2021-10-26T13:57:00Z"/>
        </w:trPr>
        <w:tc>
          <w:tcPr>
            <w:tcW w:w="9355" w:type="dxa"/>
          </w:tcPr>
          <w:p w14:paraId="7D3026D5" w14:textId="47EE7885" w:rsidR="00542402" w:rsidRPr="005F4836" w:rsidRDefault="00542402" w:rsidP="00FE0321">
            <w:pPr>
              <w:pStyle w:val="NoSpacing"/>
              <w:rPr>
                <w:ins w:id="1104" w:author="Molly McEvilley [2]" w:date="2021-10-26T13:57:00Z"/>
              </w:rPr>
            </w:pPr>
            <w:proofErr w:type="spellStart"/>
            <w:ins w:id="1105" w:author="Molly McEvilley [2]" w:date="2021-10-26T13:57:00Z">
              <w:r>
                <w:t>EntryDate</w:t>
              </w:r>
              <w:proofErr w:type="spellEnd"/>
            </w:ins>
          </w:p>
        </w:tc>
      </w:tr>
      <w:tr w:rsidR="00542402" w:rsidRPr="005F4836" w14:paraId="60CB28E1" w14:textId="77777777" w:rsidTr="00FE0321">
        <w:trPr>
          <w:cantSplit/>
          <w:trHeight w:val="216"/>
          <w:ins w:id="1106" w:author="Molly McEvilley [2]" w:date="2021-10-26T13:57:00Z"/>
        </w:trPr>
        <w:tc>
          <w:tcPr>
            <w:tcW w:w="9355" w:type="dxa"/>
          </w:tcPr>
          <w:p w14:paraId="53D9ACE8" w14:textId="4E05756D" w:rsidR="00542402" w:rsidRPr="005F4836" w:rsidRDefault="00542402" w:rsidP="00FE0321">
            <w:pPr>
              <w:pStyle w:val="NoSpacing"/>
              <w:rPr>
                <w:ins w:id="1107" w:author="Molly McEvilley [2]" w:date="2021-10-26T13:57:00Z"/>
              </w:rPr>
            </w:pPr>
            <w:proofErr w:type="spellStart"/>
            <w:ins w:id="1108" w:author="Molly McEvilley [2]" w:date="2021-10-26T13:57:00Z">
              <w:r>
                <w:t>MoveInDate</w:t>
              </w:r>
              <w:proofErr w:type="spellEnd"/>
            </w:ins>
          </w:p>
        </w:tc>
      </w:tr>
      <w:tr w:rsidR="00542402" w:rsidRPr="005F4836" w14:paraId="3BE56EAD" w14:textId="77777777" w:rsidTr="00FE0321">
        <w:trPr>
          <w:cantSplit/>
          <w:trHeight w:val="216"/>
          <w:ins w:id="1109" w:author="Molly McEvilley [2]" w:date="2021-10-26T13:57:00Z"/>
        </w:trPr>
        <w:tc>
          <w:tcPr>
            <w:tcW w:w="9355" w:type="dxa"/>
          </w:tcPr>
          <w:p w14:paraId="6CEC2F74" w14:textId="77777777" w:rsidR="00542402" w:rsidRPr="005F4836" w:rsidRDefault="00542402" w:rsidP="00FE0321">
            <w:pPr>
              <w:pStyle w:val="NoSpacing"/>
              <w:rPr>
                <w:ins w:id="1110" w:author="Molly McEvilley [2]" w:date="2021-10-26T13:57:00Z"/>
              </w:rPr>
            </w:pPr>
            <w:proofErr w:type="spellStart"/>
            <w:ins w:id="1111" w:author="Molly McEvilley [2]" w:date="2021-10-26T13:57:00Z">
              <w:r w:rsidRPr="005F4836">
                <w:t>ExitDate</w:t>
              </w:r>
              <w:proofErr w:type="spellEnd"/>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proofErr w:type="spellStart"/>
            <w:r w:rsidRPr="005F4836">
              <w:t>ExitDate</w:t>
            </w:r>
            <w:proofErr w:type="spellEnd"/>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112"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113" w:author="Molly McEvilley [2]" w:date="2021-10-26T14:11:00Z"/>
                <w:b/>
                <w:bCs/>
              </w:rPr>
            </w:pPr>
            <w:proofErr w:type="spellStart"/>
            <w:ins w:id="1114" w:author="Molly McEvilley [2]" w:date="2021-10-26T14:11:00Z">
              <w:r w:rsidRPr="000D5A2E">
                <w:rPr>
                  <w:b/>
                  <w:bCs/>
                </w:rPr>
                <w:t>hmis_Enrollment</w:t>
              </w:r>
              <w:proofErr w:type="spellEnd"/>
            </w:ins>
          </w:p>
        </w:tc>
      </w:tr>
      <w:tr w:rsidR="00570629" w:rsidRPr="005F4836" w14:paraId="789F0C68" w14:textId="77777777" w:rsidTr="00FE0321">
        <w:trPr>
          <w:trHeight w:val="216"/>
          <w:ins w:id="1115" w:author="Molly McEvilley [2]" w:date="2021-10-26T14:11:00Z"/>
        </w:trPr>
        <w:tc>
          <w:tcPr>
            <w:tcW w:w="9355" w:type="dxa"/>
          </w:tcPr>
          <w:p w14:paraId="09721512" w14:textId="77777777" w:rsidR="00570629" w:rsidRPr="00172D43" w:rsidRDefault="00570629" w:rsidP="00FE0321">
            <w:pPr>
              <w:pStyle w:val="NoSpacing"/>
              <w:rPr>
                <w:ins w:id="1116" w:author="Molly McEvilley [2]" w:date="2021-10-26T14:11:00Z"/>
              </w:rPr>
            </w:pPr>
            <w:proofErr w:type="spellStart"/>
            <w:ins w:id="1117" w:author="Molly McEvilley [2]" w:date="2021-10-26T14:11:00Z">
              <w:r w:rsidRPr="00172D43">
                <w:t>EntryDate</w:t>
              </w:r>
              <w:proofErr w:type="spellEnd"/>
            </w:ins>
          </w:p>
        </w:tc>
      </w:tr>
      <w:tr w:rsidR="00570629" w:rsidRPr="005F4836" w14:paraId="34AA8F90" w14:textId="77777777" w:rsidTr="00FE0321">
        <w:trPr>
          <w:trHeight w:val="216"/>
          <w:ins w:id="1118" w:author="Molly McEvilley [2]" w:date="2021-10-26T14:11:00Z"/>
        </w:trPr>
        <w:tc>
          <w:tcPr>
            <w:tcW w:w="9355" w:type="dxa"/>
          </w:tcPr>
          <w:p w14:paraId="255B2516" w14:textId="77777777" w:rsidR="00570629" w:rsidRPr="00172D43" w:rsidRDefault="00570629" w:rsidP="00FE0321">
            <w:pPr>
              <w:pStyle w:val="NoSpacing"/>
              <w:rPr>
                <w:ins w:id="1119" w:author="Molly McEvilley [2]" w:date="2021-10-26T14:11:00Z"/>
              </w:rPr>
            </w:pPr>
            <w:proofErr w:type="spellStart"/>
            <w:ins w:id="1120" w:author="Molly McEvilley [2]" w:date="2021-10-26T14:11:00Z">
              <w:r w:rsidRPr="00172D43">
                <w:t>TimesHomelessPastThreeYears</w:t>
              </w:r>
              <w:proofErr w:type="spellEnd"/>
            </w:ins>
          </w:p>
        </w:tc>
      </w:tr>
      <w:tr w:rsidR="00570629" w:rsidRPr="005F4836" w14:paraId="0A5D1BB9" w14:textId="77777777" w:rsidTr="00FE0321">
        <w:trPr>
          <w:trHeight w:val="216"/>
          <w:ins w:id="1121" w:author="Molly McEvilley [2]" w:date="2021-10-26T14:11:00Z"/>
        </w:trPr>
        <w:tc>
          <w:tcPr>
            <w:tcW w:w="9355" w:type="dxa"/>
          </w:tcPr>
          <w:p w14:paraId="0E526799" w14:textId="77777777" w:rsidR="00570629" w:rsidRPr="00172D43" w:rsidRDefault="00570629" w:rsidP="00FE0321">
            <w:pPr>
              <w:pStyle w:val="NoSpacing"/>
              <w:rPr>
                <w:ins w:id="1122" w:author="Molly McEvilley [2]" w:date="2021-10-26T14:11:00Z"/>
              </w:rPr>
            </w:pPr>
            <w:proofErr w:type="spellStart"/>
            <w:ins w:id="1123" w:author="Molly McEvilley [2]" w:date="2021-10-26T14:11:00Z">
              <w:r w:rsidRPr="00172D43">
                <w:t>MonthsHomelessPastThreeYears</w:t>
              </w:r>
              <w:proofErr w:type="spellEnd"/>
            </w:ins>
          </w:p>
        </w:tc>
      </w:tr>
    </w:tbl>
    <w:p w14:paraId="611AA2FB" w14:textId="77777777" w:rsidR="005846C0" w:rsidRPr="006A3016" w:rsidRDefault="005846C0" w:rsidP="005846C0">
      <w:pPr>
        <w:pStyle w:val="Heading4"/>
      </w:pPr>
      <w:r w:rsidRPr="0088191A">
        <w:lastRenderedPageBreak/>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proofErr w:type="spellStart"/>
            <w:r w:rsidRPr="00434C38">
              <w:rPr>
                <w:b/>
                <w:bCs/>
              </w:rPr>
              <w:t>CHTime</w:t>
            </w:r>
            <w:proofErr w:type="spellEnd"/>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4F949AEA" w14:textId="049EA2AC" w:rsidR="005846C0" w:rsidRDefault="00AC5C3C" w:rsidP="005846C0">
      <w:pPr>
        <w:pStyle w:val="ListParagraph"/>
        <w:numPr>
          <w:ilvl w:val="0"/>
          <w:numId w:val="32"/>
        </w:numPr>
      </w:pPr>
      <w:proofErr w:type="spellStart"/>
      <w:ins w:id="1124"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125"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126"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15E618DE" w:rsidR="005846C0" w:rsidRDefault="005846C0" w:rsidP="005846C0">
      <w:pPr>
        <w:pStyle w:val="ListParagraph"/>
        <w:numPr>
          <w:ilvl w:val="0"/>
          <w:numId w:val="32"/>
        </w:numPr>
      </w:pPr>
      <w:proofErr w:type="spellStart"/>
      <w:r w:rsidRPr="00845520">
        <w:rPr>
          <w:b/>
          <w:bCs/>
        </w:rPr>
        <w:t>ExitFrom</w:t>
      </w:r>
      <w:proofErr w:type="spellEnd"/>
      <w:r>
        <w:t xml:space="preserve"> = 3 (TH) and </w:t>
      </w:r>
      <w:proofErr w:type="spellStart"/>
      <w:ins w:id="1127" w:author="Molly McEvilley [2]" w:date="2021-10-26T13:55:00Z">
        <w:r w:rsidR="00425C6E">
          <w:t>tlsa_</w:t>
        </w:r>
      </w:ins>
      <w:ins w:id="1128" w:author="Molly McEvilley [2]" w:date="2021-10-26T13:56:00Z">
        <w:r w:rsidR="007F0371">
          <w:t>HHID.</w:t>
        </w:r>
      </w:ins>
      <w:r w:rsidRPr="00845520">
        <w:rPr>
          <w:b/>
          <w:bCs/>
        </w:rPr>
        <w:t>EntryDate</w:t>
      </w:r>
      <w:proofErr w:type="spellEnd"/>
      <w:r>
        <w:t xml:space="preserve"> &lt;= [</w:t>
      </w:r>
      <w:proofErr w:type="spellStart"/>
      <w:ins w:id="1129" w:author="Molly McEvilley [2]" w:date="2021-10-26T13:56:00Z">
        <w:r w:rsidR="007F0371">
          <w:t>tlsa_HHID.</w:t>
        </w:r>
      </w:ins>
      <w:r w:rsidRPr="00845520">
        <w:rPr>
          <w:b/>
          <w:bCs/>
        </w:rPr>
        <w:t>ExitDate</w:t>
      </w:r>
      <w:proofErr w:type="spellEnd"/>
      <w:r>
        <w:t xml:space="preserve"> – 1 year]</w:t>
      </w:r>
    </w:p>
    <w:p w14:paraId="187586FD" w14:textId="28BBB282"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w:t>
      </w:r>
      <w:ins w:id="1130" w:author="Molly McEvilley [2]" w:date="2021-10-26T13:56:00Z">
        <w:r w:rsidR="007F0371" w:rsidRPr="007F0371">
          <w:t xml:space="preserve"> </w:t>
        </w:r>
        <w:proofErr w:type="spellStart"/>
        <w:r w:rsidR="007F0371">
          <w:t>tlsa_HHID.</w:t>
        </w:r>
      </w:ins>
      <w:del w:id="1131" w:author="Molly McEvilley [2]" w:date="2021-10-26T13:57:00Z">
        <w:r w:rsidDel="00542402">
          <w:delText xml:space="preserve"> </w:delText>
        </w:r>
      </w:del>
      <w:r w:rsidRPr="00845520">
        <w:rPr>
          <w:b/>
          <w:bCs/>
        </w:rPr>
        <w:t>MoveInDate</w:t>
      </w:r>
      <w:proofErr w:type="spellEnd"/>
      <w:r>
        <w:t xml:space="preserve"> &lt;= [</w:t>
      </w:r>
      <w:proofErr w:type="spellStart"/>
      <w:ins w:id="1132" w:author="Molly McEvilley [2]" w:date="2021-10-26T13:56:00Z">
        <w:r w:rsidR="007F0371">
          <w:t>tlsa_HHID.</w:t>
        </w:r>
      </w:ins>
      <w:r w:rsidRPr="00845520">
        <w:rPr>
          <w:b/>
          <w:bCs/>
        </w:rPr>
        <w:t>ExitDate</w:t>
      </w:r>
      <w:proofErr w:type="spellEnd"/>
      <w:r>
        <w:t xml:space="preserve"> – 1 year]</w:t>
      </w:r>
    </w:p>
    <w:p w14:paraId="6FC8629C" w14:textId="7A3CB59D"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w:t>
      </w:r>
      <w:ins w:id="1133" w:author="Molly McEvilley [2]" w:date="2021-10-26T13:56:00Z">
        <w:r w:rsidR="007F0371" w:rsidRPr="007F0371">
          <w:t xml:space="preserve"> </w:t>
        </w:r>
        <w:proofErr w:type="spellStart"/>
        <w:r w:rsidR="007F0371">
          <w:t>tlsa_HHID.</w:t>
        </w:r>
      </w:ins>
      <w:del w:id="1134" w:author="Molly McEvilley [2]" w:date="2021-10-26T13:56:00Z">
        <w:r w:rsidDel="007F0371">
          <w:delText xml:space="preserve"> </w:delText>
        </w:r>
      </w:del>
      <w:r w:rsidRPr="00845520">
        <w:rPr>
          <w:b/>
          <w:bCs/>
        </w:rPr>
        <w:t>MoveInDate</w:t>
      </w:r>
      <w:proofErr w:type="spellEnd"/>
      <w:r>
        <w:t xml:space="preserve"> &lt;= [</w:t>
      </w:r>
      <w:proofErr w:type="spellStart"/>
      <w:ins w:id="1135" w:author="Molly McEvilley [2]" w:date="2021-10-26T13:56:00Z">
        <w:r w:rsidR="007F0371">
          <w:t>tlsa_HHID.</w:t>
        </w:r>
      </w:ins>
      <w:r w:rsidRPr="00845520">
        <w:rPr>
          <w:b/>
          <w:bCs/>
        </w:rPr>
        <w:t>ExitDate</w:t>
      </w:r>
      <w:proofErr w:type="spellEnd"/>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136"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137" w:author="Molly McEvilley [2]" w:date="2021-10-21T12:43:00Z"/>
        </w:rPr>
      </w:pPr>
      <w:commentRangeStart w:id="1138"/>
      <w:proofErr w:type="spellStart"/>
      <w:ins w:id="1139" w:author="Molly McEvilley [2]" w:date="2021-10-21T12:43:00Z">
        <w:r>
          <w:t>CHTime</w:t>
        </w:r>
        <w:proofErr w:type="spellEnd"/>
        <w:r>
          <w:t xml:space="preserve"> and </w:t>
        </w:r>
        <w:proofErr w:type="spellStart"/>
        <w:r>
          <w:t>CHTimeStatus</w:t>
        </w:r>
      </w:ins>
      <w:commentRangeEnd w:id="1138"/>
      <w:proofErr w:type="spellEnd"/>
      <w:ins w:id="1140" w:author="Molly McEvilley [2]" w:date="2021-10-26T14:01:00Z">
        <w:r w:rsidR="0024095A">
          <w:rPr>
            <w:rStyle w:val="CommentReference"/>
            <w:rFonts w:asciiTheme="minorHAnsi" w:eastAsiaTheme="minorHAnsi" w:hAnsiTheme="minorHAnsi" w:cstheme="minorBidi"/>
          </w:rPr>
          <w:commentReference w:id="1138"/>
        </w:r>
      </w:ins>
    </w:p>
    <w:p w14:paraId="3937DF60" w14:textId="076A3466" w:rsidR="00C70EFD" w:rsidRDefault="00A60435" w:rsidP="005846C0">
      <w:pPr>
        <w:rPr>
          <w:ins w:id="1141" w:author="Molly McEvilley [2]" w:date="2021-10-26T13:26:00Z"/>
        </w:rPr>
      </w:pPr>
      <w:ins w:id="1142" w:author="Molly McEvilley [2]" w:date="2021-10-26T13:13:00Z">
        <w:r>
          <w:t xml:space="preserve">The </w:t>
        </w:r>
      </w:ins>
      <w:ins w:id="1143" w:author="Molly McEvilley [2]" w:date="2021-10-26T13:15:00Z">
        <w:r w:rsidR="00D1526E">
          <w:t xml:space="preserve">general </w:t>
        </w:r>
      </w:ins>
      <w:ins w:id="1144" w:author="Molly McEvilley [2]" w:date="2021-10-26T13:13:00Z">
        <w:r>
          <w:t xml:space="preserve">process of setting </w:t>
        </w:r>
      </w:ins>
      <w:proofErr w:type="spellStart"/>
      <w:ins w:id="1145" w:author="Molly McEvilley [2]" w:date="2021-10-26T13:12:00Z">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ins>
      <w:ins w:id="1146" w:author="Molly McEvilley [2]" w:date="2021-10-26T13:14:00Z">
        <w:r w:rsidR="00155407">
          <w:t xml:space="preserve">is described in sections 7.5 through 7.8.  </w:t>
        </w:r>
      </w:ins>
      <w:ins w:id="1147" w:author="Molly McEvilley [2]" w:date="2021-10-26T13:17:00Z">
        <w:r w:rsidR="00784C6A">
          <w:t xml:space="preserve">It is </w:t>
        </w:r>
      </w:ins>
      <w:proofErr w:type="gramStart"/>
      <w:ins w:id="1148" w:author="Molly McEvilley [2]" w:date="2021-10-26T13:22:00Z">
        <w:r w:rsidR="00DE6937">
          <w:t>similar to</w:t>
        </w:r>
        <w:proofErr w:type="gramEnd"/>
        <w:r w:rsidR="00DE6937">
          <w:t xml:space="preserve"> the process used to set </w:t>
        </w:r>
        <w:r w:rsidR="001F0A95">
          <w:t>the column val</w:t>
        </w:r>
      </w:ins>
      <w:ins w:id="1149" w:author="Molly McEvilley [2]" w:date="2021-10-26T13:23:00Z">
        <w:r w:rsidR="001F0A95">
          <w:t xml:space="preserve">ues in </w:t>
        </w:r>
      </w:ins>
      <w:proofErr w:type="spellStart"/>
      <w:ins w:id="1150" w:author="Molly McEvilley [2]" w:date="2021-10-26T13:58:00Z">
        <w:r w:rsidR="00520741">
          <w:t>tlsa_Person</w:t>
        </w:r>
      </w:ins>
      <w:proofErr w:type="spellEnd"/>
      <w:ins w:id="1151" w:author="Molly McEvilley [2]" w:date="2021-10-26T13:23:00Z">
        <w:r w:rsidR="001F0A95">
          <w:t xml:space="preserve"> (sections 5.5-5.10</w:t>
        </w:r>
      </w:ins>
      <w:ins w:id="1152" w:author="Molly McEvilley [2]" w:date="2021-10-26T13:58:00Z">
        <w:r w:rsidR="00B707BC">
          <w:t>).  At the person</w:t>
        </w:r>
      </w:ins>
      <w:ins w:id="1153" w:author="Molly McEvilley [2]" w:date="2021-10-26T13:59:00Z">
        <w:r w:rsidR="00B707BC">
          <w:t xml:space="preserve"> level, </w:t>
        </w:r>
      </w:ins>
      <w:ins w:id="1154" w:author="Molly McEvilley [2]" w:date="2021-10-26T13:27:00Z">
        <w:r w:rsidR="00D07D37">
          <w:t xml:space="preserve">there are three </w:t>
        </w:r>
      </w:ins>
      <w:ins w:id="1155" w:author="Molly McEvilley [2]" w:date="2021-10-26T13:28:00Z">
        <w:r w:rsidR="00D07D37">
          <w:t xml:space="preserve">combinations of values </w:t>
        </w:r>
      </w:ins>
      <w:ins w:id="1156" w:author="Molly McEvilley [2]" w:date="2021-10-26T13:29:00Z">
        <w:r w:rsidR="00FD7BBA">
          <w:t xml:space="preserve">(shown below) </w:t>
        </w:r>
      </w:ins>
      <w:ins w:id="1157" w:author="Molly McEvilley [2]" w:date="2021-10-26T13:28:00Z">
        <w:r w:rsidR="00D07D37">
          <w:t xml:space="preserve">in these columns that </w:t>
        </w:r>
      </w:ins>
      <w:ins w:id="1158"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159" w:author="Molly McEvilley [2]" w:date="2021-10-26T13:28:00Z">
        <w:r w:rsidR="00FD7BBA">
          <w:t xml:space="preserve">indicate </w:t>
        </w:r>
        <w:r w:rsidR="00FD7BBA">
          <w:lastRenderedPageBreak/>
          <w:t>that the person meets the criteria for chronic homelessness</w:t>
        </w:r>
      </w:ins>
      <w:ins w:id="1160" w:author="Molly McEvilley [2]" w:date="2021-10-26T14:00:00Z">
        <w:r w:rsidR="00A25FC2">
          <w:t xml:space="preserve">, and any households </w:t>
        </w:r>
      </w:ins>
      <w:ins w:id="1161" w:author="Molly McEvilley [2]" w:date="2021-10-26T13:32:00Z">
        <w:r w:rsidR="00590609">
          <w:t xml:space="preserve">of which they are a member </w:t>
        </w:r>
        <w:r w:rsidR="00082E94">
          <w:t xml:space="preserve">are included in the Chronically Homeless Households population.  </w:t>
        </w:r>
      </w:ins>
      <w:ins w:id="1162"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16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164" w:author="Molly McEvilley [2]" w:date="2021-10-26T13:26:00Z"/>
              </w:rPr>
            </w:pPr>
            <w:proofErr w:type="spellStart"/>
            <w:ins w:id="1165" w:author="Molly McEvilley [2]" w:date="2021-10-26T13:26:00Z">
              <w:r w:rsidRPr="005F4836">
                <w:t>CHTime</w:t>
              </w:r>
              <w:proofErr w:type="spellEnd"/>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166" w:author="Molly McEvilley [2]" w:date="2021-10-26T13:26:00Z"/>
              </w:rPr>
            </w:pPr>
            <w:proofErr w:type="spellStart"/>
            <w:ins w:id="1167" w:author="Molly McEvilley [2]" w:date="2021-10-26T13:26:00Z">
              <w:r w:rsidRPr="005F4836">
                <w:t>CHTimeStatus</w:t>
              </w:r>
              <w:proofErr w:type="spellEnd"/>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168" w:author="Molly McEvilley [2]" w:date="2021-10-26T13:26:00Z"/>
              </w:rPr>
            </w:pPr>
            <w:ins w:id="1169"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170"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171" w:author="Molly McEvilley [2]" w:date="2021-10-26T13:26:00Z"/>
              </w:rPr>
            </w:pPr>
            <w:ins w:id="1172"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173" w:author="Molly McEvilley [2]" w:date="2021-10-26T13:26:00Z"/>
              </w:rPr>
            </w:pPr>
            <w:ins w:id="1174"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175" w:author="Molly McEvilley [2]" w:date="2021-10-26T13:26:00Z"/>
              </w:rPr>
            </w:pPr>
            <w:ins w:id="1176"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177"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178" w:author="Molly McEvilley [2]" w:date="2021-10-26T13:26:00Z"/>
              </w:rPr>
            </w:pPr>
            <w:ins w:id="1179"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180" w:author="Molly McEvilley [2]" w:date="2021-10-26T13:26:00Z"/>
              </w:rPr>
            </w:pPr>
            <w:ins w:id="1181"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182" w:author="Molly McEvilley [2]" w:date="2021-10-26T13:26:00Z"/>
              </w:rPr>
            </w:pPr>
            <w:ins w:id="1183"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184"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185" w:author="Molly McEvilley [2]" w:date="2021-10-26T13:26:00Z"/>
              </w:rPr>
            </w:pPr>
            <w:ins w:id="1186"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187" w:author="Molly McEvilley [2]" w:date="2021-10-26T13:26:00Z"/>
              </w:rPr>
            </w:pPr>
            <w:ins w:id="1188"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189" w:author="Molly McEvilley [2]" w:date="2021-10-26T13:26:00Z"/>
              </w:rPr>
            </w:pPr>
            <w:ins w:id="1190" w:author="Molly McEvilley [2]" w:date="2021-10-26T13:26:00Z">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191" w:author="Molly McEvilley [2]" w:date="2021-10-26T13:19:00Z"/>
        </w:rPr>
      </w:pPr>
      <w:ins w:id="1192" w:author="Molly McEvilley [2]" w:date="2021-10-26T13:24:00Z">
        <w:r>
          <w:t>There is no person-level reporting for the exit cohorts, however</w:t>
        </w:r>
      </w:ins>
      <w:ins w:id="1193" w:author="Molly McEvilley [2]" w:date="2021-10-26T13:33:00Z">
        <w:r w:rsidR="00082E94">
          <w:t xml:space="preserve">.  </w:t>
        </w:r>
      </w:ins>
      <w:proofErr w:type="gramStart"/>
      <w:ins w:id="1194" w:author="Molly McEvilley [2]" w:date="2021-10-26T13:34:00Z">
        <w:r w:rsidR="00082E94">
          <w:t>The end result</w:t>
        </w:r>
        <w:proofErr w:type="gramEnd"/>
        <w:r w:rsidR="00082E94">
          <w:t xml:space="preserve"> of a</w:t>
        </w:r>
      </w:ins>
      <w:ins w:id="1195"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196" w:author="Molly McEvilley [2]" w:date="2021-10-26T13:24:00Z">
        <w:r w:rsidR="00BD31D7">
          <w:t xml:space="preserve">, </w:t>
        </w:r>
      </w:ins>
      <w:ins w:id="1197"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198" w:author="Molly McEvilley [2]" w:date="2021-10-26T13:35:00Z">
        <w:r w:rsidR="0006101A">
          <w:t>As such</w:t>
        </w:r>
      </w:ins>
      <w:ins w:id="1199" w:author="Molly McEvilley [2]" w:date="2021-10-26T13:36:00Z">
        <w:r w:rsidR="007653AD">
          <w:t xml:space="preserve">, we can set </w:t>
        </w:r>
      </w:ins>
      <w:proofErr w:type="spellStart"/>
      <w:ins w:id="1200" w:author="Molly McEvilley [2]" w:date="2021-10-26T13:19:00Z">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ins>
      <w:ins w:id="1201" w:author="Molly McEvilley [2]" w:date="2021-10-26T13:38:00Z">
        <w:r w:rsidR="00571FC3">
          <w:t xml:space="preserve">directly </w:t>
        </w:r>
      </w:ins>
      <w:ins w:id="1202" w:author="Molly McEvilley [2]" w:date="2021-10-26T13:39:00Z">
        <w:r w:rsidR="00F80BB4">
          <w:t xml:space="preserve">in </w:t>
        </w:r>
        <w:proofErr w:type="spellStart"/>
        <w:r w:rsidR="00F80BB4">
          <w:t>tlsa_ExitHoHAdult</w:t>
        </w:r>
        <w:proofErr w:type="spellEnd"/>
        <w:r w:rsidR="00F80BB4">
          <w:t xml:space="preserve"> </w:t>
        </w:r>
      </w:ins>
      <w:ins w:id="1203" w:author="Molly McEvilley [2]" w:date="2021-10-26T13:19:00Z">
        <w:r w:rsidR="005C0A4B">
          <w:t>where:</w:t>
        </w:r>
      </w:ins>
    </w:p>
    <w:p w14:paraId="3ECBBECA" w14:textId="77777777" w:rsidR="005C0A4B" w:rsidRDefault="005C0A4B" w:rsidP="0024095A">
      <w:pPr>
        <w:pStyle w:val="ListParagraph"/>
        <w:numPr>
          <w:ilvl w:val="0"/>
          <w:numId w:val="104"/>
        </w:numPr>
        <w:rPr>
          <w:ins w:id="1204" w:author="Molly McEvilley [2]" w:date="2021-10-26T13:20:00Z"/>
        </w:rPr>
      </w:pPr>
      <w:proofErr w:type="spellStart"/>
      <w:ins w:id="1205"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206" w:author="Molly McEvilley [2]" w:date="2021-10-26T13:20:00Z"/>
        </w:rPr>
      </w:pPr>
      <w:proofErr w:type="spellStart"/>
      <w:ins w:id="1207" w:author="Molly McEvilley [2]" w:date="2021-10-26T13:20:00Z">
        <w:r>
          <w:t>hmis_Enrollment.</w:t>
        </w:r>
        <w:r w:rsidRPr="0024095A">
          <w:rPr>
            <w:i/>
            <w:iCs/>
          </w:rPr>
          <w:t>TimesHomelessPastThreeYears</w:t>
        </w:r>
        <w:proofErr w:type="spellEnd"/>
        <w:r>
          <w:t xml:space="preserve"> = 4; and</w:t>
        </w:r>
      </w:ins>
    </w:p>
    <w:p w14:paraId="1D6A5164" w14:textId="27664FB1" w:rsidR="005C0A4B" w:rsidRDefault="00D05E7F" w:rsidP="0024095A">
      <w:pPr>
        <w:pStyle w:val="ListParagraph"/>
        <w:numPr>
          <w:ilvl w:val="0"/>
          <w:numId w:val="104"/>
        </w:numPr>
        <w:rPr>
          <w:ins w:id="1208" w:author="Molly McEvilley [2]" w:date="2021-10-26T13:20:00Z"/>
        </w:rPr>
      </w:pPr>
      <w:proofErr w:type="spellStart"/>
      <w:ins w:id="1209" w:author="Molly McEvilley [2]" w:date="2021-10-26T13:21:00Z">
        <w:r>
          <w:t>hmis_Enrollment.</w:t>
        </w:r>
        <w:r w:rsidRPr="0024095A">
          <w:rPr>
            <w:i/>
            <w:iCs/>
          </w:rPr>
          <w:t>EntryDate</w:t>
        </w:r>
        <w:proofErr w:type="spellEnd"/>
        <w:r>
          <w:t xml:space="preserve"> &gt; [</w:t>
        </w:r>
      </w:ins>
      <w:proofErr w:type="spellStart"/>
      <w:ins w:id="1210" w:author="Molly McEvilley [2]" w:date="2021-10-26T13:37:00Z">
        <w:r w:rsidR="009B6369">
          <w:t>tlsa_Enrollment.</w:t>
        </w:r>
      </w:ins>
      <w:ins w:id="1211" w:author="Molly McEvilley [2]" w:date="2021-10-26T13:21:00Z">
        <w:r>
          <w:t>ExitDate</w:t>
        </w:r>
        <w:proofErr w:type="spellEnd"/>
        <w:r>
          <w:t xml:space="preserve"> – 1 year].</w:t>
        </w:r>
      </w:ins>
    </w:p>
    <w:p w14:paraId="2DE8CB57" w14:textId="445E56A2" w:rsidR="00286952" w:rsidRPr="00DF59D2" w:rsidRDefault="00F80BB4" w:rsidP="005846C0">
      <w:ins w:id="1212" w:author="Molly McEvilley [2]" w:date="2021-10-26T13:39:00Z">
        <w:r>
          <w:t>It is not necessa</w:t>
        </w:r>
      </w:ins>
      <w:ins w:id="1213" w:author="Molly McEvilley [2]" w:date="2021-10-26T13:40:00Z">
        <w:r>
          <w:t xml:space="preserve">ry to include these </w:t>
        </w:r>
        <w:proofErr w:type="spellStart"/>
        <w:r>
          <w:t>tlsa_</w:t>
        </w:r>
        <w:r w:rsidR="009C2667">
          <w:t>E</w:t>
        </w:r>
      </w:ins>
      <w:ins w:id="1214" w:author="Molly McEvilley [2]" w:date="2021-10-26T13:39:00Z">
        <w:r>
          <w:t>xitHoHAdult</w:t>
        </w:r>
        <w:proofErr w:type="spellEnd"/>
        <w:r>
          <w:t xml:space="preserve"> </w:t>
        </w:r>
      </w:ins>
      <w:ins w:id="1215" w:author="Molly McEvilley [2]" w:date="2021-10-26T13:40:00Z">
        <w:r w:rsidR="009C2667">
          <w:t xml:space="preserve">records in the subsequent steps </w:t>
        </w:r>
        <w:r w:rsidR="00FC094D">
          <w:t>7.</w:t>
        </w:r>
      </w:ins>
      <w:ins w:id="1216" w:author="Molly McEvilley [2]" w:date="2021-10-26T13:41:00Z">
        <w:r w:rsidR="00FC094D">
          <w:t xml:space="preserve">5-7.8.  </w:t>
        </w:r>
      </w:ins>
    </w:p>
    <w:p w14:paraId="65D65BC8" w14:textId="77777777" w:rsidR="005846C0" w:rsidRDefault="005846C0" w:rsidP="005846C0">
      <w:pPr>
        <w:pStyle w:val="Heading2"/>
      </w:pPr>
      <w:bookmarkStart w:id="1217" w:name="_Toc78368775"/>
      <w:bookmarkStart w:id="1218" w:name="_Toc79153984"/>
      <w:r>
        <w:t>Get Dates to Exclude from Counts of ES/SH/Street Days (ch_Exclude)</w:t>
      </w:r>
      <w:bookmarkEnd w:id="1217"/>
      <w:bookmarkEnd w:id="1218"/>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219" w:author="Molly McEvilley [2]" w:date="2021-10-26T15:11:00Z"/>
        </w:trPr>
        <w:tc>
          <w:tcPr>
            <w:tcW w:w="9355" w:type="dxa"/>
          </w:tcPr>
          <w:p w14:paraId="3BB6ED87" w14:textId="2874D525" w:rsidR="0023271D" w:rsidRDefault="0023271D" w:rsidP="00845520">
            <w:pPr>
              <w:pStyle w:val="NoSpacing"/>
              <w:rPr>
                <w:ins w:id="1220" w:author="Molly McEvilley [2]" w:date="2021-10-26T15:11:00Z"/>
              </w:rPr>
            </w:pPr>
            <w:proofErr w:type="spellStart"/>
            <w:ins w:id="1221" w:author="Molly McEvilley [2]" w:date="2021-10-26T15:11:00Z">
              <w:r>
                <w:t>CHTime</w:t>
              </w:r>
              <w:proofErr w:type="spellEnd"/>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222" w:author="Molly McEvilley [2]" w:date="2021-10-21T10:52:00Z">
              <w:r w:rsidRPr="0024095A">
                <w:t>LSAProjectType</w:t>
              </w:r>
            </w:ins>
            <w:proofErr w:type="spellEnd"/>
            <w:del w:id="1223"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224" w:author="Molly McEvilley [2]" w:date="2021-10-26T15:24:00Z"/>
        </w:trPr>
        <w:tc>
          <w:tcPr>
            <w:tcW w:w="9355" w:type="dxa"/>
          </w:tcPr>
          <w:p w14:paraId="664CFA58" w14:textId="320B89B5" w:rsidR="005846C0" w:rsidDel="00947DC1" w:rsidRDefault="005846C0" w:rsidP="00845520">
            <w:pPr>
              <w:pStyle w:val="NoSpacing"/>
              <w:rPr>
                <w:del w:id="1225" w:author="Molly McEvilley [2]" w:date="2021-10-26T15:24:00Z"/>
              </w:rPr>
            </w:pPr>
            <w:del w:id="1226"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17A681A7"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ins w:id="1227" w:author="Molly McEvilley [2]" w:date="2021-10-26T13:41:00Z">
        <w:r w:rsidR="00EB3270">
          <w:t xml:space="preserve"> </w:t>
        </w:r>
        <w:commentRangeStart w:id="1228"/>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229" w:author="Molly McEvilley [2]" w:date="2021-10-26T13:42:00Z">
        <w:r w:rsidR="00EB3270">
          <w:t xml:space="preserve">7.4 (i.e., where </w:t>
        </w:r>
        <w:proofErr w:type="spellStart"/>
        <w:r w:rsidR="00EB3270" w:rsidRPr="0049288A">
          <w:rPr>
            <w:b/>
            <w:bCs/>
          </w:rPr>
          <w:t>CHTime</w:t>
        </w:r>
        <w:proofErr w:type="spellEnd"/>
        <w:r w:rsidR="00EB3270">
          <w:t xml:space="preserve"> is NULL)</w:t>
        </w:r>
      </w:ins>
      <w:commentRangeEnd w:id="1228"/>
      <w:ins w:id="1230" w:author="Molly McEvilley [2]" w:date="2021-10-26T14:03:00Z">
        <w:r w:rsidR="0049288A">
          <w:rPr>
            <w:rStyle w:val="CommentReference"/>
          </w:rPr>
          <w:commentReference w:id="1228"/>
        </w:r>
      </w:ins>
      <w:r>
        <w:t xml:space="preserve">, dates enrolled in TH or housed in RRH/PSH are inserted to ch_Exclude (if they don’t already exist) 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231" w:author="Molly McEvilley [2]" w:date="2021-10-26T15:26:00Z"/>
        </w:rPr>
      </w:pPr>
      <w:r w:rsidRPr="00845520">
        <w:rPr>
          <w:b/>
          <w:bCs/>
        </w:rPr>
        <w:lastRenderedPageBreak/>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232" w:author="Molly McEvilley [2]" w:date="2021-10-26T15:26:00Z" w:name="move86154430"/>
      <w:moveTo w:id="1233" w:author="Molly McEvilley [2]" w:date="2021-10-26T15:26:00Z">
        <w:r>
          <w:t xml:space="preserve">[Date] &lt; </w:t>
        </w:r>
        <w:proofErr w:type="spellStart"/>
        <w:r>
          <w:t>tlsa_Enrollment.</w:t>
        </w:r>
        <w:r w:rsidRPr="00845520">
          <w:rPr>
            <w:b/>
            <w:bCs/>
          </w:rPr>
          <w:t>ExitDate</w:t>
        </w:r>
      </w:moveTo>
      <w:moveToRangeEnd w:id="1232"/>
      <w:proofErr w:type="spellEnd"/>
      <w:ins w:id="1234"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1CC1D18C" w:rsidR="005846C0" w:rsidRDefault="00BC6801" w:rsidP="005846C0">
      <w:pPr>
        <w:pStyle w:val="ListParagraph"/>
        <w:numPr>
          <w:ilvl w:val="1"/>
          <w:numId w:val="32"/>
        </w:numPr>
      </w:pPr>
      <w:proofErr w:type="spellStart"/>
      <w:ins w:id="1235" w:author="Molly McEvilley [2]" w:date="2021-10-21T10:52:00Z">
        <w:r>
          <w:rPr>
            <w:b/>
            <w:bCs/>
          </w:rPr>
          <w:t>LSA</w:t>
        </w:r>
        <w:r w:rsidRPr="00845520">
          <w:rPr>
            <w:b/>
            <w:bCs/>
          </w:rPr>
          <w:t>ProjectType</w:t>
        </w:r>
        <w:proofErr w:type="spellEnd"/>
        <w:r>
          <w:t xml:space="preserve"> </w:t>
        </w:r>
      </w:ins>
      <w:del w:id="1236" w:author="Molly McEvilley [2]" w:date="2021-10-21T10:52:00Z">
        <w:r w:rsidR="005846C0" w:rsidRPr="00845520" w:rsidDel="00BC6801">
          <w:rPr>
            <w:b/>
            <w:bCs/>
          </w:rPr>
          <w:delText>ProjectType</w:delText>
        </w:r>
        <w:r w:rsidR="005846C0" w:rsidDel="00BC6801">
          <w:delText xml:space="preserve"> </w:delText>
        </w:r>
      </w:del>
      <w:r w:rsidR="005846C0">
        <w:t xml:space="preserve">= </w:t>
      </w:r>
      <w:proofErr w:type="gramStart"/>
      <w:r w:rsidR="005846C0">
        <w:t>2;</w:t>
      </w:r>
      <w:proofErr w:type="gramEnd"/>
      <w:r w:rsidR="005846C0">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566EE680" w:rsidR="005846C0" w:rsidDel="002D1351" w:rsidRDefault="005846C0" w:rsidP="005846C0">
      <w:pPr>
        <w:pStyle w:val="ListParagraph"/>
        <w:numPr>
          <w:ilvl w:val="1"/>
          <w:numId w:val="32"/>
        </w:numPr>
        <w:rPr>
          <w:del w:id="1237" w:author="Molly McEvilley [2]" w:date="2021-10-26T15:27:00Z"/>
        </w:rPr>
      </w:pPr>
      <w:moveFromRangeStart w:id="1238" w:author="Molly McEvilley [2]" w:date="2021-10-26T15:26:00Z" w:name="move86154430"/>
      <w:commentRangeStart w:id="1239"/>
      <w:moveFrom w:id="1240" w:author="Molly McEvilley [2]" w:date="2021-10-26T15:26:00Z">
        <w:del w:id="1241" w:author="Molly McEvilley [2]" w:date="2021-10-26T15:27:00Z">
          <w:r w:rsidDel="002D1351">
            <w:delText>[Date] &lt; tlsa_Enrollment.</w:delText>
          </w:r>
          <w:r w:rsidRPr="00845520" w:rsidDel="002D1351">
            <w:rPr>
              <w:b/>
              <w:bCs/>
            </w:rPr>
            <w:delText>ExitDate</w:delText>
          </w:r>
        </w:del>
      </w:moveFrom>
      <w:moveFromRangeEnd w:id="1238"/>
      <w:commentRangeEnd w:id="1239"/>
      <w:r w:rsidR="002D1351">
        <w:rPr>
          <w:rStyle w:val="CommentReference"/>
          <w:rFonts w:eastAsiaTheme="minorHAnsi" w:cstheme="minorBidi"/>
        </w:rPr>
        <w:commentReference w:id="1239"/>
      </w:r>
    </w:p>
    <w:p w14:paraId="08A3EC7C" w14:textId="77777777" w:rsidR="005846C0" w:rsidRDefault="005846C0" w:rsidP="005846C0">
      <w:pPr>
        <w:ind w:left="1080"/>
      </w:pPr>
      <w:r>
        <w:t>OR</w:t>
      </w:r>
    </w:p>
    <w:p w14:paraId="13B40008" w14:textId="1E0299BE" w:rsidR="005846C0" w:rsidRDefault="00BC6801" w:rsidP="005846C0">
      <w:pPr>
        <w:pStyle w:val="ListParagraph"/>
        <w:numPr>
          <w:ilvl w:val="1"/>
          <w:numId w:val="32"/>
        </w:numPr>
      </w:pPr>
      <w:proofErr w:type="spellStart"/>
      <w:ins w:id="1242" w:author="Molly McEvilley [2]" w:date="2021-10-21T10:52:00Z">
        <w:r>
          <w:rPr>
            <w:b/>
            <w:bCs/>
          </w:rPr>
          <w:t>LSA</w:t>
        </w:r>
        <w:r w:rsidRPr="00845520">
          <w:rPr>
            <w:b/>
            <w:bCs/>
          </w:rPr>
          <w:t>ProjectType</w:t>
        </w:r>
        <w:proofErr w:type="spellEnd"/>
        <w:r>
          <w:t xml:space="preserve"> </w:t>
        </w:r>
      </w:ins>
      <w:del w:id="1243" w:author="Molly McEvilley [2]" w:date="2021-10-21T10:52:00Z">
        <w:r w:rsidR="005846C0" w:rsidRPr="00845520" w:rsidDel="00BC6801">
          <w:rPr>
            <w:b/>
            <w:bCs/>
          </w:rPr>
          <w:delText>ProjectType</w:delText>
        </w:r>
        <w:r w:rsidR="005846C0" w:rsidDel="00BC6801">
          <w:delText xml:space="preserve"> </w:delText>
        </w:r>
      </w:del>
      <w:r w:rsidR="005846C0">
        <w:t xml:space="preserve">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649AF2E5" w:rsidR="005846C0" w:rsidRPr="00845520" w:rsidDel="002D1351" w:rsidRDefault="005846C0" w:rsidP="005846C0">
      <w:pPr>
        <w:pStyle w:val="ListParagraph"/>
        <w:numPr>
          <w:ilvl w:val="1"/>
          <w:numId w:val="32"/>
        </w:numPr>
        <w:rPr>
          <w:del w:id="1244" w:author="Molly McEvilley [2]" w:date="2021-10-26T15:27:00Z"/>
        </w:rPr>
      </w:pPr>
      <w:del w:id="1245" w:author="Molly McEvilley [2]" w:date="2021-10-26T15:27:00Z">
        <w:r w:rsidDel="002D1351">
          <w:delText>[Date] &lt; tlsa_Enrollment.</w:delText>
        </w:r>
        <w:r w:rsidRPr="00845520" w:rsidDel="002D1351">
          <w:rPr>
            <w:b/>
            <w:bCs/>
          </w:rPr>
          <w:delText>ExitDate</w:delText>
        </w:r>
      </w:del>
    </w:p>
    <w:p w14:paraId="18C93621" w14:textId="726C2FD6" w:rsidR="005846C0" w:rsidDel="00D63951" w:rsidRDefault="005846C0" w:rsidP="005846C0">
      <w:pPr>
        <w:ind w:left="1080"/>
        <w:rPr>
          <w:del w:id="1246" w:author="Molly McEvilley [2]" w:date="2021-10-26T15:25:00Z"/>
        </w:rPr>
      </w:pPr>
      <w:del w:id="1247"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248" w:author="Molly McEvilley [2]" w:date="2021-10-26T15:25:00Z"/>
        </w:rPr>
      </w:pPr>
      <w:del w:id="1249" w:author="Molly McEvilley [2]" w:date="2021-10-21T10:52:00Z">
        <w:r w:rsidDel="00BC6801">
          <w:rPr>
            <w:b/>
            <w:bCs/>
          </w:rPr>
          <w:delText xml:space="preserve">ProjectType </w:delText>
        </w:r>
      </w:del>
      <w:del w:id="1250"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251" w:author="Molly McEvilley [2]" w:date="2021-10-26T15:25:00Z"/>
        </w:rPr>
      </w:pPr>
      <w:del w:id="1252"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253" w:author="Molly McEvilley [2]" w:date="2021-10-26T15:25:00Z"/>
        </w:rPr>
      </w:pPr>
      <w:del w:id="1254" w:author="Molly McEvilley [2]" w:date="2021-10-26T15:25:00Z">
        <w:r w:rsidRPr="00845520" w:rsidDel="00D63951">
          <w:delText xml:space="preserve">[Date] = </w:delText>
        </w:r>
        <w:r w:rsidDel="00D63951">
          <w:rPr>
            <w:b/>
            <w:bCs/>
          </w:rPr>
          <w:delText>MoveInDate</w:delText>
        </w:r>
      </w:del>
    </w:p>
    <w:p w14:paraId="2D111641" w14:textId="77777777" w:rsidR="005846C0" w:rsidRDefault="005846C0" w:rsidP="005846C0">
      <w:pPr>
        <w:pStyle w:val="Heading2"/>
      </w:pPr>
      <w:bookmarkStart w:id="1255" w:name="_Toc78368776"/>
      <w:bookmarkStart w:id="1256" w:name="_Toc79153985"/>
      <w:r>
        <w:t>Get Dates to Include in Counts of ES/SH/Street Days (ch_Include)</w:t>
      </w:r>
      <w:bookmarkEnd w:id="1255"/>
      <w:bookmarkEnd w:id="1256"/>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257" w:author="Molly McEvilley [2]" w:date="2021-10-26T15:11:00Z"/>
        </w:trPr>
        <w:tc>
          <w:tcPr>
            <w:tcW w:w="9355" w:type="dxa"/>
          </w:tcPr>
          <w:p w14:paraId="4623EB3D" w14:textId="77777777" w:rsidR="0023271D" w:rsidRDefault="0023271D" w:rsidP="00FE0321">
            <w:pPr>
              <w:pStyle w:val="NoSpacing"/>
              <w:rPr>
                <w:ins w:id="1258" w:author="Molly McEvilley [2]" w:date="2021-10-26T15:11:00Z"/>
              </w:rPr>
            </w:pPr>
            <w:proofErr w:type="spellStart"/>
            <w:ins w:id="1259" w:author="Molly McEvilley [2]" w:date="2021-10-26T15:11:00Z">
              <w:r>
                <w:t>CHTime</w:t>
              </w:r>
              <w:proofErr w:type="spellEnd"/>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260" w:author="Molly McEvilley [2]" w:date="2021-10-21T10:53:00Z">
              <w:r w:rsidRPr="0049288A">
                <w:t>LSAProjectType</w:t>
              </w:r>
            </w:ins>
            <w:proofErr w:type="spellEnd"/>
            <w:del w:id="1261" w:author="Molly McEvilley [2]" w:date="2021-10-21T10:53:00Z">
              <w:r w:rsidR="005846C0" w:rsidRPr="00BC6801" w:rsidDel="00BC6801">
                <w:delText xml:space="preserve">ProjectType </w:delText>
              </w:r>
            </w:del>
          </w:p>
        </w:tc>
      </w:tr>
      <w:tr w:rsidR="005846C0" w:rsidDel="00BC6801" w14:paraId="1AD0E7C1" w14:textId="0C468ECE" w:rsidTr="00845520">
        <w:trPr>
          <w:cantSplit/>
          <w:trHeight w:val="216"/>
          <w:del w:id="1262" w:author="Molly McEvilley [2]" w:date="2021-10-21T10:53:00Z"/>
        </w:trPr>
        <w:tc>
          <w:tcPr>
            <w:tcW w:w="9355" w:type="dxa"/>
          </w:tcPr>
          <w:p w14:paraId="7574BF04" w14:textId="0B35067D" w:rsidR="005846C0" w:rsidRPr="00172D43" w:rsidDel="00BC6801" w:rsidRDefault="005846C0" w:rsidP="00845520">
            <w:pPr>
              <w:pStyle w:val="NoSpacing"/>
              <w:rPr>
                <w:del w:id="1263" w:author="Molly McEvilley [2]" w:date="2021-10-21T10:53:00Z"/>
              </w:rPr>
            </w:pPr>
            <w:del w:id="1264" w:author="Molly McEvilley [2]" w:date="2021-10-21T10:53:00Z">
              <w:r w:rsidDel="00BC6801">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proofErr w:type="spellStart"/>
            <w:r>
              <w:t>EntryDate</w:t>
            </w:r>
            <w:proofErr w:type="spellEnd"/>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ins w:id="1265" w:author="Molly McEvilley [2]" w:date="2021-10-26T13:43:00Z">
        <w:r w:rsidR="0002029C" w:rsidRPr="0002029C">
          <w:t xml:space="preserve"> </w:t>
        </w:r>
        <w:commentRangeStart w:id="1266"/>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ins>
      <w:commentRangeEnd w:id="1266"/>
      <w:ins w:id="1267" w:author="Molly McEvilley [2]" w:date="2021-10-26T13:52:00Z">
        <w:r w:rsidR="001D52D6">
          <w:rPr>
            <w:rStyle w:val="CommentReference"/>
          </w:rPr>
          <w:commentReference w:id="1266"/>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268" w:author="Molly McEvilley [2]" w:date="2021-10-21T10:53:00Z">
        <w:r>
          <w:rPr>
            <w:b/>
            <w:bCs/>
          </w:rPr>
          <w:t>LSA</w:t>
        </w:r>
        <w:r w:rsidRPr="00845520">
          <w:rPr>
            <w:b/>
            <w:bCs/>
          </w:rPr>
          <w:t>ProjectType</w:t>
        </w:r>
        <w:proofErr w:type="spellEnd"/>
        <w:r>
          <w:t xml:space="preserve"> </w:t>
        </w:r>
      </w:ins>
      <w:del w:id="1269"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270"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proofErr w:type="spellStart"/>
      <w:r w:rsidRPr="009C008E">
        <w:rPr>
          <w:b/>
          <w:bCs/>
          <w:iCs/>
        </w:rPr>
        <w:t>ExitDate</w:t>
      </w:r>
      <w:proofErr w:type="spellEnd"/>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271" w:author="Molly McEvilley [2]" w:date="2021-10-21T10:53:00Z">
        <w:r>
          <w:rPr>
            <w:b/>
            <w:bCs/>
          </w:rPr>
          <w:t>LSA</w:t>
        </w:r>
        <w:r w:rsidRPr="00845520">
          <w:rPr>
            <w:b/>
            <w:bCs/>
          </w:rPr>
          <w:t>ProjectType</w:t>
        </w:r>
        <w:proofErr w:type="spellEnd"/>
        <w:r>
          <w:t xml:space="preserve"> </w:t>
        </w:r>
      </w:ins>
      <w:del w:id="1272" w:author="Molly McEvilley [2]" w:date="2021-10-21T10:53:00Z">
        <w:r w:rsidR="005846C0" w:rsidRPr="009C008E" w:rsidDel="00BC6801">
          <w:delText>ProjectType</w:delText>
        </w:r>
        <w:r w:rsidR="005846C0" w:rsidRPr="00BF5535" w:rsidDel="00BC6801">
          <w:delText xml:space="preserve"> </w:delText>
        </w:r>
      </w:del>
      <w:r w:rsidR="005846C0" w:rsidRPr="00BF5535">
        <w:t>=</w:t>
      </w:r>
      <w:del w:id="1273"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274"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6193D983" w:rsidR="005846C0" w:rsidRPr="00F92C8B" w:rsidRDefault="005846C0" w:rsidP="005846C0">
      <w:pPr>
        <w:pStyle w:val="ListParagraph"/>
        <w:numPr>
          <w:ilvl w:val="5"/>
          <w:numId w:val="58"/>
        </w:numPr>
      </w:pPr>
      <w:commentRangeStart w:id="1275"/>
      <w:del w:id="1276"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275"/>
      <w:r w:rsidR="0064371D">
        <w:rPr>
          <w:rStyle w:val="CommentReference"/>
          <w:rFonts w:eastAsiaTheme="minorHAnsi" w:cstheme="minorBidi"/>
        </w:rPr>
        <w:commentReference w:id="1275"/>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proofErr w:type="spellStart"/>
      <w:r w:rsidRPr="009C008E">
        <w:rPr>
          <w:b/>
          <w:bCs/>
          <w:iCs/>
        </w:rPr>
        <w:t>EntryDate</w:t>
      </w:r>
      <w:proofErr w:type="spellEnd"/>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277" w:author="Molly McEvilley [2]" w:date="2021-10-21T10:53:00Z">
        <w:r w:rsidR="00BC6801">
          <w:rPr>
            <w:b/>
            <w:bCs/>
          </w:rPr>
          <w:t>LSA</w:t>
        </w:r>
        <w:r w:rsidR="00BC6801" w:rsidRPr="00845520">
          <w:rPr>
            <w:b/>
            <w:bCs/>
          </w:rPr>
          <w:t>ProjectType</w:t>
        </w:r>
        <w:proofErr w:type="spellEnd"/>
        <w:r w:rsidR="00BC6801">
          <w:t xml:space="preserve"> </w:t>
        </w:r>
      </w:ins>
      <w:del w:id="1278" w:author="Molly McEvilley [2]" w:date="2021-10-21T10:53:00Z">
        <w:r w:rsidRPr="0044267F" w:rsidDel="00BC6801">
          <w:rPr>
            <w:b/>
          </w:rPr>
          <w:delText>ProjectType</w:delText>
        </w:r>
        <w:r w:rsidRPr="0044267F" w:rsidDel="00BC6801">
          <w:delText xml:space="preserve"> </w:delText>
        </w:r>
      </w:del>
      <w:r w:rsidRPr="0044267F">
        <w:t>in (</w:t>
      </w:r>
      <w:ins w:id="1279"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280" w:author="Molly McEvilley [2]" w:date="2021-10-21T10:54:00Z">
        <w:r w:rsidR="00A30C61">
          <w:rPr>
            <w:b/>
            <w:bCs/>
          </w:rPr>
          <w:t>LSA</w:t>
        </w:r>
        <w:r w:rsidR="00A30C61" w:rsidRPr="00845520">
          <w:rPr>
            <w:b/>
            <w:bCs/>
          </w:rPr>
          <w:t>ProjectType</w:t>
        </w:r>
        <w:proofErr w:type="spellEnd"/>
        <w:r w:rsidR="00A30C61">
          <w:t xml:space="preserve"> </w:t>
        </w:r>
      </w:ins>
      <w:del w:id="1281"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282" w:author="Molly McEvilley [2]" w:date="2021-10-21T10:54:00Z">
        <w:r>
          <w:rPr>
            <w:b/>
            <w:bCs/>
          </w:rPr>
          <w:t>LSA</w:t>
        </w:r>
        <w:r w:rsidRPr="00845520">
          <w:rPr>
            <w:b/>
            <w:bCs/>
          </w:rPr>
          <w:t>ProjectType</w:t>
        </w:r>
        <w:proofErr w:type="spellEnd"/>
        <w:r>
          <w:t xml:space="preserve"> </w:t>
        </w:r>
      </w:ins>
      <w:del w:id="1283"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284" w:author="Molly McEvilley [2]" w:date="2021-10-21T10:54:00Z">
        <w:r>
          <w:rPr>
            <w:b/>
            <w:bCs/>
          </w:rPr>
          <w:t>LSA</w:t>
        </w:r>
        <w:r w:rsidRPr="00845520">
          <w:rPr>
            <w:b/>
            <w:bCs/>
          </w:rPr>
          <w:t>ProjectType</w:t>
        </w:r>
        <w:proofErr w:type="spellEnd"/>
        <w:r>
          <w:t xml:space="preserve"> </w:t>
        </w:r>
      </w:ins>
      <w:del w:id="1285"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286"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1287" w:name="_Toc78368777"/>
      <w:bookmarkStart w:id="1288" w:name="_Toc79153986"/>
      <w:r>
        <w:t>Get ES/SH/Street Episodes (ch_Episodes)</w:t>
      </w:r>
      <w:bookmarkEnd w:id="1287"/>
      <w:bookmarkEnd w:id="1288"/>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1289" w:name="_Toc78368778"/>
      <w:bookmarkStart w:id="1290"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1289"/>
      <w:bookmarkEnd w:id="1290"/>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291" w:author="Molly McEvilley [2]" w:date="2021-10-21T10:54:00Z">
              <w:r>
                <w:t>LSA</w:t>
              </w:r>
            </w:ins>
            <w:r w:rsidR="005846C0">
              <w:t>ProjectType</w:t>
            </w:r>
            <w:proofErr w:type="spellEnd"/>
          </w:p>
        </w:tc>
      </w:tr>
      <w:tr w:rsidR="005846C0" w:rsidRPr="007327FC" w:rsidDel="0000174C" w14:paraId="777CC726" w14:textId="19074B00" w:rsidTr="00845520">
        <w:trPr>
          <w:trHeight w:val="216"/>
          <w:del w:id="1292"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293" w:author="Molly McEvilley [2]" w:date="2021-10-26T14:20:00Z"/>
                <w:b/>
                <w:bCs/>
              </w:rPr>
            </w:pPr>
            <w:del w:id="1294"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295" w:author="Molly McEvilley [2]" w:date="2021-10-26T14:20:00Z"/>
        </w:trPr>
        <w:tc>
          <w:tcPr>
            <w:tcW w:w="9355" w:type="dxa"/>
          </w:tcPr>
          <w:p w14:paraId="08F0EA0E" w14:textId="50279B54" w:rsidR="005846C0" w:rsidRPr="00172D43" w:rsidDel="0000174C" w:rsidRDefault="005846C0" w:rsidP="00845520">
            <w:pPr>
              <w:pStyle w:val="NoSpacing"/>
              <w:rPr>
                <w:del w:id="1296" w:author="Molly McEvilley [2]" w:date="2021-10-26T14:20:00Z"/>
              </w:rPr>
            </w:pPr>
            <w:del w:id="1297" w:author="Molly McEvilley [2]" w:date="2021-10-26T14:20:00Z">
              <w:r w:rsidRPr="00172D43" w:rsidDel="0000174C">
                <w:delText>PersonalID</w:delText>
              </w:r>
            </w:del>
          </w:p>
        </w:tc>
      </w:tr>
      <w:tr w:rsidR="005846C0" w:rsidRPr="005F4836" w:rsidDel="0000174C" w14:paraId="03534D20" w14:textId="7B418AAE" w:rsidTr="00845520">
        <w:trPr>
          <w:trHeight w:val="216"/>
          <w:del w:id="1298" w:author="Molly McEvilley [2]" w:date="2021-10-26T14:20:00Z"/>
        </w:trPr>
        <w:tc>
          <w:tcPr>
            <w:tcW w:w="9355" w:type="dxa"/>
          </w:tcPr>
          <w:p w14:paraId="18C2C6DA" w14:textId="2B15B806" w:rsidR="005846C0" w:rsidRPr="00172D43" w:rsidDel="0000174C" w:rsidRDefault="005846C0" w:rsidP="00845520">
            <w:pPr>
              <w:pStyle w:val="NoSpacing"/>
              <w:rPr>
                <w:del w:id="1299" w:author="Molly McEvilley [2]" w:date="2021-10-26T14:20:00Z"/>
              </w:rPr>
            </w:pPr>
            <w:del w:id="1300" w:author="Molly McEvilley [2]" w:date="2021-10-26T14:20:00Z">
              <w:r w:rsidRPr="00172D43" w:rsidDel="0000174C">
                <w:delText>EntryDate</w:delText>
              </w:r>
            </w:del>
          </w:p>
        </w:tc>
      </w:tr>
      <w:tr w:rsidR="005846C0" w:rsidRPr="005F4836" w:rsidDel="0000174C" w14:paraId="17D13745" w14:textId="3A48579B" w:rsidTr="00845520">
        <w:trPr>
          <w:trHeight w:val="216"/>
          <w:del w:id="1301" w:author="Molly McEvilley [2]" w:date="2021-10-26T14:20:00Z"/>
        </w:trPr>
        <w:tc>
          <w:tcPr>
            <w:tcW w:w="9355" w:type="dxa"/>
          </w:tcPr>
          <w:p w14:paraId="2DC27362" w14:textId="6155F943" w:rsidR="005846C0" w:rsidRPr="00172D43" w:rsidDel="0000174C" w:rsidRDefault="005846C0" w:rsidP="00845520">
            <w:pPr>
              <w:pStyle w:val="NoSpacing"/>
              <w:rPr>
                <w:del w:id="1302" w:author="Molly McEvilley [2]" w:date="2021-10-26T14:20:00Z"/>
              </w:rPr>
            </w:pPr>
            <w:del w:id="1303" w:author="Molly McEvilley [2]" w:date="2021-10-26T14:20:00Z">
              <w:r w:rsidRPr="00172D43" w:rsidDel="0000174C">
                <w:delText>LivingSituation</w:delText>
              </w:r>
            </w:del>
          </w:p>
        </w:tc>
      </w:tr>
      <w:tr w:rsidR="005846C0" w:rsidRPr="005F4836" w:rsidDel="0000174C" w14:paraId="11E69FA2" w14:textId="62EA553D" w:rsidTr="00845520">
        <w:trPr>
          <w:trHeight w:val="216"/>
          <w:del w:id="1304" w:author="Molly McEvilley [2]" w:date="2021-10-26T14:20:00Z"/>
        </w:trPr>
        <w:tc>
          <w:tcPr>
            <w:tcW w:w="9355" w:type="dxa"/>
          </w:tcPr>
          <w:p w14:paraId="5042132E" w14:textId="6604D849" w:rsidR="005846C0" w:rsidRPr="00172D43" w:rsidDel="0000174C" w:rsidRDefault="005846C0" w:rsidP="00845520">
            <w:pPr>
              <w:pStyle w:val="NoSpacing"/>
              <w:rPr>
                <w:del w:id="1305" w:author="Molly McEvilley [2]" w:date="2021-10-26T14:20:00Z"/>
              </w:rPr>
            </w:pPr>
            <w:del w:id="1306" w:author="Molly McEvilley [2]" w:date="2021-10-26T14:20:00Z">
              <w:r w:rsidRPr="00172D43" w:rsidDel="0000174C">
                <w:delText>LengthOfStay</w:delText>
              </w:r>
            </w:del>
          </w:p>
        </w:tc>
      </w:tr>
      <w:tr w:rsidR="005846C0" w:rsidRPr="005F4836" w:rsidDel="0000174C" w14:paraId="699DF437" w14:textId="098B5A7F" w:rsidTr="00845520">
        <w:trPr>
          <w:trHeight w:val="216"/>
          <w:del w:id="1307" w:author="Molly McEvilley [2]" w:date="2021-10-26T14:20:00Z"/>
        </w:trPr>
        <w:tc>
          <w:tcPr>
            <w:tcW w:w="9355" w:type="dxa"/>
          </w:tcPr>
          <w:p w14:paraId="5786CE1C" w14:textId="4EB4CF8E" w:rsidR="005846C0" w:rsidRPr="00172D43" w:rsidDel="0000174C" w:rsidRDefault="005846C0" w:rsidP="00845520">
            <w:pPr>
              <w:pStyle w:val="NoSpacing"/>
              <w:rPr>
                <w:del w:id="1308" w:author="Molly McEvilley [2]" w:date="2021-10-26T14:20:00Z"/>
              </w:rPr>
            </w:pPr>
            <w:del w:id="1309" w:author="Molly McEvilley [2]" w:date="2021-10-26T14:20:00Z">
              <w:r w:rsidRPr="00172D43" w:rsidDel="0000174C">
                <w:delText>DateToStreetESSH</w:delText>
              </w:r>
            </w:del>
          </w:p>
        </w:tc>
      </w:tr>
      <w:tr w:rsidR="005846C0" w:rsidRPr="005F4836" w:rsidDel="0000174C" w14:paraId="2EBABBA9" w14:textId="1CD76A28" w:rsidTr="00845520">
        <w:trPr>
          <w:trHeight w:val="216"/>
          <w:del w:id="1310" w:author="Molly McEvilley [2]" w:date="2021-10-26T14:20:00Z"/>
        </w:trPr>
        <w:tc>
          <w:tcPr>
            <w:tcW w:w="9355" w:type="dxa"/>
          </w:tcPr>
          <w:p w14:paraId="6BAEDF55" w14:textId="3428D09A" w:rsidR="005846C0" w:rsidRPr="00172D43" w:rsidDel="0000174C" w:rsidRDefault="005846C0" w:rsidP="00845520">
            <w:pPr>
              <w:pStyle w:val="NoSpacing"/>
              <w:rPr>
                <w:del w:id="1311" w:author="Molly McEvilley [2]" w:date="2021-10-26T14:20:00Z"/>
              </w:rPr>
            </w:pPr>
            <w:del w:id="1312"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313" w:author="Molly McEvilley [2]" w:date="2021-10-26T14:20:00Z"/>
        </w:trPr>
        <w:tc>
          <w:tcPr>
            <w:tcW w:w="9355" w:type="dxa"/>
          </w:tcPr>
          <w:p w14:paraId="4CBE1EEE" w14:textId="7CCA5555" w:rsidR="005846C0" w:rsidRPr="00172D43" w:rsidDel="0000174C" w:rsidRDefault="005846C0" w:rsidP="00845520">
            <w:pPr>
              <w:pStyle w:val="NoSpacing"/>
              <w:rPr>
                <w:del w:id="1314" w:author="Molly McEvilley [2]" w:date="2021-10-26T14:20:00Z"/>
              </w:rPr>
            </w:pPr>
            <w:del w:id="1315"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del w:id="1316" w:author="Molly McEvilley [2]" w:date="2021-10-21T13:12:00Z">
              <w:r w:rsidRPr="005F4836" w:rsidDel="006D0F6E">
                <w:rPr>
                  <w:b w:val="0"/>
                  <w:bCs w:val="0"/>
                  <w:color w:val="FFFFFF" w:themeColor="background1"/>
                </w:rPr>
                <w:delText>Person</w:delText>
              </w:r>
            </w:del>
            <w:ins w:id="1317" w:author="Molly McEvilley [2]" w:date="2021-10-21T13:12:00Z">
              <w:r w:rsidR="006D0F6E">
                <w:rPr>
                  <w:b w:val="0"/>
                  <w:bCs w:val="0"/>
                  <w:color w:val="FFFFFF" w:themeColor="background1"/>
                </w:rPr>
                <w:t>ExitHoHAdult</w:t>
              </w:r>
            </w:ins>
            <w:proofErr w:type="spellEnd"/>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318" w:author="Molly McEvilley [2]" w:date="2021-10-26T13:44:00Z"/>
        </w:rPr>
      </w:pPr>
      <w:del w:id="1319"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32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321" w:author="Molly McEvilley [2]" w:date="2021-10-26T13:44:00Z"/>
              </w:rPr>
            </w:pPr>
            <w:del w:id="1322"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323" w:author="Molly McEvilley [2]" w:date="2021-10-26T13:44:00Z"/>
              </w:rPr>
            </w:pPr>
            <w:del w:id="1324"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325" w:author="Molly McEvilley [2]" w:date="2021-10-26T13:44:00Z"/>
              </w:rPr>
            </w:pPr>
            <w:del w:id="1326"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32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328" w:author="Molly McEvilley [2]" w:date="2021-10-26T13:44:00Z"/>
              </w:rPr>
            </w:pPr>
            <w:del w:id="1329"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30" w:author="Molly McEvilley [2]" w:date="2021-10-26T13:44:00Z"/>
              </w:rPr>
            </w:pPr>
            <w:del w:id="1331"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32" w:author="Molly McEvilley [2]" w:date="2021-10-26T13:44:00Z"/>
              </w:rPr>
            </w:pPr>
            <w:del w:id="1333"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334"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335" w:author="Molly McEvilley [2]" w:date="2021-10-26T13:44:00Z"/>
              </w:rPr>
            </w:pPr>
            <w:del w:id="1336"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37" w:author="Molly McEvilley [2]" w:date="2021-10-26T13:44:00Z"/>
              </w:rPr>
            </w:pPr>
            <w:del w:id="1338"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39" w:author="Molly McEvilley [2]" w:date="2021-10-26T13:44:00Z"/>
              </w:rPr>
            </w:pPr>
            <w:del w:id="1340"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341"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342" w:author="Molly McEvilley [2]" w:date="2021-10-26T13:44:00Z"/>
              </w:rPr>
            </w:pPr>
            <w:del w:id="1343"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44" w:author="Molly McEvilley [2]" w:date="2021-10-26T13:44:00Z"/>
              </w:rPr>
            </w:pPr>
            <w:del w:id="1345"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46" w:author="Molly McEvilley [2]" w:date="2021-10-26T13:44:00Z"/>
              </w:rPr>
            </w:pPr>
            <w:del w:id="1347"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348"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349" w:author="Molly McEvilley [2]" w:date="2021-10-26T13:44:00Z"/>
              </w:rPr>
            </w:pPr>
            <w:del w:id="1350"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51" w:author="Molly McEvilley [2]" w:date="2021-10-26T13:44:00Z"/>
              </w:rPr>
            </w:pPr>
            <w:del w:id="1352"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53" w:author="Molly McEvilley [2]" w:date="2021-10-26T13:44:00Z"/>
              </w:rPr>
            </w:pPr>
            <w:del w:id="1354"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35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356" w:author="Molly McEvilley [2]" w:date="2021-10-26T13:44:00Z"/>
              </w:rPr>
            </w:pPr>
            <w:del w:id="1357"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58" w:author="Molly McEvilley [2]" w:date="2021-10-26T13:44:00Z"/>
              </w:rPr>
            </w:pPr>
            <w:del w:id="1359"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60" w:author="Molly McEvilley [2]" w:date="2021-10-26T13:44:00Z"/>
              </w:rPr>
            </w:pPr>
            <w:del w:id="1361"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36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363" w:author="Molly McEvilley [2]" w:date="2021-10-26T13:44:00Z"/>
              </w:rPr>
            </w:pPr>
            <w:del w:id="1364"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65" w:author="Molly McEvilley [2]" w:date="2021-10-26T13:44:00Z"/>
              </w:rPr>
            </w:pPr>
            <w:del w:id="1366"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67" w:author="Molly McEvilley [2]" w:date="2021-10-26T13:44:00Z"/>
              </w:rPr>
            </w:pPr>
            <w:del w:id="1368" w:author="Molly McEvilley [2]" w:date="2021-10-26T13:44:00Z">
              <w:r w:rsidDel="00D63116">
                <w:delText xml:space="preserve">Client has a total of 0-269 ESSHStreet days </w:delText>
              </w:r>
            </w:del>
          </w:p>
        </w:tc>
      </w:tr>
    </w:tbl>
    <w:p w14:paraId="7C46FF83" w14:textId="5894EC3B"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commentRangeStart w:id="1369"/>
      <w:ins w:id="1370" w:author="Molly McEvilley [2]" w:date="2021-10-26T14:19:00Z">
        <w:r w:rsidR="007F10DD">
          <w:rPr>
            <w:szCs w:val="20"/>
          </w:rPr>
          <w:t>For records where values were not already set in step 7.</w:t>
        </w:r>
      </w:ins>
      <w:ins w:id="1371" w:author="Molly McEvilley [2]" w:date="2021-10-26T14:20:00Z">
        <w:r w:rsidR="007F10DD">
          <w:rPr>
            <w:szCs w:val="20"/>
          </w:rPr>
          <w:t>4</w:t>
        </w:r>
      </w:ins>
      <w:commentRangeEnd w:id="1369"/>
      <w:ins w:id="1372" w:author="Molly McEvilley [2]" w:date="2021-10-26T14:22:00Z">
        <w:r w:rsidR="00F112E9">
          <w:rPr>
            <w:rStyle w:val="CommentReference"/>
          </w:rPr>
          <w:commentReference w:id="1369"/>
        </w:r>
      </w:ins>
      <w:ins w:id="1373" w:author="Molly McEvilley [2]"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374" w:author="Molly McEvilley [2]" w:date="2021-10-26T14:20:00Z"/>
        </w:rPr>
      </w:pPr>
      <w:del w:id="1375"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376" w:author="Molly McEvilley [2]" w:date="2021-10-26T14:20:00Z"/>
        </w:rPr>
      </w:pPr>
      <w:del w:id="1377"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378" w:author="Molly McEvilley [2]" w:date="2021-10-26T14:20:00Z"/>
        </w:rPr>
      </w:pPr>
      <w:del w:id="1379"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380" w:author="Molly McEvilley [2]" w:date="2021-10-26T14:20:00Z"/>
        </w:rPr>
      </w:pPr>
      <w:del w:id="1381"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382" w:author="Molly McEvilley [2]" w:date="2021-10-26T14:20:00Z"/>
        </w:rPr>
      </w:pPr>
      <w:del w:id="1383"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384" w:author="Molly McEvilley [2]" w:date="2021-10-26T14:20:00Z"/>
        </w:rPr>
      </w:pPr>
      <w:del w:id="1385"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AC46CEC" w:rsidR="005846C0" w:rsidRDefault="005846C0" w:rsidP="005846C0">
      <w:pPr>
        <w:pStyle w:val="ListParagraph"/>
        <w:numPr>
          <w:ilvl w:val="0"/>
          <w:numId w:val="95"/>
        </w:numPr>
        <w:rPr>
          <w:ins w:id="1386" w:author="Molly McEvilley [2]" w:date="2021-10-26T13:47:00Z"/>
        </w:r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387"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388" w:author="Molly McEvilley [2]" w:date="2021-10-26T13:47:00Z">
        <w:r>
          <w:t>(</w:t>
        </w:r>
      </w:ins>
      <w:ins w:id="1389" w:author="Molly McEvilley [2]" w:date="2021-10-26T13:51:00Z">
        <w:r w:rsidR="00743C8A">
          <w:t>O</w:t>
        </w:r>
      </w:ins>
      <w:ins w:id="1390" w:author="Molly McEvilley [2]" w:date="2021-10-26T13:47:00Z">
        <w:r>
          <w:t>ther</w:t>
        </w:r>
      </w:ins>
      <w:ins w:id="1391" w:author="Molly McEvilley [2]" w:date="2021-10-26T13:50:00Z">
        <w:r w:rsidR="002730F1">
          <w:t xml:space="preserve"> combinations are not applicable to </w:t>
        </w:r>
        <w:r w:rsidR="00743C8A">
          <w:t xml:space="preserve">setting </w:t>
        </w:r>
        <w:proofErr w:type="spellStart"/>
        <w:r w:rsidR="00743C8A" w:rsidRPr="00743C8A">
          <w:rPr>
            <w:b/>
            <w:bCs/>
          </w:rPr>
          <w:t>HHChronic</w:t>
        </w:r>
      </w:ins>
      <w:proofErr w:type="spellEnd"/>
      <w:ins w:id="1392" w:author="Molly McEvilley [2]" w:date="2021-10-26T13:51:00Z">
        <w:r w:rsidR="00743C8A">
          <w:t xml:space="preserve"> for </w:t>
        </w:r>
        <w:proofErr w:type="spellStart"/>
        <w:r w:rsidR="00743C8A">
          <w:t>LSAExit</w:t>
        </w:r>
        <w:proofErr w:type="spellEnd"/>
        <w:r w:rsidR="00743C8A">
          <w:t xml:space="preserve"> and may be left NULL.)</w:t>
        </w:r>
      </w:ins>
    </w:p>
    <w:p w14:paraId="02FC2E05" w14:textId="2D3FF595" w:rsidR="0003147B" w:rsidRPr="00C52062" w:rsidRDefault="0003147B" w:rsidP="0088191A">
      <w:pPr>
        <w:pStyle w:val="Heading2"/>
      </w:pPr>
      <w:bookmarkStart w:id="1393" w:name="_Toc79153988"/>
      <w:r>
        <w:lastRenderedPageBreak/>
        <w:t>Set Population Identifiers for Exit Cohort Households</w:t>
      </w:r>
      <w:bookmarkEnd w:id="1096"/>
      <w:bookmarkEnd w:id="1393"/>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5"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">
                <v:shape id="AutoShape 104" o:spid="_x0000_s1426"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27"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28"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29"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0"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lastRenderedPageBreak/>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1394"/>
      <w:proofErr w:type="spellStart"/>
      <w:r w:rsidRPr="00437563">
        <w:t>HHChronic</w:t>
      </w:r>
      <w:commentRangeEnd w:id="1394"/>
      <w:proofErr w:type="spellEnd"/>
      <w:r w:rsidR="00B94A4E">
        <w:rPr>
          <w:rStyle w:val="CommentReference"/>
          <w:rFonts w:asciiTheme="minorHAnsi" w:eastAsiaTheme="minorHAnsi" w:hAnsiTheme="minorHAnsi" w:cstheme="minorBidi"/>
        </w:rPr>
        <w:commentReference w:id="1394"/>
      </w:r>
    </w:p>
    <w:p w14:paraId="7BF7C4CF" w14:textId="77777777" w:rsidR="00B94A4E" w:rsidRDefault="005846C0" w:rsidP="00B94A4E">
      <w:pPr>
        <w:rPr>
          <w:ins w:id="1395"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1396"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39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398" w:author="Molly McEvilley" w:date="2021-08-18T11:52:00Z"/>
              </w:rPr>
            </w:pPr>
            <w:ins w:id="1399"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400" w:author="Molly McEvilley" w:date="2021-08-18T11:52:00Z"/>
              </w:rPr>
            </w:pPr>
            <w:ins w:id="1401"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402" w:author="Molly McEvilley" w:date="2021-08-18T11:52:00Z"/>
              </w:rPr>
            </w:pPr>
            <w:proofErr w:type="spellStart"/>
            <w:ins w:id="1403"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40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405" w:author="Molly McEvilley" w:date="2021-08-18T11:52:00Z"/>
              </w:rPr>
            </w:pPr>
            <w:ins w:id="1406"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407" w:author="Molly McEvilley" w:date="2021-08-18T11:52:00Z"/>
              </w:rPr>
            </w:pPr>
            <w:proofErr w:type="spellStart"/>
            <w:ins w:id="1408"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409" w:author="Molly McEvilley" w:date="2021-08-18T11:52:00Z"/>
              </w:rPr>
            </w:pPr>
            <w:proofErr w:type="spellStart"/>
            <w:ins w:id="1410"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411" w:author="Molly McEvilley" w:date="2021-08-18T11:52:00Z"/>
              </w:rPr>
            </w:pPr>
            <w:proofErr w:type="spellStart"/>
            <w:ins w:id="1412"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413" w:author="Molly McEvilley" w:date="2021-08-18T11:52:00Z"/>
              </w:rPr>
            </w:pPr>
            <w:ins w:id="1414"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415"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416" w:author="Molly McEvilley" w:date="2021-08-18T11:52:00Z"/>
              </w:rPr>
            </w:pPr>
            <w:ins w:id="1417"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18" w:author="Molly McEvilley" w:date="2021-08-18T11:52:00Z"/>
                <w:b/>
              </w:rPr>
            </w:pPr>
            <w:proofErr w:type="spellStart"/>
            <w:ins w:id="1419"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20" w:author="Molly McEvilley" w:date="2021-08-18T11:52:00Z"/>
              </w:rPr>
            </w:pPr>
            <w:ins w:id="1421"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42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423" w:author="Molly McEvilley" w:date="2021-08-18T11:52:00Z"/>
              </w:rPr>
            </w:pPr>
            <w:ins w:id="1424"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425" w:author="Molly McEvilley" w:date="2021-08-18T11:52:00Z"/>
                <w:b/>
              </w:rPr>
            </w:pPr>
            <w:proofErr w:type="spellStart"/>
            <w:ins w:id="1426"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427" w:author="Molly McEvilley" w:date="2021-08-18T11:52:00Z"/>
              </w:rPr>
            </w:pPr>
            <w:ins w:id="1428"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42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430" w:author="Molly McEvilley" w:date="2021-08-18T11:52:00Z"/>
              </w:rPr>
            </w:pPr>
            <w:ins w:id="1431"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32" w:author="Molly McEvilley" w:date="2021-08-18T11:52:00Z"/>
                <w:bCs/>
              </w:rPr>
            </w:pPr>
            <w:ins w:id="1433"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34" w:author="Molly McEvilley" w:date="2021-08-18T11:52:00Z"/>
              </w:rPr>
            </w:pPr>
            <w:ins w:id="1435" w:author="Molly McEvilley" w:date="2021-08-18T11:52:00Z">
              <w:r>
                <w:t>0</w:t>
              </w:r>
            </w:ins>
          </w:p>
        </w:tc>
      </w:tr>
    </w:tbl>
    <w:p w14:paraId="756A99DE" w14:textId="6B288563" w:rsidR="005846C0" w:rsidRPr="00F326FD" w:rsidDel="00B94A4E" w:rsidRDefault="005846C0" w:rsidP="00B94A4E">
      <w:pPr>
        <w:rPr>
          <w:del w:id="1436" w:author="Molly McEvilley" w:date="2021-08-18T11:52:00Z"/>
        </w:rPr>
      </w:pPr>
      <w:del w:id="1437" w:author="Molly McEvilley" w:date="2021-08-18T11:52:00Z">
        <w:r w:rsidDel="00B94A4E">
          <w:delText>:</w:delText>
        </w:r>
      </w:del>
    </w:p>
    <w:p w14:paraId="159DE2EC" w14:textId="74B525A2" w:rsidR="005846C0" w:rsidRPr="00107D01" w:rsidDel="00B94A4E" w:rsidRDefault="005846C0" w:rsidP="00B94A4E">
      <w:pPr>
        <w:rPr>
          <w:del w:id="1438" w:author="Molly McEvilley" w:date="2021-08-18T11:52:00Z"/>
        </w:rPr>
      </w:pPr>
      <w:del w:id="1439"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440" w:author="Molly McEvilley" w:date="2021-08-18T11:52:00Z"/>
        </w:rPr>
      </w:pPr>
      <w:del w:id="1441"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442" w:author="Molly McEvilley" w:date="2021-08-18T11:52:00Z"/>
        </w:rPr>
      </w:pPr>
      <w:del w:id="1443"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444" w:author="Molly McEvilley" w:date="2021-08-18T11:52:00Z"/>
          <w:rFonts w:cstheme="minorHAnsi"/>
        </w:rPr>
      </w:pPr>
      <w:del w:id="1445"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446" w:author="Molly McEvilley" w:date="2021-08-18T11:52:00Z"/>
        </w:rPr>
      </w:pPr>
      <w:del w:id="1447"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448" w:author="Molly McEvilley" w:date="2021-08-18T11:52:00Z"/>
        </w:rPr>
      </w:pPr>
      <w:del w:id="1449"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450" w:author="Molly McEvilley" w:date="2021-08-18T11:52:00Z"/>
          <w:rFonts w:cstheme="minorHAnsi"/>
        </w:rPr>
      </w:pPr>
      <w:del w:id="1451"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452" w:author="Molly McEvilley" w:date="2021-08-18T11:52:00Z"/>
        </w:rPr>
      </w:pPr>
      <w:del w:id="1453"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454" w:author="Molly McEvilley" w:date="2021-08-18T11:52:00Z"/>
          <w:rFonts w:cstheme="minorHAnsi"/>
        </w:rPr>
      </w:pPr>
      <w:del w:id="1455"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lastRenderedPageBreak/>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56" w:name="_Toc37849803"/>
      <w:bookmarkStart w:id="1457" w:name="_Toc79153989"/>
      <w:r>
        <w:t xml:space="preserve">Set </w:t>
      </w:r>
      <w:r w:rsidR="001C6307">
        <w:t xml:space="preserve">System Engagement </w:t>
      </w:r>
      <w:r w:rsidR="00EB1AA1">
        <w:t>Stat</w:t>
      </w:r>
      <w:r w:rsidR="001C6307">
        <w:t>us</w:t>
      </w:r>
      <w:r w:rsidR="00EB1AA1">
        <w:t xml:space="preserve"> for Exit Cohort Households</w:t>
      </w:r>
      <w:bookmarkEnd w:id="1456"/>
      <w:bookmarkEnd w:id="145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KRi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xoiSb0EgFzE6XG1wFYPRavMH8BWuNdDo7ztmgL3yg4JG+jtwNsxsbGeDKQ5L&#10;S8qdoSQMNi7clrvBeKV7KniklfbHV92hzF/y+Jc4voCywq11cqii+L8Zx9+4jY4cT/MYJPA/xz93&#10;WJ5wfOVF9cKt/yLH8RkBTzO8WqZnpH/7nY5REy+P3etPAA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FnQpGKYAwAANAsAAA4A&#10;AAAAAAAAAAAAAAAALgIAAGRycy9lMm9Eb2MueG1sUEsBAi0AFAAGAAgAAAAhAAQWe2DbAAAABAEA&#10;AA8AAAAAAAAAAAAAAAAA8gUAAGRycy9kb3ducmV2LnhtbFBLBQYAAAAABAAEAPMAAAD6BgAAAAA=&#10;">
                <v:shape id="AutoShape 17" o:spid="_x0000_s143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lastRenderedPageBreak/>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458"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458"/>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lastRenderedPageBreak/>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459" w:name="_Set_SystemPath_for"/>
      <w:bookmarkEnd w:id="1459"/>
    </w:p>
    <w:p w14:paraId="041815E9" w14:textId="3310CFE4" w:rsidR="0034252A" w:rsidRPr="00000B20" w:rsidRDefault="0034252A" w:rsidP="0088191A">
      <w:pPr>
        <w:pStyle w:val="Heading2"/>
      </w:pPr>
      <w:bookmarkStart w:id="1460" w:name="_Toc37973422"/>
      <w:bookmarkStart w:id="1461" w:name="_Toc37973975"/>
      <w:bookmarkStart w:id="1462" w:name="_Toc37974526"/>
      <w:bookmarkStart w:id="1463" w:name="_Toc37975078"/>
      <w:bookmarkStart w:id="1464" w:name="_Toc37973500"/>
      <w:bookmarkStart w:id="1465" w:name="_Toc37974053"/>
      <w:bookmarkStart w:id="1466" w:name="_Toc37974604"/>
      <w:bookmarkStart w:id="1467" w:name="_Toc37975156"/>
      <w:bookmarkStart w:id="1468" w:name="_Toc37973564"/>
      <w:bookmarkStart w:id="1469" w:name="_Toc37974117"/>
      <w:bookmarkStart w:id="1470" w:name="_Toc37974668"/>
      <w:bookmarkStart w:id="1471" w:name="_Toc37975157"/>
      <w:bookmarkStart w:id="1472" w:name="_Toc37975196"/>
      <w:bookmarkStart w:id="1473" w:name="_Toc37849805"/>
      <w:bookmarkStart w:id="1474" w:name="_Toc79153990"/>
      <w:bookmarkEnd w:id="785"/>
      <w:bookmarkEnd w:id="1460"/>
      <w:bookmarkEnd w:id="1461"/>
      <w:bookmarkEnd w:id="1462"/>
      <w:bookmarkEnd w:id="1463"/>
      <w:bookmarkEnd w:id="1464"/>
      <w:bookmarkEnd w:id="1465"/>
      <w:bookmarkEnd w:id="1466"/>
      <w:bookmarkEnd w:id="1467"/>
      <w:bookmarkEnd w:id="1468"/>
      <w:bookmarkEnd w:id="1469"/>
      <w:bookmarkEnd w:id="1470"/>
      <w:bookmarkEnd w:id="1471"/>
      <w:bookmarkEnd w:id="1472"/>
      <w:r w:rsidRPr="00000B20">
        <w:t>Last Inactive Date</w:t>
      </w:r>
      <w:r w:rsidR="00343642" w:rsidRPr="00000B20">
        <w:t xml:space="preserve"> for Exit Cohorts</w:t>
      </w:r>
      <w:bookmarkEnd w:id="1473"/>
      <w:bookmarkEnd w:id="147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hyU3C6gQAADEZAAAOAAAA&#10;AAAAAAAAAAAAAC4CAABkcnMvZTJvRG9jLnhtbFBLAQItABQABgAIAAAAIQCJ4MTB3QAAAAUBAAAP&#10;AAAAAAAAAAAAAAAAAEQHAABkcnMvZG93bnJldi54bWxQSwUGAAAAAAQABADzAAAATggAAAAA&#10;">
                <v:shape id="AutoShape 448" o:spid="_x0000_s14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475" w:author="Molly McEvilley [2]" w:date="2021-10-21T10:54:00Z">
              <w:r>
                <w:t>LSA</w:t>
              </w:r>
            </w:ins>
            <w:r w:rsidR="00D47604">
              <w:t>ProjectType</w:t>
            </w:r>
            <w:proofErr w:type="spellEnd"/>
          </w:p>
        </w:tc>
      </w:tr>
      <w:tr w:rsidR="00D47604" w:rsidDel="00A30C61" w14:paraId="3078C0F8" w14:textId="74FEDB9F" w:rsidTr="00584131">
        <w:trPr>
          <w:cantSplit/>
          <w:trHeight w:val="216"/>
          <w:del w:id="1476" w:author="Molly McEvilley [2]" w:date="2021-10-21T10:54:00Z"/>
        </w:trPr>
        <w:tc>
          <w:tcPr>
            <w:tcW w:w="9355" w:type="dxa"/>
          </w:tcPr>
          <w:p w14:paraId="3A1771E2" w14:textId="49A5B433" w:rsidR="00D47604" w:rsidRPr="00B11BEB" w:rsidDel="00A30C61" w:rsidRDefault="00D47604" w:rsidP="00584131">
            <w:pPr>
              <w:pStyle w:val="NoSpacing"/>
              <w:rPr>
                <w:del w:id="1477" w:author="Molly McEvilley [2]" w:date="2021-10-21T10:54:00Z"/>
              </w:rPr>
            </w:pPr>
            <w:del w:id="1478"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479" w:name="_Toc37849806"/>
      <w:bookmarkStart w:id="1480"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479"/>
      <w:bookmarkEnd w:id="1480"/>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MAQeNZFBAAACBEA&#10;AA4AAAAAAAAAAAAAAAAALgIAAGRycy9lMm9Eb2MueG1sUEsBAi0AFAAGAAgAAAAhAJ08keDcAAAA&#10;BQEAAA8AAAAAAAAAAAAAAAAAnwYAAGRycy9kb3ducmV2LnhtbFBLBQYAAAAABAAEAPMAAACoBwAA&#10;AAA=&#10;">
                <v:shape id="AutoShape 448" o:spid="_x0000_s144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4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481"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482" w:author="Molly McEvilley [2]" w:date="2021-10-21T10:55:00Z">
        <w:r w:rsidR="00A30C61">
          <w:rPr>
            <w:b/>
            <w:bCs/>
          </w:rPr>
          <w:t>LSA</w:t>
        </w:r>
        <w:r w:rsidR="00A30C61" w:rsidRPr="00845520">
          <w:rPr>
            <w:b/>
            <w:bCs/>
          </w:rPr>
          <w:t>ProjectType</w:t>
        </w:r>
      </w:ins>
      <w:del w:id="1483"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484" w:author="Molly McEvilley [2]" w:date="2021-10-21T10:55:00Z">
              <w:r w:rsidR="00A30C61">
                <w:rPr>
                  <w:b w:val="0"/>
                  <w:bCs w:val="0"/>
                </w:rPr>
                <w:t>LSA</w:t>
              </w:r>
              <w:r w:rsidR="00A30C61" w:rsidRPr="00845520">
                <w:t>ProjectType</w:t>
              </w:r>
            </w:ins>
            <w:proofErr w:type="spellEnd"/>
            <w:del w:id="1485"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486"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87"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488"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ins w:id="1489"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490"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91"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492"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93"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494"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495"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496"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497" w:name="_LSACalculated_Population_Identifier_1"/>
      <w:bookmarkStart w:id="1498" w:name="_Toc31197328"/>
      <w:bookmarkStart w:id="1499" w:name="_Toc31197329"/>
      <w:bookmarkStart w:id="1500" w:name="_Toc31197330"/>
      <w:bookmarkStart w:id="1501" w:name="_Toc31197331"/>
      <w:bookmarkStart w:id="1502" w:name="_Toc31197332"/>
      <w:bookmarkStart w:id="1503" w:name="_Toc31197333"/>
      <w:bookmarkStart w:id="1504" w:name="_Toc31197334"/>
      <w:bookmarkStart w:id="1505" w:name="_Toc31197335"/>
      <w:bookmarkStart w:id="1506" w:name="_Toc31197336"/>
      <w:bookmarkStart w:id="1507" w:name="_Toc511743960"/>
      <w:bookmarkStart w:id="1508" w:name="_Toc511743961"/>
      <w:bookmarkStart w:id="1509" w:name="_Toc511743962"/>
      <w:bookmarkStart w:id="1510" w:name="_Toc511743983"/>
      <w:bookmarkStart w:id="1511" w:name="_Toc511743984"/>
      <w:bookmarkStart w:id="1512" w:name="_Toc511743985"/>
      <w:bookmarkStart w:id="1513" w:name="_Toc511743986"/>
      <w:bookmarkStart w:id="1514" w:name="_Toc511743987"/>
      <w:bookmarkStart w:id="1515" w:name="_Toc511743988"/>
      <w:bookmarkStart w:id="1516" w:name="_Toc511743989"/>
      <w:bookmarkStart w:id="1517" w:name="_Toc511743990"/>
      <w:bookmarkStart w:id="1518" w:name="_Toc511744006"/>
      <w:bookmarkStart w:id="1519" w:name="_Toc511744007"/>
      <w:bookmarkStart w:id="1520" w:name="_Toc511744008"/>
      <w:bookmarkStart w:id="1521" w:name="_Toc511744009"/>
      <w:bookmarkStart w:id="1522" w:name="_Get_LSACalculated_Population"/>
      <w:bookmarkStart w:id="1523" w:name="_LSACalculated_Population_Identifier"/>
      <w:bookmarkStart w:id="1524" w:name="_Toc31197397"/>
      <w:bookmarkStart w:id="1525" w:name="_Toc31197398"/>
      <w:bookmarkStart w:id="1526" w:name="_Toc31197399"/>
      <w:bookmarkStart w:id="1527" w:name="_Toc31197400"/>
      <w:bookmarkStart w:id="1528" w:name="_Toc31197401"/>
      <w:bookmarkStart w:id="1529" w:name="_Toc31197402"/>
      <w:bookmarkStart w:id="1530" w:name="_Toc31197403"/>
      <w:bookmarkStart w:id="1531" w:name="_Toc31197404"/>
      <w:bookmarkStart w:id="1532" w:name="_Toc31197405"/>
      <w:bookmarkStart w:id="1533" w:name="_Toc511744151"/>
      <w:bookmarkStart w:id="1534" w:name="_Toc511744152"/>
      <w:bookmarkStart w:id="1535" w:name="_Toc511744153"/>
      <w:bookmarkStart w:id="1536" w:name="_Toc511744154"/>
      <w:bookmarkStart w:id="1537" w:name="_Toc511744155"/>
      <w:bookmarkStart w:id="1538" w:name="_Toc511744156"/>
      <w:bookmarkStart w:id="1539" w:name="_Toc511744181"/>
      <w:bookmarkStart w:id="1540" w:name="_Toc511744182"/>
      <w:bookmarkStart w:id="1541" w:name="_Toc511744250"/>
      <w:bookmarkStart w:id="1542" w:name="_Toc511744251"/>
      <w:bookmarkStart w:id="1543" w:name="_Toc511744252"/>
      <w:bookmarkStart w:id="1544" w:name="_Toc31197822"/>
      <w:bookmarkStart w:id="1545" w:name="_Toc31197823"/>
      <w:bookmarkStart w:id="1546" w:name="_Toc31197824"/>
      <w:bookmarkStart w:id="1547" w:name="_Toc31197825"/>
      <w:bookmarkStart w:id="1548" w:name="_Toc31197826"/>
      <w:bookmarkStart w:id="1549" w:name="_Toc31197827"/>
      <w:bookmarkStart w:id="1550" w:name="_Toc31197828"/>
      <w:bookmarkStart w:id="1551" w:name="_Toc31197829"/>
      <w:bookmarkStart w:id="1552" w:name="_Toc31197830"/>
      <w:bookmarkStart w:id="1553" w:name="_Toc511744338"/>
      <w:bookmarkStart w:id="1554" w:name="_Toc31198235"/>
      <w:bookmarkStart w:id="1555" w:name="_Toc37849807"/>
      <w:bookmarkStart w:id="1556" w:name="_Toc79153992"/>
      <w:bookmarkStart w:id="1557" w:name="_Toc506721211"/>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r>
        <w:t>LSAExit</w:t>
      </w:r>
      <w:bookmarkEnd w:id="1555"/>
      <w:bookmarkEnd w:id="1556"/>
    </w:p>
    <w:p w14:paraId="3DD97413" w14:textId="69B926B4" w:rsidR="002F2FF8" w:rsidRDefault="002F2FF8" w:rsidP="002F2FF8">
      <w:proofErr w:type="spellStart"/>
      <w:r>
        <w:t>LSAExit</w:t>
      </w:r>
      <w:proofErr w:type="spellEnd"/>
      <w:r>
        <w:t xml:space="preserve"> includes </w:t>
      </w:r>
      <w:del w:id="1558" w:author="Molly McEvilley [2]" w:date="2021-10-13T10:20:00Z">
        <w:r w:rsidDel="00722019">
          <w:delText xml:space="preserve">17 </w:delText>
        </w:r>
      </w:del>
      <w:ins w:id="1559"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560"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561" w:author="Molly McEvilley [2]" w:date="2021-10-13T10:20:00Z"/>
              </w:rPr>
            </w:pPr>
            <w:ins w:id="1562"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563" w:author="Molly McEvilley [2]" w:date="2021-10-13T10:20:00Z"/>
                <w:b/>
              </w:rPr>
            </w:pPr>
            <w:proofErr w:type="spellStart"/>
            <w:ins w:id="1564" w:author="Molly McEvilley [2]" w:date="2021-10-13T10:20:00Z">
              <w:r>
                <w:rPr>
                  <w:b/>
                </w:rPr>
                <w:t>HHChronic</w:t>
              </w:r>
              <w:proofErr w:type="spellEnd"/>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565" w:author="Molly McEvilley [2]" w:date="2021-10-13T10:20:00Z">
              <w:r w:rsidRPr="00664C75">
                <w:t>10</w:t>
              </w:r>
            </w:ins>
            <w:del w:id="1566"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567" w:author="Molly McEvilley [2]" w:date="2021-10-13T10:20:00Z">
              <w:r w:rsidRPr="00664C75">
                <w:t>11</w:t>
              </w:r>
            </w:ins>
            <w:del w:id="1568"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569" w:author="Molly McEvilley [2]" w:date="2021-10-13T10:20:00Z">
              <w:r w:rsidRPr="00664C75">
                <w:t>12</w:t>
              </w:r>
            </w:ins>
            <w:del w:id="1570"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571" w:author="Molly McEvilley [2]" w:date="2021-10-13T10:20:00Z">
              <w:r w:rsidRPr="00664C75">
                <w:t>13</w:t>
              </w:r>
            </w:ins>
            <w:del w:id="1572"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573" w:author="Molly McEvilley [2]" w:date="2021-10-13T10:20:00Z">
              <w:r w:rsidRPr="00664C75">
                <w:t>14</w:t>
              </w:r>
            </w:ins>
            <w:del w:id="1574"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575" w:author="Molly McEvilley [2]" w:date="2021-10-13T10:20:00Z">
              <w:r w:rsidRPr="00664C75">
                <w:lastRenderedPageBreak/>
                <w:t>15</w:t>
              </w:r>
            </w:ins>
            <w:del w:id="1576"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577" w:author="Molly McEvilley [2]" w:date="2021-10-13T10:20:00Z">
              <w:r w:rsidRPr="00664C75">
                <w:t>16</w:t>
              </w:r>
            </w:ins>
            <w:del w:id="1578"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579" w:author="Molly McEvilley [2]" w:date="2021-10-13T10:20:00Z">
              <w:r>
                <w:t>17</w:t>
              </w:r>
            </w:ins>
            <w:del w:id="1580"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581" w:author="Molly McEvilley [2]" w:date="2021-10-13T10:20:00Z">
              <w:r w:rsidDel="008E2395">
                <w:delText>17</w:delText>
              </w:r>
            </w:del>
            <w:ins w:id="1582"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1583" w:name="_HMIS_Business_Logic:_6"/>
      <w:bookmarkStart w:id="1584" w:name="_Toc37849808"/>
      <w:bookmarkEnd w:id="158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585" w:name="_Toc79153993"/>
      <w:r w:rsidRPr="00C52062">
        <w:lastRenderedPageBreak/>
        <w:t>HMIS Business Logic</w:t>
      </w:r>
      <w:r>
        <w:t xml:space="preserve">: </w:t>
      </w:r>
      <w:proofErr w:type="spellStart"/>
      <w:r>
        <w:t>LSACalculated</w:t>
      </w:r>
      <w:bookmarkEnd w:id="1584"/>
      <w:proofErr w:type="spellEnd"/>
      <w:r w:rsidR="00751B37">
        <w:t xml:space="preserve"> Averages</w:t>
      </w:r>
      <w:bookmarkEnd w:id="1585"/>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586" w:name="_Toc78368785"/>
      <w:bookmarkStart w:id="1587" w:name="_Toc79153994"/>
      <w:proofErr w:type="spellStart"/>
      <w:r>
        <w:t>LSACalculated</w:t>
      </w:r>
      <w:proofErr w:type="spellEnd"/>
      <w:r>
        <w:t xml:space="preserve"> Columns</w:t>
      </w:r>
      <w:bookmarkEnd w:id="1586"/>
      <w:bookmarkEnd w:id="1587"/>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588" w:name="_Toc78368786"/>
      <w:bookmarkStart w:id="1589" w:name="_Toc78368787"/>
      <w:bookmarkStart w:id="1590" w:name="_Toc79153995"/>
      <w:bookmarkEnd w:id="1588"/>
      <w:r>
        <w:t xml:space="preserve">Report Rows for </w:t>
      </w:r>
      <w:proofErr w:type="spellStart"/>
      <w:r>
        <w:t>LSACalculated</w:t>
      </w:r>
      <w:proofErr w:type="spellEnd"/>
      <w:r>
        <w:t xml:space="preserve"> Averages</w:t>
      </w:r>
      <w:bookmarkEnd w:id="1589"/>
      <w:bookmarkEnd w:id="1590"/>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591" w:name="_Toc78368788"/>
      <w:bookmarkStart w:id="1592" w:name="_Toc79153996"/>
      <w:r>
        <w:lastRenderedPageBreak/>
        <w:t xml:space="preserve">Populations for Average Days from </w:t>
      </w:r>
      <w:proofErr w:type="spellStart"/>
      <w:r>
        <w:t>LSAHousehold</w:t>
      </w:r>
      <w:proofErr w:type="spellEnd"/>
      <w:r>
        <w:t xml:space="preserve"> and </w:t>
      </w:r>
      <w:proofErr w:type="spellStart"/>
      <w:r>
        <w:t>LSAExit</w:t>
      </w:r>
      <w:bookmarkEnd w:id="1591"/>
      <w:bookmarkEnd w:id="1592"/>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59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594" w:author="Molly McEvilley [2]" w:date="2021-10-13T10:36:00Z">
              <w:r w:rsidR="00407CCE">
                <w:rPr>
                  <w:rFonts w:ascii="Calibri" w:hAnsi="Calibri" w:cs="Calibri"/>
                  <w:color w:val="000000"/>
                </w:rPr>
                <w:t>,</w:t>
              </w:r>
              <w:commentRangeStart w:id="1595"/>
              <w:r w:rsidR="00407CCE">
                <w:rPr>
                  <w:rFonts w:ascii="Calibri" w:hAnsi="Calibri" w:cs="Calibri"/>
                  <w:color w:val="000000"/>
                </w:rPr>
                <w:t>99</w:t>
              </w:r>
            </w:ins>
            <w:commentRangeEnd w:id="1595"/>
            <w:ins w:id="1596" w:author="Molly McEvilley [2]" w:date="2021-10-14T08:18:00Z">
              <w:r w:rsidR="000D4C80">
                <w:rPr>
                  <w:rStyle w:val="CommentReference"/>
                  <w:rFonts w:eastAsiaTheme="minorHAnsi"/>
                </w:rPr>
                <w:commentReference w:id="1595"/>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597"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598" w:author="Molly McEvilley [2]" w:date="2021-10-06T10:44:00Z"/>
                <w:rFonts w:cstheme="minorHAnsi"/>
                <w:color w:val="000000"/>
              </w:rPr>
            </w:pPr>
            <w:commentRangeStart w:id="1599"/>
            <w:ins w:id="1600"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601" w:author="Molly McEvilley [2]" w:date="2021-10-06T10:44:00Z"/>
                <w:rFonts w:cstheme="minorHAnsi"/>
                <w:color w:val="000000"/>
              </w:rPr>
            </w:pPr>
            <w:ins w:id="1602"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603" w:author="Molly McEvilley [2]" w:date="2021-10-06T10:44:00Z"/>
                <w:rFonts w:cstheme="minorHAnsi"/>
                <w:color w:val="000000"/>
              </w:rPr>
            </w:pPr>
            <w:ins w:id="1604"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605" w:author="Molly McEvilley [2]" w:date="2021-10-06T10:44:00Z"/>
                <w:rFonts w:cstheme="minorHAnsi"/>
                <w:color w:val="000000"/>
              </w:rPr>
            </w:pPr>
            <w:proofErr w:type="spellStart"/>
            <w:ins w:id="1606" w:author="Molly McEvilley [2]" w:date="2021-10-06T10:45:00Z">
              <w:r w:rsidRPr="00324164">
                <w:rPr>
                  <w:rFonts w:ascii="Calibri" w:hAnsi="Calibri" w:cs="Calibri"/>
                  <w:b/>
                  <w:bCs/>
                  <w:color w:val="000000"/>
                </w:rPr>
                <w:t>HHChronic</w:t>
              </w:r>
              <w:proofErr w:type="spellEnd"/>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607" w:author="Molly McEvilley [2]" w:date="2021-10-06T10:44:00Z"/>
                <w:rFonts w:cstheme="minorHAnsi"/>
                <w:color w:val="000000"/>
              </w:rPr>
            </w:pPr>
            <w:ins w:id="1608" w:author="Molly McEvilley [2]" w:date="2021-10-06T10:46:00Z">
              <w:r>
                <w:rPr>
                  <w:rFonts w:cstheme="minorHAnsi"/>
                  <w:color w:val="000000"/>
                </w:rPr>
                <w:t>10-14</w:t>
              </w:r>
            </w:ins>
            <w:commentRangeEnd w:id="1599"/>
            <w:ins w:id="1609" w:author="Molly McEvilley [2]" w:date="2021-10-07T11:08:00Z">
              <w:r w:rsidR="00B13909">
                <w:rPr>
                  <w:rStyle w:val="CommentReference"/>
                  <w:rFonts w:eastAsiaTheme="minorHAnsi"/>
                </w:rPr>
                <w:commentReference w:id="1599"/>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610" w:author="Molly McEvilley [2]" w:date="2021-10-13T10:34:00Z">
              <w:r w:rsidRPr="00845520" w:rsidDel="00F10919">
                <w:rPr>
                  <w:rFonts w:cstheme="minorHAnsi"/>
                  <w:b/>
                  <w:bCs/>
                  <w:color w:val="000000"/>
                </w:rPr>
                <w:delText>3</w:delText>
              </w:r>
            </w:del>
            <w:ins w:id="1611"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593"/>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612" w:name="_Get_Average_Days_3"/>
      <w:bookmarkStart w:id="1613" w:name="_Toc37849809"/>
      <w:bookmarkStart w:id="1614" w:name="_Toc79153997"/>
      <w:bookmarkEnd w:id="1612"/>
      <w:r w:rsidRPr="00C52062">
        <w:t xml:space="preserve">Get Average Days for </w:t>
      </w:r>
      <w:r>
        <w:t>Length of Time Homeless</w:t>
      </w:r>
      <w:bookmarkEnd w:id="1557"/>
      <w:bookmarkEnd w:id="1613"/>
      <w:bookmarkEnd w:id="161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onQ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TPnLqJ0DAAAF&#10;CwAADgAAAAAAAAAAAAAAAAAuAgAAZHJzL2Uyb0RvYy54bWxQSwECLQAUAAYACAAAACEA08rs0tsA&#10;AAAEAQAADwAAAAAAAAAAAAAAAAD3BQAAZHJzL2Rvd25yZXYueG1sUEsFBgAAAAAEAAQA8wAAAP8G&#10;AAAAAA==&#10;">
                <v:shape id="AutoShape 390" o:spid="_x0000_s145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615" w:name="_Toc31198237"/>
      <w:bookmarkStart w:id="1616" w:name="_Toc31198238"/>
      <w:bookmarkStart w:id="1617" w:name="_Toc37849810"/>
      <w:bookmarkStart w:id="1618" w:name="_Toc79153998"/>
      <w:bookmarkEnd w:id="1615"/>
      <w:bookmarkEnd w:id="1616"/>
      <w:r w:rsidRPr="00C52062">
        <w:t xml:space="preserve">Get Average Days for </w:t>
      </w:r>
      <w:r>
        <w:t>Length of Time Homeless by System Path</w:t>
      </w:r>
      <w:bookmarkEnd w:id="1617"/>
      <w:bookmarkEnd w:id="161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a/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OFZlr+bAwAABQsA&#10;AA4AAAAAAAAAAAAAAAAALgIAAGRycy9lMm9Eb2MueG1sUEsBAi0AFAAGAAgAAAAhANPK7NLbAAAA&#10;BAEAAA8AAAAAAAAAAAAAAAAA9QUAAGRycy9kb3ducmV2LnhtbFBLBQYAAAAABAAEAPMAAAD9BgAA&#10;A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ZfoQ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YBZl+h&#10;AwAACgsAAA4AAAAAAAAAAAAAAAAALgIAAGRycy9lMm9Eb2MueG1sUEsBAi0AFAAGAAgAAAAhANPK&#10;7NLbAAAABAEAAA8AAAAAAAAAAAAAAAAA+wUAAGRycy9kb3ducmV2LnhtbFBLBQYAAAAABAAEAPMA&#10;AAADBw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619" w:name="_Toc31198693"/>
      <w:bookmarkStart w:id="1620" w:name="_Get_Average_Days_1"/>
      <w:bookmarkStart w:id="1621" w:name="_Toc506721212"/>
      <w:bookmarkStart w:id="1622" w:name="_Toc37849811"/>
      <w:bookmarkStart w:id="1623" w:name="_Toc79153999"/>
      <w:bookmarkEnd w:id="1619"/>
      <w:bookmarkEnd w:id="1620"/>
      <w:r w:rsidRPr="00C52062">
        <w:t>Get Average Days for Cumulative Length of Time Housed in PSH</w:t>
      </w:r>
      <w:bookmarkEnd w:id="1621"/>
      <w:bookmarkEnd w:id="1622"/>
      <w:bookmarkEnd w:id="162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VpQ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DE&#10;cR+VpQMAAAULAAAOAAAAAAAAAAAAAAAAAC4CAABkcnMvZTJvRG9jLnhtbFBLAQItABQABgAIAAAA&#10;IQDTyuzS2wAAAAQBAAAPAAAAAAAAAAAAAAAAAP8FAABkcnMvZG93bnJldi54bWxQSwUGAAAAAAQA&#10;BADzAAAABw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624" w:author="Molly McEvilley [2]" w:date="2021-10-13T11:06:00Z"/>
        </w:trPr>
        <w:tc>
          <w:tcPr>
            <w:tcW w:w="9355" w:type="dxa"/>
          </w:tcPr>
          <w:p w14:paraId="77E45C8B" w14:textId="54ABABAF" w:rsidR="00BE76D4" w:rsidRDefault="00AD5ACE" w:rsidP="00947F08">
            <w:pPr>
              <w:pStyle w:val="NoSpacing"/>
              <w:rPr>
                <w:ins w:id="1625" w:author="Molly McEvilley [2]" w:date="2021-10-13T11:06:00Z"/>
                <w:rFonts w:cstheme="minorHAnsi"/>
                <w:bCs/>
              </w:rPr>
            </w:pPr>
            <w:proofErr w:type="spellStart"/>
            <w:ins w:id="1626" w:author="Molly McEvilley [2]" w:date="2021-10-13T11:06:00Z">
              <w:r>
                <w:rPr>
                  <w:rFonts w:cstheme="minorHAnsi"/>
                  <w:bCs/>
                </w:rPr>
                <w:t>PSHMoveIn</w:t>
              </w:r>
              <w:proofErr w:type="spellEnd"/>
            </w:ins>
          </w:p>
        </w:tc>
      </w:tr>
      <w:tr w:rsidR="00BE76D4" w:rsidRPr="005F4836" w14:paraId="2E396FB8" w14:textId="77777777" w:rsidTr="00947F08">
        <w:trPr>
          <w:trHeight w:val="95"/>
          <w:ins w:id="1627" w:author="Molly McEvilley [2]" w:date="2021-10-13T11:06:00Z"/>
        </w:trPr>
        <w:tc>
          <w:tcPr>
            <w:tcW w:w="9355" w:type="dxa"/>
          </w:tcPr>
          <w:p w14:paraId="510454E3" w14:textId="1AC10FFC" w:rsidR="00BE76D4" w:rsidRDefault="00AD5ACE" w:rsidP="00947F08">
            <w:pPr>
              <w:pStyle w:val="NoSpacing"/>
              <w:rPr>
                <w:ins w:id="1628" w:author="Molly McEvilley [2]" w:date="2021-10-13T11:06:00Z"/>
                <w:rFonts w:cstheme="minorHAnsi"/>
                <w:bCs/>
              </w:rPr>
            </w:pPr>
            <w:commentRangeStart w:id="1629"/>
            <w:proofErr w:type="spellStart"/>
            <w:ins w:id="1630" w:author="Molly McEvilley [2]" w:date="2021-10-13T11:07:00Z">
              <w:r>
                <w:rPr>
                  <w:rFonts w:cstheme="minorHAnsi"/>
                  <w:bCs/>
                </w:rPr>
                <w:t>PSHStatus</w:t>
              </w:r>
            </w:ins>
            <w:commentRangeEnd w:id="1629"/>
            <w:proofErr w:type="spellEnd"/>
            <w:ins w:id="1631" w:author="Molly McEvilley [2]" w:date="2021-10-13T11:32:00Z">
              <w:r w:rsidR="009F4FAB">
                <w:rPr>
                  <w:rStyle w:val="CommentReference"/>
                  <w:rFonts w:eastAsiaTheme="minorHAnsi"/>
                </w:rPr>
                <w:commentReference w:id="1629"/>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632"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63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633" w:name="_Toc34145685"/>
      <w:bookmarkStart w:id="1634" w:name="_Toc34145686"/>
      <w:bookmarkStart w:id="1635" w:name="_Get_Average_Days_2"/>
      <w:bookmarkStart w:id="1636" w:name="_Toc506721213"/>
      <w:bookmarkStart w:id="1637" w:name="_Toc37849812"/>
      <w:bookmarkStart w:id="1638" w:name="_Toc79154000"/>
      <w:bookmarkEnd w:id="1633"/>
      <w:bookmarkEnd w:id="1634"/>
      <w:bookmarkEnd w:id="1635"/>
      <w:r w:rsidRPr="00C52062">
        <w:t>Get Average Days for Length of Time in RRH Projects</w:t>
      </w:r>
      <w:bookmarkEnd w:id="1636"/>
      <w:bookmarkEnd w:id="1637"/>
      <w:bookmarkEnd w:id="163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j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GNfz&#10;I6MDAAAFCwAADgAAAAAAAAAAAAAAAAAuAgAAZHJzL2Uyb0RvYy54bWxQSwECLQAUAAYACAAAACEA&#10;08rs0tsAAAAEAQAADwAAAAAAAAAAAAAAAAD9BQAAZHJzL2Rvd25yZXYueG1sUEsFBgAAAAAEAAQA&#10;8wAAAAUHA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639"/>
            <w:ins w:id="1640" w:author="Molly McEvilley [2]" w:date="2021-10-13T11:14:00Z">
              <w:r w:rsidR="00147B14">
                <w:t>12-16</w:t>
              </w:r>
              <w:r w:rsidR="00147B14" w:rsidDel="00147B14">
                <w:t xml:space="preserve"> </w:t>
              </w:r>
            </w:ins>
            <w:del w:id="1641" w:author="Molly McEvilley [2]" w:date="2021-10-13T11:14:00Z">
              <w:r w:rsidDel="00147B14">
                <w:delText xml:space="preserve">10 and 11 </w:delText>
              </w:r>
            </w:del>
            <w:commentRangeEnd w:id="1639"/>
            <w:r w:rsidR="009F4FAB">
              <w:rPr>
                <w:rStyle w:val="CommentReference"/>
                <w:rFonts w:eastAsiaTheme="minorHAnsi"/>
              </w:rPr>
              <w:commentReference w:id="1639"/>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642"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643"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644" w:name="_Toc34145696"/>
      <w:bookmarkStart w:id="1645" w:name="_Toc34145697"/>
      <w:bookmarkStart w:id="1646" w:name="_Toc506721215"/>
      <w:bookmarkStart w:id="1647" w:name="_Toc37849813"/>
      <w:bookmarkStart w:id="1648" w:name="_Toc79154001"/>
      <w:bookmarkEnd w:id="1644"/>
      <w:bookmarkEnd w:id="1645"/>
      <w:r w:rsidRPr="00C52062">
        <w:t>Get Average Days to Return/Re-engage by Last Project Type</w:t>
      </w:r>
      <w:bookmarkEnd w:id="1646"/>
      <w:bookmarkEnd w:id="1647"/>
      <w:bookmarkEnd w:id="164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wI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T05cCKYDAAAICwAADgAAAAAAAAAAAAAAAAAuAgAAZHJzL2Uyb0RvYy54bWxQSwECLQAUAAYACAAA&#10;ACEA08rs0tsAAAAEAQAADwAAAAAAAAAAAAAAAAAABgAAZHJzL2Rvd25yZXYueG1sUEsFBgAAAAAE&#10;AAQA8wAAAAg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649" w:name="_Get_Average_Days"/>
      <w:bookmarkStart w:id="1650" w:name="_Toc37973614"/>
      <w:bookmarkStart w:id="1651" w:name="_Toc37974167"/>
      <w:bookmarkStart w:id="1652" w:name="_Toc37974718"/>
      <w:bookmarkStart w:id="1653" w:name="_Toc37975206"/>
      <w:bookmarkStart w:id="1654" w:name="_Toc37849814"/>
      <w:bookmarkStart w:id="1655" w:name="_Toc79154002"/>
      <w:bookmarkStart w:id="1656" w:name="_Toc506721216"/>
      <w:bookmarkEnd w:id="1649"/>
      <w:bookmarkEnd w:id="1650"/>
      <w:bookmarkEnd w:id="1651"/>
      <w:bookmarkEnd w:id="1652"/>
      <w:bookmarkEnd w:id="1653"/>
      <w:r w:rsidRPr="00C52062">
        <w:t>Get Average Days to Return/Re-engage by Population</w:t>
      </w:r>
      <w:bookmarkEnd w:id="1654"/>
      <w:bookmarkEnd w:id="165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2D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ovTYOeAwAA&#10;CgsAAA4AAAAAAAAAAAAAAAAALgIAAGRycy9lMm9Eb2MueG1sUEsBAi0AFAAGAAgAAAAhANPK7NLb&#10;AAAABAEAAA8AAAAAAAAAAAAAAAAA+AUAAGRycy9kb3ducmV2LnhtbFBLBQYAAAAABAAEAPMAAAAA&#10;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657"/>
      <w:del w:id="1658" w:author="Molly McEvilley [2]" w:date="2021-10-13T11:21:00Z">
        <w:r w:rsidRPr="00C52062" w:rsidDel="00FB189A">
          <w:delText>ReportRow</w:delText>
        </w:r>
        <w:r w:rsidDel="00FB189A">
          <w:delText xml:space="preserve"> and </w:delText>
        </w:r>
      </w:del>
      <w:commentRangeEnd w:id="1657"/>
      <w:r w:rsidR="00AD5BE5">
        <w:rPr>
          <w:rStyle w:val="CommentReference"/>
          <w:rFonts w:asciiTheme="minorHAnsi" w:eastAsiaTheme="minorHAnsi" w:hAnsiTheme="minorHAnsi" w:cstheme="minorBidi"/>
        </w:rPr>
        <w:commentReference w:id="1657"/>
      </w:r>
      <w:r>
        <w:t>Value</w:t>
      </w:r>
    </w:p>
    <w:p w14:paraId="192BF3C1" w14:textId="0B0B0849" w:rsidR="00A72AC3" w:rsidRPr="00A6067F" w:rsidRDefault="00A72AC3" w:rsidP="00A72AC3">
      <w:pPr>
        <w:rPr>
          <w:rFonts w:cstheme="minorHAnsi"/>
        </w:rPr>
      </w:pPr>
      <w:r w:rsidRPr="00A6067F">
        <w:rPr>
          <w:rFonts w:cstheme="minorHAnsi"/>
        </w:rPr>
        <w:t xml:space="preserve">For each </w:t>
      </w:r>
      <w:ins w:id="1659" w:author="Molly McEvilley [2]" w:date="2021-10-13T11:21:00Z">
        <w:r w:rsidR="00862A54">
          <w:rPr>
            <w:rFonts w:cstheme="minorHAnsi"/>
          </w:rPr>
          <w:t xml:space="preserve">valid combination of values in other relevant columns, </w:t>
        </w:r>
      </w:ins>
      <w:del w:id="1660" w:author="Molly McEvilley [2]" w:date="2021-10-13T11:21:00Z">
        <w:r w:rsidRPr="00655B0F" w:rsidDel="00862A54">
          <w:rPr>
            <w:b/>
          </w:rPr>
          <w:delText>ReportRow</w:delText>
        </w:r>
        <w:r w:rsidRPr="00A6067F" w:rsidDel="00862A54">
          <w:rPr>
            <w:rFonts w:cstheme="minorHAnsi"/>
          </w:rPr>
          <w:delText xml:space="preserve"> listed belo</w:delText>
        </w:r>
      </w:del>
      <w:del w:id="1661"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662"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663">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664"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65"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666" w:author="Molly McEvilley [2]" w:date="2021-10-13T11:22:00Z">
              <w:r w:rsidRPr="008743AE" w:rsidDel="00862A54">
                <w:rPr>
                  <w:rFonts w:cstheme="minorHAnsi"/>
                </w:rPr>
                <w:delText>Report Row Category</w:delText>
              </w:r>
            </w:del>
          </w:p>
        </w:tc>
        <w:tc>
          <w:tcPr>
            <w:tcW w:w="0" w:type="dxa"/>
            <w:tcPrChange w:id="1667"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668"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669"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670"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7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72"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73" w:author="Molly McEvilley [2]" w:date="2021-10-13T11:22:00Z">
              <w:r w:rsidRPr="00454D25" w:rsidDel="00862A54">
                <w:delText>Days to return after exit from ES</w:delText>
              </w:r>
            </w:del>
          </w:p>
        </w:tc>
        <w:tc>
          <w:tcPr>
            <w:tcW w:w="0" w:type="dxa"/>
            <w:noWrap/>
            <w:tcPrChange w:id="1674"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7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676"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77"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7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79"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680" w:author="Molly McEvilley [2]" w:date="2021-10-13T11:22:00Z">
              <w:r w:rsidRPr="00454D25" w:rsidDel="00862A54">
                <w:delText>Days to return after exit from TH</w:delText>
              </w:r>
            </w:del>
          </w:p>
        </w:tc>
        <w:tc>
          <w:tcPr>
            <w:tcW w:w="0" w:type="dxa"/>
            <w:noWrap/>
            <w:tcPrChange w:id="1681"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8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683"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84"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8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86"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87" w:author="Molly McEvilley [2]" w:date="2021-10-13T11:22:00Z">
              <w:r w:rsidRPr="00454D25" w:rsidDel="00862A54">
                <w:delText>Days to return after exit from SH</w:delText>
              </w:r>
            </w:del>
          </w:p>
        </w:tc>
        <w:tc>
          <w:tcPr>
            <w:tcW w:w="0" w:type="dxa"/>
            <w:noWrap/>
            <w:tcPrChange w:id="1688"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8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690"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91"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9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93"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694" w:author="Molly McEvilley [2]" w:date="2021-10-13T11:22:00Z">
              <w:r w:rsidRPr="00454D25" w:rsidDel="00862A54">
                <w:delText>Days to return after exit from RRH</w:delText>
              </w:r>
              <w:r w:rsidDel="00862A54">
                <w:delText xml:space="preserve"> (placed in PH)</w:delText>
              </w:r>
            </w:del>
          </w:p>
        </w:tc>
        <w:tc>
          <w:tcPr>
            <w:tcW w:w="0" w:type="dxa"/>
            <w:noWrap/>
            <w:tcPrChange w:id="1695"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9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697"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98"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9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700"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701" w:author="Molly McEvilley [2]" w:date="2021-10-13T11:22:00Z">
              <w:r w:rsidRPr="00454D25" w:rsidDel="00862A54">
                <w:delText>Days to return after exit from PSH</w:delText>
              </w:r>
              <w:r w:rsidDel="00862A54">
                <w:delText xml:space="preserve"> (placed in PH)</w:delText>
              </w:r>
            </w:del>
          </w:p>
        </w:tc>
        <w:tc>
          <w:tcPr>
            <w:tcW w:w="0" w:type="dxa"/>
            <w:noWrap/>
            <w:tcPrChange w:id="1702"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70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704"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705"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70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707"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708" w:author="Molly McEvilley [2]" w:date="2021-10-13T11:22:00Z">
              <w:r w:rsidRPr="00454D25" w:rsidDel="00862A54">
                <w:delText>Days to return after exit from RRH</w:delText>
              </w:r>
              <w:r w:rsidDel="00862A54">
                <w:delText xml:space="preserve"> (not placed)</w:delText>
              </w:r>
            </w:del>
          </w:p>
        </w:tc>
        <w:tc>
          <w:tcPr>
            <w:tcW w:w="0" w:type="dxa"/>
            <w:noWrap/>
            <w:tcPrChange w:id="1709"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71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711"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712"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71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714"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715" w:author="Molly McEvilley [2]" w:date="2021-10-13T11:22:00Z">
              <w:r w:rsidRPr="00454D25" w:rsidDel="00862A54">
                <w:delText>Days to return after exit from PSH</w:delText>
              </w:r>
              <w:r w:rsidDel="00862A54">
                <w:delText xml:space="preserve"> (not placed)</w:delText>
              </w:r>
            </w:del>
          </w:p>
        </w:tc>
        <w:tc>
          <w:tcPr>
            <w:tcW w:w="0" w:type="dxa"/>
            <w:noWrap/>
            <w:tcPrChange w:id="1716"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71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718"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719" w:author="Molly McEvilley [2]" w:date="2021-10-13T11:22:00Z">
              <w:r w:rsidDel="00862A54">
                <w:delText>64</w:delText>
              </w:r>
            </w:del>
          </w:p>
        </w:tc>
      </w:tr>
    </w:tbl>
    <w:p w14:paraId="5E249D45" w14:textId="26A7586E" w:rsidR="002B6231" w:rsidRDefault="002B6231" w:rsidP="0088191A">
      <w:pPr>
        <w:pStyle w:val="Heading2"/>
      </w:pPr>
      <w:bookmarkStart w:id="1720" w:name="_Toc31198752"/>
      <w:bookmarkStart w:id="1721" w:name="_Toc37849815"/>
      <w:bookmarkStart w:id="1722" w:name="_Toc79154003"/>
      <w:bookmarkEnd w:id="1720"/>
      <w:r w:rsidRPr="00C52062">
        <w:t xml:space="preserve">Get Average Days to Return/Re-engage by </w:t>
      </w:r>
      <w:r>
        <w:t>System Path</w:t>
      </w:r>
      <w:bookmarkEnd w:id="1656"/>
      <w:bookmarkEnd w:id="1721"/>
      <w:bookmarkEnd w:id="172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dH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0zZ0eeAwAA&#10;CgsAAA4AAAAAAAAAAAAAAAAALgIAAGRycy9lMm9Eb2MueG1sUEsBAi0AFAAGAAgAAAAhANPK7NLb&#10;AAAABAEAAA8AAAAAAAAAAAAAAAAA+AUAAGRycy9kb3ducmV2LnhtbFBLBQYAAAAABAAEAPMAAAAA&#10;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lastRenderedPageBreak/>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723" w:name="_Toc31198754"/>
      <w:bookmarkStart w:id="1724" w:name="_Toc37973617"/>
      <w:bookmarkStart w:id="1725" w:name="_Toc37974170"/>
      <w:bookmarkStart w:id="1726" w:name="_Toc37974721"/>
      <w:bookmarkStart w:id="1727" w:name="_Toc37975209"/>
      <w:bookmarkStart w:id="1728" w:name="_Toc506721217"/>
      <w:bookmarkStart w:id="1729" w:name="_Toc37849816"/>
      <w:bookmarkStart w:id="1730" w:name="_Toc79154004"/>
      <w:bookmarkStart w:id="1731" w:name="_Toc499544018"/>
      <w:bookmarkEnd w:id="1723"/>
      <w:bookmarkEnd w:id="1724"/>
      <w:bookmarkEnd w:id="1725"/>
      <w:bookmarkEnd w:id="1726"/>
      <w:bookmarkEnd w:id="1727"/>
      <w:r w:rsidRPr="00C52062">
        <w:t>Get Average Days to Return/Re-engage by Exit Destination</w:t>
      </w:r>
      <w:bookmarkEnd w:id="1728"/>
      <w:bookmarkEnd w:id="1729"/>
      <w:bookmarkEnd w:id="173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4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5RHih&#10;AwAACgsAAA4AAAAAAAAAAAAAAAAALgIAAGRycy9lMm9Eb2MueG1sUEsBAi0AFAAGAAgAAAAhANPK&#10;7NLbAAAABAEAAA8AAAAAAAAAAAAAAAAA+wUAAGRycy9kb3ducmV2LnhtbFBLBQYAAAAABAAEAPMA&#10;AAAD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732" w:name="_Toc31198792"/>
      <w:bookmarkStart w:id="1733" w:name="_Toc37849817"/>
      <w:bookmarkStart w:id="1734" w:name="_Toc499292041"/>
      <w:bookmarkStart w:id="1735" w:name="_Toc499544003"/>
      <w:bookmarkStart w:id="1736" w:name="_Toc506721219"/>
      <w:bookmarkEnd w:id="1732"/>
    </w:p>
    <w:p w14:paraId="14F8F368" w14:textId="6E50B1EF" w:rsidR="00E86581" w:rsidRDefault="00E86581" w:rsidP="00E86581">
      <w:pPr>
        <w:pStyle w:val="Heading1"/>
      </w:pPr>
      <w:bookmarkStart w:id="1737" w:name="_Toc79154005"/>
      <w:r>
        <w:lastRenderedPageBreak/>
        <w:t xml:space="preserve">HMIS Business Logic:  </w:t>
      </w:r>
      <w:proofErr w:type="spellStart"/>
      <w:r>
        <w:t>LSACalculated</w:t>
      </w:r>
      <w:proofErr w:type="spellEnd"/>
      <w:r>
        <w:t xml:space="preserve"> AHAR Counts</w:t>
      </w:r>
      <w:bookmarkEnd w:id="1737"/>
    </w:p>
    <w:p w14:paraId="75CA130C" w14:textId="77777777" w:rsidR="00D3069A" w:rsidRDefault="00D3069A" w:rsidP="00D3069A">
      <w:pPr>
        <w:pStyle w:val="Heading2"/>
      </w:pPr>
      <w:bookmarkStart w:id="1738" w:name="_Toc78368848"/>
      <w:bookmarkStart w:id="1739" w:name="_Toc79154006"/>
      <w:r>
        <w:t xml:space="preserve">Report Rows for </w:t>
      </w:r>
      <w:proofErr w:type="spellStart"/>
      <w:r>
        <w:t>LSACalculated</w:t>
      </w:r>
      <w:proofErr w:type="spellEnd"/>
      <w:r>
        <w:t xml:space="preserve"> Counts</w:t>
      </w:r>
      <w:bookmarkEnd w:id="1738"/>
      <w:bookmarkEnd w:id="173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740" w:name="_Toc78368849"/>
    </w:p>
    <w:p w14:paraId="787A1976" w14:textId="502CD320" w:rsidR="00D3069A" w:rsidRDefault="00D3069A" w:rsidP="00D3069A">
      <w:pPr>
        <w:pStyle w:val="Heading2"/>
      </w:pPr>
      <w:bookmarkStart w:id="1741" w:name="_Toc79154007"/>
      <w:r>
        <w:t xml:space="preserve">Identify Active and Point in Time Cohorts for </w:t>
      </w:r>
      <w:proofErr w:type="spellStart"/>
      <w:r>
        <w:t>LSACalculated</w:t>
      </w:r>
      <w:proofErr w:type="spellEnd"/>
      <w:r>
        <w:t xml:space="preserve"> AHAR Counts</w:t>
      </w:r>
      <w:bookmarkEnd w:id="1740"/>
      <w:bookmarkEnd w:id="174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w:t>
            </w:r>
            <w:proofErr w:type="spellEnd"/>
            <w:del w:id="1742"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1743"/>
            <w:proofErr w:type="spellStart"/>
            <w:ins w:id="1744" w:author="Molly McEvilley [2]" w:date="2021-10-14T11:24:00Z">
              <w:r>
                <w:rPr>
                  <w:bCs/>
                </w:rPr>
                <w:t>LSA</w:t>
              </w:r>
            </w:ins>
            <w:r w:rsidR="00D3069A">
              <w:rPr>
                <w:bCs/>
              </w:rPr>
              <w:t>ProjectType</w:t>
            </w:r>
            <w:commentRangeEnd w:id="1743"/>
            <w:proofErr w:type="spellEnd"/>
            <w:r w:rsidR="00960012">
              <w:rPr>
                <w:rStyle w:val="CommentReference"/>
                <w:rFonts w:eastAsiaTheme="minorHAnsi"/>
              </w:rPr>
              <w:commentReference w:id="1743"/>
            </w:r>
          </w:p>
        </w:tc>
      </w:tr>
      <w:tr w:rsidR="00D3069A" w:rsidRPr="005F4836" w:rsidDel="0063026A" w14:paraId="1504A1D4" w14:textId="19DAE969" w:rsidTr="00947F08">
        <w:trPr>
          <w:trHeight w:val="216"/>
          <w:del w:id="1745" w:author="Molly McEvilley [2]" w:date="2021-10-14T11:24:00Z"/>
        </w:trPr>
        <w:tc>
          <w:tcPr>
            <w:tcW w:w="9355" w:type="dxa"/>
          </w:tcPr>
          <w:p w14:paraId="29A0B320" w14:textId="0936E424" w:rsidR="00D3069A" w:rsidRPr="00845520" w:rsidDel="0063026A" w:rsidRDefault="00D3069A" w:rsidP="00947F08">
            <w:pPr>
              <w:pStyle w:val="NoSpacing"/>
              <w:rPr>
                <w:del w:id="1746" w:author="Molly McEvilley [2]" w:date="2021-10-14T11:24:00Z"/>
                <w:bCs/>
              </w:rPr>
            </w:pPr>
            <w:del w:id="1747"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proofErr w:type="spellStart"/>
            <w:r w:rsidRPr="00845520">
              <w:rPr>
                <w:b/>
              </w:rPr>
              <w:t>hmis_Services</w:t>
            </w:r>
            <w:proofErr w:type="spellEnd"/>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1748"/>
      <w:proofErr w:type="spellStart"/>
      <w:ins w:id="1749" w:author="Molly McEvilley [2]" w:date="2021-10-21T10:56:00Z">
        <w:r w:rsidR="0015443F">
          <w:rPr>
            <w:b/>
            <w:bCs/>
          </w:rPr>
          <w:t>LSA</w:t>
        </w:r>
        <w:r w:rsidR="0015443F" w:rsidRPr="00845520">
          <w:rPr>
            <w:b/>
            <w:bCs/>
          </w:rPr>
          <w:t>ProjectType</w:t>
        </w:r>
        <w:proofErr w:type="spellEnd"/>
        <w:r w:rsidR="0015443F">
          <w:t xml:space="preserve"> </w:t>
        </w:r>
      </w:ins>
      <w:commentRangeEnd w:id="1748"/>
      <w:ins w:id="1750" w:author="Molly McEvilley [2]" w:date="2021-10-26T15:15:00Z">
        <w:r w:rsidR="00B609D2">
          <w:rPr>
            <w:rStyle w:val="CommentReference"/>
            <w:rFonts w:eastAsiaTheme="minorHAnsi" w:cstheme="minorBidi"/>
          </w:rPr>
          <w:commentReference w:id="1748"/>
        </w:r>
      </w:ins>
      <w:del w:id="1751"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1752" w:author="Molly McEvilley [2]" w:date="2021-10-21T10:56:00Z">
        <w:r w:rsidR="0015443F">
          <w:rPr>
            <w:b/>
            <w:bCs/>
          </w:rPr>
          <w:t>LSA</w:t>
        </w:r>
        <w:r w:rsidR="0015443F" w:rsidRPr="00845520">
          <w:rPr>
            <w:b/>
            <w:bCs/>
          </w:rPr>
          <w:t>ProjectType</w:t>
        </w:r>
        <w:proofErr w:type="spellEnd"/>
        <w:r w:rsidR="0015443F">
          <w:t xml:space="preserve"> </w:t>
        </w:r>
      </w:ins>
      <w:del w:id="1753" w:author="Molly McEvilley [2]" w:date="2021-10-21T10:56:00Z">
        <w:r w:rsidRPr="00BB785F" w:rsidDel="0015443F">
          <w:rPr>
            <w:b/>
          </w:rPr>
          <w:delText>ProjectType</w:delText>
        </w:r>
        <w:r w:rsidDel="0015443F">
          <w:delText xml:space="preserve"> </w:delText>
        </w:r>
      </w:del>
      <w:r>
        <w:t xml:space="preserve">in </w:t>
      </w:r>
      <w:commentRangeStart w:id="1754"/>
      <w:r>
        <w:t>(</w:t>
      </w:r>
      <w:del w:id="1755" w:author="Molly McEvilley [2]" w:date="2021-10-27T12:05:00Z">
        <w:r w:rsidDel="00ED6863">
          <w:delText>1</w:delText>
        </w:r>
      </w:del>
      <w:ins w:id="1756" w:author="Molly McEvilley [2]" w:date="2021-10-27T12:05:00Z">
        <w:r w:rsidR="00ED6863">
          <w:t>0</w:t>
        </w:r>
      </w:ins>
      <w:r>
        <w:t>,</w:t>
      </w:r>
      <w:ins w:id="1757" w:author="Molly McEvilley [2]" w:date="2021-10-27T12:21:00Z">
        <w:r w:rsidR="000F471E">
          <w:t>1,</w:t>
        </w:r>
      </w:ins>
      <w:r>
        <w:t>2,8)</w:t>
      </w:r>
      <w:commentRangeEnd w:id="1754"/>
      <w:r w:rsidR="000F471E">
        <w:rPr>
          <w:rStyle w:val="CommentReference"/>
          <w:rFonts w:eastAsiaTheme="minorHAnsi" w:cstheme="minorBidi"/>
        </w:rPr>
        <w:commentReference w:id="1754"/>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1758" w:author="Molly McEvilley [2]" w:date="2021-10-21T10:56:00Z">
        <w:r w:rsidR="0015443F">
          <w:rPr>
            <w:b/>
            <w:bCs/>
          </w:rPr>
          <w:t>LSA</w:t>
        </w:r>
        <w:r w:rsidR="0015443F" w:rsidRPr="00845520">
          <w:rPr>
            <w:b/>
            <w:bCs/>
          </w:rPr>
          <w:t>ProjectType</w:t>
        </w:r>
        <w:proofErr w:type="spellEnd"/>
        <w:r w:rsidR="0015443F">
          <w:t xml:space="preserve"> </w:t>
        </w:r>
      </w:ins>
      <w:del w:id="1759" w:author="Molly McEvilley [2]" w:date="2021-10-21T10:56:00Z">
        <w:r w:rsidRPr="00BB785F" w:rsidDel="0015443F">
          <w:rPr>
            <w:b/>
          </w:rPr>
          <w:delText>ProjectTyp</w:delText>
        </w:r>
        <w:r w:rsidDel="0015443F">
          <w:rPr>
            <w:b/>
          </w:rPr>
          <w:delText>e</w:delText>
        </w:r>
      </w:del>
      <w:r w:rsidRPr="00E36C4B">
        <w:t>=</w:t>
      </w:r>
      <w:ins w:id="1760" w:author="Molly McEvilley [2]" w:date="2021-10-21T10:56:00Z">
        <w:r w:rsidR="0015443F">
          <w:t xml:space="preserve"> </w:t>
        </w:r>
      </w:ins>
      <w:ins w:id="1761" w:author="Molly McEvilley [2]" w:date="2021-10-27T12:06:00Z">
        <w:r w:rsidR="00EE6F06">
          <w:t>1</w:t>
        </w:r>
      </w:ins>
      <w:del w:id="1762" w:author="Molly McEvilley [2]" w:date="2021-10-21T10:56:00Z">
        <w:r w:rsidRPr="00E36C4B" w:rsidDel="0015443F">
          <w:delText>1</w:delText>
        </w:r>
      </w:del>
      <w:del w:id="1763" w:author="Molly McEvilley [2]" w:date="2021-10-21T10:57:00Z">
        <w:r w:rsidRPr="00E36C4B" w:rsidDel="0015443F">
          <w:delText xml:space="preserve"> </w:delText>
        </w:r>
      </w:del>
      <w:del w:id="1764"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1765"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1766" w:author="Molly McEvilley [2]" w:date="2021-10-14T11:29:00Z">
        <w:r w:rsidR="00033824">
          <w:rPr>
            <w:bCs/>
            <w:u w:val="single"/>
          </w:rPr>
          <w:t>.</w:t>
        </w:r>
      </w:ins>
      <w:del w:id="1767"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1768" w:author="Molly McEvilley [2]" w:date="2021-10-14T11:27:00Z"/>
        </w:rPr>
      </w:pPr>
      <w:commentRangeStart w:id="1769"/>
      <w:del w:id="1770"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1769"/>
      <w:r w:rsidR="007C328B">
        <w:rPr>
          <w:rStyle w:val="CommentReference"/>
          <w:rFonts w:eastAsiaTheme="minorHAnsi" w:cstheme="minorBidi"/>
        </w:rPr>
        <w:commentReference w:id="1769"/>
      </w:r>
    </w:p>
    <w:p w14:paraId="28C702FB" w14:textId="77777777" w:rsidR="00D3069A" w:rsidRPr="00D3069A" w:rsidRDefault="00D3069A" w:rsidP="003C3461"/>
    <w:p w14:paraId="0A46E988" w14:textId="77777777" w:rsidR="003C3461" w:rsidRDefault="003C3461" w:rsidP="003C3461">
      <w:pPr>
        <w:pStyle w:val="Heading2"/>
      </w:pPr>
      <w:bookmarkStart w:id="1771" w:name="_Toc78368888"/>
      <w:bookmarkStart w:id="1772" w:name="_Toc79154008"/>
      <w:r>
        <w:t>Counts of People and Households by Project and Household Characteristics</w:t>
      </w:r>
      <w:bookmarkEnd w:id="1771"/>
      <w:bookmarkEnd w:id="177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8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">
                <v:shape id="AutoShape 15" o:spid="_x0000_s149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1773"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ins w:id="1774" w:author="Molly McEvilley [2]" w:date="2021-10-13T11:39:00Z"/>
        </w:trPr>
        <w:tc>
          <w:tcPr>
            <w:tcW w:w="9355" w:type="dxa"/>
          </w:tcPr>
          <w:p w14:paraId="595923F9" w14:textId="77777777" w:rsidR="00276C92" w:rsidRDefault="00276C92" w:rsidP="006126C6">
            <w:pPr>
              <w:pStyle w:val="NoSpacing"/>
              <w:rPr>
                <w:ins w:id="1775" w:author="Molly McEvilley [2]" w:date="2021-10-13T11:39:00Z"/>
                <w:bCs/>
              </w:rPr>
            </w:pPr>
            <w:commentRangeStart w:id="1776"/>
            <w:proofErr w:type="spellStart"/>
            <w:ins w:id="1777" w:author="Molly McEvilley [2]" w:date="2021-10-13T11:39:00Z">
              <w:r>
                <w:rPr>
                  <w:bCs/>
                </w:rPr>
                <w:t>HHDisability</w:t>
              </w:r>
              <w:commentRangeEnd w:id="1776"/>
              <w:proofErr w:type="spellEnd"/>
              <w:r>
                <w:rPr>
                  <w:rStyle w:val="CommentReference"/>
                  <w:rFonts w:eastAsiaTheme="minorHAnsi"/>
                </w:rPr>
                <w:commentReference w:id="1776"/>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1778"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1779"/>
              <w:r w:rsidDel="00A72346">
                <w:delText>Enrollment</w:delText>
              </w:r>
            </w:del>
            <w:ins w:id="1780" w:author="Molly McEvilley [2]" w:date="2021-10-14T11:41:00Z">
              <w:r w:rsidR="00A72346">
                <w:t>See below</w:t>
              </w:r>
              <w:commentRangeEnd w:id="1779"/>
              <w:r w:rsidR="00A72346">
                <w:rPr>
                  <w:rStyle w:val="CommentReference"/>
                  <w:rFonts w:eastAsiaTheme="minorHAnsi"/>
                </w:rPr>
                <w:commentReference w:id="1779"/>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1781"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1782" w:author="Molly McEvilley [2]" w:date="2021-10-14T11:44:00Z">
              <w:r w:rsidRPr="00381896" w:rsidDel="004C6BE9">
                <w:delText>Count</w:delText>
              </w:r>
            </w:del>
            <w:ins w:id="1783"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1784" w:author="Molly McEvilley [2]" w:date="2021-10-14T11:44:00Z">
              <w:r>
                <w:t>Count of d</w:t>
              </w:r>
            </w:ins>
            <w:del w:id="1785"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1786" w:author="Molly McEvilley [2]" w:date="2021-10-14T11:45:00Z">
              <w:r>
                <w:t>Count of d</w:t>
              </w:r>
            </w:ins>
            <w:del w:id="1787"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788" w:author="Molly McEvilley [2]" w:date="2021-10-21T10:57:00Z">
              <w:r w:rsidR="00155374">
                <w:rPr>
                  <w:b/>
                  <w:bCs/>
                </w:rPr>
                <w:t>LSA</w:t>
              </w:r>
              <w:r w:rsidR="00155374" w:rsidRPr="00845520">
                <w:rPr>
                  <w:b/>
                  <w:bCs/>
                </w:rPr>
                <w:t>ProjectType</w:t>
              </w:r>
              <w:proofErr w:type="spellEnd"/>
              <w:r w:rsidR="00155374">
                <w:t xml:space="preserve"> </w:t>
              </w:r>
            </w:ins>
            <w:del w:id="1789" w:author="Molly McEvilley [2]" w:date="2021-10-21T10:57:00Z">
              <w:r w:rsidRPr="00155374" w:rsidDel="00155374">
                <w:rPr>
                  <w:rPrChange w:id="1790" w:author="Molly McEvilley [2]" w:date="2021-10-21T10:58:00Z">
                    <w:rPr>
                      <w:b/>
                      <w:bCs/>
                    </w:rPr>
                  </w:rPrChange>
                </w:rPr>
                <w:delText>ProjectType</w:delText>
              </w:r>
              <w:r w:rsidRPr="00155374" w:rsidDel="00155374">
                <w:delText xml:space="preserve"> </w:delText>
              </w:r>
            </w:del>
            <w:del w:id="1791" w:author="Molly McEvilley [2]" w:date="2021-10-21T10:58:00Z">
              <w:r w:rsidRPr="00155374" w:rsidDel="00155374">
                <w:delText>= 1</w:delText>
              </w:r>
            </w:del>
            <w:ins w:id="1792" w:author="Molly McEvilley [2]" w:date="2021-10-21T10:58:00Z">
              <w:r w:rsidR="00155374" w:rsidRPr="00155374">
                <w:rPr>
                  <w:rPrChange w:id="1793"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794" w:author="Molly McEvilley [2]" w:date="2021-10-21T10:57:00Z">
              <w:r w:rsidR="00155374">
                <w:t>.</w:t>
              </w:r>
            </w:ins>
            <w:del w:id="1795" w:author="Molly McEvilley [2]" w:date="2021-10-21T10:57:00Z">
              <w:r w:rsidDel="00155374">
                <w:delText>.</w:delText>
              </w:r>
            </w:del>
            <w:ins w:id="1796" w:author="Molly McEvilley [2]" w:date="2021-10-21T10:57:00Z">
              <w:r w:rsidR="00155374">
                <w:rPr>
                  <w:b/>
                  <w:bCs/>
                </w:rPr>
                <w:t>LSA</w:t>
              </w:r>
              <w:r w:rsidR="00155374" w:rsidRPr="00845520">
                <w:rPr>
                  <w:b/>
                  <w:bCs/>
                </w:rPr>
                <w:t>ProjectType</w:t>
              </w:r>
              <w:proofErr w:type="spellEnd"/>
              <w:r w:rsidR="00155374">
                <w:t xml:space="preserve"> </w:t>
              </w:r>
            </w:ins>
            <w:del w:id="1797"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798" w:author="Molly McEvilley [2]" w:date="2021-10-21T10:57:00Z">
              <w:r w:rsidR="00155374">
                <w:rPr>
                  <w:b/>
                  <w:bCs/>
                </w:rPr>
                <w:t>LSA</w:t>
              </w:r>
              <w:r w:rsidR="00155374" w:rsidRPr="00845520">
                <w:rPr>
                  <w:b/>
                  <w:bCs/>
                </w:rPr>
                <w:t>ProjectType</w:t>
              </w:r>
              <w:proofErr w:type="spellEnd"/>
              <w:r w:rsidR="00155374">
                <w:t xml:space="preserve"> </w:t>
              </w:r>
            </w:ins>
            <w:del w:id="1799"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00" w:author="Molly McEvilley [2]" w:date="2021-10-21T10:57:00Z">
              <w:r w:rsidR="00155374">
                <w:rPr>
                  <w:b/>
                  <w:bCs/>
                </w:rPr>
                <w:t>LSA</w:t>
              </w:r>
              <w:r w:rsidR="00155374" w:rsidRPr="00845520">
                <w:rPr>
                  <w:b/>
                  <w:bCs/>
                </w:rPr>
                <w:t>ProjectType</w:t>
              </w:r>
              <w:proofErr w:type="spellEnd"/>
              <w:r w:rsidR="00155374">
                <w:t xml:space="preserve"> </w:t>
              </w:r>
            </w:ins>
            <w:del w:id="1801"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1802" w:author="Molly McEvilley [2]" w:date="2021-10-21T10:57:00Z">
              <w:r w:rsidDel="00155374">
                <w:delText>.</w:delText>
              </w:r>
            </w:del>
            <w:ins w:id="1803" w:author="Molly McEvilley [2]" w:date="2021-10-21T10:57:00Z">
              <w:r w:rsidR="00155374">
                <w:t>.</w:t>
              </w:r>
              <w:r w:rsidR="00155374">
                <w:rPr>
                  <w:b/>
                  <w:bCs/>
                </w:rPr>
                <w:t>LSA</w:t>
              </w:r>
              <w:r w:rsidR="00155374" w:rsidRPr="00845520">
                <w:rPr>
                  <w:b/>
                  <w:bCs/>
                </w:rPr>
                <w:t>ProjectType</w:t>
              </w:r>
              <w:proofErr w:type="spellEnd"/>
              <w:r w:rsidR="00155374">
                <w:t xml:space="preserve"> </w:t>
              </w:r>
            </w:ins>
            <w:del w:id="1804" w:author="Molly McEvilley [2]" w:date="2021-10-21T10:57:00Z">
              <w:r w:rsidRPr="00947F08" w:rsidDel="00155374">
                <w:rPr>
                  <w:b/>
                  <w:bCs/>
                </w:rPr>
                <w:delText>ProjectType</w:delText>
              </w:r>
              <w:r w:rsidDel="00155374">
                <w:delText xml:space="preserve"> </w:delText>
              </w:r>
            </w:del>
            <w:r>
              <w:t xml:space="preserve">= </w:t>
            </w:r>
            <w:commentRangeStart w:id="1805"/>
            <w:del w:id="1806" w:author="Molly McEvilley [2]" w:date="2021-10-14T11:33:00Z">
              <w:r w:rsidDel="00332CE1">
                <w:delText>1</w:delText>
              </w:r>
            </w:del>
            <w:ins w:id="1807" w:author="Molly McEvilley [2]" w:date="2021-10-14T11:33:00Z">
              <w:r w:rsidR="00332CE1">
                <w:t>3</w:t>
              </w:r>
              <w:commentRangeEnd w:id="1805"/>
              <w:r w:rsidR="00332CE1">
                <w:rPr>
                  <w:rStyle w:val="CommentReference"/>
                  <w:rFonts w:eastAsiaTheme="minorHAnsi"/>
                </w:rPr>
                <w:commentReference w:id="1805"/>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08" w:author="Molly McEvilley [2]" w:date="2021-10-21T10:57:00Z">
              <w:r w:rsidR="00155374">
                <w:rPr>
                  <w:b/>
                  <w:bCs/>
                </w:rPr>
                <w:t>LSA</w:t>
              </w:r>
              <w:r w:rsidR="00155374" w:rsidRPr="00845520">
                <w:rPr>
                  <w:b/>
                  <w:bCs/>
                </w:rPr>
                <w:t>ProjectType</w:t>
              </w:r>
              <w:proofErr w:type="spellEnd"/>
              <w:r w:rsidR="00155374">
                <w:t xml:space="preserve"> </w:t>
              </w:r>
            </w:ins>
            <w:del w:id="1809" w:author="Molly McEvilley [2]" w:date="2021-10-21T10:57:00Z">
              <w:r w:rsidRPr="00947F08" w:rsidDel="00155374">
                <w:rPr>
                  <w:b/>
                  <w:bCs/>
                </w:rPr>
                <w:delText>ProjectType</w:delText>
              </w:r>
              <w:r w:rsidDel="00155374">
                <w:delText xml:space="preserve"> </w:delText>
              </w:r>
            </w:del>
            <w:r>
              <w:t>in (</w:t>
            </w:r>
            <w:ins w:id="1810"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1811" w:author="Molly McEvilley [2]" w:date="2021-10-14T08:19:00Z">
              <w:r w:rsidR="00D272CE">
                <w:rPr>
                  <w:rFonts w:ascii="Calibri" w:hAnsi="Calibri" w:cs="Calibri"/>
                  <w:color w:val="000000"/>
                </w:rPr>
                <w:t>,</w:t>
              </w:r>
              <w:commentRangeStart w:id="1812"/>
              <w:r w:rsidR="00D272CE">
                <w:rPr>
                  <w:rFonts w:ascii="Calibri" w:hAnsi="Calibri" w:cs="Calibri"/>
                  <w:color w:val="000000"/>
                </w:rPr>
                <w:t>99</w:t>
              </w:r>
            </w:ins>
            <w:commentRangeEnd w:id="1812"/>
            <w:ins w:id="1813" w:author="Molly McEvilley [2]" w:date="2021-10-14T08:21:00Z">
              <w:r w:rsidR="00566C1E">
                <w:rPr>
                  <w:rStyle w:val="CommentReference"/>
                  <w:rFonts w:eastAsiaTheme="minorHAnsi"/>
                </w:rPr>
                <w:commentReference w:id="1812"/>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814" w:name="_Toc525229521"/>
      <w:bookmarkStart w:id="1815" w:name="_Toc525229522"/>
      <w:bookmarkStart w:id="1816" w:name="_Toc525229523"/>
      <w:bookmarkStart w:id="1817" w:name="_Toc525229524"/>
      <w:bookmarkStart w:id="1818" w:name="_Toc525229525"/>
      <w:bookmarkStart w:id="1819" w:name="_Toc525229526"/>
      <w:bookmarkStart w:id="1820" w:name="_Toc525229527"/>
      <w:bookmarkStart w:id="1821" w:name="_Toc525229553"/>
      <w:bookmarkStart w:id="1822" w:name="_Toc525229554"/>
      <w:bookmarkStart w:id="1823" w:name="_Toc525229555"/>
      <w:bookmarkStart w:id="1824" w:name="_Toc525229556"/>
      <w:bookmarkStart w:id="1825" w:name="_Toc525229557"/>
      <w:bookmarkStart w:id="1826" w:name="_Toc525229558"/>
      <w:bookmarkStart w:id="1827" w:name="_Toc525229559"/>
      <w:bookmarkStart w:id="1828" w:name="_Toc525229585"/>
      <w:bookmarkStart w:id="1829" w:name="_Toc525229586"/>
      <w:bookmarkStart w:id="1830" w:name="_Toc525229587"/>
      <w:bookmarkStart w:id="1831" w:name="_Toc525229588"/>
      <w:bookmarkStart w:id="1832" w:name="_Toc525229589"/>
      <w:bookmarkStart w:id="1833" w:name="_Toc525229590"/>
      <w:bookmarkStart w:id="1834" w:name="_Toc525229591"/>
      <w:bookmarkStart w:id="1835" w:name="_Toc525229617"/>
      <w:bookmarkStart w:id="1836" w:name="_Toc525229618"/>
      <w:bookmarkStart w:id="1837" w:name="_Toc525229619"/>
      <w:bookmarkStart w:id="1838" w:name="_Toc525229620"/>
      <w:bookmarkStart w:id="1839" w:name="_Toc525229621"/>
      <w:bookmarkStart w:id="1840" w:name="_Toc525229622"/>
      <w:bookmarkStart w:id="1841" w:name="_Toc525229623"/>
      <w:bookmarkStart w:id="1842" w:name="_Toc511744576"/>
      <w:bookmarkStart w:id="1843" w:name="_Toc511744577"/>
      <w:bookmarkStart w:id="1844" w:name="_Toc511744578"/>
      <w:bookmarkStart w:id="1845" w:name="_Toc511744579"/>
      <w:bookmarkStart w:id="1846" w:name="_Toc511744580"/>
      <w:bookmarkStart w:id="1847" w:name="_Toc511744581"/>
      <w:bookmarkStart w:id="1848" w:name="_Toc511744582"/>
      <w:bookmarkStart w:id="1849" w:name="_Toc511744591"/>
      <w:bookmarkStart w:id="1850" w:name="_Toc511744592"/>
      <w:bookmarkStart w:id="1851" w:name="_Toc511744593"/>
      <w:bookmarkStart w:id="1852" w:name="_Toc511744594"/>
      <w:bookmarkStart w:id="1853" w:name="_Toc511744595"/>
      <w:bookmarkStart w:id="1854" w:name="_Toc511744656"/>
      <w:bookmarkStart w:id="1855" w:name="_Toc511744657"/>
      <w:bookmarkStart w:id="1856" w:name="_Toc511744658"/>
      <w:bookmarkStart w:id="1857" w:name="_Toc511744659"/>
      <w:bookmarkStart w:id="1858" w:name="_Toc511744660"/>
      <w:bookmarkStart w:id="1859" w:name="_Toc511744661"/>
      <w:bookmarkStart w:id="1860" w:name="_Toc511744662"/>
      <w:bookmarkStart w:id="1861" w:name="_Toc511744663"/>
      <w:bookmarkStart w:id="1862" w:name="_Toc511182521"/>
      <w:bookmarkStart w:id="1863" w:name="_Toc37849821"/>
      <w:bookmarkStart w:id="1864" w:name="_Toc79154009"/>
      <w:bookmarkEnd w:id="173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r>
        <w:t>Get Counts of People by Project and Personal Characteristics</w:t>
      </w:r>
      <w:bookmarkEnd w:id="1863"/>
      <w:bookmarkEnd w:id="186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">
                <v:shape id="AutoShape 15" o:spid="_x0000_s150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1865"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1866"/>
      <w:r>
        <w:t>row</w:t>
      </w:r>
      <w:ins w:id="1867" w:author="Molly McEvilley [2]" w:date="2021-10-14T11:49:00Z">
        <w:r w:rsidR="00F83FA1">
          <w:t xml:space="preserve"> 55 is </w:t>
        </w:r>
      </w:ins>
      <w:del w:id="1868" w:author="Molly McEvilley [2]" w:date="2021-10-14T11:49:00Z">
        <w:r w:rsidDel="00F83FA1">
          <w:delText xml:space="preserve">s 53 and 54 are </w:delText>
        </w:r>
      </w:del>
      <w:commentRangeEnd w:id="1866"/>
      <w:r w:rsidR="00754991">
        <w:rPr>
          <w:rStyle w:val="CommentReference"/>
        </w:rPr>
        <w:commentReference w:id="1866"/>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1869" w:author="Molly McEvilley [2]" w:date="2021-10-21T10:59:00Z">
                  <w:rPr/>
                </w:rPrChange>
              </w:rPr>
            </w:pPr>
            <w:proofErr w:type="spellStart"/>
            <w:r>
              <w:t>tlsa_HHID.</w:t>
            </w:r>
            <w:ins w:id="1870" w:author="Molly McEvilley [2]" w:date="2021-10-21T10:58:00Z">
              <w:r w:rsidR="00FA6423">
                <w:rPr>
                  <w:b/>
                  <w:bCs/>
                </w:rPr>
                <w:t>LSA</w:t>
              </w:r>
              <w:r w:rsidR="00FA6423" w:rsidRPr="00845520">
                <w:rPr>
                  <w:b/>
                  <w:bCs/>
                </w:rPr>
                <w:t>ProjectType</w:t>
              </w:r>
              <w:proofErr w:type="spellEnd"/>
              <w:r w:rsidR="00FA6423">
                <w:t xml:space="preserve"> </w:t>
              </w:r>
            </w:ins>
            <w:del w:id="1871" w:author="Molly McEvilley [2]" w:date="2021-10-21T10:58:00Z">
              <w:r w:rsidRPr="00845520" w:rsidDel="00FA6423">
                <w:rPr>
                  <w:b/>
                  <w:bCs/>
                </w:rPr>
                <w:delText>ProjectType</w:delText>
              </w:r>
              <w:r w:rsidDel="00FA6423">
                <w:delText xml:space="preserve"> </w:delText>
              </w:r>
            </w:del>
            <w:del w:id="1872" w:author="Molly McEvilley [2]" w:date="2021-10-21T10:59:00Z">
              <w:r w:rsidDel="00FA6423">
                <w:delText>= 1</w:delText>
              </w:r>
            </w:del>
            <w:ins w:id="1873"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74" w:author="Molly McEvilley [2]" w:date="2021-10-21T10:58:00Z">
              <w:r w:rsidR="00FA6423">
                <w:rPr>
                  <w:b/>
                  <w:bCs/>
                </w:rPr>
                <w:t>LSA</w:t>
              </w:r>
              <w:r w:rsidR="00FA6423" w:rsidRPr="00845520">
                <w:rPr>
                  <w:b/>
                  <w:bCs/>
                </w:rPr>
                <w:t>ProjectType</w:t>
              </w:r>
              <w:proofErr w:type="spellEnd"/>
              <w:r w:rsidR="00FA6423">
                <w:t xml:space="preserve"> </w:t>
              </w:r>
            </w:ins>
            <w:del w:id="1875"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876" w:author="Molly McEvilley [2]" w:date="2021-10-21T10:59:00Z">
              <w:r w:rsidR="00FA6423">
                <w:rPr>
                  <w:b/>
                  <w:bCs/>
                </w:rPr>
                <w:t>LSA</w:t>
              </w:r>
              <w:r w:rsidR="00FA6423" w:rsidRPr="00845520">
                <w:rPr>
                  <w:b/>
                  <w:bCs/>
                </w:rPr>
                <w:t>ProjectType</w:t>
              </w:r>
            </w:ins>
            <w:proofErr w:type="spellEnd"/>
            <w:del w:id="1877"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78" w:author="Molly McEvilley [2]" w:date="2021-10-21T10:59:00Z">
              <w:r w:rsidR="00FA6423">
                <w:rPr>
                  <w:b/>
                  <w:bCs/>
                </w:rPr>
                <w:t>LSA</w:t>
              </w:r>
              <w:r w:rsidR="00FA6423" w:rsidRPr="00845520">
                <w:rPr>
                  <w:b/>
                  <w:bCs/>
                </w:rPr>
                <w:t>ProjectType</w:t>
              </w:r>
              <w:proofErr w:type="spellEnd"/>
              <w:r w:rsidR="00FA6423">
                <w:t xml:space="preserve"> </w:t>
              </w:r>
            </w:ins>
            <w:del w:id="1879"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880" w:author="Molly McEvilley [2]" w:date="2021-10-21T10:59:00Z">
              <w:r w:rsidR="00FA6423">
                <w:rPr>
                  <w:b/>
                  <w:bCs/>
                </w:rPr>
                <w:t>LSA</w:t>
              </w:r>
              <w:r w:rsidR="00FA6423" w:rsidRPr="00845520">
                <w:rPr>
                  <w:b/>
                  <w:bCs/>
                </w:rPr>
                <w:t>ProjectType</w:t>
              </w:r>
              <w:proofErr w:type="spellEnd"/>
              <w:r w:rsidR="00FA6423">
                <w:t xml:space="preserve"> </w:t>
              </w:r>
            </w:ins>
            <w:del w:id="1881" w:author="Molly McEvilley [2]" w:date="2021-10-21T10:59:00Z">
              <w:r w:rsidRPr="00845520" w:rsidDel="00FA6423">
                <w:rPr>
                  <w:b/>
                  <w:bCs/>
                </w:rPr>
                <w:delText>ProjectType</w:delText>
              </w:r>
              <w:r w:rsidDel="00FA6423">
                <w:delText xml:space="preserve"> </w:delText>
              </w:r>
            </w:del>
            <w:r>
              <w:t xml:space="preserve">= </w:t>
            </w:r>
            <w:del w:id="1882" w:author="Molly McEvilley [2]" w:date="2021-10-14T11:49:00Z">
              <w:r w:rsidDel="005E4F87">
                <w:delText>1</w:delText>
              </w:r>
            </w:del>
            <w:ins w:id="1883"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84" w:author="Molly McEvilley [2]" w:date="2021-10-21T10:59:00Z">
              <w:r w:rsidR="00FA6423">
                <w:rPr>
                  <w:b/>
                  <w:bCs/>
                </w:rPr>
                <w:t>LSA</w:t>
              </w:r>
              <w:r w:rsidR="00FA6423" w:rsidRPr="00845520">
                <w:rPr>
                  <w:b/>
                  <w:bCs/>
                </w:rPr>
                <w:t>ProjectType</w:t>
              </w:r>
              <w:proofErr w:type="spellEnd"/>
              <w:r w:rsidR="00FA6423">
                <w:t xml:space="preserve"> </w:t>
              </w:r>
            </w:ins>
            <w:del w:id="1885" w:author="Molly McEvilley [2]" w:date="2021-10-21T10:59:00Z">
              <w:r w:rsidRPr="00845520" w:rsidDel="00FA6423">
                <w:rPr>
                  <w:b/>
                  <w:bCs/>
                </w:rPr>
                <w:delText>ProjectType</w:delText>
              </w:r>
              <w:r w:rsidDel="00FA6423">
                <w:delText xml:space="preserve"> </w:delText>
              </w:r>
            </w:del>
            <w:r>
              <w:t>in (</w:t>
            </w:r>
            <w:ins w:id="1886"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1887" w:author="Molly McEvilley" w:date="2021-08-20T00:16:00Z">
              <w:r w:rsidRPr="00845520" w:rsidDel="00C815B9">
                <w:rPr>
                  <w:rFonts w:ascii="Calibri" w:hAnsi="Calibri" w:cs="Calibri"/>
                  <w:bCs w:val="0"/>
                </w:rPr>
                <w:delText>1178</w:delText>
              </w:r>
            </w:del>
            <w:ins w:id="1888"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1889" w:author="Molly McEvilley" w:date="2021-08-20T00:16:00Z">
              <w:r w:rsidRPr="00845520" w:rsidDel="00C815B9">
                <w:rPr>
                  <w:rFonts w:ascii="Calibri" w:hAnsi="Calibri" w:cs="Calibri"/>
                  <w:bCs w:val="0"/>
                  <w:color w:val="000000"/>
                </w:rPr>
                <w:delText>1179</w:delText>
              </w:r>
            </w:del>
            <w:ins w:id="1890"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1891" w:author="Molly McEvilley" w:date="2021-08-20T00:16:00Z">
              <w:r w:rsidRPr="00845520" w:rsidDel="00C815B9">
                <w:rPr>
                  <w:rFonts w:ascii="Calibri" w:hAnsi="Calibri" w:cs="Calibri"/>
                  <w:bCs w:val="0"/>
                </w:rPr>
                <w:delText>1278</w:delText>
              </w:r>
            </w:del>
            <w:ins w:id="1892"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1893" w:author="Molly McEvilley" w:date="2021-08-20T00:16:00Z">
              <w:r w:rsidRPr="00845520" w:rsidDel="00C815B9">
                <w:rPr>
                  <w:rFonts w:ascii="Calibri" w:hAnsi="Calibri" w:cs="Calibri"/>
                  <w:bCs w:val="0"/>
                  <w:color w:val="000000"/>
                </w:rPr>
                <w:delText>1279</w:delText>
              </w:r>
            </w:del>
            <w:ins w:id="1894"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1895"/>
            <w:del w:id="1896"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1895"/>
            <w:r w:rsidR="002A42DD">
              <w:rPr>
                <w:rStyle w:val="CommentReference"/>
                <w:rFonts w:eastAsiaTheme="minorHAnsi"/>
              </w:rPr>
              <w:commentReference w:id="1895"/>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1897"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1898" w:author="Molly McEvilley" w:date="2021-08-20T00:18:00Z">
              <w:r>
                <w:rPr>
                  <w:rFonts w:ascii="Calibri" w:hAnsi="Calibri" w:cs="Calibri"/>
                  <w:bCs w:val="0"/>
                </w:rPr>
                <w:t>1176</w:t>
              </w:r>
            </w:ins>
            <w:del w:id="1899"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1900" w:author="Molly McEvilley" w:date="2021-08-20T00:18:00Z">
              <w:r>
                <w:rPr>
                  <w:rFonts w:ascii="Calibri" w:hAnsi="Calibri" w:cs="Calibri"/>
                  <w:bCs w:val="0"/>
                  <w:color w:val="000000"/>
                </w:rPr>
                <w:t>1177</w:t>
              </w:r>
            </w:ins>
            <w:del w:id="1901"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1902" w:author="Molly McEvilley" w:date="2021-08-20T00:18:00Z">
              <w:r>
                <w:rPr>
                  <w:rFonts w:ascii="Calibri" w:hAnsi="Calibri" w:cs="Calibri"/>
                  <w:bCs w:val="0"/>
                </w:rPr>
                <w:t>1276</w:t>
              </w:r>
            </w:ins>
            <w:del w:id="1903"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1904" w:author="Molly McEvilley" w:date="2021-08-20T00:18:00Z">
              <w:r>
                <w:rPr>
                  <w:rFonts w:ascii="Calibri" w:hAnsi="Calibri" w:cs="Calibri"/>
                  <w:bCs w:val="0"/>
                  <w:color w:val="000000"/>
                </w:rPr>
                <w:lastRenderedPageBreak/>
                <w:t>1277</w:t>
              </w:r>
            </w:ins>
            <w:del w:id="1905"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1906"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1907" w:author="Molly McEvilley" w:date="2021-08-20T00:19:00Z"/>
              </w:rPr>
            </w:pPr>
            <w:del w:id="1908"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09" w:author="Molly McEvilley" w:date="2021-08-20T00:19:00Z"/>
              </w:rPr>
            </w:pPr>
            <w:del w:id="1910"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11" w:author="Molly McEvilley" w:date="2021-08-20T00:19:00Z"/>
              </w:rPr>
            </w:pPr>
            <w:del w:id="1912"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13" w:author="Molly McEvilley" w:date="2021-08-20T00:19:00Z"/>
              </w:rPr>
            </w:pPr>
            <w:del w:id="1914"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191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1916" w:author="Molly McEvilley" w:date="2021-08-20T00:19:00Z"/>
              </w:rPr>
            </w:pPr>
            <w:del w:id="1917"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18" w:author="Molly McEvilley" w:date="2021-08-20T00:19:00Z"/>
                <w:bCs/>
              </w:rPr>
            </w:pPr>
            <w:del w:id="1919"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20" w:author="Molly McEvilley" w:date="2021-08-20T00:19:00Z"/>
              </w:rPr>
            </w:pPr>
            <w:del w:id="1921"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22" w:author="Molly McEvilley" w:date="2021-08-20T00:19:00Z"/>
              </w:rPr>
            </w:pPr>
            <w:del w:id="1923"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1924"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1925" w:author="Molly McEvilley" w:date="2021-08-20T00:19:00Z"/>
              </w:rPr>
            </w:pPr>
            <w:del w:id="1926"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27" w:author="Molly McEvilley" w:date="2021-08-20T00:19:00Z"/>
              </w:rPr>
            </w:pPr>
            <w:del w:id="1928"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29" w:author="Molly McEvilley" w:date="2021-08-20T00:19:00Z"/>
              </w:rPr>
            </w:pPr>
            <w:del w:id="1930"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31" w:author="Molly McEvilley" w:date="2021-08-20T00:19:00Z"/>
              </w:rPr>
            </w:pPr>
            <w:del w:id="1932"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1933"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1934"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35"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36"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37"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938" w:name="_Get_Counts_of"/>
      <w:bookmarkStart w:id="1939" w:name="_Toc79154010"/>
      <w:bookmarkStart w:id="1940" w:name="_Toc37849823"/>
      <w:bookmarkEnd w:id="1938"/>
      <w:r>
        <w:t xml:space="preserve">Get Counts of </w:t>
      </w:r>
      <w:proofErr w:type="spellStart"/>
      <w:r>
        <w:t>Bednights</w:t>
      </w:r>
      <w:bookmarkEnd w:id="1939"/>
      <w:proofErr w:type="spellEnd"/>
      <w:r>
        <w:t xml:space="preserve"> </w:t>
      </w:r>
      <w:bookmarkEnd w:id="1940"/>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">
                <v:shape id="AutoShape 65" o:spid="_x0000_s151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1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1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1941"/>
            <w:proofErr w:type="spellStart"/>
            <w:ins w:id="1942" w:author="Molly McEvilley [2]" w:date="2021-10-21T10:59:00Z">
              <w:r>
                <w:t>LSA</w:t>
              </w:r>
            </w:ins>
            <w:r w:rsidR="006D690D">
              <w:t>ProjectType</w:t>
            </w:r>
            <w:commentRangeEnd w:id="1941"/>
            <w:proofErr w:type="spellEnd"/>
            <w:r w:rsidR="00A51C68">
              <w:rPr>
                <w:rStyle w:val="CommentReference"/>
                <w:rFonts w:eastAsiaTheme="minorHAnsi"/>
              </w:rPr>
              <w:commentReference w:id="1941"/>
            </w:r>
          </w:p>
        </w:tc>
      </w:tr>
      <w:tr w:rsidR="0014378B" w:rsidRPr="005F4836" w:rsidDel="00FA6423" w14:paraId="24C9A26B" w14:textId="11F316B1" w:rsidTr="00947F08">
        <w:trPr>
          <w:trHeight w:val="216"/>
          <w:del w:id="1943" w:author="Molly McEvilley [2]" w:date="2021-10-21T11:00:00Z"/>
        </w:trPr>
        <w:tc>
          <w:tcPr>
            <w:tcW w:w="9355" w:type="dxa"/>
          </w:tcPr>
          <w:p w14:paraId="7A658C70" w14:textId="3AD17E9D" w:rsidR="0014378B" w:rsidDel="00FA6423" w:rsidRDefault="0014378B" w:rsidP="00947F08">
            <w:pPr>
              <w:pStyle w:val="NoSpacing"/>
              <w:rPr>
                <w:del w:id="1944" w:author="Molly McEvilley [2]" w:date="2021-10-21T11:00:00Z"/>
              </w:rPr>
            </w:pPr>
            <w:del w:id="1945"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1946" w:author="Molly McEvilley [2]" w:date="2021-10-21T11:06:00Z">
        <w:r w:rsidR="00307C74">
          <w:t xml:space="preserve">by </w:t>
        </w:r>
      </w:ins>
      <w:del w:id="1947" w:author="Molly McEvilley [2]" w:date="2021-10-21T11:06:00Z">
        <w:r w:rsidDel="00065D5A">
          <w:delText xml:space="preserve">by cohort, </w:delText>
        </w:r>
      </w:del>
      <w:r>
        <w:t>household type</w:t>
      </w:r>
      <w:del w:id="1948" w:author="Molly McEvilley [2]" w:date="2021-10-21T11:06:00Z">
        <w:r w:rsidDel="00065D5A">
          <w:delText>,</w:delText>
        </w:r>
      </w:del>
      <w:r>
        <w:t xml:space="preserv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194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1950" w:author="Molly McEvilley [2]" w:date="2021-10-21T11:00:00Z"/>
              </w:rPr>
            </w:pPr>
            <w:ins w:id="1951"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1952" w:author="Molly McEvilley [2]" w:date="2021-10-21T11:00:00Z"/>
              </w:rPr>
            </w:pPr>
            <w:proofErr w:type="spellStart"/>
            <w:ins w:id="1953" w:author="Molly McEvilley [2]" w:date="2021-10-21T11:00:00Z">
              <w:r w:rsidRPr="00BF3C9C">
                <w:t>ProjectID</w:t>
              </w:r>
              <w:proofErr w:type="spellEnd"/>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1954" w:author="Molly McEvilley [2]" w:date="2021-10-21T11:00:00Z"/>
              </w:rPr>
            </w:pPr>
            <w:ins w:id="1955"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195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1957" w:author="Molly McEvilley [2]" w:date="2021-10-21T11:00:00Z"/>
              </w:rPr>
            </w:pPr>
            <w:ins w:id="1958"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59" w:author="Molly McEvilley [2]" w:date="2021-10-21T11:00:00Z"/>
              </w:rPr>
            </w:pPr>
            <w:ins w:id="1960"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61" w:author="Molly McEvilley [2]" w:date="2021-10-21T11:00:00Z"/>
              </w:rPr>
            </w:pPr>
            <w:ins w:id="1962"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196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1964" w:author="Molly McEvilley [2]" w:date="2021-10-21T11:00:00Z"/>
              </w:rPr>
            </w:pPr>
            <w:ins w:id="1965"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66" w:author="Molly McEvilley [2]" w:date="2021-10-21T11:00:00Z"/>
              </w:rPr>
            </w:pPr>
            <w:ins w:id="1967"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68" w:author="Molly McEvilley [2]" w:date="2021-10-21T11:00:00Z"/>
                <w:b/>
                <w:bCs/>
              </w:rPr>
            </w:pPr>
            <w:proofErr w:type="spellStart"/>
            <w:ins w:id="1969"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197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1971" w:author="Molly McEvilley [2]" w:date="2021-10-21T11:00:00Z"/>
              </w:rPr>
            </w:pPr>
            <w:ins w:id="1972"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73" w:author="Molly McEvilley [2]" w:date="2021-10-21T11:00:00Z"/>
                <w:b/>
                <w:bCs/>
              </w:rPr>
            </w:pPr>
            <w:ins w:id="1974"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75" w:author="Molly McEvilley [2]" w:date="2021-10-21T11:00:00Z"/>
              </w:rPr>
            </w:pPr>
            <w:proofErr w:type="spellStart"/>
            <w:ins w:id="1976"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197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1978" w:author="Molly McEvilley [2]" w:date="2021-10-21T11:00:00Z"/>
              </w:rPr>
            </w:pPr>
            <w:ins w:id="1979"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80" w:author="Molly McEvilley [2]" w:date="2021-10-21T11:00:00Z"/>
                <w:b/>
                <w:bCs/>
              </w:rPr>
            </w:pPr>
            <w:ins w:id="1981"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82" w:author="Molly McEvilley [2]" w:date="2021-10-21T11:00:00Z"/>
              </w:rPr>
            </w:pPr>
            <w:proofErr w:type="spellStart"/>
            <w:ins w:id="1983"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198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1985" w:author="Molly McEvilley [2]" w:date="2021-10-21T11:00:00Z"/>
              </w:rPr>
            </w:pPr>
            <w:ins w:id="1986"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87" w:author="Molly McEvilley [2]" w:date="2021-10-21T11:00:00Z"/>
                <w:b/>
                <w:bCs/>
              </w:rPr>
            </w:pPr>
            <w:ins w:id="1988"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89" w:author="Molly McEvilley [2]" w:date="2021-10-21T11:00:00Z"/>
              </w:rPr>
            </w:pPr>
            <w:proofErr w:type="spellStart"/>
            <w:ins w:id="1990"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199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1992" w:author="Molly McEvilley [2]" w:date="2021-10-21T11:00:00Z"/>
              </w:rPr>
            </w:pPr>
            <w:ins w:id="1993"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94" w:author="Molly McEvilley [2]" w:date="2021-10-21T11:00:00Z"/>
                <w:b/>
                <w:bCs/>
              </w:rPr>
            </w:pPr>
            <w:ins w:id="1995"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96" w:author="Molly McEvilley [2]" w:date="2021-10-21T11:00:00Z"/>
              </w:rPr>
            </w:pPr>
            <w:commentRangeStart w:id="1997"/>
            <w:proofErr w:type="spellStart"/>
            <w:ins w:id="1998" w:author="Molly McEvilley [2]" w:date="2021-10-21T11:00:00Z">
              <w:r>
                <w:t>tlsa_HHID.</w:t>
              </w:r>
              <w:r>
                <w:rPr>
                  <w:b/>
                  <w:bCs/>
                </w:rPr>
                <w:t>LSA</w:t>
              </w:r>
              <w:r w:rsidRPr="00845520">
                <w:rPr>
                  <w:b/>
                  <w:bCs/>
                </w:rPr>
                <w:t>ProjectType</w:t>
              </w:r>
              <w:proofErr w:type="spellEnd"/>
              <w:r>
                <w:t xml:space="preserve"> = 3</w:t>
              </w:r>
            </w:ins>
            <w:commentRangeEnd w:id="1997"/>
            <w:ins w:id="1999" w:author="Molly McEvilley [2]" w:date="2021-10-26T15:14:00Z">
              <w:r w:rsidR="005B3145">
                <w:rPr>
                  <w:rStyle w:val="CommentReference"/>
                  <w:rFonts w:eastAsiaTheme="minorHAnsi"/>
                </w:rPr>
                <w:commentReference w:id="1997"/>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00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001" w:author="Molly McEvilley [2]" w:date="2021-10-21T11:00:00Z"/>
              </w:rPr>
            </w:pPr>
            <w:ins w:id="2002"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003" w:author="Molly McEvilley [2]" w:date="2021-10-21T11:00:00Z"/>
                <w:b/>
                <w:bCs/>
              </w:rPr>
            </w:pPr>
            <w:ins w:id="2004"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005" w:author="Molly McEvilley [2]" w:date="2021-10-21T11:00:00Z"/>
              </w:rPr>
            </w:pPr>
            <w:proofErr w:type="spellStart"/>
            <w:ins w:id="2006"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00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008" w:author="Molly McEvilley [2]" w:date="2021-10-21T11:00:00Z"/>
              </w:rPr>
            </w:pPr>
            <w:del w:id="2009"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10" w:author="Molly McEvilley [2]" w:date="2021-10-21T11:00:00Z"/>
              </w:rPr>
            </w:pPr>
            <w:del w:id="2011"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12" w:author="Molly McEvilley [2]" w:date="2021-10-21T11:00:00Z"/>
              </w:rPr>
            </w:pPr>
            <w:del w:id="2013"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01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015" w:author="Molly McEvilley [2]" w:date="2021-10-21T11:00:00Z"/>
              </w:rPr>
            </w:pPr>
            <w:del w:id="2016"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17" w:author="Molly McEvilley [2]" w:date="2021-10-21T11:00:00Z"/>
              </w:rPr>
            </w:pPr>
            <w:del w:id="2018"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19" w:author="Molly McEvilley [2]" w:date="2021-10-21T11:00:00Z"/>
              </w:rPr>
            </w:pPr>
            <w:del w:id="2020"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02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022" w:author="Molly McEvilley [2]" w:date="2021-10-21T11:00:00Z"/>
              </w:rPr>
            </w:pPr>
            <w:del w:id="2023"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24" w:author="Molly McEvilley [2]" w:date="2021-10-21T11:00:00Z"/>
              </w:rPr>
            </w:pPr>
            <w:del w:id="2025"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26" w:author="Molly McEvilley [2]" w:date="2021-10-21T11:00:00Z"/>
              </w:rPr>
            </w:pPr>
            <w:del w:id="2027"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02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029" w:author="Molly McEvilley [2]" w:date="2021-10-21T11:00:00Z"/>
              </w:rPr>
            </w:pPr>
            <w:del w:id="2030"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31" w:author="Molly McEvilley [2]" w:date="2021-10-21T11:00:00Z"/>
                <w:b/>
                <w:bCs/>
              </w:rPr>
            </w:pPr>
            <w:del w:id="2032"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33" w:author="Molly McEvilley [2]" w:date="2021-10-21T11:00:00Z"/>
              </w:rPr>
            </w:pPr>
            <w:del w:id="2034"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03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036" w:author="Molly McEvilley [2]" w:date="2021-10-21T11:00:00Z"/>
              </w:rPr>
            </w:pPr>
            <w:del w:id="2037"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38" w:author="Molly McEvilley [2]" w:date="2021-10-21T11:00:00Z"/>
                <w:b/>
                <w:bCs/>
              </w:rPr>
            </w:pPr>
            <w:del w:id="2039"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40" w:author="Molly McEvilley [2]" w:date="2021-10-21T11:00:00Z"/>
              </w:rPr>
            </w:pPr>
            <w:del w:id="2041"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04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043" w:author="Molly McEvilley [2]" w:date="2021-10-21T11:00:00Z"/>
              </w:rPr>
            </w:pPr>
            <w:del w:id="2044"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45" w:author="Molly McEvilley [2]" w:date="2021-10-21T11:00:00Z"/>
                <w:b/>
                <w:bCs/>
              </w:rPr>
            </w:pPr>
            <w:del w:id="2046"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47" w:author="Molly McEvilley [2]" w:date="2021-10-21T11:00:00Z"/>
              </w:rPr>
            </w:pPr>
            <w:del w:id="2048"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04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050" w:author="Molly McEvilley [2]" w:date="2021-10-21T11:00:00Z"/>
              </w:rPr>
            </w:pPr>
            <w:del w:id="2051"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52" w:author="Molly McEvilley [2]" w:date="2021-10-21T11:00:00Z"/>
                <w:b/>
                <w:bCs/>
              </w:rPr>
            </w:pPr>
            <w:del w:id="2053"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54" w:author="Molly McEvilley [2]" w:date="2021-10-21T11:00:00Z"/>
              </w:rPr>
            </w:pPr>
            <w:del w:id="2055" w:author="Molly McEvilley [2]" w:date="2021-10-21T11:00:00Z">
              <w:r w:rsidDel="00AE5C6B">
                <w:delText>tlsa_HHID.</w:delText>
              </w:r>
              <w:r w:rsidRPr="00845520" w:rsidDel="00AE5C6B">
                <w:rPr>
                  <w:b/>
                  <w:bCs/>
                </w:rPr>
                <w:delText>ProjectType</w:delText>
              </w:r>
              <w:r w:rsidDel="00AE5C6B">
                <w:delText xml:space="preserve"> = </w:delText>
              </w:r>
            </w:del>
            <w:del w:id="2056"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05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058" w:author="Molly McEvilley [2]" w:date="2021-10-21T11:00:00Z"/>
              </w:rPr>
            </w:pPr>
            <w:del w:id="2059"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60" w:author="Molly McEvilley [2]" w:date="2021-10-21T11:00:00Z"/>
                <w:b/>
                <w:bCs/>
              </w:rPr>
            </w:pPr>
            <w:del w:id="2061"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62" w:author="Molly McEvilley [2]" w:date="2021-10-21T11:00:00Z"/>
              </w:rPr>
            </w:pPr>
            <w:del w:id="2063"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064"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065" w:author="Molly McEvilley" w:date="2021-08-20T02:23:00Z">
              <w:r w:rsidRPr="00F016B9" w:rsidDel="0087162D">
                <w:delText>2</w:delText>
              </w:r>
            </w:del>
            <w:ins w:id="2066"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067" w:author="Molly McEvilley [2]" w:date="2021-10-21T11:01:00Z">
              <w:r>
                <w:rPr>
                  <w:b/>
                </w:rPr>
                <w:t>LSA</w:t>
              </w:r>
            </w:ins>
            <w:commentRangeStart w:id="2068"/>
            <w:r w:rsidR="00783723" w:rsidRPr="00291CD4">
              <w:rPr>
                <w:b/>
              </w:rPr>
              <w:t>ProjectType</w:t>
            </w:r>
            <w:proofErr w:type="spellEnd"/>
            <w:r w:rsidR="00783723">
              <w:t xml:space="preserve"> </w:t>
            </w:r>
            <w:ins w:id="2069" w:author="Molly McEvilley [2]" w:date="2021-10-14T11:47:00Z">
              <w:r w:rsidR="00DF4E65">
                <w:t>in (3,13)</w:t>
              </w:r>
            </w:ins>
            <w:del w:id="2070" w:author="Molly McEvilley [2]" w:date="2021-10-14T11:47:00Z">
              <w:r w:rsidR="00315CB5" w:rsidDel="00DF4E65">
                <w:delText>= 3</w:delText>
              </w:r>
            </w:del>
            <w:commentRangeEnd w:id="2068"/>
            <w:r w:rsidR="00C80F29">
              <w:rPr>
                <w:rStyle w:val="CommentReference"/>
                <w:rFonts w:eastAsiaTheme="minorHAnsi"/>
                <w:bCs w:val="0"/>
              </w:rPr>
              <w:commentReference w:id="2068"/>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071"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072" w:author="Molly McEvilley [2]" w:date="2021-10-14T11:47:00Z"/>
                <w:b/>
              </w:rPr>
            </w:pPr>
            <w:del w:id="2073"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74" w:author="Molly McEvilley [2]" w:date="2021-10-14T11:47:00Z"/>
                <w:b/>
              </w:rPr>
            </w:pPr>
            <w:del w:id="2075"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76" w:author="Molly McEvilley [2]" w:date="2021-10-14T11:47:00Z"/>
              </w:rPr>
            </w:pPr>
            <w:del w:id="2077"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078" w:author="Molly McEvilley [2]" w:date="2021-10-14T11:47:00Z"/>
              </w:rPr>
            </w:pPr>
            <w:del w:id="2079"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80" w:author="Molly McEvilley [2]" w:date="2021-10-14T11:47:00Z"/>
              </w:rPr>
            </w:pPr>
            <w:del w:id="2081"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082" w:author="Molly McEvilley [2]" w:date="2021-10-21T11:01:00Z">
              <w:r>
                <w:rPr>
                  <w:b/>
                </w:rPr>
                <w:t>LSA</w:t>
              </w:r>
              <w:r w:rsidRPr="00291CD4">
                <w:rPr>
                  <w:b/>
                </w:rPr>
                <w:t>ProjectType</w:t>
              </w:r>
              <w:proofErr w:type="spellEnd"/>
              <w:r>
                <w:t xml:space="preserve"> </w:t>
              </w:r>
            </w:ins>
            <w:del w:id="2083" w:author="Molly McEvilley [2]" w:date="2021-10-21T11:01:00Z">
              <w:r w:rsidR="00783723" w:rsidRPr="00291CD4" w:rsidDel="00D83EC4">
                <w:rPr>
                  <w:b/>
                </w:rPr>
                <w:delText>ProjectType</w:delText>
              </w:r>
              <w:r w:rsidR="00783723" w:rsidDel="00D83EC4">
                <w:delText xml:space="preserve"> </w:delText>
              </w:r>
            </w:del>
            <w:r w:rsidR="00783723">
              <w:t>in (</w:t>
            </w:r>
            <w:ins w:id="2084" w:author="Molly McEvilley [2]" w:date="2021-10-21T11:01:00Z">
              <w:r>
                <w:t>0,</w:t>
              </w:r>
            </w:ins>
            <w:r w:rsidR="00783723">
              <w:t>2,</w:t>
            </w:r>
            <w:del w:id="2085" w:author="Molly McEvilley [2]" w:date="2021-10-21T11:09:00Z">
              <w:r w:rsidR="00783723" w:rsidDel="00AD6139">
                <w:delText>3,</w:delText>
              </w:r>
            </w:del>
            <w:r w:rsidR="00783723">
              <w:t xml:space="preserve">8) </w:t>
            </w:r>
            <w:del w:id="2086"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087" w:author="Molly McEvilley [2]" w:date="2021-10-21T11:01:00Z">
              <w:r>
                <w:rPr>
                  <w:b/>
                </w:rPr>
                <w:t>LSA</w:t>
              </w:r>
              <w:r w:rsidRPr="00291CD4">
                <w:rPr>
                  <w:b/>
                </w:rPr>
                <w:t>ProjectType</w:t>
              </w:r>
              <w:proofErr w:type="spellEnd"/>
              <w:r>
                <w:t xml:space="preserve"> </w:t>
              </w:r>
            </w:ins>
            <w:del w:id="2088" w:author="Molly McEvilley [2]" w:date="2021-10-21T11:01:00Z">
              <w:r w:rsidR="00783723" w:rsidDel="00D83EC4">
                <w:rPr>
                  <w:b/>
                </w:rPr>
                <w:delText xml:space="preserve">ProjectType </w:delText>
              </w:r>
            </w:del>
            <w:r w:rsidR="00783723" w:rsidRPr="00E36C4B">
              <w:t xml:space="preserve">= </w:t>
            </w:r>
            <w:del w:id="2089"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090"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091"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092"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093" w:author="Molly McEvilley [2]" w:date="2021-10-21T11:27:00Z"/>
                <w:u w:val="single"/>
              </w:rPr>
            </w:pPr>
            <w:ins w:id="2094" w:author="Molly McEvilley [2]" w:date="2021-10-21T11:28:00Z">
              <w:r>
                <w:t>B</w:t>
              </w:r>
            </w:ins>
            <w:commentRangeStart w:id="2095"/>
            <w:ins w:id="2096" w:author="Molly McEvilley [2]" w:date="2021-10-21T11:22:00Z">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ins>
            <w:commentRangeEnd w:id="2095"/>
            <w:proofErr w:type="spellEnd"/>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097" w:author="Molly McEvilley [2]" w:date="2021-10-21T11:27:00Z"/>
              </w:rPr>
            </w:pPr>
            <w:ins w:id="2098" w:author="Molly McEvilley [2]" w:date="2021-10-21T11:27:00Z">
              <w:r w:rsidRPr="00293283">
                <w:t xml:space="preserve">And &gt;= </w:t>
              </w:r>
              <w:proofErr w:type="spellStart"/>
              <w:r w:rsidRPr="00293283">
                <w:rPr>
                  <w:b/>
                  <w:bCs/>
                </w:rPr>
                <w:t>EntryDate</w:t>
              </w:r>
              <w:proofErr w:type="spellEnd"/>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099" w:author="Molly McEvilley [2]" w:date="2021-10-21T11:27:00Z">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w:t>
              </w:r>
            </w:ins>
            <w:ins w:id="2100" w:author="Molly McEvilley [2]" w:date="2021-10-21T11:28:00Z">
              <w:r w:rsidRPr="00293283">
                <w:t>NULL)</w:t>
              </w:r>
            </w:ins>
            <w:ins w:id="2101" w:author="Molly McEvilley [2]" w:date="2021-10-21T11:23:00Z">
              <w:r w:rsidR="003B0291" w:rsidRPr="00F668C4">
                <w:rPr>
                  <w:rStyle w:val="CommentReference"/>
                  <w:rFonts w:eastAsiaTheme="minorHAnsi"/>
                </w:rPr>
                <w:commentReference w:id="2095"/>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102" w:name="_Toc31198840"/>
      <w:bookmarkStart w:id="2103" w:name="_Toc37849827"/>
      <w:bookmarkEnd w:id="2102"/>
    </w:p>
    <w:p w14:paraId="3E3DE72A" w14:textId="46CACE15" w:rsidR="00E86581" w:rsidRDefault="00E86581" w:rsidP="00D95273">
      <w:pPr>
        <w:pStyle w:val="Heading1"/>
      </w:pPr>
      <w:bookmarkStart w:id="2104" w:name="_Toc79154011"/>
      <w:r>
        <w:lastRenderedPageBreak/>
        <w:t xml:space="preserve">HMIS Business Logic:  </w:t>
      </w:r>
      <w:proofErr w:type="spellStart"/>
      <w:r>
        <w:t>LSACalculated</w:t>
      </w:r>
      <w:proofErr w:type="spellEnd"/>
      <w:r>
        <w:t xml:space="preserve"> Data Quality Counts</w:t>
      </w:r>
      <w:bookmarkEnd w:id="2104"/>
    </w:p>
    <w:p w14:paraId="39ADE38B" w14:textId="000657C4" w:rsidR="008554E6" w:rsidRDefault="008554E6" w:rsidP="008554E6">
      <w:pPr>
        <w:pStyle w:val="Heading2"/>
      </w:pPr>
      <w:bookmarkStart w:id="2105" w:name="_Toc79154012"/>
      <w:r>
        <w:t xml:space="preserve">Report Rows for </w:t>
      </w:r>
      <w:proofErr w:type="spellStart"/>
      <w:r>
        <w:t>LSACalculated</w:t>
      </w:r>
      <w:proofErr w:type="spellEnd"/>
      <w:r>
        <w:t xml:space="preserve"> Data Quality Counts</w:t>
      </w:r>
      <w:bookmarkEnd w:id="2105"/>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106" w:name="_Toc79154013"/>
      <w:r>
        <w:t>Enrollments Active After Project Operating End Date</w:t>
      </w:r>
      <w:r w:rsidR="00DA0B37">
        <w:t xml:space="preserve"> by Project</w:t>
      </w:r>
      <w:bookmarkEnd w:id="2103"/>
      <w:bookmarkEnd w:id="2106"/>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2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">
                <v:shape id="AutoShape 137" o:spid="_x0000_s152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2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2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3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ins w:id="2107" w:author="Molly McEvilley [2]" w:date="2021-10-27T12:13:00Z"/>
        </w:trPr>
        <w:tc>
          <w:tcPr>
            <w:tcW w:w="9355" w:type="dxa"/>
            <w:shd w:val="clear" w:color="auto" w:fill="auto"/>
          </w:tcPr>
          <w:p w14:paraId="41FCC5F8" w14:textId="77777777" w:rsidR="00293D98" w:rsidRPr="00091978" w:rsidRDefault="00293D98" w:rsidP="00091978">
            <w:pPr>
              <w:pStyle w:val="NoSpacing"/>
              <w:rPr>
                <w:ins w:id="2108" w:author="Molly McEvilley [2]" w:date="2021-10-27T12:13:00Z"/>
              </w:rPr>
            </w:pPr>
            <w:proofErr w:type="spellStart"/>
            <w:ins w:id="2109" w:author="Molly McEvilley [2]" w:date="2021-10-27T12:13:00Z">
              <w:r w:rsidRPr="00091978">
                <w:t>ProjectID</w:t>
              </w:r>
              <w:proofErr w:type="spellEnd"/>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proofErr w:type="spellStart"/>
            <w:r>
              <w:t>ProjectType</w:t>
            </w:r>
            <w:proofErr w:type="spellEnd"/>
          </w:p>
        </w:tc>
      </w:tr>
      <w:tr w:rsidR="005375BD" w:rsidRPr="005F4836" w:rsidDel="00E4732C" w14:paraId="6752B438" w14:textId="171E785F" w:rsidTr="00947F08">
        <w:trPr>
          <w:trHeight w:val="216"/>
          <w:del w:id="2110" w:author="Molly McEvilley [2]" w:date="2021-10-27T12:34:00Z"/>
        </w:trPr>
        <w:tc>
          <w:tcPr>
            <w:tcW w:w="9355" w:type="dxa"/>
          </w:tcPr>
          <w:p w14:paraId="37D7A7F2" w14:textId="2F597D08" w:rsidR="005375BD" w:rsidDel="00E4732C" w:rsidRDefault="005375BD" w:rsidP="00947F08">
            <w:pPr>
              <w:pStyle w:val="NoSpacing"/>
              <w:rPr>
                <w:del w:id="2111" w:author="Molly McEvilley [2]" w:date="2021-10-27T12:34:00Z"/>
              </w:rPr>
            </w:pPr>
            <w:del w:id="2112"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proofErr w:type="spellStart"/>
            <w:r>
              <w:t>OperatingEndDate</w:t>
            </w:r>
            <w:proofErr w:type="spellEnd"/>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proofErr w:type="spellStart"/>
            <w:r>
              <w:t>ProjectID</w:t>
            </w:r>
            <w:proofErr w:type="spellEnd"/>
          </w:p>
        </w:tc>
      </w:tr>
      <w:tr w:rsidR="00E34459" w:rsidRPr="005F4836" w14:paraId="308B2915" w14:textId="77777777" w:rsidTr="00947F08">
        <w:trPr>
          <w:trHeight w:val="216"/>
          <w:ins w:id="2113" w:author="Molly McEvilley [2]" w:date="2021-10-27T12:37:00Z"/>
        </w:trPr>
        <w:tc>
          <w:tcPr>
            <w:tcW w:w="9355" w:type="dxa"/>
          </w:tcPr>
          <w:p w14:paraId="317A0128" w14:textId="1CBAAF61" w:rsidR="00E34459" w:rsidRDefault="00E34459" w:rsidP="00947F08">
            <w:pPr>
              <w:pStyle w:val="NoSpacing"/>
              <w:rPr>
                <w:ins w:id="2114" w:author="Molly McEvilley [2]" w:date="2021-10-27T12:37:00Z"/>
              </w:rPr>
            </w:pPr>
            <w:proofErr w:type="spellStart"/>
            <w:ins w:id="2115" w:author="Molly McEvilley [2]" w:date="2021-10-27T12:37:00Z">
              <w:r>
                <w:t>EnrollmentID</w:t>
              </w:r>
              <w:proofErr w:type="spellEnd"/>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116" w:author="Molly McEvilley [2]" w:date="2021-10-27T12:33:00Z">
        <w:r w:rsidR="00974D43" w:rsidRPr="00974D43">
          <w:rPr>
            <w:b/>
            <w:bCs/>
            <w:rPrChange w:id="2117"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118" w:author="Molly McEvilley [2]" w:date="2021-10-27T12:43:00Z"/>
        </w:rPr>
      </w:pPr>
      <w:r>
        <w:rPr>
          <w:b/>
          <w:bCs/>
        </w:rPr>
        <w:t>Value</w:t>
      </w:r>
      <w:r>
        <w:t xml:space="preserve"> = a count of distinct </w:t>
      </w:r>
      <w:proofErr w:type="spellStart"/>
      <w:r w:rsidRPr="000E5378">
        <w:rPr>
          <w:b/>
          <w:bCs/>
          <w:rPrChange w:id="2119" w:author="Molly McEvilley [2]" w:date="2021-10-27T12:36:00Z">
            <w:rPr>
              <w:i/>
              <w:iCs/>
            </w:rPr>
          </w:rPrChange>
        </w:rPr>
        <w:t>EnrollmentID</w:t>
      </w:r>
      <w:r>
        <w:t>s</w:t>
      </w:r>
      <w:proofErr w:type="spellEnd"/>
      <w:r>
        <w:t xml:space="preserve"> in </w:t>
      </w:r>
      <w:del w:id="2120" w:author="Molly McEvilley [2]" w:date="2021-10-27T12:36:00Z">
        <w:r w:rsidDel="000E5378">
          <w:delText>hmis</w:delText>
        </w:r>
      </w:del>
      <w:proofErr w:type="spellStart"/>
      <w:ins w:id="2121" w:author="Molly McEvilley [2]" w:date="2021-10-27T12:36:00Z">
        <w:r w:rsidR="000E5378">
          <w:t>tlsa</w:t>
        </w:r>
      </w:ins>
      <w:r>
        <w:t>_Enrollment</w:t>
      </w:r>
      <w:proofErr w:type="spellEnd"/>
      <w:r>
        <w:t xml:space="preserve"> where:</w:t>
      </w:r>
    </w:p>
    <w:p w14:paraId="35C1E308" w14:textId="77777777" w:rsidR="00CD30B3" w:rsidRDefault="00CD30B3" w:rsidP="00CD30B3">
      <w:pPr>
        <w:pStyle w:val="ListParagraph"/>
        <w:numPr>
          <w:ilvl w:val="0"/>
          <w:numId w:val="39"/>
        </w:numPr>
        <w:rPr>
          <w:moveTo w:id="2122" w:author="Molly McEvilley [2]" w:date="2021-10-27T12:43:00Z"/>
          <w:rFonts w:ascii="Calibri" w:hAnsi="Calibri" w:cs="Calibri"/>
          <w:u w:val="single"/>
        </w:rPr>
        <w:pPrChange w:id="2123" w:author="Molly McEvilley [2]" w:date="2021-10-27T12:43:00Z">
          <w:pPr>
            <w:pStyle w:val="ListParagraph"/>
            <w:numPr>
              <w:ilvl w:val="1"/>
              <w:numId w:val="39"/>
            </w:numPr>
            <w:ind w:left="1440"/>
          </w:pPr>
        </w:pPrChange>
      </w:pPr>
      <w:moveToRangeStart w:id="2124" w:author="Molly McEvilley [2]" w:date="2021-10-27T12:43:00Z" w:name="move86231015"/>
      <w:proofErr w:type="spellStart"/>
      <w:moveTo w:id="2125"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rsidP="00CD30B3">
      <w:pPr>
        <w:pStyle w:val="ListParagraph"/>
        <w:numPr>
          <w:ilvl w:val="0"/>
          <w:numId w:val="39"/>
        </w:numPr>
        <w:rPr>
          <w:moveTo w:id="2126" w:author="Molly McEvilley [2]" w:date="2021-10-27T12:43:00Z"/>
          <w:rFonts w:ascii="Calibri" w:hAnsi="Calibri" w:cs="Calibri"/>
          <w:u w:val="single"/>
        </w:rPr>
        <w:pPrChange w:id="2127" w:author="Molly McEvilley [2]" w:date="2021-10-27T12:43:00Z">
          <w:pPr>
            <w:pStyle w:val="ListParagraph"/>
            <w:numPr>
              <w:ilvl w:val="1"/>
              <w:numId w:val="39"/>
            </w:numPr>
            <w:ind w:left="1440"/>
          </w:pPr>
        </w:pPrChange>
      </w:pPr>
      <w:proofErr w:type="spellStart"/>
      <w:moveTo w:id="2128"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129" w:author="Molly McEvilley [2]" w:date="2021-10-27T12:46:00Z">
        <w:r w:rsidR="00A53022">
          <w:rPr>
            <w:rFonts w:ascii="Calibri" w:hAnsi="Calibri" w:cs="Calibri"/>
          </w:rPr>
          <w:t>;</w:t>
        </w:r>
      </w:ins>
      <w:proofErr w:type="gramEnd"/>
    </w:p>
    <w:moveToRangeEnd w:id="2124"/>
    <w:p w14:paraId="08D6DBFB" w14:textId="2C03BA5D" w:rsidR="00CD30B3" w:rsidRDefault="00704F41" w:rsidP="00DE2AC2">
      <w:ins w:id="2130"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131"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132" w:author="Molly McEvilley [2]" w:date="2021-10-27T12:36:00Z"/>
          <w:rFonts w:ascii="Calibri" w:hAnsi="Calibri" w:cs="Calibri"/>
        </w:rPr>
      </w:pPr>
      <w:del w:id="2133"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134" w:author="Molly McEvilley [2]" w:date="2021-10-27T12:36:00Z"/>
          <w:rFonts w:ascii="Calibri" w:hAnsi="Calibri" w:cs="Calibri"/>
        </w:rPr>
      </w:pPr>
      <w:del w:id="2135"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136" w:author="Molly McEvilley [2]" w:date="2021-10-27T12:43:00Z"/>
          <w:rFonts w:ascii="Calibri" w:hAnsi="Calibri" w:cs="Calibri"/>
          <w:u w:val="single"/>
        </w:rPr>
      </w:pPr>
      <w:moveFromRangeStart w:id="2137" w:author="Molly McEvilley [2]" w:date="2021-10-27T12:43:00Z" w:name="move86231015"/>
      <w:moveFrom w:id="2138"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139" w:author="Molly McEvilley [2]" w:date="2021-10-27T12:43:00Z"/>
          <w:rFonts w:ascii="Calibri" w:hAnsi="Calibri" w:cs="Calibri"/>
          <w:u w:val="single"/>
        </w:rPr>
      </w:pPr>
      <w:moveFrom w:id="2140"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137"/>
    <w:p w14:paraId="6CC7D9DF" w14:textId="642236B1" w:rsidR="00DE2AC2" w:rsidDel="0083452A" w:rsidRDefault="00DE2AC2" w:rsidP="0030608E">
      <w:pPr>
        <w:pStyle w:val="ListParagraph"/>
        <w:numPr>
          <w:ilvl w:val="0"/>
          <w:numId w:val="39"/>
        </w:numPr>
        <w:rPr>
          <w:del w:id="2141" w:author="Molly McEvilley [2]" w:date="2021-10-27T12:46:00Z"/>
          <w:rFonts w:ascii="Calibri" w:hAnsi="Calibri" w:cs="Calibri"/>
          <w:u w:val="single"/>
        </w:rPr>
      </w:pPr>
      <w:del w:id="2142"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143" w:name="_Toc37849828"/>
      <w:bookmarkStart w:id="2144" w:name="_Toc79154014"/>
      <w:r>
        <w:t xml:space="preserve">Night-by-Night Enrollments </w:t>
      </w:r>
      <w:r w:rsidR="00E53100">
        <w:t xml:space="preserve">with Exit Date Discrepancies </w:t>
      </w:r>
      <w:r w:rsidR="00D705D2">
        <w:t>by Project</w:t>
      </w:r>
      <w:bookmarkEnd w:id="2143"/>
      <w:bookmarkEnd w:id="214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3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DoolDA&#10;2gUAAEcjAAAOAAAAAAAAAAAAAAAAAC4CAABkcnMvZTJvRG9jLnhtbFBLAQItABQABgAIAAAAIQC1&#10;xaBM3QAAAAUBAAAPAAAAAAAAAAAAAAAAADQIAABkcnMvZG93bnJldi54bWxQSwUGAAAAAAQABADz&#10;AAAAPgkAAAAA&#10;">
                <v:shape id="AutoShape 148" o:spid="_x0000_s153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3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4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4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4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4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145">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46"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147" w:author="Molly McEvilley [2]" w:date="2021-10-27T12:11:00Z"/>
          <w:trPrChange w:id="2148" w:author="Molly McEvilley [2]" w:date="2021-10-27T12:11:00Z">
            <w:trPr>
              <w:trHeight w:val="216"/>
            </w:trPr>
          </w:trPrChange>
        </w:trPr>
        <w:tc>
          <w:tcPr>
            <w:tcW w:w="9355" w:type="dxa"/>
            <w:shd w:val="clear" w:color="auto" w:fill="auto"/>
            <w:tcPrChange w:id="2149"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150" w:author="Molly McEvilley [2]" w:date="2021-10-27T12:11:00Z"/>
                <w:rPrChange w:id="2151" w:author="Molly McEvilley [2]" w:date="2021-10-27T12:11:00Z">
                  <w:rPr>
                    <w:ins w:id="2152" w:author="Molly McEvilley [2]" w:date="2021-10-27T12:11:00Z"/>
                    <w:b/>
                    <w:bCs/>
                  </w:rPr>
                </w:rPrChange>
              </w:rPr>
            </w:pPr>
            <w:proofErr w:type="spellStart"/>
            <w:ins w:id="2153" w:author="Molly McEvilley [2]" w:date="2021-10-27T12:11:00Z">
              <w:r w:rsidRPr="00BD018F">
                <w:rPr>
                  <w:rPrChange w:id="2154" w:author="Molly McEvilley [2]" w:date="2021-10-27T12:11:00Z">
                    <w:rPr>
                      <w:b/>
                      <w:bCs/>
                    </w:rPr>
                  </w:rPrChange>
                </w:rPr>
                <w:t>ProjectID</w:t>
              </w:r>
              <w:proofErr w:type="spellEnd"/>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proofErr w:type="spellStart"/>
            <w:r>
              <w:t>ProjectType</w:t>
            </w:r>
            <w:proofErr w:type="spellEnd"/>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lastRenderedPageBreak/>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proofErr w:type="spellStart"/>
            <w:r w:rsidRPr="00845520">
              <w:rPr>
                <w:b/>
                <w:bCs/>
              </w:rPr>
              <w:t>ProjectID</w:t>
            </w:r>
            <w:proofErr w:type="spellEnd"/>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proofErr w:type="spellStart"/>
      <w:ins w:id="2155"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156"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157" w:name="_Data_Quality_–"/>
      <w:bookmarkStart w:id="2158" w:name="_Counts_of_Households"/>
      <w:bookmarkStart w:id="2159" w:name="_Toc37849829"/>
      <w:bookmarkStart w:id="2160" w:name="_Toc79154015"/>
      <w:bookmarkEnd w:id="2157"/>
      <w:bookmarkEnd w:id="2158"/>
      <w:r>
        <w:t xml:space="preserve">Counts of </w:t>
      </w:r>
      <w:r w:rsidR="00EB1C9F">
        <w:t xml:space="preserve">Households </w:t>
      </w:r>
      <w:r>
        <w:t xml:space="preserve">with no </w:t>
      </w:r>
      <w:proofErr w:type="spellStart"/>
      <w:r>
        <w:t>EnrollmentCoC</w:t>
      </w:r>
      <w:proofErr w:type="spellEnd"/>
      <w:r>
        <w:t xml:space="preserve"> Record by Project</w:t>
      </w:r>
      <w:bookmarkEnd w:id="2159"/>
      <w:bookmarkEnd w:id="2160"/>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">
                <v:shape id="AutoShape 161" o:spid="_x0000_s155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5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5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5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5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lastRenderedPageBreak/>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2161" w:name="_HMIS_Business_Logic:"/>
      <w:bookmarkStart w:id="2162" w:name="_Toc37849830"/>
      <w:bookmarkStart w:id="2163" w:name="_Toc79154016"/>
      <w:bookmarkEnd w:id="2161"/>
      <w:proofErr w:type="spellStart"/>
      <w:r>
        <w:lastRenderedPageBreak/>
        <w:t>LSACalculated</w:t>
      </w:r>
      <w:bookmarkEnd w:id="2162"/>
      <w:bookmarkEnd w:id="2163"/>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2164" w:name="_HMIS_Business_Logic:_4"/>
      <w:bookmarkStart w:id="2165" w:name="_Toc37849831"/>
      <w:bookmarkStart w:id="2166" w:name="_Toc79154017"/>
      <w:bookmarkEnd w:id="2164"/>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1"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5j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psN/I+QX7EsBrq2sppvK0y3Y9a9MIN9hHRxNtwz&#10;LoUEfCP0FiUlmF9/O/d4lBe9lDTYlxlVODiUyO8KZf8ynkx8G4fNZDpPcGPuPcd7jzrXG0DaY5xB&#10;zYPp8U4OZmGgfsUBWvuc6GKKY+aMusHcuG5WcAC5WK8DCBtXM7dTe8196KHIh/aVGd2L51D2Jxj6&#10;l6XvNOywnYrrs4OiCgL7Onc1xcbwG2z60CL9gPqput8H1NtvZPUb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mGVe&#10;Y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165"/>
      <w:bookmarkEnd w:id="2166"/>
      <w:proofErr w:type="spellEnd"/>
    </w:p>
    <w:p w14:paraId="408EA906" w14:textId="61AFB04E" w:rsidR="007242D3" w:rsidRDefault="007242D3" w:rsidP="007242D3">
      <w:pPr>
        <w:pStyle w:val="Heading2"/>
      </w:pPr>
      <w:bookmarkStart w:id="2167" w:name="_Toc37849832"/>
      <w:bookmarkStart w:id="2168" w:name="_Toc79154018"/>
      <w:r>
        <w:t>Get HMIS Enrollments Active in the Three-Year Data Quality Report Period</w:t>
      </w:r>
      <w:bookmarkEnd w:id="2167"/>
      <w:bookmarkEnd w:id="2168"/>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CDm2G8ZAUA&#10;ANIhAAAOAAAAAAAAAAAAAAAAAC4CAABkcnMvZTJvRG9jLnhtbFBLAQItABQABgAIAAAAIQAlQBnf&#10;3gAAAAUBAAAPAAAAAAAAAAAAAAAAAL4HAABkcnMvZG93bnJldi54bWxQSwUGAAAAAAQABADzAAAA&#10;yQgAAAAA&#10;">
                <v:shape id="Left Bracket 4" o:spid="_x0000_s15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lastRenderedPageBreak/>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169"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170" w:author="Molly McEvilley [2]" w:date="2021-10-27T12:10:00Z">
              <w:r w:rsidR="00785478">
                <w:rPr>
                  <w:bCs/>
                </w:rPr>
                <w:t>hmis</w:t>
              </w:r>
            </w:ins>
            <w:del w:id="2171" w:author="Molly McEvilley [2]" w:date="2021-10-27T12:10:00Z">
              <w:r w:rsidRPr="00BC0469" w:rsidDel="00785478">
                <w:rPr>
                  <w:bCs/>
                </w:rPr>
                <w:delText>lsa</w:delText>
              </w:r>
            </w:del>
            <w:r w:rsidRPr="00BC0469">
              <w:rPr>
                <w:bCs/>
              </w:rPr>
              <w:t>_Project</w:t>
            </w:r>
            <w:proofErr w:type="spellEnd"/>
            <w:ins w:id="2172" w:author="Molly McEvilley [2]" w:date="2021-10-27T12:09:00Z">
              <w:r w:rsidR="00820042">
                <w:rPr>
                  <w:bCs/>
                </w:rPr>
                <w:t xml:space="preserve"> based on </w:t>
              </w:r>
              <w:proofErr w:type="spellStart"/>
              <w:r w:rsidR="00CD343E" w:rsidRPr="00CD343E">
                <w:rPr>
                  <w:b/>
                  <w:rPrChange w:id="2173" w:author="Molly McEvilley [2]" w:date="2021-10-27T12:09:00Z">
                    <w:rPr>
                      <w:bCs/>
                    </w:rPr>
                  </w:rPrChange>
                </w:rPr>
                <w:t>ProjectType</w:t>
              </w:r>
              <w:proofErr w:type="spellEnd"/>
              <w:r w:rsidR="00CD343E">
                <w:rPr>
                  <w:bCs/>
                </w:rPr>
                <w:t xml:space="preserve"> and </w:t>
              </w:r>
              <w:proofErr w:type="spellStart"/>
              <w:r w:rsidR="00CD343E" w:rsidRPr="00CD343E">
                <w:rPr>
                  <w:b/>
                  <w:rPrChange w:id="2174"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lastRenderedPageBreak/>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lastRenderedPageBreak/>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175" w:name="_Toc37849833"/>
      <w:bookmarkStart w:id="2176" w:name="_Toc79154019"/>
      <w:r>
        <w:t>Set LSAReport Data Quality Values</w:t>
      </w:r>
      <w:bookmarkEnd w:id="2175"/>
      <w:bookmarkEnd w:id="2176"/>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177" w:name="_NoCoC"/>
      <w:bookmarkEnd w:id="2177"/>
      <w:proofErr w:type="spellStart"/>
      <w:r>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lastRenderedPageBreak/>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17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17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lastRenderedPageBreak/>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lastRenderedPageBreak/>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179"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180" w:author="Molly McEvilley" w:date="2021-08-18T15:13:00Z">
              <w:r w:rsidRPr="00BE7F14" w:rsidDel="00871FFC">
                <w:rPr>
                  <w:i/>
                </w:rPr>
                <w:delText>NonSingular</w:delText>
              </w:r>
            </w:del>
            <w:proofErr w:type="spellStart"/>
            <w:ins w:id="2181"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ins w:id="2182" w:author="Molly McEvilley" w:date="2021-08-20T00:14:00Z"/>
        </w:trPr>
        <w:tc>
          <w:tcPr>
            <w:tcW w:w="2065" w:type="dxa"/>
          </w:tcPr>
          <w:p w14:paraId="1E244C1D" w14:textId="77777777" w:rsidR="00C815B9" w:rsidRPr="00956E23" w:rsidRDefault="00C815B9" w:rsidP="00947F08">
            <w:pPr>
              <w:pStyle w:val="NoSpacing"/>
              <w:rPr>
                <w:ins w:id="2183" w:author="Molly McEvilley" w:date="2021-08-20T00:14:00Z"/>
                <w:rFonts w:cs="Open Sans"/>
                <w:iCs/>
              </w:rPr>
            </w:pPr>
          </w:p>
        </w:tc>
        <w:tc>
          <w:tcPr>
            <w:tcW w:w="7285" w:type="dxa"/>
          </w:tcPr>
          <w:p w14:paraId="7188B50C" w14:textId="7ECD2D80" w:rsidR="00C815B9" w:rsidRDefault="00C815B9" w:rsidP="00947F08">
            <w:pPr>
              <w:pStyle w:val="NoSpacing"/>
              <w:rPr>
                <w:ins w:id="2184" w:author="Molly McEvilley" w:date="2021-08-20T00:14:00Z"/>
                <w:i/>
              </w:rPr>
            </w:pPr>
            <w:ins w:id="2185" w:author="Molly McEvilley" w:date="2021-08-20T00:14:00Z">
              <w:r>
                <w:rPr>
                  <w:iCs/>
                </w:rPr>
                <w:t>OR</w:t>
              </w:r>
            </w:ins>
          </w:p>
        </w:tc>
      </w:tr>
      <w:tr w:rsidR="00C815B9" w:rsidRPr="00956E23" w14:paraId="2A7DF186" w14:textId="77777777" w:rsidTr="00C815B9">
        <w:trPr>
          <w:gridAfter w:val="1"/>
          <w:wAfter w:w="10" w:type="dxa"/>
          <w:trHeight w:val="216"/>
          <w:ins w:id="2186" w:author="Molly McEvilley" w:date="2021-08-20T00:14:00Z"/>
        </w:trPr>
        <w:tc>
          <w:tcPr>
            <w:tcW w:w="2065" w:type="dxa"/>
          </w:tcPr>
          <w:p w14:paraId="5DB57F16" w14:textId="77777777" w:rsidR="00C815B9" w:rsidRPr="00956E23" w:rsidRDefault="00C815B9" w:rsidP="00501405">
            <w:pPr>
              <w:pStyle w:val="NoSpacing"/>
              <w:rPr>
                <w:ins w:id="2187" w:author="Molly McEvilley" w:date="2021-08-20T00:14:00Z"/>
                <w:rFonts w:cs="Open Sans"/>
                <w:iCs/>
              </w:rPr>
            </w:pPr>
          </w:p>
        </w:tc>
        <w:tc>
          <w:tcPr>
            <w:tcW w:w="7285" w:type="dxa"/>
          </w:tcPr>
          <w:p w14:paraId="16D95426" w14:textId="2A7DC3B1" w:rsidR="00C815B9" w:rsidRDefault="00C815B9" w:rsidP="00501405">
            <w:pPr>
              <w:pStyle w:val="NoSpacing"/>
              <w:rPr>
                <w:ins w:id="2188" w:author="Molly McEvilley" w:date="2021-08-20T00:14:00Z"/>
                <w:iCs/>
              </w:rPr>
            </w:pPr>
            <w:ins w:id="2189"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190" w:author="Molly McEvilley" w:date="2021-08-20T00:20:00Z">
              <w:r w:rsidR="003C5F76">
                <w:rPr>
                  <w:i/>
                </w:rPr>
                <w:t>NoSingleGender</w:t>
              </w:r>
            </w:ins>
            <w:proofErr w:type="spellEnd"/>
            <w:ins w:id="2191"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192" w:author="Molly McEvilley" w:date="2021-08-20T00:15:00Z"/>
        </w:trPr>
        <w:tc>
          <w:tcPr>
            <w:tcW w:w="2065" w:type="dxa"/>
          </w:tcPr>
          <w:p w14:paraId="6F344B71" w14:textId="77777777" w:rsidR="00C815B9" w:rsidRPr="00956E23" w:rsidRDefault="00C815B9" w:rsidP="00C815B9">
            <w:pPr>
              <w:pStyle w:val="NoSpacing"/>
              <w:rPr>
                <w:ins w:id="2193" w:author="Molly McEvilley" w:date="2021-08-20T00:15:00Z"/>
                <w:rFonts w:cs="Open Sans"/>
                <w:iCs/>
              </w:rPr>
            </w:pPr>
          </w:p>
        </w:tc>
        <w:tc>
          <w:tcPr>
            <w:tcW w:w="7285" w:type="dxa"/>
          </w:tcPr>
          <w:p w14:paraId="443F23C3" w14:textId="05F21E38" w:rsidR="00C815B9" w:rsidRDefault="00C815B9" w:rsidP="00C815B9">
            <w:pPr>
              <w:pStyle w:val="NoSpacing"/>
              <w:rPr>
                <w:ins w:id="2194" w:author="Molly McEvilley" w:date="2021-08-20T00:15:00Z"/>
                <w:iCs/>
              </w:rPr>
            </w:pPr>
            <w:ins w:id="2195" w:author="Molly McEvilley" w:date="2021-08-20T00:15:00Z">
              <w:r>
                <w:rPr>
                  <w:iCs/>
                </w:rPr>
                <w:t>OR</w:t>
              </w:r>
            </w:ins>
          </w:p>
        </w:tc>
      </w:tr>
      <w:tr w:rsidR="00C815B9" w:rsidRPr="00956E23" w14:paraId="35473A6B" w14:textId="77777777" w:rsidTr="003F2061">
        <w:trPr>
          <w:gridAfter w:val="1"/>
          <w:wAfter w:w="10" w:type="dxa"/>
          <w:cantSplit/>
          <w:trHeight w:val="216"/>
          <w:ins w:id="2196" w:author="Molly McEvilley" w:date="2021-08-20T00:15:00Z"/>
        </w:trPr>
        <w:tc>
          <w:tcPr>
            <w:tcW w:w="2065" w:type="dxa"/>
          </w:tcPr>
          <w:p w14:paraId="0FBF79AD" w14:textId="77777777" w:rsidR="00C815B9" w:rsidRPr="00956E23" w:rsidRDefault="00C815B9" w:rsidP="00C815B9">
            <w:pPr>
              <w:pStyle w:val="NoSpacing"/>
              <w:rPr>
                <w:ins w:id="2197" w:author="Molly McEvilley" w:date="2021-08-20T00:15:00Z"/>
                <w:rFonts w:cs="Open Sans"/>
                <w:iCs/>
              </w:rPr>
            </w:pPr>
          </w:p>
        </w:tc>
        <w:tc>
          <w:tcPr>
            <w:tcW w:w="7285" w:type="dxa"/>
          </w:tcPr>
          <w:p w14:paraId="3FAB9A32" w14:textId="347DF966" w:rsidR="00C815B9" w:rsidRDefault="00C815B9" w:rsidP="00C815B9">
            <w:pPr>
              <w:pStyle w:val="NoSpacing"/>
              <w:rPr>
                <w:ins w:id="2198" w:author="Molly McEvilley" w:date="2021-08-20T00:15:00Z"/>
                <w:iCs/>
              </w:rPr>
            </w:pPr>
            <w:ins w:id="2199"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lastRenderedPageBreak/>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20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20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lastRenderedPageBreak/>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lastRenderedPageBreak/>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201"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202" w:name="_Toc37973636"/>
      <w:bookmarkStart w:id="2203" w:name="_Toc37974189"/>
      <w:bookmarkStart w:id="2204" w:name="_Toc37974740"/>
      <w:bookmarkStart w:id="2205" w:name="_Toc37975228"/>
      <w:bookmarkStart w:id="2206" w:name="_Set_LSAReport_ReportDate"/>
      <w:bookmarkStart w:id="2207" w:name="_Toc37849834"/>
      <w:bookmarkStart w:id="2208" w:name="_Toc79154020"/>
      <w:bookmarkEnd w:id="2202"/>
      <w:bookmarkEnd w:id="2203"/>
      <w:bookmarkEnd w:id="2204"/>
      <w:bookmarkEnd w:id="2205"/>
      <w:bookmarkEnd w:id="2206"/>
      <w:r>
        <w:t xml:space="preserve">Set </w:t>
      </w:r>
      <w:proofErr w:type="spellStart"/>
      <w:r>
        <w:t>LSARe</w:t>
      </w:r>
      <w:r w:rsidR="001D44E7">
        <w:t>port</w:t>
      </w:r>
      <w:proofErr w:type="spellEnd"/>
      <w:r w:rsidR="001D44E7">
        <w:t xml:space="preserve"> </w:t>
      </w:r>
      <w:proofErr w:type="spellStart"/>
      <w:r w:rsidR="001D44E7">
        <w:t>ReportDate</w:t>
      </w:r>
      <w:bookmarkEnd w:id="2207"/>
      <w:bookmarkEnd w:id="220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209" w:name="_Toc34145731"/>
      <w:bookmarkStart w:id="2210" w:name="_LSAHousehold"/>
      <w:bookmarkStart w:id="2211" w:name="_Toc37849835"/>
      <w:bookmarkStart w:id="2212" w:name="_Toc79154021"/>
      <w:bookmarkEnd w:id="2209"/>
      <w:bookmarkEnd w:id="2210"/>
      <w:r>
        <w:t>LSAReport</w:t>
      </w:r>
      <w:bookmarkEnd w:id="2211"/>
      <w:bookmarkEnd w:id="221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lastRenderedPageBreak/>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lastRenderedPageBreak/>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213" w:name="_System_Engagement_Status"/>
      <w:bookmarkStart w:id="2214" w:name="_Length_of_Time_1"/>
      <w:bookmarkStart w:id="2215" w:name="_Length_of_Time"/>
      <w:bookmarkStart w:id="2216" w:name="_Cumulative_Length_of"/>
      <w:bookmarkStart w:id="2217" w:name="_Length_of_Time_2"/>
      <w:bookmarkStart w:id="2218" w:name="_Returns"/>
      <w:bookmarkStart w:id="2219" w:name="_Days_to_Return/Re-engage_3"/>
      <w:bookmarkStart w:id="2220" w:name="_Days_to_Return/Re-engage"/>
      <w:bookmarkStart w:id="2221" w:name="_Days_to_Return/Re-engage_2"/>
      <w:bookmarkStart w:id="2222" w:name="_Days_to_Return/Re-engage_1"/>
      <w:bookmarkEnd w:id="3"/>
      <w:bookmarkEnd w:id="1731"/>
      <w:bookmarkEnd w:id="1734"/>
      <w:bookmarkEnd w:id="1735"/>
      <w:bookmarkEnd w:id="1736"/>
      <w:bookmarkEnd w:id="2213"/>
      <w:bookmarkEnd w:id="2214"/>
      <w:bookmarkEnd w:id="2215"/>
      <w:bookmarkEnd w:id="2216"/>
      <w:bookmarkEnd w:id="2217"/>
      <w:bookmarkEnd w:id="2218"/>
      <w:bookmarkEnd w:id="2219"/>
      <w:bookmarkEnd w:id="2220"/>
      <w:bookmarkEnd w:id="2221"/>
      <w:bookmarkEnd w:id="2222"/>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proofErr w:type="spellStart"/>
      <w:r>
        <w:t>ProjectType</w:t>
      </w:r>
      <w:proofErr w:type="spellEnd"/>
      <w:r>
        <w:t xml:space="preserve"> became a bad example </w:t>
      </w:r>
      <w:r w:rsidR="002743FC">
        <w:t xml:space="preserve">with the switch to </w:t>
      </w:r>
      <w:proofErr w:type="spellStart"/>
      <w:r w:rsidR="002743FC">
        <w:t>LSAProjectType</w:t>
      </w:r>
      <w:proofErr w:type="spellEnd"/>
      <w:r w:rsidR="002743FC">
        <w:t xml:space="preserv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343" w:author="Molly McEvilley [2]" w:date="2021-10-21T12:35:00Z" w:initials="MM">
    <w:p w14:paraId="1874C8C4" w14:textId="032AD00A" w:rsidR="00B44183" w:rsidRDefault="00B44183">
      <w:pPr>
        <w:pStyle w:val="CommentText"/>
      </w:pPr>
      <w:r>
        <w:rPr>
          <w:rStyle w:val="CommentReference"/>
        </w:rPr>
        <w:annotationRef/>
      </w:r>
      <w:r>
        <w:t>GitHub #744</w:t>
      </w:r>
    </w:p>
  </w:comment>
  <w:comment w:id="380"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w:t>
      </w:r>
      <w:proofErr w:type="spellStart"/>
      <w:r>
        <w:t>ExitDate</w:t>
      </w:r>
      <w:proofErr w:type="spellEnd"/>
      <w:r>
        <w:t xml:space="preserve"> for these enrollments – this is no longer relevant as there will be no </w:t>
      </w:r>
      <w:r w:rsidR="003A1D85">
        <w:t xml:space="preserve">enrollments where </w:t>
      </w:r>
      <w:proofErr w:type="spellStart"/>
      <w:r w:rsidR="003A1D85">
        <w:t>ExitDate</w:t>
      </w:r>
      <w:proofErr w:type="spellEnd"/>
      <w:r w:rsidR="003A1D85">
        <w:t xml:space="preserve"> = </w:t>
      </w:r>
      <w:proofErr w:type="spellStart"/>
      <w:r w:rsidR="003A1D85">
        <w:t>MoveInDate</w:t>
      </w:r>
      <w:proofErr w:type="spellEnd"/>
      <w:r w:rsidR="003A1D85">
        <w:t>.</w:t>
      </w:r>
    </w:p>
  </w:comment>
  <w:comment w:id="498"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22"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1138"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228" w:author="Molly McEvilley [2]" w:date="2021-10-26T14:03:00Z" w:initials="MM">
    <w:p w14:paraId="62D09C36" w14:textId="2B39E7BB" w:rsidR="0049288A" w:rsidRDefault="0049288A">
      <w:pPr>
        <w:pStyle w:val="CommentText"/>
      </w:pPr>
      <w:r>
        <w:rPr>
          <w:rStyle w:val="CommentReference"/>
        </w:rPr>
        <w:annotationRef/>
      </w:r>
      <w:r>
        <w:t>GitHub #769</w:t>
      </w:r>
    </w:p>
  </w:comment>
  <w:comment w:id="1239" w:author="Molly McEvilley [2]" w:date="2021-10-26T15:27:00Z" w:initials="MM">
    <w:p w14:paraId="276530D5" w14:textId="3F80B020" w:rsidR="002D1351" w:rsidRDefault="002D1351">
      <w:pPr>
        <w:pStyle w:val="CommentText"/>
      </w:pPr>
      <w:r>
        <w:rPr>
          <w:rStyle w:val="CommentReference"/>
        </w:rPr>
        <w:annotationRef/>
      </w:r>
      <w:r>
        <w:t>GitHub #764</w:t>
      </w:r>
    </w:p>
  </w:comment>
  <w:comment w:id="1266"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275" w:author="Molly McEvilley [2]" w:date="2021-10-27T11:56:00Z" w:initials="MM">
    <w:p w14:paraId="69FD9CC1" w14:textId="2DE54302" w:rsidR="0064371D" w:rsidRDefault="0064371D">
      <w:pPr>
        <w:pStyle w:val="CommentText"/>
      </w:pPr>
      <w:r>
        <w:rPr>
          <w:rStyle w:val="CommentReference"/>
        </w:rPr>
        <w:annotationRef/>
      </w:r>
      <w:r>
        <w:t>GitHub #769</w:t>
      </w:r>
    </w:p>
  </w:comment>
  <w:comment w:id="1369"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394"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595"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599"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629" w:author="Molly McEvilley [2]" w:date="2021-10-13T11:32:00Z" w:initials="MM">
    <w:p w14:paraId="329F78B5" w14:textId="6B262941" w:rsidR="009F4FAB" w:rsidRDefault="009F4FAB">
      <w:pPr>
        <w:pStyle w:val="CommentText"/>
      </w:pPr>
      <w:r>
        <w:rPr>
          <w:rStyle w:val="CommentReference"/>
        </w:rPr>
        <w:annotationRef/>
      </w:r>
      <w:proofErr w:type="spellStart"/>
      <w:r>
        <w:t>Github</w:t>
      </w:r>
      <w:proofErr w:type="spellEnd"/>
      <w:r>
        <w:t xml:space="preserve"> #</w:t>
      </w:r>
      <w:r w:rsidR="00900DDA">
        <w:t>708</w:t>
      </w:r>
    </w:p>
  </w:comment>
  <w:comment w:id="1639" w:author="Molly McEvilley [2]" w:date="2021-10-13T11:31:00Z" w:initials="MM">
    <w:p w14:paraId="0F62704F" w14:textId="7B818385" w:rsidR="009F4FAB" w:rsidRDefault="009F4FAB">
      <w:pPr>
        <w:pStyle w:val="CommentText"/>
      </w:pPr>
      <w:r>
        <w:rPr>
          <w:rStyle w:val="CommentReference"/>
        </w:rPr>
        <w:annotationRef/>
      </w:r>
      <w:r>
        <w:t>GitHub #710</w:t>
      </w:r>
    </w:p>
  </w:comment>
  <w:comment w:id="1657"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1743" w:author="Molly McEvilley [2]" w:date="2021-10-14T11:24:00Z" w:initials="MM">
    <w:p w14:paraId="6BAB09BE" w14:textId="662A0581" w:rsidR="00960012" w:rsidRDefault="00960012">
      <w:pPr>
        <w:pStyle w:val="CommentText"/>
      </w:pPr>
      <w:r>
        <w:rPr>
          <w:rStyle w:val="CommentReference"/>
        </w:rPr>
        <w:annotationRef/>
      </w:r>
      <w:r>
        <w:t>GitHub #723</w:t>
      </w:r>
    </w:p>
  </w:comment>
  <w:comment w:id="1748" w:author="Molly McEvilley [2]" w:date="2021-10-26T15:15:00Z" w:initials="MM">
    <w:p w14:paraId="668107EE" w14:textId="789FFC7B" w:rsidR="00B609D2" w:rsidRDefault="00B609D2">
      <w:pPr>
        <w:pStyle w:val="CommentText"/>
      </w:pPr>
      <w:r>
        <w:rPr>
          <w:rStyle w:val="CommentReference"/>
        </w:rPr>
        <w:annotationRef/>
      </w:r>
      <w:r>
        <w:t>GitHub #734</w:t>
      </w:r>
    </w:p>
  </w:comment>
  <w:comment w:id="1754"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1769"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1776" w:author="Molly McEvilley [2]" w:date="2021-10-13T11:39:00Z" w:initials="MM">
    <w:p w14:paraId="665A0257" w14:textId="104F3076" w:rsidR="00276C92" w:rsidRDefault="00276C92">
      <w:pPr>
        <w:pStyle w:val="CommentText"/>
      </w:pPr>
      <w:r>
        <w:rPr>
          <w:rStyle w:val="CommentReference"/>
        </w:rPr>
        <w:annotationRef/>
      </w:r>
      <w:r>
        <w:t>GitHub #717</w:t>
      </w:r>
    </w:p>
  </w:comment>
  <w:comment w:id="1779"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1805"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1812"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1866"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1895"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w:t>
      </w:r>
      <w:proofErr w:type="spellStart"/>
      <w:r>
        <w:t>HHParent</w:t>
      </w:r>
      <w:proofErr w:type="spellEnd"/>
      <w:r>
        <w:t xml:space="preserve"> </w:t>
      </w:r>
      <w:r w:rsidR="00E600C1">
        <w:t>already covers this.</w:t>
      </w:r>
    </w:p>
  </w:comment>
  <w:comment w:id="1941"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1997" w:author="Molly McEvilley [2]" w:date="2021-10-26T15:14:00Z" w:initials="MM">
    <w:p w14:paraId="4FD58C54" w14:textId="7E8AA813" w:rsidR="005B3145" w:rsidRDefault="005B3145">
      <w:pPr>
        <w:pStyle w:val="CommentText"/>
      </w:pPr>
      <w:r>
        <w:rPr>
          <w:rStyle w:val="CommentReference"/>
        </w:rPr>
        <w:annotationRef/>
      </w:r>
      <w:r>
        <w:t>GitHub #732</w:t>
      </w:r>
    </w:p>
  </w:comment>
  <w:comment w:id="2068"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095"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874C8C4" w15:done="0"/>
  <w15:commentEx w15:paraId="12D0B46B" w15:done="0"/>
  <w15:commentEx w15:paraId="40E7CA91" w15:done="0"/>
  <w15:commentEx w15:paraId="66008F1B" w15:done="0"/>
  <w15:commentEx w15:paraId="6FC834EA" w15:done="0"/>
  <w15:commentEx w15:paraId="62D09C36" w15:done="0"/>
  <w15:commentEx w15:paraId="276530D5" w15:done="0"/>
  <w15:commentEx w15:paraId="3A22D4A9" w15:done="0"/>
  <w15:commentEx w15:paraId="69FD9CC1" w15:done="0"/>
  <w15:commentEx w15:paraId="1EEBA3CF"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1BDCF9" w16cex:dateUtc="2021-10-21T16:35:00Z"/>
  <w16cex:commentExtensible w16cex:durableId="25112447" w16cex:dateUtc="2021-10-13T13:24:00Z"/>
  <w16cex:commentExtensible w16cex:durableId="251BBFC2" w16cex:dateUtc="2021-10-21T14:30:00Z"/>
  <w16cex:commentExtensible w16cex:durableId="251BBC57" w16cex:dateUtc="2021-10-21T14:15:00Z"/>
  <w16cex:commentExtensible w16cex:durableId="252288CE" w16cex:dateUtc="2021-10-26T18:01: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3BD02" w16cex:dateUtc="2021-10-27T15:56:00Z"/>
  <w16cex:commentExtensible w16cex:durableId="25228D8B" w16cex:dateUtc="2021-10-26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874C8C4" w16cid:durableId="251BDCF9"/>
  <w16cid:commentId w16cid:paraId="12D0B46B" w16cid:durableId="25112447"/>
  <w16cid:commentId w16cid:paraId="40E7CA91" w16cid:durableId="251BBFC2"/>
  <w16cid:commentId w16cid:paraId="66008F1B" w16cid:durableId="251BBC57"/>
  <w16cid:commentId w16cid:paraId="6FC834EA" w16cid:durableId="252288CE"/>
  <w16cid:commentId w16cid:paraId="62D09C36" w16cid:durableId="25228935"/>
  <w16cid:commentId w16cid:paraId="276530D5" w16cid:durableId="25229CDD"/>
  <w16cid:commentId w16cid:paraId="3A22D4A9" w16cid:durableId="25228696"/>
  <w16cid:commentId w16cid:paraId="69FD9CC1" w16cid:durableId="2523BD02"/>
  <w16cid:commentId w16cid:paraId="1EEBA3CF" w16cid:durableId="25228D8B"/>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80984" w14:textId="77777777" w:rsidR="00E02F62" w:rsidRDefault="00E02F62" w:rsidP="008E455B">
      <w:pPr>
        <w:spacing w:after="0" w:line="240" w:lineRule="auto"/>
      </w:pPr>
      <w:r>
        <w:separator/>
      </w:r>
    </w:p>
  </w:endnote>
  <w:endnote w:type="continuationSeparator" w:id="0">
    <w:p w14:paraId="07DA2B0A" w14:textId="77777777" w:rsidR="00E02F62" w:rsidRDefault="00E02F62" w:rsidP="008E455B">
      <w:pPr>
        <w:spacing w:after="0" w:line="240" w:lineRule="auto"/>
      </w:pPr>
      <w:r>
        <w:continuationSeparator/>
      </w:r>
    </w:p>
  </w:endnote>
  <w:endnote w:type="continuationNotice" w:id="1">
    <w:p w14:paraId="5A637E87" w14:textId="77777777" w:rsidR="00E02F62" w:rsidRDefault="00E02F6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D2857" w14:textId="77777777" w:rsidR="00E02F62" w:rsidRDefault="00E02F62" w:rsidP="008E455B">
      <w:pPr>
        <w:spacing w:after="0" w:line="240" w:lineRule="auto"/>
      </w:pPr>
      <w:r>
        <w:separator/>
      </w:r>
    </w:p>
  </w:footnote>
  <w:footnote w:type="continuationSeparator" w:id="0">
    <w:p w14:paraId="5A0A5A2D" w14:textId="77777777" w:rsidR="00E02F62" w:rsidRDefault="00E02F62" w:rsidP="008E455B">
      <w:pPr>
        <w:spacing w:after="0" w:line="240" w:lineRule="auto"/>
      </w:pPr>
      <w:r>
        <w:continuationSeparator/>
      </w:r>
    </w:p>
  </w:footnote>
  <w:footnote w:type="continuationNotice" w:id="1">
    <w:p w14:paraId="56987D92" w14:textId="77777777" w:rsidR="00E02F62" w:rsidRDefault="00E02F62">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61FF"/>
    <w:rsid w:val="007663CF"/>
    <w:rsid w:val="007664AF"/>
    <w:rsid w:val="0076658C"/>
    <w:rsid w:val="00766999"/>
    <w:rsid w:val="007675EE"/>
    <w:rsid w:val="00767B25"/>
    <w:rsid w:val="00767F0A"/>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12514</TotalTime>
  <Pages>164</Pages>
  <Words>43902</Words>
  <Characters>250248</Characters>
  <Application>Microsoft Office Word</Application>
  <DocSecurity>0</DocSecurity>
  <Lines>2085</Lines>
  <Paragraphs>587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293563</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289</cp:revision>
  <cp:lastPrinted>2018-10-11T13:23:00Z</cp:lastPrinted>
  <dcterms:created xsi:type="dcterms:W3CDTF">2021-08-16T04:53:00Z</dcterms:created>
  <dcterms:modified xsi:type="dcterms:W3CDTF">2021-10-27T16:46:00Z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