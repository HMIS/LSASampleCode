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A33436" w:rsidRDefault="00834FAC" w:rsidP="00CB72CA">
                            <w:pPr>
                              <w:jc w:val="right"/>
                            </w:pPr>
                            <w:r>
                              <w:rPr>
                                <w:rStyle w:val="SubtitleChar"/>
                              </w:rPr>
                              <w:t xml:space="preserve">Version </w:t>
                            </w:r>
                            <w:proofErr w:type="gramStart"/>
                            <w:r>
                              <w:rPr>
                                <w:rStyle w:val="SubtitleChar"/>
                              </w:rPr>
                              <w:t>1.0</w:t>
                            </w:r>
                            <w:r w:rsidR="00A33436" w:rsidRPr="00F057B5">
                              <w:rPr>
                                <w:rStyle w:val="SubtitleChar"/>
                              </w:rPr>
                              <w:t xml:space="preserve">  ●</w:t>
                            </w:r>
                            <w:proofErr w:type="gramEnd"/>
                            <w:r w:rsidR="00A33436" w:rsidRPr="00F057B5">
                              <w:rPr>
                                <w:rStyle w:val="SubtitleChar"/>
                              </w:rPr>
                              <w:t xml:space="preserve"> </w:t>
                            </w:r>
                            <w:r>
                              <w:rPr>
                                <w:rStyle w:val="SubtitleChar"/>
                              </w:rPr>
                              <w:t xml:space="preserve"> July</w:t>
                            </w:r>
                            <w:r w:rsidR="00A33436">
                              <w:rPr>
                                <w:rStyle w:val="SubtitleChar"/>
                              </w:rPr>
                              <w:t xml:space="preserve">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A33436" w:rsidRDefault="00834FAC" w:rsidP="00CB72CA">
                      <w:pPr>
                        <w:jc w:val="right"/>
                      </w:pPr>
                      <w:r>
                        <w:rPr>
                          <w:rStyle w:val="SubtitleChar"/>
                        </w:rPr>
                        <w:t xml:space="preserve">Version </w:t>
                      </w:r>
                      <w:proofErr w:type="gramStart"/>
                      <w:r>
                        <w:rPr>
                          <w:rStyle w:val="SubtitleChar"/>
                        </w:rPr>
                        <w:t>1.0</w:t>
                      </w:r>
                      <w:r w:rsidR="00A33436" w:rsidRPr="00F057B5">
                        <w:rPr>
                          <w:rStyle w:val="SubtitleChar"/>
                        </w:rPr>
                        <w:t xml:space="preserve">  ●</w:t>
                      </w:r>
                      <w:proofErr w:type="gramEnd"/>
                      <w:r w:rsidR="00A33436" w:rsidRPr="00F057B5">
                        <w:rPr>
                          <w:rStyle w:val="SubtitleChar"/>
                        </w:rPr>
                        <w:t xml:space="preserve"> </w:t>
                      </w:r>
                      <w:r>
                        <w:rPr>
                          <w:rStyle w:val="SubtitleChar"/>
                        </w:rPr>
                        <w:t xml:space="preserve"> July</w:t>
                      </w:r>
                      <w:r w:rsidR="00A33436">
                        <w:rPr>
                          <w:rStyle w:val="SubtitleChar"/>
                        </w:rPr>
                        <w:t xml:space="preserve">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982094">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982094">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982094">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982094">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982094">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982094">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982094">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982094">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982094">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982094">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982094">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982094">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982094">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982094">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982094">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982094">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982094">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982094">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982094">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982094">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982094">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982094">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982094">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982094">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982094">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982094">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982094">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982094">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982094">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982094">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982094">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982094">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982094">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982094">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982094">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982094">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982094">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982094">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982094">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982094">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982094">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982094">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982094">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982094">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982094">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982094">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982094">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982094">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982094">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982094">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982094">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982094">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982094">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982094">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982094">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982094">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982094">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982094">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982094">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982094">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982094">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982094">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982094">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982094">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982094">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982094">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982094">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982094">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982094">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982094">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982094">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982094">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982094">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982094">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982094">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982094">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982094">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982094">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982094">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982094">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982094">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982094">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982094">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982094">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982094">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982094">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982094">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982094">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982094">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982094">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982094">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982094">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982094">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982094">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982094">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982094">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982094">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982094">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982094">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982094">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982094">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982094">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982094">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982094">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27F68EE8" w:rsidR="002A0263" w:rsidRDefault="00260D97" w:rsidP="004402C9">
            <w:pPr>
              <w:spacing w:before="0" w:after="0" w:line="240" w:lineRule="auto"/>
            </w:pPr>
            <w:r>
              <w:t>Revisions to entire document to apply FY2019 edits</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546E6C">
      <w:pPr>
        <w:pStyle w:val="ListParagraph"/>
        <w:numPr>
          <w:ilvl w:val="0"/>
          <w:numId w:val="60"/>
        </w:numPr>
        <w:rPr>
          <w:bCs/>
        </w:rPr>
      </w:pPr>
      <w:r w:rsidRPr="00297D25">
        <w:rPr>
          <w:bCs/>
        </w:rPr>
        <w:t>Specifications with tracked changes from FY2018</w:t>
      </w:r>
    </w:p>
    <w:p w14:paraId="39AA0483" w14:textId="7F9C7631" w:rsidR="00546E6C" w:rsidRPr="00297D25" w:rsidRDefault="00546E6C" w:rsidP="00546E6C">
      <w:pPr>
        <w:pStyle w:val="ListParagraph"/>
        <w:numPr>
          <w:ilvl w:val="0"/>
          <w:numId w:val="60"/>
        </w:numPr>
        <w:rPr>
          <w:bCs/>
        </w:rPr>
      </w:pPr>
      <w:r w:rsidRPr="00297D25">
        <w:rPr>
          <w:bCs/>
        </w:rPr>
        <w:t>Specifications with annotations describing the changes from FY2018</w:t>
      </w:r>
    </w:p>
    <w:p w14:paraId="408313D4" w14:textId="3474E1C0" w:rsidR="00546E6C" w:rsidRPr="00297D25" w:rsidRDefault="00546E6C" w:rsidP="00546E6C">
      <w:pPr>
        <w:pStyle w:val="ListParagraph"/>
        <w:numPr>
          <w:ilvl w:val="0"/>
          <w:numId w:val="60"/>
        </w:numPr>
        <w:rPr>
          <w:bCs/>
        </w:rPr>
      </w:pPr>
      <w:r w:rsidRPr="00297D25">
        <w:rPr>
          <w:bCs/>
        </w:rPr>
        <w:t>LSA Dictionary</w:t>
      </w:r>
    </w:p>
    <w:p w14:paraId="306F2F43" w14:textId="622DBC07" w:rsidR="00546E6C" w:rsidRPr="00297D25" w:rsidRDefault="00546E6C" w:rsidP="00546E6C">
      <w:pPr>
        <w:pStyle w:val="ListParagraph"/>
        <w:numPr>
          <w:ilvl w:val="0"/>
          <w:numId w:val="60"/>
        </w:numPr>
        <w:rPr>
          <w:bCs/>
        </w:rPr>
      </w:pPr>
      <w:r w:rsidRPr="00297D25">
        <w:rPr>
          <w:bCs/>
        </w:rPr>
        <w:t>Test Kit</w:t>
      </w:r>
    </w:p>
    <w:p w14:paraId="3F635E84" w14:textId="6C7914B1" w:rsidR="00546E6C" w:rsidRPr="00297D25" w:rsidRDefault="00546E6C" w:rsidP="00546E6C">
      <w:pPr>
        <w:pStyle w:val="ListParagraph"/>
        <w:numPr>
          <w:ilvl w:val="0"/>
          <w:numId w:val="60"/>
        </w:numPr>
        <w:rPr>
          <w:bCs/>
        </w:rPr>
      </w:pPr>
      <w:r w:rsidRPr="00297D25">
        <w:rPr>
          <w:bCs/>
        </w:rPr>
        <w:t>Sample Code</w:t>
      </w:r>
      <w:r w:rsidR="0074636B" w:rsidRPr="00297D25">
        <w:rPr>
          <w:bCs/>
        </w:rPr>
        <w:t xml:space="preserve"> (stored on </w:t>
      </w:r>
      <w:proofErr w:type="spellStart"/>
      <w:r w:rsidR="0074636B" w:rsidRPr="00297D25">
        <w:rPr>
          <w:bCs/>
        </w:rPr>
        <w:t>Github</w:t>
      </w:r>
      <w:proofErr w:type="spellEnd"/>
      <w:r w:rsidR="0074636B" w:rsidRPr="00297D25">
        <w:rPr>
          <w:bCs/>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982094"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982094"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6970C5">
      <w:pPr>
        <w:pStyle w:val="ListParagraph"/>
        <w:numPr>
          <w:ilvl w:val="5"/>
          <w:numId w:val="75"/>
        </w:numPr>
      </w:pPr>
      <w:r>
        <w:t>Continuum projects (</w:t>
      </w:r>
      <w:proofErr w:type="spellStart"/>
      <w:r w:rsidRPr="00B678E4">
        <w:rPr>
          <w:i/>
          <w:iCs/>
        </w:rPr>
        <w:t>ContinuumProject</w:t>
      </w:r>
      <w:proofErr w:type="spellEnd"/>
      <w:r>
        <w:t xml:space="preserve"> = 1)</w:t>
      </w:r>
    </w:p>
    <w:p w14:paraId="11A9B4A6" w14:textId="77777777" w:rsidR="00DB54BE" w:rsidRDefault="00DB54BE" w:rsidP="006970C5">
      <w:pPr>
        <w:pStyle w:val="ListParagraph"/>
        <w:numPr>
          <w:ilvl w:val="5"/>
          <w:numId w:val="75"/>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1" w:name="_HMIS_Data_Elements"/>
      <w:bookmarkStart w:id="72" w:name="_Toc37849747"/>
      <w:bookmarkStart w:id="73" w:name="_Toc38030522"/>
      <w:bookmarkEnd w:id="69"/>
      <w:bookmarkEnd w:id="71"/>
      <w:r>
        <w:t xml:space="preserve">LSA Reporting Cohorts </w:t>
      </w:r>
      <w:r w:rsidR="00E14928">
        <w:t>and Dates (</w:t>
      </w:r>
      <w:proofErr w:type="spellStart"/>
      <w:r w:rsidR="00E14928">
        <w:t>tlsa_CohortDates</w:t>
      </w:r>
      <w:proofErr w:type="spellEnd"/>
      <w:r w:rsidR="00E14928">
        <w:t>)</w:t>
      </w:r>
      <w:bookmarkEnd w:id="72"/>
      <w:bookmarkEnd w:id="7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4" w:name="_Toc37849748"/>
      <w:bookmarkStart w:id="75" w:name="_Toc38030523"/>
      <w:r>
        <w:t>HMIS Household Enrollments (</w:t>
      </w:r>
      <w:proofErr w:type="spellStart"/>
      <w:r>
        <w:t>tlsa_HHID</w:t>
      </w:r>
      <w:proofErr w:type="spellEnd"/>
      <w:r>
        <w:t>)</w:t>
      </w:r>
      <w:bookmarkEnd w:id="74"/>
      <w:bookmarkEnd w:id="7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B32E6A">
      <w:pPr>
        <w:pStyle w:val="ListParagraph"/>
        <w:numPr>
          <w:ilvl w:val="0"/>
          <w:numId w:val="36"/>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77" w:name="_ExitDest"/>
      <w:bookmarkEnd w:id="77"/>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78" w:name="_HMIS_Data_Requirements"/>
      <w:bookmarkStart w:id="79" w:name="_Toc37849749"/>
      <w:bookmarkStart w:id="80" w:name="_Toc38030524"/>
      <w:bookmarkEnd w:id="78"/>
      <w:r>
        <w:t>HMIS Client Enrollments</w:t>
      </w:r>
      <w:r w:rsidR="00B054F4">
        <w:t xml:space="preserve"> (</w:t>
      </w:r>
      <w:proofErr w:type="spellStart"/>
      <w:r w:rsidR="00B054F4">
        <w:t>tlsa_Enrollment</w:t>
      </w:r>
      <w:proofErr w:type="spellEnd"/>
      <w:r w:rsidR="00B054F4">
        <w:t>)</w:t>
      </w:r>
      <w:bookmarkEnd w:id="79"/>
      <w:bookmarkEnd w:id="8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lastRenderedPageBreak/>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0743E4">
      <w:pPr>
        <w:pStyle w:val="ListParagraph"/>
        <w:numPr>
          <w:ilvl w:val="0"/>
          <w:numId w:val="61"/>
        </w:numPr>
      </w:pPr>
      <w:r>
        <w:t xml:space="preserve">On or before </w:t>
      </w:r>
      <w:r w:rsidR="00C3527B" w:rsidRPr="000743E4">
        <w:rPr>
          <w:u w:val="single"/>
        </w:rPr>
        <w:t>ReportEnd</w:t>
      </w:r>
      <w:r w:rsidR="00C3527B">
        <w:t>:</w:t>
      </w:r>
      <w:r>
        <w:t xml:space="preserve"> and</w:t>
      </w:r>
    </w:p>
    <w:p w14:paraId="6E316745" w14:textId="511AB1AD" w:rsidR="0009759C" w:rsidRDefault="000743E4" w:rsidP="000743E4">
      <w:pPr>
        <w:pStyle w:val="ListParagraph"/>
        <w:numPr>
          <w:ilvl w:val="0"/>
          <w:numId w:val="61"/>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81" w:name="_Toc31197113"/>
      <w:bookmarkStart w:id="82" w:name="_Toc31197114"/>
      <w:bookmarkStart w:id="83" w:name="_Toc31197115"/>
      <w:bookmarkStart w:id="84" w:name="_Toc31197116"/>
      <w:bookmarkStart w:id="85" w:name="_Toc31197117"/>
      <w:bookmarkStart w:id="86" w:name="_Toc31197118"/>
      <w:bookmarkStart w:id="87" w:name="_Toc29188000"/>
      <w:bookmarkStart w:id="88" w:name="_Toc31197119"/>
      <w:bookmarkStart w:id="89" w:name="_Toc37849750"/>
      <w:bookmarkStart w:id="90" w:name="_Toc38030525"/>
      <w:bookmarkStart w:id="91" w:name="_Toc499543982"/>
      <w:bookmarkEnd w:id="81"/>
      <w:bookmarkEnd w:id="82"/>
      <w:bookmarkEnd w:id="83"/>
      <w:bookmarkEnd w:id="84"/>
      <w:bookmarkEnd w:id="85"/>
      <w:bookmarkEnd w:id="86"/>
      <w:bookmarkEnd w:id="87"/>
      <w:bookmarkEnd w:id="88"/>
      <w:r>
        <w:t>Enrollment Ages</w:t>
      </w:r>
      <w:r w:rsidR="00E14928">
        <w:t xml:space="preserve"> (</w:t>
      </w:r>
      <w:proofErr w:type="spellStart"/>
      <w:r w:rsidR="00E14928">
        <w:t>tlsa_Enrollment</w:t>
      </w:r>
      <w:proofErr w:type="spellEnd"/>
      <w:r w:rsidR="00E14928">
        <w:t>)</w:t>
      </w:r>
      <w:bookmarkEnd w:id="89"/>
      <w:bookmarkEnd w:id="90"/>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lastRenderedPageBreak/>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92" w:name="_Toc37849751"/>
      <w:bookmarkStart w:id="93" w:name="_Toc38030526"/>
      <w:r>
        <w:t>Household Types</w:t>
      </w:r>
      <w:r w:rsidR="00E14928">
        <w:t xml:space="preserve"> (</w:t>
      </w:r>
      <w:proofErr w:type="spellStart"/>
      <w:r w:rsidR="00E14928">
        <w:t>tlsa_HHID</w:t>
      </w:r>
      <w:proofErr w:type="spellEnd"/>
      <w:r w:rsidR="00E14928">
        <w:t>)</w:t>
      </w:r>
      <w:bookmarkEnd w:id="92"/>
      <w:bookmarkEnd w:id="9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5C4382">
      <w:pPr>
        <w:pStyle w:val="ListParagraph"/>
        <w:numPr>
          <w:ilvl w:val="0"/>
          <w:numId w:val="53"/>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94" w:name="_Toc37849752"/>
      <w:bookmarkStart w:id="95" w:name="_Toc38030527"/>
      <w:r>
        <w:lastRenderedPageBreak/>
        <w:t xml:space="preserve">HMIS Business Logic: </w:t>
      </w:r>
      <w:bookmarkStart w:id="96" w:name="_HDX_2.0_HMIS"/>
      <w:bookmarkStart w:id="97" w:name="_LSAReport.csv"/>
      <w:bookmarkStart w:id="98" w:name="_LSAPerson.csv"/>
      <w:bookmarkStart w:id="99" w:name="_LSAExit.csv"/>
      <w:bookmarkStart w:id="100" w:name="_HMIS_Business_Logic"/>
      <w:bookmarkEnd w:id="91"/>
      <w:bookmarkEnd w:id="96"/>
      <w:bookmarkEnd w:id="97"/>
      <w:bookmarkEnd w:id="98"/>
      <w:bookmarkEnd w:id="99"/>
      <w:bookmarkEnd w:id="100"/>
      <w:r w:rsidR="000365D7">
        <w:t>Project Descriptor Data for Export</w:t>
      </w:r>
      <w:bookmarkEnd w:id="94"/>
      <w:bookmarkEnd w:id="95"/>
    </w:p>
    <w:p w14:paraId="4C881045" w14:textId="11FF6F60" w:rsidR="004A469A" w:rsidRDefault="004A469A" w:rsidP="0088191A">
      <w:pPr>
        <w:pStyle w:val="Heading2"/>
      </w:pPr>
      <w:bookmarkStart w:id="101" w:name="_Report_Metadata_for"/>
      <w:bookmarkStart w:id="102" w:name="_Get_Relevant_Project"/>
      <w:bookmarkStart w:id="103" w:name="_Get_Relevant_Project_1"/>
      <w:bookmarkStart w:id="104" w:name="_Get_Project.csv_Records"/>
      <w:bookmarkStart w:id="105" w:name="_Toc510893840"/>
      <w:bookmarkStart w:id="106" w:name="_Toc37849753"/>
      <w:bookmarkStart w:id="107" w:name="_Toc38030528"/>
      <w:bookmarkEnd w:id="101"/>
      <w:bookmarkEnd w:id="102"/>
      <w:bookmarkEnd w:id="103"/>
      <w:bookmarkEnd w:id="104"/>
      <w:r w:rsidRPr="006C26B8">
        <w:t>Get Project</w:t>
      </w:r>
      <w:r w:rsidR="00487413">
        <w:t>.csv</w:t>
      </w:r>
      <w:r w:rsidRPr="006C26B8">
        <w:t xml:space="preserve"> Records / lsa_Project</w:t>
      </w:r>
      <w:bookmarkEnd w:id="105"/>
      <w:bookmarkEnd w:id="106"/>
      <w:bookmarkEnd w:id="10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0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09" w:name="_Toc29188011"/>
      <w:bookmarkStart w:id="110" w:name="_Toc29188013"/>
      <w:bookmarkStart w:id="111" w:name="_Get_Organization.csv_Records"/>
      <w:bookmarkStart w:id="112" w:name="_Toc37849754"/>
      <w:bookmarkStart w:id="113" w:name="_Toc38030529"/>
      <w:bookmarkEnd w:id="109"/>
      <w:bookmarkEnd w:id="110"/>
      <w:bookmarkEnd w:id="111"/>
      <w:r>
        <w:t xml:space="preserve">Get </w:t>
      </w:r>
      <w:r w:rsidR="004A469A" w:rsidRPr="002B030B">
        <w:t xml:space="preserve">Organization.csv Records </w:t>
      </w:r>
      <w:r w:rsidR="004A469A" w:rsidRPr="00030684">
        <w:t>/ lsa_Organization</w:t>
      </w:r>
      <w:bookmarkEnd w:id="112"/>
      <w:bookmarkEnd w:id="11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14" w:name="_Get_Funder.csv_Records"/>
      <w:bookmarkStart w:id="115" w:name="_Toc510893841"/>
      <w:bookmarkStart w:id="116" w:name="_Toc37849755"/>
      <w:bookmarkStart w:id="117" w:name="_Toc38030530"/>
      <w:bookmarkEnd w:id="114"/>
      <w:r w:rsidRPr="006C26B8">
        <w:t>Get Funder.csv Records / lsa_Funder</w:t>
      </w:r>
      <w:bookmarkEnd w:id="115"/>
      <w:bookmarkEnd w:id="116"/>
      <w:bookmarkEnd w:id="11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18" w:name="_Toc510893842"/>
    </w:p>
    <w:p w14:paraId="629DE690" w14:textId="0044626A" w:rsidR="007945B2" w:rsidRDefault="007945B2" w:rsidP="0088191A">
      <w:pPr>
        <w:pStyle w:val="Heading2"/>
      </w:pPr>
      <w:bookmarkStart w:id="119" w:name="_Get_Inventory.csv_Records"/>
      <w:bookmarkStart w:id="120" w:name="_Get_ProjectCoC_.csv"/>
      <w:bookmarkStart w:id="121" w:name="_Toc37849756"/>
      <w:bookmarkStart w:id="122" w:name="_Toc38030531"/>
      <w:bookmarkEnd w:id="119"/>
      <w:bookmarkEnd w:id="120"/>
      <w:r w:rsidRPr="006C26B8">
        <w:t xml:space="preserve">Get </w:t>
      </w:r>
      <w:r>
        <w:t>ProjectCoC</w:t>
      </w:r>
      <w:r w:rsidRPr="006C26B8">
        <w:t>.csv Records / lsa_</w:t>
      </w:r>
      <w:r>
        <w:t>ProjectCoC</w:t>
      </w:r>
      <w:bookmarkEnd w:id="121"/>
      <w:bookmarkEnd w:id="12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23" w:name="_Get_Inventory.csv_Records_1"/>
      <w:bookmarkStart w:id="124" w:name="_Toc37849757"/>
      <w:bookmarkStart w:id="125" w:name="_Toc38030532"/>
      <w:bookmarkEnd w:id="123"/>
      <w:r w:rsidRPr="006C26B8">
        <w:t>Get Inventory.csv Records / lsa_Inventory</w:t>
      </w:r>
      <w:bookmarkEnd w:id="118"/>
      <w:bookmarkEnd w:id="124"/>
      <w:bookmarkEnd w:id="12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26" w:name="_Toc29188023"/>
      <w:bookmarkStart w:id="127" w:name="_Toc29188024"/>
      <w:bookmarkStart w:id="128" w:name="_Toc29188025"/>
      <w:bookmarkStart w:id="129" w:name="_Toc29188082"/>
      <w:bookmarkStart w:id="130" w:name="_Toc29188083"/>
      <w:bookmarkStart w:id="131" w:name="_Toc29188084"/>
      <w:bookmarkStart w:id="132" w:name="_Toc29188085"/>
      <w:bookmarkStart w:id="133" w:name="_Toc29188086"/>
      <w:bookmarkStart w:id="134" w:name="_Get_Active_HouseholdIDs"/>
      <w:bookmarkEnd w:id="108"/>
      <w:bookmarkEnd w:id="126"/>
      <w:bookmarkEnd w:id="127"/>
      <w:bookmarkEnd w:id="128"/>
      <w:bookmarkEnd w:id="129"/>
      <w:bookmarkEnd w:id="130"/>
      <w:bookmarkEnd w:id="131"/>
      <w:bookmarkEnd w:id="132"/>
      <w:bookmarkEnd w:id="133"/>
      <w:bookmarkEnd w:id="134"/>
      <w:r>
        <w:rPr>
          <w:highlight w:val="lightGray"/>
        </w:rPr>
        <w:br w:type="page"/>
      </w:r>
    </w:p>
    <w:p w14:paraId="6AA20C2D" w14:textId="2B404C26" w:rsidR="00E158FC" w:rsidRDefault="00365473" w:rsidP="007B5290">
      <w:pPr>
        <w:pStyle w:val="Heading1"/>
      </w:pPr>
      <w:bookmarkStart w:id="135" w:name="_HMIS_Business_Logic:_1"/>
      <w:bookmarkStart w:id="136" w:name="_Toc37849758"/>
      <w:bookmarkStart w:id="137" w:name="_Toc38030533"/>
      <w:bookmarkEnd w:id="135"/>
      <w:r>
        <w:lastRenderedPageBreak/>
        <w:t xml:space="preserve">HMIS Business Logic:  </w:t>
      </w:r>
      <w:r w:rsidR="00E158FC">
        <w:t>LSAPerson</w:t>
      </w:r>
      <w:bookmarkEnd w:id="136"/>
      <w:bookmarkEnd w:id="13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38" w:name="_Get_Active_HouseholdIDs_1"/>
      <w:bookmarkStart w:id="139" w:name="_Toc37849759"/>
      <w:bookmarkStart w:id="140" w:name="_Toc38030534"/>
      <w:bookmarkEnd w:id="138"/>
      <w:r w:rsidRPr="00C52062">
        <w:lastRenderedPageBreak/>
        <w:t>Get Active Household</w:t>
      </w:r>
      <w:r>
        <w:t>ID</w:t>
      </w:r>
      <w:r w:rsidRPr="00C52062">
        <w:t>s</w:t>
      </w:r>
      <w:bookmarkEnd w:id="139"/>
      <w:bookmarkEnd w:id="14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A3A2884"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41" w:name="_Toc29163943"/>
      <w:bookmarkStart w:id="142" w:name="_Toc29188088"/>
      <w:bookmarkStart w:id="143" w:name="_Toc29188093"/>
      <w:bookmarkStart w:id="144" w:name="_Toc29188094"/>
      <w:bookmarkStart w:id="145" w:name="_Resolve_Data_Conflicts"/>
      <w:bookmarkStart w:id="146" w:name="_Toc37849760"/>
      <w:bookmarkStart w:id="147" w:name="_Toc38030535"/>
      <w:bookmarkEnd w:id="141"/>
      <w:bookmarkEnd w:id="142"/>
      <w:bookmarkEnd w:id="143"/>
      <w:bookmarkEnd w:id="144"/>
      <w:bookmarkEnd w:id="145"/>
      <w:r>
        <w:t>Get Activ</w:t>
      </w:r>
      <w:r w:rsidR="001437DE" w:rsidRPr="00C52062">
        <w:t>e Enrollments</w:t>
      </w:r>
      <w:r w:rsidR="001437DE">
        <w:t xml:space="preserve"> </w:t>
      </w:r>
      <w:bookmarkEnd w:id="146"/>
      <w:bookmarkEnd w:id="14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4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4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49" w:name="_Toc29188096"/>
      <w:bookmarkStart w:id="150" w:name="_Toc31197136"/>
      <w:bookmarkStart w:id="151" w:name="_Toc29188097"/>
      <w:bookmarkStart w:id="152" w:name="_Toc31197137"/>
      <w:bookmarkStart w:id="153" w:name="_Toc29188098"/>
      <w:bookmarkStart w:id="154" w:name="_Toc31197138"/>
      <w:bookmarkStart w:id="155" w:name="_Toc29188099"/>
      <w:bookmarkStart w:id="156" w:name="_Toc31197139"/>
      <w:bookmarkStart w:id="157" w:name="_Toc29188100"/>
      <w:bookmarkStart w:id="158" w:name="_Toc31197140"/>
      <w:bookmarkStart w:id="159" w:name="_Toc29188101"/>
      <w:bookmarkStart w:id="160" w:name="_Toc31197141"/>
      <w:bookmarkStart w:id="161" w:name="_Toc29188102"/>
      <w:bookmarkStart w:id="162" w:name="_Toc31197142"/>
      <w:bookmarkStart w:id="163" w:name="_Set_Age_Group"/>
      <w:bookmarkStart w:id="164" w:name="_Toc29188104"/>
      <w:bookmarkStart w:id="165" w:name="_Toc31197144"/>
      <w:bookmarkStart w:id="166" w:name="_Set_Household_Type"/>
      <w:bookmarkStart w:id="167" w:name="_Get_Active_Clients"/>
      <w:bookmarkStart w:id="168" w:name="_Toc499543989"/>
      <w:bookmarkStart w:id="169" w:name="_Toc37849761"/>
      <w:bookmarkStart w:id="170" w:name="_Toc38030536"/>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C52062">
        <w:t xml:space="preserve">Get Active Clients </w:t>
      </w:r>
      <w:bookmarkEnd w:id="168"/>
      <w:r w:rsidR="00801317">
        <w:t>for LSAPerson</w:t>
      </w:r>
      <w:bookmarkEnd w:id="169"/>
      <w:bookmarkEnd w:id="17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71" w:name="_Toc506721197"/>
      <w:bookmarkStart w:id="172" w:name="_Toc499543990"/>
      <w:bookmarkStart w:id="173" w:name="_Hlk510689117"/>
    </w:p>
    <w:p w14:paraId="7C089F01" w14:textId="4D1B62B6" w:rsidR="00EC52CD" w:rsidRDefault="003C176F" w:rsidP="0088191A">
      <w:pPr>
        <w:pStyle w:val="Heading2"/>
      </w:pPr>
      <w:bookmarkStart w:id="174" w:name="_LSAPerson_Demographics"/>
      <w:bookmarkStart w:id="175" w:name="_Toc37849762"/>
      <w:bookmarkStart w:id="176" w:name="_Toc38030537"/>
      <w:bookmarkEnd w:id="174"/>
      <w:r>
        <w:lastRenderedPageBreak/>
        <w:t xml:space="preserve">LSAPerson </w:t>
      </w:r>
      <w:r w:rsidR="00876AFA">
        <w:t>Demographics</w:t>
      </w:r>
      <w:bookmarkEnd w:id="171"/>
      <w:bookmarkEnd w:id="172"/>
      <w:bookmarkEnd w:id="175"/>
      <w:bookmarkEnd w:id="17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77"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177"/>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78" w:name="_ES/SH/Street_Time_–"/>
      <w:bookmarkStart w:id="179" w:name="_Toc34144028"/>
      <w:bookmarkStart w:id="180" w:name="_Toc34144029"/>
      <w:bookmarkStart w:id="181" w:name="_Toc34144030"/>
      <w:bookmarkStart w:id="182" w:name="_Toc34144031"/>
      <w:bookmarkStart w:id="183" w:name="_Toc34144032"/>
      <w:bookmarkStart w:id="184" w:name="_Toc34144033"/>
      <w:bookmarkStart w:id="185" w:name="_Time_Spent_in"/>
      <w:bookmarkStart w:id="186" w:name="_Toc506721198"/>
      <w:bookmarkStart w:id="187" w:name="_Toc37849763"/>
      <w:bookmarkStart w:id="188" w:name="_Toc38030538"/>
      <w:bookmarkStart w:id="189" w:name="_Toc499543992"/>
      <w:bookmarkStart w:id="190" w:name="_Toc506721201"/>
      <w:bookmarkEnd w:id="173"/>
      <w:bookmarkEnd w:id="178"/>
      <w:bookmarkEnd w:id="179"/>
      <w:bookmarkEnd w:id="180"/>
      <w:bookmarkEnd w:id="181"/>
      <w:bookmarkEnd w:id="182"/>
      <w:bookmarkEnd w:id="183"/>
      <w:bookmarkEnd w:id="184"/>
      <w:bookmarkEnd w:id="185"/>
      <w:r>
        <w:t xml:space="preserve">Time Spent </w:t>
      </w:r>
      <w:r w:rsidR="00CC6B23">
        <w:t>in ES/SH or on the Street</w:t>
      </w:r>
      <w:r w:rsidR="00006148">
        <w:t xml:space="preserve"> </w:t>
      </w:r>
      <w:bookmarkEnd w:id="186"/>
      <w:r w:rsidR="00EE5EF2">
        <w:t xml:space="preserve">– </w:t>
      </w:r>
      <w:r w:rsidR="00A76144">
        <w:t>LSAPerson</w:t>
      </w:r>
      <w:bookmarkEnd w:id="187"/>
      <w:bookmarkEnd w:id="18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68171402" w:rsidR="0046086D" w:rsidRDefault="0046086D" w:rsidP="00DF37FF">
      <w:r>
        <w:lastRenderedPageBreak/>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191" w:name="_Get_Enrollments_Relevant"/>
      <w:bookmarkStart w:id="192" w:name="_Toc37849764"/>
      <w:bookmarkStart w:id="193" w:name="_Toc38030539"/>
      <w:bookmarkEnd w:id="191"/>
      <w:r>
        <w:lastRenderedPageBreak/>
        <w:t xml:space="preserve">Enrollments Relevant to </w:t>
      </w:r>
      <w:r w:rsidR="000146AE">
        <w:t>Counting ES/SH/Street Dates</w:t>
      </w:r>
      <w:bookmarkEnd w:id="192"/>
      <w:bookmarkEnd w:id="19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194" w:name="_Toc37849765"/>
      <w:bookmarkStart w:id="195" w:name="_Toc38030540"/>
      <w:r>
        <w:t xml:space="preserve">Get Dates to Exclude from Counts of ES/SH/Street Days </w:t>
      </w:r>
      <w:r w:rsidR="007B705B">
        <w:t>(ch_Exclude)</w:t>
      </w:r>
      <w:bookmarkEnd w:id="194"/>
      <w:bookmarkEnd w:id="195"/>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lastRenderedPageBreak/>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96" w:name="_Toc37849766"/>
      <w:bookmarkStart w:id="197" w:name="_Toc38030541"/>
      <w:r>
        <w:t xml:space="preserve">Get Dates to Include in Counts of ES/SH/Street Days </w:t>
      </w:r>
      <w:r w:rsidR="007B705B">
        <w:t>(</w:t>
      </w:r>
      <w:r w:rsidR="00E04B04">
        <w:t>ch_Include</w:t>
      </w:r>
      <w:r w:rsidR="007B705B">
        <w:t>)</w:t>
      </w:r>
      <w:bookmarkEnd w:id="196"/>
      <w:bookmarkEnd w:id="1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lastRenderedPageBreak/>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267838">
      <w:pPr>
        <w:pStyle w:val="ListParagraph"/>
        <w:numPr>
          <w:ilvl w:val="5"/>
          <w:numId w:val="64"/>
        </w:numPr>
      </w:pPr>
      <w:proofErr w:type="spellStart"/>
      <w:r>
        <w:rPr>
          <w:b/>
        </w:rPr>
        <w:t>ESSHStreetDate</w:t>
      </w:r>
      <w:proofErr w:type="spellEnd"/>
      <w:r w:rsidR="00006148">
        <w:t xml:space="preserve"> = </w:t>
      </w:r>
      <w:bookmarkStart w:id="198" w:name="_Hlk42149391"/>
      <w:proofErr w:type="spellStart"/>
      <w:r w:rsidR="003C4035" w:rsidRPr="003C4035">
        <w:rPr>
          <w:i/>
        </w:rPr>
        <w:t>BedNightDate</w:t>
      </w:r>
      <w:bookmarkEnd w:id="198"/>
      <w:proofErr w:type="spellEnd"/>
    </w:p>
    <w:p w14:paraId="504559F8" w14:textId="30675504" w:rsidR="003B1AEA" w:rsidRPr="00267838" w:rsidRDefault="00BF0431" w:rsidP="00267838">
      <w:pPr>
        <w:pStyle w:val="ListParagraph"/>
        <w:numPr>
          <w:ilvl w:val="5"/>
          <w:numId w:val="64"/>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267838">
      <w:pPr>
        <w:pStyle w:val="ListParagraph"/>
        <w:numPr>
          <w:ilvl w:val="5"/>
          <w:numId w:val="64"/>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267838">
      <w:pPr>
        <w:pStyle w:val="ListParagraph"/>
        <w:numPr>
          <w:ilvl w:val="5"/>
          <w:numId w:val="64"/>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lastRenderedPageBreak/>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199" w:name="_Toc506721200"/>
    </w:p>
    <w:p w14:paraId="4E52BCD6" w14:textId="4F2FFADA" w:rsidR="00006148" w:rsidRDefault="00006148" w:rsidP="0088191A">
      <w:pPr>
        <w:pStyle w:val="Heading2"/>
      </w:pPr>
      <w:bookmarkStart w:id="200" w:name="_Toc37849767"/>
      <w:bookmarkStart w:id="201" w:name="_Toc38030542"/>
      <w:r>
        <w:t>Get ES/SH/Street Episodes</w:t>
      </w:r>
      <w:r w:rsidR="007B705B">
        <w:t xml:space="preserve"> (ch_Episodes)</w:t>
      </w:r>
      <w:bookmarkEnd w:id="200"/>
      <w:bookmarkEnd w:id="20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02" w:name="_CHTime_and_CHTimeStatus"/>
      <w:bookmarkStart w:id="203" w:name="_Toc31197153"/>
      <w:bookmarkStart w:id="204" w:name="_Toc37849768"/>
      <w:bookmarkStart w:id="205" w:name="_Toc38030543"/>
      <w:bookmarkEnd w:id="199"/>
      <w:bookmarkEnd w:id="202"/>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03"/>
      <w:bookmarkEnd w:id="204"/>
      <w:bookmarkEnd w:id="205"/>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lastRenderedPageBreak/>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lastRenderedPageBreak/>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BB2FE1">
      <w:pPr>
        <w:pStyle w:val="ListParagraph"/>
        <w:widowControl w:val="0"/>
        <w:numPr>
          <w:ilvl w:val="1"/>
          <w:numId w:val="25"/>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5C4382">
      <w:pPr>
        <w:pStyle w:val="ListParagraph"/>
        <w:widowControl w:val="0"/>
        <w:numPr>
          <w:ilvl w:val="0"/>
          <w:numId w:val="62"/>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5C4382">
      <w:pPr>
        <w:pStyle w:val="ListParagraph"/>
        <w:widowControl w:val="0"/>
        <w:numPr>
          <w:ilvl w:val="0"/>
          <w:numId w:val="62"/>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pPr>
      <w:r w:rsidRPr="0060237C">
        <w:rPr>
          <w:i/>
        </w:rPr>
        <w:lastRenderedPageBreak/>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77777777" w:rsidR="00F41436" w:rsidRDefault="00DE0E77" w:rsidP="00461AED">
      <w:pPr>
        <w:pStyle w:val="ListParagraph"/>
        <w:numPr>
          <w:ilvl w:val="6"/>
          <w:numId w:val="3"/>
        </w:num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pPr>
      <w:r w:rsidRPr="0060237C">
        <w:rPr>
          <w:i/>
        </w:rPr>
        <w:t>DateToStreetESSH</w:t>
      </w:r>
      <w:r w:rsidRPr="00104046">
        <w:t xml:space="preserve"> </w:t>
      </w:r>
      <w:r w:rsidRPr="00A6067F">
        <w:t xml:space="preserve">is </w:t>
      </w:r>
      <w:r w:rsidR="00143E83">
        <w:t>NULL</w:t>
      </w:r>
      <w:r w:rsidR="00C25CD4">
        <w:t>; or</w:t>
      </w:r>
    </w:p>
    <w:p w14:paraId="572122EC" w14:textId="77777777" w:rsidR="00F41436" w:rsidRPr="00C22052" w:rsidRDefault="00F41436" w:rsidP="00F41436">
      <w:pPr>
        <w:pStyle w:val="ListParagraph"/>
        <w:numPr>
          <w:ilvl w:val="7"/>
          <w:numId w:val="3"/>
        </w:numPr>
      </w:pPr>
      <w:proofErr w:type="spellStart"/>
      <w:r w:rsidRPr="00C22052">
        <w:rPr>
          <w:i/>
        </w:rPr>
        <w:t>TimesHomelessPastThreeYears</w:t>
      </w:r>
      <w:proofErr w:type="spellEnd"/>
      <w:r w:rsidRPr="00C22052">
        <w:t xml:space="preserve"> in (8,9,99) or is NULL</w:t>
      </w:r>
    </w:p>
    <w:p w14:paraId="7BF73E62" w14:textId="5C2307A6" w:rsidR="00F41436" w:rsidRPr="003B3C3B" w:rsidRDefault="00F41436" w:rsidP="00BD2E81">
      <w:pPr>
        <w:pStyle w:val="ListParagraph"/>
        <w:numPr>
          <w:ilvl w:val="7"/>
          <w:numId w:val="3"/>
        </w:numPr>
      </w:pPr>
      <w:proofErr w:type="spellStart"/>
      <w:r w:rsidRPr="00C22052">
        <w:rPr>
          <w:i/>
        </w:rPr>
        <w:t>MonthsHomelessPastThreeYears</w:t>
      </w:r>
      <w:proofErr w:type="spellEnd"/>
      <w:r w:rsidRPr="00C22052">
        <w:t xml:space="preserve"> in (8,9,99) or is NULL</w:t>
      </w:r>
    </w:p>
    <w:p w14:paraId="08C8692F" w14:textId="3AD83937" w:rsidR="006C7AF2" w:rsidRDefault="00DE0E77" w:rsidP="00BD2E81">
      <w:pPr>
        <w:pStyle w:val="ListParagraph"/>
        <w:numPr>
          <w:ilvl w:val="6"/>
          <w:numId w:val="3"/>
        </w:numPr>
      </w:pPr>
      <w:proofErr w:type="spellStart"/>
      <w:r w:rsidRPr="0060237C">
        <w:rPr>
          <w:i/>
        </w:rPr>
        <w:t>LengthOfStay</w:t>
      </w:r>
      <w:proofErr w:type="spellEnd"/>
      <w:r>
        <w:t xml:space="preserve"> in (10,11)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1417B825"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5778995B"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 xml:space="preserve">in (2,3) and </w:t>
      </w:r>
    </w:p>
    <w:p w14:paraId="65415F6F" w14:textId="77777777"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206" w:name="_EST/RRH/PSHAgeMin_and_EST/RRH/PSHAg"/>
      <w:bookmarkStart w:id="207" w:name="_Toc37849769"/>
      <w:bookmarkStart w:id="208" w:name="_Toc38030544"/>
      <w:bookmarkEnd w:id="206"/>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207"/>
      <w:bookmarkEnd w:id="20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lastRenderedPageBreak/>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09" w:name="_HHTypeEST/RRH/PSH_-_LSAPerson"/>
      <w:bookmarkStart w:id="210" w:name="_Toc37849770"/>
      <w:bookmarkStart w:id="211" w:name="_Toc38030545"/>
      <w:bookmarkEnd w:id="209"/>
      <w:proofErr w:type="spellStart"/>
      <w:r w:rsidRPr="00F678D4">
        <w:t>HHType</w:t>
      </w:r>
      <w:r w:rsidRPr="00F71669">
        <w:t>EST</w:t>
      </w:r>
      <w:proofErr w:type="spellEnd"/>
      <w:r w:rsidRPr="00F71669">
        <w:t>/RRH/PSH</w:t>
      </w:r>
      <w:r w:rsidRPr="009366AD">
        <w:t xml:space="preserve"> - LSAPe</w:t>
      </w:r>
      <w:r w:rsidRPr="00A7544C">
        <w:t>rson</w:t>
      </w:r>
      <w:bookmarkEnd w:id="210"/>
      <w:bookmarkEnd w:id="21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212" w:name="_HoHEST/RRH/PSH"/>
      <w:bookmarkStart w:id="213" w:name="_Toc37849771"/>
      <w:bookmarkStart w:id="214" w:name="_Toc38030546"/>
      <w:bookmarkEnd w:id="212"/>
      <w:r w:rsidRPr="006B4F91">
        <w:lastRenderedPageBreak/>
        <w:t>HoHEST/RRH/PSH</w:t>
      </w:r>
      <w:bookmarkEnd w:id="213"/>
      <w:bookmarkEnd w:id="21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15"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1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16" w:name="_AdultEST/RRH/PSH__-"/>
      <w:bookmarkStart w:id="217" w:name="_AHAREST/RRH/PSH__-"/>
      <w:bookmarkStart w:id="218" w:name="_AHAREST/RRH/PSH__–"/>
      <w:bookmarkStart w:id="219" w:name="_Toc37849772"/>
      <w:bookmarkStart w:id="220" w:name="_Toc38030547"/>
      <w:bookmarkEnd w:id="216"/>
      <w:bookmarkEnd w:id="217"/>
      <w:bookmarkEnd w:id="218"/>
      <w:r>
        <w:t>AHAR</w:t>
      </w:r>
      <w:r w:rsidRPr="00F71669">
        <w:t>EST/RRH/PSH</w:t>
      </w:r>
      <w:r w:rsidRPr="009366AD">
        <w:t xml:space="preserve"> </w:t>
      </w:r>
      <w:r w:rsidR="00A149D4">
        <w:t>–</w:t>
      </w:r>
      <w:r w:rsidRPr="009366AD">
        <w:t xml:space="preserve"> LSAPe</w:t>
      </w:r>
      <w:r w:rsidRPr="00A7544C">
        <w:t>rson</w:t>
      </w:r>
      <w:bookmarkEnd w:id="219"/>
      <w:bookmarkEnd w:id="22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21" w:name="_AHARHoHEST/RRH/PSH"/>
      <w:bookmarkStart w:id="222" w:name="_Toc37849773"/>
      <w:bookmarkStart w:id="223" w:name="_Toc38030548"/>
      <w:bookmarkEnd w:id="221"/>
      <w:proofErr w:type="spellStart"/>
      <w:r>
        <w:lastRenderedPageBreak/>
        <w:t>Adult</w:t>
      </w:r>
      <w:r w:rsidRPr="006B4F91">
        <w:t>EST</w:t>
      </w:r>
      <w:proofErr w:type="spellEnd"/>
      <w:r>
        <w:t xml:space="preserve">/RRH/PSH - </w:t>
      </w:r>
      <w:r w:rsidRPr="00C52062">
        <w:t>LSAPerson</w:t>
      </w:r>
      <w:bookmarkEnd w:id="222"/>
      <w:bookmarkEnd w:id="22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24" w:name="_AHARHoHEST/RRH/PSH_1"/>
      <w:bookmarkStart w:id="225" w:name="_Toc37849774"/>
      <w:bookmarkStart w:id="226" w:name="_Toc38030549"/>
      <w:bookmarkEnd w:id="224"/>
      <w:proofErr w:type="spellStart"/>
      <w:r>
        <w:t>AHARHoH</w:t>
      </w:r>
      <w:r w:rsidRPr="006B4F91">
        <w:t>EST</w:t>
      </w:r>
      <w:proofErr w:type="spellEnd"/>
      <w:r w:rsidRPr="006B4F91">
        <w:t>/RRH/PSH</w:t>
      </w:r>
      <w:bookmarkEnd w:id="225"/>
      <w:bookmarkEnd w:id="22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27" w:name="_Set_Population_Identifiers_5"/>
      <w:bookmarkStart w:id="228" w:name="_Toc37849775"/>
      <w:bookmarkStart w:id="229" w:name="_Toc38030550"/>
      <w:bookmarkEnd w:id="227"/>
      <w:r w:rsidRPr="00C52062">
        <w:lastRenderedPageBreak/>
        <w:t>Set Population Identifiers for Active HMIS Households</w:t>
      </w:r>
      <w:bookmarkEnd w:id="228"/>
      <w:bookmarkEnd w:id="22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30" w:name="_Set_Population_Identifiers_4"/>
      <w:bookmarkStart w:id="231" w:name="_Toc37849776"/>
      <w:bookmarkStart w:id="232" w:name="_Toc38030551"/>
      <w:bookmarkEnd w:id="230"/>
      <w:r>
        <w:t>Set</w:t>
      </w:r>
      <w:r w:rsidRPr="00C52062">
        <w:t xml:space="preserve"> Population Identifiers </w:t>
      </w:r>
      <w:r>
        <w:t xml:space="preserve">for LSAPerson </w:t>
      </w:r>
      <w:r w:rsidRPr="00C52062">
        <w:t>from Active Households</w:t>
      </w:r>
      <w:bookmarkEnd w:id="231"/>
      <w:bookmarkEnd w:id="23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233"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233"/>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pPr>
      <w:r>
        <w:t xml:space="preserve">EST - </w:t>
      </w:r>
      <w:r w:rsidRPr="0054595F">
        <w:rPr>
          <w:b/>
          <w:bCs/>
        </w:rPr>
        <w:t>ProjectType</w:t>
      </w:r>
      <w:r>
        <w:t xml:space="preserve"> in (1,2,8)</w:t>
      </w:r>
    </w:p>
    <w:p w14:paraId="6F166238" w14:textId="77777777" w:rsidR="0054595F" w:rsidRDefault="0054595F" w:rsidP="0054595F">
      <w:pPr>
        <w:pStyle w:val="ListParagraph"/>
        <w:numPr>
          <w:ilvl w:val="0"/>
          <w:numId w:val="73"/>
        </w:numPr>
        <w:spacing w:before="0"/>
      </w:pPr>
      <w:r>
        <w:t xml:space="preserve">RRH - </w:t>
      </w:r>
      <w:r w:rsidRPr="0054595F">
        <w:rPr>
          <w:b/>
          <w:bCs/>
        </w:rPr>
        <w:t>ProjectType</w:t>
      </w:r>
      <w:r>
        <w:t xml:space="preserve"> = 13</w:t>
      </w:r>
    </w:p>
    <w:p w14:paraId="48C2EF30" w14:textId="77777777" w:rsidR="0054595F" w:rsidRDefault="0054595F"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34" w:name="_Toc37849777"/>
      <w:bookmarkStart w:id="235" w:name="_Toc38030552"/>
      <w:r>
        <w:t>LSAPerson</w:t>
      </w:r>
      <w:bookmarkEnd w:id="234"/>
      <w:bookmarkEnd w:id="23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236" w:name="_Toc29188114"/>
      <w:bookmarkStart w:id="237" w:name="_Toc29188129"/>
      <w:bookmarkStart w:id="238" w:name="_Toc29188148"/>
      <w:bookmarkStart w:id="239" w:name="_Toc29188150"/>
      <w:bookmarkStart w:id="240" w:name="_Update_LSAPerson_CHTime"/>
      <w:bookmarkStart w:id="241" w:name="_Toc29188151"/>
      <w:bookmarkStart w:id="242" w:name="_Toc29188153"/>
      <w:bookmarkStart w:id="243" w:name="_Toc29188156"/>
      <w:bookmarkStart w:id="244" w:name="_Toc29188162"/>
      <w:bookmarkStart w:id="245" w:name="_Toc29188164"/>
      <w:bookmarkStart w:id="246" w:name="_Toc29188168"/>
      <w:bookmarkStart w:id="247" w:name="_Toc29188169"/>
      <w:bookmarkStart w:id="248" w:name="_Toc29188170"/>
      <w:bookmarkStart w:id="249" w:name="_Toc34144048"/>
      <w:bookmarkStart w:id="250" w:name="_Toc34144049"/>
      <w:bookmarkStart w:id="251" w:name="_Toc34144050"/>
      <w:bookmarkStart w:id="252" w:name="_Toc34144061"/>
      <w:bookmarkStart w:id="253" w:name="_Toc34144062"/>
      <w:bookmarkStart w:id="254" w:name="_Toc34144077"/>
      <w:bookmarkStart w:id="255" w:name="_Toc34144078"/>
      <w:bookmarkStart w:id="256" w:name="_Toc34144079"/>
      <w:bookmarkStart w:id="257" w:name="_Toc34144080"/>
      <w:bookmarkStart w:id="258" w:name="_Toc34144081"/>
      <w:bookmarkStart w:id="259" w:name="_Toc34144127"/>
      <w:bookmarkStart w:id="260" w:name="_Toc34144128"/>
      <w:bookmarkStart w:id="261" w:name="_Toc34144129"/>
      <w:bookmarkStart w:id="262" w:name="_Toc34144142"/>
      <w:bookmarkStart w:id="263" w:name="_Toc34144143"/>
      <w:bookmarkStart w:id="264" w:name="_Toc34144152"/>
      <w:bookmarkStart w:id="265" w:name="_Toc34144153"/>
      <w:bookmarkStart w:id="266" w:name="_Toc34144154"/>
      <w:bookmarkStart w:id="267" w:name="_Toc34144155"/>
      <w:bookmarkStart w:id="268" w:name="_Toc34144156"/>
      <w:bookmarkStart w:id="269" w:name="_Toc34144208"/>
      <w:bookmarkStart w:id="270" w:name="_Toc34144209"/>
      <w:bookmarkStart w:id="271" w:name="_Toc34144210"/>
      <w:bookmarkStart w:id="272" w:name="_Toc34144221"/>
      <w:bookmarkStart w:id="273" w:name="_Toc34144222"/>
      <w:bookmarkStart w:id="274" w:name="_Toc34144231"/>
      <w:bookmarkStart w:id="275" w:name="_Toc34144232"/>
      <w:bookmarkStart w:id="276" w:name="_Toc34144233"/>
      <w:bookmarkStart w:id="277" w:name="_Toc34144234"/>
      <w:bookmarkStart w:id="278" w:name="_Toc34144235"/>
      <w:bookmarkStart w:id="279" w:name="_Toc34144287"/>
      <w:bookmarkStart w:id="280" w:name="_Toc34144288"/>
      <w:bookmarkStart w:id="281" w:name="_Toc34144289"/>
      <w:bookmarkStart w:id="282" w:name="_Toc34144290"/>
      <w:bookmarkStart w:id="283" w:name="_Toc34144299"/>
      <w:bookmarkStart w:id="284" w:name="_Toc34144300"/>
      <w:bookmarkStart w:id="285" w:name="_Toc34144309"/>
      <w:bookmarkStart w:id="286" w:name="_Toc34144310"/>
      <w:bookmarkStart w:id="287" w:name="_Toc34144311"/>
      <w:bookmarkStart w:id="288" w:name="_Toc34144312"/>
      <w:bookmarkStart w:id="289" w:name="_Toc34144313"/>
      <w:bookmarkStart w:id="290" w:name="_Toc34144341"/>
      <w:bookmarkStart w:id="291" w:name="_Toc34144342"/>
      <w:bookmarkStart w:id="292" w:name="_Toc34144343"/>
      <w:bookmarkStart w:id="293" w:name="_Toc34144362"/>
      <w:bookmarkStart w:id="294" w:name="_Toc34144363"/>
      <w:bookmarkStart w:id="295" w:name="_Toc34144372"/>
      <w:bookmarkStart w:id="296" w:name="_Toc34144373"/>
      <w:bookmarkStart w:id="297" w:name="_Toc29163965"/>
      <w:bookmarkStart w:id="298" w:name="_Toc34144425"/>
      <w:bookmarkStart w:id="299" w:name="_Toc34144426"/>
      <w:bookmarkStart w:id="300" w:name="_Toc34144427"/>
      <w:bookmarkStart w:id="301" w:name="_Toc34144428"/>
      <w:bookmarkStart w:id="302" w:name="_Toc34144429"/>
      <w:bookmarkStart w:id="303" w:name="_Toc34144430"/>
      <w:bookmarkStart w:id="304" w:name="_Toc34144431"/>
      <w:bookmarkStart w:id="305" w:name="_Toc34144432"/>
      <w:bookmarkStart w:id="306" w:name="_Toc34144433"/>
      <w:bookmarkStart w:id="307" w:name="_Toc34144434"/>
      <w:bookmarkStart w:id="308" w:name="_Toc34144435"/>
      <w:bookmarkStart w:id="309" w:name="_Toc34144436"/>
      <w:bookmarkStart w:id="310" w:name="_Toc34144437"/>
      <w:bookmarkStart w:id="311" w:name="_Toc34144438"/>
      <w:bookmarkStart w:id="312" w:name="_Toc34144439"/>
      <w:bookmarkStart w:id="313" w:name="_Toc34144440"/>
      <w:bookmarkStart w:id="314" w:name="_Toc34144441"/>
      <w:bookmarkStart w:id="315" w:name="_Toc34144442"/>
      <w:bookmarkStart w:id="316" w:name="_Toc34144443"/>
      <w:bookmarkStart w:id="317" w:name="_Toc34144474"/>
      <w:bookmarkStart w:id="318" w:name="_Toc34144475"/>
      <w:bookmarkStart w:id="319" w:name="_Toc34144484"/>
      <w:bookmarkStart w:id="320" w:name="_Toc34144485"/>
      <w:bookmarkStart w:id="321" w:name="_Toc34144537"/>
      <w:bookmarkStart w:id="322" w:name="_Toc34144538"/>
      <w:bookmarkStart w:id="323" w:name="_Toc34144539"/>
      <w:bookmarkStart w:id="324" w:name="_Toc34144540"/>
      <w:bookmarkStart w:id="325" w:name="_Toc34144541"/>
      <w:bookmarkStart w:id="326" w:name="_Toc34144542"/>
      <w:bookmarkStart w:id="327" w:name="_Toc34144543"/>
      <w:bookmarkStart w:id="328" w:name="_Toc34144544"/>
      <w:bookmarkStart w:id="329" w:name="_Toc34144545"/>
      <w:bookmarkStart w:id="330" w:name="_Toc34144546"/>
      <w:bookmarkStart w:id="331" w:name="_Toc34144547"/>
      <w:bookmarkStart w:id="332" w:name="_Toc34144548"/>
      <w:bookmarkStart w:id="333" w:name="_Toc34144549"/>
      <w:bookmarkStart w:id="334" w:name="_Toc34144550"/>
      <w:bookmarkStart w:id="335" w:name="_Toc34144551"/>
      <w:bookmarkStart w:id="336" w:name="_Toc34144552"/>
      <w:bookmarkStart w:id="337" w:name="_Toc34144553"/>
      <w:bookmarkStart w:id="338" w:name="_Toc34144554"/>
      <w:bookmarkStart w:id="339" w:name="_Toc34144555"/>
      <w:bookmarkStart w:id="340" w:name="_Set_Population_Identifiers_1"/>
      <w:bookmarkStart w:id="341" w:name="_Toc31197160"/>
      <w:bookmarkStart w:id="342" w:name="_Toc31197161"/>
      <w:bookmarkStart w:id="343" w:name="_Toc31197162"/>
      <w:bookmarkStart w:id="344" w:name="_Toc31197175"/>
      <w:bookmarkStart w:id="345" w:name="_Toc31197176"/>
      <w:bookmarkStart w:id="346" w:name="_Toc31197192"/>
      <w:bookmarkStart w:id="347" w:name="_Toc31197193"/>
      <w:bookmarkStart w:id="348" w:name="_Toc31197194"/>
      <w:bookmarkStart w:id="349" w:name="_Toc31197195"/>
      <w:bookmarkStart w:id="350" w:name="_Toc31197196"/>
      <w:bookmarkStart w:id="351" w:name="_Set_Population_Identifiers_3"/>
      <w:bookmarkStart w:id="352" w:name="_Toc34144556"/>
      <w:bookmarkStart w:id="353" w:name="_Toc34144557"/>
      <w:bookmarkStart w:id="354" w:name="_Toc34144558"/>
      <w:bookmarkStart w:id="355" w:name="_Toc34144589"/>
      <w:bookmarkStart w:id="356" w:name="_Toc34144590"/>
      <w:bookmarkStart w:id="357" w:name="_Toc34144609"/>
      <w:bookmarkStart w:id="358" w:name="_Toc34144610"/>
      <w:bookmarkStart w:id="359" w:name="_Toc34144611"/>
      <w:bookmarkStart w:id="360" w:name="_Toc34144612"/>
      <w:bookmarkStart w:id="361" w:name="_Toc34144613"/>
      <w:bookmarkStart w:id="362" w:name="_Toc34144614"/>
      <w:bookmarkStart w:id="363" w:name="_Toc34144615"/>
      <w:bookmarkStart w:id="364" w:name="_Toc34144616"/>
      <w:bookmarkStart w:id="365" w:name="_Toc34144617"/>
      <w:bookmarkStart w:id="366" w:name="_Toc34144618"/>
      <w:bookmarkStart w:id="367" w:name="_Toc34144619"/>
      <w:bookmarkStart w:id="368" w:name="_Toc34144620"/>
      <w:bookmarkStart w:id="369" w:name="_Toc34144621"/>
      <w:bookmarkStart w:id="370" w:name="_Toc34144622"/>
      <w:bookmarkStart w:id="371" w:name="_Toc34144623"/>
      <w:bookmarkStart w:id="372" w:name="_HHAdultAge"/>
      <w:bookmarkStart w:id="373" w:name="_Toc34144624"/>
      <w:bookmarkStart w:id="374" w:name="_Toc34144625"/>
      <w:bookmarkStart w:id="375" w:name="_Toc34144647"/>
      <w:bookmarkStart w:id="376" w:name="_Toc34144648"/>
      <w:bookmarkStart w:id="377" w:name="_Toc34144649"/>
      <w:bookmarkStart w:id="378" w:name="_Toc34144650"/>
      <w:bookmarkStart w:id="379" w:name="_Toc34144651"/>
      <w:bookmarkStart w:id="380" w:name="_Toc34144652"/>
      <w:bookmarkStart w:id="381" w:name="_Toc34144653"/>
      <w:bookmarkStart w:id="382" w:name="_Toc34144654"/>
      <w:bookmarkStart w:id="383" w:name="_Toc34144655"/>
      <w:bookmarkStart w:id="384" w:name="_Toc34144656"/>
      <w:bookmarkStart w:id="385" w:name="_Toc34144657"/>
      <w:bookmarkStart w:id="386" w:name="_Toc34144686"/>
      <w:bookmarkStart w:id="387" w:name="_Toc34144687"/>
      <w:bookmarkStart w:id="388" w:name="_Toc34144740"/>
      <w:bookmarkStart w:id="389" w:name="_Toc34144741"/>
      <w:bookmarkStart w:id="390" w:name="_Toc34144742"/>
      <w:bookmarkStart w:id="391" w:name="_Toc34144743"/>
      <w:bookmarkStart w:id="392" w:name="_Toc34144744"/>
      <w:bookmarkStart w:id="393" w:name="_Toc34144745"/>
      <w:bookmarkStart w:id="394" w:name="_Toc34144746"/>
      <w:bookmarkStart w:id="395" w:name="_Toc34144747"/>
      <w:bookmarkStart w:id="396" w:name="_Toc34144799"/>
      <w:bookmarkStart w:id="397" w:name="_Toc34144800"/>
      <w:bookmarkStart w:id="398" w:name="_Toc34144801"/>
      <w:bookmarkStart w:id="399" w:name="_Toc34144802"/>
      <w:bookmarkStart w:id="400" w:name="_Toc34144803"/>
      <w:bookmarkStart w:id="401" w:name="_Toc34144804"/>
      <w:bookmarkStart w:id="402" w:name="_Toc34144805"/>
      <w:bookmarkStart w:id="403" w:name="_Toc34144833"/>
      <w:bookmarkStart w:id="404" w:name="_Toc34144834"/>
      <w:bookmarkStart w:id="405" w:name="_Toc34144835"/>
      <w:bookmarkStart w:id="406" w:name="_Toc34144836"/>
      <w:bookmarkStart w:id="407" w:name="_Toc34144837"/>
      <w:bookmarkStart w:id="408" w:name="_Toc34144838"/>
      <w:bookmarkStart w:id="409" w:name="_Toc34144839"/>
      <w:bookmarkStart w:id="410" w:name="_Toc34144891"/>
      <w:bookmarkStart w:id="411" w:name="_Toc34144892"/>
      <w:bookmarkStart w:id="412" w:name="_Toc34144893"/>
      <w:bookmarkStart w:id="413" w:name="_Toc34144894"/>
      <w:bookmarkStart w:id="414" w:name="_Toc34144895"/>
      <w:bookmarkStart w:id="415" w:name="_Toc34144896"/>
      <w:bookmarkStart w:id="416" w:name="_Toc34144897"/>
      <w:bookmarkStart w:id="417" w:name="_Toc34144949"/>
      <w:bookmarkStart w:id="418" w:name="_Toc34144950"/>
      <w:bookmarkStart w:id="419" w:name="_Toc34144951"/>
      <w:bookmarkStart w:id="420" w:name="_Toc34144952"/>
      <w:bookmarkStart w:id="421" w:name="_Toc34144953"/>
      <w:bookmarkStart w:id="422" w:name="_Toc34144954"/>
      <w:bookmarkStart w:id="423" w:name="_Toc34144955"/>
      <w:bookmarkStart w:id="424" w:name="_Toc34144980"/>
      <w:bookmarkStart w:id="425" w:name="_Toc34144981"/>
      <w:bookmarkStart w:id="426" w:name="_Toc34144982"/>
      <w:bookmarkStart w:id="427" w:name="_Toc34144983"/>
      <w:bookmarkStart w:id="428" w:name="_Toc34144984"/>
      <w:bookmarkStart w:id="429" w:name="_Toc34144985"/>
      <w:bookmarkStart w:id="430" w:name="_Toc34144986"/>
      <w:bookmarkStart w:id="431" w:name="_Toc34145011"/>
      <w:bookmarkStart w:id="432" w:name="_Toc34145012"/>
      <w:bookmarkStart w:id="433" w:name="_Toc34145013"/>
      <w:bookmarkStart w:id="434" w:name="_Toc34145014"/>
      <w:bookmarkStart w:id="435" w:name="_Toc34145015"/>
      <w:bookmarkStart w:id="436" w:name="_Toc34145016"/>
      <w:bookmarkStart w:id="437" w:name="_Toc34145017"/>
      <w:bookmarkStart w:id="438" w:name="_Toc34145069"/>
      <w:bookmarkStart w:id="439" w:name="_Toc34145070"/>
      <w:bookmarkStart w:id="440" w:name="_Toc34145071"/>
      <w:bookmarkStart w:id="441" w:name="_Toc34145072"/>
      <w:bookmarkStart w:id="442" w:name="_Toc34145073"/>
      <w:bookmarkStart w:id="443" w:name="_Toc34145074"/>
      <w:bookmarkStart w:id="444" w:name="_Toc506721205"/>
      <w:bookmarkEnd w:id="189"/>
      <w:bookmarkEnd w:id="190"/>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br w:type="page"/>
      </w:r>
    </w:p>
    <w:p w14:paraId="65BA16A7" w14:textId="21D9A953" w:rsidR="00E158FC" w:rsidRPr="00C52062" w:rsidRDefault="00E158FC" w:rsidP="00E158FC">
      <w:pPr>
        <w:pStyle w:val="Heading1"/>
      </w:pPr>
      <w:bookmarkStart w:id="445" w:name="_HMIS_Business_Logic:_2"/>
      <w:bookmarkStart w:id="446" w:name="_Toc37849778"/>
      <w:bookmarkStart w:id="447" w:name="_Toc38030553"/>
      <w:bookmarkEnd w:id="445"/>
      <w:r w:rsidRPr="00C52062">
        <w:lastRenderedPageBreak/>
        <w:t>HMIS Business Logic</w:t>
      </w:r>
      <w:r>
        <w:t xml:space="preserve">: </w:t>
      </w:r>
      <w:proofErr w:type="spellStart"/>
      <w:r>
        <w:t>LSAHousehold</w:t>
      </w:r>
      <w:bookmarkEnd w:id="446"/>
      <w:bookmarkEnd w:id="447"/>
      <w:proofErr w:type="spellEnd"/>
    </w:p>
    <w:p w14:paraId="4C5B0BA6" w14:textId="7443B573" w:rsidR="00F25CD0" w:rsidRDefault="00F25CD0" w:rsidP="0088191A">
      <w:pPr>
        <w:pStyle w:val="Heading2"/>
      </w:pPr>
      <w:bookmarkStart w:id="448" w:name="_Get_Distinct_Households"/>
      <w:bookmarkStart w:id="449" w:name="_Toc37849779"/>
      <w:bookmarkStart w:id="450" w:name="_Toc38030554"/>
      <w:bookmarkEnd w:id="444"/>
      <w:bookmarkEnd w:id="448"/>
      <w:r w:rsidRPr="00C52062">
        <w:t xml:space="preserve">Get </w:t>
      </w:r>
      <w:r>
        <w:t>Distinct</w:t>
      </w:r>
      <w:r w:rsidRPr="00C52062">
        <w:t xml:space="preserve"> Households for </w:t>
      </w:r>
      <w:proofErr w:type="spellStart"/>
      <w:r w:rsidRPr="00C52062">
        <w:t>LSAHousehold</w:t>
      </w:r>
      <w:bookmarkEnd w:id="449"/>
      <w:bookmarkEnd w:id="45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51" w:name="_Set_Population_Identifiers_2"/>
      <w:bookmarkStart w:id="452" w:name="_Toc37849780"/>
      <w:bookmarkStart w:id="453" w:name="_Toc38030555"/>
      <w:bookmarkEnd w:id="451"/>
      <w:r w:rsidRPr="00F25CD0">
        <w:t xml:space="preserve">Set </w:t>
      </w:r>
      <w:r w:rsidR="002B6231" w:rsidRPr="00F25CD0">
        <w:t>Population Identifiers</w:t>
      </w:r>
      <w:r w:rsidRPr="00EE1280">
        <w:t xml:space="preserve"> for</w:t>
      </w:r>
      <w:r>
        <w:t xml:space="preserve"> </w:t>
      </w:r>
      <w:proofErr w:type="spellStart"/>
      <w:r>
        <w:t>LSAHousehold</w:t>
      </w:r>
      <w:bookmarkEnd w:id="452"/>
      <w:bookmarkEnd w:id="45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54" w:name="_HHAdultAge_1"/>
      <w:bookmarkEnd w:id="454"/>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5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56" w:name="_Toc37849781"/>
      <w:bookmarkStart w:id="457"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456"/>
      <w:bookmarkEnd w:id="457"/>
      <w:proofErr w:type="spellEnd"/>
      <w:r w:rsidR="002B6231" w:rsidRPr="00C52062">
        <w:t xml:space="preserve"> </w:t>
      </w:r>
      <w:bookmarkEnd w:id="45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5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459" w:name="_Toc37849782"/>
      <w:bookmarkStart w:id="460"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459"/>
      <w:bookmarkEnd w:id="460"/>
      <w:proofErr w:type="spellEnd"/>
      <w:r>
        <w:t xml:space="preserve"> </w:t>
      </w:r>
      <w:bookmarkEnd w:id="45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61" w:name="_Toc37849783"/>
      <w:bookmarkStart w:id="462" w:name="_Toc38030558"/>
      <w:bookmarkStart w:id="463"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461"/>
      <w:bookmarkEnd w:id="462"/>
      <w:proofErr w:type="spellEnd"/>
      <w:r w:rsidR="002B6231" w:rsidRPr="00C52062">
        <w:t xml:space="preserve"> </w:t>
      </w:r>
      <w:bookmarkEnd w:id="46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64" w:name="_AHAR_CSV_Files"/>
      <w:bookmarkStart w:id="465" w:name="_Toc37849784"/>
      <w:bookmarkStart w:id="466" w:name="_Toc38030559"/>
      <w:bookmarkStart w:id="467" w:name="_Toc499543995"/>
      <w:bookmarkStart w:id="468" w:name="_Toc506721209"/>
      <w:bookmarkStart w:id="469" w:name="_Toc497116480"/>
      <w:bookmarkStart w:id="470" w:name="_Hlk496773519"/>
      <w:bookmarkStart w:id="471" w:name="_Toc506721210"/>
      <w:bookmarkEnd w:id="464"/>
      <w:r>
        <w:t>EST/RRH/</w:t>
      </w:r>
      <w:proofErr w:type="spellStart"/>
      <w:r>
        <w:t>PSHLivingSit</w:t>
      </w:r>
      <w:proofErr w:type="spellEnd"/>
      <w:r>
        <w:t xml:space="preserve"> – </w:t>
      </w:r>
      <w:proofErr w:type="spellStart"/>
      <w:r w:rsidRPr="00C52062">
        <w:t>LSAHousehold</w:t>
      </w:r>
      <w:bookmarkEnd w:id="465"/>
      <w:bookmarkEnd w:id="466"/>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72" w:name="_EST/RRH/PSHDestination–_LSAHousehol"/>
      <w:bookmarkStart w:id="473" w:name="_Toc37849785"/>
      <w:bookmarkStart w:id="474" w:name="_Toc38030560"/>
      <w:bookmarkEnd w:id="472"/>
      <w:r>
        <w:t>EST/RRH/</w:t>
      </w:r>
      <w:proofErr w:type="spellStart"/>
      <w:r>
        <w:t>PSHDestination</w:t>
      </w:r>
      <w:proofErr w:type="spellEnd"/>
      <w:r w:rsidR="006F09FD">
        <w:t xml:space="preserve"> </w:t>
      </w:r>
      <w:r>
        <w:t xml:space="preserve">– </w:t>
      </w:r>
      <w:proofErr w:type="spellStart"/>
      <w:r w:rsidRPr="00C52062">
        <w:t>LSAHousehold</w:t>
      </w:r>
      <w:bookmarkEnd w:id="473"/>
      <w:bookmarkEnd w:id="474"/>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475" w:name="_Toc37849786"/>
    </w:p>
    <w:p w14:paraId="62F91D64" w14:textId="77777777" w:rsidR="0019166A" w:rsidRDefault="0019166A" w:rsidP="0088191A">
      <w:pPr>
        <w:pStyle w:val="Heading2"/>
      </w:pPr>
      <w:bookmarkStart w:id="476" w:name="_Toc38030561"/>
      <w:r w:rsidRPr="00EE1280">
        <w:t>EST/RRH/PSH</w:t>
      </w:r>
      <w:r>
        <w:t xml:space="preserve"> Population Identifiers</w:t>
      </w:r>
      <w:bookmarkEnd w:id="475"/>
      <w:bookmarkEnd w:id="476"/>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77" w:name="_Toc37849787"/>
      <w:bookmarkStart w:id="478" w:name="_Toc38030562"/>
      <w:r w:rsidRPr="00EE1280">
        <w:t>System Engagement</w:t>
      </w:r>
      <w:r w:rsidRPr="00C52062">
        <w:t xml:space="preserve"> Status and Return Time</w:t>
      </w:r>
      <w:bookmarkEnd w:id="477"/>
      <w:bookmarkEnd w:id="47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67"/>
    <w:bookmarkEnd w:id="46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469"/>
      <w:bookmarkEnd w:id="470"/>
    </w:tbl>
    <w:p w14:paraId="0E1486B3" w14:textId="77777777" w:rsidR="00300425" w:rsidRDefault="00300425" w:rsidP="008F2C7B"/>
    <w:p w14:paraId="54D9E0C2" w14:textId="71BC3D12" w:rsidR="00466A69" w:rsidRDefault="00466A69" w:rsidP="0088191A">
      <w:pPr>
        <w:pStyle w:val="Heading2"/>
      </w:pPr>
      <w:bookmarkStart w:id="479" w:name="_Dates_Housed_in"/>
      <w:bookmarkStart w:id="480" w:name="_Toc37849788"/>
      <w:bookmarkStart w:id="481" w:name="_Toc38030563"/>
      <w:bookmarkEnd w:id="479"/>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480"/>
      <w:bookmarkEnd w:id="481"/>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82" w:name="_Dates_Housed_in_1"/>
      <w:bookmarkStart w:id="483" w:name="_Toc37849789"/>
      <w:bookmarkStart w:id="484" w:name="_Toc38030564"/>
      <w:bookmarkEnd w:id="482"/>
      <w:r>
        <w:t>Dates Housed in PSH or RRH (</w:t>
      </w:r>
      <w:proofErr w:type="spellStart"/>
      <w:r>
        <w:t>sys_Time</w:t>
      </w:r>
      <w:proofErr w:type="spellEnd"/>
      <w:r>
        <w:t>)</w:t>
      </w:r>
      <w:bookmarkEnd w:id="483"/>
      <w:bookmarkEnd w:id="48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485" w:name="_Toc37849790"/>
      <w:bookmarkStart w:id="486" w:name="_Toc38030565"/>
      <w:r>
        <w:lastRenderedPageBreak/>
        <w:t>Get Last Inactive Date</w:t>
      </w:r>
      <w:bookmarkEnd w:id="485"/>
      <w:bookmarkEnd w:id="48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046859">
      <w:pPr>
        <w:pStyle w:val="ListParagraph"/>
        <w:numPr>
          <w:ilvl w:val="0"/>
          <w:numId w:val="15"/>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FA1DE4">
      <w:pPr>
        <w:pStyle w:val="ListParagraph"/>
        <w:numPr>
          <w:ilvl w:val="1"/>
          <w:numId w:val="15"/>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487" w:name="_Toc37849791"/>
      <w:bookmarkStart w:id="488" w:name="_Toc38030566"/>
      <w:r>
        <w:t>Get Dates of Other System Use (</w:t>
      </w:r>
      <w:proofErr w:type="spellStart"/>
      <w:r>
        <w:t>sys_Time</w:t>
      </w:r>
      <w:proofErr w:type="spellEnd"/>
      <w:r>
        <w:t>)</w:t>
      </w:r>
      <w:bookmarkEnd w:id="487"/>
      <w:bookmarkEnd w:id="48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489" w:name="_Toc37849792"/>
      <w:bookmarkStart w:id="490" w:name="_Toc38030567"/>
      <w:r>
        <w:t>Get Other Dates Homeless from 3.917A/B Living Situation</w:t>
      </w:r>
      <w:bookmarkEnd w:id="489"/>
      <w:bookmarkEnd w:id="49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6970C5">
      <w:pPr>
        <w:pStyle w:val="ListParagraph"/>
        <w:numPr>
          <w:ilvl w:val="6"/>
          <w:numId w:val="74"/>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491" w:name="_Toc37849793"/>
      <w:bookmarkStart w:id="492" w:name="_Toc38030568"/>
      <w:r>
        <w:lastRenderedPageBreak/>
        <w:t xml:space="preserve">Set System Use Days for </w:t>
      </w:r>
      <w:proofErr w:type="spellStart"/>
      <w:r>
        <w:t>LSAHousehold</w:t>
      </w:r>
      <w:bookmarkEnd w:id="491"/>
      <w:bookmarkEnd w:id="49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493" w:name="_Toc29188247"/>
      <w:bookmarkStart w:id="494" w:name="_Toc31197261"/>
      <w:bookmarkStart w:id="495" w:name="_Toc29188248"/>
      <w:bookmarkStart w:id="496" w:name="_Toc31197262"/>
      <w:bookmarkStart w:id="497" w:name="_Toc29188249"/>
      <w:bookmarkStart w:id="498" w:name="_Toc31197263"/>
      <w:bookmarkStart w:id="499" w:name="_Toc29188250"/>
      <w:bookmarkStart w:id="500" w:name="_Toc31197264"/>
      <w:bookmarkStart w:id="501" w:name="_Get_Enrollments_Relevant_1"/>
      <w:bookmarkStart w:id="502" w:name="_Toc34145101"/>
      <w:bookmarkStart w:id="503" w:name="_Toc34145102"/>
      <w:bookmarkStart w:id="504" w:name="_Toc34145103"/>
      <w:bookmarkStart w:id="505" w:name="_Toc34145154"/>
      <w:bookmarkStart w:id="506" w:name="_Toc34145155"/>
      <w:bookmarkStart w:id="507" w:name="_Toc34145182"/>
      <w:bookmarkStart w:id="508" w:name="_Toc34145183"/>
      <w:bookmarkStart w:id="509" w:name="_Toc34145184"/>
      <w:bookmarkStart w:id="510" w:name="_Toc34145185"/>
      <w:bookmarkStart w:id="511" w:name="_Toc34145186"/>
      <w:bookmarkStart w:id="512" w:name="_Toc34145187"/>
      <w:bookmarkStart w:id="513" w:name="_Toc34145188"/>
      <w:bookmarkStart w:id="514" w:name="_Toc34145189"/>
      <w:bookmarkStart w:id="515" w:name="_Toc34145190"/>
      <w:bookmarkStart w:id="516" w:name="_Toc34145191"/>
      <w:bookmarkStart w:id="517" w:name="_Toc34145192"/>
      <w:bookmarkStart w:id="518" w:name="_Toc34145193"/>
      <w:bookmarkStart w:id="519" w:name="_Toc34145194"/>
      <w:bookmarkStart w:id="520" w:name="_Toc34145195"/>
      <w:bookmarkStart w:id="521" w:name="_Toc34145196"/>
      <w:bookmarkStart w:id="522" w:name="_Toc34145197"/>
      <w:bookmarkStart w:id="523" w:name="_Toc34145198"/>
      <w:bookmarkStart w:id="524" w:name="_Toc34145199"/>
      <w:bookmarkStart w:id="525" w:name="_Toc34145200"/>
      <w:bookmarkStart w:id="526" w:name="_Toc34145201"/>
      <w:bookmarkStart w:id="527" w:name="_Toc34145202"/>
      <w:bookmarkStart w:id="528" w:name="_Toc34145203"/>
      <w:bookmarkStart w:id="529" w:name="_Toc34145204"/>
      <w:bookmarkStart w:id="530" w:name="_Toc34145205"/>
      <w:bookmarkStart w:id="531" w:name="_Toc34145206"/>
      <w:bookmarkStart w:id="532" w:name="_Toc34145207"/>
      <w:bookmarkStart w:id="533" w:name="_Toc34145208"/>
      <w:bookmarkStart w:id="534" w:name="_Toc34145209"/>
      <w:bookmarkStart w:id="535" w:name="_Toc34145210"/>
      <w:bookmarkStart w:id="536" w:name="_Toc34145211"/>
      <w:bookmarkStart w:id="537" w:name="_Toc34145212"/>
      <w:bookmarkStart w:id="538" w:name="_Toc34145213"/>
      <w:bookmarkStart w:id="539" w:name="_Toc34145214"/>
      <w:bookmarkStart w:id="540" w:name="_Toc34145215"/>
      <w:bookmarkStart w:id="541" w:name="_Toc34145252"/>
      <w:bookmarkStart w:id="542" w:name="_Toc34145253"/>
      <w:bookmarkStart w:id="543" w:name="_Toc34145254"/>
      <w:bookmarkStart w:id="544" w:name="_Toc34145255"/>
      <w:bookmarkStart w:id="545" w:name="_Toc29188252"/>
      <w:bookmarkStart w:id="546" w:name="_Toc31197266"/>
      <w:bookmarkStart w:id="547" w:name="_Get_Last_Inactive"/>
      <w:bookmarkStart w:id="548" w:name="_Toc34145256"/>
      <w:bookmarkStart w:id="549" w:name="_Toc34145257"/>
      <w:bookmarkStart w:id="550" w:name="_Toc34145258"/>
      <w:bookmarkStart w:id="551" w:name="_Toc34145283"/>
      <w:bookmarkStart w:id="552" w:name="_Toc34145288"/>
      <w:bookmarkStart w:id="553" w:name="_Toc34145289"/>
      <w:bookmarkStart w:id="554" w:name="_Toc34145290"/>
      <w:bookmarkStart w:id="555" w:name="_Toc34145291"/>
      <w:bookmarkStart w:id="556" w:name="_Toc34145292"/>
      <w:bookmarkStart w:id="557" w:name="_Toc34145293"/>
      <w:bookmarkStart w:id="558" w:name="_Toc34145294"/>
      <w:bookmarkStart w:id="559" w:name="_Toc525229485"/>
      <w:bookmarkStart w:id="560" w:name="_Toc34145295"/>
      <w:bookmarkStart w:id="561" w:name="_Toc34145296"/>
      <w:bookmarkStart w:id="562" w:name="_Toc34145297"/>
      <w:bookmarkStart w:id="563" w:name="_Toc34145326"/>
      <w:bookmarkStart w:id="564" w:name="_Toc34145327"/>
      <w:bookmarkStart w:id="565" w:name="_Toc34145338"/>
      <w:bookmarkStart w:id="566" w:name="_Toc34145339"/>
      <w:bookmarkStart w:id="567" w:name="_Toc34145340"/>
      <w:bookmarkStart w:id="568" w:name="_Toc34145341"/>
      <w:bookmarkStart w:id="569" w:name="_Toc34145342"/>
      <w:bookmarkStart w:id="570" w:name="_Toc34145343"/>
      <w:bookmarkStart w:id="571" w:name="_Toc34145344"/>
      <w:bookmarkStart w:id="572" w:name="_Toc34145360"/>
      <w:bookmarkStart w:id="573" w:name="_Toc34145386"/>
      <w:bookmarkStart w:id="574" w:name="_Toc34145387"/>
      <w:bookmarkStart w:id="575" w:name="_Toc34145388"/>
      <w:bookmarkStart w:id="576" w:name="_Toc34145423"/>
      <w:bookmarkStart w:id="577" w:name="_Toc34145424"/>
      <w:bookmarkStart w:id="578" w:name="_Toc34145435"/>
      <w:bookmarkStart w:id="579" w:name="_Toc34145436"/>
      <w:bookmarkStart w:id="580" w:name="_Toc34145437"/>
      <w:bookmarkStart w:id="581" w:name="_Toc34145438"/>
      <w:bookmarkStart w:id="582" w:name="_Toc34145439"/>
      <w:bookmarkStart w:id="583" w:name="_Toc34145440"/>
      <w:bookmarkStart w:id="584" w:name="_Toc34145441"/>
      <w:bookmarkStart w:id="585" w:name="_Toc34145442"/>
      <w:bookmarkStart w:id="586" w:name="_Toc34145443"/>
      <w:bookmarkStart w:id="587" w:name="_Toc34145444"/>
      <w:bookmarkStart w:id="588" w:name="_Toc34145445"/>
      <w:bookmarkStart w:id="589" w:name="_Toc34145446"/>
      <w:bookmarkStart w:id="590" w:name="_Toc34145447"/>
      <w:bookmarkStart w:id="591" w:name="_Toc34145448"/>
      <w:bookmarkStart w:id="592" w:name="_Toc34145449"/>
      <w:bookmarkStart w:id="593" w:name="_Toc34145450"/>
      <w:bookmarkStart w:id="594" w:name="_Toc34145451"/>
      <w:bookmarkStart w:id="595" w:name="_Toc34145452"/>
      <w:bookmarkStart w:id="596" w:name="_Toc34145463"/>
      <w:bookmarkStart w:id="597" w:name="_Toc34145464"/>
      <w:bookmarkStart w:id="598" w:name="_Toc34145465"/>
      <w:bookmarkStart w:id="599" w:name="_Toc34145466"/>
      <w:bookmarkStart w:id="600" w:name="_Toc34145489"/>
      <w:bookmarkStart w:id="601" w:name="_Toc34145490"/>
      <w:bookmarkStart w:id="602" w:name="_Toc34145491"/>
      <w:bookmarkStart w:id="603" w:name="_Toc34145492"/>
      <w:bookmarkStart w:id="604" w:name="_Toc34145493"/>
      <w:bookmarkStart w:id="605" w:name="_Toc34145494"/>
      <w:bookmarkStart w:id="606" w:name="_Toc34145495"/>
      <w:bookmarkStart w:id="607" w:name="_Toc34145496"/>
      <w:bookmarkStart w:id="608" w:name="_Toc34145497"/>
      <w:bookmarkStart w:id="609" w:name="_Toc34145498"/>
      <w:bookmarkStart w:id="610" w:name="_Toc34145499"/>
      <w:bookmarkStart w:id="611" w:name="_Toc34145500"/>
      <w:bookmarkStart w:id="612" w:name="_Toc34145501"/>
      <w:bookmarkStart w:id="613" w:name="_Toc34145502"/>
      <w:bookmarkStart w:id="614" w:name="_Toc34145503"/>
      <w:bookmarkStart w:id="615" w:name="_Toc34145504"/>
      <w:bookmarkStart w:id="616" w:name="_Toc34145505"/>
      <w:bookmarkStart w:id="617" w:name="_Toc34145506"/>
      <w:bookmarkStart w:id="618" w:name="_Toc34145507"/>
      <w:bookmarkStart w:id="619" w:name="_Toc34145508"/>
      <w:bookmarkStart w:id="620" w:name="_Toc34145509"/>
      <w:bookmarkStart w:id="621" w:name="_Toc34145510"/>
      <w:bookmarkStart w:id="622" w:name="_Toc34145511"/>
      <w:bookmarkStart w:id="623" w:name="_Toc34145512"/>
      <w:bookmarkStart w:id="624" w:name="_Toc34145513"/>
      <w:bookmarkStart w:id="625" w:name="_Toc34145514"/>
      <w:bookmarkStart w:id="626" w:name="_Toc34145515"/>
      <w:bookmarkStart w:id="627" w:name="_Toc34145516"/>
      <w:bookmarkStart w:id="628" w:name="_Toc34145517"/>
      <w:bookmarkStart w:id="629" w:name="_Toc34145518"/>
      <w:bookmarkStart w:id="630" w:name="_Toc34145519"/>
      <w:bookmarkStart w:id="631" w:name="_Toc525229489"/>
      <w:bookmarkStart w:id="632" w:name="_Toc525229490"/>
      <w:bookmarkStart w:id="633" w:name="_Toc525229491"/>
      <w:bookmarkStart w:id="634" w:name="_Toc525229492"/>
      <w:bookmarkStart w:id="635" w:name="_Toc525229493"/>
      <w:bookmarkStart w:id="636" w:name="_Toc525229494"/>
      <w:bookmarkStart w:id="637" w:name="_Toc525229495"/>
      <w:bookmarkStart w:id="638" w:name="_Toc525229496"/>
      <w:bookmarkStart w:id="639" w:name="_Toc525229497"/>
      <w:bookmarkStart w:id="640" w:name="_Update_ESHStatus_and"/>
      <w:bookmarkStart w:id="641" w:name="_Update_EST/RRH/PSHStatus"/>
      <w:bookmarkStart w:id="642" w:name="_Toc37849794"/>
      <w:bookmarkStart w:id="643" w:name="_Toc38030569"/>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r>
        <w:t>Update EST</w:t>
      </w:r>
      <w:r w:rsidR="000C20AF">
        <w:t>/</w:t>
      </w:r>
      <w:r>
        <w:t>RRH</w:t>
      </w:r>
      <w:r w:rsidR="000C20AF">
        <w:t>/</w:t>
      </w:r>
      <w:proofErr w:type="spellStart"/>
      <w:r w:rsidR="000C20AF">
        <w:t>PSH</w:t>
      </w:r>
      <w:r>
        <w:t>Status</w:t>
      </w:r>
      <w:bookmarkEnd w:id="642"/>
      <w:bookmarkEnd w:id="64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644" w:name="_Toc37849795"/>
      <w:bookmarkStart w:id="645" w:name="_Toc38030570"/>
      <w:r w:rsidRPr="0088191A">
        <w:t>Set EST/RRH/PSHAHAR</w:t>
      </w:r>
      <w:bookmarkEnd w:id="644"/>
      <w:bookmarkEnd w:id="645"/>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646" w:name="_Toc37849796"/>
      <w:bookmarkStart w:id="647" w:name="_Toc38030571"/>
      <w:r>
        <w:t xml:space="preserve">Set </w:t>
      </w:r>
      <w:proofErr w:type="spellStart"/>
      <w:r>
        <w:t>SystemPath</w:t>
      </w:r>
      <w:proofErr w:type="spellEnd"/>
      <w:r>
        <w:t xml:space="preserve"> for </w:t>
      </w:r>
      <w:proofErr w:type="spellStart"/>
      <w:r>
        <w:t>LSAHousehold</w:t>
      </w:r>
      <w:bookmarkEnd w:id="646"/>
      <w:bookmarkEnd w:id="64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48" w:name="_HMIS_Business_Logic:_3"/>
      <w:bookmarkStart w:id="649" w:name="_Toc37849797"/>
      <w:bookmarkStart w:id="650" w:name="_Toc38030572"/>
      <w:bookmarkEnd w:id="648"/>
      <w:proofErr w:type="spellStart"/>
      <w:r>
        <w:t>LSAHousehold</w:t>
      </w:r>
      <w:bookmarkEnd w:id="649"/>
      <w:bookmarkEnd w:id="65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651" w:name="_HMIS_Business_Logic:_5"/>
      <w:bookmarkStart w:id="652" w:name="_Toc37849798"/>
      <w:bookmarkStart w:id="653" w:name="_Toc38030573"/>
      <w:bookmarkEnd w:id="651"/>
      <w:r w:rsidRPr="00C52062">
        <w:lastRenderedPageBreak/>
        <w:t>HMIS Business Logic</w:t>
      </w:r>
      <w:r>
        <w:t>:  LSAExit</w:t>
      </w:r>
      <w:bookmarkEnd w:id="652"/>
      <w:bookmarkEnd w:id="653"/>
    </w:p>
    <w:p w14:paraId="73967B66" w14:textId="71A17AB4" w:rsidR="007B5290" w:rsidRDefault="007B5290" w:rsidP="007B5290">
      <w:bookmarkStart w:id="654" w:name="_Toc34145524"/>
      <w:bookmarkStart w:id="655" w:name="_Toc34145525"/>
      <w:bookmarkStart w:id="656" w:name="_Toc34145526"/>
      <w:bookmarkStart w:id="657" w:name="_Toc34145527"/>
      <w:bookmarkEnd w:id="654"/>
      <w:bookmarkEnd w:id="655"/>
      <w:bookmarkEnd w:id="656"/>
      <w:bookmarkEnd w:id="65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58" w:name="_Identify_Qualifying_Exits"/>
      <w:bookmarkStart w:id="659" w:name="_Toc37849799"/>
      <w:bookmarkStart w:id="660" w:name="_Toc38030574"/>
      <w:bookmarkEnd w:id="658"/>
      <w:r>
        <w:t xml:space="preserve">Identify </w:t>
      </w:r>
      <w:r w:rsidR="0031059A">
        <w:t>Qualifying</w:t>
      </w:r>
      <w:r w:rsidR="00D96057">
        <w:t xml:space="preserve"> Exits</w:t>
      </w:r>
      <w:r w:rsidR="002C5DCB">
        <w:t xml:space="preserve"> </w:t>
      </w:r>
      <w:r w:rsidR="00DB35F0">
        <w:t>in Exit Cohort Periods</w:t>
      </w:r>
      <w:bookmarkEnd w:id="659"/>
      <w:bookmarkEnd w:id="66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661" w:name="_Toc37973285"/>
      <w:bookmarkStart w:id="662" w:name="_Toc37973840"/>
      <w:bookmarkStart w:id="663" w:name="_Toc37974391"/>
      <w:bookmarkStart w:id="664" w:name="_Toc37974943"/>
      <w:bookmarkStart w:id="665" w:name="_Toc37973841"/>
      <w:bookmarkStart w:id="666" w:name="_Toc37974392"/>
      <w:bookmarkStart w:id="667" w:name="_Toc37974944"/>
      <w:bookmarkStart w:id="668" w:name="_Toc31197276"/>
      <w:bookmarkStart w:id="669" w:name="_Toc31197277"/>
      <w:bookmarkStart w:id="670" w:name="_Toc31197278"/>
      <w:bookmarkStart w:id="671" w:name="_Toc31197279"/>
      <w:bookmarkStart w:id="672" w:name="_Toc31197280"/>
      <w:bookmarkStart w:id="673" w:name="_Toc31197281"/>
      <w:bookmarkStart w:id="674" w:name="_Toc37973417"/>
      <w:bookmarkStart w:id="675" w:name="_Toc37973970"/>
      <w:bookmarkStart w:id="676" w:name="_Toc37974521"/>
      <w:bookmarkStart w:id="677" w:name="_Toc37975073"/>
      <w:bookmarkStart w:id="678" w:name="_Toc37849800"/>
      <w:bookmarkStart w:id="679" w:name="_Toc38030575"/>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r>
        <w:t xml:space="preserve">Select </w:t>
      </w:r>
      <w:r w:rsidR="00BE4030">
        <w:t>Reportable Exits</w:t>
      </w:r>
      <w:bookmarkEnd w:id="678"/>
      <w:bookmarkEnd w:id="67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680" w:name="_Toc34145531"/>
      <w:bookmarkStart w:id="681" w:name="_Toc34145532"/>
      <w:bookmarkStart w:id="682" w:name="_Toc34145533"/>
      <w:bookmarkStart w:id="683" w:name="_Toc34145534"/>
      <w:bookmarkStart w:id="684" w:name="_Toc34145555"/>
      <w:bookmarkStart w:id="685" w:name="_Toc34145628"/>
      <w:bookmarkStart w:id="686" w:name="_Toc34145629"/>
      <w:bookmarkStart w:id="687" w:name="_Toc34145630"/>
      <w:bookmarkStart w:id="688" w:name="_Toc34145631"/>
      <w:bookmarkStart w:id="689" w:name="_Toc34145632"/>
      <w:bookmarkStart w:id="690" w:name="_Toc34145633"/>
      <w:bookmarkStart w:id="691" w:name="_Toc34145674"/>
      <w:bookmarkStart w:id="692" w:name="_Toc37849801"/>
      <w:bookmarkStart w:id="693" w:name="_Toc38030576"/>
      <w:bookmarkEnd w:id="680"/>
      <w:bookmarkEnd w:id="681"/>
      <w:bookmarkEnd w:id="682"/>
      <w:bookmarkEnd w:id="683"/>
      <w:bookmarkEnd w:id="684"/>
      <w:bookmarkEnd w:id="685"/>
      <w:bookmarkEnd w:id="686"/>
      <w:bookmarkEnd w:id="687"/>
      <w:bookmarkEnd w:id="688"/>
      <w:bookmarkEnd w:id="689"/>
      <w:bookmarkEnd w:id="690"/>
      <w:bookmarkEnd w:id="691"/>
      <w:r>
        <w:lastRenderedPageBreak/>
        <w:t xml:space="preserve">Set </w:t>
      </w:r>
      <w:proofErr w:type="spellStart"/>
      <w:r w:rsidR="0018056C" w:rsidRPr="00655B0F">
        <w:t>ReturnTime</w:t>
      </w:r>
      <w:proofErr w:type="spellEnd"/>
      <w:r>
        <w:t xml:space="preserve"> for Exit Cohort Households</w:t>
      </w:r>
      <w:bookmarkEnd w:id="692"/>
      <w:bookmarkEnd w:id="69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CE5FB2">
        <w:trPr>
          <w:cantSplit/>
          <w:trHeight w:val="216"/>
        </w:trPr>
        <w:tc>
          <w:tcPr>
            <w:tcW w:w="9625" w:type="dxa"/>
            <w:shd w:val="clear" w:color="auto" w:fill="FDE9D9" w:themeFill="accent6" w:themeFillTint="33"/>
          </w:tcPr>
          <w:p w14:paraId="56076B96" w14:textId="115213E9" w:rsidR="008A78FD" w:rsidRPr="00B06FDF" w:rsidRDefault="008A78FD" w:rsidP="00CE5FB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CE5FB2">
        <w:trPr>
          <w:cantSplit/>
          <w:trHeight w:val="216"/>
        </w:trPr>
        <w:tc>
          <w:tcPr>
            <w:tcW w:w="9625" w:type="dxa"/>
            <w:shd w:val="clear" w:color="auto" w:fill="auto"/>
          </w:tcPr>
          <w:p w14:paraId="0F531FE6" w14:textId="6C665B21" w:rsidR="008A78FD" w:rsidRPr="002F0D32" w:rsidRDefault="008A78FD" w:rsidP="00CE5FB2">
            <w:pPr>
              <w:pStyle w:val="NoSpacing"/>
              <w:rPr>
                <w:bCs/>
              </w:rPr>
            </w:pPr>
            <w:r>
              <w:rPr>
                <w:rFonts w:cstheme="minorHAnsi"/>
                <w:bCs/>
              </w:rPr>
              <w:t>HHTy</w:t>
            </w:r>
            <w:r w:rsidR="0065728A">
              <w:rPr>
                <w:rFonts w:cstheme="minorHAnsi"/>
                <w:bCs/>
              </w:rPr>
              <w:t>pe</w:t>
            </w:r>
          </w:p>
        </w:tc>
      </w:tr>
      <w:tr w:rsidR="008A78FD" w:rsidRPr="00323F4A" w14:paraId="47F5F05B" w14:textId="77777777" w:rsidTr="00CE5FB2">
        <w:trPr>
          <w:cantSplit/>
          <w:trHeight w:val="216"/>
        </w:trPr>
        <w:tc>
          <w:tcPr>
            <w:tcW w:w="9625" w:type="dxa"/>
            <w:shd w:val="clear" w:color="auto" w:fill="auto"/>
          </w:tcPr>
          <w:p w14:paraId="061753C9" w14:textId="2FD52015" w:rsidR="008A78FD" w:rsidRPr="002F0D32" w:rsidRDefault="0065728A" w:rsidP="00CE5FB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4970B9">
      <w:pPr>
        <w:pStyle w:val="ListParagraph"/>
        <w:numPr>
          <w:ilvl w:val="0"/>
          <w:numId w:val="58"/>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694" w:name="_Toc511182504"/>
      <w:bookmarkStart w:id="695" w:name="_Set_Population_Identifiers"/>
      <w:bookmarkStart w:id="696" w:name="_Toc37849802"/>
      <w:bookmarkStart w:id="697" w:name="_Toc38030577"/>
      <w:bookmarkEnd w:id="694"/>
      <w:bookmarkEnd w:id="695"/>
      <w:r>
        <w:t>Set Population Identifiers for Exit Cohort Households</w:t>
      </w:r>
      <w:bookmarkEnd w:id="696"/>
      <w:bookmarkEnd w:id="697"/>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698" w:name="_Toc37849803"/>
      <w:bookmarkStart w:id="699" w:name="_Toc38030578"/>
      <w:r>
        <w:lastRenderedPageBreak/>
        <w:t xml:space="preserve">Set </w:t>
      </w:r>
      <w:r w:rsidR="001C6307">
        <w:t xml:space="preserve">System Engagement </w:t>
      </w:r>
      <w:r w:rsidR="00EB1AA1">
        <w:t>Stat</w:t>
      </w:r>
      <w:r w:rsidR="001C6307">
        <w:t>us</w:t>
      </w:r>
      <w:r w:rsidR="00EB1AA1">
        <w:t xml:space="preserve"> for Exit Cohort Households</w:t>
      </w:r>
      <w:bookmarkEnd w:id="698"/>
      <w:bookmarkEnd w:id="69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00" w:name="_Set_SystemPath_for"/>
      <w:bookmarkEnd w:id="700"/>
    </w:p>
    <w:p w14:paraId="041815E9" w14:textId="3310CFE4" w:rsidR="0034252A" w:rsidRPr="00000B20" w:rsidRDefault="0034252A" w:rsidP="0088191A">
      <w:pPr>
        <w:pStyle w:val="Heading2"/>
      </w:pPr>
      <w:bookmarkStart w:id="701" w:name="_Toc37973422"/>
      <w:bookmarkStart w:id="702" w:name="_Toc37973975"/>
      <w:bookmarkStart w:id="703" w:name="_Toc37974526"/>
      <w:bookmarkStart w:id="704" w:name="_Toc37975078"/>
      <w:bookmarkStart w:id="705" w:name="_Toc37973500"/>
      <w:bookmarkStart w:id="706" w:name="_Toc37974053"/>
      <w:bookmarkStart w:id="707" w:name="_Toc37974604"/>
      <w:bookmarkStart w:id="708" w:name="_Toc37975156"/>
      <w:bookmarkStart w:id="709" w:name="_Toc37973564"/>
      <w:bookmarkStart w:id="710" w:name="_Toc37974117"/>
      <w:bookmarkStart w:id="711" w:name="_Toc37974668"/>
      <w:bookmarkStart w:id="712" w:name="_Toc37975157"/>
      <w:bookmarkStart w:id="713" w:name="_Toc37975196"/>
      <w:bookmarkStart w:id="714" w:name="_Toc37849805"/>
      <w:bookmarkStart w:id="715" w:name="_Toc38030579"/>
      <w:bookmarkEnd w:id="471"/>
      <w:bookmarkEnd w:id="701"/>
      <w:bookmarkEnd w:id="702"/>
      <w:bookmarkEnd w:id="703"/>
      <w:bookmarkEnd w:id="704"/>
      <w:bookmarkEnd w:id="705"/>
      <w:bookmarkEnd w:id="706"/>
      <w:bookmarkEnd w:id="707"/>
      <w:bookmarkEnd w:id="708"/>
      <w:bookmarkEnd w:id="709"/>
      <w:bookmarkEnd w:id="710"/>
      <w:bookmarkEnd w:id="711"/>
      <w:bookmarkEnd w:id="712"/>
      <w:bookmarkEnd w:id="713"/>
      <w:r w:rsidRPr="00000B20">
        <w:t>Last Inactive Date</w:t>
      </w:r>
      <w:r w:rsidR="00343642" w:rsidRPr="00000B20">
        <w:t xml:space="preserve"> for Exit Cohorts</w:t>
      </w:r>
      <w:bookmarkEnd w:id="714"/>
      <w:bookmarkEnd w:id="71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16" w:name="_Toc37849806"/>
      <w:bookmarkStart w:id="717" w:name="_Toc38030580"/>
      <w:r w:rsidRPr="00000B20">
        <w:t xml:space="preserve">Set </w:t>
      </w:r>
      <w:proofErr w:type="spellStart"/>
      <w:r w:rsidRPr="00000B20">
        <w:t>SystemPath</w:t>
      </w:r>
      <w:proofErr w:type="spellEnd"/>
      <w:r w:rsidRPr="00000B20">
        <w:t xml:space="preserve"> for LSAExit</w:t>
      </w:r>
      <w:bookmarkEnd w:id="716"/>
      <w:bookmarkEnd w:id="71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007AB5">
      <w:pPr>
        <w:pStyle w:val="ListParagraph"/>
        <w:numPr>
          <w:ilvl w:val="0"/>
          <w:numId w:val="76"/>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007AB5">
      <w:pPr>
        <w:pStyle w:val="ListParagraph"/>
        <w:numPr>
          <w:ilvl w:val="0"/>
          <w:numId w:val="76"/>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EB0196">
      <w:pPr>
        <w:pStyle w:val="ListParagraph"/>
        <w:numPr>
          <w:ilvl w:val="0"/>
          <w:numId w:val="59"/>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EB0196">
      <w:pPr>
        <w:pStyle w:val="ListParagraph"/>
        <w:numPr>
          <w:ilvl w:val="0"/>
          <w:numId w:val="59"/>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18" w:name="_LSACalculated_Population_Identifier_1"/>
      <w:bookmarkStart w:id="719" w:name="_Toc31197328"/>
      <w:bookmarkStart w:id="720" w:name="_Toc31197329"/>
      <w:bookmarkStart w:id="721" w:name="_Toc31197330"/>
      <w:bookmarkStart w:id="722" w:name="_Toc31197331"/>
      <w:bookmarkStart w:id="723" w:name="_Toc31197332"/>
      <w:bookmarkStart w:id="724" w:name="_Toc31197333"/>
      <w:bookmarkStart w:id="725" w:name="_Toc31197334"/>
      <w:bookmarkStart w:id="726" w:name="_Toc31197335"/>
      <w:bookmarkStart w:id="727" w:name="_Toc31197336"/>
      <w:bookmarkStart w:id="728" w:name="_Toc511743960"/>
      <w:bookmarkStart w:id="729" w:name="_Toc511743961"/>
      <w:bookmarkStart w:id="730" w:name="_Toc511743962"/>
      <w:bookmarkStart w:id="731" w:name="_Toc511743983"/>
      <w:bookmarkStart w:id="732" w:name="_Toc511743984"/>
      <w:bookmarkStart w:id="733" w:name="_Toc511743985"/>
      <w:bookmarkStart w:id="734" w:name="_Toc511743986"/>
      <w:bookmarkStart w:id="735" w:name="_Toc511743987"/>
      <w:bookmarkStart w:id="736" w:name="_Toc511743988"/>
      <w:bookmarkStart w:id="737" w:name="_Toc511743989"/>
      <w:bookmarkStart w:id="738" w:name="_Toc511743990"/>
      <w:bookmarkStart w:id="739" w:name="_Toc511744006"/>
      <w:bookmarkStart w:id="740" w:name="_Toc511744007"/>
      <w:bookmarkStart w:id="741" w:name="_Toc511744008"/>
      <w:bookmarkStart w:id="742" w:name="_Toc511744009"/>
      <w:bookmarkStart w:id="743" w:name="_Get_LSACalculated_Population"/>
      <w:bookmarkStart w:id="744" w:name="_LSACalculated_Population_Identifier"/>
      <w:bookmarkStart w:id="745" w:name="_Toc31197397"/>
      <w:bookmarkStart w:id="746" w:name="_Toc31197398"/>
      <w:bookmarkStart w:id="747" w:name="_Toc31197399"/>
      <w:bookmarkStart w:id="748" w:name="_Toc31197400"/>
      <w:bookmarkStart w:id="749" w:name="_Toc31197401"/>
      <w:bookmarkStart w:id="750" w:name="_Toc31197402"/>
      <w:bookmarkStart w:id="751" w:name="_Toc31197403"/>
      <w:bookmarkStart w:id="752" w:name="_Toc31197404"/>
      <w:bookmarkStart w:id="753" w:name="_Toc31197405"/>
      <w:bookmarkStart w:id="754" w:name="_Toc511744151"/>
      <w:bookmarkStart w:id="755" w:name="_Toc511744152"/>
      <w:bookmarkStart w:id="756" w:name="_Toc511744153"/>
      <w:bookmarkStart w:id="757" w:name="_Toc511744154"/>
      <w:bookmarkStart w:id="758" w:name="_Toc511744155"/>
      <w:bookmarkStart w:id="759" w:name="_Toc511744156"/>
      <w:bookmarkStart w:id="760" w:name="_Toc511744181"/>
      <w:bookmarkStart w:id="761" w:name="_Toc511744182"/>
      <w:bookmarkStart w:id="762" w:name="_Toc511744250"/>
      <w:bookmarkStart w:id="763" w:name="_Toc511744251"/>
      <w:bookmarkStart w:id="764" w:name="_Toc511744252"/>
      <w:bookmarkStart w:id="765" w:name="_Toc31197822"/>
      <w:bookmarkStart w:id="766" w:name="_Toc31197823"/>
      <w:bookmarkStart w:id="767" w:name="_Toc31197824"/>
      <w:bookmarkStart w:id="768" w:name="_Toc31197825"/>
      <w:bookmarkStart w:id="769" w:name="_Toc31197826"/>
      <w:bookmarkStart w:id="770" w:name="_Toc31197827"/>
      <w:bookmarkStart w:id="771" w:name="_Toc31197828"/>
      <w:bookmarkStart w:id="772" w:name="_Toc31197829"/>
      <w:bookmarkStart w:id="773" w:name="_Toc31197830"/>
      <w:bookmarkStart w:id="774" w:name="_Toc511744338"/>
      <w:bookmarkStart w:id="775" w:name="_Toc31198235"/>
      <w:bookmarkStart w:id="776" w:name="_Toc37849807"/>
      <w:bookmarkStart w:id="777" w:name="_Toc38030581"/>
      <w:bookmarkStart w:id="778" w:name="_Toc506721211"/>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t>LSAExit</w:t>
      </w:r>
      <w:bookmarkEnd w:id="776"/>
      <w:bookmarkEnd w:id="77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779" w:name="_HMIS_Business_Logic:_6"/>
      <w:bookmarkStart w:id="780" w:name="_Toc37849808"/>
      <w:bookmarkEnd w:id="77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781" w:name="_Toc38030582"/>
      <w:r w:rsidRPr="00C52062">
        <w:lastRenderedPageBreak/>
        <w:t>HMIS Business Logic</w:t>
      </w:r>
      <w:r>
        <w:t xml:space="preserve">: </w:t>
      </w:r>
      <w:proofErr w:type="spellStart"/>
      <w:r>
        <w:t>LSACalculated</w:t>
      </w:r>
      <w:bookmarkEnd w:id="780"/>
      <w:bookmarkEnd w:id="781"/>
      <w:proofErr w:type="spellEnd"/>
    </w:p>
    <w:p w14:paraId="21E1FB90" w14:textId="0FE8C2E2" w:rsidR="002B6231" w:rsidRPr="00C52062" w:rsidRDefault="002B6231" w:rsidP="0088191A">
      <w:pPr>
        <w:pStyle w:val="Heading2"/>
      </w:pPr>
      <w:bookmarkStart w:id="782" w:name="_Get_Average_Days_3"/>
      <w:bookmarkStart w:id="783" w:name="_Toc37849809"/>
      <w:bookmarkStart w:id="784" w:name="_Toc38030583"/>
      <w:bookmarkEnd w:id="782"/>
      <w:r w:rsidRPr="00C52062">
        <w:t xml:space="preserve">Get Average Days for </w:t>
      </w:r>
      <w:r>
        <w:t>Length of Time Homeless</w:t>
      </w:r>
      <w:bookmarkEnd w:id="778"/>
      <w:bookmarkEnd w:id="783"/>
      <w:bookmarkEnd w:id="78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lastRenderedPageBreak/>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lastRenderedPageBreak/>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lastRenderedPageBreak/>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785" w:name="_Toc31198237"/>
      <w:bookmarkStart w:id="786" w:name="_Toc31198238"/>
      <w:bookmarkEnd w:id="785"/>
      <w:bookmarkEnd w:id="78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787" w:name="_Toc37849810"/>
      <w:bookmarkStart w:id="788" w:name="_Toc38030584"/>
      <w:r w:rsidRPr="00C52062">
        <w:t xml:space="preserve">Get Average Days for </w:t>
      </w:r>
      <w:r>
        <w:t>Length of Time Homeless by System Path</w:t>
      </w:r>
      <w:bookmarkEnd w:id="787"/>
      <w:bookmarkEnd w:id="78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lastRenderedPageBreak/>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789" w:name="_Toc31198693"/>
      <w:bookmarkStart w:id="790" w:name="_Get_Average_Days_1"/>
      <w:bookmarkStart w:id="791" w:name="_Toc506721212"/>
      <w:bookmarkEnd w:id="789"/>
      <w:bookmarkEnd w:id="79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792" w:name="_Toc37849811"/>
      <w:bookmarkStart w:id="793" w:name="_Toc38030585"/>
      <w:r w:rsidRPr="00C52062">
        <w:t>Get Average Days for Cumulative Length of Time Housed in PSH</w:t>
      </w:r>
      <w:bookmarkEnd w:id="791"/>
      <w:bookmarkEnd w:id="792"/>
      <w:bookmarkEnd w:id="79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794" w:name="_Toc34145685"/>
      <w:bookmarkStart w:id="795" w:name="_Toc34145686"/>
      <w:bookmarkStart w:id="796" w:name="_Get_Average_Days_2"/>
      <w:bookmarkStart w:id="797" w:name="_Toc506721213"/>
      <w:bookmarkStart w:id="798" w:name="_Toc37849812"/>
      <w:bookmarkStart w:id="799" w:name="_Toc38030586"/>
      <w:bookmarkEnd w:id="794"/>
      <w:bookmarkEnd w:id="795"/>
      <w:bookmarkEnd w:id="796"/>
      <w:r w:rsidRPr="00C52062">
        <w:t>Get Average Days for Length of Time in RRH Projects</w:t>
      </w:r>
      <w:bookmarkEnd w:id="797"/>
      <w:bookmarkEnd w:id="798"/>
      <w:bookmarkEnd w:id="79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lastRenderedPageBreak/>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00"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01" w:name="_Toc34145696"/>
      <w:bookmarkStart w:id="802" w:name="_Toc34145697"/>
      <w:bookmarkStart w:id="803" w:name="_Toc506721215"/>
      <w:bookmarkStart w:id="804" w:name="_Toc37849813"/>
      <w:bookmarkStart w:id="805" w:name="_Toc38030587"/>
      <w:bookmarkEnd w:id="800"/>
      <w:bookmarkEnd w:id="801"/>
      <w:bookmarkEnd w:id="802"/>
      <w:r w:rsidRPr="00C52062">
        <w:t>Get Average Days to Return/Re-engage by Last Project Type</w:t>
      </w:r>
      <w:bookmarkEnd w:id="803"/>
      <w:bookmarkEnd w:id="804"/>
      <w:bookmarkEnd w:id="8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lastRenderedPageBreak/>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06" w:name="_Get_Average_Days"/>
      <w:bookmarkStart w:id="807" w:name="_Toc37973614"/>
      <w:bookmarkStart w:id="808" w:name="_Toc37974167"/>
      <w:bookmarkStart w:id="809" w:name="_Toc37974718"/>
      <w:bookmarkStart w:id="810" w:name="_Toc37975206"/>
      <w:bookmarkStart w:id="811" w:name="_Toc37849814"/>
      <w:bookmarkStart w:id="812" w:name="_Toc38030588"/>
      <w:bookmarkStart w:id="813" w:name="_Toc506721216"/>
      <w:bookmarkEnd w:id="806"/>
      <w:bookmarkEnd w:id="807"/>
      <w:bookmarkEnd w:id="808"/>
      <w:bookmarkEnd w:id="809"/>
      <w:bookmarkEnd w:id="810"/>
      <w:r w:rsidRPr="00C52062">
        <w:t>Get Average Days to Return/Re-engage by Population</w:t>
      </w:r>
      <w:bookmarkEnd w:id="811"/>
      <w:bookmarkEnd w:id="81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19100FC8" w:rsidR="007E0905" w:rsidRPr="00D023FD" w:rsidRDefault="007E0905" w:rsidP="00B64929">
      <w:r w:rsidRPr="005E354D">
        <w:t xml:space="preserve">The value of </w:t>
      </w:r>
      <w:proofErr w:type="spellStart"/>
      <w:r w:rsidRPr="005E354D">
        <w:rPr>
          <w:b/>
        </w:rPr>
        <w:t>SystemPath</w:t>
      </w:r>
      <w:proofErr w:type="spellEnd"/>
      <w:r w:rsidRPr="005E354D">
        <w:t xml:space="preserve"> </w:t>
      </w:r>
      <w:ins w:id="814" w:author="Molly McEvilley" w:date="2020-07-23T09:55:00Z">
        <w:r w:rsidR="00254A27">
          <w:t xml:space="preserve">for </w:t>
        </w:r>
        <w:proofErr w:type="spellStart"/>
        <w:r w:rsidR="00254A27">
          <w:t>LSACalculated</w:t>
        </w:r>
        <w:proofErr w:type="spellEnd"/>
        <w:r w:rsidR="00254A27">
          <w:t xml:space="preserve"> </w:t>
        </w:r>
      </w:ins>
      <w:r w:rsidRPr="005E354D">
        <w:t>should be -1 for these records</w:t>
      </w:r>
      <w:ins w:id="815" w:author="Molly McEvilley" w:date="2020-07-23T09:55:00Z">
        <w:r w:rsidR="00ED33A6">
          <w:t xml:space="preserve">; </w:t>
        </w:r>
      </w:ins>
      <w:ins w:id="816" w:author="Molly McEvilley" w:date="2020-07-23T09:56:00Z">
        <w:r w:rsidR="00ED33A6">
          <w:t xml:space="preserve">averages include all records regardless of </w:t>
        </w:r>
        <w:proofErr w:type="spellStart"/>
        <w:r w:rsidR="00ED33A6" w:rsidRPr="00E2563D">
          <w:rPr>
            <w:b/>
            <w:bCs/>
          </w:rPr>
          <w:t>SystemPath</w:t>
        </w:r>
        <w:proofErr w:type="spellEnd"/>
        <w:r w:rsidR="00ED33A6">
          <w:t xml:space="preserve"> </w:t>
        </w:r>
        <w:r w:rsidR="001A3E74">
          <w:t xml:space="preserve">value in </w:t>
        </w:r>
        <w:proofErr w:type="gramStart"/>
        <w:r w:rsidR="001A3E74">
          <w:t>LSAExit.</w:t>
        </w:r>
      </w:ins>
      <w:r w:rsidRPr="005E354D">
        <w:t>.</w:t>
      </w:r>
      <w:proofErr w:type="gramEnd"/>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lastRenderedPageBreak/>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lastRenderedPageBreak/>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lastRenderedPageBreak/>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17" w:name="_Toc31198752"/>
      <w:bookmarkEnd w:id="817"/>
      <w:r w:rsidRPr="005E354D">
        <w:rPr>
          <w:b/>
        </w:rPr>
        <w:t>ProjectID</w:t>
      </w:r>
      <w:r>
        <w:t xml:space="preserve"> is </w:t>
      </w:r>
      <w:r w:rsidR="00143E83">
        <w:t>NULL</w:t>
      </w:r>
      <w:r>
        <w:t>.</w:t>
      </w:r>
    </w:p>
    <w:p w14:paraId="5E249D45" w14:textId="26A7586E" w:rsidR="002B6231" w:rsidRDefault="002B6231" w:rsidP="0088191A">
      <w:pPr>
        <w:pStyle w:val="Heading2"/>
      </w:pPr>
      <w:bookmarkStart w:id="818" w:name="_Toc37849815"/>
      <w:bookmarkStart w:id="819" w:name="_Toc38030589"/>
      <w:r w:rsidRPr="00C52062">
        <w:t xml:space="preserve">Get Average Days to Return/Re-engage by </w:t>
      </w:r>
      <w:r>
        <w:t>System Path</w:t>
      </w:r>
      <w:bookmarkEnd w:id="813"/>
      <w:bookmarkEnd w:id="818"/>
      <w:bookmarkEnd w:id="81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59589B6" w:rsidR="005E5621" w:rsidRDefault="005E5621" w:rsidP="005E5621">
      <w:pPr>
        <w:rPr>
          <w:ins w:id="820" w:author="Molly McEvilley" w:date="2020-07-23T10:06: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24D0C603" w14:textId="01E633C3" w:rsidR="00B362D3" w:rsidRPr="009B38B2" w:rsidRDefault="008E390C" w:rsidP="005E5621">
      <w:pPr>
        <w:rPr>
          <w:rFonts w:cstheme="minorHAnsi"/>
        </w:rPr>
      </w:pPr>
      <w:commentRangeStart w:id="821"/>
      <w:proofErr w:type="spellStart"/>
      <w:ins w:id="822" w:author="Molly McEvilley" w:date="2020-07-23T10:07:00Z">
        <w:r w:rsidRPr="00655B0F">
          <w:rPr>
            <w:b/>
          </w:rPr>
          <w:t>ReportRow</w:t>
        </w:r>
        <w:proofErr w:type="spellEnd"/>
        <w:r w:rsidRPr="00A6067F">
          <w:rPr>
            <w:rFonts w:cstheme="minorHAnsi"/>
          </w:rPr>
          <w:t xml:space="preserve"> </w:t>
        </w:r>
        <w:r>
          <w:rPr>
            <w:rFonts w:cstheme="minorHAnsi"/>
          </w:rPr>
          <w:t>36 includes all records where</w:t>
        </w:r>
        <w:r w:rsidR="00854F15">
          <w:rPr>
            <w:rFonts w:cstheme="minorHAnsi"/>
          </w:rPr>
          <w:t xml:space="preserve"> the LSAExit value </w:t>
        </w:r>
      </w:ins>
      <w:ins w:id="823" w:author="Molly McEvilley" w:date="2020-07-23T10:08:00Z">
        <w:r w:rsidR="00854F15">
          <w:rPr>
            <w:rFonts w:cstheme="minorHAnsi"/>
          </w:rPr>
          <w:t>for</w:t>
        </w:r>
      </w:ins>
      <w:ins w:id="824" w:author="Molly McEvilley" w:date="2020-07-23T10:07:00Z">
        <w:r>
          <w:rPr>
            <w:rFonts w:cstheme="minorHAnsi"/>
          </w:rPr>
          <w:t xml:space="preserve"> </w:t>
        </w:r>
        <w:proofErr w:type="spellStart"/>
        <w:r w:rsidRPr="001F6CD9">
          <w:rPr>
            <w:rFonts w:cstheme="minorHAnsi"/>
            <w:b/>
            <w:bCs/>
          </w:rPr>
          <w:t>SystemPath</w:t>
        </w:r>
        <w:proofErr w:type="spellEnd"/>
        <w:r>
          <w:rPr>
            <w:rFonts w:cstheme="minorHAnsi"/>
          </w:rPr>
          <w:t xml:space="preserve"> </w:t>
        </w:r>
        <w:r w:rsidR="00854F15">
          <w:rPr>
            <w:rFonts w:cstheme="minorHAnsi"/>
          </w:rPr>
          <w:t>&lt;&gt; - 1</w:t>
        </w:r>
      </w:ins>
      <w:ins w:id="825" w:author="Molly McEvilley" w:date="2020-07-23T10:08:00Z">
        <w:r w:rsidR="00854F15">
          <w:rPr>
            <w:rFonts w:cstheme="minorHAnsi"/>
          </w:rPr>
          <w:t xml:space="preserve">; however, the </w:t>
        </w:r>
        <w:proofErr w:type="spellStart"/>
        <w:r w:rsidR="009B38B2">
          <w:rPr>
            <w:rFonts w:cstheme="minorHAnsi"/>
          </w:rPr>
          <w:t>LSACalculated</w:t>
        </w:r>
        <w:proofErr w:type="spellEnd"/>
        <w:r w:rsidR="009B38B2">
          <w:rPr>
            <w:rFonts w:cstheme="minorHAnsi"/>
          </w:rPr>
          <w:t xml:space="preserve"> value for </w:t>
        </w:r>
        <w:proofErr w:type="spellStart"/>
        <w:r w:rsidR="009B38B2" w:rsidRPr="001F6CD9">
          <w:rPr>
            <w:rFonts w:cstheme="minorHAnsi"/>
            <w:b/>
            <w:bCs/>
          </w:rPr>
          <w:t>SystemPath</w:t>
        </w:r>
        <w:proofErr w:type="spellEnd"/>
        <w:r w:rsidR="009B38B2">
          <w:rPr>
            <w:rFonts w:cstheme="minorHAnsi"/>
          </w:rPr>
          <w:t xml:space="preserve"> = -1.</w:t>
        </w:r>
      </w:ins>
      <w:commentRangeEnd w:id="821"/>
      <w:ins w:id="826" w:author="Molly McEvilley" w:date="2020-07-23T10:36:00Z">
        <w:r w:rsidR="001F6CD9">
          <w:rPr>
            <w:rStyle w:val="CommentReference"/>
          </w:rPr>
          <w:commentReference w:id="821"/>
        </w:r>
      </w:ins>
    </w:p>
    <w:tbl>
      <w:tblPr>
        <w:tblStyle w:val="Style11"/>
        <w:tblW w:w="9265" w:type="dxa"/>
        <w:tblLayout w:type="fixed"/>
        <w:tblLook w:val="04A0" w:firstRow="1" w:lastRow="0" w:firstColumn="1" w:lastColumn="0" w:noHBand="0" w:noVBand="1"/>
      </w:tblPr>
      <w:tblGrid>
        <w:gridCol w:w="4135"/>
        <w:gridCol w:w="1980"/>
        <w:gridCol w:w="1170"/>
        <w:gridCol w:w="1980"/>
      </w:tblGrid>
      <w:tr w:rsidR="0040666A" w:rsidRPr="0036072B" w14:paraId="6B637E4A" w14:textId="4EF3FA21" w:rsidTr="001F6CD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40666A" w:rsidRPr="008743AE" w:rsidRDefault="0040666A" w:rsidP="00F6016E">
            <w:pPr>
              <w:spacing w:before="0" w:after="0"/>
              <w:rPr>
                <w:rFonts w:cstheme="minorHAnsi"/>
              </w:rPr>
            </w:pPr>
            <w:r w:rsidRPr="008743AE">
              <w:rPr>
                <w:rFonts w:cstheme="minorHAnsi"/>
              </w:rPr>
              <w:t>Report Row Category</w:t>
            </w:r>
          </w:p>
        </w:tc>
        <w:tc>
          <w:tcPr>
            <w:tcW w:w="1980" w:type="dxa"/>
            <w:hideMark/>
          </w:tcPr>
          <w:p w14:paraId="206F7266" w14:textId="43A0D306" w:rsidR="0040666A" w:rsidRPr="008743AE" w:rsidRDefault="0040666A"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Pr="008743AE">
              <w:rPr>
                <w:rFonts w:cstheme="minorHAnsi"/>
              </w:rPr>
              <w:t>_Exit</w:t>
            </w:r>
            <w:proofErr w:type="spellEnd"/>
            <w:r w:rsidRPr="008743AE">
              <w:rPr>
                <w:rFonts w:cstheme="minorHAnsi"/>
              </w:rPr>
              <w:t xml:space="preserve"> Values</w:t>
            </w:r>
          </w:p>
        </w:tc>
        <w:tc>
          <w:tcPr>
            <w:tcW w:w="1170" w:type="dxa"/>
          </w:tcPr>
          <w:p w14:paraId="6E847AAF" w14:textId="77777777" w:rsidR="0040666A" w:rsidRPr="008743AE" w:rsidRDefault="0040666A"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980" w:type="dxa"/>
          </w:tcPr>
          <w:p w14:paraId="00CF9DE8" w14:textId="3E920847" w:rsidR="0040666A" w:rsidRPr="008743AE" w:rsidRDefault="0001165B"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ins w:id="827" w:author="Molly McEvilley" w:date="2020-07-23T10:11:00Z">
              <w:r>
                <w:rPr>
                  <w:rFonts w:cstheme="minorHAnsi"/>
                </w:rPr>
                <w:t>LSACalculated</w:t>
              </w:r>
              <w:proofErr w:type="spellEnd"/>
              <w:r>
                <w:rPr>
                  <w:rFonts w:cstheme="minorHAnsi"/>
                </w:rPr>
                <w:t xml:space="preserve"> Value</w:t>
              </w:r>
            </w:ins>
          </w:p>
        </w:tc>
      </w:tr>
      <w:tr w:rsidR="0001165B" w:rsidRPr="0036072B" w14:paraId="26B1C8D7" w14:textId="64BE7A33"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01165B" w:rsidRPr="00577A54" w:rsidRDefault="0001165B" w:rsidP="0001165B">
            <w:pPr>
              <w:spacing w:before="0" w:after="0"/>
              <w:rPr>
                <w:rFonts w:cstheme="minorHAnsi"/>
              </w:rPr>
            </w:pPr>
            <w:r w:rsidRPr="00577A54">
              <w:rPr>
                <w:rFonts w:cstheme="minorHAnsi"/>
              </w:rPr>
              <w:t>Days to return after ES/SH only path</w:t>
            </w:r>
          </w:p>
        </w:tc>
        <w:tc>
          <w:tcPr>
            <w:tcW w:w="1980" w:type="dxa"/>
            <w:noWrap/>
            <w:hideMark/>
          </w:tcPr>
          <w:p w14:paraId="4828A2BF" w14:textId="068D54DC"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170" w:type="dxa"/>
          </w:tcPr>
          <w:p w14:paraId="59F853C0"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c>
          <w:tcPr>
            <w:tcW w:w="1980" w:type="dxa"/>
          </w:tcPr>
          <w:p w14:paraId="7A62DAB4" w14:textId="6D29A026"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28" w:author="Molly McEvilley" w:date="2020-07-23T10:10:00Z"/>
                <w:rFonts w:cstheme="minorHAnsi"/>
              </w:rPr>
            </w:pPr>
            <w:proofErr w:type="spellStart"/>
            <w:ins w:id="829" w:author="Molly McEvilley" w:date="2020-07-23T10:11:00Z">
              <w:r w:rsidRPr="00655B0F">
                <w:rPr>
                  <w:b/>
                </w:rPr>
                <w:t>SystemPath</w:t>
              </w:r>
              <w:proofErr w:type="spellEnd"/>
              <w:r w:rsidRPr="00A6067F">
                <w:rPr>
                  <w:rFonts w:cstheme="minorHAnsi"/>
                </w:rPr>
                <w:t xml:space="preserve"> = 1</w:t>
              </w:r>
            </w:ins>
          </w:p>
        </w:tc>
      </w:tr>
      <w:tr w:rsidR="0001165B" w:rsidRPr="0036072B" w14:paraId="4B976E0C" w14:textId="5981F96B"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01165B" w:rsidRPr="00577A54" w:rsidRDefault="0001165B" w:rsidP="0001165B">
            <w:pPr>
              <w:spacing w:before="0" w:after="0"/>
              <w:rPr>
                <w:rFonts w:cstheme="minorHAnsi"/>
              </w:rPr>
            </w:pPr>
            <w:r w:rsidRPr="00577A54">
              <w:rPr>
                <w:rFonts w:cstheme="minorHAnsi"/>
              </w:rPr>
              <w:t>Days to return after TH path</w:t>
            </w:r>
          </w:p>
        </w:tc>
        <w:tc>
          <w:tcPr>
            <w:tcW w:w="1980" w:type="dxa"/>
            <w:noWrap/>
            <w:hideMark/>
          </w:tcPr>
          <w:p w14:paraId="00F05D28" w14:textId="76FD3ADC"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170" w:type="dxa"/>
          </w:tcPr>
          <w:p w14:paraId="20327AA2"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c>
          <w:tcPr>
            <w:tcW w:w="1980" w:type="dxa"/>
          </w:tcPr>
          <w:p w14:paraId="6A4A565C" w14:textId="70F1C1BF"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30" w:author="Molly McEvilley" w:date="2020-07-23T10:10:00Z"/>
                <w:rFonts w:cstheme="minorHAnsi"/>
              </w:rPr>
            </w:pPr>
            <w:proofErr w:type="spellStart"/>
            <w:ins w:id="831" w:author="Molly McEvilley" w:date="2020-07-23T10:11:00Z">
              <w:r w:rsidRPr="00655B0F">
                <w:rPr>
                  <w:b/>
                </w:rPr>
                <w:t>SystemPath</w:t>
              </w:r>
              <w:proofErr w:type="spellEnd"/>
              <w:r w:rsidRPr="00A6067F">
                <w:rPr>
                  <w:rFonts w:cstheme="minorHAnsi"/>
                </w:rPr>
                <w:t xml:space="preserve"> = 2</w:t>
              </w:r>
            </w:ins>
          </w:p>
        </w:tc>
      </w:tr>
      <w:tr w:rsidR="0001165B" w:rsidRPr="0036072B" w14:paraId="74E8E180" w14:textId="15CB7E82"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01165B" w:rsidRPr="00577A54" w:rsidRDefault="0001165B" w:rsidP="0001165B">
            <w:pPr>
              <w:spacing w:before="0" w:after="0"/>
              <w:rPr>
                <w:rFonts w:cstheme="minorHAnsi"/>
              </w:rPr>
            </w:pPr>
            <w:r w:rsidRPr="00577A54">
              <w:rPr>
                <w:rFonts w:cstheme="minorHAnsi"/>
              </w:rPr>
              <w:t>Days to return after ES/SH/TH path</w:t>
            </w:r>
          </w:p>
        </w:tc>
        <w:tc>
          <w:tcPr>
            <w:tcW w:w="1980" w:type="dxa"/>
            <w:noWrap/>
            <w:hideMark/>
          </w:tcPr>
          <w:p w14:paraId="5324DDBC" w14:textId="6BC7F9F0"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170" w:type="dxa"/>
          </w:tcPr>
          <w:p w14:paraId="485B62C4"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c>
          <w:tcPr>
            <w:tcW w:w="1980" w:type="dxa"/>
          </w:tcPr>
          <w:p w14:paraId="3AC0FFCB" w14:textId="05A2A49E"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32" w:author="Molly McEvilley" w:date="2020-07-23T10:10:00Z"/>
                <w:rFonts w:cstheme="minorHAnsi"/>
              </w:rPr>
            </w:pPr>
            <w:proofErr w:type="spellStart"/>
            <w:ins w:id="833" w:author="Molly McEvilley" w:date="2020-07-23T10:11:00Z">
              <w:r w:rsidRPr="00655B0F">
                <w:rPr>
                  <w:b/>
                </w:rPr>
                <w:t>SystemPath</w:t>
              </w:r>
              <w:proofErr w:type="spellEnd"/>
              <w:r w:rsidRPr="00A6067F">
                <w:rPr>
                  <w:rFonts w:cstheme="minorHAnsi"/>
                </w:rPr>
                <w:t xml:space="preserve"> = 3</w:t>
              </w:r>
            </w:ins>
          </w:p>
        </w:tc>
      </w:tr>
      <w:tr w:rsidR="0001165B" w:rsidRPr="0036072B" w14:paraId="1BBACFCA" w14:textId="43990120"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01165B" w:rsidRPr="00577A54" w:rsidRDefault="0001165B" w:rsidP="0001165B">
            <w:pPr>
              <w:spacing w:before="0" w:after="0"/>
              <w:rPr>
                <w:rFonts w:cstheme="minorHAnsi"/>
              </w:rPr>
            </w:pPr>
            <w:r w:rsidRPr="00577A54">
              <w:rPr>
                <w:rFonts w:cstheme="minorHAnsi"/>
              </w:rPr>
              <w:t>Days to return after RRH only path</w:t>
            </w:r>
          </w:p>
        </w:tc>
        <w:tc>
          <w:tcPr>
            <w:tcW w:w="1980" w:type="dxa"/>
            <w:noWrap/>
            <w:hideMark/>
          </w:tcPr>
          <w:p w14:paraId="53BC347C" w14:textId="71CC5B4E"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170" w:type="dxa"/>
          </w:tcPr>
          <w:p w14:paraId="763649D1"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c>
          <w:tcPr>
            <w:tcW w:w="1980" w:type="dxa"/>
          </w:tcPr>
          <w:p w14:paraId="5FCD0443" w14:textId="4B91E7FC"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34" w:author="Molly McEvilley" w:date="2020-07-23T10:10:00Z"/>
                <w:rFonts w:cstheme="minorHAnsi"/>
              </w:rPr>
            </w:pPr>
            <w:proofErr w:type="spellStart"/>
            <w:ins w:id="835" w:author="Molly McEvilley" w:date="2020-07-23T10:11:00Z">
              <w:r w:rsidRPr="00655B0F">
                <w:rPr>
                  <w:b/>
                </w:rPr>
                <w:t>SystemPath</w:t>
              </w:r>
              <w:proofErr w:type="spellEnd"/>
              <w:r w:rsidRPr="00A6067F">
                <w:rPr>
                  <w:rFonts w:cstheme="minorHAnsi"/>
                </w:rPr>
                <w:t xml:space="preserve"> = 4</w:t>
              </w:r>
            </w:ins>
          </w:p>
        </w:tc>
      </w:tr>
      <w:tr w:rsidR="0001165B" w:rsidRPr="0036072B" w14:paraId="76C615C1" w14:textId="4A57C4CA"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01165B" w:rsidRPr="00577A54" w:rsidRDefault="0001165B" w:rsidP="0001165B">
            <w:pPr>
              <w:spacing w:before="0" w:after="0"/>
              <w:rPr>
                <w:rFonts w:cstheme="minorHAnsi"/>
              </w:rPr>
            </w:pPr>
            <w:r w:rsidRPr="00577A54">
              <w:rPr>
                <w:rFonts w:cstheme="minorHAnsi"/>
              </w:rPr>
              <w:t>Days to return after ES/SH/RRH path</w:t>
            </w:r>
          </w:p>
        </w:tc>
        <w:tc>
          <w:tcPr>
            <w:tcW w:w="1980" w:type="dxa"/>
            <w:noWrap/>
            <w:hideMark/>
          </w:tcPr>
          <w:p w14:paraId="7C08295E" w14:textId="47D7A790"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170" w:type="dxa"/>
          </w:tcPr>
          <w:p w14:paraId="6027ED43"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c>
          <w:tcPr>
            <w:tcW w:w="1980" w:type="dxa"/>
          </w:tcPr>
          <w:p w14:paraId="242563B5" w14:textId="377D9D4B"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36" w:author="Molly McEvilley" w:date="2020-07-23T10:10:00Z"/>
                <w:rFonts w:cstheme="minorHAnsi"/>
              </w:rPr>
            </w:pPr>
            <w:proofErr w:type="spellStart"/>
            <w:ins w:id="837" w:author="Molly McEvilley" w:date="2020-07-23T10:11:00Z">
              <w:r w:rsidRPr="00655B0F">
                <w:rPr>
                  <w:b/>
                </w:rPr>
                <w:t>SystemPath</w:t>
              </w:r>
              <w:proofErr w:type="spellEnd"/>
              <w:r w:rsidRPr="00A6067F">
                <w:rPr>
                  <w:rFonts w:cstheme="minorHAnsi"/>
                </w:rPr>
                <w:t xml:space="preserve"> = 5</w:t>
              </w:r>
            </w:ins>
          </w:p>
        </w:tc>
      </w:tr>
      <w:tr w:rsidR="0001165B" w:rsidRPr="0036072B" w14:paraId="28364811" w14:textId="4D7C5052"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01165B" w:rsidRPr="00577A54" w:rsidRDefault="0001165B" w:rsidP="0001165B">
            <w:pPr>
              <w:spacing w:before="0" w:after="0"/>
              <w:rPr>
                <w:rFonts w:cstheme="minorHAnsi"/>
              </w:rPr>
            </w:pPr>
            <w:r w:rsidRPr="00577A54">
              <w:rPr>
                <w:rFonts w:cstheme="minorHAnsi"/>
              </w:rPr>
              <w:t>Days to return after TH/RRH path</w:t>
            </w:r>
          </w:p>
        </w:tc>
        <w:tc>
          <w:tcPr>
            <w:tcW w:w="1980" w:type="dxa"/>
            <w:noWrap/>
          </w:tcPr>
          <w:p w14:paraId="58BCF847" w14:textId="37440C44"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170" w:type="dxa"/>
          </w:tcPr>
          <w:p w14:paraId="648D9FBF"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c>
          <w:tcPr>
            <w:tcW w:w="1980" w:type="dxa"/>
          </w:tcPr>
          <w:p w14:paraId="3522446A" w14:textId="69080B8D"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38" w:author="Molly McEvilley" w:date="2020-07-23T10:10:00Z"/>
                <w:rFonts w:cstheme="minorHAnsi"/>
              </w:rPr>
            </w:pPr>
            <w:proofErr w:type="spellStart"/>
            <w:ins w:id="839" w:author="Molly McEvilley" w:date="2020-07-23T10:11:00Z">
              <w:r w:rsidRPr="00655B0F">
                <w:rPr>
                  <w:b/>
                </w:rPr>
                <w:t>SystemPath</w:t>
              </w:r>
              <w:proofErr w:type="spellEnd"/>
              <w:r w:rsidRPr="00A6067F">
                <w:rPr>
                  <w:rFonts w:cstheme="minorHAnsi"/>
                </w:rPr>
                <w:t xml:space="preserve"> = 6</w:t>
              </w:r>
            </w:ins>
          </w:p>
        </w:tc>
      </w:tr>
      <w:tr w:rsidR="0001165B" w:rsidRPr="0036072B" w14:paraId="725BBC59" w14:textId="14A7333E"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01165B" w:rsidRPr="00577A54" w:rsidRDefault="0001165B" w:rsidP="0001165B">
            <w:pPr>
              <w:spacing w:before="0" w:after="0"/>
              <w:rPr>
                <w:rFonts w:cstheme="minorHAnsi"/>
              </w:rPr>
            </w:pPr>
            <w:r w:rsidRPr="00577A54">
              <w:rPr>
                <w:rFonts w:cstheme="minorHAnsi"/>
              </w:rPr>
              <w:t>Days to return after ES/SH/TH/RRH path</w:t>
            </w:r>
          </w:p>
        </w:tc>
        <w:tc>
          <w:tcPr>
            <w:tcW w:w="1980" w:type="dxa"/>
            <w:noWrap/>
          </w:tcPr>
          <w:p w14:paraId="139C0324" w14:textId="48975515"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170" w:type="dxa"/>
          </w:tcPr>
          <w:p w14:paraId="633138C5"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c>
          <w:tcPr>
            <w:tcW w:w="1980" w:type="dxa"/>
          </w:tcPr>
          <w:p w14:paraId="6D658EBD" w14:textId="74B02119"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40" w:author="Molly McEvilley" w:date="2020-07-23T10:10:00Z"/>
                <w:rFonts w:cstheme="minorHAnsi"/>
              </w:rPr>
            </w:pPr>
            <w:proofErr w:type="spellStart"/>
            <w:ins w:id="841" w:author="Molly McEvilley" w:date="2020-07-23T10:11:00Z">
              <w:r w:rsidRPr="00655B0F">
                <w:rPr>
                  <w:b/>
                </w:rPr>
                <w:t>SystemPath</w:t>
              </w:r>
              <w:proofErr w:type="spellEnd"/>
              <w:r w:rsidRPr="00A6067F">
                <w:rPr>
                  <w:rFonts w:cstheme="minorHAnsi"/>
                </w:rPr>
                <w:t xml:space="preserve"> = 7</w:t>
              </w:r>
            </w:ins>
          </w:p>
        </w:tc>
      </w:tr>
      <w:tr w:rsidR="0001165B" w:rsidRPr="0036072B" w14:paraId="7A7768F4" w14:textId="14D18F0A"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01165B" w:rsidRPr="00577A54" w:rsidRDefault="0001165B" w:rsidP="0001165B">
            <w:pPr>
              <w:spacing w:before="0" w:after="0"/>
              <w:rPr>
                <w:rFonts w:cstheme="minorHAnsi"/>
              </w:rPr>
            </w:pPr>
            <w:r w:rsidRPr="00577A54">
              <w:rPr>
                <w:rFonts w:cstheme="minorHAnsi"/>
              </w:rPr>
              <w:t>Days to return after PSH only path</w:t>
            </w:r>
          </w:p>
        </w:tc>
        <w:tc>
          <w:tcPr>
            <w:tcW w:w="1980" w:type="dxa"/>
            <w:noWrap/>
          </w:tcPr>
          <w:p w14:paraId="22FEA251" w14:textId="70A7F24C"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170" w:type="dxa"/>
          </w:tcPr>
          <w:p w14:paraId="1DA5BE04"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c>
          <w:tcPr>
            <w:tcW w:w="1980" w:type="dxa"/>
          </w:tcPr>
          <w:p w14:paraId="4669218A" w14:textId="23F2A61C"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42" w:author="Molly McEvilley" w:date="2020-07-23T10:10:00Z"/>
                <w:rFonts w:cstheme="minorHAnsi"/>
              </w:rPr>
            </w:pPr>
            <w:proofErr w:type="spellStart"/>
            <w:ins w:id="843" w:author="Molly McEvilley" w:date="2020-07-23T10:11:00Z">
              <w:r w:rsidRPr="00655B0F">
                <w:rPr>
                  <w:b/>
                </w:rPr>
                <w:t>SystemPath</w:t>
              </w:r>
              <w:proofErr w:type="spellEnd"/>
              <w:r w:rsidRPr="00A6067F">
                <w:rPr>
                  <w:rFonts w:cstheme="minorHAnsi"/>
                </w:rPr>
                <w:t xml:space="preserve"> = 8</w:t>
              </w:r>
            </w:ins>
          </w:p>
        </w:tc>
      </w:tr>
      <w:tr w:rsidR="0001165B" w:rsidRPr="0036072B" w14:paraId="5F941B7C" w14:textId="4BE5BDC7"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01165B" w:rsidRPr="00577A54" w:rsidRDefault="0001165B" w:rsidP="0001165B">
            <w:pPr>
              <w:spacing w:before="0" w:after="0"/>
              <w:rPr>
                <w:rFonts w:cstheme="minorHAnsi"/>
              </w:rPr>
            </w:pPr>
            <w:r w:rsidRPr="00577A54">
              <w:rPr>
                <w:rFonts w:cstheme="minorHAnsi"/>
              </w:rPr>
              <w:t xml:space="preserve">Days to return after </w:t>
            </w:r>
            <w:r>
              <w:rPr>
                <w:rFonts w:cstheme="minorHAnsi"/>
              </w:rPr>
              <w:t>ES/SH</w:t>
            </w:r>
            <w:r w:rsidRPr="00577A54">
              <w:rPr>
                <w:rFonts w:cstheme="minorHAnsi"/>
              </w:rPr>
              <w:t>/PSH path</w:t>
            </w:r>
          </w:p>
        </w:tc>
        <w:tc>
          <w:tcPr>
            <w:tcW w:w="1980" w:type="dxa"/>
            <w:noWrap/>
          </w:tcPr>
          <w:p w14:paraId="402DFB99" w14:textId="76074E7C"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170" w:type="dxa"/>
          </w:tcPr>
          <w:p w14:paraId="3F19E5DD"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c>
          <w:tcPr>
            <w:tcW w:w="1980" w:type="dxa"/>
          </w:tcPr>
          <w:p w14:paraId="47AE5E20" w14:textId="2EDB348C"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44" w:author="Molly McEvilley" w:date="2020-07-23T10:10:00Z"/>
                <w:rFonts w:cstheme="minorHAnsi"/>
              </w:rPr>
            </w:pPr>
            <w:proofErr w:type="spellStart"/>
            <w:ins w:id="845" w:author="Molly McEvilley" w:date="2020-07-23T10:11:00Z">
              <w:r w:rsidRPr="00655B0F">
                <w:rPr>
                  <w:b/>
                </w:rPr>
                <w:t>SystemPath</w:t>
              </w:r>
              <w:proofErr w:type="spellEnd"/>
              <w:r w:rsidRPr="00A6067F">
                <w:rPr>
                  <w:rFonts w:cstheme="minorHAnsi"/>
                </w:rPr>
                <w:t xml:space="preserve"> = 9</w:t>
              </w:r>
            </w:ins>
          </w:p>
        </w:tc>
      </w:tr>
      <w:tr w:rsidR="0001165B" w:rsidRPr="0036072B" w14:paraId="427CA4AA" w14:textId="3DE30D99"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01165B" w:rsidRPr="00577A54" w:rsidRDefault="0001165B" w:rsidP="0001165B">
            <w:pPr>
              <w:spacing w:before="0" w:after="0"/>
              <w:rPr>
                <w:rFonts w:cstheme="minorHAnsi"/>
              </w:rPr>
            </w:pPr>
            <w:r w:rsidRPr="00577A54">
              <w:rPr>
                <w:rFonts w:cstheme="minorHAnsi"/>
              </w:rPr>
              <w:t>Days to return after ES/SH/RRH/PSH path</w:t>
            </w:r>
          </w:p>
        </w:tc>
        <w:tc>
          <w:tcPr>
            <w:tcW w:w="1980" w:type="dxa"/>
            <w:noWrap/>
          </w:tcPr>
          <w:p w14:paraId="2C562EE6" w14:textId="115AD513"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170" w:type="dxa"/>
          </w:tcPr>
          <w:p w14:paraId="01520453"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c>
          <w:tcPr>
            <w:tcW w:w="1980" w:type="dxa"/>
          </w:tcPr>
          <w:p w14:paraId="4A8D71BC" w14:textId="2A7BB76D"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46" w:author="Molly McEvilley" w:date="2020-07-23T10:10:00Z"/>
                <w:rFonts w:cstheme="minorHAnsi"/>
              </w:rPr>
            </w:pPr>
            <w:proofErr w:type="spellStart"/>
            <w:ins w:id="847" w:author="Molly McEvilley" w:date="2020-07-23T10:11:00Z">
              <w:r w:rsidRPr="00655B0F">
                <w:rPr>
                  <w:b/>
                </w:rPr>
                <w:t>SystemPath</w:t>
              </w:r>
              <w:proofErr w:type="spellEnd"/>
              <w:r w:rsidRPr="00A6067F">
                <w:rPr>
                  <w:rFonts w:cstheme="minorHAnsi"/>
                </w:rPr>
                <w:t xml:space="preserve"> = 10</w:t>
              </w:r>
            </w:ins>
          </w:p>
        </w:tc>
      </w:tr>
      <w:tr w:rsidR="0001165B" w:rsidRPr="0036072B" w14:paraId="4F158B9E" w14:textId="39DBB5F8"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01165B" w:rsidRPr="00577A54" w:rsidRDefault="0001165B" w:rsidP="0001165B">
            <w:pPr>
              <w:spacing w:before="0" w:after="0"/>
              <w:rPr>
                <w:rFonts w:cstheme="minorHAnsi"/>
              </w:rPr>
            </w:pPr>
            <w:r w:rsidRPr="00577A54">
              <w:rPr>
                <w:rFonts w:cstheme="minorHAnsi"/>
              </w:rPr>
              <w:t>Days to return after RRH/PSH path</w:t>
            </w:r>
          </w:p>
        </w:tc>
        <w:tc>
          <w:tcPr>
            <w:tcW w:w="1980" w:type="dxa"/>
            <w:noWrap/>
          </w:tcPr>
          <w:p w14:paraId="3F947BB9" w14:textId="64ACEE46"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170" w:type="dxa"/>
          </w:tcPr>
          <w:p w14:paraId="3E5B493D"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c>
          <w:tcPr>
            <w:tcW w:w="1980" w:type="dxa"/>
          </w:tcPr>
          <w:p w14:paraId="3CE0B68C" w14:textId="67389EE5"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48" w:author="Molly McEvilley" w:date="2020-07-23T10:10:00Z"/>
                <w:rFonts w:cstheme="minorHAnsi"/>
              </w:rPr>
            </w:pPr>
            <w:proofErr w:type="spellStart"/>
            <w:ins w:id="849" w:author="Molly McEvilley" w:date="2020-07-23T10:11:00Z">
              <w:r w:rsidRPr="00655B0F">
                <w:rPr>
                  <w:b/>
                </w:rPr>
                <w:t>SystemPath</w:t>
              </w:r>
              <w:proofErr w:type="spellEnd"/>
              <w:r w:rsidRPr="00A6067F">
                <w:rPr>
                  <w:rFonts w:cstheme="minorHAnsi"/>
                </w:rPr>
                <w:t xml:space="preserve"> = 11</w:t>
              </w:r>
            </w:ins>
          </w:p>
        </w:tc>
      </w:tr>
      <w:tr w:rsidR="0001165B" w:rsidRPr="0036072B" w14:paraId="32DA0122" w14:textId="2C2CA557"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01165B" w:rsidRPr="00577A54" w:rsidRDefault="0001165B" w:rsidP="0001165B">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1980" w:type="dxa"/>
            <w:noWrap/>
          </w:tcPr>
          <w:p w14:paraId="1610F94E" w14:textId="593DF25B"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170" w:type="dxa"/>
          </w:tcPr>
          <w:p w14:paraId="2438D1EC"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c>
          <w:tcPr>
            <w:tcW w:w="1980" w:type="dxa"/>
          </w:tcPr>
          <w:p w14:paraId="47CFB7F9" w14:textId="0234B048"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50" w:author="Molly McEvilley" w:date="2020-07-23T10:10:00Z"/>
                <w:rFonts w:cstheme="minorHAnsi"/>
              </w:rPr>
            </w:pPr>
            <w:proofErr w:type="spellStart"/>
            <w:ins w:id="851" w:author="Molly McEvilley" w:date="2020-07-23T10:11:00Z">
              <w:r w:rsidRPr="00655B0F">
                <w:rPr>
                  <w:b/>
                </w:rPr>
                <w:t>SystemPath</w:t>
              </w:r>
              <w:proofErr w:type="spellEnd"/>
              <w:r w:rsidRPr="00A6067F">
                <w:rPr>
                  <w:rFonts w:cstheme="minorHAnsi"/>
                </w:rPr>
                <w:t xml:space="preserve"> = 12</w:t>
              </w:r>
            </w:ins>
          </w:p>
        </w:tc>
      </w:tr>
      <w:tr w:rsidR="0001165B" w:rsidRPr="0036072B" w14:paraId="5D0B342E" w14:textId="27E464C7"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01165B" w:rsidRPr="00577A54" w:rsidRDefault="0001165B" w:rsidP="0001165B">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1980" w:type="dxa"/>
            <w:noWrap/>
          </w:tcPr>
          <w:p w14:paraId="3198183E" w14:textId="04CD1328" w:rsidR="0001165B" w:rsidRPr="00655B0F"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170" w:type="dxa"/>
          </w:tcPr>
          <w:p w14:paraId="32E6D878" w14:textId="69119989"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c>
          <w:tcPr>
            <w:tcW w:w="1980" w:type="dxa"/>
          </w:tcPr>
          <w:p w14:paraId="7FFAED8C" w14:textId="3FF43A92" w:rsidR="0001165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52" w:author="Molly McEvilley" w:date="2020-07-23T10:10:00Z"/>
                <w:rFonts w:cstheme="minorHAnsi"/>
              </w:rPr>
            </w:pPr>
            <w:proofErr w:type="spellStart"/>
            <w:ins w:id="853" w:author="Molly McEvilley" w:date="2020-07-23T10:11:00Z">
              <w:r w:rsidRPr="00655B0F">
                <w:rPr>
                  <w:b/>
                </w:rPr>
                <w:t>SystemPath</w:t>
              </w:r>
              <w:proofErr w:type="spellEnd"/>
              <w:r w:rsidRPr="00A6067F">
                <w:rPr>
                  <w:rFonts w:cstheme="minorHAnsi"/>
                </w:rPr>
                <w:t xml:space="preserve"> = </w:t>
              </w:r>
              <w:r>
                <w:rPr>
                  <w:rFonts w:cstheme="minorHAnsi"/>
                </w:rPr>
                <w:t>-1</w:t>
              </w:r>
            </w:ins>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lastRenderedPageBreak/>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54" w:name="_Toc31198754"/>
      <w:bookmarkStart w:id="855" w:name="_Toc37973617"/>
      <w:bookmarkStart w:id="856" w:name="_Toc37974170"/>
      <w:bookmarkStart w:id="857" w:name="_Toc37974721"/>
      <w:bookmarkStart w:id="858" w:name="_Toc37975209"/>
      <w:bookmarkStart w:id="859" w:name="_Toc506721217"/>
      <w:bookmarkStart w:id="860" w:name="_Toc37849816"/>
      <w:bookmarkStart w:id="861" w:name="_Toc38030590"/>
      <w:bookmarkStart w:id="862" w:name="_Toc499544018"/>
      <w:bookmarkEnd w:id="854"/>
      <w:bookmarkEnd w:id="855"/>
      <w:bookmarkEnd w:id="856"/>
      <w:bookmarkEnd w:id="857"/>
      <w:bookmarkEnd w:id="858"/>
      <w:r w:rsidRPr="00C52062">
        <w:t>Get Average Days to Return/Re-engage by Exit Destination</w:t>
      </w:r>
      <w:bookmarkEnd w:id="859"/>
      <w:bookmarkEnd w:id="860"/>
      <w:bookmarkEnd w:id="86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lastRenderedPageBreak/>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63" w:name="_Toc499292041"/>
      <w:bookmarkStart w:id="864" w:name="_Toc499544003"/>
      <w:bookmarkStart w:id="865"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866" w:name="_Toc31198792"/>
      <w:bookmarkEnd w:id="866"/>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67" w:name="_Toc37849817"/>
      <w:bookmarkStart w:id="868" w:name="_Toc38030591"/>
      <w:r>
        <w:t xml:space="preserve">Get Counts of </w:t>
      </w:r>
      <w:r w:rsidR="0078061B">
        <w:t xml:space="preserve">People </w:t>
      </w:r>
      <w:r w:rsidR="00A355EA">
        <w:t xml:space="preserve">by Project and </w:t>
      </w:r>
      <w:r w:rsidR="00772636">
        <w:t>Household Characteristics</w:t>
      </w:r>
      <w:bookmarkEnd w:id="867"/>
      <w:bookmarkEnd w:id="868"/>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lastRenderedPageBreak/>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9FB21C0" w14:textId="77777777" w:rsidR="00072993" w:rsidRDefault="00D14C67" w:rsidP="00046859">
      <w:pPr>
        <w:pStyle w:val="ListParagraph"/>
        <w:numPr>
          <w:ilvl w:val="0"/>
          <w:numId w:val="10"/>
        </w:numPr>
        <w:rPr>
          <w:ins w:id="869" w:author="Molly McEvilley" w:date="2020-07-23T10:56:00Z"/>
        </w:rPr>
      </w:pPr>
      <w:commentRangeStart w:id="870"/>
      <w:r w:rsidRPr="00BB785F">
        <w:rPr>
          <w:b/>
        </w:rPr>
        <w:t>ExitDate</w:t>
      </w:r>
      <w:r>
        <w:t xml:space="preserve"> is </w:t>
      </w:r>
      <w:r w:rsidR="00143E83">
        <w:t>NULL</w:t>
      </w:r>
      <w:r>
        <w:t xml:space="preserve"> or </w:t>
      </w:r>
    </w:p>
    <w:p w14:paraId="0CD4DC32" w14:textId="524A7F84" w:rsidR="00D14C67" w:rsidRPr="00C903A2" w:rsidRDefault="00D14C67" w:rsidP="00072993">
      <w:pPr>
        <w:pStyle w:val="ListParagraph"/>
        <w:numPr>
          <w:ilvl w:val="1"/>
          <w:numId w:val="10"/>
        </w:numPr>
        <w:rPr>
          <w:ins w:id="871" w:author="Molly McEvilley" w:date="2020-07-23T10:56:00Z"/>
        </w:rPr>
      </w:pPr>
      <w:r w:rsidRPr="00BB785F">
        <w:rPr>
          <w:b/>
        </w:rPr>
        <w:t>ExitDate</w:t>
      </w:r>
      <w:r>
        <w:t xml:space="preserve"> &gt; </w:t>
      </w:r>
      <w:proofErr w:type="spellStart"/>
      <w:r w:rsidRPr="006E2100">
        <w:rPr>
          <w:u w:val="single"/>
        </w:rPr>
        <w:t>CohortStart</w:t>
      </w:r>
      <w:proofErr w:type="spellEnd"/>
      <w:r w:rsidR="00D13FAC">
        <w:rPr>
          <w:u w:val="single"/>
        </w:rPr>
        <w:t>.</w:t>
      </w:r>
    </w:p>
    <w:p w14:paraId="0F0AD0B6" w14:textId="29F104BB" w:rsidR="00072993" w:rsidRPr="006E2100" w:rsidRDefault="00072993" w:rsidP="00C903A2">
      <w:pPr>
        <w:pStyle w:val="ListParagraph"/>
        <w:numPr>
          <w:ilvl w:val="1"/>
          <w:numId w:val="10"/>
        </w:numPr>
      </w:pPr>
      <w:ins w:id="872" w:author="Molly McEvilley" w:date="2020-07-23T10:56:00Z">
        <w:r w:rsidRPr="00C903A2">
          <w:rPr>
            <w:b/>
            <w:bCs/>
            <w:u w:val="single"/>
          </w:rPr>
          <w:t>P</w:t>
        </w:r>
      </w:ins>
      <w:ins w:id="873" w:author="Molly McEvilley" w:date="2020-07-23T10:57:00Z">
        <w:r w:rsidRPr="00C903A2">
          <w:rPr>
            <w:b/>
            <w:bCs/>
            <w:u w:val="single"/>
          </w:rPr>
          <w:t>rojectType</w:t>
        </w:r>
        <w:r>
          <w:rPr>
            <w:u w:val="single"/>
          </w:rPr>
          <w:t xml:space="preserve"> = 13 and </w:t>
        </w:r>
        <w:r w:rsidRPr="00C903A2">
          <w:rPr>
            <w:b/>
            <w:bCs/>
            <w:u w:val="single"/>
          </w:rPr>
          <w:t>MoveInDate</w:t>
        </w:r>
        <w:r>
          <w:rPr>
            <w:u w:val="single"/>
          </w:rPr>
          <w:t xml:space="preserve"> = </w:t>
        </w:r>
        <w:proofErr w:type="spellStart"/>
        <w:r w:rsidRPr="00C903A2">
          <w:rPr>
            <w:b/>
            <w:bCs/>
            <w:u w:val="single"/>
          </w:rPr>
          <w:t>CohortStart</w:t>
        </w:r>
        <w:proofErr w:type="spellEnd"/>
        <w:r>
          <w:rPr>
            <w:u w:val="single"/>
          </w:rPr>
          <w:t xml:space="preserve"> and </w:t>
        </w:r>
        <w:r w:rsidRPr="00C903A2">
          <w:rPr>
            <w:b/>
            <w:bCs/>
            <w:u w:val="single"/>
          </w:rPr>
          <w:t>ExitDate</w:t>
        </w:r>
        <w:r>
          <w:rPr>
            <w:u w:val="single"/>
          </w:rPr>
          <w:t xml:space="preserve"> = </w:t>
        </w:r>
        <w:proofErr w:type="spellStart"/>
        <w:r w:rsidRPr="00C903A2">
          <w:rPr>
            <w:b/>
            <w:bCs/>
            <w:u w:val="single"/>
          </w:rPr>
          <w:t>CohortStart</w:t>
        </w:r>
      </w:ins>
      <w:commentRangeEnd w:id="870"/>
      <w:proofErr w:type="spellEnd"/>
      <w:ins w:id="874" w:author="Molly McEvilley" w:date="2020-07-23T11:08:00Z">
        <w:r w:rsidR="00C903A2">
          <w:rPr>
            <w:rStyle w:val="CommentReference"/>
            <w:rFonts w:eastAsiaTheme="minorHAnsi" w:cstheme="minorBidi"/>
          </w:rPr>
          <w:commentReference w:id="870"/>
        </w:r>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875" w:name="_Toc525229521"/>
      <w:bookmarkStart w:id="876" w:name="_Toc525229522"/>
      <w:bookmarkStart w:id="877" w:name="_Toc525229523"/>
      <w:bookmarkStart w:id="878" w:name="_Toc525229524"/>
      <w:bookmarkStart w:id="879" w:name="_Toc525229525"/>
      <w:bookmarkStart w:id="880" w:name="_Toc525229526"/>
      <w:bookmarkStart w:id="881" w:name="_Toc525229527"/>
      <w:bookmarkStart w:id="882" w:name="_Toc37849818"/>
      <w:bookmarkStart w:id="883" w:name="_Toc38030592"/>
      <w:bookmarkEnd w:id="875"/>
      <w:bookmarkEnd w:id="876"/>
      <w:bookmarkEnd w:id="877"/>
      <w:bookmarkEnd w:id="878"/>
      <w:bookmarkEnd w:id="879"/>
      <w:bookmarkEnd w:id="880"/>
      <w:bookmarkEnd w:id="881"/>
      <w:r>
        <w:t>Get Counts of People by Project Type and Household Characteristics</w:t>
      </w:r>
      <w:bookmarkEnd w:id="882"/>
      <w:bookmarkEnd w:id="883"/>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lastRenderedPageBreak/>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8C986C0" w14:textId="77777777" w:rsidR="00516DA4" w:rsidRDefault="00516DA4" w:rsidP="00A241FD">
      <w:pPr>
        <w:pStyle w:val="ListParagraph"/>
        <w:numPr>
          <w:ilvl w:val="0"/>
          <w:numId w:val="10"/>
        </w:numPr>
        <w:rPr>
          <w:ins w:id="884" w:author="Molly McEvilley" w:date="2020-07-23T10:58:00Z"/>
        </w:rPr>
      </w:pPr>
      <w:ins w:id="885" w:author="Molly McEvilley" w:date="2020-07-23T10:58:00Z">
        <w:r w:rsidRPr="00BB785F">
          <w:rPr>
            <w:b/>
          </w:rPr>
          <w:t>ExitDate</w:t>
        </w:r>
        <w:r>
          <w:t xml:space="preserve"> is NULL or </w:t>
        </w:r>
      </w:ins>
    </w:p>
    <w:p w14:paraId="46435EBF" w14:textId="77777777" w:rsidR="00516DA4" w:rsidRPr="00A241FD" w:rsidRDefault="00516DA4" w:rsidP="00A241FD">
      <w:pPr>
        <w:pStyle w:val="ListParagraph"/>
        <w:numPr>
          <w:ilvl w:val="1"/>
          <w:numId w:val="10"/>
        </w:numPr>
        <w:rPr>
          <w:ins w:id="886" w:author="Molly McEvilley" w:date="2020-07-23T10:58:00Z"/>
        </w:rPr>
      </w:pPr>
      <w:ins w:id="887" w:author="Molly McEvilley" w:date="2020-07-23T10:58:00Z">
        <w:r w:rsidRPr="00BB785F">
          <w:rPr>
            <w:b/>
          </w:rPr>
          <w:t>ExitDate</w:t>
        </w:r>
        <w:r>
          <w:t xml:space="preserve"> &gt; </w:t>
        </w:r>
        <w:proofErr w:type="spellStart"/>
        <w:r w:rsidRPr="006E2100">
          <w:rPr>
            <w:u w:val="single"/>
          </w:rPr>
          <w:t>CohortStart</w:t>
        </w:r>
        <w:proofErr w:type="spellEnd"/>
        <w:r>
          <w:rPr>
            <w:u w:val="single"/>
          </w:rPr>
          <w:t>.</w:t>
        </w:r>
      </w:ins>
    </w:p>
    <w:p w14:paraId="2196ADEA" w14:textId="77777777" w:rsidR="00516DA4" w:rsidRPr="006E2100" w:rsidRDefault="00516DA4" w:rsidP="00516DA4">
      <w:pPr>
        <w:pStyle w:val="ListParagraph"/>
        <w:numPr>
          <w:ilvl w:val="1"/>
          <w:numId w:val="10"/>
        </w:numPr>
        <w:rPr>
          <w:ins w:id="888" w:author="Molly McEvilley" w:date="2020-07-23T10:58:00Z"/>
        </w:rPr>
      </w:pPr>
      <w:ins w:id="889" w:author="Molly McEvilley" w:date="2020-07-23T10:58:00Z">
        <w:r w:rsidRPr="00A241FD">
          <w:rPr>
            <w:b/>
            <w:bCs/>
            <w:u w:val="single"/>
          </w:rPr>
          <w:t>ProjectType</w:t>
        </w:r>
        <w:r>
          <w:rPr>
            <w:u w:val="single"/>
          </w:rPr>
          <w:t xml:space="preserve"> = 13 and </w:t>
        </w:r>
        <w:r w:rsidRPr="00A241FD">
          <w:rPr>
            <w:b/>
            <w:bCs/>
            <w:u w:val="single"/>
          </w:rPr>
          <w:t>MoveInDate</w:t>
        </w:r>
        <w:r>
          <w:rPr>
            <w:u w:val="single"/>
          </w:rPr>
          <w:t xml:space="preserve"> = </w:t>
        </w:r>
        <w:proofErr w:type="spellStart"/>
        <w:r w:rsidRPr="00A241FD">
          <w:rPr>
            <w:b/>
            <w:bCs/>
            <w:u w:val="single"/>
          </w:rPr>
          <w:t>CohortStart</w:t>
        </w:r>
        <w:proofErr w:type="spellEnd"/>
        <w:r>
          <w:rPr>
            <w:u w:val="single"/>
          </w:rPr>
          <w:t xml:space="preserve"> and </w:t>
        </w:r>
        <w:r w:rsidRPr="00A241FD">
          <w:rPr>
            <w:b/>
            <w:bCs/>
            <w:u w:val="single"/>
          </w:rPr>
          <w:t>ExitDate</w:t>
        </w:r>
        <w:r>
          <w:rPr>
            <w:u w:val="single"/>
          </w:rPr>
          <w:t xml:space="preserve"> = </w:t>
        </w:r>
        <w:proofErr w:type="spellStart"/>
        <w:r w:rsidRPr="00A241FD">
          <w:rPr>
            <w:b/>
            <w:bCs/>
            <w:u w:val="single"/>
          </w:rPr>
          <w:t>CohortStart</w:t>
        </w:r>
        <w:proofErr w:type="spellEnd"/>
      </w:ins>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lastRenderedPageBreak/>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90" w:name="_Toc525229553"/>
      <w:bookmarkStart w:id="891" w:name="_Toc525229554"/>
      <w:bookmarkStart w:id="892" w:name="_Toc525229555"/>
      <w:bookmarkStart w:id="893" w:name="_Toc525229556"/>
      <w:bookmarkStart w:id="894" w:name="_Toc525229557"/>
      <w:bookmarkStart w:id="895" w:name="_Toc525229558"/>
      <w:bookmarkStart w:id="896" w:name="_Toc525229559"/>
      <w:bookmarkStart w:id="897" w:name="_Toc37849819"/>
      <w:bookmarkStart w:id="898" w:name="_Toc38030593"/>
      <w:bookmarkEnd w:id="890"/>
      <w:bookmarkEnd w:id="891"/>
      <w:bookmarkEnd w:id="892"/>
      <w:bookmarkEnd w:id="893"/>
      <w:bookmarkEnd w:id="894"/>
      <w:bookmarkEnd w:id="895"/>
      <w:bookmarkEnd w:id="896"/>
      <w:r>
        <w:t xml:space="preserve">Get Counts of </w:t>
      </w:r>
      <w:r w:rsidR="00D1704F">
        <w:t>Households</w:t>
      </w:r>
      <w:r>
        <w:t xml:space="preserve"> by Project</w:t>
      </w:r>
      <w:bookmarkEnd w:id="897"/>
      <w:bookmarkEnd w:id="898"/>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43D6D20A" w14:textId="77777777" w:rsidR="00422DFB" w:rsidRDefault="00422DFB" w:rsidP="00A241FD">
      <w:pPr>
        <w:pStyle w:val="ListParagraph"/>
        <w:numPr>
          <w:ilvl w:val="0"/>
          <w:numId w:val="10"/>
        </w:numPr>
        <w:rPr>
          <w:ins w:id="899" w:author="Molly McEvilley" w:date="2020-07-23T10:58:00Z"/>
        </w:rPr>
      </w:pPr>
      <w:ins w:id="900" w:author="Molly McEvilley" w:date="2020-07-23T10:58:00Z">
        <w:r w:rsidRPr="00BB785F">
          <w:rPr>
            <w:b/>
          </w:rPr>
          <w:t>ExitDate</w:t>
        </w:r>
        <w:r>
          <w:t xml:space="preserve"> is NULL or </w:t>
        </w:r>
      </w:ins>
    </w:p>
    <w:p w14:paraId="234490D1" w14:textId="77777777" w:rsidR="00422DFB" w:rsidRPr="00A241FD" w:rsidRDefault="00422DFB" w:rsidP="00A241FD">
      <w:pPr>
        <w:pStyle w:val="ListParagraph"/>
        <w:numPr>
          <w:ilvl w:val="1"/>
          <w:numId w:val="10"/>
        </w:numPr>
        <w:rPr>
          <w:ins w:id="901" w:author="Molly McEvilley" w:date="2020-07-23T10:58:00Z"/>
        </w:rPr>
      </w:pPr>
      <w:ins w:id="902" w:author="Molly McEvilley" w:date="2020-07-23T10:58:00Z">
        <w:r w:rsidRPr="00BB785F">
          <w:rPr>
            <w:b/>
          </w:rPr>
          <w:t>ExitDate</w:t>
        </w:r>
        <w:r>
          <w:t xml:space="preserve"> &gt; </w:t>
        </w:r>
        <w:proofErr w:type="spellStart"/>
        <w:r w:rsidRPr="006E2100">
          <w:rPr>
            <w:u w:val="single"/>
          </w:rPr>
          <w:t>CohortStart</w:t>
        </w:r>
        <w:proofErr w:type="spellEnd"/>
        <w:r>
          <w:rPr>
            <w:u w:val="single"/>
          </w:rPr>
          <w:t>.</w:t>
        </w:r>
      </w:ins>
    </w:p>
    <w:p w14:paraId="18746AD5" w14:textId="77777777" w:rsidR="00422DFB" w:rsidRPr="006E2100" w:rsidRDefault="00422DFB" w:rsidP="00422DFB">
      <w:pPr>
        <w:pStyle w:val="ListParagraph"/>
        <w:numPr>
          <w:ilvl w:val="1"/>
          <w:numId w:val="10"/>
        </w:numPr>
        <w:rPr>
          <w:ins w:id="903" w:author="Molly McEvilley" w:date="2020-07-23T10:58:00Z"/>
        </w:rPr>
      </w:pPr>
      <w:ins w:id="904" w:author="Molly McEvilley" w:date="2020-07-23T10:58:00Z">
        <w:r w:rsidRPr="00A241FD">
          <w:rPr>
            <w:b/>
            <w:bCs/>
            <w:u w:val="single"/>
          </w:rPr>
          <w:t>ProjectType</w:t>
        </w:r>
        <w:r>
          <w:rPr>
            <w:u w:val="single"/>
          </w:rPr>
          <w:t xml:space="preserve"> = 13 and </w:t>
        </w:r>
        <w:r w:rsidRPr="00A241FD">
          <w:rPr>
            <w:b/>
            <w:bCs/>
            <w:u w:val="single"/>
          </w:rPr>
          <w:t>MoveInDate</w:t>
        </w:r>
        <w:r>
          <w:rPr>
            <w:u w:val="single"/>
          </w:rPr>
          <w:t xml:space="preserve"> = </w:t>
        </w:r>
        <w:proofErr w:type="spellStart"/>
        <w:r w:rsidRPr="00A241FD">
          <w:rPr>
            <w:b/>
            <w:bCs/>
            <w:u w:val="single"/>
          </w:rPr>
          <w:t>CohortStart</w:t>
        </w:r>
        <w:proofErr w:type="spellEnd"/>
        <w:r>
          <w:rPr>
            <w:u w:val="single"/>
          </w:rPr>
          <w:t xml:space="preserve"> and </w:t>
        </w:r>
        <w:r w:rsidRPr="00A241FD">
          <w:rPr>
            <w:b/>
            <w:bCs/>
            <w:u w:val="single"/>
          </w:rPr>
          <w:t>ExitDate</w:t>
        </w:r>
        <w:r>
          <w:rPr>
            <w:u w:val="single"/>
          </w:rPr>
          <w:t xml:space="preserve"> = </w:t>
        </w:r>
        <w:proofErr w:type="spellStart"/>
        <w:r w:rsidRPr="00A241FD">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905" w:name="_Toc525229585"/>
      <w:bookmarkStart w:id="906" w:name="_Toc525229586"/>
      <w:bookmarkStart w:id="907" w:name="_Toc525229587"/>
      <w:bookmarkStart w:id="908" w:name="_Toc525229588"/>
      <w:bookmarkStart w:id="909" w:name="_Toc525229589"/>
      <w:bookmarkStart w:id="910" w:name="_Toc525229590"/>
      <w:bookmarkStart w:id="911" w:name="_Toc525229591"/>
      <w:bookmarkStart w:id="912" w:name="_Toc37849820"/>
      <w:bookmarkStart w:id="913" w:name="_Toc38030594"/>
      <w:bookmarkEnd w:id="905"/>
      <w:bookmarkEnd w:id="906"/>
      <w:bookmarkEnd w:id="907"/>
      <w:bookmarkEnd w:id="908"/>
      <w:bookmarkEnd w:id="909"/>
      <w:bookmarkEnd w:id="910"/>
      <w:bookmarkEnd w:id="911"/>
      <w:r>
        <w:t xml:space="preserve">Get Counts of </w:t>
      </w:r>
      <w:r w:rsidR="006B71E5">
        <w:t>Households</w:t>
      </w:r>
      <w:r>
        <w:t xml:space="preserve"> by Project Type</w:t>
      </w:r>
      <w:bookmarkEnd w:id="912"/>
      <w:bookmarkEnd w:id="91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lastRenderedPageBreak/>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2F086D6" w14:textId="77777777" w:rsidR="00422DFB" w:rsidRDefault="00422DFB" w:rsidP="00A241FD">
      <w:pPr>
        <w:pStyle w:val="ListParagraph"/>
        <w:numPr>
          <w:ilvl w:val="0"/>
          <w:numId w:val="10"/>
        </w:numPr>
        <w:rPr>
          <w:ins w:id="914" w:author="Molly McEvilley" w:date="2020-07-23T10:58:00Z"/>
        </w:rPr>
      </w:pPr>
      <w:ins w:id="915" w:author="Molly McEvilley" w:date="2020-07-23T10:58:00Z">
        <w:r w:rsidRPr="00BB785F">
          <w:rPr>
            <w:b/>
          </w:rPr>
          <w:t>ExitDate</w:t>
        </w:r>
        <w:r>
          <w:t xml:space="preserve"> is NULL or </w:t>
        </w:r>
      </w:ins>
    </w:p>
    <w:p w14:paraId="1071B8FB" w14:textId="77777777" w:rsidR="00422DFB" w:rsidRPr="00A241FD" w:rsidRDefault="00422DFB" w:rsidP="00A241FD">
      <w:pPr>
        <w:pStyle w:val="ListParagraph"/>
        <w:numPr>
          <w:ilvl w:val="1"/>
          <w:numId w:val="10"/>
        </w:numPr>
        <w:rPr>
          <w:ins w:id="916" w:author="Molly McEvilley" w:date="2020-07-23T10:58:00Z"/>
        </w:rPr>
      </w:pPr>
      <w:ins w:id="917" w:author="Molly McEvilley" w:date="2020-07-23T10:58:00Z">
        <w:r w:rsidRPr="00BB785F">
          <w:rPr>
            <w:b/>
          </w:rPr>
          <w:t>ExitDate</w:t>
        </w:r>
        <w:r>
          <w:t xml:space="preserve"> &gt; </w:t>
        </w:r>
        <w:proofErr w:type="spellStart"/>
        <w:r w:rsidRPr="006E2100">
          <w:rPr>
            <w:u w:val="single"/>
          </w:rPr>
          <w:t>CohortStart</w:t>
        </w:r>
        <w:proofErr w:type="spellEnd"/>
        <w:r>
          <w:rPr>
            <w:u w:val="single"/>
          </w:rPr>
          <w:t>.</w:t>
        </w:r>
      </w:ins>
    </w:p>
    <w:p w14:paraId="75D224C3" w14:textId="77777777" w:rsidR="00422DFB" w:rsidRPr="006E2100" w:rsidRDefault="00422DFB" w:rsidP="00422DFB">
      <w:pPr>
        <w:pStyle w:val="ListParagraph"/>
        <w:numPr>
          <w:ilvl w:val="1"/>
          <w:numId w:val="10"/>
        </w:numPr>
        <w:rPr>
          <w:ins w:id="918" w:author="Molly McEvilley" w:date="2020-07-23T10:58:00Z"/>
        </w:rPr>
      </w:pPr>
      <w:ins w:id="919" w:author="Molly McEvilley" w:date="2020-07-23T10:58:00Z">
        <w:r w:rsidRPr="00A241FD">
          <w:rPr>
            <w:b/>
            <w:bCs/>
            <w:u w:val="single"/>
          </w:rPr>
          <w:t>ProjectType</w:t>
        </w:r>
        <w:r>
          <w:rPr>
            <w:u w:val="single"/>
          </w:rPr>
          <w:t xml:space="preserve"> = 13 and </w:t>
        </w:r>
        <w:r w:rsidRPr="00A241FD">
          <w:rPr>
            <w:b/>
            <w:bCs/>
            <w:u w:val="single"/>
          </w:rPr>
          <w:t>MoveInDate</w:t>
        </w:r>
        <w:r>
          <w:rPr>
            <w:u w:val="single"/>
          </w:rPr>
          <w:t xml:space="preserve"> = </w:t>
        </w:r>
        <w:proofErr w:type="spellStart"/>
        <w:r w:rsidRPr="00A241FD">
          <w:rPr>
            <w:b/>
            <w:bCs/>
            <w:u w:val="single"/>
          </w:rPr>
          <w:t>CohortStart</w:t>
        </w:r>
        <w:proofErr w:type="spellEnd"/>
        <w:r>
          <w:rPr>
            <w:u w:val="single"/>
          </w:rPr>
          <w:t xml:space="preserve"> and </w:t>
        </w:r>
        <w:r w:rsidRPr="00A241FD">
          <w:rPr>
            <w:b/>
            <w:bCs/>
            <w:u w:val="single"/>
          </w:rPr>
          <w:t>ExitDate</w:t>
        </w:r>
        <w:r>
          <w:rPr>
            <w:u w:val="single"/>
          </w:rPr>
          <w:t xml:space="preserve"> = </w:t>
        </w:r>
        <w:proofErr w:type="spellStart"/>
        <w:r w:rsidRPr="00A241FD">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920" w:name="_Toc525229617"/>
      <w:bookmarkStart w:id="921" w:name="_Toc525229618"/>
      <w:bookmarkStart w:id="922" w:name="_Toc525229619"/>
      <w:bookmarkStart w:id="923" w:name="_Toc525229620"/>
      <w:bookmarkStart w:id="924" w:name="_Toc525229621"/>
      <w:bookmarkStart w:id="925" w:name="_Toc525229622"/>
      <w:bookmarkStart w:id="926" w:name="_Toc525229623"/>
      <w:bookmarkStart w:id="927" w:name="_Toc511744576"/>
      <w:bookmarkStart w:id="928" w:name="_Toc511744577"/>
      <w:bookmarkStart w:id="929" w:name="_Toc511744578"/>
      <w:bookmarkStart w:id="930" w:name="_Toc511744579"/>
      <w:bookmarkStart w:id="931" w:name="_Toc511744580"/>
      <w:bookmarkStart w:id="932" w:name="_Toc511744581"/>
      <w:bookmarkStart w:id="933" w:name="_Toc511744582"/>
      <w:bookmarkStart w:id="934" w:name="_Toc511744591"/>
      <w:bookmarkStart w:id="935" w:name="_Toc511744592"/>
      <w:bookmarkStart w:id="936" w:name="_Toc511744593"/>
      <w:bookmarkStart w:id="937" w:name="_Toc511744594"/>
      <w:bookmarkStart w:id="938" w:name="_Toc511744595"/>
      <w:bookmarkStart w:id="939" w:name="_Toc511744656"/>
      <w:bookmarkStart w:id="940" w:name="_Toc511744657"/>
      <w:bookmarkStart w:id="941" w:name="_Toc511744658"/>
      <w:bookmarkStart w:id="942" w:name="_Toc511744659"/>
      <w:bookmarkStart w:id="943" w:name="_Toc511744660"/>
      <w:bookmarkStart w:id="944" w:name="_Toc511744661"/>
      <w:bookmarkStart w:id="945" w:name="_Toc511744662"/>
      <w:bookmarkStart w:id="946" w:name="_Toc511744663"/>
      <w:bookmarkStart w:id="947" w:name="_Toc511182521"/>
      <w:bookmarkStart w:id="948" w:name="_Toc37849821"/>
      <w:bookmarkStart w:id="949" w:name="_Toc38030595"/>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r>
        <w:t>Get Counts of People by Project and Personal Characteristics</w:t>
      </w:r>
      <w:bookmarkEnd w:id="948"/>
      <w:bookmarkEnd w:id="949"/>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lastRenderedPageBreak/>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A121A6E" w14:textId="77777777" w:rsidR="00422DFB" w:rsidRDefault="00422DFB" w:rsidP="00A241FD">
      <w:pPr>
        <w:pStyle w:val="ListParagraph"/>
        <w:numPr>
          <w:ilvl w:val="0"/>
          <w:numId w:val="10"/>
        </w:numPr>
        <w:rPr>
          <w:ins w:id="950" w:author="Molly McEvilley" w:date="2020-07-23T10:58:00Z"/>
        </w:rPr>
      </w:pPr>
      <w:ins w:id="951" w:author="Molly McEvilley" w:date="2020-07-23T10:58:00Z">
        <w:r w:rsidRPr="00BB785F">
          <w:rPr>
            <w:b/>
          </w:rPr>
          <w:t>ExitDate</w:t>
        </w:r>
        <w:r>
          <w:t xml:space="preserve"> is NULL or </w:t>
        </w:r>
      </w:ins>
    </w:p>
    <w:p w14:paraId="038CC33C" w14:textId="6EE89FE9" w:rsidR="00422DFB" w:rsidRPr="00A241FD" w:rsidRDefault="00422DFB" w:rsidP="00A241FD">
      <w:pPr>
        <w:pStyle w:val="ListParagraph"/>
        <w:numPr>
          <w:ilvl w:val="1"/>
          <w:numId w:val="10"/>
        </w:numPr>
        <w:rPr>
          <w:ins w:id="952" w:author="Molly McEvilley" w:date="2020-07-23T10:58:00Z"/>
        </w:rPr>
      </w:pPr>
      <w:ins w:id="953" w:author="Molly McEvilley" w:date="2020-07-23T10:58:00Z">
        <w:r w:rsidRPr="00BB785F">
          <w:rPr>
            <w:b/>
          </w:rPr>
          <w:t>ExitDate</w:t>
        </w:r>
        <w:r>
          <w:t xml:space="preserve"> &gt; </w:t>
        </w:r>
        <w:proofErr w:type="spellStart"/>
        <w:r w:rsidRPr="006E2100">
          <w:rPr>
            <w:u w:val="single"/>
          </w:rPr>
          <w:t>CohortStart</w:t>
        </w:r>
        <w:proofErr w:type="spellEnd"/>
        <w:r>
          <w:rPr>
            <w:u w:val="single"/>
          </w:rPr>
          <w:t xml:space="preserve"> or</w:t>
        </w:r>
      </w:ins>
    </w:p>
    <w:p w14:paraId="4A2A7D08" w14:textId="77777777" w:rsidR="00422DFB" w:rsidRPr="006E2100" w:rsidRDefault="00422DFB" w:rsidP="00422DFB">
      <w:pPr>
        <w:pStyle w:val="ListParagraph"/>
        <w:numPr>
          <w:ilvl w:val="1"/>
          <w:numId w:val="10"/>
        </w:numPr>
        <w:rPr>
          <w:ins w:id="954" w:author="Molly McEvilley" w:date="2020-07-23T10:58:00Z"/>
        </w:rPr>
      </w:pPr>
      <w:ins w:id="955" w:author="Molly McEvilley" w:date="2020-07-23T10:58:00Z">
        <w:r w:rsidRPr="00A241FD">
          <w:rPr>
            <w:b/>
            <w:bCs/>
            <w:u w:val="single"/>
          </w:rPr>
          <w:t>ProjectType</w:t>
        </w:r>
        <w:r>
          <w:rPr>
            <w:u w:val="single"/>
          </w:rPr>
          <w:t xml:space="preserve"> = 13 and </w:t>
        </w:r>
        <w:r w:rsidRPr="00A241FD">
          <w:rPr>
            <w:b/>
            <w:bCs/>
            <w:u w:val="single"/>
          </w:rPr>
          <w:t>MoveInDate</w:t>
        </w:r>
        <w:r>
          <w:rPr>
            <w:u w:val="single"/>
          </w:rPr>
          <w:t xml:space="preserve"> = </w:t>
        </w:r>
        <w:proofErr w:type="spellStart"/>
        <w:r w:rsidRPr="00A241FD">
          <w:rPr>
            <w:b/>
            <w:bCs/>
            <w:u w:val="single"/>
          </w:rPr>
          <w:t>CohortStart</w:t>
        </w:r>
        <w:proofErr w:type="spellEnd"/>
        <w:r>
          <w:rPr>
            <w:u w:val="single"/>
          </w:rPr>
          <w:t xml:space="preserve"> and </w:t>
        </w:r>
        <w:r w:rsidRPr="00A241FD">
          <w:rPr>
            <w:b/>
            <w:bCs/>
            <w:u w:val="single"/>
          </w:rPr>
          <w:t>ExitDate</w:t>
        </w:r>
        <w:r>
          <w:rPr>
            <w:u w:val="single"/>
          </w:rPr>
          <w:t xml:space="preserve"> = </w:t>
        </w:r>
        <w:proofErr w:type="spellStart"/>
        <w:r w:rsidRPr="00A241FD">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956" w:name="_Get_Counts_of"/>
      <w:bookmarkStart w:id="957" w:name="_Toc37849822"/>
      <w:bookmarkStart w:id="958" w:name="_Toc38030596"/>
      <w:bookmarkEnd w:id="956"/>
      <w:r>
        <w:lastRenderedPageBreak/>
        <w:t>Get Counts of People by Project Type and Personal Characteristics</w:t>
      </w:r>
      <w:bookmarkEnd w:id="957"/>
      <w:bookmarkEnd w:id="958"/>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6228795" w14:textId="77777777" w:rsidR="00422DFB" w:rsidRDefault="00422DFB" w:rsidP="00A241FD">
      <w:pPr>
        <w:pStyle w:val="ListParagraph"/>
        <w:numPr>
          <w:ilvl w:val="0"/>
          <w:numId w:val="10"/>
        </w:numPr>
        <w:rPr>
          <w:ins w:id="959" w:author="Molly McEvilley" w:date="2020-07-23T10:59:00Z"/>
        </w:rPr>
      </w:pPr>
      <w:ins w:id="960" w:author="Molly McEvilley" w:date="2020-07-23T10:59:00Z">
        <w:r w:rsidRPr="00BB785F">
          <w:rPr>
            <w:b/>
          </w:rPr>
          <w:t>ExitDate</w:t>
        </w:r>
        <w:r>
          <w:t xml:space="preserve"> is NULL or </w:t>
        </w:r>
      </w:ins>
    </w:p>
    <w:p w14:paraId="65B82915" w14:textId="77777777" w:rsidR="00422DFB" w:rsidRPr="00A241FD" w:rsidRDefault="00422DFB" w:rsidP="00A241FD">
      <w:pPr>
        <w:pStyle w:val="ListParagraph"/>
        <w:numPr>
          <w:ilvl w:val="1"/>
          <w:numId w:val="10"/>
        </w:numPr>
        <w:rPr>
          <w:ins w:id="961" w:author="Molly McEvilley" w:date="2020-07-23T10:59:00Z"/>
        </w:rPr>
      </w:pPr>
      <w:ins w:id="962" w:author="Molly McEvilley" w:date="2020-07-23T10:59:00Z">
        <w:r w:rsidRPr="00BB785F">
          <w:rPr>
            <w:b/>
          </w:rPr>
          <w:t>ExitDate</w:t>
        </w:r>
        <w:r>
          <w:t xml:space="preserve"> &gt; </w:t>
        </w:r>
        <w:proofErr w:type="spellStart"/>
        <w:r w:rsidRPr="006E2100">
          <w:rPr>
            <w:u w:val="single"/>
          </w:rPr>
          <w:t>CohortStart</w:t>
        </w:r>
        <w:proofErr w:type="spellEnd"/>
        <w:r>
          <w:rPr>
            <w:u w:val="single"/>
          </w:rPr>
          <w:t xml:space="preserve"> or</w:t>
        </w:r>
      </w:ins>
    </w:p>
    <w:p w14:paraId="650CEF2E" w14:textId="77777777" w:rsidR="00422DFB" w:rsidRPr="006E2100" w:rsidRDefault="00422DFB" w:rsidP="00422DFB">
      <w:pPr>
        <w:pStyle w:val="ListParagraph"/>
        <w:numPr>
          <w:ilvl w:val="1"/>
          <w:numId w:val="10"/>
        </w:numPr>
        <w:rPr>
          <w:ins w:id="963" w:author="Molly McEvilley" w:date="2020-07-23T10:59:00Z"/>
        </w:rPr>
      </w:pPr>
      <w:ins w:id="964" w:author="Molly McEvilley" w:date="2020-07-23T10:59:00Z">
        <w:r w:rsidRPr="00A241FD">
          <w:rPr>
            <w:b/>
            <w:bCs/>
            <w:u w:val="single"/>
          </w:rPr>
          <w:t>ProjectType</w:t>
        </w:r>
        <w:r>
          <w:rPr>
            <w:u w:val="single"/>
          </w:rPr>
          <w:t xml:space="preserve"> = 13 and </w:t>
        </w:r>
        <w:r w:rsidRPr="00A241FD">
          <w:rPr>
            <w:b/>
            <w:bCs/>
            <w:u w:val="single"/>
          </w:rPr>
          <w:t>MoveInDate</w:t>
        </w:r>
        <w:r>
          <w:rPr>
            <w:u w:val="single"/>
          </w:rPr>
          <w:t xml:space="preserve"> = </w:t>
        </w:r>
        <w:proofErr w:type="spellStart"/>
        <w:r w:rsidRPr="00A241FD">
          <w:rPr>
            <w:b/>
            <w:bCs/>
            <w:u w:val="single"/>
          </w:rPr>
          <w:t>CohortStart</w:t>
        </w:r>
        <w:proofErr w:type="spellEnd"/>
        <w:r>
          <w:rPr>
            <w:u w:val="single"/>
          </w:rPr>
          <w:t xml:space="preserve"> and </w:t>
        </w:r>
        <w:r w:rsidRPr="00A241FD">
          <w:rPr>
            <w:b/>
            <w:bCs/>
            <w:u w:val="single"/>
          </w:rPr>
          <w:t>ExitDate</w:t>
        </w:r>
        <w:r>
          <w:rPr>
            <w:u w:val="single"/>
          </w:rPr>
          <w:t xml:space="preserve"> = </w:t>
        </w:r>
        <w:proofErr w:type="spellStart"/>
        <w:r w:rsidRPr="00A241FD">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lastRenderedPageBreak/>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lastRenderedPageBreak/>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lastRenderedPageBreak/>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lastRenderedPageBreak/>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965" w:name="_Toc37849823"/>
      <w:bookmarkStart w:id="966" w:name="_Toc38030597"/>
      <w:r>
        <w:t xml:space="preserve">Get Counts of </w:t>
      </w:r>
      <w:proofErr w:type="spellStart"/>
      <w:r>
        <w:t>Bednights</w:t>
      </w:r>
      <w:proofErr w:type="spellEnd"/>
      <w:r>
        <w:t xml:space="preserve"> by Project</w:t>
      </w:r>
      <w:r w:rsidR="00A768D9">
        <w:t xml:space="preserve"> and Household Characteristics</w:t>
      </w:r>
      <w:bookmarkEnd w:id="965"/>
      <w:bookmarkEnd w:id="966"/>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295EAA4D"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rPr>
                <w:ins w:id="967" w:author="Molly McEvilley" w:date="2020-07-23T11:00:00Z"/>
              </w:rPr>
            </w:pPr>
            <w:del w:id="968" w:author="Molly McEvilley" w:date="2020-07-23T11:01:00Z">
              <w:r w:rsidDel="00021910">
                <w:delText>&lt;= (</w:delText>
              </w:r>
              <w:r w:rsidRPr="00291CD4" w:rsidDel="00021910">
                <w:rPr>
                  <w:b/>
                </w:rPr>
                <w:delText>ExitDate</w:delText>
              </w:r>
              <w:r w:rsidDel="00021910">
                <w:delText xml:space="preserve"> – 1 day)</w:delText>
              </w:r>
              <w:r w:rsidR="00F074C9" w:rsidDel="00021910">
                <w:delText xml:space="preserve"> </w:delText>
              </w:r>
              <w:r w:rsidDel="00021910">
                <w:delText>or,</w:delText>
              </w:r>
            </w:del>
            <w:r>
              <w:t xml:space="preserve"> </w:t>
            </w:r>
          </w:p>
          <w:p w14:paraId="7568F90D" w14:textId="598B9DCB" w:rsidR="00AF1237" w:rsidRDefault="00AF1237" w:rsidP="00072386">
            <w:pPr>
              <w:pStyle w:val="NoSpacing"/>
              <w:cnfStyle w:val="000000100000" w:firstRow="0" w:lastRow="0" w:firstColumn="0" w:lastColumn="0" w:oddVBand="0" w:evenVBand="0" w:oddHBand="1" w:evenHBand="0" w:firstRowFirstColumn="0" w:firstRowLastColumn="0" w:lastRowFirstColumn="0" w:lastRowLastColumn="0"/>
            </w:pPr>
            <w:ins w:id="969" w:author="Molly McEvilley" w:date="2020-07-23T11:00:00Z">
              <w:r>
                <w:t xml:space="preserve">If </w:t>
              </w:r>
              <w:r w:rsidRPr="000B13F9">
                <w:rPr>
                  <w:b/>
                  <w:bCs/>
                  <w:rPrChange w:id="970" w:author="Molly McEvilley" w:date="2020-07-23T11:02:00Z">
                    <w:rPr/>
                  </w:rPrChange>
                </w:rPr>
                <w:t>ProjectType</w:t>
              </w:r>
              <w:r>
                <w:t xml:space="preserve"> = 13 and </w:t>
              </w:r>
              <w:proofErr w:type="gramStart"/>
              <w:r w:rsidRPr="000B13F9">
                <w:rPr>
                  <w:b/>
                  <w:bCs/>
                  <w:rPrChange w:id="971" w:author="Molly McEvilley" w:date="2020-07-23T11:02:00Z">
                    <w:rPr/>
                  </w:rPrChange>
                </w:rPr>
                <w:t>MoveInDate</w:t>
              </w:r>
              <w:r>
                <w:t xml:space="preserve"> </w:t>
              </w:r>
            </w:ins>
            <w:ins w:id="972" w:author="Molly McEvilley" w:date="2020-07-23T11:01:00Z">
              <w:r w:rsidR="005837C7">
                <w:t xml:space="preserve"> =</w:t>
              </w:r>
              <w:proofErr w:type="gramEnd"/>
              <w:r w:rsidR="005837C7">
                <w:t xml:space="preserve"> </w:t>
              </w:r>
              <w:r w:rsidR="005837C7" w:rsidRPr="000B13F9">
                <w:rPr>
                  <w:b/>
                  <w:bCs/>
                  <w:rPrChange w:id="973" w:author="Molly McEvilley" w:date="2020-07-23T11:02:00Z">
                    <w:rPr/>
                  </w:rPrChange>
                </w:rPr>
                <w:t>ExitDate</w:t>
              </w:r>
              <w:r w:rsidR="005837C7">
                <w:t xml:space="preserve">, </w:t>
              </w:r>
              <w:r w:rsidR="005837C7" w:rsidRPr="000B13F9">
                <w:rPr>
                  <w:b/>
                  <w:bCs/>
                  <w:rPrChange w:id="974" w:author="Molly McEvilley" w:date="2020-07-23T11:03:00Z">
                    <w:rPr/>
                  </w:rPrChange>
                </w:rPr>
                <w:t>ExitDate</w:t>
              </w:r>
            </w:ins>
          </w:p>
          <w:p w14:paraId="5D4CF642" w14:textId="72FA6AE4"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rPr>
                <w:ins w:id="975" w:author="Molly McEvilley" w:date="2020-07-23T11:01:00Z"/>
                <w:u w:val="single"/>
              </w:rPr>
            </w:pPr>
            <w:r>
              <w:t xml:space="preserve">If </w:t>
            </w:r>
            <w:r w:rsidRPr="00291CD4">
              <w:rPr>
                <w:b/>
              </w:rPr>
              <w:t>ExitDate</w:t>
            </w:r>
            <w:r>
              <w:t xml:space="preserve"> is </w:t>
            </w:r>
            <w:r w:rsidR="00143E83">
              <w:t>NULL</w:t>
            </w:r>
            <w:r>
              <w:t xml:space="preserve">, </w:t>
            </w:r>
            <w:ins w:id="976" w:author="Molly McEvilley" w:date="2020-03-30T05:05:00Z">
              <w:r w:rsidR="005837C7" w:rsidRPr="005837C7">
                <w:rPr>
                  <w:rFonts w:cstheme="minorHAnsi"/>
                  <w:u w:val="single"/>
                  <w:rPrChange w:id="977" w:author="Molly McEvilley" w:date="2020-03-30T05:05:00Z">
                    <w:rPr>
                      <w:rFonts w:cstheme="minorHAnsi"/>
                    </w:rPr>
                  </w:rPrChange>
                </w:rPr>
                <w:t>ReportEnd</w:t>
              </w:r>
            </w:ins>
            <w:del w:id="978" w:author="Molly McEvilley" w:date="2020-07-23T11:01:00Z">
              <w:r w:rsidRPr="001E1821" w:rsidDel="005837C7">
                <w:rPr>
                  <w:u w:val="single"/>
                </w:rPr>
                <w:delText>ReportEnd</w:delText>
              </w:r>
            </w:del>
          </w:p>
          <w:p w14:paraId="19CCD52F" w14:textId="2FB8025F" w:rsidR="005837C7" w:rsidRPr="00AE734F" w:rsidRDefault="005837C7" w:rsidP="00072386">
            <w:pPr>
              <w:pStyle w:val="NoSpacing"/>
              <w:cnfStyle w:val="000000100000" w:firstRow="0" w:lastRow="0" w:firstColumn="0" w:lastColumn="0" w:oddVBand="0" w:evenVBand="0" w:oddHBand="1" w:evenHBand="0" w:firstRowFirstColumn="0" w:firstRowLastColumn="0" w:lastRowFirstColumn="0" w:lastRowLastColumn="0"/>
            </w:pPr>
            <w:ins w:id="979" w:author="Molly McEvilley" w:date="2020-07-23T11:01:00Z">
              <w:r>
                <w:t xml:space="preserve">Otherwise, </w:t>
              </w:r>
              <w:r w:rsidR="00021910">
                <w:t>&lt;= (</w:t>
              </w:r>
              <w:r w:rsidR="00021910" w:rsidRPr="00291CD4">
                <w:rPr>
                  <w:b/>
                </w:rPr>
                <w:t>ExitDate</w:t>
              </w:r>
              <w:r w:rsidR="00021910">
                <w:t xml:space="preserve"> – 1 day)</w:t>
              </w:r>
            </w:ins>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lastRenderedPageBreak/>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980" w:name="_Toc37849824"/>
      <w:bookmarkStart w:id="981" w:name="_Toc38030598"/>
      <w:r>
        <w:t xml:space="preserve">Get Counts of </w:t>
      </w:r>
      <w:proofErr w:type="spellStart"/>
      <w:r>
        <w:t>Bednights</w:t>
      </w:r>
      <w:proofErr w:type="spellEnd"/>
      <w:r>
        <w:t xml:space="preserve"> by </w:t>
      </w:r>
      <w:r w:rsidR="00A768D9">
        <w:t>Project Type and Household Characteristics</w:t>
      </w:r>
      <w:bookmarkEnd w:id="980"/>
      <w:bookmarkEnd w:id="98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lastRenderedPageBreak/>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D804B3" w:rsidRPr="00AE734F" w14:paraId="76740316" w14:textId="77777777" w:rsidTr="00A241FD">
        <w:trPr>
          <w:cnfStyle w:val="000000100000" w:firstRow="0" w:lastRow="0" w:firstColumn="0" w:lastColumn="0" w:oddVBand="0" w:evenVBand="0" w:oddHBand="1" w:evenHBand="0" w:firstRowFirstColumn="0" w:firstRowLastColumn="0" w:lastRowFirstColumn="0" w:lastRowLastColumn="0"/>
          <w:cantSplit/>
          <w:trHeight w:val="216"/>
          <w:ins w:id="982" w:author="Molly McEvilley" w:date="2020-07-23T11:04:00Z"/>
        </w:trPr>
        <w:tc>
          <w:tcPr>
            <w:cnfStyle w:val="001000000000" w:firstRow="0" w:lastRow="0" w:firstColumn="1" w:lastColumn="0" w:oddVBand="0" w:evenVBand="0" w:oddHBand="0" w:evenHBand="0" w:firstRowFirstColumn="0" w:firstRowLastColumn="0" w:lastRowFirstColumn="0" w:lastRowLastColumn="0"/>
            <w:tcW w:w="3055" w:type="dxa"/>
          </w:tcPr>
          <w:p w14:paraId="2E61BEB3" w14:textId="77777777" w:rsidR="00D804B3" w:rsidRPr="00AE734F" w:rsidRDefault="00D804B3" w:rsidP="00A241FD">
            <w:pPr>
              <w:pStyle w:val="NoSpacing"/>
              <w:rPr>
                <w:ins w:id="983" w:author="Molly McEvilley" w:date="2020-07-23T11:04:00Z"/>
              </w:rPr>
            </w:pPr>
            <w:ins w:id="984" w:author="Molly McEvilley" w:date="2020-07-23T11:04:00Z">
              <w:r w:rsidRPr="00291CD4">
                <w:rPr>
                  <w:b/>
                </w:rPr>
                <w:t>ProjectType</w:t>
              </w:r>
              <w:r>
                <w:t xml:space="preserve"> in (3,13)</w:t>
              </w:r>
            </w:ins>
          </w:p>
        </w:tc>
        <w:tc>
          <w:tcPr>
            <w:tcW w:w="1800" w:type="dxa"/>
          </w:tcPr>
          <w:p w14:paraId="76DDB26A" w14:textId="77777777" w:rsidR="00D804B3" w:rsidRPr="00291CD4"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985" w:author="Molly McEvilley" w:date="2020-07-23T11:04:00Z"/>
                <w:b/>
              </w:rPr>
            </w:pPr>
            <w:ins w:id="986" w:author="Molly McEvilley" w:date="2020-07-23T11:04:00Z">
              <w:r>
                <w:rPr>
                  <w:b/>
                </w:rPr>
                <w:t>&gt;=</w:t>
              </w:r>
              <w:r w:rsidRPr="00291CD4">
                <w:rPr>
                  <w:b/>
                </w:rPr>
                <w:t>MoveInDate</w:t>
              </w:r>
            </w:ins>
          </w:p>
        </w:tc>
        <w:tc>
          <w:tcPr>
            <w:tcW w:w="4495" w:type="dxa"/>
          </w:tcPr>
          <w:p w14:paraId="32128119" w14:textId="77777777" w:rsidR="00D804B3"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987" w:author="Molly McEvilley" w:date="2020-07-23T11:04:00Z"/>
              </w:rPr>
            </w:pPr>
            <w:ins w:id="988" w:author="Molly McEvilley" w:date="2020-07-23T11:04:00Z">
              <w:r>
                <w:t xml:space="preserve"> </w:t>
              </w:r>
            </w:ins>
          </w:p>
          <w:p w14:paraId="0AEF67D7" w14:textId="77777777" w:rsidR="00D804B3"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989" w:author="Molly McEvilley" w:date="2020-07-23T11:04:00Z"/>
              </w:rPr>
            </w:pPr>
            <w:ins w:id="990" w:author="Molly McEvilley" w:date="2020-07-23T11:04:00Z">
              <w:r>
                <w:t xml:space="preserve">If </w:t>
              </w:r>
              <w:r w:rsidRPr="00A241FD">
                <w:rPr>
                  <w:b/>
                  <w:bCs/>
                </w:rPr>
                <w:t>ProjectType</w:t>
              </w:r>
              <w:r>
                <w:t xml:space="preserve"> = 13 and </w:t>
              </w:r>
              <w:proofErr w:type="gramStart"/>
              <w:r w:rsidRPr="00A241FD">
                <w:rPr>
                  <w:b/>
                  <w:bCs/>
                </w:rPr>
                <w:t>MoveInDate</w:t>
              </w:r>
              <w:r>
                <w:t xml:space="preserve">  =</w:t>
              </w:r>
              <w:proofErr w:type="gramEnd"/>
              <w:r>
                <w:t xml:space="preserve"> </w:t>
              </w:r>
              <w:r w:rsidRPr="00A241FD">
                <w:rPr>
                  <w:b/>
                  <w:bCs/>
                </w:rPr>
                <w:t>ExitDate</w:t>
              </w:r>
              <w:r>
                <w:t xml:space="preserve">, </w:t>
              </w:r>
              <w:r w:rsidRPr="00A241FD">
                <w:rPr>
                  <w:b/>
                  <w:bCs/>
                </w:rPr>
                <w:t>ExitDate</w:t>
              </w:r>
            </w:ins>
          </w:p>
          <w:p w14:paraId="1D6F48B9" w14:textId="77777777" w:rsidR="00D804B3"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991" w:author="Molly McEvilley" w:date="2020-07-23T11:04:00Z"/>
                <w:u w:val="single"/>
              </w:rPr>
            </w:pPr>
            <w:ins w:id="992" w:author="Molly McEvilley" w:date="2020-07-23T11:04:00Z">
              <w:r>
                <w:t xml:space="preserve">If </w:t>
              </w:r>
              <w:r w:rsidRPr="00291CD4">
                <w:rPr>
                  <w:b/>
                </w:rPr>
                <w:t>ExitDate</w:t>
              </w:r>
              <w:r>
                <w:t xml:space="preserve"> is NULL, </w:t>
              </w:r>
              <w:r w:rsidRPr="00A241FD">
                <w:rPr>
                  <w:rFonts w:cstheme="minorHAnsi"/>
                  <w:u w:val="single"/>
                </w:rPr>
                <w:t>ReportEnd</w:t>
              </w:r>
            </w:ins>
          </w:p>
          <w:p w14:paraId="51459BBA" w14:textId="77777777" w:rsidR="00D804B3" w:rsidRPr="00AE734F"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993" w:author="Molly McEvilley" w:date="2020-07-23T11:04:00Z"/>
              </w:rPr>
            </w:pPr>
            <w:ins w:id="994" w:author="Molly McEvilley" w:date="2020-07-23T11:04:00Z">
              <w:r>
                <w:t>Otherwise, &lt;= (</w:t>
              </w:r>
              <w:r w:rsidRPr="00291CD4">
                <w:rPr>
                  <w:b/>
                </w:rPr>
                <w:t>ExitDate</w:t>
              </w:r>
              <w:r>
                <w:t xml:space="preserve"> – 1 day)</w:t>
              </w:r>
            </w:ins>
          </w:p>
        </w:tc>
      </w:tr>
      <w:tr w:rsidR="00E207EF" w:rsidRPr="00AE734F" w14:paraId="6AE9C850"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60FE5262" w:rsidR="00E207EF" w:rsidRPr="00AE734F" w:rsidRDefault="00E207EF" w:rsidP="00072386">
            <w:pPr>
              <w:pStyle w:val="NoSpacing"/>
            </w:pPr>
            <w:del w:id="995" w:author="Molly McEvilley" w:date="2020-07-23T11:04:00Z">
              <w:r w:rsidRPr="00291CD4" w:rsidDel="00D804B3">
                <w:rPr>
                  <w:b/>
                </w:rPr>
                <w:delText>ProjectType</w:delText>
              </w:r>
              <w:r w:rsidDel="00D804B3">
                <w:delText xml:space="preserve"> in (3,13)</w:delText>
              </w:r>
            </w:del>
          </w:p>
        </w:tc>
        <w:tc>
          <w:tcPr>
            <w:tcW w:w="1800" w:type="dxa"/>
          </w:tcPr>
          <w:p w14:paraId="6644FF75" w14:textId="5E3D6F3D"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del w:id="996" w:author="Molly McEvilley" w:date="2020-07-23T11:04:00Z">
              <w:r w:rsidDel="00D804B3">
                <w:rPr>
                  <w:b/>
                </w:rPr>
                <w:delText>&gt;=</w:delText>
              </w:r>
              <w:r w:rsidRPr="00291CD4" w:rsidDel="00D804B3">
                <w:rPr>
                  <w:b/>
                </w:rPr>
                <w:delText>MoveInDate</w:delText>
              </w:r>
            </w:del>
          </w:p>
        </w:tc>
        <w:tc>
          <w:tcPr>
            <w:tcW w:w="4495" w:type="dxa"/>
          </w:tcPr>
          <w:p w14:paraId="000926B1" w14:textId="7269B6E6" w:rsidR="00E207EF" w:rsidDel="00D804B3" w:rsidRDefault="00E207EF" w:rsidP="00072386">
            <w:pPr>
              <w:pStyle w:val="NoSpacing"/>
              <w:cnfStyle w:val="000000010000" w:firstRow="0" w:lastRow="0" w:firstColumn="0" w:lastColumn="0" w:oddVBand="0" w:evenVBand="0" w:oddHBand="0" w:evenHBand="1" w:firstRowFirstColumn="0" w:firstRowLastColumn="0" w:lastRowFirstColumn="0" w:lastRowLastColumn="0"/>
              <w:rPr>
                <w:del w:id="997" w:author="Molly McEvilley" w:date="2020-07-23T11:04:00Z"/>
              </w:rPr>
            </w:pPr>
            <w:del w:id="998" w:author="Molly McEvilley" w:date="2020-07-23T11:04:00Z">
              <w:r w:rsidDel="00D804B3">
                <w:delText>&lt;= (</w:delText>
              </w:r>
              <w:r w:rsidRPr="00291CD4" w:rsidDel="00D804B3">
                <w:rPr>
                  <w:b/>
                </w:rPr>
                <w:delText>ExitDate</w:delText>
              </w:r>
              <w:r w:rsidDel="00D804B3">
                <w:delText xml:space="preserve"> – 1 day)</w:delText>
              </w:r>
              <w:r w:rsidR="00243CE5" w:rsidDel="00D804B3">
                <w:delText xml:space="preserve"> </w:delText>
              </w:r>
              <w:r w:rsidDel="00D804B3">
                <w:delText xml:space="preserve">or, </w:delText>
              </w:r>
            </w:del>
          </w:p>
          <w:p w14:paraId="7A1DF916" w14:textId="7D96FD8D" w:rsidR="00E207EF" w:rsidRPr="00AE734F" w:rsidRDefault="00E207EF" w:rsidP="00072386">
            <w:pPr>
              <w:pStyle w:val="NoSpacing"/>
              <w:cnfStyle w:val="000000010000" w:firstRow="0" w:lastRow="0" w:firstColumn="0" w:lastColumn="0" w:oddVBand="0" w:evenVBand="0" w:oddHBand="0" w:evenHBand="1" w:firstRowFirstColumn="0" w:firstRowLastColumn="0" w:lastRowFirstColumn="0" w:lastRowLastColumn="0"/>
            </w:pPr>
            <w:del w:id="999" w:author="Molly McEvilley" w:date="2020-07-23T11:04:00Z">
              <w:r w:rsidDel="00D804B3">
                <w:delText xml:space="preserve">If </w:delText>
              </w:r>
              <w:r w:rsidRPr="00291CD4" w:rsidDel="00D804B3">
                <w:rPr>
                  <w:b/>
                </w:rPr>
                <w:delText>ExitDate</w:delText>
              </w:r>
              <w:r w:rsidDel="00D804B3">
                <w:delText xml:space="preserve"> is </w:delText>
              </w:r>
              <w:r w:rsidR="00143E83" w:rsidDel="00D804B3">
                <w:delText>NULL</w:delText>
              </w:r>
              <w:r w:rsidDel="00D804B3">
                <w:delText xml:space="preserve">, </w:delText>
              </w:r>
              <w:r w:rsidRPr="001E1821" w:rsidDel="00D804B3">
                <w:rPr>
                  <w:u w:val="single"/>
                </w:rPr>
                <w:delText>ReportEnd</w:delText>
              </w:r>
            </w:del>
          </w:p>
        </w:tc>
      </w:tr>
      <w:tr w:rsidR="00E207EF" w:rsidRPr="00AE734F" w14:paraId="287A7881"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000" w:name="_Toc37849825"/>
      <w:bookmarkStart w:id="1001" w:name="_Toc38030599"/>
      <w:r>
        <w:t xml:space="preserve">Get Counts of </w:t>
      </w:r>
      <w:proofErr w:type="spellStart"/>
      <w:r>
        <w:t>Bednights</w:t>
      </w:r>
      <w:proofErr w:type="spellEnd"/>
      <w:r>
        <w:t xml:space="preserve"> by Project and Personal Characteristics</w:t>
      </w:r>
      <w:bookmarkEnd w:id="1000"/>
      <w:bookmarkEnd w:id="1001"/>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lastRenderedPageBreak/>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D804B3" w:rsidRPr="00AE734F" w14:paraId="5BA4BC5F" w14:textId="77777777" w:rsidTr="00A241FD">
        <w:trPr>
          <w:cnfStyle w:val="000000100000" w:firstRow="0" w:lastRow="0" w:firstColumn="0" w:lastColumn="0" w:oddVBand="0" w:evenVBand="0" w:oddHBand="1" w:evenHBand="0" w:firstRowFirstColumn="0" w:firstRowLastColumn="0" w:lastRowFirstColumn="0" w:lastRowLastColumn="0"/>
          <w:cantSplit/>
          <w:trHeight w:val="216"/>
          <w:ins w:id="1002" w:author="Molly McEvilley" w:date="2020-07-23T11:04:00Z"/>
        </w:trPr>
        <w:tc>
          <w:tcPr>
            <w:cnfStyle w:val="001000000000" w:firstRow="0" w:lastRow="0" w:firstColumn="1" w:lastColumn="0" w:oddVBand="0" w:evenVBand="0" w:oddHBand="0" w:evenHBand="0" w:firstRowFirstColumn="0" w:firstRowLastColumn="0" w:lastRowFirstColumn="0" w:lastRowLastColumn="0"/>
            <w:tcW w:w="3055" w:type="dxa"/>
          </w:tcPr>
          <w:p w14:paraId="17AB7191" w14:textId="77777777" w:rsidR="00D804B3" w:rsidRPr="00AE734F" w:rsidRDefault="00D804B3" w:rsidP="00A241FD">
            <w:pPr>
              <w:pStyle w:val="NoSpacing"/>
              <w:rPr>
                <w:ins w:id="1003" w:author="Molly McEvilley" w:date="2020-07-23T11:04:00Z"/>
              </w:rPr>
            </w:pPr>
            <w:ins w:id="1004" w:author="Molly McEvilley" w:date="2020-07-23T11:04:00Z">
              <w:r w:rsidRPr="00291CD4">
                <w:rPr>
                  <w:b/>
                </w:rPr>
                <w:t>ProjectType</w:t>
              </w:r>
              <w:r>
                <w:t xml:space="preserve"> in (3,13)</w:t>
              </w:r>
            </w:ins>
          </w:p>
        </w:tc>
        <w:tc>
          <w:tcPr>
            <w:tcW w:w="1800" w:type="dxa"/>
          </w:tcPr>
          <w:p w14:paraId="273073BC" w14:textId="77777777" w:rsidR="00D804B3" w:rsidRPr="00291CD4"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1005" w:author="Molly McEvilley" w:date="2020-07-23T11:04:00Z"/>
                <w:b/>
              </w:rPr>
            </w:pPr>
            <w:ins w:id="1006" w:author="Molly McEvilley" w:date="2020-07-23T11:04:00Z">
              <w:r>
                <w:rPr>
                  <w:b/>
                </w:rPr>
                <w:t>&gt;=</w:t>
              </w:r>
              <w:r w:rsidRPr="00291CD4">
                <w:rPr>
                  <w:b/>
                </w:rPr>
                <w:t>MoveInDate</w:t>
              </w:r>
            </w:ins>
          </w:p>
        </w:tc>
        <w:tc>
          <w:tcPr>
            <w:tcW w:w="4495" w:type="dxa"/>
          </w:tcPr>
          <w:p w14:paraId="08D4C5A6" w14:textId="77777777" w:rsidR="00D804B3"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1007" w:author="Molly McEvilley" w:date="2020-07-23T11:04:00Z"/>
              </w:rPr>
            </w:pPr>
            <w:ins w:id="1008" w:author="Molly McEvilley" w:date="2020-07-23T11:04:00Z">
              <w:r>
                <w:t xml:space="preserve"> </w:t>
              </w:r>
            </w:ins>
          </w:p>
          <w:p w14:paraId="65AF1651" w14:textId="77777777" w:rsidR="00D804B3"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1009" w:author="Molly McEvilley" w:date="2020-07-23T11:04:00Z"/>
              </w:rPr>
            </w:pPr>
            <w:ins w:id="1010" w:author="Molly McEvilley" w:date="2020-07-23T11:04:00Z">
              <w:r>
                <w:t xml:space="preserve">If </w:t>
              </w:r>
              <w:r w:rsidRPr="00A241FD">
                <w:rPr>
                  <w:b/>
                  <w:bCs/>
                </w:rPr>
                <w:t>ProjectType</w:t>
              </w:r>
              <w:r>
                <w:t xml:space="preserve"> = 13 and </w:t>
              </w:r>
              <w:proofErr w:type="gramStart"/>
              <w:r w:rsidRPr="00A241FD">
                <w:rPr>
                  <w:b/>
                  <w:bCs/>
                </w:rPr>
                <w:t>MoveInDate</w:t>
              </w:r>
              <w:r>
                <w:t xml:space="preserve">  =</w:t>
              </w:r>
              <w:proofErr w:type="gramEnd"/>
              <w:r>
                <w:t xml:space="preserve"> </w:t>
              </w:r>
              <w:r w:rsidRPr="00A241FD">
                <w:rPr>
                  <w:b/>
                  <w:bCs/>
                </w:rPr>
                <w:t>ExitDate</w:t>
              </w:r>
              <w:r>
                <w:t xml:space="preserve">, </w:t>
              </w:r>
              <w:r w:rsidRPr="00A241FD">
                <w:rPr>
                  <w:b/>
                  <w:bCs/>
                </w:rPr>
                <w:t>ExitDate</w:t>
              </w:r>
            </w:ins>
          </w:p>
          <w:p w14:paraId="08F8174B" w14:textId="77777777" w:rsidR="00D804B3"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1011" w:author="Molly McEvilley" w:date="2020-07-23T11:04:00Z"/>
                <w:u w:val="single"/>
              </w:rPr>
            </w:pPr>
            <w:ins w:id="1012" w:author="Molly McEvilley" w:date="2020-07-23T11:04:00Z">
              <w:r>
                <w:t xml:space="preserve">If </w:t>
              </w:r>
              <w:r w:rsidRPr="00291CD4">
                <w:rPr>
                  <w:b/>
                </w:rPr>
                <w:t>ExitDate</w:t>
              </w:r>
              <w:r>
                <w:t xml:space="preserve"> is NULL, </w:t>
              </w:r>
              <w:r w:rsidRPr="00A241FD">
                <w:rPr>
                  <w:rFonts w:cstheme="minorHAnsi"/>
                  <w:u w:val="single"/>
                </w:rPr>
                <w:t>ReportEnd</w:t>
              </w:r>
            </w:ins>
          </w:p>
          <w:p w14:paraId="30A24102" w14:textId="77777777" w:rsidR="00D804B3" w:rsidRPr="00AE734F"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1013" w:author="Molly McEvilley" w:date="2020-07-23T11:04:00Z"/>
              </w:rPr>
            </w:pPr>
            <w:ins w:id="1014" w:author="Molly McEvilley" w:date="2020-07-23T11:04:00Z">
              <w:r>
                <w:t>Otherwise, &lt;= (</w:t>
              </w:r>
              <w:r w:rsidRPr="00291CD4">
                <w:rPr>
                  <w:b/>
                </w:rPr>
                <w:t>ExitDate</w:t>
              </w:r>
              <w:r>
                <w:t xml:space="preserve"> – 1 day)</w:t>
              </w:r>
            </w:ins>
          </w:p>
        </w:tc>
      </w:tr>
      <w:tr w:rsidR="00C01C1B" w:rsidRPr="00AE734F" w:rsidDel="00D804B3" w14:paraId="74BBFD05" w14:textId="7DBE0AF4" w:rsidTr="0092505D">
        <w:trPr>
          <w:cnfStyle w:val="000000010000" w:firstRow="0" w:lastRow="0" w:firstColumn="0" w:lastColumn="0" w:oddVBand="0" w:evenVBand="0" w:oddHBand="0" w:evenHBand="1" w:firstRowFirstColumn="0" w:firstRowLastColumn="0" w:lastRowFirstColumn="0" w:lastRowLastColumn="0"/>
          <w:cantSplit/>
          <w:trHeight w:val="216"/>
          <w:del w:id="1015" w:author="Molly McEvilley" w:date="2020-07-23T11:04:00Z"/>
        </w:trPr>
        <w:tc>
          <w:tcPr>
            <w:cnfStyle w:val="001000000000" w:firstRow="0" w:lastRow="0" w:firstColumn="1" w:lastColumn="0" w:oddVBand="0" w:evenVBand="0" w:oddHBand="0" w:evenHBand="0" w:firstRowFirstColumn="0" w:firstRowLastColumn="0" w:lastRowFirstColumn="0" w:lastRowLastColumn="0"/>
            <w:tcW w:w="3055" w:type="dxa"/>
          </w:tcPr>
          <w:p w14:paraId="4C5B76A6" w14:textId="191341F8" w:rsidR="00C01C1B" w:rsidRPr="00AE734F" w:rsidDel="00D804B3" w:rsidRDefault="00C01C1B" w:rsidP="0092505D">
            <w:pPr>
              <w:pStyle w:val="NoSpacing"/>
              <w:rPr>
                <w:del w:id="1016" w:author="Molly McEvilley" w:date="2020-07-23T11:04:00Z"/>
              </w:rPr>
            </w:pPr>
            <w:del w:id="1017" w:author="Molly McEvilley" w:date="2020-07-23T11:04:00Z">
              <w:r w:rsidRPr="00291CD4" w:rsidDel="00D804B3">
                <w:rPr>
                  <w:b/>
                </w:rPr>
                <w:delText>ProjectType</w:delText>
              </w:r>
              <w:r w:rsidDel="00D804B3">
                <w:delText xml:space="preserve"> in (3,13)</w:delText>
              </w:r>
            </w:del>
          </w:p>
        </w:tc>
        <w:tc>
          <w:tcPr>
            <w:tcW w:w="1800" w:type="dxa"/>
          </w:tcPr>
          <w:p w14:paraId="6BE39E5C" w14:textId="7C5CE293" w:rsidR="00C01C1B" w:rsidRPr="00291CD4" w:rsidDel="00D804B3" w:rsidRDefault="00C01C1B" w:rsidP="0092505D">
            <w:pPr>
              <w:pStyle w:val="NoSpacing"/>
              <w:cnfStyle w:val="000000010000" w:firstRow="0" w:lastRow="0" w:firstColumn="0" w:lastColumn="0" w:oddVBand="0" w:evenVBand="0" w:oddHBand="0" w:evenHBand="1" w:firstRowFirstColumn="0" w:firstRowLastColumn="0" w:lastRowFirstColumn="0" w:lastRowLastColumn="0"/>
              <w:rPr>
                <w:del w:id="1018" w:author="Molly McEvilley" w:date="2020-07-23T11:04:00Z"/>
                <w:b/>
              </w:rPr>
            </w:pPr>
            <w:del w:id="1019" w:author="Molly McEvilley" w:date="2020-07-23T11:04:00Z">
              <w:r w:rsidDel="00D804B3">
                <w:rPr>
                  <w:b/>
                </w:rPr>
                <w:delText>&gt;=</w:delText>
              </w:r>
              <w:r w:rsidRPr="00291CD4" w:rsidDel="00D804B3">
                <w:rPr>
                  <w:b/>
                </w:rPr>
                <w:delText>MoveInDate</w:delText>
              </w:r>
            </w:del>
          </w:p>
        </w:tc>
        <w:tc>
          <w:tcPr>
            <w:tcW w:w="4495" w:type="dxa"/>
          </w:tcPr>
          <w:p w14:paraId="163F2A62" w14:textId="186487EF" w:rsidR="00C01C1B" w:rsidDel="00D804B3" w:rsidRDefault="00C01C1B" w:rsidP="0092505D">
            <w:pPr>
              <w:pStyle w:val="NoSpacing"/>
              <w:cnfStyle w:val="000000010000" w:firstRow="0" w:lastRow="0" w:firstColumn="0" w:lastColumn="0" w:oddVBand="0" w:evenVBand="0" w:oddHBand="0" w:evenHBand="1" w:firstRowFirstColumn="0" w:firstRowLastColumn="0" w:lastRowFirstColumn="0" w:lastRowLastColumn="0"/>
              <w:rPr>
                <w:del w:id="1020" w:author="Molly McEvilley" w:date="2020-07-23T11:04:00Z"/>
              </w:rPr>
            </w:pPr>
            <w:del w:id="1021" w:author="Molly McEvilley" w:date="2020-07-23T11:04:00Z">
              <w:r w:rsidDel="00D804B3">
                <w:delText>&lt;= (</w:delText>
              </w:r>
              <w:r w:rsidRPr="00291CD4" w:rsidDel="00D804B3">
                <w:rPr>
                  <w:b/>
                </w:rPr>
                <w:delText>ExitDate</w:delText>
              </w:r>
              <w:r w:rsidDel="00D804B3">
                <w:delText xml:space="preserve"> – 1 day)</w:delText>
              </w:r>
              <w:r w:rsidR="00243CE5" w:rsidDel="00D804B3">
                <w:delText xml:space="preserve"> </w:delText>
              </w:r>
              <w:r w:rsidDel="00D804B3">
                <w:delText xml:space="preserve">or, </w:delText>
              </w:r>
            </w:del>
          </w:p>
          <w:p w14:paraId="1049A7EE" w14:textId="6C5E6E65" w:rsidR="00C01C1B" w:rsidRPr="00AE734F" w:rsidDel="00D804B3" w:rsidRDefault="00C01C1B" w:rsidP="0092505D">
            <w:pPr>
              <w:pStyle w:val="NoSpacing"/>
              <w:cnfStyle w:val="000000010000" w:firstRow="0" w:lastRow="0" w:firstColumn="0" w:lastColumn="0" w:oddVBand="0" w:evenVBand="0" w:oddHBand="0" w:evenHBand="1" w:firstRowFirstColumn="0" w:firstRowLastColumn="0" w:lastRowFirstColumn="0" w:lastRowLastColumn="0"/>
              <w:rPr>
                <w:del w:id="1022" w:author="Molly McEvilley" w:date="2020-07-23T11:04:00Z"/>
              </w:rPr>
            </w:pPr>
            <w:del w:id="1023" w:author="Molly McEvilley" w:date="2020-07-23T11:04:00Z">
              <w:r w:rsidDel="00D804B3">
                <w:delText xml:space="preserve">If </w:delText>
              </w:r>
              <w:r w:rsidRPr="00291CD4" w:rsidDel="00D804B3">
                <w:rPr>
                  <w:b/>
                </w:rPr>
                <w:delText>ExitDate</w:delText>
              </w:r>
              <w:r w:rsidDel="00D804B3">
                <w:delText xml:space="preserve"> is </w:delText>
              </w:r>
              <w:r w:rsidR="00143E83" w:rsidDel="00D804B3">
                <w:delText>NULL</w:delText>
              </w:r>
              <w:r w:rsidDel="00D804B3">
                <w:delText xml:space="preserve">, </w:delText>
              </w:r>
              <w:r w:rsidRPr="001E1821" w:rsidDel="00D804B3">
                <w:rPr>
                  <w:u w:val="single"/>
                </w:rPr>
                <w:delText>ReportEnd</w:delText>
              </w:r>
            </w:del>
          </w:p>
        </w:tc>
      </w:tr>
      <w:tr w:rsidR="00C01C1B" w:rsidRPr="00AE734F" w14:paraId="032FA72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024" w:name="_Toc37849826"/>
      <w:bookmarkStart w:id="1025" w:name="_Toc38030600"/>
      <w:r>
        <w:lastRenderedPageBreak/>
        <w:t xml:space="preserve">Get Counts of </w:t>
      </w:r>
      <w:proofErr w:type="spellStart"/>
      <w:r>
        <w:t>Bednights</w:t>
      </w:r>
      <w:proofErr w:type="spellEnd"/>
      <w:r>
        <w:t xml:space="preserve"> by Project Type and Personal Characteristics</w:t>
      </w:r>
      <w:bookmarkEnd w:id="1024"/>
      <w:bookmarkEnd w:id="1025"/>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D804B3" w:rsidRPr="00AE734F" w14:paraId="3471F9CC" w14:textId="77777777" w:rsidTr="00A241FD">
        <w:trPr>
          <w:cnfStyle w:val="000000100000" w:firstRow="0" w:lastRow="0" w:firstColumn="0" w:lastColumn="0" w:oddVBand="0" w:evenVBand="0" w:oddHBand="1" w:evenHBand="0" w:firstRowFirstColumn="0" w:firstRowLastColumn="0" w:lastRowFirstColumn="0" w:lastRowLastColumn="0"/>
          <w:cantSplit/>
          <w:trHeight w:val="216"/>
          <w:ins w:id="1026" w:author="Molly McEvilley" w:date="2020-07-23T11:04:00Z"/>
        </w:trPr>
        <w:tc>
          <w:tcPr>
            <w:cnfStyle w:val="001000000000" w:firstRow="0" w:lastRow="0" w:firstColumn="1" w:lastColumn="0" w:oddVBand="0" w:evenVBand="0" w:oddHBand="0" w:evenHBand="0" w:firstRowFirstColumn="0" w:firstRowLastColumn="0" w:lastRowFirstColumn="0" w:lastRowLastColumn="0"/>
            <w:tcW w:w="3055" w:type="dxa"/>
          </w:tcPr>
          <w:p w14:paraId="7EB732FD" w14:textId="77777777" w:rsidR="00D804B3" w:rsidRPr="00AE734F" w:rsidRDefault="00D804B3" w:rsidP="00A241FD">
            <w:pPr>
              <w:pStyle w:val="NoSpacing"/>
              <w:rPr>
                <w:ins w:id="1027" w:author="Molly McEvilley" w:date="2020-07-23T11:04:00Z"/>
              </w:rPr>
            </w:pPr>
            <w:ins w:id="1028" w:author="Molly McEvilley" w:date="2020-07-23T11:04:00Z">
              <w:r w:rsidRPr="00291CD4">
                <w:rPr>
                  <w:b/>
                </w:rPr>
                <w:t>ProjectType</w:t>
              </w:r>
              <w:r>
                <w:t xml:space="preserve"> in (3,13)</w:t>
              </w:r>
            </w:ins>
          </w:p>
        </w:tc>
        <w:tc>
          <w:tcPr>
            <w:tcW w:w="1800" w:type="dxa"/>
          </w:tcPr>
          <w:p w14:paraId="552C19F5" w14:textId="77777777" w:rsidR="00D804B3" w:rsidRPr="00291CD4"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1029" w:author="Molly McEvilley" w:date="2020-07-23T11:04:00Z"/>
                <w:b/>
              </w:rPr>
            </w:pPr>
            <w:ins w:id="1030" w:author="Molly McEvilley" w:date="2020-07-23T11:04:00Z">
              <w:r>
                <w:rPr>
                  <w:b/>
                </w:rPr>
                <w:t>&gt;=</w:t>
              </w:r>
              <w:r w:rsidRPr="00291CD4">
                <w:rPr>
                  <w:b/>
                </w:rPr>
                <w:t>MoveInDate</w:t>
              </w:r>
            </w:ins>
          </w:p>
        </w:tc>
        <w:tc>
          <w:tcPr>
            <w:tcW w:w="4495" w:type="dxa"/>
          </w:tcPr>
          <w:p w14:paraId="17ECA433" w14:textId="77777777" w:rsidR="00D804B3"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1031" w:author="Molly McEvilley" w:date="2020-07-23T11:04:00Z"/>
              </w:rPr>
            </w:pPr>
            <w:ins w:id="1032" w:author="Molly McEvilley" w:date="2020-07-23T11:04:00Z">
              <w:r>
                <w:t xml:space="preserve"> </w:t>
              </w:r>
            </w:ins>
          </w:p>
          <w:p w14:paraId="6C63E3FC" w14:textId="77777777" w:rsidR="00D804B3"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1033" w:author="Molly McEvilley" w:date="2020-07-23T11:04:00Z"/>
              </w:rPr>
            </w:pPr>
            <w:ins w:id="1034" w:author="Molly McEvilley" w:date="2020-07-23T11:04:00Z">
              <w:r>
                <w:t xml:space="preserve">If </w:t>
              </w:r>
              <w:r w:rsidRPr="00A241FD">
                <w:rPr>
                  <w:b/>
                  <w:bCs/>
                </w:rPr>
                <w:t>ProjectType</w:t>
              </w:r>
              <w:r>
                <w:t xml:space="preserve"> = 13 and </w:t>
              </w:r>
              <w:proofErr w:type="gramStart"/>
              <w:r w:rsidRPr="00A241FD">
                <w:rPr>
                  <w:b/>
                  <w:bCs/>
                </w:rPr>
                <w:t>MoveInDate</w:t>
              </w:r>
              <w:r>
                <w:t xml:space="preserve">  =</w:t>
              </w:r>
              <w:proofErr w:type="gramEnd"/>
              <w:r>
                <w:t xml:space="preserve"> </w:t>
              </w:r>
              <w:r w:rsidRPr="00A241FD">
                <w:rPr>
                  <w:b/>
                  <w:bCs/>
                </w:rPr>
                <w:t>ExitDate</w:t>
              </w:r>
              <w:r>
                <w:t xml:space="preserve">, </w:t>
              </w:r>
              <w:r w:rsidRPr="00A241FD">
                <w:rPr>
                  <w:b/>
                  <w:bCs/>
                </w:rPr>
                <w:t>ExitDate</w:t>
              </w:r>
            </w:ins>
          </w:p>
          <w:p w14:paraId="4F2E21DF" w14:textId="77777777" w:rsidR="00D804B3"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1035" w:author="Molly McEvilley" w:date="2020-07-23T11:04:00Z"/>
                <w:u w:val="single"/>
              </w:rPr>
            </w:pPr>
            <w:ins w:id="1036" w:author="Molly McEvilley" w:date="2020-07-23T11:04:00Z">
              <w:r>
                <w:t xml:space="preserve">If </w:t>
              </w:r>
              <w:r w:rsidRPr="00291CD4">
                <w:rPr>
                  <w:b/>
                </w:rPr>
                <w:t>ExitDate</w:t>
              </w:r>
              <w:r>
                <w:t xml:space="preserve"> is NULL, </w:t>
              </w:r>
              <w:r w:rsidRPr="00A241FD">
                <w:rPr>
                  <w:rFonts w:cstheme="minorHAnsi"/>
                  <w:u w:val="single"/>
                </w:rPr>
                <w:t>ReportEnd</w:t>
              </w:r>
            </w:ins>
          </w:p>
          <w:p w14:paraId="37D6546F" w14:textId="77777777" w:rsidR="00D804B3" w:rsidRPr="00AE734F" w:rsidRDefault="00D804B3" w:rsidP="00A241FD">
            <w:pPr>
              <w:pStyle w:val="NoSpacing"/>
              <w:cnfStyle w:val="000000100000" w:firstRow="0" w:lastRow="0" w:firstColumn="0" w:lastColumn="0" w:oddVBand="0" w:evenVBand="0" w:oddHBand="1" w:evenHBand="0" w:firstRowFirstColumn="0" w:firstRowLastColumn="0" w:lastRowFirstColumn="0" w:lastRowLastColumn="0"/>
              <w:rPr>
                <w:ins w:id="1037" w:author="Molly McEvilley" w:date="2020-07-23T11:04:00Z"/>
              </w:rPr>
            </w:pPr>
            <w:ins w:id="1038" w:author="Molly McEvilley" w:date="2020-07-23T11:04:00Z">
              <w:r>
                <w:t>Otherwise, &lt;= (</w:t>
              </w:r>
              <w:r w:rsidRPr="00291CD4">
                <w:rPr>
                  <w:b/>
                </w:rPr>
                <w:t>ExitDate</w:t>
              </w:r>
              <w:r>
                <w:t xml:space="preserve"> – 1 day)</w:t>
              </w:r>
            </w:ins>
          </w:p>
        </w:tc>
      </w:tr>
      <w:tr w:rsidR="00857565" w:rsidRPr="00AE734F" w:rsidDel="00D804B3" w14:paraId="53BE69CF" w14:textId="52AA0B59" w:rsidTr="00072386">
        <w:trPr>
          <w:cnfStyle w:val="000000010000" w:firstRow="0" w:lastRow="0" w:firstColumn="0" w:lastColumn="0" w:oddVBand="0" w:evenVBand="0" w:oddHBand="0" w:evenHBand="1" w:firstRowFirstColumn="0" w:firstRowLastColumn="0" w:lastRowFirstColumn="0" w:lastRowLastColumn="0"/>
          <w:cantSplit/>
          <w:trHeight w:val="216"/>
          <w:del w:id="1039" w:author="Molly McEvilley" w:date="2020-07-23T11:04: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6ECF6B2F" w:rsidR="00857565" w:rsidRPr="00AE734F" w:rsidDel="00D804B3" w:rsidRDefault="00857565" w:rsidP="00072386">
            <w:pPr>
              <w:pStyle w:val="NoSpacing"/>
              <w:rPr>
                <w:del w:id="1040" w:author="Molly McEvilley" w:date="2020-07-23T11:04:00Z"/>
              </w:rPr>
            </w:pPr>
            <w:del w:id="1041" w:author="Molly McEvilley" w:date="2020-07-23T11:04:00Z">
              <w:r w:rsidRPr="00291CD4" w:rsidDel="00D804B3">
                <w:rPr>
                  <w:b/>
                </w:rPr>
                <w:delText>ProjectType</w:delText>
              </w:r>
              <w:r w:rsidDel="00D804B3">
                <w:delText xml:space="preserve"> in (3,13)</w:delText>
              </w:r>
            </w:del>
          </w:p>
        </w:tc>
        <w:tc>
          <w:tcPr>
            <w:tcW w:w="1800" w:type="dxa"/>
          </w:tcPr>
          <w:p w14:paraId="427A92D2" w14:textId="1CC00B4E" w:rsidR="00857565" w:rsidRPr="00291CD4" w:rsidDel="00D804B3" w:rsidRDefault="00857565" w:rsidP="00072386">
            <w:pPr>
              <w:pStyle w:val="NoSpacing"/>
              <w:cnfStyle w:val="000000010000" w:firstRow="0" w:lastRow="0" w:firstColumn="0" w:lastColumn="0" w:oddVBand="0" w:evenVBand="0" w:oddHBand="0" w:evenHBand="1" w:firstRowFirstColumn="0" w:firstRowLastColumn="0" w:lastRowFirstColumn="0" w:lastRowLastColumn="0"/>
              <w:rPr>
                <w:del w:id="1042" w:author="Molly McEvilley" w:date="2020-07-23T11:04:00Z"/>
                <w:b/>
              </w:rPr>
            </w:pPr>
            <w:del w:id="1043" w:author="Molly McEvilley" w:date="2020-07-23T11:04:00Z">
              <w:r w:rsidDel="00D804B3">
                <w:rPr>
                  <w:b/>
                </w:rPr>
                <w:delText>&gt;=</w:delText>
              </w:r>
              <w:r w:rsidRPr="00291CD4" w:rsidDel="00D804B3">
                <w:rPr>
                  <w:b/>
                </w:rPr>
                <w:delText>MoveInDate</w:delText>
              </w:r>
            </w:del>
          </w:p>
        </w:tc>
        <w:tc>
          <w:tcPr>
            <w:tcW w:w="4495" w:type="dxa"/>
          </w:tcPr>
          <w:p w14:paraId="735F6052" w14:textId="3DF4EC22" w:rsidR="00857565" w:rsidDel="00D804B3" w:rsidRDefault="00857565" w:rsidP="00072386">
            <w:pPr>
              <w:pStyle w:val="NoSpacing"/>
              <w:cnfStyle w:val="000000010000" w:firstRow="0" w:lastRow="0" w:firstColumn="0" w:lastColumn="0" w:oddVBand="0" w:evenVBand="0" w:oddHBand="0" w:evenHBand="1" w:firstRowFirstColumn="0" w:firstRowLastColumn="0" w:lastRowFirstColumn="0" w:lastRowLastColumn="0"/>
              <w:rPr>
                <w:del w:id="1044" w:author="Molly McEvilley" w:date="2020-07-23T11:04:00Z"/>
              </w:rPr>
            </w:pPr>
            <w:del w:id="1045" w:author="Molly McEvilley" w:date="2020-07-23T11:04:00Z">
              <w:r w:rsidDel="00D804B3">
                <w:delText>&lt;= (</w:delText>
              </w:r>
              <w:r w:rsidRPr="00291CD4" w:rsidDel="00D804B3">
                <w:rPr>
                  <w:b/>
                </w:rPr>
                <w:delText>ExitDate</w:delText>
              </w:r>
              <w:r w:rsidDel="00D804B3">
                <w:delText xml:space="preserve"> – 1 day)or, </w:delText>
              </w:r>
            </w:del>
          </w:p>
          <w:p w14:paraId="2CFF286B" w14:textId="29DE5D32" w:rsidR="00857565" w:rsidRPr="00AE734F" w:rsidDel="00D804B3" w:rsidRDefault="00857565" w:rsidP="00072386">
            <w:pPr>
              <w:pStyle w:val="NoSpacing"/>
              <w:cnfStyle w:val="000000010000" w:firstRow="0" w:lastRow="0" w:firstColumn="0" w:lastColumn="0" w:oddVBand="0" w:evenVBand="0" w:oddHBand="0" w:evenHBand="1" w:firstRowFirstColumn="0" w:firstRowLastColumn="0" w:lastRowFirstColumn="0" w:lastRowLastColumn="0"/>
              <w:rPr>
                <w:del w:id="1046" w:author="Molly McEvilley" w:date="2020-07-23T11:04:00Z"/>
              </w:rPr>
            </w:pPr>
            <w:del w:id="1047" w:author="Molly McEvilley" w:date="2020-07-23T11:04:00Z">
              <w:r w:rsidDel="00D804B3">
                <w:delText xml:space="preserve">If </w:delText>
              </w:r>
              <w:r w:rsidRPr="00291CD4" w:rsidDel="00D804B3">
                <w:rPr>
                  <w:b/>
                </w:rPr>
                <w:delText>ExitDate</w:delText>
              </w:r>
              <w:r w:rsidDel="00D804B3">
                <w:delText xml:space="preserve"> is </w:delText>
              </w:r>
              <w:r w:rsidR="00143E83" w:rsidDel="00D804B3">
                <w:delText>NULL</w:delText>
              </w:r>
              <w:r w:rsidDel="00D804B3">
                <w:delText xml:space="preserve">, </w:delText>
              </w:r>
              <w:r w:rsidRPr="001E1821" w:rsidDel="00D804B3">
                <w:rPr>
                  <w:u w:val="single"/>
                </w:rPr>
                <w:delText>ReportEnd</w:delText>
              </w:r>
            </w:del>
          </w:p>
        </w:tc>
      </w:tr>
      <w:tr w:rsidR="00857565" w:rsidRPr="00AE734F" w14:paraId="13EB449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lastRenderedPageBreak/>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048" w:name="_Toc31198840"/>
      <w:bookmarkStart w:id="1049" w:name="_Toc37849827"/>
      <w:bookmarkStart w:id="1050" w:name="_Toc38030601"/>
      <w:bookmarkEnd w:id="1048"/>
      <w:r>
        <w:t xml:space="preserve">Data Quality – </w:t>
      </w:r>
      <w:r w:rsidR="00CF1247">
        <w:t xml:space="preserve">Get Counts of </w:t>
      </w:r>
      <w:r>
        <w:t>Enrollments Active After Project Operating End Date</w:t>
      </w:r>
      <w:r w:rsidR="00DA0B37">
        <w:t xml:space="preserve"> by Project</w:t>
      </w:r>
      <w:bookmarkEnd w:id="1049"/>
      <w:bookmarkEnd w:id="1050"/>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lastRenderedPageBreak/>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051" w:name="_Toc37849828"/>
      <w:bookmarkStart w:id="1052"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051"/>
      <w:bookmarkEnd w:id="1052"/>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lastRenderedPageBreak/>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053" w:name="_Toc37849829"/>
      <w:bookmarkStart w:id="1054" w:name="_Toc38030603"/>
      <w:r>
        <w:t>Data Quality – Get Counts of Enrollments with no Enrollment CoC Record by Project</w:t>
      </w:r>
      <w:bookmarkEnd w:id="1053"/>
      <w:bookmarkEnd w:id="1054"/>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lastRenderedPageBreak/>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055" w:name="_HMIS_Business_Logic:"/>
      <w:bookmarkStart w:id="1056" w:name="_Toc37849830"/>
      <w:bookmarkStart w:id="1057" w:name="_Toc38030604"/>
      <w:bookmarkEnd w:id="1055"/>
      <w:proofErr w:type="spellStart"/>
      <w:r>
        <w:t>LSACalculated</w:t>
      </w:r>
      <w:bookmarkEnd w:id="1056"/>
      <w:bookmarkEnd w:id="1057"/>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058" w:name="_HMIS_Business_Logic:_4"/>
      <w:bookmarkStart w:id="1059" w:name="_Toc37849831"/>
      <w:bookmarkStart w:id="1060" w:name="_Toc38030605"/>
      <w:bookmarkEnd w:id="1058"/>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059"/>
      <w:bookmarkEnd w:id="1060"/>
      <w:proofErr w:type="spellEnd"/>
    </w:p>
    <w:p w14:paraId="408EA906" w14:textId="61AFB04E" w:rsidR="007242D3" w:rsidRDefault="007242D3" w:rsidP="007242D3">
      <w:pPr>
        <w:pStyle w:val="Heading2"/>
      </w:pPr>
      <w:bookmarkStart w:id="1061" w:name="_Toc37849832"/>
      <w:bookmarkStart w:id="1062" w:name="_Toc38030606"/>
      <w:r>
        <w:t>Get HMIS Enrollments Active in the Three-Year Data Quality Report Period</w:t>
      </w:r>
      <w:bookmarkEnd w:id="1061"/>
      <w:bookmarkEnd w:id="106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lastRenderedPageBreak/>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063" w:name="_Toc37849833"/>
      <w:bookmarkStart w:id="1064" w:name="_Toc38030607"/>
      <w:r>
        <w:t>Set LSAReport Data Quality Values</w:t>
      </w:r>
      <w:bookmarkEnd w:id="1063"/>
      <w:r w:rsidR="00D05131">
        <w:t xml:space="preserve"> </w:t>
      </w:r>
      <w:bookmarkEnd w:id="1064"/>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lastRenderedPageBreak/>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065"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065"/>
    <w:p w14:paraId="467D3C6F" w14:textId="77777777" w:rsidR="00D05131" w:rsidRDefault="00D05131" w:rsidP="00D05131">
      <w:pPr>
        <w:pStyle w:val="Heading3"/>
      </w:pPr>
      <w:proofErr w:type="spellStart"/>
      <w:r>
        <w:lastRenderedPageBreak/>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lastRenderedPageBreak/>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lastRenderedPageBreak/>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066"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066"/>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lastRenderedPageBreak/>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lastRenderedPageBreak/>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067" w:name="_Toc37973636"/>
      <w:bookmarkStart w:id="1068" w:name="_Toc37974189"/>
      <w:bookmarkStart w:id="1069" w:name="_Toc37974740"/>
      <w:bookmarkStart w:id="1070" w:name="_Toc37975228"/>
      <w:bookmarkStart w:id="1071" w:name="_Set_LSAReport_ReportDate"/>
      <w:bookmarkStart w:id="1072" w:name="_Toc37849834"/>
      <w:bookmarkStart w:id="1073" w:name="_Toc38030608"/>
      <w:bookmarkEnd w:id="1067"/>
      <w:bookmarkEnd w:id="1068"/>
      <w:bookmarkEnd w:id="1069"/>
      <w:bookmarkEnd w:id="1070"/>
      <w:bookmarkEnd w:id="1071"/>
      <w:r>
        <w:t>Set LSARe</w:t>
      </w:r>
      <w:r w:rsidR="001D44E7">
        <w:t xml:space="preserve">port </w:t>
      </w:r>
      <w:proofErr w:type="spellStart"/>
      <w:r w:rsidR="001D44E7">
        <w:t>ReportDate</w:t>
      </w:r>
      <w:bookmarkEnd w:id="1072"/>
      <w:bookmarkEnd w:id="1073"/>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074" w:name="_Toc34145731"/>
      <w:bookmarkStart w:id="1075" w:name="_LSAHousehold"/>
      <w:bookmarkStart w:id="1076" w:name="_Toc37849835"/>
      <w:bookmarkStart w:id="1077" w:name="_Toc38030609"/>
      <w:bookmarkEnd w:id="1074"/>
      <w:bookmarkEnd w:id="1075"/>
      <w:r>
        <w:t>LSAReport</w:t>
      </w:r>
      <w:bookmarkEnd w:id="1076"/>
      <w:bookmarkEnd w:id="1077"/>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lastRenderedPageBreak/>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lastRenderedPageBreak/>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078" w:name="_System_Engagement_Status"/>
      <w:bookmarkStart w:id="1079" w:name="_Length_of_Time_1"/>
      <w:bookmarkStart w:id="1080" w:name="_Length_of_Time"/>
      <w:bookmarkStart w:id="1081" w:name="_Cumulative_Length_of"/>
      <w:bookmarkStart w:id="1082" w:name="_Length_of_Time_2"/>
      <w:bookmarkStart w:id="1083" w:name="_Returns"/>
      <w:bookmarkStart w:id="1084" w:name="_Days_to_Return/Re-engage_3"/>
      <w:bookmarkStart w:id="1085" w:name="_Days_to_Return/Re-engage"/>
      <w:bookmarkStart w:id="1086" w:name="_Days_to_Return/Re-engage_2"/>
      <w:bookmarkStart w:id="1087" w:name="_Days_to_Return/Re-engage_1"/>
      <w:bookmarkEnd w:id="3"/>
      <w:bookmarkEnd w:id="862"/>
      <w:bookmarkEnd w:id="863"/>
      <w:bookmarkEnd w:id="864"/>
      <w:bookmarkEnd w:id="865"/>
      <w:bookmarkEnd w:id="1078"/>
      <w:bookmarkEnd w:id="1079"/>
      <w:bookmarkEnd w:id="1080"/>
      <w:bookmarkEnd w:id="1081"/>
      <w:bookmarkEnd w:id="1082"/>
      <w:bookmarkEnd w:id="1083"/>
      <w:bookmarkEnd w:id="1084"/>
      <w:bookmarkEnd w:id="1085"/>
      <w:bookmarkEnd w:id="1086"/>
      <w:bookmarkEnd w:id="1087"/>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21" w:author="Molly McEvilley" w:date="2020-07-23T10:36:00Z" w:initials="MM">
    <w:p w14:paraId="1465DA35" w14:textId="47A130B6" w:rsidR="001F6CD9" w:rsidRDefault="001F6CD9">
      <w:pPr>
        <w:pStyle w:val="CommentText"/>
      </w:pPr>
      <w:r>
        <w:rPr>
          <w:rStyle w:val="CommentReference"/>
        </w:rPr>
        <w:annotationRef/>
      </w:r>
      <w:r>
        <w:t>GitHub issue #290</w:t>
      </w:r>
    </w:p>
  </w:comment>
  <w:comment w:id="870" w:author="Molly McEvilley" w:date="2020-07-23T11:08:00Z" w:initials="MM">
    <w:p w14:paraId="06364064" w14:textId="0C27F754" w:rsidR="00C903A2" w:rsidRDefault="00C903A2">
      <w:pPr>
        <w:pStyle w:val="CommentText"/>
      </w:pPr>
      <w:r>
        <w:rPr>
          <w:rStyle w:val="CommentReference"/>
        </w:rPr>
        <w:annotationRef/>
      </w:r>
      <w:r w:rsidR="00B92B80">
        <w:t xml:space="preserve">For Sections 8.9-8.18, corrections to count an RRH </w:t>
      </w:r>
      <w:proofErr w:type="spellStart"/>
      <w:r w:rsidR="00B92B80">
        <w:t>bednight</w:t>
      </w:r>
      <w:proofErr w:type="spellEnd"/>
      <w:r w:rsidR="00B92B80">
        <w:t xml:space="preserve"> if MoveInDate = ExitDate</w:t>
      </w:r>
      <w:r w:rsidR="004C5FDE">
        <w:t xml:space="preserve"> (per </w:t>
      </w:r>
      <w:r w:rsidR="002620A5">
        <w:t>assumptions defined in section 3.3) – GitHub issue #</w:t>
      </w:r>
      <w:r w:rsidR="007248B3">
        <w:t>292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465DA35" w15:done="0"/>
  <w15:commentEx w15:paraId="063640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3E6B1" w16cex:dateUtc="2020-07-23T14:36:00Z"/>
  <w16cex:commentExtensible w16cex:durableId="22C3EE2A" w16cex:dateUtc="2020-07-23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65DA35" w16cid:durableId="22C3E6B1"/>
  <w16cid:commentId w16cid:paraId="06364064" w16cid:durableId="22C3EE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6E4DDB" w14:textId="77777777" w:rsidR="00982094" w:rsidRDefault="00982094" w:rsidP="008E455B">
      <w:pPr>
        <w:spacing w:after="0" w:line="240" w:lineRule="auto"/>
      </w:pPr>
      <w:r>
        <w:separator/>
      </w:r>
    </w:p>
  </w:endnote>
  <w:endnote w:type="continuationSeparator" w:id="0">
    <w:p w14:paraId="3B476B40" w14:textId="77777777" w:rsidR="00982094" w:rsidRDefault="00982094" w:rsidP="008E455B">
      <w:pPr>
        <w:spacing w:after="0" w:line="240" w:lineRule="auto"/>
      </w:pPr>
      <w:r>
        <w:continuationSeparator/>
      </w:r>
    </w:p>
  </w:endnote>
  <w:endnote w:type="continuationNotice" w:id="1">
    <w:p w14:paraId="629082B2" w14:textId="77777777" w:rsidR="00982094" w:rsidRDefault="0098209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297D25">
          <w:rPr>
            <w:noProof/>
          </w:rPr>
          <w:t>i</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297D25">
          <w:rPr>
            <w:noProof/>
          </w:rPr>
          <w:t>121</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0E462" w14:textId="77777777" w:rsidR="00982094" w:rsidRDefault="00982094" w:rsidP="008E455B">
      <w:pPr>
        <w:spacing w:after="0" w:line="240" w:lineRule="auto"/>
      </w:pPr>
      <w:r>
        <w:separator/>
      </w:r>
    </w:p>
  </w:footnote>
  <w:footnote w:type="continuationSeparator" w:id="0">
    <w:p w14:paraId="081E2948" w14:textId="77777777" w:rsidR="00982094" w:rsidRDefault="00982094" w:rsidP="008E455B">
      <w:pPr>
        <w:spacing w:after="0" w:line="240" w:lineRule="auto"/>
      </w:pPr>
      <w:r>
        <w:continuationSeparator/>
      </w:r>
    </w:p>
  </w:footnote>
  <w:footnote w:type="continuationNotice" w:id="1">
    <w:p w14:paraId="2B59A513" w14:textId="77777777" w:rsidR="00982094" w:rsidRDefault="00982094">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8"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3"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5"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3"/>
  </w:num>
  <w:num w:numId="3">
    <w:abstractNumId w:val="72"/>
  </w:num>
  <w:num w:numId="4">
    <w:abstractNumId w:val="35"/>
  </w:num>
  <w:num w:numId="5">
    <w:abstractNumId w:val="44"/>
  </w:num>
  <w:num w:numId="6">
    <w:abstractNumId w:val="55"/>
  </w:num>
  <w:num w:numId="7">
    <w:abstractNumId w:val="6"/>
  </w:num>
  <w:num w:numId="8">
    <w:abstractNumId w:val="5"/>
  </w:num>
  <w:num w:numId="9">
    <w:abstractNumId w:val="37"/>
  </w:num>
  <w:num w:numId="10">
    <w:abstractNumId w:val="61"/>
  </w:num>
  <w:num w:numId="11">
    <w:abstractNumId w:val="62"/>
  </w:num>
  <w:num w:numId="12">
    <w:abstractNumId w:val="22"/>
  </w:num>
  <w:num w:numId="13">
    <w:abstractNumId w:val="21"/>
  </w:num>
  <w:num w:numId="14">
    <w:abstractNumId w:val="46"/>
  </w:num>
  <w:num w:numId="15">
    <w:abstractNumId w:val="1"/>
  </w:num>
  <w:num w:numId="16">
    <w:abstractNumId w:val="50"/>
  </w:num>
  <w:num w:numId="17">
    <w:abstractNumId w:val="76"/>
  </w:num>
  <w:num w:numId="18">
    <w:abstractNumId w:val="59"/>
  </w:num>
  <w:num w:numId="19">
    <w:abstractNumId w:val="69"/>
  </w:num>
  <w:num w:numId="20">
    <w:abstractNumId w:val="64"/>
  </w:num>
  <w:num w:numId="21">
    <w:abstractNumId w:val="17"/>
  </w:num>
  <w:num w:numId="22">
    <w:abstractNumId w:val="2"/>
  </w:num>
  <w:num w:numId="23">
    <w:abstractNumId w:val="7"/>
  </w:num>
  <w:num w:numId="24">
    <w:abstractNumId w:val="56"/>
  </w:num>
  <w:num w:numId="25">
    <w:abstractNumId w:val="19"/>
  </w:num>
  <w:num w:numId="26">
    <w:abstractNumId w:val="54"/>
  </w:num>
  <w:num w:numId="27">
    <w:abstractNumId w:val="13"/>
  </w:num>
  <w:num w:numId="28">
    <w:abstractNumId w:val="16"/>
  </w:num>
  <w:num w:numId="29">
    <w:abstractNumId w:val="68"/>
  </w:num>
  <w:num w:numId="30">
    <w:abstractNumId w:val="39"/>
  </w:num>
  <w:num w:numId="31">
    <w:abstractNumId w:val="0"/>
  </w:num>
  <w:num w:numId="32">
    <w:abstractNumId w:val="41"/>
  </w:num>
  <w:num w:numId="33">
    <w:abstractNumId w:val="70"/>
  </w:num>
  <w:num w:numId="34">
    <w:abstractNumId w:val="25"/>
  </w:num>
  <w:num w:numId="35">
    <w:abstractNumId w:val="4"/>
  </w:num>
  <w:num w:numId="36">
    <w:abstractNumId w:val="49"/>
  </w:num>
  <w:num w:numId="37">
    <w:abstractNumId w:val="38"/>
  </w:num>
  <w:num w:numId="38">
    <w:abstractNumId w:val="53"/>
  </w:num>
  <w:num w:numId="39">
    <w:abstractNumId w:val="24"/>
  </w:num>
  <w:num w:numId="40">
    <w:abstractNumId w:val="52"/>
  </w:num>
  <w:num w:numId="41">
    <w:abstractNumId w:val="18"/>
  </w:num>
  <w:num w:numId="42">
    <w:abstractNumId w:val="23"/>
  </w:num>
  <w:num w:numId="43">
    <w:abstractNumId w:val="26"/>
  </w:num>
  <w:num w:numId="44">
    <w:abstractNumId w:val="58"/>
  </w:num>
  <w:num w:numId="45">
    <w:abstractNumId w:val="32"/>
  </w:num>
  <w:num w:numId="46">
    <w:abstractNumId w:val="60"/>
  </w:num>
  <w:num w:numId="47">
    <w:abstractNumId w:val="15"/>
  </w:num>
  <w:num w:numId="48">
    <w:abstractNumId w:val="47"/>
  </w:num>
  <w:num w:numId="49">
    <w:abstractNumId w:val="51"/>
  </w:num>
  <w:num w:numId="50">
    <w:abstractNumId w:val="8"/>
  </w:num>
  <w:num w:numId="51">
    <w:abstractNumId w:val="11"/>
  </w:num>
  <w:num w:numId="52">
    <w:abstractNumId w:val="48"/>
  </w:num>
  <w:num w:numId="53">
    <w:abstractNumId w:val="27"/>
  </w:num>
  <w:num w:numId="54">
    <w:abstractNumId w:val="3"/>
  </w:num>
  <w:num w:numId="55">
    <w:abstractNumId w:val="67"/>
  </w:num>
  <w:num w:numId="56">
    <w:abstractNumId w:val="65"/>
  </w:num>
  <w:num w:numId="57">
    <w:abstractNumId w:val="40"/>
  </w:num>
  <w:num w:numId="58">
    <w:abstractNumId w:val="31"/>
  </w:num>
  <w:num w:numId="59">
    <w:abstractNumId w:val="14"/>
  </w:num>
  <w:num w:numId="60">
    <w:abstractNumId w:val="73"/>
  </w:num>
  <w:num w:numId="61">
    <w:abstractNumId w:val="66"/>
  </w:num>
  <w:num w:numId="62">
    <w:abstractNumId w:val="71"/>
  </w:num>
  <w:num w:numId="63">
    <w:abstractNumId w:val="9"/>
  </w:num>
  <w:num w:numId="64">
    <w:abstractNumId w:val="12"/>
  </w:num>
  <w:num w:numId="65">
    <w:abstractNumId w:val="33"/>
  </w:num>
  <w:num w:numId="66">
    <w:abstractNumId w:val="20"/>
  </w:num>
  <w:num w:numId="67">
    <w:abstractNumId w:val="74"/>
  </w:num>
  <w:num w:numId="68">
    <w:abstractNumId w:val="45"/>
  </w:num>
  <w:num w:numId="69">
    <w:abstractNumId w:val="57"/>
  </w:num>
  <w:num w:numId="70">
    <w:abstractNumId w:val="29"/>
  </w:num>
  <w:num w:numId="71">
    <w:abstractNumId w:val="30"/>
  </w:num>
  <w:num w:numId="72">
    <w:abstractNumId w:val="72"/>
  </w:num>
  <w:num w:numId="73">
    <w:abstractNumId w:val="36"/>
  </w:num>
  <w:num w:numId="74">
    <w:abstractNumId w:val="75"/>
  </w:num>
  <w:num w:numId="75">
    <w:abstractNumId w:val="42"/>
  </w:num>
  <w:num w:numId="76">
    <w:abstractNumId w:val="34"/>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65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1910"/>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993"/>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3F9"/>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3E74"/>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CD9"/>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A27"/>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0A5"/>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91C"/>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571"/>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553"/>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66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2DFB"/>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5FDE"/>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DA4"/>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7C7"/>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5AE"/>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8B3"/>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4F15"/>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90C"/>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094"/>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8B2"/>
    <w:rsid w:val="009B397A"/>
    <w:rsid w:val="009B3CC4"/>
    <w:rsid w:val="009B4138"/>
    <w:rsid w:val="009B4A5F"/>
    <w:rsid w:val="009B4F51"/>
    <w:rsid w:val="009B50AF"/>
    <w:rsid w:val="009B533D"/>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34A"/>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3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2D3"/>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B80"/>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B7"/>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A2"/>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38D"/>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4B3"/>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3D"/>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3A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8C2"/>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160</Pages>
  <Words>43296</Words>
  <Characters>246791</Characters>
  <Application>Microsoft Office Word</Application>
  <DocSecurity>0</DocSecurity>
  <Lines>2056</Lines>
  <Paragraphs>579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289508</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33</cp:revision>
  <cp:lastPrinted>2018-10-11T13:23:00Z</cp:lastPrinted>
  <dcterms:created xsi:type="dcterms:W3CDTF">2020-07-23T12:35:00Z</dcterms:created>
  <dcterms:modified xsi:type="dcterms:W3CDTF">2020-07-23T15:11:00Z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