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0A84BC85" w:rsidR="00525205" w:rsidRPr="00F057B5" w:rsidRDefault="006B655F" w:rsidP="00F057B5">
      <w:pPr>
        <w:pStyle w:val="StyleTitle6ptAuto"/>
        <w:jc w:val="right"/>
        <w:rPr>
          <w:rStyle w:val="SubtitleChar"/>
        </w:rPr>
      </w:pPr>
      <w:r>
        <w:rPr>
          <w:noProof/>
        </w:rPr>
        <mc:AlternateContent>
          <mc:Choice Requires="wps">
            <w:drawing>
              <wp:anchor distT="45720" distB="45720" distL="114300" distR="114300" simplePos="0" relativeHeight="251650049" behindDoc="1" locked="0" layoutInCell="1" allowOverlap="1" wp14:anchorId="5CE5CC90" wp14:editId="2140E7CD">
                <wp:simplePos x="0" y="0"/>
                <wp:positionH relativeFrom="margin">
                  <wp:align>right</wp:align>
                </wp:positionH>
                <wp:positionV relativeFrom="page">
                  <wp:posOffset>2505075</wp:posOffset>
                </wp:positionV>
                <wp:extent cx="581025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C8E675D" w:rsidR="00004824" w:rsidRDefault="00004824" w:rsidP="000272AC">
                            <w:pPr>
                              <w:pStyle w:val="Subtitle"/>
                              <w:numPr>
                                <w:ilvl w:val="0"/>
                                <w:numId w:val="0"/>
                              </w:numPr>
                            </w:pPr>
                            <w:del w:id="4"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ins w:id="5" w:author="Molly C McEvilley" w:date="2025-08-07T15:55:00Z" w16du:dateUtc="2025-08-07T19:55:00Z">
                              <w:r w:rsidR="00F55FBB">
                                <w:t>v7</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E5CC90" id="_x0000_t202" coordsize="21600,21600" o:spt="202" path="m,l,21600r21600,l21600,xe">
                <v:stroke joinstyle="miter"/>
                <v:path gradientshapeok="t" o:connecttype="rect"/>
              </v:shapetype>
              <v:shape id="Text Box 217" o:spid="_x0000_s1026" type="#_x0000_t202" style="position:absolute;left:0;text-align:left;margin-left:406.3pt;margin-top:197.25pt;width:457.5pt;height:81.55pt;z-index:-251666431;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C8E675D" w:rsidR="00004824" w:rsidRDefault="00004824" w:rsidP="000272AC">
                      <w:pPr>
                        <w:pStyle w:val="Subtitle"/>
                        <w:numPr>
                          <w:ilvl w:val="0"/>
                          <w:numId w:val="0"/>
                        </w:numPr>
                      </w:pPr>
                      <w:del w:id="6"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ins w:id="7" w:author="Molly C McEvilley" w:date="2025-08-07T15:55:00Z" w16du:dateUtc="2025-08-07T19:55:00Z">
                        <w:r w:rsidR="00F55FBB">
                          <w:t>v7</w:t>
                        </w:r>
                      </w:ins>
                    </w:p>
                  </w:txbxContent>
                </v:textbox>
                <w10:wrap anchorx="margin" anchory="page"/>
              </v:shape>
            </w:pict>
          </mc:Fallback>
        </mc:AlternateContent>
      </w:r>
      <w:r w:rsidR="001657D1"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8" w:author="Molly C McEvilley" w:date="2025-07-27T19:17:00Z" w16du:dateUtc="2025-07-27T23:17:00Z">
                              <w:r w:rsidR="001252CC" w:rsidDel="006B655F">
                                <w:rPr>
                                  <w:rStyle w:val="SubtitleChar"/>
                                </w:rPr>
                                <w:delText xml:space="preserve">August </w:delText>
                              </w:r>
                            </w:del>
                            <w:del w:id="9" w:author="Molly C McEvilley" w:date="2025-07-27T19:18:00Z" w16du:dateUtc="2025-07-27T23:18:00Z">
                              <w:r w:rsidR="005C4626" w:rsidDel="006B655F">
                                <w:rPr>
                                  <w:rStyle w:val="SubtitleChar"/>
                                </w:rPr>
                                <w:delText>202</w:delText>
                              </w:r>
                              <w:r w:rsidR="00F441A5" w:rsidDel="006B655F">
                                <w:rPr>
                                  <w:rStyle w:val="SubtitleChar"/>
                                </w:rPr>
                                <w:delText>4</w:delText>
                              </w:r>
                            </w:del>
                            <w:ins w:id="10" w:author="Molly C McEvilley" w:date="2025-07-31T11:54:00Z" w16du:dateUtc="2025-07-31T15:54:00Z">
                              <w:r w:rsidR="005C729F">
                                <w:rPr>
                                  <w:rStyle w:val="SubtitleChar"/>
                                </w:rPr>
                                <w:t>Effective 11/1/2025</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86B3C" id="Text Box 56" o:spid="_x0000_s1027"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" filled="f" stroked="f">
                <v:textbox style="mso-fit-shape-to-text:t">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11" w:author="Molly C McEvilley" w:date="2025-07-27T19:17:00Z" w16du:dateUtc="2025-07-27T23:17:00Z">
                        <w:r w:rsidR="001252CC" w:rsidDel="006B655F">
                          <w:rPr>
                            <w:rStyle w:val="SubtitleChar"/>
                          </w:rPr>
                          <w:delText xml:space="preserve">August </w:delText>
                        </w:r>
                      </w:del>
                      <w:del w:id="12" w:author="Molly C McEvilley" w:date="2025-07-27T19:18:00Z" w16du:dateUtc="2025-07-27T23:18:00Z">
                        <w:r w:rsidR="005C4626" w:rsidDel="006B655F">
                          <w:rPr>
                            <w:rStyle w:val="SubtitleChar"/>
                          </w:rPr>
                          <w:delText>202</w:delText>
                        </w:r>
                        <w:r w:rsidR="00F441A5" w:rsidDel="006B655F">
                          <w:rPr>
                            <w:rStyle w:val="SubtitleChar"/>
                          </w:rPr>
                          <w:delText>4</w:delText>
                        </w:r>
                      </w:del>
                      <w:ins w:id="13" w:author="Molly C McEvilley" w:date="2025-07-31T11:54:00Z" w16du:dateUtc="2025-07-31T15:54:00Z">
                        <w:r w:rsidR="005C729F">
                          <w:rPr>
                            <w:rStyle w:val="SubtitleChar"/>
                          </w:rPr>
                          <w:t>Effective 11/1/2025</w:t>
                        </w:r>
                      </w:ins>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7C217B81">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4EE45C58" w14:textId="7785F06E" w:rsidR="00F01096"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204850572" w:history="1">
        <w:r w:rsidR="00F01096" w:rsidRPr="00470C1E">
          <w:rPr>
            <w:rStyle w:val="Hyperlink"/>
            <w:noProof/>
          </w:rPr>
          <w:t>Revision History</w:t>
        </w:r>
        <w:r w:rsidR="00F01096">
          <w:rPr>
            <w:noProof/>
            <w:webHidden/>
          </w:rPr>
          <w:tab/>
        </w:r>
        <w:r w:rsidR="00F01096">
          <w:rPr>
            <w:noProof/>
            <w:webHidden/>
          </w:rPr>
          <w:fldChar w:fldCharType="begin"/>
        </w:r>
        <w:r w:rsidR="00F01096">
          <w:rPr>
            <w:noProof/>
            <w:webHidden/>
          </w:rPr>
          <w:instrText xml:space="preserve"> PAGEREF _Toc204850572 \h </w:instrText>
        </w:r>
        <w:r w:rsidR="00F01096">
          <w:rPr>
            <w:noProof/>
            <w:webHidden/>
          </w:rPr>
        </w:r>
        <w:r w:rsidR="00F01096">
          <w:rPr>
            <w:noProof/>
            <w:webHidden/>
          </w:rPr>
          <w:fldChar w:fldCharType="separate"/>
        </w:r>
        <w:r w:rsidR="00976729">
          <w:rPr>
            <w:noProof/>
            <w:webHidden/>
          </w:rPr>
          <w:t>1</w:t>
        </w:r>
        <w:r w:rsidR="00F01096">
          <w:rPr>
            <w:noProof/>
            <w:webHidden/>
          </w:rPr>
          <w:fldChar w:fldCharType="end"/>
        </w:r>
      </w:hyperlink>
    </w:p>
    <w:p w14:paraId="29B78E63" w14:textId="11394D2F" w:rsidR="00F01096" w:rsidRDefault="00F01096">
      <w:pPr>
        <w:pStyle w:val="TOC1"/>
        <w:rPr>
          <w:rFonts w:eastAsiaTheme="minorEastAsia"/>
          <w:kern w:val="2"/>
          <w:sz w:val="24"/>
          <w:szCs w:val="24"/>
          <w14:ligatures w14:val="standardContextual"/>
        </w:rPr>
      </w:pPr>
      <w:hyperlink w:anchor="_Toc204850573" w:history="1">
        <w:r w:rsidRPr="00470C1E">
          <w:rPr>
            <w:rStyle w:val="Hyperlink"/>
          </w:rPr>
          <w:t>1.</w:t>
        </w:r>
        <w:r>
          <w:rPr>
            <w:rFonts w:eastAsiaTheme="minorEastAsia"/>
            <w:kern w:val="2"/>
            <w:sz w:val="24"/>
            <w:szCs w:val="24"/>
            <w14:ligatures w14:val="standardContextual"/>
          </w:rPr>
          <w:tab/>
        </w:r>
        <w:r w:rsidRPr="00470C1E">
          <w:rPr>
            <w:rStyle w:val="Hyperlink"/>
          </w:rPr>
          <w:t>Introduction</w:t>
        </w:r>
        <w:r>
          <w:rPr>
            <w:webHidden/>
          </w:rPr>
          <w:tab/>
        </w:r>
        <w:r>
          <w:rPr>
            <w:webHidden/>
          </w:rPr>
          <w:fldChar w:fldCharType="begin"/>
        </w:r>
        <w:r>
          <w:rPr>
            <w:webHidden/>
          </w:rPr>
          <w:instrText xml:space="preserve"> PAGEREF _Toc204850573 \h </w:instrText>
        </w:r>
        <w:r>
          <w:rPr>
            <w:webHidden/>
          </w:rPr>
        </w:r>
        <w:r>
          <w:rPr>
            <w:webHidden/>
          </w:rPr>
          <w:fldChar w:fldCharType="separate"/>
        </w:r>
        <w:r w:rsidR="00976729">
          <w:rPr>
            <w:webHidden/>
          </w:rPr>
          <w:t>2</w:t>
        </w:r>
        <w:r>
          <w:rPr>
            <w:webHidden/>
          </w:rPr>
          <w:fldChar w:fldCharType="end"/>
        </w:r>
      </w:hyperlink>
    </w:p>
    <w:p w14:paraId="01DE2D75" w14:textId="333369ED" w:rsidR="00F01096" w:rsidRDefault="00F01096">
      <w:pPr>
        <w:pStyle w:val="TOC2"/>
        <w:rPr>
          <w:rFonts w:eastAsiaTheme="minorEastAsia"/>
          <w:noProof/>
          <w:kern w:val="2"/>
          <w:sz w:val="24"/>
          <w:szCs w:val="24"/>
          <w14:ligatures w14:val="standardContextual"/>
        </w:rPr>
      </w:pPr>
      <w:hyperlink w:anchor="_Toc204850574" w:history="1">
        <w:r w:rsidRPr="00470C1E">
          <w:rPr>
            <w:rStyle w:val="Hyperlink"/>
            <w:noProof/>
          </w:rPr>
          <w:t>1.1.</w:t>
        </w:r>
        <w:r>
          <w:rPr>
            <w:rFonts w:eastAsiaTheme="minorEastAsia"/>
            <w:noProof/>
            <w:kern w:val="2"/>
            <w:sz w:val="24"/>
            <w:szCs w:val="24"/>
            <w14:ligatures w14:val="standardContextual"/>
          </w:rPr>
          <w:tab/>
        </w:r>
        <w:r w:rsidRPr="00470C1E">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_Toc204850574 \h </w:instrText>
        </w:r>
        <w:r>
          <w:rPr>
            <w:noProof/>
            <w:webHidden/>
          </w:rPr>
        </w:r>
        <w:r>
          <w:rPr>
            <w:noProof/>
            <w:webHidden/>
          </w:rPr>
          <w:fldChar w:fldCharType="separate"/>
        </w:r>
        <w:r w:rsidR="00976729">
          <w:rPr>
            <w:noProof/>
            <w:webHidden/>
          </w:rPr>
          <w:t>2</w:t>
        </w:r>
        <w:r>
          <w:rPr>
            <w:noProof/>
            <w:webHidden/>
          </w:rPr>
          <w:fldChar w:fldCharType="end"/>
        </w:r>
      </w:hyperlink>
    </w:p>
    <w:p w14:paraId="43828B8A" w14:textId="06600BE5" w:rsidR="00F01096" w:rsidRDefault="00F01096">
      <w:pPr>
        <w:pStyle w:val="TOC2"/>
        <w:rPr>
          <w:rFonts w:eastAsiaTheme="minorEastAsia"/>
          <w:noProof/>
          <w:kern w:val="2"/>
          <w:sz w:val="24"/>
          <w:szCs w:val="24"/>
          <w14:ligatures w14:val="standardContextual"/>
        </w:rPr>
      </w:pPr>
      <w:hyperlink w:anchor="_Toc204850575" w:history="1">
        <w:r w:rsidRPr="00470C1E">
          <w:rPr>
            <w:rStyle w:val="Hyperlink"/>
            <w:noProof/>
          </w:rPr>
          <w:t>1.2.</w:t>
        </w:r>
        <w:r>
          <w:rPr>
            <w:rFonts w:eastAsiaTheme="minorEastAsia"/>
            <w:noProof/>
            <w:kern w:val="2"/>
            <w:sz w:val="24"/>
            <w:szCs w:val="24"/>
            <w14:ligatures w14:val="standardContextual"/>
          </w:rPr>
          <w:tab/>
        </w:r>
        <w:r w:rsidRPr="00470C1E">
          <w:rPr>
            <w:rStyle w:val="Hyperlink"/>
            <w:noProof/>
          </w:rPr>
          <w:t>About This Document</w:t>
        </w:r>
        <w:r>
          <w:rPr>
            <w:noProof/>
            <w:webHidden/>
          </w:rPr>
          <w:tab/>
        </w:r>
        <w:r>
          <w:rPr>
            <w:noProof/>
            <w:webHidden/>
          </w:rPr>
          <w:fldChar w:fldCharType="begin"/>
        </w:r>
        <w:r>
          <w:rPr>
            <w:noProof/>
            <w:webHidden/>
          </w:rPr>
          <w:instrText xml:space="preserve"> PAGEREF _Toc204850575 \h </w:instrText>
        </w:r>
        <w:r>
          <w:rPr>
            <w:noProof/>
            <w:webHidden/>
          </w:rPr>
        </w:r>
        <w:r>
          <w:rPr>
            <w:noProof/>
            <w:webHidden/>
          </w:rPr>
          <w:fldChar w:fldCharType="separate"/>
        </w:r>
        <w:r w:rsidR="00976729">
          <w:rPr>
            <w:noProof/>
            <w:webHidden/>
          </w:rPr>
          <w:t>2</w:t>
        </w:r>
        <w:r>
          <w:rPr>
            <w:noProof/>
            <w:webHidden/>
          </w:rPr>
          <w:fldChar w:fldCharType="end"/>
        </w:r>
      </w:hyperlink>
    </w:p>
    <w:p w14:paraId="02300328" w14:textId="2D79058E" w:rsidR="00F01096" w:rsidRDefault="00F01096">
      <w:pPr>
        <w:pStyle w:val="TOC2"/>
        <w:rPr>
          <w:rFonts w:eastAsiaTheme="minorEastAsia"/>
          <w:noProof/>
          <w:kern w:val="2"/>
          <w:sz w:val="24"/>
          <w:szCs w:val="24"/>
          <w14:ligatures w14:val="standardContextual"/>
        </w:rPr>
      </w:pPr>
      <w:hyperlink w:anchor="_Toc204850576" w:history="1">
        <w:r w:rsidRPr="00470C1E">
          <w:rPr>
            <w:rStyle w:val="Hyperlink"/>
            <w:noProof/>
          </w:rPr>
          <w:t>1.3.</w:t>
        </w:r>
        <w:r>
          <w:rPr>
            <w:rFonts w:eastAsiaTheme="minorEastAsia"/>
            <w:noProof/>
            <w:kern w:val="2"/>
            <w:sz w:val="24"/>
            <w:szCs w:val="24"/>
            <w14:ligatures w14:val="standardContextual"/>
          </w:rPr>
          <w:tab/>
        </w:r>
        <w:r w:rsidRPr="00470C1E">
          <w:rPr>
            <w:rStyle w:val="Hyperlink"/>
            <w:noProof/>
          </w:rPr>
          <w:t>Definitions/Acronyms</w:t>
        </w:r>
        <w:r>
          <w:rPr>
            <w:noProof/>
            <w:webHidden/>
          </w:rPr>
          <w:tab/>
        </w:r>
        <w:r>
          <w:rPr>
            <w:noProof/>
            <w:webHidden/>
          </w:rPr>
          <w:fldChar w:fldCharType="begin"/>
        </w:r>
        <w:r>
          <w:rPr>
            <w:noProof/>
            <w:webHidden/>
          </w:rPr>
          <w:instrText xml:space="preserve"> PAGEREF _Toc204850576 \h </w:instrText>
        </w:r>
        <w:r>
          <w:rPr>
            <w:noProof/>
            <w:webHidden/>
          </w:rPr>
        </w:r>
        <w:r>
          <w:rPr>
            <w:noProof/>
            <w:webHidden/>
          </w:rPr>
          <w:fldChar w:fldCharType="separate"/>
        </w:r>
        <w:r w:rsidR="00976729">
          <w:rPr>
            <w:noProof/>
            <w:webHidden/>
          </w:rPr>
          <w:t>5</w:t>
        </w:r>
        <w:r>
          <w:rPr>
            <w:noProof/>
            <w:webHidden/>
          </w:rPr>
          <w:fldChar w:fldCharType="end"/>
        </w:r>
      </w:hyperlink>
    </w:p>
    <w:p w14:paraId="06F5CDBB" w14:textId="42224283" w:rsidR="00F01096" w:rsidRDefault="00F01096">
      <w:pPr>
        <w:pStyle w:val="TOC2"/>
        <w:rPr>
          <w:rFonts w:eastAsiaTheme="minorEastAsia"/>
          <w:noProof/>
          <w:kern w:val="2"/>
          <w:sz w:val="24"/>
          <w:szCs w:val="24"/>
          <w14:ligatures w14:val="standardContextual"/>
        </w:rPr>
      </w:pPr>
      <w:hyperlink w:anchor="_Toc204850577" w:history="1">
        <w:r w:rsidRPr="00470C1E">
          <w:rPr>
            <w:rStyle w:val="Hyperlink"/>
            <w:noProof/>
          </w:rPr>
          <w:t>1.4.</w:t>
        </w:r>
        <w:r>
          <w:rPr>
            <w:rFonts w:eastAsiaTheme="minorEastAsia"/>
            <w:noProof/>
            <w:kern w:val="2"/>
            <w:sz w:val="24"/>
            <w:szCs w:val="24"/>
            <w14:ligatures w14:val="standardContextual"/>
          </w:rPr>
          <w:tab/>
        </w:r>
        <w:r w:rsidRPr="00470C1E">
          <w:rPr>
            <w:rStyle w:val="Hyperlink"/>
            <w:noProof/>
          </w:rPr>
          <w:t>Changes for Reporting on FY2025</w:t>
        </w:r>
        <w:r>
          <w:rPr>
            <w:noProof/>
            <w:webHidden/>
          </w:rPr>
          <w:tab/>
        </w:r>
        <w:r>
          <w:rPr>
            <w:noProof/>
            <w:webHidden/>
          </w:rPr>
          <w:fldChar w:fldCharType="begin"/>
        </w:r>
        <w:r>
          <w:rPr>
            <w:noProof/>
            <w:webHidden/>
          </w:rPr>
          <w:instrText xml:space="preserve"> PAGEREF _Toc204850577 \h </w:instrText>
        </w:r>
        <w:r>
          <w:rPr>
            <w:noProof/>
            <w:webHidden/>
          </w:rPr>
        </w:r>
        <w:r>
          <w:rPr>
            <w:noProof/>
            <w:webHidden/>
          </w:rPr>
          <w:fldChar w:fldCharType="separate"/>
        </w:r>
        <w:r w:rsidR="00976729">
          <w:rPr>
            <w:noProof/>
            <w:webHidden/>
          </w:rPr>
          <w:t>7</w:t>
        </w:r>
        <w:r>
          <w:rPr>
            <w:noProof/>
            <w:webHidden/>
          </w:rPr>
          <w:fldChar w:fldCharType="end"/>
        </w:r>
      </w:hyperlink>
    </w:p>
    <w:p w14:paraId="1EE23B41" w14:textId="573A117E" w:rsidR="00F01096" w:rsidRDefault="00F01096">
      <w:pPr>
        <w:pStyle w:val="TOC1"/>
        <w:rPr>
          <w:rFonts w:eastAsiaTheme="minorEastAsia"/>
          <w:kern w:val="2"/>
          <w:sz w:val="24"/>
          <w:szCs w:val="24"/>
          <w14:ligatures w14:val="standardContextual"/>
        </w:rPr>
      </w:pPr>
      <w:hyperlink w:anchor="_Toc204850578" w:history="1">
        <w:r w:rsidRPr="00470C1E">
          <w:rPr>
            <w:rStyle w:val="Hyperlink"/>
          </w:rPr>
          <w:t>2.</w:t>
        </w:r>
        <w:r>
          <w:rPr>
            <w:rFonts w:eastAsiaTheme="minorEastAsia"/>
            <w:kern w:val="2"/>
            <w:sz w:val="24"/>
            <w:szCs w:val="24"/>
            <w14:ligatures w14:val="standardContextual"/>
          </w:rPr>
          <w:tab/>
        </w:r>
        <w:r w:rsidRPr="00470C1E">
          <w:rPr>
            <w:rStyle w:val="Hyperlink"/>
          </w:rPr>
          <w:t>HDX 2.0 Upload</w:t>
        </w:r>
        <w:r>
          <w:rPr>
            <w:webHidden/>
          </w:rPr>
          <w:tab/>
        </w:r>
        <w:r>
          <w:rPr>
            <w:webHidden/>
          </w:rPr>
          <w:fldChar w:fldCharType="begin"/>
        </w:r>
        <w:r>
          <w:rPr>
            <w:webHidden/>
          </w:rPr>
          <w:instrText xml:space="preserve"> PAGEREF _Toc204850578 \h </w:instrText>
        </w:r>
        <w:r>
          <w:rPr>
            <w:webHidden/>
          </w:rPr>
        </w:r>
        <w:r>
          <w:rPr>
            <w:webHidden/>
          </w:rPr>
          <w:fldChar w:fldCharType="separate"/>
        </w:r>
        <w:r w:rsidR="00976729">
          <w:rPr>
            <w:webHidden/>
          </w:rPr>
          <w:t>8</w:t>
        </w:r>
        <w:r>
          <w:rPr>
            <w:webHidden/>
          </w:rPr>
          <w:fldChar w:fldCharType="end"/>
        </w:r>
      </w:hyperlink>
    </w:p>
    <w:p w14:paraId="6807FF8C" w14:textId="6A2B8E5A" w:rsidR="00F01096" w:rsidRDefault="00F01096">
      <w:pPr>
        <w:pStyle w:val="TOC2"/>
        <w:rPr>
          <w:rFonts w:eastAsiaTheme="minorEastAsia"/>
          <w:noProof/>
          <w:kern w:val="2"/>
          <w:sz w:val="24"/>
          <w:szCs w:val="24"/>
          <w14:ligatures w14:val="standardContextual"/>
        </w:rPr>
      </w:pPr>
      <w:hyperlink w:anchor="_Toc204850579" w:history="1">
        <w:r w:rsidRPr="00470C1E">
          <w:rPr>
            <w:rStyle w:val="Hyperlink"/>
            <w:noProof/>
          </w:rPr>
          <w:t>2.1.</w:t>
        </w:r>
        <w:r>
          <w:rPr>
            <w:rFonts w:eastAsiaTheme="minorEastAsia"/>
            <w:noProof/>
            <w:kern w:val="2"/>
            <w:sz w:val="24"/>
            <w:szCs w:val="24"/>
            <w14:ligatures w14:val="standardContextual"/>
          </w:rPr>
          <w:tab/>
        </w:r>
        <w:r w:rsidRPr="00470C1E">
          <w:rPr>
            <w:rStyle w:val="Hyperlink"/>
            <w:noProof/>
          </w:rPr>
          <w:t>Project.csv</w:t>
        </w:r>
        <w:r>
          <w:rPr>
            <w:noProof/>
            <w:webHidden/>
          </w:rPr>
          <w:tab/>
        </w:r>
        <w:r>
          <w:rPr>
            <w:noProof/>
            <w:webHidden/>
          </w:rPr>
          <w:fldChar w:fldCharType="begin"/>
        </w:r>
        <w:r>
          <w:rPr>
            <w:noProof/>
            <w:webHidden/>
          </w:rPr>
          <w:instrText xml:space="preserve"> PAGEREF _Toc204850579 \h </w:instrText>
        </w:r>
        <w:r>
          <w:rPr>
            <w:noProof/>
            <w:webHidden/>
          </w:rPr>
        </w:r>
        <w:r>
          <w:rPr>
            <w:noProof/>
            <w:webHidden/>
          </w:rPr>
          <w:fldChar w:fldCharType="separate"/>
        </w:r>
        <w:r w:rsidR="00976729">
          <w:rPr>
            <w:noProof/>
            <w:webHidden/>
          </w:rPr>
          <w:t>8</w:t>
        </w:r>
        <w:r>
          <w:rPr>
            <w:noProof/>
            <w:webHidden/>
          </w:rPr>
          <w:fldChar w:fldCharType="end"/>
        </w:r>
      </w:hyperlink>
    </w:p>
    <w:p w14:paraId="15E391BD" w14:textId="53297C44" w:rsidR="00F01096" w:rsidRDefault="00F01096">
      <w:pPr>
        <w:pStyle w:val="TOC2"/>
        <w:rPr>
          <w:rFonts w:eastAsiaTheme="minorEastAsia"/>
          <w:noProof/>
          <w:kern w:val="2"/>
          <w:sz w:val="24"/>
          <w:szCs w:val="24"/>
          <w14:ligatures w14:val="standardContextual"/>
        </w:rPr>
      </w:pPr>
      <w:hyperlink w:anchor="_Toc204850580" w:history="1">
        <w:r w:rsidRPr="00470C1E">
          <w:rPr>
            <w:rStyle w:val="Hyperlink"/>
            <w:noProof/>
          </w:rPr>
          <w:t>2.2.</w:t>
        </w:r>
        <w:r>
          <w:rPr>
            <w:rFonts w:eastAsiaTheme="minorEastAsia"/>
            <w:noProof/>
            <w:kern w:val="2"/>
            <w:sz w:val="24"/>
            <w:szCs w:val="24"/>
            <w14:ligatures w14:val="standardContextual"/>
          </w:rPr>
          <w:tab/>
        </w:r>
        <w:r w:rsidRPr="00470C1E">
          <w:rPr>
            <w:rStyle w:val="Hyperlink"/>
            <w:noProof/>
          </w:rPr>
          <w:t>Organization.csv</w:t>
        </w:r>
        <w:r>
          <w:rPr>
            <w:noProof/>
            <w:webHidden/>
          </w:rPr>
          <w:tab/>
        </w:r>
        <w:r>
          <w:rPr>
            <w:noProof/>
            <w:webHidden/>
          </w:rPr>
          <w:fldChar w:fldCharType="begin"/>
        </w:r>
        <w:r>
          <w:rPr>
            <w:noProof/>
            <w:webHidden/>
          </w:rPr>
          <w:instrText xml:space="preserve"> PAGEREF _Toc204850580 \h </w:instrText>
        </w:r>
        <w:r>
          <w:rPr>
            <w:noProof/>
            <w:webHidden/>
          </w:rPr>
        </w:r>
        <w:r>
          <w:rPr>
            <w:noProof/>
            <w:webHidden/>
          </w:rPr>
          <w:fldChar w:fldCharType="separate"/>
        </w:r>
        <w:r w:rsidR="00976729">
          <w:rPr>
            <w:noProof/>
            <w:webHidden/>
          </w:rPr>
          <w:t>8</w:t>
        </w:r>
        <w:r>
          <w:rPr>
            <w:noProof/>
            <w:webHidden/>
          </w:rPr>
          <w:fldChar w:fldCharType="end"/>
        </w:r>
      </w:hyperlink>
    </w:p>
    <w:p w14:paraId="565AC2CB" w14:textId="28050BA7" w:rsidR="00F01096" w:rsidRDefault="00F01096">
      <w:pPr>
        <w:pStyle w:val="TOC2"/>
        <w:rPr>
          <w:rFonts w:eastAsiaTheme="minorEastAsia"/>
          <w:noProof/>
          <w:kern w:val="2"/>
          <w:sz w:val="24"/>
          <w:szCs w:val="24"/>
          <w14:ligatures w14:val="standardContextual"/>
        </w:rPr>
      </w:pPr>
      <w:hyperlink w:anchor="_Toc204850581" w:history="1">
        <w:r w:rsidRPr="00470C1E">
          <w:rPr>
            <w:rStyle w:val="Hyperlink"/>
            <w:noProof/>
          </w:rPr>
          <w:t>2.3.</w:t>
        </w:r>
        <w:r>
          <w:rPr>
            <w:rFonts w:eastAsiaTheme="minorEastAsia"/>
            <w:noProof/>
            <w:kern w:val="2"/>
            <w:sz w:val="24"/>
            <w:szCs w:val="24"/>
            <w14:ligatures w14:val="standardContextual"/>
          </w:rPr>
          <w:tab/>
        </w:r>
        <w:r w:rsidRPr="00470C1E">
          <w:rPr>
            <w:rStyle w:val="Hyperlink"/>
            <w:noProof/>
          </w:rPr>
          <w:t>Funder.csv</w:t>
        </w:r>
        <w:r>
          <w:rPr>
            <w:noProof/>
            <w:webHidden/>
          </w:rPr>
          <w:tab/>
        </w:r>
        <w:r>
          <w:rPr>
            <w:noProof/>
            <w:webHidden/>
          </w:rPr>
          <w:fldChar w:fldCharType="begin"/>
        </w:r>
        <w:r>
          <w:rPr>
            <w:noProof/>
            <w:webHidden/>
          </w:rPr>
          <w:instrText xml:space="preserve"> PAGEREF _Toc204850581 \h </w:instrText>
        </w:r>
        <w:r>
          <w:rPr>
            <w:noProof/>
            <w:webHidden/>
          </w:rPr>
        </w:r>
        <w:r>
          <w:rPr>
            <w:noProof/>
            <w:webHidden/>
          </w:rPr>
          <w:fldChar w:fldCharType="separate"/>
        </w:r>
        <w:r w:rsidR="00976729">
          <w:rPr>
            <w:noProof/>
            <w:webHidden/>
          </w:rPr>
          <w:t>8</w:t>
        </w:r>
        <w:r>
          <w:rPr>
            <w:noProof/>
            <w:webHidden/>
          </w:rPr>
          <w:fldChar w:fldCharType="end"/>
        </w:r>
      </w:hyperlink>
    </w:p>
    <w:p w14:paraId="72EFDC5B" w14:textId="22640553" w:rsidR="00F01096" w:rsidRDefault="00F01096">
      <w:pPr>
        <w:pStyle w:val="TOC2"/>
        <w:rPr>
          <w:rFonts w:eastAsiaTheme="minorEastAsia"/>
          <w:noProof/>
          <w:kern w:val="2"/>
          <w:sz w:val="24"/>
          <w:szCs w:val="24"/>
          <w14:ligatures w14:val="standardContextual"/>
        </w:rPr>
      </w:pPr>
      <w:hyperlink w:anchor="_Toc204850582" w:history="1">
        <w:r w:rsidRPr="00470C1E">
          <w:rPr>
            <w:rStyle w:val="Hyperlink"/>
            <w:noProof/>
          </w:rPr>
          <w:t>2.4.</w:t>
        </w:r>
        <w:r>
          <w:rPr>
            <w:rFonts w:eastAsiaTheme="minorEastAsia"/>
            <w:noProof/>
            <w:kern w:val="2"/>
            <w:sz w:val="24"/>
            <w:szCs w:val="24"/>
            <w14:ligatures w14:val="standardContextual"/>
          </w:rPr>
          <w:tab/>
        </w:r>
        <w:r w:rsidRPr="00470C1E">
          <w:rPr>
            <w:rStyle w:val="Hyperlink"/>
            <w:noProof/>
          </w:rPr>
          <w:t>ProjectCoC.csv</w:t>
        </w:r>
        <w:r>
          <w:rPr>
            <w:noProof/>
            <w:webHidden/>
          </w:rPr>
          <w:tab/>
        </w:r>
        <w:r>
          <w:rPr>
            <w:noProof/>
            <w:webHidden/>
          </w:rPr>
          <w:fldChar w:fldCharType="begin"/>
        </w:r>
        <w:r>
          <w:rPr>
            <w:noProof/>
            <w:webHidden/>
          </w:rPr>
          <w:instrText xml:space="preserve"> PAGEREF _Toc204850582 \h </w:instrText>
        </w:r>
        <w:r>
          <w:rPr>
            <w:noProof/>
            <w:webHidden/>
          </w:rPr>
        </w:r>
        <w:r>
          <w:rPr>
            <w:noProof/>
            <w:webHidden/>
          </w:rPr>
          <w:fldChar w:fldCharType="separate"/>
        </w:r>
        <w:r w:rsidR="00976729">
          <w:rPr>
            <w:noProof/>
            <w:webHidden/>
          </w:rPr>
          <w:t>8</w:t>
        </w:r>
        <w:r>
          <w:rPr>
            <w:noProof/>
            <w:webHidden/>
          </w:rPr>
          <w:fldChar w:fldCharType="end"/>
        </w:r>
      </w:hyperlink>
    </w:p>
    <w:p w14:paraId="76E57D80" w14:textId="69477ADA" w:rsidR="00F01096" w:rsidRDefault="00F01096">
      <w:pPr>
        <w:pStyle w:val="TOC2"/>
        <w:rPr>
          <w:rFonts w:eastAsiaTheme="minorEastAsia"/>
          <w:noProof/>
          <w:kern w:val="2"/>
          <w:sz w:val="24"/>
          <w:szCs w:val="24"/>
          <w14:ligatures w14:val="standardContextual"/>
        </w:rPr>
      </w:pPr>
      <w:hyperlink w:anchor="_Toc204850583" w:history="1">
        <w:r w:rsidRPr="00470C1E">
          <w:rPr>
            <w:rStyle w:val="Hyperlink"/>
            <w:noProof/>
          </w:rPr>
          <w:t>2.5.</w:t>
        </w:r>
        <w:r>
          <w:rPr>
            <w:rFonts w:eastAsiaTheme="minorEastAsia"/>
            <w:noProof/>
            <w:kern w:val="2"/>
            <w:sz w:val="24"/>
            <w:szCs w:val="24"/>
            <w14:ligatures w14:val="standardContextual"/>
          </w:rPr>
          <w:tab/>
        </w:r>
        <w:r w:rsidRPr="00470C1E">
          <w:rPr>
            <w:rStyle w:val="Hyperlink"/>
            <w:noProof/>
          </w:rPr>
          <w:t>Inventory.csv</w:t>
        </w:r>
        <w:r>
          <w:rPr>
            <w:noProof/>
            <w:webHidden/>
          </w:rPr>
          <w:tab/>
        </w:r>
        <w:r>
          <w:rPr>
            <w:noProof/>
            <w:webHidden/>
          </w:rPr>
          <w:fldChar w:fldCharType="begin"/>
        </w:r>
        <w:r>
          <w:rPr>
            <w:noProof/>
            <w:webHidden/>
          </w:rPr>
          <w:instrText xml:space="preserve"> PAGEREF _Toc204850583 \h </w:instrText>
        </w:r>
        <w:r>
          <w:rPr>
            <w:noProof/>
            <w:webHidden/>
          </w:rPr>
        </w:r>
        <w:r>
          <w:rPr>
            <w:noProof/>
            <w:webHidden/>
          </w:rPr>
          <w:fldChar w:fldCharType="separate"/>
        </w:r>
        <w:r w:rsidR="00976729">
          <w:rPr>
            <w:noProof/>
            <w:webHidden/>
          </w:rPr>
          <w:t>9</w:t>
        </w:r>
        <w:r>
          <w:rPr>
            <w:noProof/>
            <w:webHidden/>
          </w:rPr>
          <w:fldChar w:fldCharType="end"/>
        </w:r>
      </w:hyperlink>
    </w:p>
    <w:p w14:paraId="5D0C8DCF" w14:textId="17C65709" w:rsidR="00F01096" w:rsidRDefault="00F01096">
      <w:pPr>
        <w:pStyle w:val="TOC2"/>
        <w:rPr>
          <w:rFonts w:eastAsiaTheme="minorEastAsia"/>
          <w:noProof/>
          <w:kern w:val="2"/>
          <w:sz w:val="24"/>
          <w:szCs w:val="24"/>
          <w14:ligatures w14:val="standardContextual"/>
        </w:rPr>
      </w:pPr>
      <w:hyperlink w:anchor="_Toc204850584" w:history="1">
        <w:r w:rsidRPr="00470C1E">
          <w:rPr>
            <w:rStyle w:val="Hyperlink"/>
            <w:noProof/>
          </w:rPr>
          <w:t>2.6.</w:t>
        </w:r>
        <w:r>
          <w:rPr>
            <w:rFonts w:eastAsiaTheme="minorEastAsia"/>
            <w:noProof/>
            <w:kern w:val="2"/>
            <w:sz w:val="24"/>
            <w:szCs w:val="24"/>
            <w14:ligatures w14:val="standardContextual"/>
          </w:rPr>
          <w:tab/>
        </w:r>
        <w:r w:rsidRPr="00470C1E">
          <w:rPr>
            <w:rStyle w:val="Hyperlink"/>
            <w:noProof/>
          </w:rPr>
          <w:t>HMISParticipation.csv</w:t>
        </w:r>
        <w:r>
          <w:rPr>
            <w:noProof/>
            <w:webHidden/>
          </w:rPr>
          <w:tab/>
        </w:r>
        <w:r>
          <w:rPr>
            <w:noProof/>
            <w:webHidden/>
          </w:rPr>
          <w:fldChar w:fldCharType="begin"/>
        </w:r>
        <w:r>
          <w:rPr>
            <w:noProof/>
            <w:webHidden/>
          </w:rPr>
          <w:instrText xml:space="preserve"> PAGEREF _Toc204850584 \h </w:instrText>
        </w:r>
        <w:r>
          <w:rPr>
            <w:noProof/>
            <w:webHidden/>
          </w:rPr>
        </w:r>
        <w:r>
          <w:rPr>
            <w:noProof/>
            <w:webHidden/>
          </w:rPr>
          <w:fldChar w:fldCharType="separate"/>
        </w:r>
        <w:r w:rsidR="00976729">
          <w:rPr>
            <w:noProof/>
            <w:webHidden/>
          </w:rPr>
          <w:t>9</w:t>
        </w:r>
        <w:r>
          <w:rPr>
            <w:noProof/>
            <w:webHidden/>
          </w:rPr>
          <w:fldChar w:fldCharType="end"/>
        </w:r>
      </w:hyperlink>
    </w:p>
    <w:p w14:paraId="45A93735" w14:textId="270FA55B" w:rsidR="00F01096" w:rsidRDefault="00F01096">
      <w:pPr>
        <w:pStyle w:val="TOC2"/>
        <w:rPr>
          <w:rFonts w:eastAsiaTheme="minorEastAsia"/>
          <w:noProof/>
          <w:kern w:val="2"/>
          <w:sz w:val="24"/>
          <w:szCs w:val="24"/>
          <w14:ligatures w14:val="standardContextual"/>
        </w:rPr>
      </w:pPr>
      <w:hyperlink w:anchor="_Toc204850585" w:history="1">
        <w:r w:rsidRPr="00470C1E">
          <w:rPr>
            <w:rStyle w:val="Hyperlink"/>
            <w:noProof/>
          </w:rPr>
          <w:t>2.7.</w:t>
        </w:r>
        <w:r>
          <w:rPr>
            <w:rFonts w:eastAsiaTheme="minorEastAsia"/>
            <w:noProof/>
            <w:kern w:val="2"/>
            <w:sz w:val="24"/>
            <w:szCs w:val="24"/>
            <w14:ligatures w14:val="standardContextual"/>
          </w:rPr>
          <w:tab/>
        </w:r>
        <w:r w:rsidRPr="00470C1E">
          <w:rPr>
            <w:rStyle w:val="Hyperlink"/>
            <w:noProof/>
          </w:rPr>
          <w:t>Affiliation.csv</w:t>
        </w:r>
        <w:r>
          <w:rPr>
            <w:noProof/>
            <w:webHidden/>
          </w:rPr>
          <w:tab/>
        </w:r>
        <w:r>
          <w:rPr>
            <w:noProof/>
            <w:webHidden/>
          </w:rPr>
          <w:fldChar w:fldCharType="begin"/>
        </w:r>
        <w:r>
          <w:rPr>
            <w:noProof/>
            <w:webHidden/>
          </w:rPr>
          <w:instrText xml:space="preserve"> PAGEREF _Toc204850585 \h </w:instrText>
        </w:r>
        <w:r>
          <w:rPr>
            <w:noProof/>
            <w:webHidden/>
          </w:rPr>
        </w:r>
        <w:r>
          <w:rPr>
            <w:noProof/>
            <w:webHidden/>
          </w:rPr>
          <w:fldChar w:fldCharType="separate"/>
        </w:r>
        <w:r w:rsidR="00976729">
          <w:rPr>
            <w:noProof/>
            <w:webHidden/>
          </w:rPr>
          <w:t>9</w:t>
        </w:r>
        <w:r>
          <w:rPr>
            <w:noProof/>
            <w:webHidden/>
          </w:rPr>
          <w:fldChar w:fldCharType="end"/>
        </w:r>
      </w:hyperlink>
    </w:p>
    <w:p w14:paraId="07B7D382" w14:textId="6752CE9F" w:rsidR="00F01096" w:rsidRDefault="00F01096">
      <w:pPr>
        <w:pStyle w:val="TOC2"/>
        <w:rPr>
          <w:rFonts w:eastAsiaTheme="minorEastAsia"/>
          <w:noProof/>
          <w:kern w:val="2"/>
          <w:sz w:val="24"/>
          <w:szCs w:val="24"/>
          <w14:ligatures w14:val="standardContextual"/>
        </w:rPr>
      </w:pPr>
      <w:hyperlink w:anchor="_Toc204850586" w:history="1">
        <w:r w:rsidRPr="00470C1E">
          <w:rPr>
            <w:rStyle w:val="Hyperlink"/>
            <w:noProof/>
          </w:rPr>
          <w:t>2.8.</w:t>
        </w:r>
        <w:r>
          <w:rPr>
            <w:rFonts w:eastAsiaTheme="minorEastAsia"/>
            <w:noProof/>
            <w:kern w:val="2"/>
            <w:sz w:val="24"/>
            <w:szCs w:val="24"/>
            <w14:ligatures w14:val="standardContextual"/>
          </w:rPr>
          <w:tab/>
        </w:r>
        <w:r w:rsidRPr="00470C1E">
          <w:rPr>
            <w:rStyle w:val="Hyperlink"/>
            <w:noProof/>
          </w:rPr>
          <w:t>LSAReport.csv</w:t>
        </w:r>
        <w:r>
          <w:rPr>
            <w:noProof/>
            <w:webHidden/>
          </w:rPr>
          <w:tab/>
        </w:r>
        <w:r>
          <w:rPr>
            <w:noProof/>
            <w:webHidden/>
          </w:rPr>
          <w:fldChar w:fldCharType="begin"/>
        </w:r>
        <w:r>
          <w:rPr>
            <w:noProof/>
            <w:webHidden/>
          </w:rPr>
          <w:instrText xml:space="preserve"> PAGEREF _Toc204850586 \h </w:instrText>
        </w:r>
        <w:r>
          <w:rPr>
            <w:noProof/>
            <w:webHidden/>
          </w:rPr>
        </w:r>
        <w:r>
          <w:rPr>
            <w:noProof/>
            <w:webHidden/>
          </w:rPr>
          <w:fldChar w:fldCharType="separate"/>
        </w:r>
        <w:r w:rsidR="00976729">
          <w:rPr>
            <w:noProof/>
            <w:webHidden/>
          </w:rPr>
          <w:t>9</w:t>
        </w:r>
        <w:r>
          <w:rPr>
            <w:noProof/>
            <w:webHidden/>
          </w:rPr>
          <w:fldChar w:fldCharType="end"/>
        </w:r>
      </w:hyperlink>
    </w:p>
    <w:p w14:paraId="3239E13E" w14:textId="514D5658" w:rsidR="00F01096" w:rsidRDefault="00F01096">
      <w:pPr>
        <w:pStyle w:val="TOC2"/>
        <w:rPr>
          <w:rFonts w:eastAsiaTheme="minorEastAsia"/>
          <w:noProof/>
          <w:kern w:val="2"/>
          <w:sz w:val="24"/>
          <w:szCs w:val="24"/>
          <w14:ligatures w14:val="standardContextual"/>
        </w:rPr>
      </w:pPr>
      <w:hyperlink w:anchor="_Toc204850587" w:history="1">
        <w:r w:rsidRPr="00470C1E">
          <w:rPr>
            <w:rStyle w:val="Hyperlink"/>
            <w:noProof/>
          </w:rPr>
          <w:t>2.9.</w:t>
        </w:r>
        <w:r>
          <w:rPr>
            <w:rFonts w:eastAsiaTheme="minorEastAsia"/>
            <w:noProof/>
            <w:kern w:val="2"/>
            <w:sz w:val="24"/>
            <w:szCs w:val="24"/>
            <w14:ligatures w14:val="standardContextual"/>
          </w:rPr>
          <w:tab/>
        </w:r>
        <w:r w:rsidRPr="00470C1E">
          <w:rPr>
            <w:rStyle w:val="Hyperlink"/>
            <w:noProof/>
          </w:rPr>
          <w:t>LSAPerson.csv</w:t>
        </w:r>
        <w:r>
          <w:rPr>
            <w:noProof/>
            <w:webHidden/>
          </w:rPr>
          <w:tab/>
        </w:r>
        <w:r>
          <w:rPr>
            <w:noProof/>
            <w:webHidden/>
          </w:rPr>
          <w:fldChar w:fldCharType="begin"/>
        </w:r>
        <w:r>
          <w:rPr>
            <w:noProof/>
            <w:webHidden/>
          </w:rPr>
          <w:instrText xml:space="preserve"> PAGEREF _Toc204850587 \h </w:instrText>
        </w:r>
        <w:r>
          <w:rPr>
            <w:noProof/>
            <w:webHidden/>
          </w:rPr>
        </w:r>
        <w:r>
          <w:rPr>
            <w:noProof/>
            <w:webHidden/>
          </w:rPr>
          <w:fldChar w:fldCharType="separate"/>
        </w:r>
        <w:r w:rsidR="00976729">
          <w:rPr>
            <w:noProof/>
            <w:webHidden/>
          </w:rPr>
          <w:t>9</w:t>
        </w:r>
        <w:r>
          <w:rPr>
            <w:noProof/>
            <w:webHidden/>
          </w:rPr>
          <w:fldChar w:fldCharType="end"/>
        </w:r>
      </w:hyperlink>
    </w:p>
    <w:p w14:paraId="7182D825" w14:textId="18E0E7BC" w:rsidR="00F01096" w:rsidRDefault="00F01096">
      <w:pPr>
        <w:pStyle w:val="TOC2"/>
        <w:rPr>
          <w:rFonts w:eastAsiaTheme="minorEastAsia"/>
          <w:noProof/>
          <w:kern w:val="2"/>
          <w:sz w:val="24"/>
          <w:szCs w:val="24"/>
          <w14:ligatures w14:val="standardContextual"/>
        </w:rPr>
      </w:pPr>
      <w:hyperlink w:anchor="_Toc204850588" w:history="1">
        <w:r w:rsidRPr="00470C1E">
          <w:rPr>
            <w:rStyle w:val="Hyperlink"/>
            <w:noProof/>
          </w:rPr>
          <w:t>2.10.</w:t>
        </w:r>
        <w:r>
          <w:rPr>
            <w:rFonts w:eastAsiaTheme="minorEastAsia"/>
            <w:noProof/>
            <w:kern w:val="2"/>
            <w:sz w:val="24"/>
            <w:szCs w:val="24"/>
            <w14:ligatures w14:val="standardContextual"/>
          </w:rPr>
          <w:tab/>
        </w:r>
        <w:r w:rsidRPr="00470C1E">
          <w:rPr>
            <w:rStyle w:val="Hyperlink"/>
            <w:noProof/>
          </w:rPr>
          <w:t>LSAHousehold.csv</w:t>
        </w:r>
        <w:r>
          <w:rPr>
            <w:noProof/>
            <w:webHidden/>
          </w:rPr>
          <w:tab/>
        </w:r>
        <w:r>
          <w:rPr>
            <w:noProof/>
            <w:webHidden/>
          </w:rPr>
          <w:fldChar w:fldCharType="begin"/>
        </w:r>
        <w:r>
          <w:rPr>
            <w:noProof/>
            <w:webHidden/>
          </w:rPr>
          <w:instrText xml:space="preserve"> PAGEREF _Toc204850588 \h </w:instrText>
        </w:r>
        <w:r>
          <w:rPr>
            <w:noProof/>
            <w:webHidden/>
          </w:rPr>
        </w:r>
        <w:r>
          <w:rPr>
            <w:noProof/>
            <w:webHidden/>
          </w:rPr>
          <w:fldChar w:fldCharType="separate"/>
        </w:r>
        <w:r w:rsidR="00976729">
          <w:rPr>
            <w:noProof/>
            <w:webHidden/>
          </w:rPr>
          <w:t>10</w:t>
        </w:r>
        <w:r>
          <w:rPr>
            <w:noProof/>
            <w:webHidden/>
          </w:rPr>
          <w:fldChar w:fldCharType="end"/>
        </w:r>
      </w:hyperlink>
    </w:p>
    <w:p w14:paraId="43AAEE5D" w14:textId="1105BEB0" w:rsidR="00F01096" w:rsidRDefault="00F01096">
      <w:pPr>
        <w:pStyle w:val="TOC2"/>
        <w:rPr>
          <w:rFonts w:eastAsiaTheme="minorEastAsia"/>
          <w:noProof/>
          <w:kern w:val="2"/>
          <w:sz w:val="24"/>
          <w:szCs w:val="24"/>
          <w14:ligatures w14:val="standardContextual"/>
        </w:rPr>
      </w:pPr>
      <w:hyperlink w:anchor="_Toc204850589" w:history="1">
        <w:r w:rsidRPr="00470C1E">
          <w:rPr>
            <w:rStyle w:val="Hyperlink"/>
            <w:noProof/>
          </w:rPr>
          <w:t>2.11.</w:t>
        </w:r>
        <w:r>
          <w:rPr>
            <w:rFonts w:eastAsiaTheme="minorEastAsia"/>
            <w:noProof/>
            <w:kern w:val="2"/>
            <w:sz w:val="24"/>
            <w:szCs w:val="24"/>
            <w14:ligatures w14:val="standardContextual"/>
          </w:rPr>
          <w:tab/>
        </w:r>
        <w:r w:rsidRPr="00470C1E">
          <w:rPr>
            <w:rStyle w:val="Hyperlink"/>
            <w:noProof/>
          </w:rPr>
          <w:t>LSAExit.csv</w:t>
        </w:r>
        <w:r>
          <w:rPr>
            <w:noProof/>
            <w:webHidden/>
          </w:rPr>
          <w:tab/>
        </w:r>
        <w:r>
          <w:rPr>
            <w:noProof/>
            <w:webHidden/>
          </w:rPr>
          <w:fldChar w:fldCharType="begin"/>
        </w:r>
        <w:r>
          <w:rPr>
            <w:noProof/>
            <w:webHidden/>
          </w:rPr>
          <w:instrText xml:space="preserve"> PAGEREF _Toc204850589 \h </w:instrText>
        </w:r>
        <w:r>
          <w:rPr>
            <w:noProof/>
            <w:webHidden/>
          </w:rPr>
        </w:r>
        <w:r>
          <w:rPr>
            <w:noProof/>
            <w:webHidden/>
          </w:rPr>
          <w:fldChar w:fldCharType="separate"/>
        </w:r>
        <w:r w:rsidR="00976729">
          <w:rPr>
            <w:noProof/>
            <w:webHidden/>
          </w:rPr>
          <w:t>10</w:t>
        </w:r>
        <w:r>
          <w:rPr>
            <w:noProof/>
            <w:webHidden/>
          </w:rPr>
          <w:fldChar w:fldCharType="end"/>
        </w:r>
      </w:hyperlink>
    </w:p>
    <w:p w14:paraId="0F87476C" w14:textId="64598B80" w:rsidR="00F01096" w:rsidRDefault="00F01096">
      <w:pPr>
        <w:pStyle w:val="TOC2"/>
        <w:rPr>
          <w:rFonts w:eastAsiaTheme="minorEastAsia"/>
          <w:noProof/>
          <w:kern w:val="2"/>
          <w:sz w:val="24"/>
          <w:szCs w:val="24"/>
          <w14:ligatures w14:val="standardContextual"/>
        </w:rPr>
      </w:pPr>
      <w:hyperlink w:anchor="_Toc204850590" w:history="1">
        <w:r w:rsidRPr="00470C1E">
          <w:rPr>
            <w:rStyle w:val="Hyperlink"/>
            <w:noProof/>
          </w:rPr>
          <w:t>2.12.</w:t>
        </w:r>
        <w:r>
          <w:rPr>
            <w:rFonts w:eastAsiaTheme="minorEastAsia"/>
            <w:noProof/>
            <w:kern w:val="2"/>
            <w:sz w:val="24"/>
            <w:szCs w:val="24"/>
            <w14:ligatures w14:val="standardContextual"/>
          </w:rPr>
          <w:tab/>
        </w:r>
        <w:r w:rsidRPr="00470C1E">
          <w:rPr>
            <w:rStyle w:val="Hyperlink"/>
            <w:noProof/>
          </w:rPr>
          <w:t>LSACalculated.csv</w:t>
        </w:r>
        <w:r>
          <w:rPr>
            <w:noProof/>
            <w:webHidden/>
          </w:rPr>
          <w:tab/>
        </w:r>
        <w:r>
          <w:rPr>
            <w:noProof/>
            <w:webHidden/>
          </w:rPr>
          <w:fldChar w:fldCharType="begin"/>
        </w:r>
        <w:r>
          <w:rPr>
            <w:noProof/>
            <w:webHidden/>
          </w:rPr>
          <w:instrText xml:space="preserve"> PAGEREF _Toc204850590 \h </w:instrText>
        </w:r>
        <w:r>
          <w:rPr>
            <w:noProof/>
            <w:webHidden/>
          </w:rPr>
        </w:r>
        <w:r>
          <w:rPr>
            <w:noProof/>
            <w:webHidden/>
          </w:rPr>
          <w:fldChar w:fldCharType="separate"/>
        </w:r>
        <w:r w:rsidR="00976729">
          <w:rPr>
            <w:noProof/>
            <w:webHidden/>
          </w:rPr>
          <w:t>10</w:t>
        </w:r>
        <w:r>
          <w:rPr>
            <w:noProof/>
            <w:webHidden/>
          </w:rPr>
          <w:fldChar w:fldCharType="end"/>
        </w:r>
      </w:hyperlink>
    </w:p>
    <w:p w14:paraId="53CBA159" w14:textId="432409B8" w:rsidR="00F01096" w:rsidRDefault="00F01096">
      <w:pPr>
        <w:pStyle w:val="TOC1"/>
        <w:rPr>
          <w:rFonts w:eastAsiaTheme="minorEastAsia"/>
          <w:kern w:val="2"/>
          <w:sz w:val="24"/>
          <w:szCs w:val="24"/>
          <w14:ligatures w14:val="standardContextual"/>
        </w:rPr>
      </w:pPr>
      <w:hyperlink w:anchor="_Toc204850591" w:history="1">
        <w:r w:rsidRPr="00470C1E">
          <w:rPr>
            <w:rStyle w:val="Hyperlink"/>
          </w:rPr>
          <w:t>3.</w:t>
        </w:r>
        <w:r>
          <w:rPr>
            <w:rFonts w:eastAsiaTheme="minorEastAsia"/>
            <w:kern w:val="2"/>
            <w:sz w:val="24"/>
            <w:szCs w:val="24"/>
            <w14:ligatures w14:val="standardContextual"/>
          </w:rPr>
          <w:tab/>
        </w:r>
        <w:r w:rsidRPr="00470C1E">
          <w:rPr>
            <w:rStyle w:val="Hyperlink"/>
          </w:rPr>
          <w:t>HMIS Business Logic: Core Concepts</w:t>
        </w:r>
        <w:r>
          <w:rPr>
            <w:webHidden/>
          </w:rPr>
          <w:tab/>
        </w:r>
        <w:r>
          <w:rPr>
            <w:webHidden/>
          </w:rPr>
          <w:fldChar w:fldCharType="begin"/>
        </w:r>
        <w:r>
          <w:rPr>
            <w:webHidden/>
          </w:rPr>
          <w:instrText xml:space="preserve"> PAGEREF _Toc204850591 \h </w:instrText>
        </w:r>
        <w:r>
          <w:rPr>
            <w:webHidden/>
          </w:rPr>
        </w:r>
        <w:r>
          <w:rPr>
            <w:webHidden/>
          </w:rPr>
          <w:fldChar w:fldCharType="separate"/>
        </w:r>
        <w:r w:rsidR="00976729">
          <w:rPr>
            <w:webHidden/>
          </w:rPr>
          <w:t>12</w:t>
        </w:r>
        <w:r>
          <w:rPr>
            <w:webHidden/>
          </w:rPr>
          <w:fldChar w:fldCharType="end"/>
        </w:r>
      </w:hyperlink>
    </w:p>
    <w:p w14:paraId="45F9A621" w14:textId="1AA9DB02" w:rsidR="00F01096" w:rsidRDefault="00F01096">
      <w:pPr>
        <w:pStyle w:val="TOC2"/>
        <w:rPr>
          <w:rFonts w:eastAsiaTheme="minorEastAsia"/>
          <w:noProof/>
          <w:kern w:val="2"/>
          <w:sz w:val="24"/>
          <w:szCs w:val="24"/>
          <w14:ligatures w14:val="standardContextual"/>
        </w:rPr>
      </w:pPr>
      <w:hyperlink w:anchor="_Toc204850592" w:history="1">
        <w:r w:rsidRPr="00470C1E">
          <w:rPr>
            <w:rStyle w:val="Hyperlink"/>
            <w:noProof/>
          </w:rPr>
          <w:t>3.1.</w:t>
        </w:r>
        <w:r>
          <w:rPr>
            <w:rFonts w:eastAsiaTheme="minorEastAsia"/>
            <w:noProof/>
            <w:kern w:val="2"/>
            <w:sz w:val="24"/>
            <w:szCs w:val="24"/>
            <w14:ligatures w14:val="standardContextual"/>
          </w:rPr>
          <w:tab/>
        </w:r>
        <w:r w:rsidRPr="00470C1E">
          <w:rPr>
            <w:rStyle w:val="Hyperlink"/>
            <w:noProof/>
          </w:rPr>
          <w:t>Report Parameters and Metadata (lsa_Report)</w:t>
        </w:r>
        <w:r>
          <w:rPr>
            <w:noProof/>
            <w:webHidden/>
          </w:rPr>
          <w:tab/>
        </w:r>
        <w:r>
          <w:rPr>
            <w:noProof/>
            <w:webHidden/>
          </w:rPr>
          <w:fldChar w:fldCharType="begin"/>
        </w:r>
        <w:r>
          <w:rPr>
            <w:noProof/>
            <w:webHidden/>
          </w:rPr>
          <w:instrText xml:space="preserve"> PAGEREF _Toc204850592 \h </w:instrText>
        </w:r>
        <w:r>
          <w:rPr>
            <w:noProof/>
            <w:webHidden/>
          </w:rPr>
        </w:r>
        <w:r>
          <w:rPr>
            <w:noProof/>
            <w:webHidden/>
          </w:rPr>
          <w:fldChar w:fldCharType="separate"/>
        </w:r>
        <w:r w:rsidR="00976729">
          <w:rPr>
            <w:noProof/>
            <w:webHidden/>
          </w:rPr>
          <w:t>14</w:t>
        </w:r>
        <w:r>
          <w:rPr>
            <w:noProof/>
            <w:webHidden/>
          </w:rPr>
          <w:fldChar w:fldCharType="end"/>
        </w:r>
      </w:hyperlink>
    </w:p>
    <w:p w14:paraId="15670ED1" w14:textId="2BC29AE6" w:rsidR="00F01096" w:rsidRDefault="00F01096">
      <w:pPr>
        <w:pStyle w:val="TOC2"/>
        <w:rPr>
          <w:rFonts w:eastAsiaTheme="minorEastAsia"/>
          <w:noProof/>
          <w:kern w:val="2"/>
          <w:sz w:val="24"/>
          <w:szCs w:val="24"/>
          <w14:ligatures w14:val="standardContextual"/>
        </w:rPr>
      </w:pPr>
      <w:hyperlink w:anchor="_Toc204850593" w:history="1">
        <w:r w:rsidRPr="00470C1E">
          <w:rPr>
            <w:rStyle w:val="Hyperlink"/>
            <w:noProof/>
          </w:rPr>
          <w:t>3.2.</w:t>
        </w:r>
        <w:r>
          <w:rPr>
            <w:rFonts w:eastAsiaTheme="minorEastAsia"/>
            <w:noProof/>
            <w:kern w:val="2"/>
            <w:sz w:val="24"/>
            <w:szCs w:val="24"/>
            <w14:ligatures w14:val="standardContextual"/>
          </w:rPr>
          <w:tab/>
        </w:r>
        <w:r w:rsidRPr="00470C1E">
          <w:rPr>
            <w:rStyle w:val="Hyperlink"/>
            <w:noProof/>
          </w:rPr>
          <w:t>LSA Reporting Cohorts and Dates (tlsa_CohortDates)</w:t>
        </w:r>
        <w:r>
          <w:rPr>
            <w:noProof/>
            <w:webHidden/>
          </w:rPr>
          <w:tab/>
        </w:r>
        <w:r>
          <w:rPr>
            <w:noProof/>
            <w:webHidden/>
          </w:rPr>
          <w:fldChar w:fldCharType="begin"/>
        </w:r>
        <w:r>
          <w:rPr>
            <w:noProof/>
            <w:webHidden/>
          </w:rPr>
          <w:instrText xml:space="preserve"> PAGEREF _Toc204850593 \h </w:instrText>
        </w:r>
        <w:r>
          <w:rPr>
            <w:noProof/>
            <w:webHidden/>
          </w:rPr>
        </w:r>
        <w:r>
          <w:rPr>
            <w:noProof/>
            <w:webHidden/>
          </w:rPr>
          <w:fldChar w:fldCharType="separate"/>
        </w:r>
        <w:r w:rsidR="00976729">
          <w:rPr>
            <w:noProof/>
            <w:webHidden/>
          </w:rPr>
          <w:t>16</w:t>
        </w:r>
        <w:r>
          <w:rPr>
            <w:noProof/>
            <w:webHidden/>
          </w:rPr>
          <w:fldChar w:fldCharType="end"/>
        </w:r>
      </w:hyperlink>
    </w:p>
    <w:p w14:paraId="2DB01EB3" w14:textId="00C8CACF" w:rsidR="00F01096" w:rsidRDefault="00F01096">
      <w:pPr>
        <w:pStyle w:val="TOC2"/>
        <w:rPr>
          <w:rFonts w:eastAsiaTheme="minorEastAsia"/>
          <w:noProof/>
          <w:kern w:val="2"/>
          <w:sz w:val="24"/>
          <w:szCs w:val="24"/>
          <w14:ligatures w14:val="standardContextual"/>
        </w:rPr>
      </w:pPr>
      <w:hyperlink w:anchor="_Toc204850594" w:history="1">
        <w:r w:rsidRPr="00470C1E">
          <w:rPr>
            <w:rStyle w:val="Hyperlink"/>
            <w:noProof/>
          </w:rPr>
          <w:t>3.3.</w:t>
        </w:r>
        <w:r>
          <w:rPr>
            <w:rFonts w:eastAsiaTheme="minorEastAsia"/>
            <w:noProof/>
            <w:kern w:val="2"/>
            <w:sz w:val="24"/>
            <w:szCs w:val="24"/>
            <w14:ligatures w14:val="standardContextual"/>
          </w:rPr>
          <w:tab/>
        </w:r>
        <w:r w:rsidRPr="00470C1E">
          <w:rPr>
            <w:rStyle w:val="Hyperlink"/>
            <w:noProof/>
          </w:rPr>
          <w:t>HMIS Household Enrollments (tlsa_HHID)</w:t>
        </w:r>
        <w:r>
          <w:rPr>
            <w:noProof/>
            <w:webHidden/>
          </w:rPr>
          <w:tab/>
        </w:r>
        <w:r>
          <w:rPr>
            <w:noProof/>
            <w:webHidden/>
          </w:rPr>
          <w:fldChar w:fldCharType="begin"/>
        </w:r>
        <w:r>
          <w:rPr>
            <w:noProof/>
            <w:webHidden/>
          </w:rPr>
          <w:instrText xml:space="preserve"> PAGEREF _Toc204850594 \h </w:instrText>
        </w:r>
        <w:r>
          <w:rPr>
            <w:noProof/>
            <w:webHidden/>
          </w:rPr>
        </w:r>
        <w:r>
          <w:rPr>
            <w:noProof/>
            <w:webHidden/>
          </w:rPr>
          <w:fldChar w:fldCharType="separate"/>
        </w:r>
        <w:r w:rsidR="00976729">
          <w:rPr>
            <w:noProof/>
            <w:webHidden/>
          </w:rPr>
          <w:t>17</w:t>
        </w:r>
        <w:r>
          <w:rPr>
            <w:noProof/>
            <w:webHidden/>
          </w:rPr>
          <w:fldChar w:fldCharType="end"/>
        </w:r>
      </w:hyperlink>
    </w:p>
    <w:p w14:paraId="58968A66" w14:textId="373EF7C8" w:rsidR="00F01096" w:rsidRDefault="00F01096">
      <w:pPr>
        <w:pStyle w:val="TOC2"/>
        <w:rPr>
          <w:rFonts w:eastAsiaTheme="minorEastAsia"/>
          <w:noProof/>
          <w:kern w:val="2"/>
          <w:sz w:val="24"/>
          <w:szCs w:val="24"/>
          <w14:ligatures w14:val="standardContextual"/>
        </w:rPr>
      </w:pPr>
      <w:hyperlink w:anchor="_Toc204850595" w:history="1">
        <w:r w:rsidRPr="00470C1E">
          <w:rPr>
            <w:rStyle w:val="Hyperlink"/>
            <w:noProof/>
          </w:rPr>
          <w:t>3.4.</w:t>
        </w:r>
        <w:r>
          <w:rPr>
            <w:rFonts w:eastAsiaTheme="minorEastAsia"/>
            <w:noProof/>
            <w:kern w:val="2"/>
            <w:sz w:val="24"/>
            <w:szCs w:val="24"/>
            <w14:ligatures w14:val="standardContextual"/>
          </w:rPr>
          <w:tab/>
        </w:r>
        <w:r w:rsidRPr="00470C1E">
          <w:rPr>
            <w:rStyle w:val="Hyperlink"/>
            <w:noProof/>
          </w:rPr>
          <w:t>HMIS Client Enrollments (tlsa_Enrollment)</w:t>
        </w:r>
        <w:r>
          <w:rPr>
            <w:noProof/>
            <w:webHidden/>
          </w:rPr>
          <w:tab/>
        </w:r>
        <w:r>
          <w:rPr>
            <w:noProof/>
            <w:webHidden/>
          </w:rPr>
          <w:fldChar w:fldCharType="begin"/>
        </w:r>
        <w:r>
          <w:rPr>
            <w:noProof/>
            <w:webHidden/>
          </w:rPr>
          <w:instrText xml:space="preserve"> PAGEREF _Toc204850595 \h </w:instrText>
        </w:r>
        <w:r>
          <w:rPr>
            <w:noProof/>
            <w:webHidden/>
          </w:rPr>
        </w:r>
        <w:r>
          <w:rPr>
            <w:noProof/>
            <w:webHidden/>
          </w:rPr>
          <w:fldChar w:fldCharType="separate"/>
        </w:r>
        <w:r w:rsidR="00976729">
          <w:rPr>
            <w:noProof/>
            <w:webHidden/>
          </w:rPr>
          <w:t>25</w:t>
        </w:r>
        <w:r>
          <w:rPr>
            <w:noProof/>
            <w:webHidden/>
          </w:rPr>
          <w:fldChar w:fldCharType="end"/>
        </w:r>
      </w:hyperlink>
    </w:p>
    <w:p w14:paraId="22484EF0" w14:textId="5AD138AE" w:rsidR="00F01096" w:rsidRDefault="00F01096">
      <w:pPr>
        <w:pStyle w:val="TOC2"/>
        <w:rPr>
          <w:rFonts w:eastAsiaTheme="minorEastAsia"/>
          <w:noProof/>
          <w:kern w:val="2"/>
          <w:sz w:val="24"/>
          <w:szCs w:val="24"/>
          <w14:ligatures w14:val="standardContextual"/>
        </w:rPr>
      </w:pPr>
      <w:hyperlink w:anchor="_Toc204850596" w:history="1">
        <w:r w:rsidRPr="00470C1E">
          <w:rPr>
            <w:rStyle w:val="Hyperlink"/>
            <w:noProof/>
          </w:rPr>
          <w:t>3.5.</w:t>
        </w:r>
        <w:r>
          <w:rPr>
            <w:rFonts w:eastAsiaTheme="minorEastAsia"/>
            <w:noProof/>
            <w:kern w:val="2"/>
            <w:sz w:val="24"/>
            <w:szCs w:val="24"/>
            <w14:ligatures w14:val="standardContextual"/>
          </w:rPr>
          <w:tab/>
        </w:r>
        <w:r w:rsidRPr="00470C1E">
          <w:rPr>
            <w:rStyle w:val="Hyperlink"/>
            <w:noProof/>
          </w:rPr>
          <w:t>Enrollment Ages (tlsa_Enrollment)</w:t>
        </w:r>
        <w:r>
          <w:rPr>
            <w:noProof/>
            <w:webHidden/>
          </w:rPr>
          <w:tab/>
        </w:r>
        <w:r>
          <w:rPr>
            <w:noProof/>
            <w:webHidden/>
          </w:rPr>
          <w:fldChar w:fldCharType="begin"/>
        </w:r>
        <w:r>
          <w:rPr>
            <w:noProof/>
            <w:webHidden/>
          </w:rPr>
          <w:instrText xml:space="preserve"> PAGEREF _Toc204850596 \h </w:instrText>
        </w:r>
        <w:r>
          <w:rPr>
            <w:noProof/>
            <w:webHidden/>
          </w:rPr>
        </w:r>
        <w:r>
          <w:rPr>
            <w:noProof/>
            <w:webHidden/>
          </w:rPr>
          <w:fldChar w:fldCharType="separate"/>
        </w:r>
        <w:r w:rsidR="00976729">
          <w:rPr>
            <w:noProof/>
            <w:webHidden/>
          </w:rPr>
          <w:t>29</w:t>
        </w:r>
        <w:r>
          <w:rPr>
            <w:noProof/>
            <w:webHidden/>
          </w:rPr>
          <w:fldChar w:fldCharType="end"/>
        </w:r>
      </w:hyperlink>
    </w:p>
    <w:p w14:paraId="4B090589" w14:textId="66CC40F7" w:rsidR="00F01096" w:rsidRDefault="00F01096">
      <w:pPr>
        <w:pStyle w:val="TOC2"/>
        <w:rPr>
          <w:rFonts w:eastAsiaTheme="minorEastAsia"/>
          <w:noProof/>
          <w:kern w:val="2"/>
          <w:sz w:val="24"/>
          <w:szCs w:val="24"/>
          <w14:ligatures w14:val="standardContextual"/>
        </w:rPr>
      </w:pPr>
      <w:hyperlink w:anchor="_Toc204850597" w:history="1">
        <w:r w:rsidRPr="00470C1E">
          <w:rPr>
            <w:rStyle w:val="Hyperlink"/>
            <w:noProof/>
          </w:rPr>
          <w:t>3.6.</w:t>
        </w:r>
        <w:r>
          <w:rPr>
            <w:rFonts w:eastAsiaTheme="minorEastAsia"/>
            <w:noProof/>
            <w:kern w:val="2"/>
            <w:sz w:val="24"/>
            <w:szCs w:val="24"/>
            <w14:ligatures w14:val="standardContextual"/>
          </w:rPr>
          <w:tab/>
        </w:r>
        <w:r w:rsidRPr="00470C1E">
          <w:rPr>
            <w:rStyle w:val="Hyperlink"/>
            <w:noProof/>
          </w:rPr>
          <w:t>Household Types (tlsa_HHID)</w:t>
        </w:r>
        <w:r>
          <w:rPr>
            <w:noProof/>
            <w:webHidden/>
          </w:rPr>
          <w:tab/>
        </w:r>
        <w:r>
          <w:rPr>
            <w:noProof/>
            <w:webHidden/>
          </w:rPr>
          <w:fldChar w:fldCharType="begin"/>
        </w:r>
        <w:r>
          <w:rPr>
            <w:noProof/>
            <w:webHidden/>
          </w:rPr>
          <w:instrText xml:space="preserve"> PAGEREF _Toc204850597 \h </w:instrText>
        </w:r>
        <w:r>
          <w:rPr>
            <w:noProof/>
            <w:webHidden/>
          </w:rPr>
        </w:r>
        <w:r>
          <w:rPr>
            <w:noProof/>
            <w:webHidden/>
          </w:rPr>
          <w:fldChar w:fldCharType="separate"/>
        </w:r>
        <w:r w:rsidR="00976729">
          <w:rPr>
            <w:noProof/>
            <w:webHidden/>
          </w:rPr>
          <w:t>31</w:t>
        </w:r>
        <w:r>
          <w:rPr>
            <w:noProof/>
            <w:webHidden/>
          </w:rPr>
          <w:fldChar w:fldCharType="end"/>
        </w:r>
      </w:hyperlink>
    </w:p>
    <w:p w14:paraId="34262306" w14:textId="2A5973B6" w:rsidR="00F01096" w:rsidRDefault="00F01096">
      <w:pPr>
        <w:pStyle w:val="TOC1"/>
        <w:rPr>
          <w:rFonts w:eastAsiaTheme="minorEastAsia"/>
          <w:kern w:val="2"/>
          <w:sz w:val="24"/>
          <w:szCs w:val="24"/>
          <w14:ligatures w14:val="standardContextual"/>
        </w:rPr>
      </w:pPr>
      <w:hyperlink w:anchor="_Toc204850598" w:history="1">
        <w:r w:rsidRPr="00470C1E">
          <w:rPr>
            <w:rStyle w:val="Hyperlink"/>
          </w:rPr>
          <w:t>4.</w:t>
        </w:r>
        <w:r>
          <w:rPr>
            <w:rFonts w:eastAsiaTheme="minorEastAsia"/>
            <w:kern w:val="2"/>
            <w:sz w:val="24"/>
            <w:szCs w:val="24"/>
            <w14:ligatures w14:val="standardContextual"/>
          </w:rPr>
          <w:tab/>
        </w:r>
        <w:r w:rsidRPr="00470C1E">
          <w:rPr>
            <w:rStyle w:val="Hyperlink"/>
          </w:rPr>
          <w:t>HMIS Business Logic: Project Descriptor Data for Export</w:t>
        </w:r>
        <w:r>
          <w:rPr>
            <w:webHidden/>
          </w:rPr>
          <w:tab/>
        </w:r>
        <w:r>
          <w:rPr>
            <w:webHidden/>
          </w:rPr>
          <w:fldChar w:fldCharType="begin"/>
        </w:r>
        <w:r>
          <w:rPr>
            <w:webHidden/>
          </w:rPr>
          <w:instrText xml:space="preserve"> PAGEREF _Toc204850598 \h </w:instrText>
        </w:r>
        <w:r>
          <w:rPr>
            <w:webHidden/>
          </w:rPr>
        </w:r>
        <w:r>
          <w:rPr>
            <w:webHidden/>
          </w:rPr>
          <w:fldChar w:fldCharType="separate"/>
        </w:r>
        <w:r w:rsidR="00976729">
          <w:rPr>
            <w:webHidden/>
          </w:rPr>
          <w:t>34</w:t>
        </w:r>
        <w:r>
          <w:rPr>
            <w:webHidden/>
          </w:rPr>
          <w:fldChar w:fldCharType="end"/>
        </w:r>
      </w:hyperlink>
    </w:p>
    <w:p w14:paraId="361A773F" w14:textId="0824D7C6" w:rsidR="00F01096" w:rsidRDefault="00F01096">
      <w:pPr>
        <w:pStyle w:val="TOC2"/>
        <w:rPr>
          <w:rFonts w:eastAsiaTheme="minorEastAsia"/>
          <w:noProof/>
          <w:kern w:val="2"/>
          <w:sz w:val="24"/>
          <w:szCs w:val="24"/>
          <w14:ligatures w14:val="standardContextual"/>
        </w:rPr>
      </w:pPr>
      <w:hyperlink w:anchor="_Toc204850599" w:history="1">
        <w:r w:rsidRPr="00470C1E">
          <w:rPr>
            <w:rStyle w:val="Hyperlink"/>
            <w:noProof/>
          </w:rPr>
          <w:t>4.1.</w:t>
        </w:r>
        <w:r>
          <w:rPr>
            <w:rFonts w:eastAsiaTheme="minorEastAsia"/>
            <w:noProof/>
            <w:kern w:val="2"/>
            <w:sz w:val="24"/>
            <w:szCs w:val="24"/>
            <w14:ligatures w14:val="standardContextual"/>
          </w:rPr>
          <w:tab/>
        </w:r>
        <w:r w:rsidRPr="00470C1E">
          <w:rPr>
            <w:rStyle w:val="Hyperlink"/>
            <w:noProof/>
          </w:rPr>
          <w:t>Get Project.csv Records / lsa_Project</w:t>
        </w:r>
        <w:r>
          <w:rPr>
            <w:noProof/>
            <w:webHidden/>
          </w:rPr>
          <w:tab/>
        </w:r>
        <w:r>
          <w:rPr>
            <w:noProof/>
            <w:webHidden/>
          </w:rPr>
          <w:fldChar w:fldCharType="begin"/>
        </w:r>
        <w:r>
          <w:rPr>
            <w:noProof/>
            <w:webHidden/>
          </w:rPr>
          <w:instrText xml:space="preserve"> PAGEREF _Toc204850599 \h </w:instrText>
        </w:r>
        <w:r>
          <w:rPr>
            <w:noProof/>
            <w:webHidden/>
          </w:rPr>
        </w:r>
        <w:r>
          <w:rPr>
            <w:noProof/>
            <w:webHidden/>
          </w:rPr>
          <w:fldChar w:fldCharType="separate"/>
        </w:r>
        <w:r w:rsidR="00976729">
          <w:rPr>
            <w:noProof/>
            <w:webHidden/>
          </w:rPr>
          <w:t>34</w:t>
        </w:r>
        <w:r>
          <w:rPr>
            <w:noProof/>
            <w:webHidden/>
          </w:rPr>
          <w:fldChar w:fldCharType="end"/>
        </w:r>
      </w:hyperlink>
    </w:p>
    <w:p w14:paraId="305D6C1A" w14:textId="7225E95D" w:rsidR="00F01096" w:rsidRDefault="00F01096">
      <w:pPr>
        <w:pStyle w:val="TOC2"/>
        <w:rPr>
          <w:rFonts w:eastAsiaTheme="minorEastAsia"/>
          <w:noProof/>
          <w:kern w:val="2"/>
          <w:sz w:val="24"/>
          <w:szCs w:val="24"/>
          <w14:ligatures w14:val="standardContextual"/>
        </w:rPr>
      </w:pPr>
      <w:hyperlink w:anchor="_Toc204850600" w:history="1">
        <w:r w:rsidRPr="00470C1E">
          <w:rPr>
            <w:rStyle w:val="Hyperlink"/>
            <w:noProof/>
          </w:rPr>
          <w:t>4.2.</w:t>
        </w:r>
        <w:r>
          <w:rPr>
            <w:rFonts w:eastAsiaTheme="minorEastAsia"/>
            <w:noProof/>
            <w:kern w:val="2"/>
            <w:sz w:val="24"/>
            <w:szCs w:val="24"/>
            <w14:ligatures w14:val="standardContextual"/>
          </w:rPr>
          <w:tab/>
        </w:r>
        <w:r w:rsidRPr="00470C1E">
          <w:rPr>
            <w:rStyle w:val="Hyperlink"/>
            <w:noProof/>
          </w:rPr>
          <w:t>Get Organization.csv Records / lsa_Organization</w:t>
        </w:r>
        <w:r>
          <w:rPr>
            <w:noProof/>
            <w:webHidden/>
          </w:rPr>
          <w:tab/>
        </w:r>
        <w:r>
          <w:rPr>
            <w:noProof/>
            <w:webHidden/>
          </w:rPr>
          <w:fldChar w:fldCharType="begin"/>
        </w:r>
        <w:r>
          <w:rPr>
            <w:noProof/>
            <w:webHidden/>
          </w:rPr>
          <w:instrText xml:space="preserve"> PAGEREF _Toc204850600 \h </w:instrText>
        </w:r>
        <w:r>
          <w:rPr>
            <w:noProof/>
            <w:webHidden/>
          </w:rPr>
        </w:r>
        <w:r>
          <w:rPr>
            <w:noProof/>
            <w:webHidden/>
          </w:rPr>
          <w:fldChar w:fldCharType="separate"/>
        </w:r>
        <w:r w:rsidR="00976729">
          <w:rPr>
            <w:noProof/>
            <w:webHidden/>
          </w:rPr>
          <w:t>35</w:t>
        </w:r>
        <w:r>
          <w:rPr>
            <w:noProof/>
            <w:webHidden/>
          </w:rPr>
          <w:fldChar w:fldCharType="end"/>
        </w:r>
      </w:hyperlink>
    </w:p>
    <w:p w14:paraId="0B08EE7A" w14:textId="78A52622" w:rsidR="00F01096" w:rsidRDefault="00F01096">
      <w:pPr>
        <w:pStyle w:val="TOC2"/>
        <w:rPr>
          <w:rFonts w:eastAsiaTheme="minorEastAsia"/>
          <w:noProof/>
          <w:kern w:val="2"/>
          <w:sz w:val="24"/>
          <w:szCs w:val="24"/>
          <w14:ligatures w14:val="standardContextual"/>
        </w:rPr>
      </w:pPr>
      <w:hyperlink w:anchor="_Toc204850601" w:history="1">
        <w:r w:rsidRPr="00470C1E">
          <w:rPr>
            <w:rStyle w:val="Hyperlink"/>
            <w:noProof/>
          </w:rPr>
          <w:t>4.3.</w:t>
        </w:r>
        <w:r>
          <w:rPr>
            <w:rFonts w:eastAsiaTheme="minorEastAsia"/>
            <w:noProof/>
            <w:kern w:val="2"/>
            <w:sz w:val="24"/>
            <w:szCs w:val="24"/>
            <w14:ligatures w14:val="standardContextual"/>
          </w:rPr>
          <w:tab/>
        </w:r>
        <w:r w:rsidRPr="00470C1E">
          <w:rPr>
            <w:rStyle w:val="Hyperlink"/>
            <w:noProof/>
          </w:rPr>
          <w:t>Get Funder.csv Records / lsa_Funder</w:t>
        </w:r>
        <w:r>
          <w:rPr>
            <w:noProof/>
            <w:webHidden/>
          </w:rPr>
          <w:tab/>
        </w:r>
        <w:r>
          <w:rPr>
            <w:noProof/>
            <w:webHidden/>
          </w:rPr>
          <w:fldChar w:fldCharType="begin"/>
        </w:r>
        <w:r>
          <w:rPr>
            <w:noProof/>
            <w:webHidden/>
          </w:rPr>
          <w:instrText xml:space="preserve"> PAGEREF _Toc204850601 \h </w:instrText>
        </w:r>
        <w:r>
          <w:rPr>
            <w:noProof/>
            <w:webHidden/>
          </w:rPr>
        </w:r>
        <w:r>
          <w:rPr>
            <w:noProof/>
            <w:webHidden/>
          </w:rPr>
          <w:fldChar w:fldCharType="separate"/>
        </w:r>
        <w:r w:rsidR="00976729">
          <w:rPr>
            <w:noProof/>
            <w:webHidden/>
          </w:rPr>
          <w:t>36</w:t>
        </w:r>
        <w:r>
          <w:rPr>
            <w:noProof/>
            <w:webHidden/>
          </w:rPr>
          <w:fldChar w:fldCharType="end"/>
        </w:r>
      </w:hyperlink>
    </w:p>
    <w:p w14:paraId="70B1674E" w14:textId="0CFC9BA4" w:rsidR="00F01096" w:rsidRDefault="00F01096">
      <w:pPr>
        <w:pStyle w:val="TOC2"/>
        <w:rPr>
          <w:rFonts w:eastAsiaTheme="minorEastAsia"/>
          <w:noProof/>
          <w:kern w:val="2"/>
          <w:sz w:val="24"/>
          <w:szCs w:val="24"/>
          <w14:ligatures w14:val="standardContextual"/>
        </w:rPr>
      </w:pPr>
      <w:hyperlink w:anchor="_Toc204850602" w:history="1">
        <w:r w:rsidRPr="00470C1E">
          <w:rPr>
            <w:rStyle w:val="Hyperlink"/>
            <w:noProof/>
          </w:rPr>
          <w:t>4.4.</w:t>
        </w:r>
        <w:r>
          <w:rPr>
            <w:rFonts w:eastAsiaTheme="minorEastAsia"/>
            <w:noProof/>
            <w:kern w:val="2"/>
            <w:sz w:val="24"/>
            <w:szCs w:val="24"/>
            <w14:ligatures w14:val="standardContextual"/>
          </w:rPr>
          <w:tab/>
        </w:r>
        <w:r w:rsidRPr="00470C1E">
          <w:rPr>
            <w:rStyle w:val="Hyperlink"/>
            <w:noProof/>
          </w:rPr>
          <w:t>Get ProjectCoC.csv Records / lsa_ProjectCoC</w:t>
        </w:r>
        <w:r>
          <w:rPr>
            <w:noProof/>
            <w:webHidden/>
          </w:rPr>
          <w:tab/>
        </w:r>
        <w:r>
          <w:rPr>
            <w:noProof/>
            <w:webHidden/>
          </w:rPr>
          <w:fldChar w:fldCharType="begin"/>
        </w:r>
        <w:r>
          <w:rPr>
            <w:noProof/>
            <w:webHidden/>
          </w:rPr>
          <w:instrText xml:space="preserve"> PAGEREF _Toc204850602 \h </w:instrText>
        </w:r>
        <w:r>
          <w:rPr>
            <w:noProof/>
            <w:webHidden/>
          </w:rPr>
        </w:r>
        <w:r>
          <w:rPr>
            <w:noProof/>
            <w:webHidden/>
          </w:rPr>
          <w:fldChar w:fldCharType="separate"/>
        </w:r>
        <w:r w:rsidR="00976729">
          <w:rPr>
            <w:noProof/>
            <w:webHidden/>
          </w:rPr>
          <w:t>37</w:t>
        </w:r>
        <w:r>
          <w:rPr>
            <w:noProof/>
            <w:webHidden/>
          </w:rPr>
          <w:fldChar w:fldCharType="end"/>
        </w:r>
      </w:hyperlink>
    </w:p>
    <w:p w14:paraId="60D502E3" w14:textId="08BCC59A" w:rsidR="00F01096" w:rsidRDefault="00F01096">
      <w:pPr>
        <w:pStyle w:val="TOC2"/>
        <w:rPr>
          <w:rFonts w:eastAsiaTheme="minorEastAsia"/>
          <w:noProof/>
          <w:kern w:val="2"/>
          <w:sz w:val="24"/>
          <w:szCs w:val="24"/>
          <w14:ligatures w14:val="standardContextual"/>
        </w:rPr>
      </w:pPr>
      <w:hyperlink w:anchor="_Toc204850603" w:history="1">
        <w:r w:rsidRPr="00470C1E">
          <w:rPr>
            <w:rStyle w:val="Hyperlink"/>
            <w:noProof/>
          </w:rPr>
          <w:t>4.5.</w:t>
        </w:r>
        <w:r>
          <w:rPr>
            <w:rFonts w:eastAsiaTheme="minorEastAsia"/>
            <w:noProof/>
            <w:kern w:val="2"/>
            <w:sz w:val="24"/>
            <w:szCs w:val="24"/>
            <w14:ligatures w14:val="standardContextual"/>
          </w:rPr>
          <w:tab/>
        </w:r>
        <w:r w:rsidRPr="00470C1E">
          <w:rPr>
            <w:rStyle w:val="Hyperlink"/>
            <w:noProof/>
          </w:rPr>
          <w:t>Get Inventory.csv Records / lsa_Inventory</w:t>
        </w:r>
        <w:r>
          <w:rPr>
            <w:noProof/>
            <w:webHidden/>
          </w:rPr>
          <w:tab/>
        </w:r>
        <w:r>
          <w:rPr>
            <w:noProof/>
            <w:webHidden/>
          </w:rPr>
          <w:fldChar w:fldCharType="begin"/>
        </w:r>
        <w:r>
          <w:rPr>
            <w:noProof/>
            <w:webHidden/>
          </w:rPr>
          <w:instrText xml:space="preserve"> PAGEREF _Toc204850603 \h </w:instrText>
        </w:r>
        <w:r>
          <w:rPr>
            <w:noProof/>
            <w:webHidden/>
          </w:rPr>
        </w:r>
        <w:r>
          <w:rPr>
            <w:noProof/>
            <w:webHidden/>
          </w:rPr>
          <w:fldChar w:fldCharType="separate"/>
        </w:r>
        <w:r w:rsidR="00976729">
          <w:rPr>
            <w:noProof/>
            <w:webHidden/>
          </w:rPr>
          <w:t>39</w:t>
        </w:r>
        <w:r>
          <w:rPr>
            <w:noProof/>
            <w:webHidden/>
          </w:rPr>
          <w:fldChar w:fldCharType="end"/>
        </w:r>
      </w:hyperlink>
    </w:p>
    <w:p w14:paraId="66DC9980" w14:textId="38724252" w:rsidR="00F01096" w:rsidRDefault="00F01096">
      <w:pPr>
        <w:pStyle w:val="TOC2"/>
        <w:rPr>
          <w:rFonts w:eastAsiaTheme="minorEastAsia"/>
          <w:noProof/>
          <w:kern w:val="2"/>
          <w:sz w:val="24"/>
          <w:szCs w:val="24"/>
          <w14:ligatures w14:val="standardContextual"/>
        </w:rPr>
      </w:pPr>
      <w:hyperlink w:anchor="_Toc204850604" w:history="1">
        <w:r w:rsidRPr="00470C1E">
          <w:rPr>
            <w:rStyle w:val="Hyperlink"/>
            <w:noProof/>
          </w:rPr>
          <w:t>4.6.</w:t>
        </w:r>
        <w:r>
          <w:rPr>
            <w:rFonts w:eastAsiaTheme="minorEastAsia"/>
            <w:noProof/>
            <w:kern w:val="2"/>
            <w:sz w:val="24"/>
            <w:szCs w:val="24"/>
            <w14:ligatures w14:val="standardContextual"/>
          </w:rPr>
          <w:tab/>
        </w:r>
        <w:r w:rsidRPr="00470C1E">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_Toc204850604 \h </w:instrText>
        </w:r>
        <w:r>
          <w:rPr>
            <w:noProof/>
            <w:webHidden/>
          </w:rPr>
        </w:r>
        <w:r>
          <w:rPr>
            <w:noProof/>
            <w:webHidden/>
          </w:rPr>
          <w:fldChar w:fldCharType="separate"/>
        </w:r>
        <w:r w:rsidR="00976729">
          <w:rPr>
            <w:noProof/>
            <w:webHidden/>
          </w:rPr>
          <w:t>40</w:t>
        </w:r>
        <w:r>
          <w:rPr>
            <w:noProof/>
            <w:webHidden/>
          </w:rPr>
          <w:fldChar w:fldCharType="end"/>
        </w:r>
      </w:hyperlink>
    </w:p>
    <w:p w14:paraId="37F9B7F0" w14:textId="4319C104" w:rsidR="00F01096" w:rsidRDefault="00F01096">
      <w:pPr>
        <w:pStyle w:val="TOC2"/>
        <w:rPr>
          <w:rFonts w:eastAsiaTheme="minorEastAsia"/>
          <w:noProof/>
          <w:kern w:val="2"/>
          <w:sz w:val="24"/>
          <w:szCs w:val="24"/>
          <w14:ligatures w14:val="standardContextual"/>
        </w:rPr>
      </w:pPr>
      <w:hyperlink w:anchor="_Toc204850605" w:history="1">
        <w:r w:rsidRPr="00470C1E">
          <w:rPr>
            <w:rStyle w:val="Hyperlink"/>
            <w:noProof/>
          </w:rPr>
          <w:t>4.7.</w:t>
        </w:r>
        <w:r>
          <w:rPr>
            <w:rFonts w:eastAsiaTheme="minorEastAsia"/>
            <w:noProof/>
            <w:kern w:val="2"/>
            <w:sz w:val="24"/>
            <w:szCs w:val="24"/>
            <w14:ligatures w14:val="standardContextual"/>
          </w:rPr>
          <w:tab/>
        </w:r>
        <w:r w:rsidRPr="00470C1E">
          <w:rPr>
            <w:rStyle w:val="Hyperlink"/>
            <w:noProof/>
          </w:rPr>
          <w:t>Get Affiliation.csv Records / lsa_Affiliation</w:t>
        </w:r>
        <w:r>
          <w:rPr>
            <w:noProof/>
            <w:webHidden/>
          </w:rPr>
          <w:tab/>
        </w:r>
        <w:r>
          <w:rPr>
            <w:noProof/>
            <w:webHidden/>
          </w:rPr>
          <w:fldChar w:fldCharType="begin"/>
        </w:r>
        <w:r>
          <w:rPr>
            <w:noProof/>
            <w:webHidden/>
          </w:rPr>
          <w:instrText xml:space="preserve"> PAGEREF _Toc204850605 \h </w:instrText>
        </w:r>
        <w:r>
          <w:rPr>
            <w:noProof/>
            <w:webHidden/>
          </w:rPr>
        </w:r>
        <w:r>
          <w:rPr>
            <w:noProof/>
            <w:webHidden/>
          </w:rPr>
          <w:fldChar w:fldCharType="separate"/>
        </w:r>
        <w:r w:rsidR="00976729">
          <w:rPr>
            <w:noProof/>
            <w:webHidden/>
          </w:rPr>
          <w:t>41</w:t>
        </w:r>
        <w:r>
          <w:rPr>
            <w:noProof/>
            <w:webHidden/>
          </w:rPr>
          <w:fldChar w:fldCharType="end"/>
        </w:r>
      </w:hyperlink>
    </w:p>
    <w:p w14:paraId="0212565F" w14:textId="4758464D" w:rsidR="00F01096" w:rsidRDefault="00F01096">
      <w:pPr>
        <w:pStyle w:val="TOC1"/>
        <w:rPr>
          <w:rFonts w:eastAsiaTheme="minorEastAsia"/>
          <w:kern w:val="2"/>
          <w:sz w:val="24"/>
          <w:szCs w:val="24"/>
          <w14:ligatures w14:val="standardContextual"/>
        </w:rPr>
      </w:pPr>
      <w:hyperlink w:anchor="_Toc204850606" w:history="1">
        <w:r w:rsidRPr="00470C1E">
          <w:rPr>
            <w:rStyle w:val="Hyperlink"/>
          </w:rPr>
          <w:t>5.</w:t>
        </w:r>
        <w:r>
          <w:rPr>
            <w:rFonts w:eastAsiaTheme="minorEastAsia"/>
            <w:kern w:val="2"/>
            <w:sz w:val="24"/>
            <w:szCs w:val="24"/>
            <w14:ligatures w14:val="standardContextual"/>
          </w:rPr>
          <w:tab/>
        </w:r>
        <w:r w:rsidRPr="00470C1E">
          <w:rPr>
            <w:rStyle w:val="Hyperlink"/>
          </w:rPr>
          <w:t>HMIS Business Logic: LSAPerson</w:t>
        </w:r>
        <w:r>
          <w:rPr>
            <w:webHidden/>
          </w:rPr>
          <w:tab/>
        </w:r>
        <w:r>
          <w:rPr>
            <w:webHidden/>
          </w:rPr>
          <w:fldChar w:fldCharType="begin"/>
        </w:r>
        <w:r>
          <w:rPr>
            <w:webHidden/>
          </w:rPr>
          <w:instrText xml:space="preserve"> PAGEREF _Toc204850606 \h </w:instrText>
        </w:r>
        <w:r>
          <w:rPr>
            <w:webHidden/>
          </w:rPr>
        </w:r>
        <w:r>
          <w:rPr>
            <w:webHidden/>
          </w:rPr>
          <w:fldChar w:fldCharType="separate"/>
        </w:r>
        <w:r w:rsidR="00976729">
          <w:rPr>
            <w:webHidden/>
          </w:rPr>
          <w:t>43</w:t>
        </w:r>
        <w:r>
          <w:rPr>
            <w:webHidden/>
          </w:rPr>
          <w:fldChar w:fldCharType="end"/>
        </w:r>
      </w:hyperlink>
    </w:p>
    <w:p w14:paraId="1488285F" w14:textId="545D932C" w:rsidR="00F01096" w:rsidRDefault="00F01096">
      <w:pPr>
        <w:pStyle w:val="TOC2"/>
        <w:rPr>
          <w:rFonts w:eastAsiaTheme="minorEastAsia"/>
          <w:noProof/>
          <w:kern w:val="2"/>
          <w:sz w:val="24"/>
          <w:szCs w:val="24"/>
          <w14:ligatures w14:val="standardContextual"/>
        </w:rPr>
      </w:pPr>
      <w:hyperlink w:anchor="_Toc204850607" w:history="1">
        <w:r w:rsidRPr="00470C1E">
          <w:rPr>
            <w:rStyle w:val="Hyperlink"/>
            <w:noProof/>
          </w:rPr>
          <w:t>5.1.</w:t>
        </w:r>
        <w:r>
          <w:rPr>
            <w:rFonts w:eastAsiaTheme="minorEastAsia"/>
            <w:noProof/>
            <w:kern w:val="2"/>
            <w:sz w:val="24"/>
            <w:szCs w:val="24"/>
            <w14:ligatures w14:val="standardContextual"/>
          </w:rPr>
          <w:tab/>
        </w:r>
        <w:r w:rsidRPr="00470C1E">
          <w:rPr>
            <w:rStyle w:val="Hyperlink"/>
            <w:noProof/>
          </w:rPr>
          <w:t>Identify Active and Active in Residence (AIR) HouseholdIDs</w:t>
        </w:r>
        <w:r>
          <w:rPr>
            <w:noProof/>
            <w:webHidden/>
          </w:rPr>
          <w:tab/>
        </w:r>
        <w:r>
          <w:rPr>
            <w:noProof/>
            <w:webHidden/>
          </w:rPr>
          <w:fldChar w:fldCharType="begin"/>
        </w:r>
        <w:r>
          <w:rPr>
            <w:noProof/>
            <w:webHidden/>
          </w:rPr>
          <w:instrText xml:space="preserve"> PAGEREF _Toc204850607 \h </w:instrText>
        </w:r>
        <w:r>
          <w:rPr>
            <w:noProof/>
            <w:webHidden/>
          </w:rPr>
        </w:r>
        <w:r>
          <w:rPr>
            <w:noProof/>
            <w:webHidden/>
          </w:rPr>
          <w:fldChar w:fldCharType="separate"/>
        </w:r>
        <w:r w:rsidR="00976729">
          <w:rPr>
            <w:noProof/>
            <w:webHidden/>
          </w:rPr>
          <w:t>44</w:t>
        </w:r>
        <w:r>
          <w:rPr>
            <w:noProof/>
            <w:webHidden/>
          </w:rPr>
          <w:fldChar w:fldCharType="end"/>
        </w:r>
      </w:hyperlink>
    </w:p>
    <w:p w14:paraId="46817E49" w14:textId="0C3F7DE6" w:rsidR="00F01096" w:rsidRDefault="00F01096">
      <w:pPr>
        <w:pStyle w:val="TOC2"/>
        <w:rPr>
          <w:rFonts w:eastAsiaTheme="minorEastAsia"/>
          <w:noProof/>
          <w:kern w:val="2"/>
          <w:sz w:val="24"/>
          <w:szCs w:val="24"/>
          <w14:ligatures w14:val="standardContextual"/>
        </w:rPr>
      </w:pPr>
      <w:hyperlink w:anchor="_Toc204850608" w:history="1">
        <w:r w:rsidRPr="00470C1E">
          <w:rPr>
            <w:rStyle w:val="Hyperlink"/>
            <w:noProof/>
          </w:rPr>
          <w:t>5.2.</w:t>
        </w:r>
        <w:r>
          <w:rPr>
            <w:rFonts w:eastAsiaTheme="minorEastAsia"/>
            <w:noProof/>
            <w:kern w:val="2"/>
            <w:sz w:val="24"/>
            <w:szCs w:val="24"/>
            <w14:ligatures w14:val="standardContextual"/>
          </w:rPr>
          <w:tab/>
        </w:r>
        <w:r w:rsidRPr="00470C1E">
          <w:rPr>
            <w:rStyle w:val="Hyperlink"/>
            <w:noProof/>
          </w:rPr>
          <w:t>Identify Active and Active in Residence (AIR) Enrollments</w:t>
        </w:r>
        <w:r>
          <w:rPr>
            <w:noProof/>
            <w:webHidden/>
          </w:rPr>
          <w:tab/>
        </w:r>
        <w:r>
          <w:rPr>
            <w:noProof/>
            <w:webHidden/>
          </w:rPr>
          <w:fldChar w:fldCharType="begin"/>
        </w:r>
        <w:r>
          <w:rPr>
            <w:noProof/>
            <w:webHidden/>
          </w:rPr>
          <w:instrText xml:space="preserve"> PAGEREF _Toc204850608 \h </w:instrText>
        </w:r>
        <w:r>
          <w:rPr>
            <w:noProof/>
            <w:webHidden/>
          </w:rPr>
        </w:r>
        <w:r>
          <w:rPr>
            <w:noProof/>
            <w:webHidden/>
          </w:rPr>
          <w:fldChar w:fldCharType="separate"/>
        </w:r>
        <w:r w:rsidR="00976729">
          <w:rPr>
            <w:noProof/>
            <w:webHidden/>
          </w:rPr>
          <w:t>45</w:t>
        </w:r>
        <w:r>
          <w:rPr>
            <w:noProof/>
            <w:webHidden/>
          </w:rPr>
          <w:fldChar w:fldCharType="end"/>
        </w:r>
      </w:hyperlink>
    </w:p>
    <w:p w14:paraId="70D682B8" w14:textId="417FDF47" w:rsidR="00F01096" w:rsidRDefault="00F01096">
      <w:pPr>
        <w:pStyle w:val="TOC2"/>
        <w:rPr>
          <w:rFonts w:eastAsiaTheme="minorEastAsia"/>
          <w:noProof/>
          <w:kern w:val="2"/>
          <w:sz w:val="24"/>
          <w:szCs w:val="24"/>
          <w14:ligatures w14:val="standardContextual"/>
        </w:rPr>
      </w:pPr>
      <w:hyperlink w:anchor="_Toc204850609" w:history="1">
        <w:r w:rsidRPr="00470C1E">
          <w:rPr>
            <w:rStyle w:val="Hyperlink"/>
            <w:noProof/>
          </w:rPr>
          <w:t>5.3.</w:t>
        </w:r>
        <w:r>
          <w:rPr>
            <w:rFonts w:eastAsiaTheme="minorEastAsia"/>
            <w:noProof/>
            <w:kern w:val="2"/>
            <w:sz w:val="24"/>
            <w:szCs w:val="24"/>
            <w14:ligatures w14:val="standardContextual"/>
          </w:rPr>
          <w:tab/>
        </w:r>
        <w:r w:rsidRPr="00470C1E">
          <w:rPr>
            <w:rStyle w:val="Hyperlink"/>
            <w:noProof/>
          </w:rPr>
          <w:t>Get Active Clients for LSAPerson</w:t>
        </w:r>
        <w:r>
          <w:rPr>
            <w:noProof/>
            <w:webHidden/>
          </w:rPr>
          <w:tab/>
        </w:r>
        <w:r>
          <w:rPr>
            <w:noProof/>
            <w:webHidden/>
          </w:rPr>
          <w:fldChar w:fldCharType="begin"/>
        </w:r>
        <w:r>
          <w:rPr>
            <w:noProof/>
            <w:webHidden/>
          </w:rPr>
          <w:instrText xml:space="preserve"> PAGEREF _Toc204850609 \h </w:instrText>
        </w:r>
        <w:r>
          <w:rPr>
            <w:noProof/>
            <w:webHidden/>
          </w:rPr>
        </w:r>
        <w:r>
          <w:rPr>
            <w:noProof/>
            <w:webHidden/>
          </w:rPr>
          <w:fldChar w:fldCharType="separate"/>
        </w:r>
        <w:r w:rsidR="00976729">
          <w:rPr>
            <w:noProof/>
            <w:webHidden/>
          </w:rPr>
          <w:t>46</w:t>
        </w:r>
        <w:r>
          <w:rPr>
            <w:noProof/>
            <w:webHidden/>
          </w:rPr>
          <w:fldChar w:fldCharType="end"/>
        </w:r>
      </w:hyperlink>
    </w:p>
    <w:p w14:paraId="7061C2A1" w14:textId="5945C9E6" w:rsidR="00F01096" w:rsidRDefault="00F01096">
      <w:pPr>
        <w:pStyle w:val="TOC2"/>
        <w:rPr>
          <w:rFonts w:eastAsiaTheme="minorEastAsia"/>
          <w:noProof/>
          <w:kern w:val="2"/>
          <w:sz w:val="24"/>
          <w:szCs w:val="24"/>
          <w14:ligatures w14:val="standardContextual"/>
        </w:rPr>
      </w:pPr>
      <w:hyperlink w:anchor="_Toc204850610" w:history="1">
        <w:r w:rsidRPr="00470C1E">
          <w:rPr>
            <w:rStyle w:val="Hyperlink"/>
            <w:noProof/>
          </w:rPr>
          <w:t>5.4.</w:t>
        </w:r>
        <w:r>
          <w:rPr>
            <w:rFonts w:eastAsiaTheme="minorEastAsia"/>
            <w:noProof/>
            <w:kern w:val="2"/>
            <w:sz w:val="24"/>
            <w:szCs w:val="24"/>
            <w14:ligatures w14:val="standardContextual"/>
          </w:rPr>
          <w:tab/>
        </w:r>
        <w:r w:rsidRPr="00470C1E">
          <w:rPr>
            <w:rStyle w:val="Hyperlink"/>
            <w:noProof/>
          </w:rPr>
          <w:t>LSAPerson Demographics</w:t>
        </w:r>
        <w:r>
          <w:rPr>
            <w:noProof/>
            <w:webHidden/>
          </w:rPr>
          <w:tab/>
        </w:r>
        <w:r>
          <w:rPr>
            <w:noProof/>
            <w:webHidden/>
          </w:rPr>
          <w:fldChar w:fldCharType="begin"/>
        </w:r>
        <w:r>
          <w:rPr>
            <w:noProof/>
            <w:webHidden/>
          </w:rPr>
          <w:instrText xml:space="preserve"> PAGEREF _Toc204850610 \h </w:instrText>
        </w:r>
        <w:r>
          <w:rPr>
            <w:noProof/>
            <w:webHidden/>
          </w:rPr>
        </w:r>
        <w:r>
          <w:rPr>
            <w:noProof/>
            <w:webHidden/>
          </w:rPr>
          <w:fldChar w:fldCharType="separate"/>
        </w:r>
        <w:r w:rsidR="00976729">
          <w:rPr>
            <w:noProof/>
            <w:webHidden/>
          </w:rPr>
          <w:t>51</w:t>
        </w:r>
        <w:r>
          <w:rPr>
            <w:noProof/>
            <w:webHidden/>
          </w:rPr>
          <w:fldChar w:fldCharType="end"/>
        </w:r>
      </w:hyperlink>
    </w:p>
    <w:p w14:paraId="71748901" w14:textId="28BD828B" w:rsidR="00F01096" w:rsidRDefault="00F01096">
      <w:pPr>
        <w:pStyle w:val="TOC2"/>
        <w:rPr>
          <w:rFonts w:eastAsiaTheme="minorEastAsia"/>
          <w:noProof/>
          <w:kern w:val="2"/>
          <w:sz w:val="24"/>
          <w:szCs w:val="24"/>
          <w14:ligatures w14:val="standardContextual"/>
        </w:rPr>
      </w:pPr>
      <w:hyperlink w:anchor="_Toc204850611" w:history="1">
        <w:r w:rsidRPr="00470C1E">
          <w:rPr>
            <w:rStyle w:val="Hyperlink"/>
            <w:noProof/>
          </w:rPr>
          <w:t>5.5.</w:t>
        </w:r>
        <w:r>
          <w:rPr>
            <w:rFonts w:eastAsiaTheme="minorEastAsia"/>
            <w:noProof/>
            <w:kern w:val="2"/>
            <w:sz w:val="24"/>
            <w:szCs w:val="24"/>
            <w14:ligatures w14:val="standardContextual"/>
          </w:rPr>
          <w:tab/>
        </w:r>
        <w:r w:rsidRPr="00470C1E">
          <w:rPr>
            <w:rStyle w:val="Hyperlink"/>
            <w:noProof/>
          </w:rPr>
          <w:t>Time Spent in ES/SH or on the Street – LSAPerson</w:t>
        </w:r>
        <w:r>
          <w:rPr>
            <w:noProof/>
            <w:webHidden/>
          </w:rPr>
          <w:tab/>
        </w:r>
        <w:r>
          <w:rPr>
            <w:noProof/>
            <w:webHidden/>
          </w:rPr>
          <w:fldChar w:fldCharType="begin"/>
        </w:r>
        <w:r>
          <w:rPr>
            <w:noProof/>
            <w:webHidden/>
          </w:rPr>
          <w:instrText xml:space="preserve"> PAGEREF _Toc204850611 \h </w:instrText>
        </w:r>
        <w:r>
          <w:rPr>
            <w:noProof/>
            <w:webHidden/>
          </w:rPr>
        </w:r>
        <w:r>
          <w:rPr>
            <w:noProof/>
            <w:webHidden/>
          </w:rPr>
          <w:fldChar w:fldCharType="separate"/>
        </w:r>
        <w:r w:rsidR="00976729">
          <w:rPr>
            <w:noProof/>
            <w:webHidden/>
          </w:rPr>
          <w:t>54</w:t>
        </w:r>
        <w:r>
          <w:rPr>
            <w:noProof/>
            <w:webHidden/>
          </w:rPr>
          <w:fldChar w:fldCharType="end"/>
        </w:r>
      </w:hyperlink>
    </w:p>
    <w:p w14:paraId="1EB8E892" w14:textId="54C6B126" w:rsidR="00F01096" w:rsidRDefault="00F01096">
      <w:pPr>
        <w:pStyle w:val="TOC2"/>
        <w:rPr>
          <w:rFonts w:eastAsiaTheme="minorEastAsia"/>
          <w:noProof/>
          <w:kern w:val="2"/>
          <w:sz w:val="24"/>
          <w:szCs w:val="24"/>
          <w14:ligatures w14:val="standardContextual"/>
        </w:rPr>
      </w:pPr>
      <w:hyperlink w:anchor="_Toc204850612" w:history="1">
        <w:r w:rsidRPr="00470C1E">
          <w:rPr>
            <w:rStyle w:val="Hyperlink"/>
            <w:noProof/>
          </w:rPr>
          <w:t>5.6.</w:t>
        </w:r>
        <w:r>
          <w:rPr>
            <w:rFonts w:eastAsiaTheme="minorEastAsia"/>
            <w:noProof/>
            <w:kern w:val="2"/>
            <w:sz w:val="24"/>
            <w:szCs w:val="24"/>
            <w14:ligatures w14:val="standardContextual"/>
          </w:rPr>
          <w:tab/>
        </w:r>
        <w:r w:rsidRPr="00470C1E">
          <w:rPr>
            <w:rStyle w:val="Hyperlink"/>
            <w:noProof/>
          </w:rPr>
          <w:t>Enrollments Relevant to Counting ES/SH/Street Dates</w:t>
        </w:r>
        <w:r>
          <w:rPr>
            <w:noProof/>
            <w:webHidden/>
          </w:rPr>
          <w:tab/>
        </w:r>
        <w:r>
          <w:rPr>
            <w:noProof/>
            <w:webHidden/>
          </w:rPr>
          <w:fldChar w:fldCharType="begin"/>
        </w:r>
        <w:r>
          <w:rPr>
            <w:noProof/>
            <w:webHidden/>
          </w:rPr>
          <w:instrText xml:space="preserve"> PAGEREF _Toc204850612 \h </w:instrText>
        </w:r>
        <w:r>
          <w:rPr>
            <w:noProof/>
            <w:webHidden/>
          </w:rPr>
        </w:r>
        <w:r>
          <w:rPr>
            <w:noProof/>
            <w:webHidden/>
          </w:rPr>
          <w:fldChar w:fldCharType="separate"/>
        </w:r>
        <w:r w:rsidR="00976729">
          <w:rPr>
            <w:noProof/>
            <w:webHidden/>
          </w:rPr>
          <w:t>56</w:t>
        </w:r>
        <w:r>
          <w:rPr>
            <w:noProof/>
            <w:webHidden/>
          </w:rPr>
          <w:fldChar w:fldCharType="end"/>
        </w:r>
      </w:hyperlink>
    </w:p>
    <w:p w14:paraId="36BEF099" w14:textId="1BCBD04D" w:rsidR="00F01096" w:rsidRDefault="00F01096">
      <w:pPr>
        <w:pStyle w:val="TOC2"/>
        <w:rPr>
          <w:rFonts w:eastAsiaTheme="minorEastAsia"/>
          <w:noProof/>
          <w:kern w:val="2"/>
          <w:sz w:val="24"/>
          <w:szCs w:val="24"/>
          <w14:ligatures w14:val="standardContextual"/>
        </w:rPr>
      </w:pPr>
      <w:hyperlink w:anchor="_Toc204850613" w:history="1">
        <w:r w:rsidRPr="00470C1E">
          <w:rPr>
            <w:rStyle w:val="Hyperlink"/>
            <w:noProof/>
          </w:rPr>
          <w:t>5.7.</w:t>
        </w:r>
        <w:r>
          <w:rPr>
            <w:rFonts w:eastAsiaTheme="minorEastAsia"/>
            <w:noProof/>
            <w:kern w:val="2"/>
            <w:sz w:val="24"/>
            <w:szCs w:val="24"/>
            <w14:ligatures w14:val="standardContextual"/>
          </w:rPr>
          <w:tab/>
        </w:r>
        <w:r w:rsidRPr="00470C1E">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_Toc204850613 \h </w:instrText>
        </w:r>
        <w:r>
          <w:rPr>
            <w:noProof/>
            <w:webHidden/>
          </w:rPr>
        </w:r>
        <w:r>
          <w:rPr>
            <w:noProof/>
            <w:webHidden/>
          </w:rPr>
          <w:fldChar w:fldCharType="separate"/>
        </w:r>
        <w:r w:rsidR="00976729">
          <w:rPr>
            <w:noProof/>
            <w:webHidden/>
          </w:rPr>
          <w:t>57</w:t>
        </w:r>
        <w:r>
          <w:rPr>
            <w:noProof/>
            <w:webHidden/>
          </w:rPr>
          <w:fldChar w:fldCharType="end"/>
        </w:r>
      </w:hyperlink>
    </w:p>
    <w:p w14:paraId="5620E2F7" w14:textId="15516EEC" w:rsidR="00F01096" w:rsidRDefault="00F01096">
      <w:pPr>
        <w:pStyle w:val="TOC2"/>
        <w:rPr>
          <w:rFonts w:eastAsiaTheme="minorEastAsia"/>
          <w:noProof/>
          <w:kern w:val="2"/>
          <w:sz w:val="24"/>
          <w:szCs w:val="24"/>
          <w14:ligatures w14:val="standardContextual"/>
        </w:rPr>
      </w:pPr>
      <w:hyperlink w:anchor="_Toc204850614" w:history="1">
        <w:r w:rsidRPr="00470C1E">
          <w:rPr>
            <w:rStyle w:val="Hyperlink"/>
            <w:noProof/>
          </w:rPr>
          <w:t>5.8.</w:t>
        </w:r>
        <w:r>
          <w:rPr>
            <w:rFonts w:eastAsiaTheme="minorEastAsia"/>
            <w:noProof/>
            <w:kern w:val="2"/>
            <w:sz w:val="24"/>
            <w:szCs w:val="24"/>
            <w14:ligatures w14:val="standardContextual"/>
          </w:rPr>
          <w:tab/>
        </w:r>
        <w:r w:rsidRPr="00470C1E">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_Toc204850614 \h </w:instrText>
        </w:r>
        <w:r>
          <w:rPr>
            <w:noProof/>
            <w:webHidden/>
          </w:rPr>
        </w:r>
        <w:r>
          <w:rPr>
            <w:noProof/>
            <w:webHidden/>
          </w:rPr>
          <w:fldChar w:fldCharType="separate"/>
        </w:r>
        <w:r w:rsidR="00976729">
          <w:rPr>
            <w:noProof/>
            <w:webHidden/>
          </w:rPr>
          <w:t>58</w:t>
        </w:r>
        <w:r>
          <w:rPr>
            <w:noProof/>
            <w:webHidden/>
          </w:rPr>
          <w:fldChar w:fldCharType="end"/>
        </w:r>
      </w:hyperlink>
    </w:p>
    <w:p w14:paraId="46AFFF36" w14:textId="3BD57992" w:rsidR="00F01096" w:rsidRDefault="00F01096">
      <w:pPr>
        <w:pStyle w:val="TOC2"/>
        <w:rPr>
          <w:rFonts w:eastAsiaTheme="minorEastAsia"/>
          <w:noProof/>
          <w:kern w:val="2"/>
          <w:sz w:val="24"/>
          <w:szCs w:val="24"/>
          <w14:ligatures w14:val="standardContextual"/>
        </w:rPr>
      </w:pPr>
      <w:hyperlink w:anchor="_Toc204850615" w:history="1">
        <w:r w:rsidRPr="00470C1E">
          <w:rPr>
            <w:rStyle w:val="Hyperlink"/>
            <w:noProof/>
          </w:rPr>
          <w:t>5.9.</w:t>
        </w:r>
        <w:r>
          <w:rPr>
            <w:rFonts w:eastAsiaTheme="minorEastAsia"/>
            <w:noProof/>
            <w:kern w:val="2"/>
            <w:sz w:val="24"/>
            <w:szCs w:val="24"/>
            <w14:ligatures w14:val="standardContextual"/>
          </w:rPr>
          <w:tab/>
        </w:r>
        <w:r w:rsidRPr="00470C1E">
          <w:rPr>
            <w:rStyle w:val="Hyperlink"/>
            <w:noProof/>
          </w:rPr>
          <w:t>Get ES/SH/Street Episodes (ch_Episodes)</w:t>
        </w:r>
        <w:r>
          <w:rPr>
            <w:noProof/>
            <w:webHidden/>
          </w:rPr>
          <w:tab/>
        </w:r>
        <w:r>
          <w:rPr>
            <w:noProof/>
            <w:webHidden/>
          </w:rPr>
          <w:fldChar w:fldCharType="begin"/>
        </w:r>
        <w:r>
          <w:rPr>
            <w:noProof/>
            <w:webHidden/>
          </w:rPr>
          <w:instrText xml:space="preserve"> PAGEREF _Toc204850615 \h </w:instrText>
        </w:r>
        <w:r>
          <w:rPr>
            <w:noProof/>
            <w:webHidden/>
          </w:rPr>
        </w:r>
        <w:r>
          <w:rPr>
            <w:noProof/>
            <w:webHidden/>
          </w:rPr>
          <w:fldChar w:fldCharType="separate"/>
        </w:r>
        <w:r w:rsidR="00976729">
          <w:rPr>
            <w:noProof/>
            <w:webHidden/>
          </w:rPr>
          <w:t>59</w:t>
        </w:r>
        <w:r>
          <w:rPr>
            <w:noProof/>
            <w:webHidden/>
          </w:rPr>
          <w:fldChar w:fldCharType="end"/>
        </w:r>
      </w:hyperlink>
    </w:p>
    <w:p w14:paraId="68DEA084" w14:textId="13C074BB" w:rsidR="00F01096" w:rsidRDefault="00F01096">
      <w:pPr>
        <w:pStyle w:val="TOC2"/>
        <w:rPr>
          <w:rFonts w:eastAsiaTheme="minorEastAsia"/>
          <w:noProof/>
          <w:kern w:val="2"/>
          <w:sz w:val="24"/>
          <w:szCs w:val="24"/>
          <w14:ligatures w14:val="standardContextual"/>
        </w:rPr>
      </w:pPr>
      <w:hyperlink w:anchor="_Toc204850616" w:history="1">
        <w:r w:rsidRPr="00470C1E">
          <w:rPr>
            <w:rStyle w:val="Hyperlink"/>
            <w:noProof/>
          </w:rPr>
          <w:t>5.10.</w:t>
        </w:r>
        <w:r>
          <w:rPr>
            <w:rFonts w:eastAsiaTheme="minorEastAsia"/>
            <w:noProof/>
            <w:kern w:val="2"/>
            <w:sz w:val="24"/>
            <w:szCs w:val="24"/>
            <w14:ligatures w14:val="standardContextual"/>
          </w:rPr>
          <w:tab/>
        </w:r>
        <w:r w:rsidRPr="00470C1E">
          <w:rPr>
            <w:rStyle w:val="Hyperlink"/>
            <w:noProof/>
          </w:rPr>
          <w:t>CHTime and CHTimeStatus – LSAPerson</w:t>
        </w:r>
        <w:r>
          <w:rPr>
            <w:noProof/>
            <w:webHidden/>
          </w:rPr>
          <w:tab/>
        </w:r>
        <w:r>
          <w:rPr>
            <w:noProof/>
            <w:webHidden/>
          </w:rPr>
          <w:fldChar w:fldCharType="begin"/>
        </w:r>
        <w:r>
          <w:rPr>
            <w:noProof/>
            <w:webHidden/>
          </w:rPr>
          <w:instrText xml:space="preserve"> PAGEREF _Toc204850616 \h </w:instrText>
        </w:r>
        <w:r>
          <w:rPr>
            <w:noProof/>
            <w:webHidden/>
          </w:rPr>
        </w:r>
        <w:r>
          <w:rPr>
            <w:noProof/>
            <w:webHidden/>
          </w:rPr>
          <w:fldChar w:fldCharType="separate"/>
        </w:r>
        <w:r w:rsidR="00976729">
          <w:rPr>
            <w:noProof/>
            <w:webHidden/>
          </w:rPr>
          <w:t>60</w:t>
        </w:r>
        <w:r>
          <w:rPr>
            <w:noProof/>
            <w:webHidden/>
          </w:rPr>
          <w:fldChar w:fldCharType="end"/>
        </w:r>
      </w:hyperlink>
    </w:p>
    <w:p w14:paraId="3FC0E95B" w14:textId="48190278" w:rsidR="00F01096" w:rsidRDefault="00F01096">
      <w:pPr>
        <w:pStyle w:val="TOC2"/>
        <w:rPr>
          <w:rFonts w:eastAsiaTheme="minorEastAsia"/>
          <w:noProof/>
          <w:kern w:val="2"/>
          <w:sz w:val="24"/>
          <w:szCs w:val="24"/>
          <w14:ligatures w14:val="standardContextual"/>
        </w:rPr>
      </w:pPr>
      <w:hyperlink w:anchor="_Toc204850617" w:history="1">
        <w:r w:rsidRPr="00470C1E">
          <w:rPr>
            <w:rStyle w:val="Hyperlink"/>
            <w:noProof/>
            <w:lang w:val="fr-FR"/>
          </w:rPr>
          <w:t>5.11.</w:t>
        </w:r>
        <w:r>
          <w:rPr>
            <w:rFonts w:eastAsiaTheme="minorEastAsia"/>
            <w:noProof/>
            <w:kern w:val="2"/>
            <w:sz w:val="24"/>
            <w:szCs w:val="24"/>
            <w14:ligatures w14:val="standardContextual"/>
          </w:rPr>
          <w:tab/>
        </w:r>
        <w:r w:rsidRPr="00470C1E">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_Toc204850617 \h </w:instrText>
        </w:r>
        <w:r>
          <w:rPr>
            <w:noProof/>
            <w:webHidden/>
          </w:rPr>
        </w:r>
        <w:r>
          <w:rPr>
            <w:noProof/>
            <w:webHidden/>
          </w:rPr>
          <w:fldChar w:fldCharType="separate"/>
        </w:r>
        <w:r w:rsidR="00976729">
          <w:rPr>
            <w:noProof/>
            <w:webHidden/>
          </w:rPr>
          <w:t>63</w:t>
        </w:r>
        <w:r>
          <w:rPr>
            <w:noProof/>
            <w:webHidden/>
          </w:rPr>
          <w:fldChar w:fldCharType="end"/>
        </w:r>
      </w:hyperlink>
    </w:p>
    <w:p w14:paraId="66C51622" w14:textId="4BF81956" w:rsidR="00F01096" w:rsidRDefault="00F01096">
      <w:pPr>
        <w:pStyle w:val="TOC2"/>
        <w:rPr>
          <w:rFonts w:eastAsiaTheme="minorEastAsia"/>
          <w:noProof/>
          <w:kern w:val="2"/>
          <w:sz w:val="24"/>
          <w:szCs w:val="24"/>
          <w14:ligatures w14:val="standardContextual"/>
        </w:rPr>
      </w:pPr>
      <w:hyperlink w:anchor="_Toc204850618" w:history="1">
        <w:r w:rsidRPr="00470C1E">
          <w:rPr>
            <w:rStyle w:val="Hyperlink"/>
            <w:noProof/>
          </w:rPr>
          <w:t>5.12.</w:t>
        </w:r>
        <w:r>
          <w:rPr>
            <w:rFonts w:eastAsiaTheme="minorEastAsia"/>
            <w:noProof/>
            <w:kern w:val="2"/>
            <w:sz w:val="24"/>
            <w:szCs w:val="24"/>
            <w14:ligatures w14:val="standardContextual"/>
          </w:rPr>
          <w:tab/>
        </w:r>
        <w:r w:rsidRPr="00470C1E">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_Toc204850618 \h </w:instrText>
        </w:r>
        <w:r>
          <w:rPr>
            <w:noProof/>
            <w:webHidden/>
          </w:rPr>
        </w:r>
        <w:r>
          <w:rPr>
            <w:noProof/>
            <w:webHidden/>
          </w:rPr>
          <w:fldChar w:fldCharType="separate"/>
        </w:r>
        <w:r w:rsidR="00976729">
          <w:rPr>
            <w:noProof/>
            <w:webHidden/>
          </w:rPr>
          <w:t>64</w:t>
        </w:r>
        <w:r>
          <w:rPr>
            <w:noProof/>
            <w:webHidden/>
          </w:rPr>
          <w:fldChar w:fldCharType="end"/>
        </w:r>
      </w:hyperlink>
    </w:p>
    <w:p w14:paraId="31EEFA88" w14:textId="071BC968" w:rsidR="00F01096" w:rsidRDefault="00F01096">
      <w:pPr>
        <w:pStyle w:val="TOC2"/>
        <w:rPr>
          <w:rFonts w:eastAsiaTheme="minorEastAsia"/>
          <w:noProof/>
          <w:kern w:val="2"/>
          <w:sz w:val="24"/>
          <w:szCs w:val="24"/>
          <w14:ligatures w14:val="standardContextual"/>
        </w:rPr>
      </w:pPr>
      <w:hyperlink w:anchor="_Toc204850619" w:history="1">
        <w:r w:rsidRPr="00470C1E">
          <w:rPr>
            <w:rStyle w:val="Hyperlink"/>
            <w:noProof/>
          </w:rPr>
          <w:t>5.13.</w:t>
        </w:r>
        <w:r>
          <w:rPr>
            <w:rFonts w:eastAsiaTheme="minorEastAsia"/>
            <w:noProof/>
            <w:kern w:val="2"/>
            <w:sz w:val="24"/>
            <w:szCs w:val="24"/>
            <w14:ligatures w14:val="standardContextual"/>
          </w:rPr>
          <w:tab/>
        </w:r>
        <w:r w:rsidRPr="00470C1E">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_Toc204850619 \h </w:instrText>
        </w:r>
        <w:r>
          <w:rPr>
            <w:noProof/>
            <w:webHidden/>
          </w:rPr>
        </w:r>
        <w:r>
          <w:rPr>
            <w:noProof/>
            <w:webHidden/>
          </w:rPr>
          <w:fldChar w:fldCharType="separate"/>
        </w:r>
        <w:r w:rsidR="00976729">
          <w:rPr>
            <w:noProof/>
            <w:webHidden/>
          </w:rPr>
          <w:t>67</w:t>
        </w:r>
        <w:r>
          <w:rPr>
            <w:noProof/>
            <w:webHidden/>
          </w:rPr>
          <w:fldChar w:fldCharType="end"/>
        </w:r>
      </w:hyperlink>
    </w:p>
    <w:p w14:paraId="380E07A0" w14:textId="782071AB" w:rsidR="00F01096" w:rsidRDefault="00F01096">
      <w:pPr>
        <w:pStyle w:val="TOC2"/>
        <w:rPr>
          <w:rFonts w:eastAsiaTheme="minorEastAsia"/>
          <w:noProof/>
          <w:kern w:val="2"/>
          <w:sz w:val="24"/>
          <w:szCs w:val="24"/>
          <w14:ligatures w14:val="standardContextual"/>
        </w:rPr>
      </w:pPr>
      <w:hyperlink w:anchor="_Toc204850620" w:history="1">
        <w:r w:rsidRPr="00470C1E">
          <w:rPr>
            <w:rStyle w:val="Hyperlink"/>
            <w:noProof/>
          </w:rPr>
          <w:t>5.14.</w:t>
        </w:r>
        <w:r>
          <w:rPr>
            <w:rFonts w:eastAsiaTheme="minorEastAsia"/>
            <w:noProof/>
            <w:kern w:val="2"/>
            <w:sz w:val="24"/>
            <w:szCs w:val="24"/>
            <w14:ligatures w14:val="standardContextual"/>
          </w:rPr>
          <w:tab/>
        </w:r>
        <w:r w:rsidRPr="00470C1E">
          <w:rPr>
            <w:rStyle w:val="Hyperlink"/>
            <w:noProof/>
          </w:rPr>
          <w:t>Adult Age Population Identifiers - LSAPerson</w:t>
        </w:r>
        <w:r>
          <w:rPr>
            <w:noProof/>
            <w:webHidden/>
          </w:rPr>
          <w:tab/>
        </w:r>
        <w:r>
          <w:rPr>
            <w:noProof/>
            <w:webHidden/>
          </w:rPr>
          <w:fldChar w:fldCharType="begin"/>
        </w:r>
        <w:r>
          <w:rPr>
            <w:noProof/>
            <w:webHidden/>
          </w:rPr>
          <w:instrText xml:space="preserve"> PAGEREF _Toc204850620 \h </w:instrText>
        </w:r>
        <w:r>
          <w:rPr>
            <w:noProof/>
            <w:webHidden/>
          </w:rPr>
        </w:r>
        <w:r>
          <w:rPr>
            <w:noProof/>
            <w:webHidden/>
          </w:rPr>
          <w:fldChar w:fldCharType="separate"/>
        </w:r>
        <w:r w:rsidR="00976729">
          <w:rPr>
            <w:noProof/>
            <w:webHidden/>
          </w:rPr>
          <w:t>69</w:t>
        </w:r>
        <w:r>
          <w:rPr>
            <w:noProof/>
            <w:webHidden/>
          </w:rPr>
          <w:fldChar w:fldCharType="end"/>
        </w:r>
      </w:hyperlink>
    </w:p>
    <w:p w14:paraId="0D476543" w14:textId="77D7532B" w:rsidR="00F01096" w:rsidRDefault="00F01096">
      <w:pPr>
        <w:pStyle w:val="TOC2"/>
        <w:rPr>
          <w:rFonts w:eastAsiaTheme="minorEastAsia"/>
          <w:noProof/>
          <w:kern w:val="2"/>
          <w:sz w:val="24"/>
          <w:szCs w:val="24"/>
          <w14:ligatures w14:val="standardContextual"/>
        </w:rPr>
      </w:pPr>
      <w:hyperlink w:anchor="_Toc204850621" w:history="1">
        <w:r w:rsidRPr="00470C1E">
          <w:rPr>
            <w:rStyle w:val="Hyperlink"/>
            <w:noProof/>
          </w:rPr>
          <w:t>5.15.</w:t>
        </w:r>
        <w:r>
          <w:rPr>
            <w:rFonts w:eastAsiaTheme="minorEastAsia"/>
            <w:noProof/>
            <w:kern w:val="2"/>
            <w:sz w:val="24"/>
            <w:szCs w:val="24"/>
            <w14:ligatures w14:val="standardContextual"/>
          </w:rPr>
          <w:tab/>
        </w:r>
        <w:r w:rsidRPr="00470C1E">
          <w:rPr>
            <w:rStyle w:val="Hyperlink"/>
            <w:noProof/>
          </w:rPr>
          <w:t>LSAPerson</w:t>
        </w:r>
        <w:r>
          <w:rPr>
            <w:noProof/>
            <w:webHidden/>
          </w:rPr>
          <w:tab/>
        </w:r>
        <w:r>
          <w:rPr>
            <w:noProof/>
            <w:webHidden/>
          </w:rPr>
          <w:fldChar w:fldCharType="begin"/>
        </w:r>
        <w:r>
          <w:rPr>
            <w:noProof/>
            <w:webHidden/>
          </w:rPr>
          <w:instrText xml:space="preserve"> PAGEREF _Toc204850621 \h </w:instrText>
        </w:r>
        <w:r>
          <w:rPr>
            <w:noProof/>
            <w:webHidden/>
          </w:rPr>
        </w:r>
        <w:r>
          <w:rPr>
            <w:noProof/>
            <w:webHidden/>
          </w:rPr>
          <w:fldChar w:fldCharType="separate"/>
        </w:r>
        <w:r w:rsidR="00976729">
          <w:rPr>
            <w:noProof/>
            <w:webHidden/>
          </w:rPr>
          <w:t>70</w:t>
        </w:r>
        <w:r>
          <w:rPr>
            <w:noProof/>
            <w:webHidden/>
          </w:rPr>
          <w:fldChar w:fldCharType="end"/>
        </w:r>
      </w:hyperlink>
    </w:p>
    <w:p w14:paraId="0704708B" w14:textId="103714ED" w:rsidR="00F01096" w:rsidRDefault="00F01096">
      <w:pPr>
        <w:pStyle w:val="TOC1"/>
        <w:rPr>
          <w:rFonts w:eastAsiaTheme="minorEastAsia"/>
          <w:kern w:val="2"/>
          <w:sz w:val="24"/>
          <w:szCs w:val="24"/>
          <w14:ligatures w14:val="standardContextual"/>
        </w:rPr>
      </w:pPr>
      <w:hyperlink w:anchor="_Toc204850622" w:history="1">
        <w:r w:rsidRPr="00470C1E">
          <w:rPr>
            <w:rStyle w:val="Hyperlink"/>
          </w:rPr>
          <w:t>6.</w:t>
        </w:r>
        <w:r>
          <w:rPr>
            <w:rFonts w:eastAsiaTheme="minorEastAsia"/>
            <w:kern w:val="2"/>
            <w:sz w:val="24"/>
            <w:szCs w:val="24"/>
            <w14:ligatures w14:val="standardContextual"/>
          </w:rPr>
          <w:tab/>
        </w:r>
        <w:r w:rsidRPr="00470C1E">
          <w:rPr>
            <w:rStyle w:val="Hyperlink"/>
          </w:rPr>
          <w:t>HMIS Business Logic: LSAHousehold</w:t>
        </w:r>
        <w:r>
          <w:rPr>
            <w:webHidden/>
          </w:rPr>
          <w:tab/>
        </w:r>
        <w:r>
          <w:rPr>
            <w:webHidden/>
          </w:rPr>
          <w:fldChar w:fldCharType="begin"/>
        </w:r>
        <w:r>
          <w:rPr>
            <w:webHidden/>
          </w:rPr>
          <w:instrText xml:space="preserve"> PAGEREF _Toc204850622 \h </w:instrText>
        </w:r>
        <w:r>
          <w:rPr>
            <w:webHidden/>
          </w:rPr>
        </w:r>
        <w:r>
          <w:rPr>
            <w:webHidden/>
          </w:rPr>
          <w:fldChar w:fldCharType="separate"/>
        </w:r>
        <w:r w:rsidR="00976729">
          <w:rPr>
            <w:webHidden/>
          </w:rPr>
          <w:t>71</w:t>
        </w:r>
        <w:r>
          <w:rPr>
            <w:webHidden/>
          </w:rPr>
          <w:fldChar w:fldCharType="end"/>
        </w:r>
      </w:hyperlink>
    </w:p>
    <w:p w14:paraId="505E369F" w14:textId="357F5EC4" w:rsidR="00F01096" w:rsidRDefault="00F01096">
      <w:pPr>
        <w:pStyle w:val="TOC2"/>
        <w:rPr>
          <w:rFonts w:eastAsiaTheme="minorEastAsia"/>
          <w:noProof/>
          <w:kern w:val="2"/>
          <w:sz w:val="24"/>
          <w:szCs w:val="24"/>
          <w14:ligatures w14:val="standardContextual"/>
        </w:rPr>
      </w:pPr>
      <w:hyperlink w:anchor="_Toc204850623" w:history="1">
        <w:r w:rsidRPr="00470C1E">
          <w:rPr>
            <w:rStyle w:val="Hyperlink"/>
            <w:noProof/>
          </w:rPr>
          <w:t>6.1.</w:t>
        </w:r>
        <w:r>
          <w:rPr>
            <w:rFonts w:eastAsiaTheme="minorEastAsia"/>
            <w:noProof/>
            <w:kern w:val="2"/>
            <w:sz w:val="24"/>
            <w:szCs w:val="24"/>
            <w14:ligatures w14:val="standardContextual"/>
          </w:rPr>
          <w:tab/>
        </w:r>
        <w:r w:rsidRPr="00470C1E">
          <w:rPr>
            <w:rStyle w:val="Hyperlink"/>
            <w:noProof/>
          </w:rPr>
          <w:t>Get Distinct Households for LSAHousehold</w:t>
        </w:r>
        <w:r>
          <w:rPr>
            <w:noProof/>
            <w:webHidden/>
          </w:rPr>
          <w:tab/>
        </w:r>
        <w:r>
          <w:rPr>
            <w:noProof/>
            <w:webHidden/>
          </w:rPr>
          <w:fldChar w:fldCharType="begin"/>
        </w:r>
        <w:r>
          <w:rPr>
            <w:noProof/>
            <w:webHidden/>
          </w:rPr>
          <w:instrText xml:space="preserve"> PAGEREF _Toc204850623 \h </w:instrText>
        </w:r>
        <w:r>
          <w:rPr>
            <w:noProof/>
            <w:webHidden/>
          </w:rPr>
        </w:r>
        <w:r>
          <w:rPr>
            <w:noProof/>
            <w:webHidden/>
          </w:rPr>
          <w:fldChar w:fldCharType="separate"/>
        </w:r>
        <w:r w:rsidR="00976729">
          <w:rPr>
            <w:noProof/>
            <w:webHidden/>
          </w:rPr>
          <w:t>71</w:t>
        </w:r>
        <w:r>
          <w:rPr>
            <w:noProof/>
            <w:webHidden/>
          </w:rPr>
          <w:fldChar w:fldCharType="end"/>
        </w:r>
      </w:hyperlink>
    </w:p>
    <w:p w14:paraId="49625F75" w14:textId="3310723E" w:rsidR="00F01096" w:rsidRDefault="00F01096">
      <w:pPr>
        <w:pStyle w:val="TOC2"/>
        <w:rPr>
          <w:rFonts w:eastAsiaTheme="minorEastAsia"/>
          <w:noProof/>
          <w:kern w:val="2"/>
          <w:sz w:val="24"/>
          <w:szCs w:val="24"/>
          <w14:ligatures w14:val="standardContextual"/>
        </w:rPr>
      </w:pPr>
      <w:hyperlink w:anchor="_Toc204850624" w:history="1">
        <w:r w:rsidRPr="00470C1E">
          <w:rPr>
            <w:rStyle w:val="Hyperlink"/>
            <w:noProof/>
          </w:rPr>
          <w:t>6.2.</w:t>
        </w:r>
        <w:r>
          <w:rPr>
            <w:rFonts w:eastAsiaTheme="minorEastAsia"/>
            <w:noProof/>
            <w:kern w:val="2"/>
            <w:sz w:val="24"/>
            <w:szCs w:val="24"/>
            <w14:ligatures w14:val="standardContextual"/>
          </w:rPr>
          <w:tab/>
        </w:r>
        <w:r w:rsidRPr="00470C1E">
          <w:rPr>
            <w:rStyle w:val="Hyperlink"/>
            <w:noProof/>
          </w:rPr>
          <w:t>Set Population Identifiers for LSAHousehold</w:t>
        </w:r>
        <w:r>
          <w:rPr>
            <w:noProof/>
            <w:webHidden/>
          </w:rPr>
          <w:tab/>
        </w:r>
        <w:r>
          <w:rPr>
            <w:noProof/>
            <w:webHidden/>
          </w:rPr>
          <w:fldChar w:fldCharType="begin"/>
        </w:r>
        <w:r>
          <w:rPr>
            <w:noProof/>
            <w:webHidden/>
          </w:rPr>
          <w:instrText xml:space="preserve"> PAGEREF _Toc204850624 \h </w:instrText>
        </w:r>
        <w:r>
          <w:rPr>
            <w:noProof/>
            <w:webHidden/>
          </w:rPr>
        </w:r>
        <w:r>
          <w:rPr>
            <w:noProof/>
            <w:webHidden/>
          </w:rPr>
          <w:fldChar w:fldCharType="separate"/>
        </w:r>
        <w:r w:rsidR="00976729">
          <w:rPr>
            <w:noProof/>
            <w:webHidden/>
          </w:rPr>
          <w:t>76</w:t>
        </w:r>
        <w:r>
          <w:rPr>
            <w:noProof/>
            <w:webHidden/>
          </w:rPr>
          <w:fldChar w:fldCharType="end"/>
        </w:r>
      </w:hyperlink>
    </w:p>
    <w:p w14:paraId="5DF4E258" w14:textId="6D3BF934" w:rsidR="00F01096" w:rsidRDefault="00F01096">
      <w:pPr>
        <w:pStyle w:val="TOC2"/>
        <w:rPr>
          <w:rFonts w:eastAsiaTheme="minorEastAsia"/>
          <w:noProof/>
          <w:kern w:val="2"/>
          <w:sz w:val="24"/>
          <w:szCs w:val="24"/>
          <w14:ligatures w14:val="standardContextual"/>
        </w:rPr>
      </w:pPr>
      <w:hyperlink w:anchor="_Toc204850625" w:history="1">
        <w:r w:rsidRPr="00470C1E">
          <w:rPr>
            <w:rStyle w:val="Hyperlink"/>
            <w:noProof/>
          </w:rPr>
          <w:t>6.3.</w:t>
        </w:r>
        <w:r>
          <w:rPr>
            <w:rFonts w:eastAsiaTheme="minorEastAsia"/>
            <w:noProof/>
            <w:kern w:val="2"/>
            <w:sz w:val="24"/>
            <w:szCs w:val="24"/>
            <w14:ligatures w14:val="standardContextual"/>
          </w:rPr>
          <w:tab/>
        </w:r>
        <w:r w:rsidRPr="00470C1E">
          <w:rPr>
            <w:rStyle w:val="Hyperlink"/>
            <w:noProof/>
          </w:rPr>
          <w:t>EST/RRH/PSH/RRHSOStatus – LSAHousehold</w:t>
        </w:r>
        <w:r>
          <w:rPr>
            <w:noProof/>
            <w:webHidden/>
          </w:rPr>
          <w:tab/>
        </w:r>
        <w:r>
          <w:rPr>
            <w:noProof/>
            <w:webHidden/>
          </w:rPr>
          <w:fldChar w:fldCharType="begin"/>
        </w:r>
        <w:r>
          <w:rPr>
            <w:noProof/>
            <w:webHidden/>
          </w:rPr>
          <w:instrText xml:space="preserve"> PAGEREF _Toc204850625 \h </w:instrText>
        </w:r>
        <w:r>
          <w:rPr>
            <w:noProof/>
            <w:webHidden/>
          </w:rPr>
        </w:r>
        <w:r>
          <w:rPr>
            <w:noProof/>
            <w:webHidden/>
          </w:rPr>
          <w:fldChar w:fldCharType="separate"/>
        </w:r>
        <w:r w:rsidR="00976729">
          <w:rPr>
            <w:noProof/>
            <w:webHidden/>
          </w:rPr>
          <w:t>79</w:t>
        </w:r>
        <w:r>
          <w:rPr>
            <w:noProof/>
            <w:webHidden/>
          </w:rPr>
          <w:fldChar w:fldCharType="end"/>
        </w:r>
      </w:hyperlink>
    </w:p>
    <w:p w14:paraId="169C37D1" w14:textId="7971E6B1" w:rsidR="00F01096" w:rsidRDefault="00F01096">
      <w:pPr>
        <w:pStyle w:val="TOC2"/>
        <w:rPr>
          <w:rFonts w:eastAsiaTheme="minorEastAsia"/>
          <w:noProof/>
          <w:kern w:val="2"/>
          <w:sz w:val="24"/>
          <w:szCs w:val="24"/>
          <w14:ligatures w14:val="standardContextual"/>
        </w:rPr>
      </w:pPr>
      <w:hyperlink w:anchor="_Toc204850626" w:history="1">
        <w:r w:rsidRPr="00470C1E">
          <w:rPr>
            <w:rStyle w:val="Hyperlink"/>
            <w:noProof/>
          </w:rPr>
          <w:t>6.4.</w:t>
        </w:r>
        <w:r>
          <w:rPr>
            <w:rFonts w:eastAsiaTheme="minorEastAsia"/>
            <w:noProof/>
            <w:kern w:val="2"/>
            <w:sz w:val="24"/>
            <w:szCs w:val="24"/>
            <w14:ligatures w14:val="standardContextual"/>
          </w:rPr>
          <w:tab/>
        </w:r>
        <w:r w:rsidRPr="00470C1E">
          <w:rPr>
            <w:rStyle w:val="Hyperlink"/>
            <w:noProof/>
          </w:rPr>
          <w:t>RRH/PSH/RRHSOMoveIn – LSAHousehold</w:t>
        </w:r>
        <w:r>
          <w:rPr>
            <w:noProof/>
            <w:webHidden/>
          </w:rPr>
          <w:tab/>
        </w:r>
        <w:r>
          <w:rPr>
            <w:noProof/>
            <w:webHidden/>
          </w:rPr>
          <w:fldChar w:fldCharType="begin"/>
        </w:r>
        <w:r>
          <w:rPr>
            <w:noProof/>
            <w:webHidden/>
          </w:rPr>
          <w:instrText xml:space="preserve"> PAGEREF _Toc204850626 \h </w:instrText>
        </w:r>
        <w:r>
          <w:rPr>
            <w:noProof/>
            <w:webHidden/>
          </w:rPr>
        </w:r>
        <w:r>
          <w:rPr>
            <w:noProof/>
            <w:webHidden/>
          </w:rPr>
          <w:fldChar w:fldCharType="separate"/>
        </w:r>
        <w:r w:rsidR="00976729">
          <w:rPr>
            <w:noProof/>
            <w:webHidden/>
          </w:rPr>
          <w:t>80</w:t>
        </w:r>
        <w:r>
          <w:rPr>
            <w:noProof/>
            <w:webHidden/>
          </w:rPr>
          <w:fldChar w:fldCharType="end"/>
        </w:r>
      </w:hyperlink>
    </w:p>
    <w:p w14:paraId="02160B58" w14:textId="3F1AD785" w:rsidR="00F01096" w:rsidRDefault="00F01096">
      <w:pPr>
        <w:pStyle w:val="TOC2"/>
        <w:rPr>
          <w:rFonts w:eastAsiaTheme="minorEastAsia"/>
          <w:noProof/>
          <w:kern w:val="2"/>
          <w:sz w:val="24"/>
          <w:szCs w:val="24"/>
          <w14:ligatures w14:val="standardContextual"/>
        </w:rPr>
      </w:pPr>
      <w:hyperlink w:anchor="_Toc204850627" w:history="1">
        <w:r w:rsidRPr="00470C1E">
          <w:rPr>
            <w:rStyle w:val="Hyperlink"/>
            <w:noProof/>
          </w:rPr>
          <w:t>6.5.</w:t>
        </w:r>
        <w:r>
          <w:rPr>
            <w:rFonts w:eastAsiaTheme="minorEastAsia"/>
            <w:noProof/>
            <w:kern w:val="2"/>
            <w:sz w:val="24"/>
            <w:szCs w:val="24"/>
            <w14:ligatures w14:val="standardContextual"/>
          </w:rPr>
          <w:tab/>
        </w:r>
        <w:r w:rsidRPr="00470C1E">
          <w:rPr>
            <w:rStyle w:val="Hyperlink"/>
            <w:noProof/>
          </w:rPr>
          <w:t>EST/RRH/PSHGeography – LSAHousehold</w:t>
        </w:r>
        <w:r>
          <w:rPr>
            <w:noProof/>
            <w:webHidden/>
          </w:rPr>
          <w:tab/>
        </w:r>
        <w:r>
          <w:rPr>
            <w:noProof/>
            <w:webHidden/>
          </w:rPr>
          <w:fldChar w:fldCharType="begin"/>
        </w:r>
        <w:r>
          <w:rPr>
            <w:noProof/>
            <w:webHidden/>
          </w:rPr>
          <w:instrText xml:space="preserve"> PAGEREF _Toc204850627 \h </w:instrText>
        </w:r>
        <w:r>
          <w:rPr>
            <w:noProof/>
            <w:webHidden/>
          </w:rPr>
        </w:r>
        <w:r>
          <w:rPr>
            <w:noProof/>
            <w:webHidden/>
          </w:rPr>
          <w:fldChar w:fldCharType="separate"/>
        </w:r>
        <w:r w:rsidR="00976729">
          <w:rPr>
            <w:noProof/>
            <w:webHidden/>
          </w:rPr>
          <w:t>81</w:t>
        </w:r>
        <w:r>
          <w:rPr>
            <w:noProof/>
            <w:webHidden/>
          </w:rPr>
          <w:fldChar w:fldCharType="end"/>
        </w:r>
      </w:hyperlink>
    </w:p>
    <w:p w14:paraId="22BDEE36" w14:textId="24C29CD7" w:rsidR="00F01096" w:rsidRDefault="00F01096">
      <w:pPr>
        <w:pStyle w:val="TOC2"/>
        <w:rPr>
          <w:rFonts w:eastAsiaTheme="minorEastAsia"/>
          <w:noProof/>
          <w:kern w:val="2"/>
          <w:sz w:val="24"/>
          <w:szCs w:val="24"/>
          <w14:ligatures w14:val="standardContextual"/>
        </w:rPr>
      </w:pPr>
      <w:hyperlink w:anchor="_Toc204850628" w:history="1">
        <w:r w:rsidRPr="00470C1E">
          <w:rPr>
            <w:rStyle w:val="Hyperlink"/>
            <w:noProof/>
          </w:rPr>
          <w:t>6.6.</w:t>
        </w:r>
        <w:r>
          <w:rPr>
            <w:rFonts w:eastAsiaTheme="minorEastAsia"/>
            <w:noProof/>
            <w:kern w:val="2"/>
            <w:sz w:val="24"/>
            <w:szCs w:val="24"/>
            <w14:ligatures w14:val="standardContextual"/>
          </w:rPr>
          <w:tab/>
        </w:r>
        <w:r w:rsidRPr="00470C1E">
          <w:rPr>
            <w:rStyle w:val="Hyperlink"/>
            <w:noProof/>
          </w:rPr>
          <w:t>EST/RRH/PSHLivingSit – LSAHousehold</w:t>
        </w:r>
        <w:r>
          <w:rPr>
            <w:noProof/>
            <w:webHidden/>
          </w:rPr>
          <w:tab/>
        </w:r>
        <w:r>
          <w:rPr>
            <w:noProof/>
            <w:webHidden/>
          </w:rPr>
          <w:fldChar w:fldCharType="begin"/>
        </w:r>
        <w:r>
          <w:rPr>
            <w:noProof/>
            <w:webHidden/>
          </w:rPr>
          <w:instrText xml:space="preserve"> PAGEREF _Toc204850628 \h </w:instrText>
        </w:r>
        <w:r>
          <w:rPr>
            <w:noProof/>
            <w:webHidden/>
          </w:rPr>
        </w:r>
        <w:r>
          <w:rPr>
            <w:noProof/>
            <w:webHidden/>
          </w:rPr>
          <w:fldChar w:fldCharType="separate"/>
        </w:r>
        <w:r w:rsidR="00976729">
          <w:rPr>
            <w:noProof/>
            <w:webHidden/>
          </w:rPr>
          <w:t>82</w:t>
        </w:r>
        <w:r>
          <w:rPr>
            <w:noProof/>
            <w:webHidden/>
          </w:rPr>
          <w:fldChar w:fldCharType="end"/>
        </w:r>
      </w:hyperlink>
    </w:p>
    <w:p w14:paraId="6B684CC8" w14:textId="2614EC34" w:rsidR="00F01096" w:rsidRDefault="00F01096">
      <w:pPr>
        <w:pStyle w:val="TOC2"/>
        <w:rPr>
          <w:rFonts w:eastAsiaTheme="minorEastAsia"/>
          <w:noProof/>
          <w:kern w:val="2"/>
          <w:sz w:val="24"/>
          <w:szCs w:val="24"/>
          <w14:ligatures w14:val="standardContextual"/>
        </w:rPr>
      </w:pPr>
      <w:hyperlink w:anchor="_Toc204850629" w:history="1">
        <w:r w:rsidRPr="00470C1E">
          <w:rPr>
            <w:rStyle w:val="Hyperlink"/>
            <w:noProof/>
          </w:rPr>
          <w:t>6.7.</w:t>
        </w:r>
        <w:r>
          <w:rPr>
            <w:rFonts w:eastAsiaTheme="minorEastAsia"/>
            <w:noProof/>
            <w:kern w:val="2"/>
            <w:sz w:val="24"/>
            <w:szCs w:val="24"/>
            <w14:ligatures w14:val="standardContextual"/>
          </w:rPr>
          <w:tab/>
        </w:r>
        <w:r w:rsidRPr="00470C1E">
          <w:rPr>
            <w:rStyle w:val="Hyperlink"/>
            <w:noProof/>
          </w:rPr>
          <w:t>EST/RRH/PSHDestination – LSAHousehold</w:t>
        </w:r>
        <w:r>
          <w:rPr>
            <w:noProof/>
            <w:webHidden/>
          </w:rPr>
          <w:tab/>
        </w:r>
        <w:r>
          <w:rPr>
            <w:noProof/>
            <w:webHidden/>
          </w:rPr>
          <w:fldChar w:fldCharType="begin"/>
        </w:r>
        <w:r>
          <w:rPr>
            <w:noProof/>
            <w:webHidden/>
          </w:rPr>
          <w:instrText xml:space="preserve"> PAGEREF _Toc204850629 \h </w:instrText>
        </w:r>
        <w:r>
          <w:rPr>
            <w:noProof/>
            <w:webHidden/>
          </w:rPr>
        </w:r>
        <w:r>
          <w:rPr>
            <w:noProof/>
            <w:webHidden/>
          </w:rPr>
          <w:fldChar w:fldCharType="separate"/>
        </w:r>
        <w:r w:rsidR="00976729">
          <w:rPr>
            <w:noProof/>
            <w:webHidden/>
          </w:rPr>
          <w:t>84</w:t>
        </w:r>
        <w:r>
          <w:rPr>
            <w:noProof/>
            <w:webHidden/>
          </w:rPr>
          <w:fldChar w:fldCharType="end"/>
        </w:r>
      </w:hyperlink>
    </w:p>
    <w:p w14:paraId="1B568A39" w14:textId="7425767A" w:rsidR="00F01096" w:rsidRDefault="00F01096">
      <w:pPr>
        <w:pStyle w:val="TOC2"/>
        <w:rPr>
          <w:rFonts w:eastAsiaTheme="minorEastAsia"/>
          <w:noProof/>
          <w:kern w:val="2"/>
          <w:sz w:val="24"/>
          <w:szCs w:val="24"/>
          <w14:ligatures w14:val="standardContextual"/>
        </w:rPr>
      </w:pPr>
      <w:hyperlink w:anchor="_Toc204850630" w:history="1">
        <w:r w:rsidRPr="00470C1E">
          <w:rPr>
            <w:rStyle w:val="Hyperlink"/>
            <w:noProof/>
          </w:rPr>
          <w:t>6.8.</w:t>
        </w:r>
        <w:r>
          <w:rPr>
            <w:rFonts w:eastAsiaTheme="minorEastAsia"/>
            <w:noProof/>
            <w:kern w:val="2"/>
            <w:sz w:val="24"/>
            <w:szCs w:val="24"/>
            <w14:ligatures w14:val="standardContextual"/>
          </w:rPr>
          <w:tab/>
        </w:r>
        <w:r w:rsidRPr="00470C1E">
          <w:rPr>
            <w:rStyle w:val="Hyperlink"/>
            <w:noProof/>
          </w:rPr>
          <w:t>EST/RRH/PSH Population Identifiers</w:t>
        </w:r>
        <w:r>
          <w:rPr>
            <w:noProof/>
            <w:webHidden/>
          </w:rPr>
          <w:tab/>
        </w:r>
        <w:r>
          <w:rPr>
            <w:noProof/>
            <w:webHidden/>
          </w:rPr>
          <w:fldChar w:fldCharType="begin"/>
        </w:r>
        <w:r>
          <w:rPr>
            <w:noProof/>
            <w:webHidden/>
          </w:rPr>
          <w:instrText xml:space="preserve"> PAGEREF _Toc204850630 \h </w:instrText>
        </w:r>
        <w:r>
          <w:rPr>
            <w:noProof/>
            <w:webHidden/>
          </w:rPr>
        </w:r>
        <w:r>
          <w:rPr>
            <w:noProof/>
            <w:webHidden/>
          </w:rPr>
          <w:fldChar w:fldCharType="separate"/>
        </w:r>
        <w:r w:rsidR="00976729">
          <w:rPr>
            <w:noProof/>
            <w:webHidden/>
          </w:rPr>
          <w:t>85</w:t>
        </w:r>
        <w:r>
          <w:rPr>
            <w:noProof/>
            <w:webHidden/>
          </w:rPr>
          <w:fldChar w:fldCharType="end"/>
        </w:r>
      </w:hyperlink>
    </w:p>
    <w:p w14:paraId="62016008" w14:textId="4B820F81" w:rsidR="00F01096" w:rsidRDefault="00F01096">
      <w:pPr>
        <w:pStyle w:val="TOC2"/>
        <w:rPr>
          <w:rFonts w:eastAsiaTheme="minorEastAsia"/>
          <w:noProof/>
          <w:kern w:val="2"/>
          <w:sz w:val="24"/>
          <w:szCs w:val="24"/>
          <w14:ligatures w14:val="standardContextual"/>
        </w:rPr>
      </w:pPr>
      <w:hyperlink w:anchor="_Toc204850631" w:history="1">
        <w:r w:rsidRPr="00470C1E">
          <w:rPr>
            <w:rStyle w:val="Hyperlink"/>
            <w:noProof/>
          </w:rPr>
          <w:t>6.9.</w:t>
        </w:r>
        <w:r>
          <w:rPr>
            <w:rFonts w:eastAsiaTheme="minorEastAsia"/>
            <w:noProof/>
            <w:kern w:val="2"/>
            <w:sz w:val="24"/>
            <w:szCs w:val="24"/>
            <w14:ligatures w14:val="standardContextual"/>
          </w:rPr>
          <w:tab/>
        </w:r>
        <w:r w:rsidRPr="00470C1E">
          <w:rPr>
            <w:rStyle w:val="Hyperlink"/>
            <w:noProof/>
          </w:rPr>
          <w:t>System Engagement Status and Return Time</w:t>
        </w:r>
        <w:r>
          <w:rPr>
            <w:noProof/>
            <w:webHidden/>
          </w:rPr>
          <w:tab/>
        </w:r>
        <w:r>
          <w:rPr>
            <w:noProof/>
            <w:webHidden/>
          </w:rPr>
          <w:fldChar w:fldCharType="begin"/>
        </w:r>
        <w:r>
          <w:rPr>
            <w:noProof/>
            <w:webHidden/>
          </w:rPr>
          <w:instrText xml:space="preserve"> PAGEREF _Toc204850631 \h </w:instrText>
        </w:r>
        <w:r>
          <w:rPr>
            <w:noProof/>
            <w:webHidden/>
          </w:rPr>
        </w:r>
        <w:r>
          <w:rPr>
            <w:noProof/>
            <w:webHidden/>
          </w:rPr>
          <w:fldChar w:fldCharType="separate"/>
        </w:r>
        <w:r w:rsidR="00976729">
          <w:rPr>
            <w:noProof/>
            <w:webHidden/>
          </w:rPr>
          <w:t>87</w:t>
        </w:r>
        <w:r>
          <w:rPr>
            <w:noProof/>
            <w:webHidden/>
          </w:rPr>
          <w:fldChar w:fldCharType="end"/>
        </w:r>
      </w:hyperlink>
    </w:p>
    <w:p w14:paraId="69CDFD01" w14:textId="6F911ED3" w:rsidR="00F01096" w:rsidRDefault="00F01096">
      <w:pPr>
        <w:pStyle w:val="TOC2"/>
        <w:rPr>
          <w:rFonts w:eastAsiaTheme="minorEastAsia"/>
          <w:noProof/>
          <w:kern w:val="2"/>
          <w:sz w:val="24"/>
          <w:szCs w:val="24"/>
          <w14:ligatures w14:val="standardContextual"/>
        </w:rPr>
      </w:pPr>
      <w:hyperlink w:anchor="_Toc204850632" w:history="1">
        <w:r w:rsidRPr="00470C1E">
          <w:rPr>
            <w:rStyle w:val="Hyperlink"/>
            <w:noProof/>
          </w:rPr>
          <w:t>6.10.</w:t>
        </w:r>
        <w:r>
          <w:rPr>
            <w:rFonts w:eastAsiaTheme="minorEastAsia"/>
            <w:noProof/>
            <w:kern w:val="2"/>
            <w:sz w:val="24"/>
            <w:szCs w:val="24"/>
            <w14:ligatures w14:val="standardContextual"/>
          </w:rPr>
          <w:tab/>
        </w:r>
        <w:r w:rsidRPr="00470C1E">
          <w:rPr>
            <w:rStyle w:val="Hyperlink"/>
            <w:noProof/>
          </w:rPr>
          <w:t>RRHPreMoveInDays – LSAHousehold</w:t>
        </w:r>
        <w:r>
          <w:rPr>
            <w:noProof/>
            <w:webHidden/>
          </w:rPr>
          <w:tab/>
        </w:r>
        <w:r>
          <w:rPr>
            <w:noProof/>
            <w:webHidden/>
          </w:rPr>
          <w:fldChar w:fldCharType="begin"/>
        </w:r>
        <w:r>
          <w:rPr>
            <w:noProof/>
            <w:webHidden/>
          </w:rPr>
          <w:instrText xml:space="preserve"> PAGEREF _Toc204850632 \h </w:instrText>
        </w:r>
        <w:r>
          <w:rPr>
            <w:noProof/>
            <w:webHidden/>
          </w:rPr>
        </w:r>
        <w:r>
          <w:rPr>
            <w:noProof/>
            <w:webHidden/>
          </w:rPr>
          <w:fldChar w:fldCharType="separate"/>
        </w:r>
        <w:r w:rsidR="00976729">
          <w:rPr>
            <w:noProof/>
            <w:webHidden/>
          </w:rPr>
          <w:t>89</w:t>
        </w:r>
        <w:r>
          <w:rPr>
            <w:noProof/>
            <w:webHidden/>
          </w:rPr>
          <w:fldChar w:fldCharType="end"/>
        </w:r>
      </w:hyperlink>
    </w:p>
    <w:p w14:paraId="1E6FF0FF" w14:textId="4895CA57" w:rsidR="00F01096" w:rsidRDefault="00F01096">
      <w:pPr>
        <w:pStyle w:val="TOC2"/>
        <w:rPr>
          <w:rFonts w:eastAsiaTheme="minorEastAsia"/>
          <w:noProof/>
          <w:kern w:val="2"/>
          <w:sz w:val="24"/>
          <w:szCs w:val="24"/>
          <w14:ligatures w14:val="standardContextual"/>
        </w:rPr>
      </w:pPr>
      <w:hyperlink w:anchor="_Toc204850633" w:history="1">
        <w:r w:rsidRPr="00470C1E">
          <w:rPr>
            <w:rStyle w:val="Hyperlink"/>
            <w:noProof/>
          </w:rPr>
          <w:t>6.11.</w:t>
        </w:r>
        <w:r>
          <w:rPr>
            <w:rFonts w:eastAsiaTheme="minorEastAsia"/>
            <w:noProof/>
            <w:kern w:val="2"/>
            <w:sz w:val="24"/>
            <w:szCs w:val="24"/>
            <w14:ligatures w14:val="standardContextual"/>
          </w:rPr>
          <w:tab/>
        </w:r>
        <w:r w:rsidRPr="00470C1E">
          <w:rPr>
            <w:rStyle w:val="Hyperlink"/>
            <w:noProof/>
          </w:rPr>
          <w:t>Dates Housed in PSH or RRH (sys_Time)</w:t>
        </w:r>
        <w:r>
          <w:rPr>
            <w:noProof/>
            <w:webHidden/>
          </w:rPr>
          <w:tab/>
        </w:r>
        <w:r>
          <w:rPr>
            <w:noProof/>
            <w:webHidden/>
          </w:rPr>
          <w:fldChar w:fldCharType="begin"/>
        </w:r>
        <w:r>
          <w:rPr>
            <w:noProof/>
            <w:webHidden/>
          </w:rPr>
          <w:instrText xml:space="preserve"> PAGEREF _Toc204850633 \h </w:instrText>
        </w:r>
        <w:r>
          <w:rPr>
            <w:noProof/>
            <w:webHidden/>
          </w:rPr>
        </w:r>
        <w:r>
          <w:rPr>
            <w:noProof/>
            <w:webHidden/>
          </w:rPr>
          <w:fldChar w:fldCharType="separate"/>
        </w:r>
        <w:r w:rsidR="00976729">
          <w:rPr>
            <w:noProof/>
            <w:webHidden/>
          </w:rPr>
          <w:t>90</w:t>
        </w:r>
        <w:r>
          <w:rPr>
            <w:noProof/>
            <w:webHidden/>
          </w:rPr>
          <w:fldChar w:fldCharType="end"/>
        </w:r>
      </w:hyperlink>
    </w:p>
    <w:p w14:paraId="477D341D" w14:textId="4F4C7155" w:rsidR="00F01096" w:rsidRDefault="00F01096">
      <w:pPr>
        <w:pStyle w:val="TOC2"/>
        <w:rPr>
          <w:rFonts w:eastAsiaTheme="minorEastAsia"/>
          <w:noProof/>
          <w:kern w:val="2"/>
          <w:sz w:val="24"/>
          <w:szCs w:val="24"/>
          <w14:ligatures w14:val="standardContextual"/>
        </w:rPr>
      </w:pPr>
      <w:hyperlink w:anchor="_Toc204850634" w:history="1">
        <w:r w:rsidRPr="00470C1E">
          <w:rPr>
            <w:rStyle w:val="Hyperlink"/>
            <w:noProof/>
          </w:rPr>
          <w:t>6.12.</w:t>
        </w:r>
        <w:r>
          <w:rPr>
            <w:rFonts w:eastAsiaTheme="minorEastAsia"/>
            <w:noProof/>
            <w:kern w:val="2"/>
            <w:sz w:val="24"/>
            <w:szCs w:val="24"/>
            <w14:ligatures w14:val="standardContextual"/>
          </w:rPr>
          <w:tab/>
        </w:r>
        <w:r w:rsidRPr="00470C1E">
          <w:rPr>
            <w:rStyle w:val="Hyperlink"/>
            <w:noProof/>
          </w:rPr>
          <w:t>Get Last Inactive Date</w:t>
        </w:r>
        <w:r>
          <w:rPr>
            <w:noProof/>
            <w:webHidden/>
          </w:rPr>
          <w:tab/>
        </w:r>
        <w:r>
          <w:rPr>
            <w:noProof/>
            <w:webHidden/>
          </w:rPr>
          <w:fldChar w:fldCharType="begin"/>
        </w:r>
        <w:r>
          <w:rPr>
            <w:noProof/>
            <w:webHidden/>
          </w:rPr>
          <w:instrText xml:space="preserve"> PAGEREF _Toc204850634 \h </w:instrText>
        </w:r>
        <w:r>
          <w:rPr>
            <w:noProof/>
            <w:webHidden/>
          </w:rPr>
        </w:r>
        <w:r>
          <w:rPr>
            <w:noProof/>
            <w:webHidden/>
          </w:rPr>
          <w:fldChar w:fldCharType="separate"/>
        </w:r>
        <w:r w:rsidR="00976729">
          <w:rPr>
            <w:noProof/>
            <w:webHidden/>
          </w:rPr>
          <w:t>92</w:t>
        </w:r>
        <w:r>
          <w:rPr>
            <w:noProof/>
            <w:webHidden/>
          </w:rPr>
          <w:fldChar w:fldCharType="end"/>
        </w:r>
      </w:hyperlink>
    </w:p>
    <w:p w14:paraId="29450F55" w14:textId="3FFF1450" w:rsidR="00F01096" w:rsidRDefault="00F01096">
      <w:pPr>
        <w:pStyle w:val="TOC2"/>
        <w:rPr>
          <w:rFonts w:eastAsiaTheme="minorEastAsia"/>
          <w:noProof/>
          <w:kern w:val="2"/>
          <w:sz w:val="24"/>
          <w:szCs w:val="24"/>
          <w14:ligatures w14:val="standardContextual"/>
        </w:rPr>
      </w:pPr>
      <w:hyperlink w:anchor="_Toc204850635" w:history="1">
        <w:r w:rsidRPr="00470C1E">
          <w:rPr>
            <w:rStyle w:val="Hyperlink"/>
            <w:noProof/>
          </w:rPr>
          <w:t>6.13.</w:t>
        </w:r>
        <w:r>
          <w:rPr>
            <w:rFonts w:eastAsiaTheme="minorEastAsia"/>
            <w:noProof/>
            <w:kern w:val="2"/>
            <w:sz w:val="24"/>
            <w:szCs w:val="24"/>
            <w14:ligatures w14:val="standardContextual"/>
          </w:rPr>
          <w:tab/>
        </w:r>
        <w:r w:rsidRPr="00470C1E">
          <w:rPr>
            <w:rStyle w:val="Hyperlink"/>
            <w:noProof/>
          </w:rPr>
          <w:t>Get Dates of Other System Use (sys_Time)</w:t>
        </w:r>
        <w:r>
          <w:rPr>
            <w:noProof/>
            <w:webHidden/>
          </w:rPr>
          <w:tab/>
        </w:r>
        <w:r>
          <w:rPr>
            <w:noProof/>
            <w:webHidden/>
          </w:rPr>
          <w:fldChar w:fldCharType="begin"/>
        </w:r>
        <w:r>
          <w:rPr>
            <w:noProof/>
            <w:webHidden/>
          </w:rPr>
          <w:instrText xml:space="preserve"> PAGEREF _Toc204850635 \h </w:instrText>
        </w:r>
        <w:r>
          <w:rPr>
            <w:noProof/>
            <w:webHidden/>
          </w:rPr>
        </w:r>
        <w:r>
          <w:rPr>
            <w:noProof/>
            <w:webHidden/>
          </w:rPr>
          <w:fldChar w:fldCharType="separate"/>
        </w:r>
        <w:r w:rsidR="00976729">
          <w:rPr>
            <w:noProof/>
            <w:webHidden/>
          </w:rPr>
          <w:t>93</w:t>
        </w:r>
        <w:r>
          <w:rPr>
            <w:noProof/>
            <w:webHidden/>
          </w:rPr>
          <w:fldChar w:fldCharType="end"/>
        </w:r>
      </w:hyperlink>
    </w:p>
    <w:p w14:paraId="5969FEB4" w14:textId="137A610C" w:rsidR="00F01096" w:rsidRDefault="00F01096">
      <w:pPr>
        <w:pStyle w:val="TOC2"/>
        <w:rPr>
          <w:rFonts w:eastAsiaTheme="minorEastAsia"/>
          <w:noProof/>
          <w:kern w:val="2"/>
          <w:sz w:val="24"/>
          <w:szCs w:val="24"/>
          <w14:ligatures w14:val="standardContextual"/>
        </w:rPr>
      </w:pPr>
      <w:hyperlink w:anchor="_Toc204850636" w:history="1">
        <w:r w:rsidRPr="00470C1E">
          <w:rPr>
            <w:rStyle w:val="Hyperlink"/>
            <w:noProof/>
          </w:rPr>
          <w:t>6.14.</w:t>
        </w:r>
        <w:r>
          <w:rPr>
            <w:rFonts w:eastAsiaTheme="minorEastAsia"/>
            <w:noProof/>
            <w:kern w:val="2"/>
            <w:sz w:val="24"/>
            <w:szCs w:val="24"/>
            <w14:ligatures w14:val="standardContextual"/>
          </w:rPr>
          <w:tab/>
        </w:r>
        <w:r w:rsidRPr="00470C1E">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_Toc204850636 \h </w:instrText>
        </w:r>
        <w:r>
          <w:rPr>
            <w:noProof/>
            <w:webHidden/>
          </w:rPr>
        </w:r>
        <w:r>
          <w:rPr>
            <w:noProof/>
            <w:webHidden/>
          </w:rPr>
          <w:fldChar w:fldCharType="separate"/>
        </w:r>
        <w:r w:rsidR="00976729">
          <w:rPr>
            <w:noProof/>
            <w:webHidden/>
          </w:rPr>
          <w:t>95</w:t>
        </w:r>
        <w:r>
          <w:rPr>
            <w:noProof/>
            <w:webHidden/>
          </w:rPr>
          <w:fldChar w:fldCharType="end"/>
        </w:r>
      </w:hyperlink>
    </w:p>
    <w:p w14:paraId="525D1C87" w14:textId="67D85C97" w:rsidR="00F01096" w:rsidRDefault="00F01096">
      <w:pPr>
        <w:pStyle w:val="TOC2"/>
        <w:rPr>
          <w:rFonts w:eastAsiaTheme="minorEastAsia"/>
          <w:noProof/>
          <w:kern w:val="2"/>
          <w:sz w:val="24"/>
          <w:szCs w:val="24"/>
          <w14:ligatures w14:val="standardContextual"/>
        </w:rPr>
      </w:pPr>
      <w:hyperlink w:anchor="_Toc204850637" w:history="1">
        <w:r w:rsidRPr="00470C1E">
          <w:rPr>
            <w:rStyle w:val="Hyperlink"/>
            <w:noProof/>
          </w:rPr>
          <w:t>6.15.</w:t>
        </w:r>
        <w:r>
          <w:rPr>
            <w:rFonts w:eastAsiaTheme="minorEastAsia"/>
            <w:noProof/>
            <w:kern w:val="2"/>
            <w:sz w:val="24"/>
            <w:szCs w:val="24"/>
            <w14:ligatures w14:val="standardContextual"/>
          </w:rPr>
          <w:tab/>
        </w:r>
        <w:r w:rsidRPr="00470C1E">
          <w:rPr>
            <w:rStyle w:val="Hyperlink"/>
            <w:noProof/>
          </w:rPr>
          <w:t>Set System Use Days for LSAHousehold</w:t>
        </w:r>
        <w:r>
          <w:rPr>
            <w:noProof/>
            <w:webHidden/>
          </w:rPr>
          <w:tab/>
        </w:r>
        <w:r>
          <w:rPr>
            <w:noProof/>
            <w:webHidden/>
          </w:rPr>
          <w:fldChar w:fldCharType="begin"/>
        </w:r>
        <w:r>
          <w:rPr>
            <w:noProof/>
            <w:webHidden/>
          </w:rPr>
          <w:instrText xml:space="preserve"> PAGEREF _Toc204850637 \h </w:instrText>
        </w:r>
        <w:r>
          <w:rPr>
            <w:noProof/>
            <w:webHidden/>
          </w:rPr>
        </w:r>
        <w:r>
          <w:rPr>
            <w:noProof/>
            <w:webHidden/>
          </w:rPr>
          <w:fldChar w:fldCharType="separate"/>
        </w:r>
        <w:r w:rsidR="00976729">
          <w:rPr>
            <w:noProof/>
            <w:webHidden/>
          </w:rPr>
          <w:t>96</w:t>
        </w:r>
        <w:r>
          <w:rPr>
            <w:noProof/>
            <w:webHidden/>
          </w:rPr>
          <w:fldChar w:fldCharType="end"/>
        </w:r>
      </w:hyperlink>
    </w:p>
    <w:p w14:paraId="591C386A" w14:textId="0BB991CC" w:rsidR="00F01096" w:rsidRDefault="00F01096">
      <w:pPr>
        <w:pStyle w:val="TOC2"/>
        <w:rPr>
          <w:rFonts w:eastAsiaTheme="minorEastAsia"/>
          <w:noProof/>
          <w:kern w:val="2"/>
          <w:sz w:val="24"/>
          <w:szCs w:val="24"/>
          <w14:ligatures w14:val="standardContextual"/>
        </w:rPr>
      </w:pPr>
      <w:hyperlink w:anchor="_Toc204850638" w:history="1">
        <w:r w:rsidRPr="00470C1E">
          <w:rPr>
            <w:rStyle w:val="Hyperlink"/>
            <w:noProof/>
          </w:rPr>
          <w:t>6.16.</w:t>
        </w:r>
        <w:r>
          <w:rPr>
            <w:rFonts w:eastAsiaTheme="minorEastAsia"/>
            <w:noProof/>
            <w:kern w:val="2"/>
            <w:sz w:val="24"/>
            <w:szCs w:val="24"/>
            <w14:ligatures w14:val="standardContextual"/>
          </w:rPr>
          <w:tab/>
        </w:r>
        <w:r w:rsidRPr="00470C1E">
          <w:rPr>
            <w:rStyle w:val="Hyperlink"/>
            <w:noProof/>
          </w:rPr>
          <w:t>Update EST/RRH/PSH/RRHSOStatus</w:t>
        </w:r>
        <w:r>
          <w:rPr>
            <w:noProof/>
            <w:webHidden/>
          </w:rPr>
          <w:tab/>
        </w:r>
        <w:r>
          <w:rPr>
            <w:noProof/>
            <w:webHidden/>
          </w:rPr>
          <w:fldChar w:fldCharType="begin"/>
        </w:r>
        <w:r>
          <w:rPr>
            <w:noProof/>
            <w:webHidden/>
          </w:rPr>
          <w:instrText xml:space="preserve"> PAGEREF _Toc204850638 \h </w:instrText>
        </w:r>
        <w:r>
          <w:rPr>
            <w:noProof/>
            <w:webHidden/>
          </w:rPr>
        </w:r>
        <w:r>
          <w:rPr>
            <w:noProof/>
            <w:webHidden/>
          </w:rPr>
          <w:fldChar w:fldCharType="separate"/>
        </w:r>
        <w:r w:rsidR="00976729">
          <w:rPr>
            <w:noProof/>
            <w:webHidden/>
          </w:rPr>
          <w:t>98</w:t>
        </w:r>
        <w:r>
          <w:rPr>
            <w:noProof/>
            <w:webHidden/>
          </w:rPr>
          <w:fldChar w:fldCharType="end"/>
        </w:r>
      </w:hyperlink>
    </w:p>
    <w:p w14:paraId="2AAD1E64" w14:textId="72890016" w:rsidR="00F01096" w:rsidRDefault="00F01096">
      <w:pPr>
        <w:pStyle w:val="TOC2"/>
        <w:rPr>
          <w:rFonts w:eastAsiaTheme="minorEastAsia"/>
          <w:noProof/>
          <w:kern w:val="2"/>
          <w:sz w:val="24"/>
          <w:szCs w:val="24"/>
          <w14:ligatures w14:val="standardContextual"/>
        </w:rPr>
      </w:pPr>
      <w:hyperlink w:anchor="_Toc204850639" w:history="1">
        <w:r w:rsidRPr="00470C1E">
          <w:rPr>
            <w:rStyle w:val="Hyperlink"/>
            <w:noProof/>
          </w:rPr>
          <w:t>6.17.</w:t>
        </w:r>
        <w:r>
          <w:rPr>
            <w:rFonts w:eastAsiaTheme="minorEastAsia"/>
            <w:noProof/>
            <w:kern w:val="2"/>
            <w:sz w:val="24"/>
            <w:szCs w:val="24"/>
            <w14:ligatures w14:val="standardContextual"/>
          </w:rPr>
          <w:tab/>
        </w:r>
        <w:r w:rsidRPr="00470C1E">
          <w:rPr>
            <w:rStyle w:val="Hyperlink"/>
            <w:noProof/>
          </w:rPr>
          <w:t>Set EST/RRH/PSHAIR</w:t>
        </w:r>
        <w:r>
          <w:rPr>
            <w:noProof/>
            <w:webHidden/>
          </w:rPr>
          <w:tab/>
        </w:r>
        <w:r>
          <w:rPr>
            <w:noProof/>
            <w:webHidden/>
          </w:rPr>
          <w:fldChar w:fldCharType="begin"/>
        </w:r>
        <w:r>
          <w:rPr>
            <w:noProof/>
            <w:webHidden/>
          </w:rPr>
          <w:instrText xml:space="preserve"> PAGEREF _Toc204850639 \h </w:instrText>
        </w:r>
        <w:r>
          <w:rPr>
            <w:noProof/>
            <w:webHidden/>
          </w:rPr>
        </w:r>
        <w:r>
          <w:rPr>
            <w:noProof/>
            <w:webHidden/>
          </w:rPr>
          <w:fldChar w:fldCharType="separate"/>
        </w:r>
        <w:r w:rsidR="00976729">
          <w:rPr>
            <w:noProof/>
            <w:webHidden/>
          </w:rPr>
          <w:t>99</w:t>
        </w:r>
        <w:r>
          <w:rPr>
            <w:noProof/>
            <w:webHidden/>
          </w:rPr>
          <w:fldChar w:fldCharType="end"/>
        </w:r>
      </w:hyperlink>
    </w:p>
    <w:p w14:paraId="4E739AAC" w14:textId="600FDC88" w:rsidR="00F01096" w:rsidRDefault="00F01096">
      <w:pPr>
        <w:pStyle w:val="TOC2"/>
        <w:rPr>
          <w:rFonts w:eastAsiaTheme="minorEastAsia"/>
          <w:noProof/>
          <w:kern w:val="2"/>
          <w:sz w:val="24"/>
          <w:szCs w:val="24"/>
          <w14:ligatures w14:val="standardContextual"/>
        </w:rPr>
      </w:pPr>
      <w:hyperlink w:anchor="_Toc204850640" w:history="1">
        <w:r w:rsidRPr="00470C1E">
          <w:rPr>
            <w:rStyle w:val="Hyperlink"/>
            <w:noProof/>
          </w:rPr>
          <w:t>6.18.</w:t>
        </w:r>
        <w:r>
          <w:rPr>
            <w:rFonts w:eastAsiaTheme="minorEastAsia"/>
            <w:noProof/>
            <w:kern w:val="2"/>
            <w:sz w:val="24"/>
            <w:szCs w:val="24"/>
            <w14:ligatures w14:val="standardContextual"/>
          </w:rPr>
          <w:tab/>
        </w:r>
        <w:r w:rsidRPr="00470C1E">
          <w:rPr>
            <w:rStyle w:val="Hyperlink"/>
            <w:noProof/>
          </w:rPr>
          <w:t>Set SystemPath for LSAHousehold</w:t>
        </w:r>
        <w:r>
          <w:rPr>
            <w:noProof/>
            <w:webHidden/>
          </w:rPr>
          <w:tab/>
        </w:r>
        <w:r>
          <w:rPr>
            <w:noProof/>
            <w:webHidden/>
          </w:rPr>
          <w:fldChar w:fldCharType="begin"/>
        </w:r>
        <w:r>
          <w:rPr>
            <w:noProof/>
            <w:webHidden/>
          </w:rPr>
          <w:instrText xml:space="preserve"> PAGEREF _Toc204850640 \h </w:instrText>
        </w:r>
        <w:r>
          <w:rPr>
            <w:noProof/>
            <w:webHidden/>
          </w:rPr>
        </w:r>
        <w:r>
          <w:rPr>
            <w:noProof/>
            <w:webHidden/>
          </w:rPr>
          <w:fldChar w:fldCharType="separate"/>
        </w:r>
        <w:r w:rsidR="00976729">
          <w:rPr>
            <w:noProof/>
            <w:webHidden/>
          </w:rPr>
          <w:t>100</w:t>
        </w:r>
        <w:r>
          <w:rPr>
            <w:noProof/>
            <w:webHidden/>
          </w:rPr>
          <w:fldChar w:fldCharType="end"/>
        </w:r>
      </w:hyperlink>
    </w:p>
    <w:p w14:paraId="4401A91A" w14:textId="51BDEE1E" w:rsidR="00F01096" w:rsidRDefault="00F01096">
      <w:pPr>
        <w:pStyle w:val="TOC2"/>
        <w:rPr>
          <w:rFonts w:eastAsiaTheme="minorEastAsia"/>
          <w:noProof/>
          <w:kern w:val="2"/>
          <w:sz w:val="24"/>
          <w:szCs w:val="24"/>
          <w14:ligatures w14:val="standardContextual"/>
        </w:rPr>
      </w:pPr>
      <w:hyperlink w:anchor="_Toc204850641" w:history="1">
        <w:r w:rsidRPr="00470C1E">
          <w:rPr>
            <w:rStyle w:val="Hyperlink"/>
            <w:noProof/>
          </w:rPr>
          <w:t>6.19.</w:t>
        </w:r>
        <w:r>
          <w:rPr>
            <w:rFonts w:eastAsiaTheme="minorEastAsia"/>
            <w:noProof/>
            <w:kern w:val="2"/>
            <w:sz w:val="24"/>
            <w:szCs w:val="24"/>
            <w14:ligatures w14:val="standardContextual"/>
          </w:rPr>
          <w:tab/>
        </w:r>
        <w:r w:rsidRPr="00470C1E">
          <w:rPr>
            <w:rStyle w:val="Hyperlink"/>
            <w:noProof/>
          </w:rPr>
          <w:t>LSAHousehold</w:t>
        </w:r>
        <w:r>
          <w:rPr>
            <w:noProof/>
            <w:webHidden/>
          </w:rPr>
          <w:tab/>
        </w:r>
        <w:r>
          <w:rPr>
            <w:noProof/>
            <w:webHidden/>
          </w:rPr>
          <w:fldChar w:fldCharType="begin"/>
        </w:r>
        <w:r>
          <w:rPr>
            <w:noProof/>
            <w:webHidden/>
          </w:rPr>
          <w:instrText xml:space="preserve"> PAGEREF _Toc204850641 \h </w:instrText>
        </w:r>
        <w:r>
          <w:rPr>
            <w:noProof/>
            <w:webHidden/>
          </w:rPr>
        </w:r>
        <w:r>
          <w:rPr>
            <w:noProof/>
            <w:webHidden/>
          </w:rPr>
          <w:fldChar w:fldCharType="separate"/>
        </w:r>
        <w:r w:rsidR="00976729">
          <w:rPr>
            <w:noProof/>
            <w:webHidden/>
          </w:rPr>
          <w:t>101</w:t>
        </w:r>
        <w:r>
          <w:rPr>
            <w:noProof/>
            <w:webHidden/>
          </w:rPr>
          <w:fldChar w:fldCharType="end"/>
        </w:r>
      </w:hyperlink>
    </w:p>
    <w:p w14:paraId="0EC12483" w14:textId="69F4A722" w:rsidR="00F01096" w:rsidRDefault="00F01096">
      <w:pPr>
        <w:pStyle w:val="TOC1"/>
        <w:rPr>
          <w:rFonts w:eastAsiaTheme="minorEastAsia"/>
          <w:kern w:val="2"/>
          <w:sz w:val="24"/>
          <w:szCs w:val="24"/>
          <w14:ligatures w14:val="standardContextual"/>
        </w:rPr>
      </w:pPr>
      <w:hyperlink w:anchor="_Toc204850642" w:history="1">
        <w:r w:rsidRPr="00470C1E">
          <w:rPr>
            <w:rStyle w:val="Hyperlink"/>
          </w:rPr>
          <w:t>7.</w:t>
        </w:r>
        <w:r>
          <w:rPr>
            <w:rFonts w:eastAsiaTheme="minorEastAsia"/>
            <w:kern w:val="2"/>
            <w:sz w:val="24"/>
            <w:szCs w:val="24"/>
            <w14:ligatures w14:val="standardContextual"/>
          </w:rPr>
          <w:tab/>
        </w:r>
        <w:r w:rsidRPr="00470C1E">
          <w:rPr>
            <w:rStyle w:val="Hyperlink"/>
          </w:rPr>
          <w:t>HMIS Business Logic: LSAExit</w:t>
        </w:r>
        <w:r>
          <w:rPr>
            <w:webHidden/>
          </w:rPr>
          <w:tab/>
        </w:r>
        <w:r>
          <w:rPr>
            <w:webHidden/>
          </w:rPr>
          <w:fldChar w:fldCharType="begin"/>
        </w:r>
        <w:r>
          <w:rPr>
            <w:webHidden/>
          </w:rPr>
          <w:instrText xml:space="preserve"> PAGEREF _Toc204850642 \h </w:instrText>
        </w:r>
        <w:r>
          <w:rPr>
            <w:webHidden/>
          </w:rPr>
        </w:r>
        <w:r>
          <w:rPr>
            <w:webHidden/>
          </w:rPr>
          <w:fldChar w:fldCharType="separate"/>
        </w:r>
        <w:r w:rsidR="00976729">
          <w:rPr>
            <w:webHidden/>
          </w:rPr>
          <w:t>104</w:t>
        </w:r>
        <w:r>
          <w:rPr>
            <w:webHidden/>
          </w:rPr>
          <w:fldChar w:fldCharType="end"/>
        </w:r>
      </w:hyperlink>
    </w:p>
    <w:p w14:paraId="22A275CE" w14:textId="54283FC5" w:rsidR="00F01096" w:rsidRDefault="00F01096">
      <w:pPr>
        <w:pStyle w:val="TOC2"/>
        <w:rPr>
          <w:rFonts w:eastAsiaTheme="minorEastAsia"/>
          <w:noProof/>
          <w:kern w:val="2"/>
          <w:sz w:val="24"/>
          <w:szCs w:val="24"/>
          <w14:ligatures w14:val="standardContextual"/>
        </w:rPr>
      </w:pPr>
      <w:hyperlink w:anchor="_Toc204850643" w:history="1">
        <w:r w:rsidRPr="00470C1E">
          <w:rPr>
            <w:rStyle w:val="Hyperlink"/>
            <w:noProof/>
          </w:rPr>
          <w:t>7.1.</w:t>
        </w:r>
        <w:r>
          <w:rPr>
            <w:rFonts w:eastAsiaTheme="minorEastAsia"/>
            <w:noProof/>
            <w:kern w:val="2"/>
            <w:sz w:val="24"/>
            <w:szCs w:val="24"/>
            <w14:ligatures w14:val="standardContextual"/>
          </w:rPr>
          <w:tab/>
        </w:r>
        <w:r w:rsidRPr="00470C1E">
          <w:rPr>
            <w:rStyle w:val="Hyperlink"/>
            <w:noProof/>
          </w:rPr>
          <w:t>Identify Qualifying Exits in Exit Cohort Periods</w:t>
        </w:r>
        <w:r>
          <w:rPr>
            <w:noProof/>
            <w:webHidden/>
          </w:rPr>
          <w:tab/>
        </w:r>
        <w:r>
          <w:rPr>
            <w:noProof/>
            <w:webHidden/>
          </w:rPr>
          <w:fldChar w:fldCharType="begin"/>
        </w:r>
        <w:r>
          <w:rPr>
            <w:noProof/>
            <w:webHidden/>
          </w:rPr>
          <w:instrText xml:space="preserve"> PAGEREF _Toc204850643 \h </w:instrText>
        </w:r>
        <w:r>
          <w:rPr>
            <w:noProof/>
            <w:webHidden/>
          </w:rPr>
        </w:r>
        <w:r>
          <w:rPr>
            <w:noProof/>
            <w:webHidden/>
          </w:rPr>
          <w:fldChar w:fldCharType="separate"/>
        </w:r>
        <w:r w:rsidR="00976729">
          <w:rPr>
            <w:noProof/>
            <w:webHidden/>
          </w:rPr>
          <w:t>104</w:t>
        </w:r>
        <w:r>
          <w:rPr>
            <w:noProof/>
            <w:webHidden/>
          </w:rPr>
          <w:fldChar w:fldCharType="end"/>
        </w:r>
      </w:hyperlink>
    </w:p>
    <w:p w14:paraId="4D8E2CDD" w14:textId="31A3D64A" w:rsidR="00F01096" w:rsidRDefault="00F01096">
      <w:pPr>
        <w:pStyle w:val="TOC2"/>
        <w:rPr>
          <w:rFonts w:eastAsiaTheme="minorEastAsia"/>
          <w:noProof/>
          <w:kern w:val="2"/>
          <w:sz w:val="24"/>
          <w:szCs w:val="24"/>
          <w14:ligatures w14:val="standardContextual"/>
        </w:rPr>
      </w:pPr>
      <w:hyperlink w:anchor="_Toc204850644" w:history="1">
        <w:r w:rsidRPr="00470C1E">
          <w:rPr>
            <w:rStyle w:val="Hyperlink"/>
            <w:noProof/>
          </w:rPr>
          <w:t>7.2.</w:t>
        </w:r>
        <w:r>
          <w:rPr>
            <w:rFonts w:eastAsiaTheme="minorEastAsia"/>
            <w:noProof/>
            <w:kern w:val="2"/>
            <w:sz w:val="24"/>
            <w:szCs w:val="24"/>
            <w14:ligatures w14:val="standardContextual"/>
          </w:rPr>
          <w:tab/>
        </w:r>
        <w:r w:rsidRPr="00470C1E">
          <w:rPr>
            <w:rStyle w:val="Hyperlink"/>
            <w:noProof/>
          </w:rPr>
          <w:t>Select Reportable Exits</w:t>
        </w:r>
        <w:r>
          <w:rPr>
            <w:noProof/>
            <w:webHidden/>
          </w:rPr>
          <w:tab/>
        </w:r>
        <w:r>
          <w:rPr>
            <w:noProof/>
            <w:webHidden/>
          </w:rPr>
          <w:fldChar w:fldCharType="begin"/>
        </w:r>
        <w:r>
          <w:rPr>
            <w:noProof/>
            <w:webHidden/>
          </w:rPr>
          <w:instrText xml:space="preserve"> PAGEREF _Toc204850644 \h </w:instrText>
        </w:r>
        <w:r>
          <w:rPr>
            <w:noProof/>
            <w:webHidden/>
          </w:rPr>
        </w:r>
        <w:r>
          <w:rPr>
            <w:noProof/>
            <w:webHidden/>
          </w:rPr>
          <w:fldChar w:fldCharType="separate"/>
        </w:r>
        <w:r w:rsidR="00976729">
          <w:rPr>
            <w:noProof/>
            <w:webHidden/>
          </w:rPr>
          <w:t>105</w:t>
        </w:r>
        <w:r>
          <w:rPr>
            <w:noProof/>
            <w:webHidden/>
          </w:rPr>
          <w:fldChar w:fldCharType="end"/>
        </w:r>
      </w:hyperlink>
    </w:p>
    <w:p w14:paraId="625BE9A2" w14:textId="6A9B5E5A" w:rsidR="00F01096" w:rsidRDefault="00F01096">
      <w:pPr>
        <w:pStyle w:val="TOC2"/>
        <w:rPr>
          <w:rFonts w:eastAsiaTheme="minorEastAsia"/>
          <w:noProof/>
          <w:kern w:val="2"/>
          <w:sz w:val="24"/>
          <w:szCs w:val="24"/>
          <w14:ligatures w14:val="standardContextual"/>
        </w:rPr>
      </w:pPr>
      <w:hyperlink w:anchor="_Toc204850645" w:history="1">
        <w:r w:rsidRPr="00470C1E">
          <w:rPr>
            <w:rStyle w:val="Hyperlink"/>
            <w:noProof/>
          </w:rPr>
          <w:t>7.3.</w:t>
        </w:r>
        <w:r>
          <w:rPr>
            <w:rFonts w:eastAsiaTheme="minorEastAsia"/>
            <w:noProof/>
            <w:kern w:val="2"/>
            <w:sz w:val="24"/>
            <w:szCs w:val="24"/>
            <w14:ligatures w14:val="standardContextual"/>
          </w:rPr>
          <w:tab/>
        </w:r>
        <w:r w:rsidRPr="00470C1E">
          <w:rPr>
            <w:rStyle w:val="Hyperlink"/>
            <w:noProof/>
          </w:rPr>
          <w:t>Set ReturnTime for Exit Cohort Households</w:t>
        </w:r>
        <w:r>
          <w:rPr>
            <w:noProof/>
            <w:webHidden/>
          </w:rPr>
          <w:tab/>
        </w:r>
        <w:r>
          <w:rPr>
            <w:noProof/>
            <w:webHidden/>
          </w:rPr>
          <w:fldChar w:fldCharType="begin"/>
        </w:r>
        <w:r>
          <w:rPr>
            <w:noProof/>
            <w:webHidden/>
          </w:rPr>
          <w:instrText xml:space="preserve"> PAGEREF _Toc204850645 \h </w:instrText>
        </w:r>
        <w:r>
          <w:rPr>
            <w:noProof/>
            <w:webHidden/>
          </w:rPr>
        </w:r>
        <w:r>
          <w:rPr>
            <w:noProof/>
            <w:webHidden/>
          </w:rPr>
          <w:fldChar w:fldCharType="separate"/>
        </w:r>
        <w:r w:rsidR="00976729">
          <w:rPr>
            <w:noProof/>
            <w:webHidden/>
          </w:rPr>
          <w:t>107</w:t>
        </w:r>
        <w:r>
          <w:rPr>
            <w:noProof/>
            <w:webHidden/>
          </w:rPr>
          <w:fldChar w:fldCharType="end"/>
        </w:r>
      </w:hyperlink>
    </w:p>
    <w:p w14:paraId="7B1ED366" w14:textId="42AD7D02" w:rsidR="00F01096" w:rsidRDefault="00F01096">
      <w:pPr>
        <w:pStyle w:val="TOC2"/>
        <w:rPr>
          <w:rFonts w:eastAsiaTheme="minorEastAsia"/>
          <w:noProof/>
          <w:kern w:val="2"/>
          <w:sz w:val="24"/>
          <w:szCs w:val="24"/>
          <w14:ligatures w14:val="standardContextual"/>
        </w:rPr>
      </w:pPr>
      <w:hyperlink w:anchor="_Toc204850646" w:history="1">
        <w:r w:rsidRPr="00470C1E">
          <w:rPr>
            <w:rStyle w:val="Hyperlink"/>
            <w:noProof/>
          </w:rPr>
          <w:t>7.4.</w:t>
        </w:r>
        <w:r>
          <w:rPr>
            <w:rFonts w:eastAsiaTheme="minorEastAsia"/>
            <w:noProof/>
            <w:kern w:val="2"/>
            <w:sz w:val="24"/>
            <w:szCs w:val="24"/>
            <w14:ligatures w14:val="standardContextual"/>
          </w:rPr>
          <w:tab/>
        </w:r>
        <w:r w:rsidRPr="00470C1E">
          <w:rPr>
            <w:rStyle w:val="Hyperlink"/>
            <w:noProof/>
          </w:rPr>
          <w:t>Identify HoH and Adult Members of Exit Cohorts</w:t>
        </w:r>
        <w:r>
          <w:rPr>
            <w:noProof/>
            <w:webHidden/>
          </w:rPr>
          <w:tab/>
        </w:r>
        <w:r>
          <w:rPr>
            <w:noProof/>
            <w:webHidden/>
          </w:rPr>
          <w:fldChar w:fldCharType="begin"/>
        </w:r>
        <w:r>
          <w:rPr>
            <w:noProof/>
            <w:webHidden/>
          </w:rPr>
          <w:instrText xml:space="preserve"> PAGEREF _Toc204850646 \h </w:instrText>
        </w:r>
        <w:r>
          <w:rPr>
            <w:noProof/>
            <w:webHidden/>
          </w:rPr>
        </w:r>
        <w:r>
          <w:rPr>
            <w:noProof/>
            <w:webHidden/>
          </w:rPr>
          <w:fldChar w:fldCharType="separate"/>
        </w:r>
        <w:r w:rsidR="00976729">
          <w:rPr>
            <w:noProof/>
            <w:webHidden/>
          </w:rPr>
          <w:t>109</w:t>
        </w:r>
        <w:r>
          <w:rPr>
            <w:noProof/>
            <w:webHidden/>
          </w:rPr>
          <w:fldChar w:fldCharType="end"/>
        </w:r>
      </w:hyperlink>
    </w:p>
    <w:p w14:paraId="68A0F14E" w14:textId="7B29D090" w:rsidR="00F01096" w:rsidRDefault="00F01096">
      <w:pPr>
        <w:pStyle w:val="TOC2"/>
        <w:rPr>
          <w:rFonts w:eastAsiaTheme="minorEastAsia"/>
          <w:noProof/>
          <w:kern w:val="2"/>
          <w:sz w:val="24"/>
          <w:szCs w:val="24"/>
          <w14:ligatures w14:val="standardContextual"/>
        </w:rPr>
      </w:pPr>
      <w:hyperlink w:anchor="_Toc204850647" w:history="1">
        <w:r w:rsidRPr="00470C1E">
          <w:rPr>
            <w:rStyle w:val="Hyperlink"/>
            <w:noProof/>
          </w:rPr>
          <w:t>7.5.</w:t>
        </w:r>
        <w:r>
          <w:rPr>
            <w:rFonts w:eastAsiaTheme="minorEastAsia"/>
            <w:noProof/>
            <w:kern w:val="2"/>
            <w:sz w:val="24"/>
            <w:szCs w:val="24"/>
            <w14:ligatures w14:val="standardContextual"/>
          </w:rPr>
          <w:tab/>
        </w:r>
        <w:r w:rsidRPr="00470C1E">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_Toc204850647 \h </w:instrText>
        </w:r>
        <w:r>
          <w:rPr>
            <w:noProof/>
            <w:webHidden/>
          </w:rPr>
        </w:r>
        <w:r>
          <w:rPr>
            <w:noProof/>
            <w:webHidden/>
          </w:rPr>
          <w:fldChar w:fldCharType="separate"/>
        </w:r>
        <w:r w:rsidR="00976729">
          <w:rPr>
            <w:noProof/>
            <w:webHidden/>
          </w:rPr>
          <w:t>111</w:t>
        </w:r>
        <w:r>
          <w:rPr>
            <w:noProof/>
            <w:webHidden/>
          </w:rPr>
          <w:fldChar w:fldCharType="end"/>
        </w:r>
      </w:hyperlink>
    </w:p>
    <w:p w14:paraId="015623EB" w14:textId="2FCFA2ED" w:rsidR="00F01096" w:rsidRDefault="00F01096">
      <w:pPr>
        <w:pStyle w:val="TOC2"/>
        <w:rPr>
          <w:rFonts w:eastAsiaTheme="minorEastAsia"/>
          <w:noProof/>
          <w:kern w:val="2"/>
          <w:sz w:val="24"/>
          <w:szCs w:val="24"/>
          <w14:ligatures w14:val="standardContextual"/>
        </w:rPr>
      </w:pPr>
      <w:hyperlink w:anchor="_Toc204850648" w:history="1">
        <w:r w:rsidRPr="00470C1E">
          <w:rPr>
            <w:rStyle w:val="Hyperlink"/>
            <w:noProof/>
          </w:rPr>
          <w:t>7.6.</w:t>
        </w:r>
        <w:r>
          <w:rPr>
            <w:rFonts w:eastAsiaTheme="minorEastAsia"/>
            <w:noProof/>
            <w:kern w:val="2"/>
            <w:sz w:val="24"/>
            <w:szCs w:val="24"/>
            <w14:ligatures w14:val="standardContextual"/>
          </w:rPr>
          <w:tab/>
        </w:r>
        <w:r w:rsidRPr="00470C1E">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_Toc204850648 \h </w:instrText>
        </w:r>
        <w:r>
          <w:rPr>
            <w:noProof/>
            <w:webHidden/>
          </w:rPr>
        </w:r>
        <w:r>
          <w:rPr>
            <w:noProof/>
            <w:webHidden/>
          </w:rPr>
          <w:fldChar w:fldCharType="separate"/>
        </w:r>
        <w:r w:rsidR="00976729">
          <w:rPr>
            <w:noProof/>
            <w:webHidden/>
          </w:rPr>
          <w:t>112</w:t>
        </w:r>
        <w:r>
          <w:rPr>
            <w:noProof/>
            <w:webHidden/>
          </w:rPr>
          <w:fldChar w:fldCharType="end"/>
        </w:r>
      </w:hyperlink>
    </w:p>
    <w:p w14:paraId="60AC9508" w14:textId="51E3E5EC" w:rsidR="00F01096" w:rsidRDefault="00F01096">
      <w:pPr>
        <w:pStyle w:val="TOC2"/>
        <w:rPr>
          <w:rFonts w:eastAsiaTheme="minorEastAsia"/>
          <w:noProof/>
          <w:kern w:val="2"/>
          <w:sz w:val="24"/>
          <w:szCs w:val="24"/>
          <w14:ligatures w14:val="standardContextual"/>
        </w:rPr>
      </w:pPr>
      <w:hyperlink w:anchor="_Toc204850649" w:history="1">
        <w:r w:rsidRPr="00470C1E">
          <w:rPr>
            <w:rStyle w:val="Hyperlink"/>
            <w:noProof/>
          </w:rPr>
          <w:t>7.7.</w:t>
        </w:r>
        <w:r>
          <w:rPr>
            <w:rFonts w:eastAsiaTheme="minorEastAsia"/>
            <w:noProof/>
            <w:kern w:val="2"/>
            <w:sz w:val="24"/>
            <w:szCs w:val="24"/>
            <w14:ligatures w14:val="standardContextual"/>
          </w:rPr>
          <w:tab/>
        </w:r>
        <w:r w:rsidRPr="00470C1E">
          <w:rPr>
            <w:rStyle w:val="Hyperlink"/>
            <w:noProof/>
          </w:rPr>
          <w:t>Get ES/SH/Street Episodes (ch_Episodes_exit)</w:t>
        </w:r>
        <w:r>
          <w:rPr>
            <w:noProof/>
            <w:webHidden/>
          </w:rPr>
          <w:tab/>
        </w:r>
        <w:r>
          <w:rPr>
            <w:noProof/>
            <w:webHidden/>
          </w:rPr>
          <w:fldChar w:fldCharType="begin"/>
        </w:r>
        <w:r>
          <w:rPr>
            <w:noProof/>
            <w:webHidden/>
          </w:rPr>
          <w:instrText xml:space="preserve"> PAGEREF _Toc204850649 \h </w:instrText>
        </w:r>
        <w:r>
          <w:rPr>
            <w:noProof/>
            <w:webHidden/>
          </w:rPr>
        </w:r>
        <w:r>
          <w:rPr>
            <w:noProof/>
            <w:webHidden/>
          </w:rPr>
          <w:fldChar w:fldCharType="separate"/>
        </w:r>
        <w:r w:rsidR="00976729">
          <w:rPr>
            <w:noProof/>
            <w:webHidden/>
          </w:rPr>
          <w:t>114</w:t>
        </w:r>
        <w:r>
          <w:rPr>
            <w:noProof/>
            <w:webHidden/>
          </w:rPr>
          <w:fldChar w:fldCharType="end"/>
        </w:r>
      </w:hyperlink>
    </w:p>
    <w:p w14:paraId="57DE499E" w14:textId="5141EC4C" w:rsidR="00F01096" w:rsidRDefault="00F01096">
      <w:pPr>
        <w:pStyle w:val="TOC2"/>
        <w:rPr>
          <w:rFonts w:eastAsiaTheme="minorEastAsia"/>
          <w:noProof/>
          <w:kern w:val="2"/>
          <w:sz w:val="24"/>
          <w:szCs w:val="24"/>
          <w14:ligatures w14:val="standardContextual"/>
        </w:rPr>
      </w:pPr>
      <w:hyperlink w:anchor="_Toc204850650" w:history="1">
        <w:r w:rsidRPr="00470C1E">
          <w:rPr>
            <w:rStyle w:val="Hyperlink"/>
            <w:noProof/>
          </w:rPr>
          <w:t>7.8.</w:t>
        </w:r>
        <w:r>
          <w:rPr>
            <w:rFonts w:eastAsiaTheme="minorEastAsia"/>
            <w:noProof/>
            <w:kern w:val="2"/>
            <w:sz w:val="24"/>
            <w:szCs w:val="24"/>
            <w14:ligatures w14:val="standardContextual"/>
          </w:rPr>
          <w:tab/>
        </w:r>
        <w:r w:rsidRPr="00470C1E">
          <w:rPr>
            <w:rStyle w:val="Hyperlink"/>
            <w:noProof/>
          </w:rPr>
          <w:t>CHTime and CHTimeStatus for Exit Cohorts</w:t>
        </w:r>
        <w:r>
          <w:rPr>
            <w:noProof/>
            <w:webHidden/>
          </w:rPr>
          <w:tab/>
        </w:r>
        <w:r>
          <w:rPr>
            <w:noProof/>
            <w:webHidden/>
          </w:rPr>
          <w:fldChar w:fldCharType="begin"/>
        </w:r>
        <w:r>
          <w:rPr>
            <w:noProof/>
            <w:webHidden/>
          </w:rPr>
          <w:instrText xml:space="preserve"> PAGEREF _Toc204850650 \h </w:instrText>
        </w:r>
        <w:r>
          <w:rPr>
            <w:noProof/>
            <w:webHidden/>
          </w:rPr>
        </w:r>
        <w:r>
          <w:rPr>
            <w:noProof/>
            <w:webHidden/>
          </w:rPr>
          <w:fldChar w:fldCharType="separate"/>
        </w:r>
        <w:r w:rsidR="00976729">
          <w:rPr>
            <w:noProof/>
            <w:webHidden/>
          </w:rPr>
          <w:t>115</w:t>
        </w:r>
        <w:r>
          <w:rPr>
            <w:noProof/>
            <w:webHidden/>
          </w:rPr>
          <w:fldChar w:fldCharType="end"/>
        </w:r>
      </w:hyperlink>
    </w:p>
    <w:p w14:paraId="05BB256B" w14:textId="74ECC715" w:rsidR="00F01096" w:rsidRDefault="00F01096">
      <w:pPr>
        <w:pStyle w:val="TOC2"/>
        <w:rPr>
          <w:rFonts w:eastAsiaTheme="minorEastAsia"/>
          <w:noProof/>
          <w:kern w:val="2"/>
          <w:sz w:val="24"/>
          <w:szCs w:val="24"/>
          <w14:ligatures w14:val="standardContextual"/>
        </w:rPr>
      </w:pPr>
      <w:hyperlink w:anchor="_Toc204850651" w:history="1">
        <w:r w:rsidRPr="00470C1E">
          <w:rPr>
            <w:rStyle w:val="Hyperlink"/>
            <w:noProof/>
          </w:rPr>
          <w:t>7.9.</w:t>
        </w:r>
        <w:r>
          <w:rPr>
            <w:rFonts w:eastAsiaTheme="minorEastAsia"/>
            <w:noProof/>
            <w:kern w:val="2"/>
            <w:sz w:val="24"/>
            <w:szCs w:val="24"/>
            <w14:ligatures w14:val="standardContextual"/>
          </w:rPr>
          <w:tab/>
        </w:r>
        <w:r w:rsidRPr="00470C1E">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_Toc204850651 \h </w:instrText>
        </w:r>
        <w:r>
          <w:rPr>
            <w:noProof/>
            <w:webHidden/>
          </w:rPr>
        </w:r>
        <w:r>
          <w:rPr>
            <w:noProof/>
            <w:webHidden/>
          </w:rPr>
          <w:fldChar w:fldCharType="separate"/>
        </w:r>
        <w:r w:rsidR="00976729">
          <w:rPr>
            <w:noProof/>
            <w:webHidden/>
          </w:rPr>
          <w:t>118</w:t>
        </w:r>
        <w:r>
          <w:rPr>
            <w:noProof/>
            <w:webHidden/>
          </w:rPr>
          <w:fldChar w:fldCharType="end"/>
        </w:r>
      </w:hyperlink>
    </w:p>
    <w:p w14:paraId="77972660" w14:textId="64B25D30" w:rsidR="00F01096" w:rsidRDefault="00F01096">
      <w:pPr>
        <w:pStyle w:val="TOC2"/>
        <w:rPr>
          <w:rFonts w:eastAsiaTheme="minorEastAsia"/>
          <w:noProof/>
          <w:kern w:val="2"/>
          <w:sz w:val="24"/>
          <w:szCs w:val="24"/>
          <w14:ligatures w14:val="standardContextual"/>
        </w:rPr>
      </w:pPr>
      <w:hyperlink w:anchor="_Toc204850652" w:history="1">
        <w:r w:rsidRPr="00470C1E">
          <w:rPr>
            <w:rStyle w:val="Hyperlink"/>
            <w:noProof/>
          </w:rPr>
          <w:t>7.10.</w:t>
        </w:r>
        <w:r>
          <w:rPr>
            <w:rFonts w:eastAsiaTheme="minorEastAsia"/>
            <w:noProof/>
            <w:kern w:val="2"/>
            <w:sz w:val="24"/>
            <w:szCs w:val="24"/>
            <w14:ligatures w14:val="standardContextual"/>
          </w:rPr>
          <w:tab/>
        </w:r>
        <w:r w:rsidRPr="00470C1E">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_Toc204850652 \h </w:instrText>
        </w:r>
        <w:r>
          <w:rPr>
            <w:noProof/>
            <w:webHidden/>
          </w:rPr>
        </w:r>
        <w:r>
          <w:rPr>
            <w:noProof/>
            <w:webHidden/>
          </w:rPr>
          <w:fldChar w:fldCharType="separate"/>
        </w:r>
        <w:r w:rsidR="00976729">
          <w:rPr>
            <w:noProof/>
            <w:webHidden/>
          </w:rPr>
          <w:t>121</w:t>
        </w:r>
        <w:r>
          <w:rPr>
            <w:noProof/>
            <w:webHidden/>
          </w:rPr>
          <w:fldChar w:fldCharType="end"/>
        </w:r>
      </w:hyperlink>
    </w:p>
    <w:p w14:paraId="7CA82D07" w14:textId="1CFD0DBA" w:rsidR="00F01096" w:rsidRDefault="00F01096">
      <w:pPr>
        <w:pStyle w:val="TOC2"/>
        <w:rPr>
          <w:rFonts w:eastAsiaTheme="minorEastAsia"/>
          <w:noProof/>
          <w:kern w:val="2"/>
          <w:sz w:val="24"/>
          <w:szCs w:val="24"/>
          <w14:ligatures w14:val="standardContextual"/>
        </w:rPr>
      </w:pPr>
      <w:hyperlink w:anchor="_Toc204850653" w:history="1">
        <w:r w:rsidRPr="00470C1E">
          <w:rPr>
            <w:rStyle w:val="Hyperlink"/>
            <w:noProof/>
          </w:rPr>
          <w:t>7.11.</w:t>
        </w:r>
        <w:r>
          <w:rPr>
            <w:rFonts w:eastAsiaTheme="minorEastAsia"/>
            <w:noProof/>
            <w:kern w:val="2"/>
            <w:sz w:val="24"/>
            <w:szCs w:val="24"/>
            <w14:ligatures w14:val="standardContextual"/>
          </w:rPr>
          <w:tab/>
        </w:r>
        <w:r w:rsidRPr="00470C1E">
          <w:rPr>
            <w:rStyle w:val="Hyperlink"/>
            <w:noProof/>
          </w:rPr>
          <w:t>Last Inactive Date for Exit Cohorts</w:t>
        </w:r>
        <w:r>
          <w:rPr>
            <w:noProof/>
            <w:webHidden/>
          </w:rPr>
          <w:tab/>
        </w:r>
        <w:r>
          <w:rPr>
            <w:noProof/>
            <w:webHidden/>
          </w:rPr>
          <w:fldChar w:fldCharType="begin"/>
        </w:r>
        <w:r>
          <w:rPr>
            <w:noProof/>
            <w:webHidden/>
          </w:rPr>
          <w:instrText xml:space="preserve"> PAGEREF _Toc204850653 \h </w:instrText>
        </w:r>
        <w:r>
          <w:rPr>
            <w:noProof/>
            <w:webHidden/>
          </w:rPr>
        </w:r>
        <w:r>
          <w:rPr>
            <w:noProof/>
            <w:webHidden/>
          </w:rPr>
          <w:fldChar w:fldCharType="separate"/>
        </w:r>
        <w:r w:rsidR="00976729">
          <w:rPr>
            <w:noProof/>
            <w:webHidden/>
          </w:rPr>
          <w:t>122</w:t>
        </w:r>
        <w:r>
          <w:rPr>
            <w:noProof/>
            <w:webHidden/>
          </w:rPr>
          <w:fldChar w:fldCharType="end"/>
        </w:r>
      </w:hyperlink>
    </w:p>
    <w:p w14:paraId="5AD464FF" w14:textId="51F67D29" w:rsidR="00F01096" w:rsidRDefault="00F01096">
      <w:pPr>
        <w:pStyle w:val="TOC2"/>
        <w:rPr>
          <w:rFonts w:eastAsiaTheme="minorEastAsia"/>
          <w:noProof/>
          <w:kern w:val="2"/>
          <w:sz w:val="24"/>
          <w:szCs w:val="24"/>
          <w14:ligatures w14:val="standardContextual"/>
        </w:rPr>
      </w:pPr>
      <w:hyperlink w:anchor="_Toc204850654" w:history="1">
        <w:r w:rsidRPr="00470C1E">
          <w:rPr>
            <w:rStyle w:val="Hyperlink"/>
            <w:noProof/>
          </w:rPr>
          <w:t>7.12.</w:t>
        </w:r>
        <w:r>
          <w:rPr>
            <w:rFonts w:eastAsiaTheme="minorEastAsia"/>
            <w:noProof/>
            <w:kern w:val="2"/>
            <w:sz w:val="24"/>
            <w:szCs w:val="24"/>
            <w14:ligatures w14:val="standardContextual"/>
          </w:rPr>
          <w:tab/>
        </w:r>
        <w:r w:rsidRPr="00470C1E">
          <w:rPr>
            <w:rStyle w:val="Hyperlink"/>
            <w:noProof/>
          </w:rPr>
          <w:t>Set SystemPath for LSAExit</w:t>
        </w:r>
        <w:r>
          <w:rPr>
            <w:noProof/>
            <w:webHidden/>
          </w:rPr>
          <w:tab/>
        </w:r>
        <w:r>
          <w:rPr>
            <w:noProof/>
            <w:webHidden/>
          </w:rPr>
          <w:fldChar w:fldCharType="begin"/>
        </w:r>
        <w:r>
          <w:rPr>
            <w:noProof/>
            <w:webHidden/>
          </w:rPr>
          <w:instrText xml:space="preserve"> PAGEREF _Toc204850654 \h </w:instrText>
        </w:r>
        <w:r>
          <w:rPr>
            <w:noProof/>
            <w:webHidden/>
          </w:rPr>
        </w:r>
        <w:r>
          <w:rPr>
            <w:noProof/>
            <w:webHidden/>
          </w:rPr>
          <w:fldChar w:fldCharType="separate"/>
        </w:r>
        <w:r w:rsidR="00976729">
          <w:rPr>
            <w:noProof/>
            <w:webHidden/>
          </w:rPr>
          <w:t>124</w:t>
        </w:r>
        <w:r>
          <w:rPr>
            <w:noProof/>
            <w:webHidden/>
          </w:rPr>
          <w:fldChar w:fldCharType="end"/>
        </w:r>
      </w:hyperlink>
    </w:p>
    <w:p w14:paraId="2133636E" w14:textId="6BDFA509" w:rsidR="00F01096" w:rsidRDefault="00F01096">
      <w:pPr>
        <w:pStyle w:val="TOC2"/>
        <w:rPr>
          <w:rFonts w:eastAsiaTheme="minorEastAsia"/>
          <w:noProof/>
          <w:kern w:val="2"/>
          <w:sz w:val="24"/>
          <w:szCs w:val="24"/>
          <w14:ligatures w14:val="standardContextual"/>
        </w:rPr>
      </w:pPr>
      <w:hyperlink w:anchor="_Toc204850655" w:history="1">
        <w:r w:rsidRPr="00470C1E">
          <w:rPr>
            <w:rStyle w:val="Hyperlink"/>
            <w:noProof/>
          </w:rPr>
          <w:t>7.13.</w:t>
        </w:r>
        <w:r>
          <w:rPr>
            <w:rFonts w:eastAsiaTheme="minorEastAsia"/>
            <w:noProof/>
            <w:kern w:val="2"/>
            <w:sz w:val="24"/>
            <w:szCs w:val="24"/>
            <w14:ligatures w14:val="standardContextual"/>
          </w:rPr>
          <w:tab/>
        </w:r>
        <w:r w:rsidRPr="00470C1E">
          <w:rPr>
            <w:rStyle w:val="Hyperlink"/>
            <w:noProof/>
          </w:rPr>
          <w:t>LSAExit</w:t>
        </w:r>
        <w:r>
          <w:rPr>
            <w:noProof/>
            <w:webHidden/>
          </w:rPr>
          <w:tab/>
        </w:r>
        <w:r>
          <w:rPr>
            <w:noProof/>
            <w:webHidden/>
          </w:rPr>
          <w:fldChar w:fldCharType="begin"/>
        </w:r>
        <w:r>
          <w:rPr>
            <w:noProof/>
            <w:webHidden/>
          </w:rPr>
          <w:instrText xml:space="preserve"> PAGEREF _Toc204850655 \h </w:instrText>
        </w:r>
        <w:r>
          <w:rPr>
            <w:noProof/>
            <w:webHidden/>
          </w:rPr>
        </w:r>
        <w:r>
          <w:rPr>
            <w:noProof/>
            <w:webHidden/>
          </w:rPr>
          <w:fldChar w:fldCharType="separate"/>
        </w:r>
        <w:r w:rsidR="00976729">
          <w:rPr>
            <w:noProof/>
            <w:webHidden/>
          </w:rPr>
          <w:t>125</w:t>
        </w:r>
        <w:r>
          <w:rPr>
            <w:noProof/>
            <w:webHidden/>
          </w:rPr>
          <w:fldChar w:fldCharType="end"/>
        </w:r>
      </w:hyperlink>
    </w:p>
    <w:p w14:paraId="4B7A2FCD" w14:textId="32A5CC45" w:rsidR="00F01096" w:rsidRDefault="00F01096">
      <w:pPr>
        <w:pStyle w:val="TOC1"/>
        <w:rPr>
          <w:rFonts w:eastAsiaTheme="minorEastAsia"/>
          <w:kern w:val="2"/>
          <w:sz w:val="24"/>
          <w:szCs w:val="24"/>
          <w14:ligatures w14:val="standardContextual"/>
        </w:rPr>
      </w:pPr>
      <w:hyperlink w:anchor="_Toc204850656" w:history="1">
        <w:r w:rsidRPr="00470C1E">
          <w:rPr>
            <w:rStyle w:val="Hyperlink"/>
          </w:rPr>
          <w:t>8.</w:t>
        </w:r>
        <w:r>
          <w:rPr>
            <w:rFonts w:eastAsiaTheme="minorEastAsia"/>
            <w:kern w:val="2"/>
            <w:sz w:val="24"/>
            <w:szCs w:val="24"/>
            <w14:ligatures w14:val="standardContextual"/>
          </w:rPr>
          <w:tab/>
        </w:r>
        <w:r w:rsidRPr="00470C1E">
          <w:rPr>
            <w:rStyle w:val="Hyperlink"/>
          </w:rPr>
          <w:t>HMIS Business Logic: LSACalculated Averages</w:t>
        </w:r>
        <w:r>
          <w:rPr>
            <w:webHidden/>
          </w:rPr>
          <w:tab/>
        </w:r>
        <w:r>
          <w:rPr>
            <w:webHidden/>
          </w:rPr>
          <w:fldChar w:fldCharType="begin"/>
        </w:r>
        <w:r>
          <w:rPr>
            <w:webHidden/>
          </w:rPr>
          <w:instrText xml:space="preserve"> PAGEREF _Toc204850656 \h </w:instrText>
        </w:r>
        <w:r>
          <w:rPr>
            <w:webHidden/>
          </w:rPr>
        </w:r>
        <w:r>
          <w:rPr>
            <w:webHidden/>
          </w:rPr>
          <w:fldChar w:fldCharType="separate"/>
        </w:r>
        <w:r w:rsidR="00976729">
          <w:rPr>
            <w:webHidden/>
          </w:rPr>
          <w:t>127</w:t>
        </w:r>
        <w:r>
          <w:rPr>
            <w:webHidden/>
          </w:rPr>
          <w:fldChar w:fldCharType="end"/>
        </w:r>
      </w:hyperlink>
    </w:p>
    <w:p w14:paraId="2988B832" w14:textId="670A270F" w:rsidR="00F01096" w:rsidRDefault="00F01096">
      <w:pPr>
        <w:pStyle w:val="TOC2"/>
        <w:rPr>
          <w:rFonts w:eastAsiaTheme="minorEastAsia"/>
          <w:noProof/>
          <w:kern w:val="2"/>
          <w:sz w:val="24"/>
          <w:szCs w:val="24"/>
          <w14:ligatures w14:val="standardContextual"/>
        </w:rPr>
      </w:pPr>
      <w:hyperlink w:anchor="_Toc204850657" w:history="1">
        <w:r w:rsidRPr="00470C1E">
          <w:rPr>
            <w:rStyle w:val="Hyperlink"/>
            <w:noProof/>
          </w:rPr>
          <w:t>8.1.</w:t>
        </w:r>
        <w:r>
          <w:rPr>
            <w:rFonts w:eastAsiaTheme="minorEastAsia"/>
            <w:noProof/>
            <w:kern w:val="2"/>
            <w:sz w:val="24"/>
            <w:szCs w:val="24"/>
            <w14:ligatures w14:val="standardContextual"/>
          </w:rPr>
          <w:tab/>
        </w:r>
        <w:r w:rsidRPr="00470C1E">
          <w:rPr>
            <w:rStyle w:val="Hyperlink"/>
            <w:noProof/>
          </w:rPr>
          <w:t>LSACalculated Columns</w:t>
        </w:r>
        <w:r>
          <w:rPr>
            <w:noProof/>
            <w:webHidden/>
          </w:rPr>
          <w:tab/>
        </w:r>
        <w:r>
          <w:rPr>
            <w:noProof/>
            <w:webHidden/>
          </w:rPr>
          <w:fldChar w:fldCharType="begin"/>
        </w:r>
        <w:r>
          <w:rPr>
            <w:noProof/>
            <w:webHidden/>
          </w:rPr>
          <w:instrText xml:space="preserve"> PAGEREF _Toc204850657 \h </w:instrText>
        </w:r>
        <w:r>
          <w:rPr>
            <w:noProof/>
            <w:webHidden/>
          </w:rPr>
        </w:r>
        <w:r>
          <w:rPr>
            <w:noProof/>
            <w:webHidden/>
          </w:rPr>
          <w:fldChar w:fldCharType="separate"/>
        </w:r>
        <w:r w:rsidR="00976729">
          <w:rPr>
            <w:noProof/>
            <w:webHidden/>
          </w:rPr>
          <w:t>127</w:t>
        </w:r>
        <w:r>
          <w:rPr>
            <w:noProof/>
            <w:webHidden/>
          </w:rPr>
          <w:fldChar w:fldCharType="end"/>
        </w:r>
      </w:hyperlink>
    </w:p>
    <w:p w14:paraId="7D0F1F24" w14:textId="2CCC315C" w:rsidR="00F01096" w:rsidRDefault="00F01096">
      <w:pPr>
        <w:pStyle w:val="TOC2"/>
        <w:rPr>
          <w:rFonts w:eastAsiaTheme="minorEastAsia"/>
          <w:noProof/>
          <w:kern w:val="2"/>
          <w:sz w:val="24"/>
          <w:szCs w:val="24"/>
          <w14:ligatures w14:val="standardContextual"/>
        </w:rPr>
      </w:pPr>
      <w:hyperlink w:anchor="_Toc204850658" w:history="1">
        <w:r w:rsidRPr="00470C1E">
          <w:rPr>
            <w:rStyle w:val="Hyperlink"/>
            <w:noProof/>
          </w:rPr>
          <w:t>8.2.</w:t>
        </w:r>
        <w:r>
          <w:rPr>
            <w:rFonts w:eastAsiaTheme="minorEastAsia"/>
            <w:noProof/>
            <w:kern w:val="2"/>
            <w:sz w:val="24"/>
            <w:szCs w:val="24"/>
            <w14:ligatures w14:val="standardContextual"/>
          </w:rPr>
          <w:tab/>
        </w:r>
        <w:r w:rsidRPr="00470C1E">
          <w:rPr>
            <w:rStyle w:val="Hyperlink"/>
            <w:noProof/>
          </w:rPr>
          <w:t>Report Rows for LSACalculated Averages</w:t>
        </w:r>
        <w:r>
          <w:rPr>
            <w:noProof/>
            <w:webHidden/>
          </w:rPr>
          <w:tab/>
        </w:r>
        <w:r>
          <w:rPr>
            <w:noProof/>
            <w:webHidden/>
          </w:rPr>
          <w:fldChar w:fldCharType="begin"/>
        </w:r>
        <w:r>
          <w:rPr>
            <w:noProof/>
            <w:webHidden/>
          </w:rPr>
          <w:instrText xml:space="preserve"> PAGEREF _Toc204850658 \h </w:instrText>
        </w:r>
        <w:r>
          <w:rPr>
            <w:noProof/>
            <w:webHidden/>
          </w:rPr>
        </w:r>
        <w:r>
          <w:rPr>
            <w:noProof/>
            <w:webHidden/>
          </w:rPr>
          <w:fldChar w:fldCharType="separate"/>
        </w:r>
        <w:r w:rsidR="00976729">
          <w:rPr>
            <w:noProof/>
            <w:webHidden/>
          </w:rPr>
          <w:t>127</w:t>
        </w:r>
        <w:r>
          <w:rPr>
            <w:noProof/>
            <w:webHidden/>
          </w:rPr>
          <w:fldChar w:fldCharType="end"/>
        </w:r>
      </w:hyperlink>
    </w:p>
    <w:p w14:paraId="482AA522" w14:textId="6D5B77F3" w:rsidR="00F01096" w:rsidRDefault="00F01096">
      <w:pPr>
        <w:pStyle w:val="TOC2"/>
        <w:rPr>
          <w:rFonts w:eastAsiaTheme="minorEastAsia"/>
          <w:noProof/>
          <w:kern w:val="2"/>
          <w:sz w:val="24"/>
          <w:szCs w:val="24"/>
          <w14:ligatures w14:val="standardContextual"/>
        </w:rPr>
      </w:pPr>
      <w:hyperlink w:anchor="_Toc204850659" w:history="1">
        <w:r w:rsidRPr="00470C1E">
          <w:rPr>
            <w:rStyle w:val="Hyperlink"/>
            <w:noProof/>
          </w:rPr>
          <w:t>8.3.</w:t>
        </w:r>
        <w:r>
          <w:rPr>
            <w:rFonts w:eastAsiaTheme="minorEastAsia"/>
            <w:noProof/>
            <w:kern w:val="2"/>
            <w:sz w:val="24"/>
            <w:szCs w:val="24"/>
            <w14:ligatures w14:val="standardContextual"/>
          </w:rPr>
          <w:tab/>
        </w:r>
        <w:r w:rsidRPr="00470C1E">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_Toc204850659 \h </w:instrText>
        </w:r>
        <w:r>
          <w:rPr>
            <w:noProof/>
            <w:webHidden/>
          </w:rPr>
        </w:r>
        <w:r>
          <w:rPr>
            <w:noProof/>
            <w:webHidden/>
          </w:rPr>
          <w:fldChar w:fldCharType="separate"/>
        </w:r>
        <w:r w:rsidR="00976729">
          <w:rPr>
            <w:noProof/>
            <w:webHidden/>
          </w:rPr>
          <w:t>130</w:t>
        </w:r>
        <w:r>
          <w:rPr>
            <w:noProof/>
            <w:webHidden/>
          </w:rPr>
          <w:fldChar w:fldCharType="end"/>
        </w:r>
      </w:hyperlink>
    </w:p>
    <w:p w14:paraId="270DE956" w14:textId="693C05AD" w:rsidR="00F01096" w:rsidRDefault="00F01096">
      <w:pPr>
        <w:pStyle w:val="TOC2"/>
        <w:rPr>
          <w:rFonts w:eastAsiaTheme="minorEastAsia"/>
          <w:noProof/>
          <w:kern w:val="2"/>
          <w:sz w:val="24"/>
          <w:szCs w:val="24"/>
          <w14:ligatures w14:val="standardContextual"/>
        </w:rPr>
      </w:pPr>
      <w:hyperlink w:anchor="_Toc204850660" w:history="1">
        <w:r w:rsidRPr="00470C1E">
          <w:rPr>
            <w:rStyle w:val="Hyperlink"/>
            <w:noProof/>
          </w:rPr>
          <w:t>8.4.</w:t>
        </w:r>
        <w:r>
          <w:rPr>
            <w:rFonts w:eastAsiaTheme="minorEastAsia"/>
            <w:noProof/>
            <w:kern w:val="2"/>
            <w:sz w:val="24"/>
            <w:szCs w:val="24"/>
            <w14:ligatures w14:val="standardContextual"/>
          </w:rPr>
          <w:tab/>
        </w:r>
        <w:r w:rsidRPr="00470C1E">
          <w:rPr>
            <w:rStyle w:val="Hyperlink"/>
            <w:noProof/>
          </w:rPr>
          <w:t>Get Average Days for Length of Time Homeless</w:t>
        </w:r>
        <w:r>
          <w:rPr>
            <w:noProof/>
            <w:webHidden/>
          </w:rPr>
          <w:tab/>
        </w:r>
        <w:r>
          <w:rPr>
            <w:noProof/>
            <w:webHidden/>
          </w:rPr>
          <w:fldChar w:fldCharType="begin"/>
        </w:r>
        <w:r>
          <w:rPr>
            <w:noProof/>
            <w:webHidden/>
          </w:rPr>
          <w:instrText xml:space="preserve"> PAGEREF _Toc204850660 \h </w:instrText>
        </w:r>
        <w:r>
          <w:rPr>
            <w:noProof/>
            <w:webHidden/>
          </w:rPr>
        </w:r>
        <w:r>
          <w:rPr>
            <w:noProof/>
            <w:webHidden/>
          </w:rPr>
          <w:fldChar w:fldCharType="separate"/>
        </w:r>
        <w:r w:rsidR="00976729">
          <w:rPr>
            <w:noProof/>
            <w:webHidden/>
          </w:rPr>
          <w:t>133</w:t>
        </w:r>
        <w:r>
          <w:rPr>
            <w:noProof/>
            <w:webHidden/>
          </w:rPr>
          <w:fldChar w:fldCharType="end"/>
        </w:r>
      </w:hyperlink>
    </w:p>
    <w:p w14:paraId="5BBD55DE" w14:textId="645E88D7" w:rsidR="00F01096" w:rsidRDefault="00F01096">
      <w:pPr>
        <w:pStyle w:val="TOC2"/>
        <w:rPr>
          <w:rFonts w:eastAsiaTheme="minorEastAsia"/>
          <w:noProof/>
          <w:kern w:val="2"/>
          <w:sz w:val="24"/>
          <w:szCs w:val="24"/>
          <w14:ligatures w14:val="standardContextual"/>
        </w:rPr>
      </w:pPr>
      <w:hyperlink w:anchor="_Toc204850661" w:history="1">
        <w:r w:rsidRPr="00470C1E">
          <w:rPr>
            <w:rStyle w:val="Hyperlink"/>
            <w:noProof/>
          </w:rPr>
          <w:t>8.5.</w:t>
        </w:r>
        <w:r>
          <w:rPr>
            <w:rFonts w:eastAsiaTheme="minorEastAsia"/>
            <w:noProof/>
            <w:kern w:val="2"/>
            <w:sz w:val="24"/>
            <w:szCs w:val="24"/>
            <w14:ligatures w14:val="standardContextual"/>
          </w:rPr>
          <w:tab/>
        </w:r>
        <w:r w:rsidRPr="00470C1E">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_Toc204850661 \h </w:instrText>
        </w:r>
        <w:r>
          <w:rPr>
            <w:noProof/>
            <w:webHidden/>
          </w:rPr>
        </w:r>
        <w:r>
          <w:rPr>
            <w:noProof/>
            <w:webHidden/>
          </w:rPr>
          <w:fldChar w:fldCharType="separate"/>
        </w:r>
        <w:r w:rsidR="00976729">
          <w:rPr>
            <w:noProof/>
            <w:webHidden/>
          </w:rPr>
          <w:t>134</w:t>
        </w:r>
        <w:r>
          <w:rPr>
            <w:noProof/>
            <w:webHidden/>
          </w:rPr>
          <w:fldChar w:fldCharType="end"/>
        </w:r>
      </w:hyperlink>
    </w:p>
    <w:p w14:paraId="09940662" w14:textId="4EBDB70F" w:rsidR="00F01096" w:rsidRDefault="00F01096">
      <w:pPr>
        <w:pStyle w:val="TOC2"/>
        <w:rPr>
          <w:rFonts w:eastAsiaTheme="minorEastAsia"/>
          <w:noProof/>
          <w:kern w:val="2"/>
          <w:sz w:val="24"/>
          <w:szCs w:val="24"/>
          <w14:ligatures w14:val="standardContextual"/>
        </w:rPr>
      </w:pPr>
      <w:hyperlink w:anchor="_Toc204850662" w:history="1">
        <w:r w:rsidRPr="00470C1E">
          <w:rPr>
            <w:rStyle w:val="Hyperlink"/>
            <w:noProof/>
          </w:rPr>
          <w:t>8.6.</w:t>
        </w:r>
        <w:r>
          <w:rPr>
            <w:rFonts w:eastAsiaTheme="minorEastAsia"/>
            <w:noProof/>
            <w:kern w:val="2"/>
            <w:sz w:val="24"/>
            <w:szCs w:val="24"/>
            <w14:ligatures w14:val="standardContextual"/>
          </w:rPr>
          <w:tab/>
        </w:r>
        <w:r w:rsidRPr="00470C1E">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_Toc204850662 \h </w:instrText>
        </w:r>
        <w:r>
          <w:rPr>
            <w:noProof/>
            <w:webHidden/>
          </w:rPr>
        </w:r>
        <w:r>
          <w:rPr>
            <w:noProof/>
            <w:webHidden/>
          </w:rPr>
          <w:fldChar w:fldCharType="separate"/>
        </w:r>
        <w:r w:rsidR="00976729">
          <w:rPr>
            <w:noProof/>
            <w:webHidden/>
          </w:rPr>
          <w:t>135</w:t>
        </w:r>
        <w:r>
          <w:rPr>
            <w:noProof/>
            <w:webHidden/>
          </w:rPr>
          <w:fldChar w:fldCharType="end"/>
        </w:r>
      </w:hyperlink>
    </w:p>
    <w:p w14:paraId="0EC5A430" w14:textId="75504890" w:rsidR="00F01096" w:rsidRDefault="00F01096">
      <w:pPr>
        <w:pStyle w:val="TOC2"/>
        <w:rPr>
          <w:rFonts w:eastAsiaTheme="minorEastAsia"/>
          <w:noProof/>
          <w:kern w:val="2"/>
          <w:sz w:val="24"/>
          <w:szCs w:val="24"/>
          <w14:ligatures w14:val="standardContextual"/>
        </w:rPr>
      </w:pPr>
      <w:hyperlink w:anchor="_Toc204850663" w:history="1">
        <w:r w:rsidRPr="00470C1E">
          <w:rPr>
            <w:rStyle w:val="Hyperlink"/>
            <w:noProof/>
          </w:rPr>
          <w:t>8.7.</w:t>
        </w:r>
        <w:r>
          <w:rPr>
            <w:rFonts w:eastAsiaTheme="minorEastAsia"/>
            <w:noProof/>
            <w:kern w:val="2"/>
            <w:sz w:val="24"/>
            <w:szCs w:val="24"/>
            <w14:ligatures w14:val="standardContextual"/>
          </w:rPr>
          <w:tab/>
        </w:r>
        <w:r w:rsidRPr="00470C1E">
          <w:rPr>
            <w:rStyle w:val="Hyperlink"/>
            <w:noProof/>
          </w:rPr>
          <w:t>Get Average Days for Length of Time in RRH Projects</w:t>
        </w:r>
        <w:r>
          <w:rPr>
            <w:noProof/>
            <w:webHidden/>
          </w:rPr>
          <w:tab/>
        </w:r>
        <w:r>
          <w:rPr>
            <w:noProof/>
            <w:webHidden/>
          </w:rPr>
          <w:fldChar w:fldCharType="begin"/>
        </w:r>
        <w:r>
          <w:rPr>
            <w:noProof/>
            <w:webHidden/>
          </w:rPr>
          <w:instrText xml:space="preserve"> PAGEREF _Toc204850663 \h </w:instrText>
        </w:r>
        <w:r>
          <w:rPr>
            <w:noProof/>
            <w:webHidden/>
          </w:rPr>
        </w:r>
        <w:r>
          <w:rPr>
            <w:noProof/>
            <w:webHidden/>
          </w:rPr>
          <w:fldChar w:fldCharType="separate"/>
        </w:r>
        <w:r w:rsidR="00976729">
          <w:rPr>
            <w:noProof/>
            <w:webHidden/>
          </w:rPr>
          <w:t>136</w:t>
        </w:r>
        <w:r>
          <w:rPr>
            <w:noProof/>
            <w:webHidden/>
          </w:rPr>
          <w:fldChar w:fldCharType="end"/>
        </w:r>
      </w:hyperlink>
    </w:p>
    <w:p w14:paraId="4F387CF5" w14:textId="6213F272" w:rsidR="00F01096" w:rsidRDefault="00F01096">
      <w:pPr>
        <w:pStyle w:val="TOC2"/>
        <w:rPr>
          <w:rFonts w:eastAsiaTheme="minorEastAsia"/>
          <w:noProof/>
          <w:kern w:val="2"/>
          <w:sz w:val="24"/>
          <w:szCs w:val="24"/>
          <w14:ligatures w14:val="standardContextual"/>
        </w:rPr>
      </w:pPr>
      <w:hyperlink w:anchor="_Toc204850664" w:history="1">
        <w:r w:rsidRPr="00470C1E">
          <w:rPr>
            <w:rStyle w:val="Hyperlink"/>
            <w:noProof/>
          </w:rPr>
          <w:t>8.8.</w:t>
        </w:r>
        <w:r>
          <w:rPr>
            <w:rFonts w:eastAsiaTheme="minorEastAsia"/>
            <w:noProof/>
            <w:kern w:val="2"/>
            <w:sz w:val="24"/>
            <w:szCs w:val="24"/>
            <w14:ligatures w14:val="standardContextual"/>
          </w:rPr>
          <w:tab/>
        </w:r>
        <w:r w:rsidRPr="00470C1E">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_Toc204850664 \h </w:instrText>
        </w:r>
        <w:r>
          <w:rPr>
            <w:noProof/>
            <w:webHidden/>
          </w:rPr>
        </w:r>
        <w:r>
          <w:rPr>
            <w:noProof/>
            <w:webHidden/>
          </w:rPr>
          <w:fldChar w:fldCharType="separate"/>
        </w:r>
        <w:r w:rsidR="00976729">
          <w:rPr>
            <w:noProof/>
            <w:webHidden/>
          </w:rPr>
          <w:t>137</w:t>
        </w:r>
        <w:r>
          <w:rPr>
            <w:noProof/>
            <w:webHidden/>
          </w:rPr>
          <w:fldChar w:fldCharType="end"/>
        </w:r>
      </w:hyperlink>
    </w:p>
    <w:p w14:paraId="451EB3B2" w14:textId="57BC0935" w:rsidR="00F01096" w:rsidRDefault="00F01096">
      <w:pPr>
        <w:pStyle w:val="TOC2"/>
        <w:rPr>
          <w:rFonts w:eastAsiaTheme="minorEastAsia"/>
          <w:noProof/>
          <w:kern w:val="2"/>
          <w:sz w:val="24"/>
          <w:szCs w:val="24"/>
          <w14:ligatures w14:val="standardContextual"/>
        </w:rPr>
      </w:pPr>
      <w:hyperlink w:anchor="_Toc204850665" w:history="1">
        <w:r w:rsidRPr="00470C1E">
          <w:rPr>
            <w:rStyle w:val="Hyperlink"/>
            <w:noProof/>
          </w:rPr>
          <w:t>8.9.</w:t>
        </w:r>
        <w:r>
          <w:rPr>
            <w:rFonts w:eastAsiaTheme="minorEastAsia"/>
            <w:noProof/>
            <w:kern w:val="2"/>
            <w:sz w:val="24"/>
            <w:szCs w:val="24"/>
            <w14:ligatures w14:val="standardContextual"/>
          </w:rPr>
          <w:tab/>
        </w:r>
        <w:r w:rsidRPr="00470C1E">
          <w:rPr>
            <w:rStyle w:val="Hyperlink"/>
            <w:noProof/>
          </w:rPr>
          <w:t>Get Average Days to Return/Re-engage by Population</w:t>
        </w:r>
        <w:r>
          <w:rPr>
            <w:noProof/>
            <w:webHidden/>
          </w:rPr>
          <w:tab/>
        </w:r>
        <w:r>
          <w:rPr>
            <w:noProof/>
            <w:webHidden/>
          </w:rPr>
          <w:fldChar w:fldCharType="begin"/>
        </w:r>
        <w:r>
          <w:rPr>
            <w:noProof/>
            <w:webHidden/>
          </w:rPr>
          <w:instrText xml:space="preserve"> PAGEREF _Toc204850665 \h </w:instrText>
        </w:r>
        <w:r>
          <w:rPr>
            <w:noProof/>
            <w:webHidden/>
          </w:rPr>
        </w:r>
        <w:r>
          <w:rPr>
            <w:noProof/>
            <w:webHidden/>
          </w:rPr>
          <w:fldChar w:fldCharType="separate"/>
        </w:r>
        <w:r w:rsidR="00976729">
          <w:rPr>
            <w:noProof/>
            <w:webHidden/>
          </w:rPr>
          <w:t>139</w:t>
        </w:r>
        <w:r>
          <w:rPr>
            <w:noProof/>
            <w:webHidden/>
          </w:rPr>
          <w:fldChar w:fldCharType="end"/>
        </w:r>
      </w:hyperlink>
    </w:p>
    <w:p w14:paraId="45E094B2" w14:textId="605619E5" w:rsidR="00F01096" w:rsidRDefault="00F01096">
      <w:pPr>
        <w:pStyle w:val="TOC2"/>
        <w:rPr>
          <w:rFonts w:eastAsiaTheme="minorEastAsia"/>
          <w:noProof/>
          <w:kern w:val="2"/>
          <w:sz w:val="24"/>
          <w:szCs w:val="24"/>
          <w14:ligatures w14:val="standardContextual"/>
        </w:rPr>
      </w:pPr>
      <w:hyperlink w:anchor="_Toc204850666" w:history="1">
        <w:r w:rsidRPr="00470C1E">
          <w:rPr>
            <w:rStyle w:val="Hyperlink"/>
            <w:noProof/>
          </w:rPr>
          <w:t>8.10.</w:t>
        </w:r>
        <w:r>
          <w:rPr>
            <w:rFonts w:eastAsiaTheme="minorEastAsia"/>
            <w:noProof/>
            <w:kern w:val="2"/>
            <w:sz w:val="24"/>
            <w:szCs w:val="24"/>
            <w14:ligatures w14:val="standardContextual"/>
          </w:rPr>
          <w:tab/>
        </w:r>
        <w:r w:rsidRPr="00470C1E">
          <w:rPr>
            <w:rStyle w:val="Hyperlink"/>
            <w:noProof/>
          </w:rPr>
          <w:t>Get Average Days to Return/Re-engage by System Path</w:t>
        </w:r>
        <w:r>
          <w:rPr>
            <w:noProof/>
            <w:webHidden/>
          </w:rPr>
          <w:tab/>
        </w:r>
        <w:r>
          <w:rPr>
            <w:noProof/>
            <w:webHidden/>
          </w:rPr>
          <w:fldChar w:fldCharType="begin"/>
        </w:r>
        <w:r>
          <w:rPr>
            <w:noProof/>
            <w:webHidden/>
          </w:rPr>
          <w:instrText xml:space="preserve"> PAGEREF _Toc204850666 \h </w:instrText>
        </w:r>
        <w:r>
          <w:rPr>
            <w:noProof/>
            <w:webHidden/>
          </w:rPr>
        </w:r>
        <w:r>
          <w:rPr>
            <w:noProof/>
            <w:webHidden/>
          </w:rPr>
          <w:fldChar w:fldCharType="separate"/>
        </w:r>
        <w:r w:rsidR="00976729">
          <w:rPr>
            <w:noProof/>
            <w:webHidden/>
          </w:rPr>
          <w:t>140</w:t>
        </w:r>
        <w:r>
          <w:rPr>
            <w:noProof/>
            <w:webHidden/>
          </w:rPr>
          <w:fldChar w:fldCharType="end"/>
        </w:r>
      </w:hyperlink>
    </w:p>
    <w:p w14:paraId="53B5531E" w14:textId="7A48F3A9" w:rsidR="00F01096" w:rsidRDefault="00F01096">
      <w:pPr>
        <w:pStyle w:val="TOC2"/>
        <w:rPr>
          <w:rFonts w:eastAsiaTheme="minorEastAsia"/>
          <w:noProof/>
          <w:kern w:val="2"/>
          <w:sz w:val="24"/>
          <w:szCs w:val="24"/>
          <w14:ligatures w14:val="standardContextual"/>
        </w:rPr>
      </w:pPr>
      <w:hyperlink w:anchor="_Toc204850667" w:history="1">
        <w:r w:rsidRPr="00470C1E">
          <w:rPr>
            <w:rStyle w:val="Hyperlink"/>
            <w:noProof/>
          </w:rPr>
          <w:t>8.11.</w:t>
        </w:r>
        <w:r>
          <w:rPr>
            <w:rFonts w:eastAsiaTheme="minorEastAsia"/>
            <w:noProof/>
            <w:kern w:val="2"/>
            <w:sz w:val="24"/>
            <w:szCs w:val="24"/>
            <w14:ligatures w14:val="standardContextual"/>
          </w:rPr>
          <w:tab/>
        </w:r>
        <w:r w:rsidRPr="00470C1E">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_Toc204850667 \h </w:instrText>
        </w:r>
        <w:r>
          <w:rPr>
            <w:noProof/>
            <w:webHidden/>
          </w:rPr>
        </w:r>
        <w:r>
          <w:rPr>
            <w:noProof/>
            <w:webHidden/>
          </w:rPr>
          <w:fldChar w:fldCharType="separate"/>
        </w:r>
        <w:r w:rsidR="00976729">
          <w:rPr>
            <w:noProof/>
            <w:webHidden/>
          </w:rPr>
          <w:t>141</w:t>
        </w:r>
        <w:r>
          <w:rPr>
            <w:noProof/>
            <w:webHidden/>
          </w:rPr>
          <w:fldChar w:fldCharType="end"/>
        </w:r>
      </w:hyperlink>
    </w:p>
    <w:p w14:paraId="6E4299A9" w14:textId="274411D9" w:rsidR="00F01096" w:rsidRDefault="00F01096">
      <w:pPr>
        <w:pStyle w:val="TOC1"/>
        <w:rPr>
          <w:rFonts w:eastAsiaTheme="minorEastAsia"/>
          <w:kern w:val="2"/>
          <w:sz w:val="24"/>
          <w:szCs w:val="24"/>
          <w14:ligatures w14:val="standardContextual"/>
        </w:rPr>
      </w:pPr>
      <w:hyperlink w:anchor="_Toc204850668" w:history="1">
        <w:r w:rsidRPr="00470C1E">
          <w:rPr>
            <w:rStyle w:val="Hyperlink"/>
          </w:rPr>
          <w:t>9.</w:t>
        </w:r>
        <w:r>
          <w:rPr>
            <w:rFonts w:eastAsiaTheme="minorEastAsia"/>
            <w:kern w:val="2"/>
            <w:sz w:val="24"/>
            <w:szCs w:val="24"/>
            <w14:ligatures w14:val="standardContextual"/>
          </w:rPr>
          <w:tab/>
        </w:r>
        <w:r w:rsidRPr="00470C1E">
          <w:rPr>
            <w:rStyle w:val="Hyperlink"/>
          </w:rPr>
          <w:t>HMIS Business Logic:  LSACalculated Counts</w:t>
        </w:r>
        <w:r>
          <w:rPr>
            <w:webHidden/>
          </w:rPr>
          <w:tab/>
        </w:r>
        <w:r>
          <w:rPr>
            <w:webHidden/>
          </w:rPr>
          <w:fldChar w:fldCharType="begin"/>
        </w:r>
        <w:r>
          <w:rPr>
            <w:webHidden/>
          </w:rPr>
          <w:instrText xml:space="preserve"> PAGEREF _Toc204850668 \h </w:instrText>
        </w:r>
        <w:r>
          <w:rPr>
            <w:webHidden/>
          </w:rPr>
        </w:r>
        <w:r>
          <w:rPr>
            <w:webHidden/>
          </w:rPr>
          <w:fldChar w:fldCharType="separate"/>
        </w:r>
        <w:r w:rsidR="00976729">
          <w:rPr>
            <w:webHidden/>
          </w:rPr>
          <w:t>144</w:t>
        </w:r>
        <w:r>
          <w:rPr>
            <w:webHidden/>
          </w:rPr>
          <w:fldChar w:fldCharType="end"/>
        </w:r>
      </w:hyperlink>
    </w:p>
    <w:p w14:paraId="0C0DDA97" w14:textId="061DB024" w:rsidR="00F01096" w:rsidRDefault="00F01096">
      <w:pPr>
        <w:pStyle w:val="TOC2"/>
        <w:rPr>
          <w:rFonts w:eastAsiaTheme="minorEastAsia"/>
          <w:noProof/>
          <w:kern w:val="2"/>
          <w:sz w:val="24"/>
          <w:szCs w:val="24"/>
          <w14:ligatures w14:val="standardContextual"/>
        </w:rPr>
      </w:pPr>
      <w:hyperlink w:anchor="_Toc204850669" w:history="1">
        <w:r w:rsidRPr="00470C1E">
          <w:rPr>
            <w:rStyle w:val="Hyperlink"/>
            <w:noProof/>
          </w:rPr>
          <w:t>9.1.</w:t>
        </w:r>
        <w:r>
          <w:rPr>
            <w:rFonts w:eastAsiaTheme="minorEastAsia"/>
            <w:noProof/>
            <w:kern w:val="2"/>
            <w:sz w:val="24"/>
            <w:szCs w:val="24"/>
            <w14:ligatures w14:val="standardContextual"/>
          </w:rPr>
          <w:tab/>
        </w:r>
        <w:r w:rsidRPr="00470C1E">
          <w:rPr>
            <w:rStyle w:val="Hyperlink"/>
            <w:noProof/>
          </w:rPr>
          <w:t>Report Rows for LSACalculated Counts</w:t>
        </w:r>
        <w:r>
          <w:rPr>
            <w:noProof/>
            <w:webHidden/>
          </w:rPr>
          <w:tab/>
        </w:r>
        <w:r>
          <w:rPr>
            <w:noProof/>
            <w:webHidden/>
          </w:rPr>
          <w:fldChar w:fldCharType="begin"/>
        </w:r>
        <w:r>
          <w:rPr>
            <w:noProof/>
            <w:webHidden/>
          </w:rPr>
          <w:instrText xml:space="preserve"> PAGEREF _Toc204850669 \h </w:instrText>
        </w:r>
        <w:r>
          <w:rPr>
            <w:noProof/>
            <w:webHidden/>
          </w:rPr>
        </w:r>
        <w:r>
          <w:rPr>
            <w:noProof/>
            <w:webHidden/>
          </w:rPr>
          <w:fldChar w:fldCharType="separate"/>
        </w:r>
        <w:r w:rsidR="00976729">
          <w:rPr>
            <w:noProof/>
            <w:webHidden/>
          </w:rPr>
          <w:t>144</w:t>
        </w:r>
        <w:r>
          <w:rPr>
            <w:noProof/>
            <w:webHidden/>
          </w:rPr>
          <w:fldChar w:fldCharType="end"/>
        </w:r>
      </w:hyperlink>
    </w:p>
    <w:p w14:paraId="0A877F71" w14:textId="48271651" w:rsidR="00F01096" w:rsidRDefault="00F01096">
      <w:pPr>
        <w:pStyle w:val="TOC2"/>
        <w:rPr>
          <w:rFonts w:eastAsiaTheme="minorEastAsia"/>
          <w:noProof/>
          <w:kern w:val="2"/>
          <w:sz w:val="24"/>
          <w:szCs w:val="24"/>
          <w14:ligatures w14:val="standardContextual"/>
        </w:rPr>
      </w:pPr>
      <w:hyperlink w:anchor="_Toc204850670" w:history="1">
        <w:r w:rsidRPr="00470C1E">
          <w:rPr>
            <w:rStyle w:val="Hyperlink"/>
            <w:noProof/>
          </w:rPr>
          <w:t>9.2.</w:t>
        </w:r>
        <w:r>
          <w:rPr>
            <w:rFonts w:eastAsiaTheme="minorEastAsia"/>
            <w:noProof/>
            <w:kern w:val="2"/>
            <w:sz w:val="24"/>
            <w:szCs w:val="24"/>
            <w14:ligatures w14:val="standardContextual"/>
          </w:rPr>
          <w:tab/>
        </w:r>
        <w:r w:rsidRPr="00470C1E">
          <w:rPr>
            <w:rStyle w:val="Hyperlink"/>
            <w:noProof/>
          </w:rPr>
          <w:t>Identify Active and Point in Time Cohorts for LSACalculated Counts</w:t>
        </w:r>
        <w:r>
          <w:rPr>
            <w:noProof/>
            <w:webHidden/>
          </w:rPr>
          <w:tab/>
        </w:r>
        <w:r>
          <w:rPr>
            <w:noProof/>
            <w:webHidden/>
          </w:rPr>
          <w:fldChar w:fldCharType="begin"/>
        </w:r>
        <w:r>
          <w:rPr>
            <w:noProof/>
            <w:webHidden/>
          </w:rPr>
          <w:instrText xml:space="preserve"> PAGEREF _Toc204850670 \h </w:instrText>
        </w:r>
        <w:r>
          <w:rPr>
            <w:noProof/>
            <w:webHidden/>
          </w:rPr>
        </w:r>
        <w:r>
          <w:rPr>
            <w:noProof/>
            <w:webHidden/>
          </w:rPr>
          <w:fldChar w:fldCharType="separate"/>
        </w:r>
        <w:r w:rsidR="00976729">
          <w:rPr>
            <w:noProof/>
            <w:webHidden/>
          </w:rPr>
          <w:t>144</w:t>
        </w:r>
        <w:r>
          <w:rPr>
            <w:noProof/>
            <w:webHidden/>
          </w:rPr>
          <w:fldChar w:fldCharType="end"/>
        </w:r>
      </w:hyperlink>
    </w:p>
    <w:p w14:paraId="0B30C874" w14:textId="44A89C47" w:rsidR="00F01096" w:rsidRDefault="00F01096">
      <w:pPr>
        <w:pStyle w:val="TOC2"/>
        <w:rPr>
          <w:rFonts w:eastAsiaTheme="minorEastAsia"/>
          <w:noProof/>
          <w:kern w:val="2"/>
          <w:sz w:val="24"/>
          <w:szCs w:val="24"/>
          <w14:ligatures w14:val="standardContextual"/>
        </w:rPr>
      </w:pPr>
      <w:hyperlink w:anchor="_Toc204850671" w:history="1">
        <w:r w:rsidRPr="00470C1E">
          <w:rPr>
            <w:rStyle w:val="Hyperlink"/>
            <w:noProof/>
          </w:rPr>
          <w:t>9.3.</w:t>
        </w:r>
        <w:r>
          <w:rPr>
            <w:rFonts w:eastAsiaTheme="minorEastAsia"/>
            <w:noProof/>
            <w:kern w:val="2"/>
            <w:sz w:val="24"/>
            <w:szCs w:val="24"/>
            <w14:ligatures w14:val="standardContextual"/>
          </w:rPr>
          <w:tab/>
        </w:r>
        <w:r w:rsidRPr="00470C1E">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_Toc204850671 \h </w:instrText>
        </w:r>
        <w:r>
          <w:rPr>
            <w:noProof/>
            <w:webHidden/>
          </w:rPr>
        </w:r>
        <w:r>
          <w:rPr>
            <w:noProof/>
            <w:webHidden/>
          </w:rPr>
          <w:fldChar w:fldCharType="separate"/>
        </w:r>
        <w:r w:rsidR="00976729">
          <w:rPr>
            <w:noProof/>
            <w:webHidden/>
          </w:rPr>
          <w:t>145</w:t>
        </w:r>
        <w:r>
          <w:rPr>
            <w:noProof/>
            <w:webHidden/>
          </w:rPr>
          <w:fldChar w:fldCharType="end"/>
        </w:r>
      </w:hyperlink>
    </w:p>
    <w:p w14:paraId="6986B8AB" w14:textId="297931AF" w:rsidR="00F01096" w:rsidRDefault="00F01096">
      <w:pPr>
        <w:pStyle w:val="TOC2"/>
        <w:rPr>
          <w:rFonts w:eastAsiaTheme="minorEastAsia"/>
          <w:noProof/>
          <w:kern w:val="2"/>
          <w:sz w:val="24"/>
          <w:szCs w:val="24"/>
          <w14:ligatures w14:val="standardContextual"/>
        </w:rPr>
      </w:pPr>
      <w:hyperlink w:anchor="_Toc204850672" w:history="1">
        <w:r w:rsidRPr="00470C1E">
          <w:rPr>
            <w:rStyle w:val="Hyperlink"/>
            <w:noProof/>
          </w:rPr>
          <w:t>9.4.</w:t>
        </w:r>
        <w:r>
          <w:rPr>
            <w:rFonts w:eastAsiaTheme="minorEastAsia"/>
            <w:noProof/>
            <w:kern w:val="2"/>
            <w:sz w:val="24"/>
            <w:szCs w:val="24"/>
            <w14:ligatures w14:val="standardContextual"/>
          </w:rPr>
          <w:tab/>
        </w:r>
        <w:r w:rsidRPr="00470C1E">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_Toc204850672 \h </w:instrText>
        </w:r>
        <w:r>
          <w:rPr>
            <w:noProof/>
            <w:webHidden/>
          </w:rPr>
        </w:r>
        <w:r>
          <w:rPr>
            <w:noProof/>
            <w:webHidden/>
          </w:rPr>
          <w:fldChar w:fldCharType="separate"/>
        </w:r>
        <w:r w:rsidR="00976729">
          <w:rPr>
            <w:noProof/>
            <w:webHidden/>
          </w:rPr>
          <w:t>147</w:t>
        </w:r>
        <w:r>
          <w:rPr>
            <w:noProof/>
            <w:webHidden/>
          </w:rPr>
          <w:fldChar w:fldCharType="end"/>
        </w:r>
      </w:hyperlink>
    </w:p>
    <w:p w14:paraId="7067709A" w14:textId="17BFE651" w:rsidR="00F01096" w:rsidRDefault="00F01096">
      <w:pPr>
        <w:pStyle w:val="TOC2"/>
        <w:rPr>
          <w:rFonts w:eastAsiaTheme="minorEastAsia"/>
          <w:noProof/>
          <w:kern w:val="2"/>
          <w:sz w:val="24"/>
          <w:szCs w:val="24"/>
          <w14:ligatures w14:val="standardContextual"/>
        </w:rPr>
      </w:pPr>
      <w:hyperlink w:anchor="_Toc204850673" w:history="1">
        <w:r w:rsidRPr="00470C1E">
          <w:rPr>
            <w:rStyle w:val="Hyperlink"/>
            <w:noProof/>
          </w:rPr>
          <w:t>9.5.</w:t>
        </w:r>
        <w:r>
          <w:rPr>
            <w:rFonts w:eastAsiaTheme="minorEastAsia"/>
            <w:noProof/>
            <w:kern w:val="2"/>
            <w:sz w:val="24"/>
            <w:szCs w:val="24"/>
            <w14:ligatures w14:val="standardContextual"/>
          </w:rPr>
          <w:tab/>
        </w:r>
        <w:r w:rsidRPr="00470C1E">
          <w:rPr>
            <w:rStyle w:val="Hyperlink"/>
            <w:noProof/>
          </w:rPr>
          <w:t>Get Counts of Bednights</w:t>
        </w:r>
        <w:r>
          <w:rPr>
            <w:noProof/>
            <w:webHidden/>
          </w:rPr>
          <w:tab/>
        </w:r>
        <w:r>
          <w:rPr>
            <w:noProof/>
            <w:webHidden/>
          </w:rPr>
          <w:fldChar w:fldCharType="begin"/>
        </w:r>
        <w:r>
          <w:rPr>
            <w:noProof/>
            <w:webHidden/>
          </w:rPr>
          <w:instrText xml:space="preserve"> PAGEREF _Toc204850673 \h </w:instrText>
        </w:r>
        <w:r>
          <w:rPr>
            <w:noProof/>
            <w:webHidden/>
          </w:rPr>
        </w:r>
        <w:r>
          <w:rPr>
            <w:noProof/>
            <w:webHidden/>
          </w:rPr>
          <w:fldChar w:fldCharType="separate"/>
        </w:r>
        <w:r w:rsidR="00976729">
          <w:rPr>
            <w:noProof/>
            <w:webHidden/>
          </w:rPr>
          <w:t>151</w:t>
        </w:r>
        <w:r>
          <w:rPr>
            <w:noProof/>
            <w:webHidden/>
          </w:rPr>
          <w:fldChar w:fldCharType="end"/>
        </w:r>
      </w:hyperlink>
    </w:p>
    <w:p w14:paraId="4B57C725" w14:textId="25FAE419" w:rsidR="00F01096" w:rsidRDefault="00F01096">
      <w:pPr>
        <w:pStyle w:val="TOC2"/>
        <w:rPr>
          <w:rFonts w:eastAsiaTheme="minorEastAsia"/>
          <w:noProof/>
          <w:kern w:val="2"/>
          <w:sz w:val="24"/>
          <w:szCs w:val="24"/>
          <w14:ligatures w14:val="standardContextual"/>
        </w:rPr>
      </w:pPr>
      <w:hyperlink w:anchor="_Toc204850674" w:history="1">
        <w:r w:rsidRPr="00470C1E">
          <w:rPr>
            <w:rStyle w:val="Hyperlink"/>
            <w:noProof/>
          </w:rPr>
          <w:t>9.6.</w:t>
        </w:r>
        <w:r>
          <w:rPr>
            <w:rFonts w:eastAsiaTheme="minorEastAsia"/>
            <w:noProof/>
            <w:kern w:val="2"/>
            <w:sz w:val="24"/>
            <w:szCs w:val="24"/>
            <w14:ligatures w14:val="standardContextual"/>
          </w:rPr>
          <w:tab/>
        </w:r>
        <w:r w:rsidRPr="00470C1E">
          <w:rPr>
            <w:rStyle w:val="Hyperlink"/>
            <w:noProof/>
          </w:rPr>
          <w:t>Get OPH Point-in-Time Counts for HIC</w:t>
        </w:r>
        <w:r>
          <w:rPr>
            <w:noProof/>
            <w:webHidden/>
          </w:rPr>
          <w:tab/>
        </w:r>
        <w:r>
          <w:rPr>
            <w:noProof/>
            <w:webHidden/>
          </w:rPr>
          <w:fldChar w:fldCharType="begin"/>
        </w:r>
        <w:r>
          <w:rPr>
            <w:noProof/>
            <w:webHidden/>
          </w:rPr>
          <w:instrText xml:space="preserve"> PAGEREF _Toc204850674 \h </w:instrText>
        </w:r>
        <w:r>
          <w:rPr>
            <w:noProof/>
            <w:webHidden/>
          </w:rPr>
        </w:r>
        <w:r>
          <w:rPr>
            <w:noProof/>
            <w:webHidden/>
          </w:rPr>
          <w:fldChar w:fldCharType="separate"/>
        </w:r>
        <w:r w:rsidR="00976729">
          <w:rPr>
            <w:noProof/>
            <w:webHidden/>
          </w:rPr>
          <w:t>153</w:t>
        </w:r>
        <w:r>
          <w:rPr>
            <w:noProof/>
            <w:webHidden/>
          </w:rPr>
          <w:fldChar w:fldCharType="end"/>
        </w:r>
      </w:hyperlink>
    </w:p>
    <w:p w14:paraId="017FB262" w14:textId="1647890F" w:rsidR="00F01096" w:rsidRDefault="00F01096">
      <w:pPr>
        <w:pStyle w:val="TOC1"/>
        <w:rPr>
          <w:rFonts w:eastAsiaTheme="minorEastAsia"/>
          <w:kern w:val="2"/>
          <w:sz w:val="24"/>
          <w:szCs w:val="24"/>
          <w14:ligatures w14:val="standardContextual"/>
        </w:rPr>
      </w:pPr>
      <w:hyperlink w:anchor="_Toc204850675" w:history="1">
        <w:r w:rsidRPr="00470C1E">
          <w:rPr>
            <w:rStyle w:val="Hyperlink"/>
          </w:rPr>
          <w:t>10.</w:t>
        </w:r>
        <w:r>
          <w:rPr>
            <w:rFonts w:eastAsiaTheme="minorEastAsia"/>
            <w:kern w:val="2"/>
            <w:sz w:val="24"/>
            <w:szCs w:val="24"/>
            <w14:ligatures w14:val="standardContextual"/>
          </w:rPr>
          <w:tab/>
        </w:r>
        <w:r w:rsidRPr="00470C1E">
          <w:rPr>
            <w:rStyle w:val="Hyperlink"/>
          </w:rPr>
          <w:t>HMIS Business Logic:  LSACalculated Project-Level Data Quality Counts</w:t>
        </w:r>
        <w:r>
          <w:rPr>
            <w:webHidden/>
          </w:rPr>
          <w:tab/>
        </w:r>
        <w:r>
          <w:rPr>
            <w:webHidden/>
          </w:rPr>
          <w:fldChar w:fldCharType="begin"/>
        </w:r>
        <w:r>
          <w:rPr>
            <w:webHidden/>
          </w:rPr>
          <w:instrText xml:space="preserve"> PAGEREF _Toc204850675 \h </w:instrText>
        </w:r>
        <w:r>
          <w:rPr>
            <w:webHidden/>
          </w:rPr>
        </w:r>
        <w:r>
          <w:rPr>
            <w:webHidden/>
          </w:rPr>
          <w:fldChar w:fldCharType="separate"/>
        </w:r>
        <w:r w:rsidR="00976729">
          <w:rPr>
            <w:webHidden/>
          </w:rPr>
          <w:t>155</w:t>
        </w:r>
        <w:r>
          <w:rPr>
            <w:webHidden/>
          </w:rPr>
          <w:fldChar w:fldCharType="end"/>
        </w:r>
      </w:hyperlink>
    </w:p>
    <w:p w14:paraId="1AEB0836" w14:textId="69B5A15E" w:rsidR="00F01096" w:rsidRDefault="00F01096">
      <w:pPr>
        <w:pStyle w:val="TOC2"/>
        <w:rPr>
          <w:rFonts w:eastAsiaTheme="minorEastAsia"/>
          <w:noProof/>
          <w:kern w:val="2"/>
          <w:sz w:val="24"/>
          <w:szCs w:val="24"/>
          <w14:ligatures w14:val="standardContextual"/>
        </w:rPr>
      </w:pPr>
      <w:hyperlink w:anchor="_Toc204850676" w:history="1">
        <w:r w:rsidRPr="00470C1E">
          <w:rPr>
            <w:rStyle w:val="Hyperlink"/>
            <w:noProof/>
          </w:rPr>
          <w:t>10.1.</w:t>
        </w:r>
        <w:r>
          <w:rPr>
            <w:rFonts w:eastAsiaTheme="minorEastAsia"/>
            <w:noProof/>
            <w:kern w:val="2"/>
            <w:sz w:val="24"/>
            <w:szCs w:val="24"/>
            <w14:ligatures w14:val="standardContextual"/>
          </w:rPr>
          <w:tab/>
        </w:r>
        <w:r w:rsidRPr="00470C1E">
          <w:rPr>
            <w:rStyle w:val="Hyperlink"/>
            <w:noProof/>
          </w:rPr>
          <w:t>Static Column Values</w:t>
        </w:r>
        <w:r>
          <w:rPr>
            <w:noProof/>
            <w:webHidden/>
          </w:rPr>
          <w:tab/>
        </w:r>
        <w:r>
          <w:rPr>
            <w:noProof/>
            <w:webHidden/>
          </w:rPr>
          <w:fldChar w:fldCharType="begin"/>
        </w:r>
        <w:r>
          <w:rPr>
            <w:noProof/>
            <w:webHidden/>
          </w:rPr>
          <w:instrText xml:space="preserve"> PAGEREF _Toc204850676 \h </w:instrText>
        </w:r>
        <w:r>
          <w:rPr>
            <w:noProof/>
            <w:webHidden/>
          </w:rPr>
        </w:r>
        <w:r>
          <w:rPr>
            <w:noProof/>
            <w:webHidden/>
          </w:rPr>
          <w:fldChar w:fldCharType="separate"/>
        </w:r>
        <w:r w:rsidR="00976729">
          <w:rPr>
            <w:noProof/>
            <w:webHidden/>
          </w:rPr>
          <w:t>155</w:t>
        </w:r>
        <w:r>
          <w:rPr>
            <w:noProof/>
            <w:webHidden/>
          </w:rPr>
          <w:fldChar w:fldCharType="end"/>
        </w:r>
      </w:hyperlink>
    </w:p>
    <w:p w14:paraId="45A6B258" w14:textId="6392A12F" w:rsidR="00F01096" w:rsidRDefault="00F01096">
      <w:pPr>
        <w:pStyle w:val="TOC2"/>
        <w:rPr>
          <w:rFonts w:eastAsiaTheme="minorEastAsia"/>
          <w:noProof/>
          <w:kern w:val="2"/>
          <w:sz w:val="24"/>
          <w:szCs w:val="24"/>
          <w14:ligatures w14:val="standardContextual"/>
        </w:rPr>
      </w:pPr>
      <w:hyperlink w:anchor="_Toc204850677" w:history="1">
        <w:r w:rsidRPr="00470C1E">
          <w:rPr>
            <w:rStyle w:val="Hyperlink"/>
            <w:noProof/>
          </w:rPr>
          <w:t>10.2.</w:t>
        </w:r>
        <w:r>
          <w:rPr>
            <w:rFonts w:eastAsiaTheme="minorEastAsia"/>
            <w:noProof/>
            <w:kern w:val="2"/>
            <w:sz w:val="24"/>
            <w:szCs w:val="24"/>
            <w14:ligatures w14:val="standardContextual"/>
          </w:rPr>
          <w:tab/>
        </w:r>
        <w:r w:rsidRPr="00470C1E">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_Toc204850677 \h </w:instrText>
        </w:r>
        <w:r>
          <w:rPr>
            <w:noProof/>
            <w:webHidden/>
          </w:rPr>
        </w:r>
        <w:r>
          <w:rPr>
            <w:noProof/>
            <w:webHidden/>
          </w:rPr>
          <w:fldChar w:fldCharType="separate"/>
        </w:r>
        <w:r w:rsidR="00976729">
          <w:rPr>
            <w:noProof/>
            <w:webHidden/>
          </w:rPr>
          <w:t>155</w:t>
        </w:r>
        <w:r>
          <w:rPr>
            <w:noProof/>
            <w:webHidden/>
          </w:rPr>
          <w:fldChar w:fldCharType="end"/>
        </w:r>
      </w:hyperlink>
    </w:p>
    <w:p w14:paraId="2714BE30" w14:textId="5C09024C" w:rsidR="00F01096" w:rsidRDefault="00F01096">
      <w:pPr>
        <w:pStyle w:val="TOC2"/>
        <w:rPr>
          <w:rFonts w:eastAsiaTheme="minorEastAsia"/>
          <w:noProof/>
          <w:kern w:val="2"/>
          <w:sz w:val="24"/>
          <w:szCs w:val="24"/>
          <w14:ligatures w14:val="standardContextual"/>
        </w:rPr>
      </w:pPr>
      <w:hyperlink w:anchor="_Toc204850678" w:history="1">
        <w:r w:rsidRPr="00470C1E">
          <w:rPr>
            <w:rStyle w:val="Hyperlink"/>
            <w:noProof/>
          </w:rPr>
          <w:t>10.3.</w:t>
        </w:r>
        <w:r>
          <w:rPr>
            <w:rFonts w:eastAsiaTheme="minorEastAsia"/>
            <w:noProof/>
            <w:kern w:val="2"/>
            <w:sz w:val="24"/>
            <w:szCs w:val="24"/>
            <w14:ligatures w14:val="standardContextual"/>
          </w:rPr>
          <w:tab/>
        </w:r>
        <w:r w:rsidRPr="00470C1E">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_Toc204850678 \h </w:instrText>
        </w:r>
        <w:r>
          <w:rPr>
            <w:noProof/>
            <w:webHidden/>
          </w:rPr>
        </w:r>
        <w:r>
          <w:rPr>
            <w:noProof/>
            <w:webHidden/>
          </w:rPr>
          <w:fldChar w:fldCharType="separate"/>
        </w:r>
        <w:r w:rsidR="00976729">
          <w:rPr>
            <w:noProof/>
            <w:webHidden/>
          </w:rPr>
          <w:t>155</w:t>
        </w:r>
        <w:r>
          <w:rPr>
            <w:noProof/>
            <w:webHidden/>
          </w:rPr>
          <w:fldChar w:fldCharType="end"/>
        </w:r>
      </w:hyperlink>
    </w:p>
    <w:p w14:paraId="61D0FBEC" w14:textId="672AF1E6" w:rsidR="00F01096" w:rsidRDefault="00F01096">
      <w:pPr>
        <w:pStyle w:val="TOC2"/>
        <w:rPr>
          <w:rFonts w:eastAsiaTheme="minorEastAsia"/>
          <w:noProof/>
          <w:kern w:val="2"/>
          <w:sz w:val="24"/>
          <w:szCs w:val="24"/>
          <w14:ligatures w14:val="standardContextual"/>
        </w:rPr>
      </w:pPr>
      <w:hyperlink w:anchor="_Toc204850679" w:history="1">
        <w:r w:rsidRPr="00470C1E">
          <w:rPr>
            <w:rStyle w:val="Hyperlink"/>
            <w:noProof/>
          </w:rPr>
          <w:t>10.4.</w:t>
        </w:r>
        <w:r>
          <w:rPr>
            <w:rFonts w:eastAsiaTheme="minorEastAsia"/>
            <w:noProof/>
            <w:kern w:val="2"/>
            <w:sz w:val="24"/>
            <w:szCs w:val="24"/>
            <w14:ligatures w14:val="standardContextual"/>
          </w:rPr>
          <w:tab/>
        </w:r>
        <w:r w:rsidRPr="00470C1E">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_Toc204850679 \h </w:instrText>
        </w:r>
        <w:r>
          <w:rPr>
            <w:noProof/>
            <w:webHidden/>
          </w:rPr>
        </w:r>
        <w:r>
          <w:rPr>
            <w:noProof/>
            <w:webHidden/>
          </w:rPr>
          <w:fldChar w:fldCharType="separate"/>
        </w:r>
        <w:r w:rsidR="00976729">
          <w:rPr>
            <w:noProof/>
            <w:webHidden/>
          </w:rPr>
          <w:t>156</w:t>
        </w:r>
        <w:r>
          <w:rPr>
            <w:noProof/>
            <w:webHidden/>
          </w:rPr>
          <w:fldChar w:fldCharType="end"/>
        </w:r>
      </w:hyperlink>
    </w:p>
    <w:p w14:paraId="295D6753" w14:textId="11F60A49" w:rsidR="00F01096" w:rsidRDefault="00F01096">
      <w:pPr>
        <w:pStyle w:val="TOC2"/>
        <w:rPr>
          <w:rFonts w:eastAsiaTheme="minorEastAsia"/>
          <w:noProof/>
          <w:kern w:val="2"/>
          <w:sz w:val="24"/>
          <w:szCs w:val="24"/>
          <w14:ligatures w14:val="standardContextual"/>
        </w:rPr>
      </w:pPr>
      <w:hyperlink w:anchor="_Toc204850680" w:history="1">
        <w:r w:rsidRPr="00470C1E">
          <w:rPr>
            <w:rStyle w:val="Hyperlink"/>
            <w:noProof/>
          </w:rPr>
          <w:t>10.5.</w:t>
        </w:r>
        <w:r>
          <w:rPr>
            <w:rFonts w:eastAsiaTheme="minorEastAsia"/>
            <w:noProof/>
            <w:kern w:val="2"/>
            <w:sz w:val="24"/>
            <w:szCs w:val="24"/>
            <w14:ligatures w14:val="standardContextual"/>
          </w:rPr>
          <w:tab/>
        </w:r>
        <w:r w:rsidRPr="00470C1E">
          <w:rPr>
            <w:rStyle w:val="Hyperlink"/>
            <w:noProof/>
          </w:rPr>
          <w:t>DQ – Enrollments in Non-Participating Projects</w:t>
        </w:r>
        <w:r>
          <w:rPr>
            <w:noProof/>
            <w:webHidden/>
          </w:rPr>
          <w:tab/>
        </w:r>
        <w:r>
          <w:rPr>
            <w:noProof/>
            <w:webHidden/>
          </w:rPr>
          <w:fldChar w:fldCharType="begin"/>
        </w:r>
        <w:r>
          <w:rPr>
            <w:noProof/>
            <w:webHidden/>
          </w:rPr>
          <w:instrText xml:space="preserve"> PAGEREF _Toc204850680 \h </w:instrText>
        </w:r>
        <w:r>
          <w:rPr>
            <w:noProof/>
            <w:webHidden/>
          </w:rPr>
        </w:r>
        <w:r>
          <w:rPr>
            <w:noProof/>
            <w:webHidden/>
          </w:rPr>
          <w:fldChar w:fldCharType="separate"/>
        </w:r>
        <w:r w:rsidR="00976729">
          <w:rPr>
            <w:noProof/>
            <w:webHidden/>
          </w:rPr>
          <w:t>156</w:t>
        </w:r>
        <w:r>
          <w:rPr>
            <w:noProof/>
            <w:webHidden/>
          </w:rPr>
          <w:fldChar w:fldCharType="end"/>
        </w:r>
      </w:hyperlink>
    </w:p>
    <w:p w14:paraId="7F51A5C7" w14:textId="748A3AE8" w:rsidR="00F01096" w:rsidRDefault="00F01096">
      <w:pPr>
        <w:pStyle w:val="TOC2"/>
        <w:rPr>
          <w:rFonts w:eastAsiaTheme="minorEastAsia"/>
          <w:noProof/>
          <w:kern w:val="2"/>
          <w:sz w:val="24"/>
          <w:szCs w:val="24"/>
          <w14:ligatures w14:val="standardContextual"/>
        </w:rPr>
      </w:pPr>
      <w:hyperlink w:anchor="_Toc204850681" w:history="1">
        <w:r w:rsidRPr="00470C1E">
          <w:rPr>
            <w:rStyle w:val="Hyperlink"/>
            <w:noProof/>
          </w:rPr>
          <w:t>10.6.</w:t>
        </w:r>
        <w:r>
          <w:rPr>
            <w:rFonts w:eastAsiaTheme="minorEastAsia"/>
            <w:noProof/>
            <w:kern w:val="2"/>
            <w:sz w:val="24"/>
            <w:szCs w:val="24"/>
            <w14:ligatures w14:val="standardContextual"/>
          </w:rPr>
          <w:tab/>
        </w:r>
        <w:r w:rsidRPr="00470C1E">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_Toc204850681 \h </w:instrText>
        </w:r>
        <w:r>
          <w:rPr>
            <w:noProof/>
            <w:webHidden/>
          </w:rPr>
        </w:r>
        <w:r>
          <w:rPr>
            <w:noProof/>
            <w:webHidden/>
          </w:rPr>
          <w:fldChar w:fldCharType="separate"/>
        </w:r>
        <w:r w:rsidR="00976729">
          <w:rPr>
            <w:noProof/>
            <w:webHidden/>
          </w:rPr>
          <w:t>156</w:t>
        </w:r>
        <w:r>
          <w:rPr>
            <w:noProof/>
            <w:webHidden/>
          </w:rPr>
          <w:fldChar w:fldCharType="end"/>
        </w:r>
      </w:hyperlink>
    </w:p>
    <w:p w14:paraId="7A51C032" w14:textId="7E42F88B" w:rsidR="00F01096" w:rsidRDefault="00F01096">
      <w:pPr>
        <w:pStyle w:val="TOC2"/>
        <w:rPr>
          <w:rFonts w:eastAsiaTheme="minorEastAsia"/>
          <w:noProof/>
          <w:kern w:val="2"/>
          <w:sz w:val="24"/>
          <w:szCs w:val="24"/>
          <w14:ligatures w14:val="standardContextual"/>
        </w:rPr>
      </w:pPr>
      <w:hyperlink w:anchor="_Toc204850682" w:history="1">
        <w:r w:rsidRPr="00470C1E">
          <w:rPr>
            <w:rStyle w:val="Hyperlink"/>
            <w:noProof/>
          </w:rPr>
          <w:t>10.7.</w:t>
        </w:r>
        <w:r>
          <w:rPr>
            <w:rFonts w:eastAsiaTheme="minorEastAsia"/>
            <w:noProof/>
            <w:kern w:val="2"/>
            <w:sz w:val="24"/>
            <w:szCs w:val="24"/>
            <w14:ligatures w14:val="standardContextual"/>
          </w:rPr>
          <w:tab/>
        </w:r>
        <w:r w:rsidRPr="00470C1E">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_Toc204850682 \h </w:instrText>
        </w:r>
        <w:r>
          <w:rPr>
            <w:noProof/>
            <w:webHidden/>
          </w:rPr>
        </w:r>
        <w:r>
          <w:rPr>
            <w:noProof/>
            <w:webHidden/>
          </w:rPr>
          <w:fldChar w:fldCharType="separate"/>
        </w:r>
        <w:r w:rsidR="00976729">
          <w:rPr>
            <w:noProof/>
            <w:webHidden/>
          </w:rPr>
          <w:t>157</w:t>
        </w:r>
        <w:r>
          <w:rPr>
            <w:noProof/>
            <w:webHidden/>
          </w:rPr>
          <w:fldChar w:fldCharType="end"/>
        </w:r>
      </w:hyperlink>
    </w:p>
    <w:p w14:paraId="2D473693" w14:textId="279F77C1" w:rsidR="00F01096" w:rsidRDefault="00F01096">
      <w:pPr>
        <w:pStyle w:val="TOC2"/>
        <w:rPr>
          <w:rFonts w:eastAsiaTheme="minorEastAsia"/>
          <w:noProof/>
          <w:kern w:val="2"/>
          <w:sz w:val="24"/>
          <w:szCs w:val="24"/>
          <w14:ligatures w14:val="standardContextual"/>
        </w:rPr>
      </w:pPr>
      <w:hyperlink w:anchor="_Toc204850683" w:history="1">
        <w:r w:rsidRPr="00470C1E">
          <w:rPr>
            <w:rStyle w:val="Hyperlink"/>
            <w:noProof/>
          </w:rPr>
          <w:t>10.8.</w:t>
        </w:r>
        <w:r>
          <w:rPr>
            <w:rFonts w:eastAsiaTheme="minorEastAsia"/>
            <w:noProof/>
            <w:kern w:val="2"/>
            <w:sz w:val="24"/>
            <w:szCs w:val="24"/>
            <w14:ligatures w14:val="standardContextual"/>
          </w:rPr>
          <w:tab/>
        </w:r>
        <w:r w:rsidRPr="00470C1E">
          <w:rPr>
            <w:rStyle w:val="Hyperlink"/>
            <w:noProof/>
          </w:rPr>
          <w:t>DQ – Household Entry</w:t>
        </w:r>
        <w:r>
          <w:rPr>
            <w:noProof/>
            <w:webHidden/>
          </w:rPr>
          <w:tab/>
        </w:r>
        <w:r>
          <w:rPr>
            <w:noProof/>
            <w:webHidden/>
          </w:rPr>
          <w:fldChar w:fldCharType="begin"/>
        </w:r>
        <w:r>
          <w:rPr>
            <w:noProof/>
            <w:webHidden/>
          </w:rPr>
          <w:instrText xml:space="preserve"> PAGEREF _Toc204850683 \h </w:instrText>
        </w:r>
        <w:r>
          <w:rPr>
            <w:noProof/>
            <w:webHidden/>
          </w:rPr>
        </w:r>
        <w:r>
          <w:rPr>
            <w:noProof/>
            <w:webHidden/>
          </w:rPr>
          <w:fldChar w:fldCharType="separate"/>
        </w:r>
        <w:r w:rsidR="00976729">
          <w:rPr>
            <w:noProof/>
            <w:webHidden/>
          </w:rPr>
          <w:t>157</w:t>
        </w:r>
        <w:r>
          <w:rPr>
            <w:noProof/>
            <w:webHidden/>
          </w:rPr>
          <w:fldChar w:fldCharType="end"/>
        </w:r>
      </w:hyperlink>
    </w:p>
    <w:p w14:paraId="20057B59" w14:textId="5961BF18" w:rsidR="00F01096" w:rsidRDefault="00F01096">
      <w:pPr>
        <w:pStyle w:val="TOC2"/>
        <w:rPr>
          <w:rFonts w:eastAsiaTheme="minorEastAsia"/>
          <w:noProof/>
          <w:kern w:val="2"/>
          <w:sz w:val="24"/>
          <w:szCs w:val="24"/>
          <w14:ligatures w14:val="standardContextual"/>
        </w:rPr>
      </w:pPr>
      <w:hyperlink w:anchor="_Toc204850684" w:history="1">
        <w:r w:rsidRPr="00470C1E">
          <w:rPr>
            <w:rStyle w:val="Hyperlink"/>
            <w:noProof/>
          </w:rPr>
          <w:t>10.9.</w:t>
        </w:r>
        <w:r>
          <w:rPr>
            <w:rFonts w:eastAsiaTheme="minorEastAsia"/>
            <w:noProof/>
            <w:kern w:val="2"/>
            <w:sz w:val="24"/>
            <w:szCs w:val="24"/>
            <w14:ligatures w14:val="standardContextual"/>
          </w:rPr>
          <w:tab/>
        </w:r>
        <w:r w:rsidRPr="00470C1E">
          <w:rPr>
            <w:rStyle w:val="Hyperlink"/>
            <w:noProof/>
          </w:rPr>
          <w:t>DQ – Client Entry</w:t>
        </w:r>
        <w:r>
          <w:rPr>
            <w:noProof/>
            <w:webHidden/>
          </w:rPr>
          <w:tab/>
        </w:r>
        <w:r>
          <w:rPr>
            <w:noProof/>
            <w:webHidden/>
          </w:rPr>
          <w:fldChar w:fldCharType="begin"/>
        </w:r>
        <w:r>
          <w:rPr>
            <w:noProof/>
            <w:webHidden/>
          </w:rPr>
          <w:instrText xml:space="preserve"> PAGEREF _Toc204850684 \h </w:instrText>
        </w:r>
        <w:r>
          <w:rPr>
            <w:noProof/>
            <w:webHidden/>
          </w:rPr>
        </w:r>
        <w:r>
          <w:rPr>
            <w:noProof/>
            <w:webHidden/>
          </w:rPr>
          <w:fldChar w:fldCharType="separate"/>
        </w:r>
        <w:r w:rsidR="00976729">
          <w:rPr>
            <w:noProof/>
            <w:webHidden/>
          </w:rPr>
          <w:t>157</w:t>
        </w:r>
        <w:r>
          <w:rPr>
            <w:noProof/>
            <w:webHidden/>
          </w:rPr>
          <w:fldChar w:fldCharType="end"/>
        </w:r>
      </w:hyperlink>
    </w:p>
    <w:p w14:paraId="0D59C5EC" w14:textId="1D44691C" w:rsidR="00F01096" w:rsidRDefault="00F01096">
      <w:pPr>
        <w:pStyle w:val="TOC2"/>
        <w:rPr>
          <w:rFonts w:eastAsiaTheme="minorEastAsia"/>
          <w:noProof/>
          <w:kern w:val="2"/>
          <w:sz w:val="24"/>
          <w:szCs w:val="24"/>
          <w14:ligatures w14:val="standardContextual"/>
        </w:rPr>
      </w:pPr>
      <w:hyperlink w:anchor="_Toc204850685" w:history="1">
        <w:r w:rsidRPr="00470C1E">
          <w:rPr>
            <w:rStyle w:val="Hyperlink"/>
            <w:noProof/>
          </w:rPr>
          <w:t>10.10.</w:t>
        </w:r>
        <w:r>
          <w:rPr>
            <w:rFonts w:eastAsiaTheme="minorEastAsia"/>
            <w:noProof/>
            <w:kern w:val="2"/>
            <w:sz w:val="24"/>
            <w:szCs w:val="24"/>
            <w14:ligatures w14:val="standardContextual"/>
          </w:rPr>
          <w:tab/>
        </w:r>
        <w:r w:rsidRPr="00470C1E">
          <w:rPr>
            <w:rStyle w:val="Hyperlink"/>
            <w:noProof/>
          </w:rPr>
          <w:t>DQ – Adult/HoH Entry</w:t>
        </w:r>
        <w:r>
          <w:rPr>
            <w:noProof/>
            <w:webHidden/>
          </w:rPr>
          <w:tab/>
        </w:r>
        <w:r>
          <w:rPr>
            <w:noProof/>
            <w:webHidden/>
          </w:rPr>
          <w:fldChar w:fldCharType="begin"/>
        </w:r>
        <w:r>
          <w:rPr>
            <w:noProof/>
            <w:webHidden/>
          </w:rPr>
          <w:instrText xml:space="preserve"> PAGEREF _Toc204850685 \h </w:instrText>
        </w:r>
        <w:r>
          <w:rPr>
            <w:noProof/>
            <w:webHidden/>
          </w:rPr>
        </w:r>
        <w:r>
          <w:rPr>
            <w:noProof/>
            <w:webHidden/>
          </w:rPr>
          <w:fldChar w:fldCharType="separate"/>
        </w:r>
        <w:r w:rsidR="00976729">
          <w:rPr>
            <w:noProof/>
            <w:webHidden/>
          </w:rPr>
          <w:t>157</w:t>
        </w:r>
        <w:r>
          <w:rPr>
            <w:noProof/>
            <w:webHidden/>
          </w:rPr>
          <w:fldChar w:fldCharType="end"/>
        </w:r>
      </w:hyperlink>
    </w:p>
    <w:p w14:paraId="480AB83D" w14:textId="53DEE285" w:rsidR="00F01096" w:rsidRDefault="00F01096">
      <w:pPr>
        <w:pStyle w:val="TOC2"/>
        <w:rPr>
          <w:rFonts w:eastAsiaTheme="minorEastAsia"/>
          <w:noProof/>
          <w:kern w:val="2"/>
          <w:sz w:val="24"/>
          <w:szCs w:val="24"/>
          <w14:ligatures w14:val="standardContextual"/>
        </w:rPr>
      </w:pPr>
      <w:hyperlink w:anchor="_Toc204850686" w:history="1">
        <w:r w:rsidRPr="00470C1E">
          <w:rPr>
            <w:rStyle w:val="Hyperlink"/>
            <w:noProof/>
          </w:rPr>
          <w:t>10.11.</w:t>
        </w:r>
        <w:r>
          <w:rPr>
            <w:rFonts w:eastAsiaTheme="minorEastAsia"/>
            <w:noProof/>
            <w:kern w:val="2"/>
            <w:sz w:val="24"/>
            <w:szCs w:val="24"/>
            <w14:ligatures w14:val="standardContextual"/>
          </w:rPr>
          <w:tab/>
        </w:r>
        <w:r w:rsidRPr="00470C1E">
          <w:rPr>
            <w:rStyle w:val="Hyperlink"/>
            <w:noProof/>
          </w:rPr>
          <w:t>DQ – Client Exit</w:t>
        </w:r>
        <w:r>
          <w:rPr>
            <w:noProof/>
            <w:webHidden/>
          </w:rPr>
          <w:tab/>
        </w:r>
        <w:r>
          <w:rPr>
            <w:noProof/>
            <w:webHidden/>
          </w:rPr>
          <w:fldChar w:fldCharType="begin"/>
        </w:r>
        <w:r>
          <w:rPr>
            <w:noProof/>
            <w:webHidden/>
          </w:rPr>
          <w:instrText xml:space="preserve"> PAGEREF _Toc204850686 \h </w:instrText>
        </w:r>
        <w:r>
          <w:rPr>
            <w:noProof/>
            <w:webHidden/>
          </w:rPr>
        </w:r>
        <w:r>
          <w:rPr>
            <w:noProof/>
            <w:webHidden/>
          </w:rPr>
          <w:fldChar w:fldCharType="separate"/>
        </w:r>
        <w:r w:rsidR="00976729">
          <w:rPr>
            <w:noProof/>
            <w:webHidden/>
          </w:rPr>
          <w:t>157</w:t>
        </w:r>
        <w:r>
          <w:rPr>
            <w:noProof/>
            <w:webHidden/>
          </w:rPr>
          <w:fldChar w:fldCharType="end"/>
        </w:r>
      </w:hyperlink>
    </w:p>
    <w:p w14:paraId="5E4ADD44" w14:textId="29CFC52F" w:rsidR="00F01096" w:rsidRDefault="00F01096">
      <w:pPr>
        <w:pStyle w:val="TOC2"/>
        <w:rPr>
          <w:rFonts w:eastAsiaTheme="minorEastAsia"/>
          <w:noProof/>
          <w:kern w:val="2"/>
          <w:sz w:val="24"/>
          <w:szCs w:val="24"/>
          <w14:ligatures w14:val="standardContextual"/>
        </w:rPr>
      </w:pPr>
      <w:hyperlink w:anchor="_Toc204850687" w:history="1">
        <w:r w:rsidRPr="00470C1E">
          <w:rPr>
            <w:rStyle w:val="Hyperlink"/>
            <w:noProof/>
          </w:rPr>
          <w:t>10.12.</w:t>
        </w:r>
        <w:r>
          <w:rPr>
            <w:rFonts w:eastAsiaTheme="minorEastAsia"/>
            <w:noProof/>
            <w:kern w:val="2"/>
            <w:sz w:val="24"/>
            <w:szCs w:val="24"/>
            <w14:ligatures w14:val="standardContextual"/>
          </w:rPr>
          <w:tab/>
        </w:r>
        <w:r w:rsidRPr="00470C1E">
          <w:rPr>
            <w:rStyle w:val="Hyperlink"/>
            <w:noProof/>
          </w:rPr>
          <w:t>DQ – Disabling Condition</w:t>
        </w:r>
        <w:r>
          <w:rPr>
            <w:noProof/>
            <w:webHidden/>
          </w:rPr>
          <w:tab/>
        </w:r>
        <w:r>
          <w:rPr>
            <w:noProof/>
            <w:webHidden/>
          </w:rPr>
          <w:fldChar w:fldCharType="begin"/>
        </w:r>
        <w:r>
          <w:rPr>
            <w:noProof/>
            <w:webHidden/>
          </w:rPr>
          <w:instrText xml:space="preserve"> PAGEREF _Toc204850687 \h </w:instrText>
        </w:r>
        <w:r>
          <w:rPr>
            <w:noProof/>
            <w:webHidden/>
          </w:rPr>
        </w:r>
        <w:r>
          <w:rPr>
            <w:noProof/>
            <w:webHidden/>
          </w:rPr>
          <w:fldChar w:fldCharType="separate"/>
        </w:r>
        <w:r w:rsidR="00976729">
          <w:rPr>
            <w:noProof/>
            <w:webHidden/>
          </w:rPr>
          <w:t>157</w:t>
        </w:r>
        <w:r>
          <w:rPr>
            <w:noProof/>
            <w:webHidden/>
          </w:rPr>
          <w:fldChar w:fldCharType="end"/>
        </w:r>
      </w:hyperlink>
    </w:p>
    <w:p w14:paraId="79176320" w14:textId="7805B246" w:rsidR="00F01096" w:rsidRDefault="00F01096">
      <w:pPr>
        <w:pStyle w:val="TOC2"/>
        <w:rPr>
          <w:rFonts w:eastAsiaTheme="minorEastAsia"/>
          <w:noProof/>
          <w:kern w:val="2"/>
          <w:sz w:val="24"/>
          <w:szCs w:val="24"/>
          <w14:ligatures w14:val="standardContextual"/>
        </w:rPr>
      </w:pPr>
      <w:hyperlink w:anchor="_Toc204850688" w:history="1">
        <w:r w:rsidRPr="00470C1E">
          <w:rPr>
            <w:rStyle w:val="Hyperlink"/>
            <w:noProof/>
          </w:rPr>
          <w:t>10.13.</w:t>
        </w:r>
        <w:r>
          <w:rPr>
            <w:rFonts w:eastAsiaTheme="minorEastAsia"/>
            <w:noProof/>
            <w:kern w:val="2"/>
            <w:sz w:val="24"/>
            <w:szCs w:val="24"/>
            <w14:ligatures w14:val="standardContextual"/>
          </w:rPr>
          <w:tab/>
        </w:r>
        <w:r w:rsidRPr="00470C1E">
          <w:rPr>
            <w:rStyle w:val="Hyperlink"/>
            <w:noProof/>
          </w:rPr>
          <w:t>DQ – Living Situation</w:t>
        </w:r>
        <w:r>
          <w:rPr>
            <w:noProof/>
            <w:webHidden/>
          </w:rPr>
          <w:tab/>
        </w:r>
        <w:r>
          <w:rPr>
            <w:noProof/>
            <w:webHidden/>
          </w:rPr>
          <w:fldChar w:fldCharType="begin"/>
        </w:r>
        <w:r>
          <w:rPr>
            <w:noProof/>
            <w:webHidden/>
          </w:rPr>
          <w:instrText xml:space="preserve"> PAGEREF _Toc204850688 \h </w:instrText>
        </w:r>
        <w:r>
          <w:rPr>
            <w:noProof/>
            <w:webHidden/>
          </w:rPr>
        </w:r>
        <w:r>
          <w:rPr>
            <w:noProof/>
            <w:webHidden/>
          </w:rPr>
          <w:fldChar w:fldCharType="separate"/>
        </w:r>
        <w:r w:rsidR="00976729">
          <w:rPr>
            <w:noProof/>
            <w:webHidden/>
          </w:rPr>
          <w:t>157</w:t>
        </w:r>
        <w:r>
          <w:rPr>
            <w:noProof/>
            <w:webHidden/>
          </w:rPr>
          <w:fldChar w:fldCharType="end"/>
        </w:r>
      </w:hyperlink>
    </w:p>
    <w:p w14:paraId="1142B245" w14:textId="08A63546" w:rsidR="00F01096" w:rsidRDefault="00F01096">
      <w:pPr>
        <w:pStyle w:val="TOC2"/>
        <w:rPr>
          <w:rFonts w:eastAsiaTheme="minorEastAsia"/>
          <w:noProof/>
          <w:kern w:val="2"/>
          <w:sz w:val="24"/>
          <w:szCs w:val="24"/>
          <w14:ligatures w14:val="standardContextual"/>
        </w:rPr>
      </w:pPr>
      <w:hyperlink w:anchor="_Toc204850689" w:history="1">
        <w:r w:rsidRPr="00470C1E">
          <w:rPr>
            <w:rStyle w:val="Hyperlink"/>
            <w:noProof/>
          </w:rPr>
          <w:t>10.14.</w:t>
        </w:r>
        <w:r>
          <w:rPr>
            <w:rFonts w:eastAsiaTheme="minorEastAsia"/>
            <w:noProof/>
            <w:kern w:val="2"/>
            <w:sz w:val="24"/>
            <w:szCs w:val="24"/>
            <w14:ligatures w14:val="standardContextual"/>
          </w:rPr>
          <w:tab/>
        </w:r>
        <w:r w:rsidRPr="00470C1E">
          <w:rPr>
            <w:rStyle w:val="Hyperlink"/>
            <w:noProof/>
          </w:rPr>
          <w:t>DQ – Length of Stay</w:t>
        </w:r>
        <w:r>
          <w:rPr>
            <w:noProof/>
            <w:webHidden/>
          </w:rPr>
          <w:tab/>
        </w:r>
        <w:r>
          <w:rPr>
            <w:noProof/>
            <w:webHidden/>
          </w:rPr>
          <w:fldChar w:fldCharType="begin"/>
        </w:r>
        <w:r>
          <w:rPr>
            <w:noProof/>
            <w:webHidden/>
          </w:rPr>
          <w:instrText xml:space="preserve"> PAGEREF _Toc204850689 \h </w:instrText>
        </w:r>
        <w:r>
          <w:rPr>
            <w:noProof/>
            <w:webHidden/>
          </w:rPr>
        </w:r>
        <w:r>
          <w:rPr>
            <w:noProof/>
            <w:webHidden/>
          </w:rPr>
          <w:fldChar w:fldCharType="separate"/>
        </w:r>
        <w:r w:rsidR="00976729">
          <w:rPr>
            <w:noProof/>
            <w:webHidden/>
          </w:rPr>
          <w:t>157</w:t>
        </w:r>
        <w:r>
          <w:rPr>
            <w:noProof/>
            <w:webHidden/>
          </w:rPr>
          <w:fldChar w:fldCharType="end"/>
        </w:r>
      </w:hyperlink>
    </w:p>
    <w:p w14:paraId="46BDCD6B" w14:textId="55438745" w:rsidR="00F01096" w:rsidRDefault="00F01096">
      <w:pPr>
        <w:pStyle w:val="TOC2"/>
        <w:rPr>
          <w:rFonts w:eastAsiaTheme="minorEastAsia"/>
          <w:noProof/>
          <w:kern w:val="2"/>
          <w:sz w:val="24"/>
          <w:szCs w:val="24"/>
          <w14:ligatures w14:val="standardContextual"/>
        </w:rPr>
      </w:pPr>
      <w:hyperlink w:anchor="_Toc204850690" w:history="1">
        <w:r w:rsidRPr="00470C1E">
          <w:rPr>
            <w:rStyle w:val="Hyperlink"/>
            <w:noProof/>
          </w:rPr>
          <w:t>10.15.</w:t>
        </w:r>
        <w:r>
          <w:rPr>
            <w:rFonts w:eastAsiaTheme="minorEastAsia"/>
            <w:noProof/>
            <w:kern w:val="2"/>
            <w:sz w:val="24"/>
            <w:szCs w:val="24"/>
            <w14:ligatures w14:val="standardContextual"/>
          </w:rPr>
          <w:tab/>
        </w:r>
        <w:r w:rsidRPr="00470C1E">
          <w:rPr>
            <w:rStyle w:val="Hyperlink"/>
            <w:noProof/>
          </w:rPr>
          <w:t>DQ – Date ES/SH/Street Homelessness Started</w:t>
        </w:r>
        <w:r>
          <w:rPr>
            <w:noProof/>
            <w:webHidden/>
          </w:rPr>
          <w:tab/>
        </w:r>
        <w:r>
          <w:rPr>
            <w:noProof/>
            <w:webHidden/>
          </w:rPr>
          <w:fldChar w:fldCharType="begin"/>
        </w:r>
        <w:r>
          <w:rPr>
            <w:noProof/>
            <w:webHidden/>
          </w:rPr>
          <w:instrText xml:space="preserve"> PAGEREF _Toc204850690 \h </w:instrText>
        </w:r>
        <w:r>
          <w:rPr>
            <w:noProof/>
            <w:webHidden/>
          </w:rPr>
        </w:r>
        <w:r>
          <w:rPr>
            <w:noProof/>
            <w:webHidden/>
          </w:rPr>
          <w:fldChar w:fldCharType="separate"/>
        </w:r>
        <w:r w:rsidR="00976729">
          <w:rPr>
            <w:noProof/>
            <w:webHidden/>
          </w:rPr>
          <w:t>158</w:t>
        </w:r>
        <w:r>
          <w:rPr>
            <w:noProof/>
            <w:webHidden/>
          </w:rPr>
          <w:fldChar w:fldCharType="end"/>
        </w:r>
      </w:hyperlink>
    </w:p>
    <w:p w14:paraId="7A7E5F3A" w14:textId="2634EC05" w:rsidR="00F01096" w:rsidRDefault="00F01096">
      <w:pPr>
        <w:pStyle w:val="TOC2"/>
        <w:rPr>
          <w:rFonts w:eastAsiaTheme="minorEastAsia"/>
          <w:noProof/>
          <w:kern w:val="2"/>
          <w:sz w:val="24"/>
          <w:szCs w:val="24"/>
          <w14:ligatures w14:val="standardContextual"/>
        </w:rPr>
      </w:pPr>
      <w:hyperlink w:anchor="_Toc204850691" w:history="1">
        <w:r w:rsidRPr="00470C1E">
          <w:rPr>
            <w:rStyle w:val="Hyperlink"/>
            <w:noProof/>
          </w:rPr>
          <w:t>10.16.</w:t>
        </w:r>
        <w:r>
          <w:rPr>
            <w:rFonts w:eastAsiaTheme="minorEastAsia"/>
            <w:noProof/>
            <w:kern w:val="2"/>
            <w:sz w:val="24"/>
            <w:szCs w:val="24"/>
            <w14:ligatures w14:val="standardContextual"/>
          </w:rPr>
          <w:tab/>
        </w:r>
        <w:r w:rsidRPr="00470C1E">
          <w:rPr>
            <w:rStyle w:val="Hyperlink"/>
            <w:noProof/>
          </w:rPr>
          <w:t>DQ – Times ES/SH/Street Homeless Last 3 Years</w:t>
        </w:r>
        <w:r>
          <w:rPr>
            <w:noProof/>
            <w:webHidden/>
          </w:rPr>
          <w:tab/>
        </w:r>
        <w:r>
          <w:rPr>
            <w:noProof/>
            <w:webHidden/>
          </w:rPr>
          <w:fldChar w:fldCharType="begin"/>
        </w:r>
        <w:r>
          <w:rPr>
            <w:noProof/>
            <w:webHidden/>
          </w:rPr>
          <w:instrText xml:space="preserve"> PAGEREF _Toc204850691 \h </w:instrText>
        </w:r>
        <w:r>
          <w:rPr>
            <w:noProof/>
            <w:webHidden/>
          </w:rPr>
        </w:r>
        <w:r>
          <w:rPr>
            <w:noProof/>
            <w:webHidden/>
          </w:rPr>
          <w:fldChar w:fldCharType="separate"/>
        </w:r>
        <w:r w:rsidR="00976729">
          <w:rPr>
            <w:noProof/>
            <w:webHidden/>
          </w:rPr>
          <w:t>158</w:t>
        </w:r>
        <w:r>
          <w:rPr>
            <w:noProof/>
            <w:webHidden/>
          </w:rPr>
          <w:fldChar w:fldCharType="end"/>
        </w:r>
      </w:hyperlink>
    </w:p>
    <w:p w14:paraId="5D1840B6" w14:textId="129D4285" w:rsidR="00F01096" w:rsidRDefault="00F01096">
      <w:pPr>
        <w:pStyle w:val="TOC2"/>
        <w:rPr>
          <w:rFonts w:eastAsiaTheme="minorEastAsia"/>
          <w:noProof/>
          <w:kern w:val="2"/>
          <w:sz w:val="24"/>
          <w:szCs w:val="24"/>
          <w14:ligatures w14:val="standardContextual"/>
        </w:rPr>
      </w:pPr>
      <w:hyperlink w:anchor="_Toc204850692" w:history="1">
        <w:r w:rsidRPr="00470C1E">
          <w:rPr>
            <w:rStyle w:val="Hyperlink"/>
            <w:noProof/>
          </w:rPr>
          <w:t>10.17.</w:t>
        </w:r>
        <w:r>
          <w:rPr>
            <w:rFonts w:eastAsiaTheme="minorEastAsia"/>
            <w:noProof/>
            <w:kern w:val="2"/>
            <w:sz w:val="24"/>
            <w:szCs w:val="24"/>
            <w14:ligatures w14:val="standardContextual"/>
          </w:rPr>
          <w:tab/>
        </w:r>
        <w:r w:rsidRPr="00470C1E">
          <w:rPr>
            <w:rStyle w:val="Hyperlink"/>
            <w:noProof/>
          </w:rPr>
          <w:t>DQ – Months ES/SH/Street Homeless Last 3 Years</w:t>
        </w:r>
        <w:r>
          <w:rPr>
            <w:noProof/>
            <w:webHidden/>
          </w:rPr>
          <w:tab/>
        </w:r>
        <w:r>
          <w:rPr>
            <w:noProof/>
            <w:webHidden/>
          </w:rPr>
          <w:fldChar w:fldCharType="begin"/>
        </w:r>
        <w:r>
          <w:rPr>
            <w:noProof/>
            <w:webHidden/>
          </w:rPr>
          <w:instrText xml:space="preserve"> PAGEREF _Toc204850692 \h </w:instrText>
        </w:r>
        <w:r>
          <w:rPr>
            <w:noProof/>
            <w:webHidden/>
          </w:rPr>
        </w:r>
        <w:r>
          <w:rPr>
            <w:noProof/>
            <w:webHidden/>
          </w:rPr>
          <w:fldChar w:fldCharType="separate"/>
        </w:r>
        <w:r w:rsidR="00976729">
          <w:rPr>
            <w:noProof/>
            <w:webHidden/>
          </w:rPr>
          <w:t>158</w:t>
        </w:r>
        <w:r>
          <w:rPr>
            <w:noProof/>
            <w:webHidden/>
          </w:rPr>
          <w:fldChar w:fldCharType="end"/>
        </w:r>
      </w:hyperlink>
    </w:p>
    <w:p w14:paraId="06775DB6" w14:textId="4A19AB8F" w:rsidR="00F01096" w:rsidRDefault="00F01096">
      <w:pPr>
        <w:pStyle w:val="TOC2"/>
        <w:rPr>
          <w:rFonts w:eastAsiaTheme="minorEastAsia"/>
          <w:noProof/>
          <w:kern w:val="2"/>
          <w:sz w:val="24"/>
          <w:szCs w:val="24"/>
          <w14:ligatures w14:val="standardContextual"/>
        </w:rPr>
      </w:pPr>
      <w:hyperlink w:anchor="_Toc204850693" w:history="1">
        <w:r w:rsidRPr="00470C1E">
          <w:rPr>
            <w:rStyle w:val="Hyperlink"/>
            <w:noProof/>
          </w:rPr>
          <w:t>10.18.</w:t>
        </w:r>
        <w:r>
          <w:rPr>
            <w:rFonts w:eastAsiaTheme="minorEastAsia"/>
            <w:noProof/>
            <w:kern w:val="2"/>
            <w:sz w:val="24"/>
            <w:szCs w:val="24"/>
            <w14:ligatures w14:val="standardContextual"/>
          </w:rPr>
          <w:tab/>
        </w:r>
        <w:r w:rsidRPr="00470C1E">
          <w:rPr>
            <w:rStyle w:val="Hyperlink"/>
            <w:noProof/>
          </w:rPr>
          <w:t>DQ – Destination</w:t>
        </w:r>
        <w:r>
          <w:rPr>
            <w:noProof/>
            <w:webHidden/>
          </w:rPr>
          <w:tab/>
        </w:r>
        <w:r>
          <w:rPr>
            <w:noProof/>
            <w:webHidden/>
          </w:rPr>
          <w:fldChar w:fldCharType="begin"/>
        </w:r>
        <w:r>
          <w:rPr>
            <w:noProof/>
            <w:webHidden/>
          </w:rPr>
          <w:instrText xml:space="preserve"> PAGEREF _Toc204850693 \h </w:instrText>
        </w:r>
        <w:r>
          <w:rPr>
            <w:noProof/>
            <w:webHidden/>
          </w:rPr>
        </w:r>
        <w:r>
          <w:rPr>
            <w:noProof/>
            <w:webHidden/>
          </w:rPr>
          <w:fldChar w:fldCharType="separate"/>
        </w:r>
        <w:r w:rsidR="00976729">
          <w:rPr>
            <w:noProof/>
            <w:webHidden/>
          </w:rPr>
          <w:t>158</w:t>
        </w:r>
        <w:r>
          <w:rPr>
            <w:noProof/>
            <w:webHidden/>
          </w:rPr>
          <w:fldChar w:fldCharType="end"/>
        </w:r>
      </w:hyperlink>
    </w:p>
    <w:p w14:paraId="2C52CF8F" w14:textId="52633210" w:rsidR="00F01096" w:rsidRDefault="00F01096">
      <w:pPr>
        <w:pStyle w:val="TOC2"/>
        <w:rPr>
          <w:rFonts w:eastAsiaTheme="minorEastAsia"/>
          <w:noProof/>
          <w:kern w:val="2"/>
          <w:sz w:val="24"/>
          <w:szCs w:val="24"/>
          <w14:ligatures w14:val="standardContextual"/>
        </w:rPr>
      </w:pPr>
      <w:hyperlink w:anchor="_Toc204850694" w:history="1">
        <w:r w:rsidRPr="00470C1E">
          <w:rPr>
            <w:rStyle w:val="Hyperlink"/>
            <w:noProof/>
          </w:rPr>
          <w:t>10.19.</w:t>
        </w:r>
        <w:r>
          <w:rPr>
            <w:rFonts w:eastAsiaTheme="minorEastAsia"/>
            <w:noProof/>
            <w:kern w:val="2"/>
            <w:sz w:val="24"/>
            <w:szCs w:val="24"/>
            <w14:ligatures w14:val="standardContextual"/>
          </w:rPr>
          <w:tab/>
        </w:r>
        <w:r w:rsidRPr="00470C1E">
          <w:rPr>
            <w:rStyle w:val="Hyperlink"/>
            <w:noProof/>
          </w:rPr>
          <w:t>DQ – Date of Birth</w:t>
        </w:r>
        <w:r>
          <w:rPr>
            <w:noProof/>
            <w:webHidden/>
          </w:rPr>
          <w:tab/>
        </w:r>
        <w:r>
          <w:rPr>
            <w:noProof/>
            <w:webHidden/>
          </w:rPr>
          <w:fldChar w:fldCharType="begin"/>
        </w:r>
        <w:r>
          <w:rPr>
            <w:noProof/>
            <w:webHidden/>
          </w:rPr>
          <w:instrText xml:space="preserve"> PAGEREF _Toc204850694 \h </w:instrText>
        </w:r>
        <w:r>
          <w:rPr>
            <w:noProof/>
            <w:webHidden/>
          </w:rPr>
        </w:r>
        <w:r>
          <w:rPr>
            <w:noProof/>
            <w:webHidden/>
          </w:rPr>
          <w:fldChar w:fldCharType="separate"/>
        </w:r>
        <w:r w:rsidR="00976729">
          <w:rPr>
            <w:noProof/>
            <w:webHidden/>
          </w:rPr>
          <w:t>159</w:t>
        </w:r>
        <w:r>
          <w:rPr>
            <w:noProof/>
            <w:webHidden/>
          </w:rPr>
          <w:fldChar w:fldCharType="end"/>
        </w:r>
      </w:hyperlink>
    </w:p>
    <w:p w14:paraId="7FF15C83" w14:textId="107C3557" w:rsidR="00F01096" w:rsidRDefault="00F01096">
      <w:pPr>
        <w:pStyle w:val="TOC2"/>
        <w:rPr>
          <w:rFonts w:eastAsiaTheme="minorEastAsia"/>
          <w:noProof/>
          <w:kern w:val="2"/>
          <w:sz w:val="24"/>
          <w:szCs w:val="24"/>
          <w14:ligatures w14:val="standardContextual"/>
        </w:rPr>
      </w:pPr>
      <w:hyperlink w:anchor="_Toc204850695" w:history="1">
        <w:r w:rsidRPr="00470C1E">
          <w:rPr>
            <w:rStyle w:val="Hyperlink"/>
            <w:noProof/>
          </w:rPr>
          <w:t>10.20.</w:t>
        </w:r>
        <w:r>
          <w:rPr>
            <w:rFonts w:eastAsiaTheme="minorEastAsia"/>
            <w:noProof/>
            <w:kern w:val="2"/>
            <w:sz w:val="24"/>
            <w:szCs w:val="24"/>
            <w14:ligatures w14:val="standardContextual"/>
          </w:rPr>
          <w:tab/>
        </w:r>
        <w:r w:rsidRPr="00470C1E">
          <w:rPr>
            <w:rStyle w:val="Hyperlink"/>
            <w:noProof/>
          </w:rPr>
          <w:t>LSACalculated</w:t>
        </w:r>
        <w:r>
          <w:rPr>
            <w:noProof/>
            <w:webHidden/>
          </w:rPr>
          <w:tab/>
        </w:r>
        <w:r>
          <w:rPr>
            <w:noProof/>
            <w:webHidden/>
          </w:rPr>
          <w:fldChar w:fldCharType="begin"/>
        </w:r>
        <w:r>
          <w:rPr>
            <w:noProof/>
            <w:webHidden/>
          </w:rPr>
          <w:instrText xml:space="preserve"> PAGEREF _Toc204850695 \h </w:instrText>
        </w:r>
        <w:r>
          <w:rPr>
            <w:noProof/>
            <w:webHidden/>
          </w:rPr>
        </w:r>
        <w:r>
          <w:rPr>
            <w:noProof/>
            <w:webHidden/>
          </w:rPr>
          <w:fldChar w:fldCharType="separate"/>
        </w:r>
        <w:r w:rsidR="00976729">
          <w:rPr>
            <w:noProof/>
            <w:webHidden/>
          </w:rPr>
          <w:t>159</w:t>
        </w:r>
        <w:r>
          <w:rPr>
            <w:noProof/>
            <w:webHidden/>
          </w:rPr>
          <w:fldChar w:fldCharType="end"/>
        </w:r>
      </w:hyperlink>
    </w:p>
    <w:p w14:paraId="69771D4D" w14:textId="281F962A" w:rsidR="00F01096" w:rsidRDefault="00F01096">
      <w:pPr>
        <w:pStyle w:val="TOC1"/>
        <w:rPr>
          <w:rFonts w:eastAsiaTheme="minorEastAsia"/>
          <w:kern w:val="2"/>
          <w:sz w:val="24"/>
          <w:szCs w:val="24"/>
          <w14:ligatures w14:val="standardContextual"/>
        </w:rPr>
      </w:pPr>
      <w:hyperlink w:anchor="_Toc204850696" w:history="1">
        <w:r w:rsidRPr="00470C1E">
          <w:rPr>
            <w:rStyle w:val="Hyperlink"/>
          </w:rPr>
          <w:t>11.</w:t>
        </w:r>
        <w:r>
          <w:rPr>
            <w:rFonts w:eastAsiaTheme="minorEastAsia"/>
            <w:kern w:val="2"/>
            <w:sz w:val="24"/>
            <w:szCs w:val="24"/>
            <w14:ligatures w14:val="standardContextual"/>
          </w:rPr>
          <w:tab/>
        </w:r>
        <w:r w:rsidRPr="00470C1E">
          <w:rPr>
            <w:rStyle w:val="Hyperlink"/>
          </w:rPr>
          <w:t>HMIS Business Logic: LSAReport Data Quality and ReportDate</w:t>
        </w:r>
        <w:r>
          <w:rPr>
            <w:webHidden/>
          </w:rPr>
          <w:tab/>
        </w:r>
        <w:r>
          <w:rPr>
            <w:webHidden/>
          </w:rPr>
          <w:fldChar w:fldCharType="begin"/>
        </w:r>
        <w:r>
          <w:rPr>
            <w:webHidden/>
          </w:rPr>
          <w:instrText xml:space="preserve"> PAGEREF _Toc204850696 \h </w:instrText>
        </w:r>
        <w:r>
          <w:rPr>
            <w:webHidden/>
          </w:rPr>
        </w:r>
        <w:r>
          <w:rPr>
            <w:webHidden/>
          </w:rPr>
          <w:fldChar w:fldCharType="separate"/>
        </w:r>
        <w:r w:rsidR="00976729">
          <w:rPr>
            <w:webHidden/>
          </w:rPr>
          <w:t>160</w:t>
        </w:r>
        <w:r>
          <w:rPr>
            <w:webHidden/>
          </w:rPr>
          <w:fldChar w:fldCharType="end"/>
        </w:r>
      </w:hyperlink>
    </w:p>
    <w:p w14:paraId="19ABFBCD" w14:textId="3146C32E" w:rsidR="00F01096" w:rsidRDefault="00F01096">
      <w:pPr>
        <w:pStyle w:val="TOC2"/>
        <w:rPr>
          <w:rFonts w:eastAsiaTheme="minorEastAsia"/>
          <w:noProof/>
          <w:kern w:val="2"/>
          <w:sz w:val="24"/>
          <w:szCs w:val="24"/>
          <w14:ligatures w14:val="standardContextual"/>
        </w:rPr>
      </w:pPr>
      <w:hyperlink w:anchor="_Toc204850697" w:history="1">
        <w:r w:rsidRPr="00470C1E">
          <w:rPr>
            <w:rStyle w:val="Hyperlink"/>
            <w:noProof/>
          </w:rPr>
          <w:t>11.1.</w:t>
        </w:r>
        <w:r>
          <w:rPr>
            <w:rFonts w:eastAsiaTheme="minorEastAsia"/>
            <w:noProof/>
            <w:kern w:val="2"/>
            <w:sz w:val="24"/>
            <w:szCs w:val="24"/>
            <w14:ligatures w14:val="standardContextual"/>
          </w:rPr>
          <w:tab/>
        </w:r>
        <w:r w:rsidRPr="00470C1E">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_Toc204850697 \h </w:instrText>
        </w:r>
        <w:r>
          <w:rPr>
            <w:noProof/>
            <w:webHidden/>
          </w:rPr>
        </w:r>
        <w:r>
          <w:rPr>
            <w:noProof/>
            <w:webHidden/>
          </w:rPr>
          <w:fldChar w:fldCharType="separate"/>
        </w:r>
        <w:r w:rsidR="00976729">
          <w:rPr>
            <w:noProof/>
            <w:webHidden/>
          </w:rPr>
          <w:t>160</w:t>
        </w:r>
        <w:r>
          <w:rPr>
            <w:noProof/>
            <w:webHidden/>
          </w:rPr>
          <w:fldChar w:fldCharType="end"/>
        </w:r>
      </w:hyperlink>
    </w:p>
    <w:p w14:paraId="75E79F5E" w14:textId="60EBDBD4" w:rsidR="00F01096" w:rsidRDefault="00F01096">
      <w:pPr>
        <w:pStyle w:val="TOC2"/>
        <w:rPr>
          <w:rFonts w:eastAsiaTheme="minorEastAsia"/>
          <w:noProof/>
          <w:kern w:val="2"/>
          <w:sz w:val="24"/>
          <w:szCs w:val="24"/>
          <w14:ligatures w14:val="standardContextual"/>
        </w:rPr>
      </w:pPr>
      <w:hyperlink w:anchor="_Toc204850698" w:history="1">
        <w:r w:rsidRPr="00470C1E">
          <w:rPr>
            <w:rStyle w:val="Hyperlink"/>
            <w:noProof/>
          </w:rPr>
          <w:t>11.2.</w:t>
        </w:r>
        <w:r>
          <w:rPr>
            <w:rFonts w:eastAsiaTheme="minorEastAsia"/>
            <w:noProof/>
            <w:kern w:val="2"/>
            <w:sz w:val="24"/>
            <w:szCs w:val="24"/>
            <w14:ligatures w14:val="standardContextual"/>
          </w:rPr>
          <w:tab/>
        </w:r>
        <w:r w:rsidRPr="00470C1E">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_Toc204850698 \h </w:instrText>
        </w:r>
        <w:r>
          <w:rPr>
            <w:noProof/>
            <w:webHidden/>
          </w:rPr>
        </w:r>
        <w:r>
          <w:rPr>
            <w:noProof/>
            <w:webHidden/>
          </w:rPr>
          <w:fldChar w:fldCharType="separate"/>
        </w:r>
        <w:r w:rsidR="00976729">
          <w:rPr>
            <w:noProof/>
            <w:webHidden/>
          </w:rPr>
          <w:t>160</w:t>
        </w:r>
        <w:r>
          <w:rPr>
            <w:noProof/>
            <w:webHidden/>
          </w:rPr>
          <w:fldChar w:fldCharType="end"/>
        </w:r>
      </w:hyperlink>
    </w:p>
    <w:p w14:paraId="51D9C651" w14:textId="606E782D" w:rsidR="00F01096" w:rsidRDefault="00F01096">
      <w:pPr>
        <w:pStyle w:val="TOC2"/>
        <w:rPr>
          <w:rFonts w:eastAsiaTheme="minorEastAsia"/>
          <w:noProof/>
          <w:kern w:val="2"/>
          <w:sz w:val="24"/>
          <w:szCs w:val="24"/>
          <w14:ligatures w14:val="standardContextual"/>
        </w:rPr>
      </w:pPr>
      <w:hyperlink w:anchor="_Toc204850699" w:history="1">
        <w:r w:rsidRPr="00470C1E">
          <w:rPr>
            <w:rStyle w:val="Hyperlink"/>
            <w:noProof/>
          </w:rPr>
          <w:t>11.3.</w:t>
        </w:r>
        <w:r>
          <w:rPr>
            <w:rFonts w:eastAsiaTheme="minorEastAsia"/>
            <w:noProof/>
            <w:kern w:val="2"/>
            <w:sz w:val="24"/>
            <w:szCs w:val="24"/>
            <w14:ligatures w14:val="standardContextual"/>
          </w:rPr>
          <w:tab/>
        </w:r>
        <w:r w:rsidRPr="00470C1E">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_Toc204850699 \h </w:instrText>
        </w:r>
        <w:r>
          <w:rPr>
            <w:noProof/>
            <w:webHidden/>
          </w:rPr>
        </w:r>
        <w:r>
          <w:rPr>
            <w:noProof/>
            <w:webHidden/>
          </w:rPr>
          <w:fldChar w:fldCharType="separate"/>
        </w:r>
        <w:r w:rsidR="00976729">
          <w:rPr>
            <w:noProof/>
            <w:webHidden/>
          </w:rPr>
          <w:t>161</w:t>
        </w:r>
        <w:r>
          <w:rPr>
            <w:noProof/>
            <w:webHidden/>
          </w:rPr>
          <w:fldChar w:fldCharType="end"/>
        </w:r>
      </w:hyperlink>
    </w:p>
    <w:p w14:paraId="2A9A044B" w14:textId="4102FF3B" w:rsidR="00F01096" w:rsidRDefault="00F01096">
      <w:pPr>
        <w:pStyle w:val="TOC2"/>
        <w:rPr>
          <w:rFonts w:eastAsiaTheme="minorEastAsia"/>
          <w:noProof/>
          <w:kern w:val="2"/>
          <w:sz w:val="24"/>
          <w:szCs w:val="24"/>
          <w14:ligatures w14:val="standardContextual"/>
        </w:rPr>
      </w:pPr>
      <w:hyperlink w:anchor="_Toc204850700" w:history="1">
        <w:r w:rsidRPr="00470C1E">
          <w:rPr>
            <w:rStyle w:val="Hyperlink"/>
            <w:noProof/>
          </w:rPr>
          <w:t>11.4.</w:t>
        </w:r>
        <w:r>
          <w:rPr>
            <w:rFonts w:eastAsiaTheme="minorEastAsia"/>
            <w:noProof/>
            <w:kern w:val="2"/>
            <w:sz w:val="24"/>
            <w:szCs w:val="24"/>
            <w14:ligatures w14:val="standardContextual"/>
          </w:rPr>
          <w:tab/>
        </w:r>
        <w:r w:rsidRPr="00470C1E">
          <w:rPr>
            <w:rStyle w:val="Hyperlink"/>
            <w:noProof/>
          </w:rPr>
          <w:t>Data Quality:  Invalid Move-In Dates</w:t>
        </w:r>
        <w:r>
          <w:rPr>
            <w:noProof/>
            <w:webHidden/>
          </w:rPr>
          <w:tab/>
        </w:r>
        <w:r>
          <w:rPr>
            <w:noProof/>
            <w:webHidden/>
          </w:rPr>
          <w:fldChar w:fldCharType="begin"/>
        </w:r>
        <w:r>
          <w:rPr>
            <w:noProof/>
            <w:webHidden/>
          </w:rPr>
          <w:instrText xml:space="preserve"> PAGEREF _Toc204850700 \h </w:instrText>
        </w:r>
        <w:r>
          <w:rPr>
            <w:noProof/>
            <w:webHidden/>
          </w:rPr>
        </w:r>
        <w:r>
          <w:rPr>
            <w:noProof/>
            <w:webHidden/>
          </w:rPr>
          <w:fldChar w:fldCharType="separate"/>
        </w:r>
        <w:r w:rsidR="00976729">
          <w:rPr>
            <w:noProof/>
            <w:webHidden/>
          </w:rPr>
          <w:t>162</w:t>
        </w:r>
        <w:r>
          <w:rPr>
            <w:noProof/>
            <w:webHidden/>
          </w:rPr>
          <w:fldChar w:fldCharType="end"/>
        </w:r>
      </w:hyperlink>
    </w:p>
    <w:p w14:paraId="71A3762D" w14:textId="468AD01E" w:rsidR="00F01096" w:rsidRDefault="00F01096">
      <w:pPr>
        <w:pStyle w:val="TOC2"/>
        <w:rPr>
          <w:rFonts w:eastAsiaTheme="minorEastAsia"/>
          <w:noProof/>
          <w:kern w:val="2"/>
          <w:sz w:val="24"/>
          <w:szCs w:val="24"/>
          <w14:ligatures w14:val="standardContextual"/>
        </w:rPr>
      </w:pPr>
      <w:hyperlink w:anchor="_Toc204850701" w:history="1">
        <w:r w:rsidRPr="00470C1E">
          <w:rPr>
            <w:rStyle w:val="Hyperlink"/>
            <w:noProof/>
          </w:rPr>
          <w:t>11.5.</w:t>
        </w:r>
        <w:r>
          <w:rPr>
            <w:rFonts w:eastAsiaTheme="minorEastAsia"/>
            <w:noProof/>
            <w:kern w:val="2"/>
            <w:sz w:val="24"/>
            <w:szCs w:val="24"/>
            <w14:ligatures w14:val="standardContextual"/>
          </w:rPr>
          <w:tab/>
        </w:r>
        <w:r w:rsidRPr="00470C1E">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_Toc204850701 \h </w:instrText>
        </w:r>
        <w:r>
          <w:rPr>
            <w:noProof/>
            <w:webHidden/>
          </w:rPr>
        </w:r>
        <w:r>
          <w:rPr>
            <w:noProof/>
            <w:webHidden/>
          </w:rPr>
          <w:fldChar w:fldCharType="separate"/>
        </w:r>
        <w:r w:rsidR="00976729">
          <w:rPr>
            <w:noProof/>
            <w:webHidden/>
          </w:rPr>
          <w:t>163</w:t>
        </w:r>
        <w:r>
          <w:rPr>
            <w:noProof/>
            <w:webHidden/>
          </w:rPr>
          <w:fldChar w:fldCharType="end"/>
        </w:r>
      </w:hyperlink>
    </w:p>
    <w:p w14:paraId="26F9A0BF" w14:textId="2E8B439B" w:rsidR="00F01096" w:rsidRDefault="00F01096">
      <w:pPr>
        <w:pStyle w:val="TOC2"/>
        <w:rPr>
          <w:rFonts w:eastAsiaTheme="minorEastAsia"/>
          <w:noProof/>
          <w:kern w:val="2"/>
          <w:sz w:val="24"/>
          <w:szCs w:val="24"/>
          <w14:ligatures w14:val="standardContextual"/>
        </w:rPr>
      </w:pPr>
      <w:hyperlink w:anchor="_Toc204850702" w:history="1">
        <w:r w:rsidRPr="00470C1E">
          <w:rPr>
            <w:rStyle w:val="Hyperlink"/>
            <w:noProof/>
          </w:rPr>
          <w:t>11.6.</w:t>
        </w:r>
        <w:r>
          <w:rPr>
            <w:rFonts w:eastAsiaTheme="minorEastAsia"/>
            <w:noProof/>
            <w:kern w:val="2"/>
            <w:sz w:val="24"/>
            <w:szCs w:val="24"/>
            <w14:ligatures w14:val="standardContextual"/>
          </w:rPr>
          <w:tab/>
        </w:r>
        <w:r w:rsidRPr="00470C1E">
          <w:rPr>
            <w:rStyle w:val="Hyperlink"/>
            <w:noProof/>
          </w:rPr>
          <w:t>Data Quality:  SSN Issues</w:t>
        </w:r>
        <w:r>
          <w:rPr>
            <w:noProof/>
            <w:webHidden/>
          </w:rPr>
          <w:tab/>
        </w:r>
        <w:r>
          <w:rPr>
            <w:noProof/>
            <w:webHidden/>
          </w:rPr>
          <w:fldChar w:fldCharType="begin"/>
        </w:r>
        <w:r>
          <w:rPr>
            <w:noProof/>
            <w:webHidden/>
          </w:rPr>
          <w:instrText xml:space="preserve"> PAGEREF _Toc204850702 \h </w:instrText>
        </w:r>
        <w:r>
          <w:rPr>
            <w:noProof/>
            <w:webHidden/>
          </w:rPr>
        </w:r>
        <w:r>
          <w:rPr>
            <w:noProof/>
            <w:webHidden/>
          </w:rPr>
          <w:fldChar w:fldCharType="separate"/>
        </w:r>
        <w:r w:rsidR="00976729">
          <w:rPr>
            <w:noProof/>
            <w:webHidden/>
          </w:rPr>
          <w:t>164</w:t>
        </w:r>
        <w:r>
          <w:rPr>
            <w:noProof/>
            <w:webHidden/>
          </w:rPr>
          <w:fldChar w:fldCharType="end"/>
        </w:r>
      </w:hyperlink>
    </w:p>
    <w:p w14:paraId="519897BA" w14:textId="02D7DE13" w:rsidR="00F01096" w:rsidRDefault="00F01096">
      <w:pPr>
        <w:pStyle w:val="TOC2"/>
        <w:rPr>
          <w:rFonts w:eastAsiaTheme="minorEastAsia"/>
          <w:noProof/>
          <w:kern w:val="2"/>
          <w:sz w:val="24"/>
          <w:szCs w:val="24"/>
          <w14:ligatures w14:val="standardContextual"/>
        </w:rPr>
      </w:pPr>
      <w:hyperlink w:anchor="_Toc204850703" w:history="1">
        <w:r w:rsidRPr="00470C1E">
          <w:rPr>
            <w:rStyle w:val="Hyperlink"/>
            <w:noProof/>
          </w:rPr>
          <w:t>11.7.</w:t>
        </w:r>
        <w:r>
          <w:rPr>
            <w:rFonts w:eastAsiaTheme="minorEastAsia"/>
            <w:noProof/>
            <w:kern w:val="2"/>
            <w:sz w:val="24"/>
            <w:szCs w:val="24"/>
            <w14:ligatures w14:val="standardContextual"/>
          </w:rPr>
          <w:tab/>
        </w:r>
        <w:r w:rsidRPr="00470C1E">
          <w:rPr>
            <w:rStyle w:val="Hyperlink"/>
            <w:noProof/>
          </w:rPr>
          <w:t>Data Quality:  Enrollment Data</w:t>
        </w:r>
        <w:r>
          <w:rPr>
            <w:noProof/>
            <w:webHidden/>
          </w:rPr>
          <w:tab/>
        </w:r>
        <w:r>
          <w:rPr>
            <w:noProof/>
            <w:webHidden/>
          </w:rPr>
          <w:fldChar w:fldCharType="begin"/>
        </w:r>
        <w:r>
          <w:rPr>
            <w:noProof/>
            <w:webHidden/>
          </w:rPr>
          <w:instrText xml:space="preserve"> PAGEREF _Toc204850703 \h </w:instrText>
        </w:r>
        <w:r>
          <w:rPr>
            <w:noProof/>
            <w:webHidden/>
          </w:rPr>
        </w:r>
        <w:r>
          <w:rPr>
            <w:noProof/>
            <w:webHidden/>
          </w:rPr>
          <w:fldChar w:fldCharType="separate"/>
        </w:r>
        <w:r w:rsidR="00976729">
          <w:rPr>
            <w:noProof/>
            <w:webHidden/>
          </w:rPr>
          <w:t>165</w:t>
        </w:r>
        <w:r>
          <w:rPr>
            <w:noProof/>
            <w:webHidden/>
          </w:rPr>
          <w:fldChar w:fldCharType="end"/>
        </w:r>
      </w:hyperlink>
    </w:p>
    <w:p w14:paraId="66019A54" w14:textId="541599F8" w:rsidR="00F01096" w:rsidRDefault="00F01096">
      <w:pPr>
        <w:pStyle w:val="TOC2"/>
        <w:rPr>
          <w:rFonts w:eastAsiaTheme="minorEastAsia"/>
          <w:noProof/>
          <w:kern w:val="2"/>
          <w:sz w:val="24"/>
          <w:szCs w:val="24"/>
          <w14:ligatures w14:val="standardContextual"/>
        </w:rPr>
      </w:pPr>
      <w:hyperlink w:anchor="_Toc204850704" w:history="1">
        <w:r w:rsidRPr="00470C1E">
          <w:rPr>
            <w:rStyle w:val="Hyperlink"/>
            <w:noProof/>
          </w:rPr>
          <w:t>11.8.</w:t>
        </w:r>
        <w:r>
          <w:rPr>
            <w:rFonts w:eastAsiaTheme="minorEastAsia"/>
            <w:noProof/>
            <w:kern w:val="2"/>
            <w:sz w:val="24"/>
            <w:szCs w:val="24"/>
            <w14:ligatures w14:val="standardContextual"/>
          </w:rPr>
          <w:tab/>
        </w:r>
        <w:r w:rsidRPr="00470C1E">
          <w:rPr>
            <w:rStyle w:val="Hyperlink"/>
            <w:noProof/>
          </w:rPr>
          <w:t>Set LSAReport ReportDate</w:t>
        </w:r>
        <w:r>
          <w:rPr>
            <w:noProof/>
            <w:webHidden/>
          </w:rPr>
          <w:tab/>
        </w:r>
        <w:r>
          <w:rPr>
            <w:noProof/>
            <w:webHidden/>
          </w:rPr>
          <w:fldChar w:fldCharType="begin"/>
        </w:r>
        <w:r>
          <w:rPr>
            <w:noProof/>
            <w:webHidden/>
          </w:rPr>
          <w:instrText xml:space="preserve"> PAGEREF _Toc204850704 \h </w:instrText>
        </w:r>
        <w:r>
          <w:rPr>
            <w:noProof/>
            <w:webHidden/>
          </w:rPr>
        </w:r>
        <w:r>
          <w:rPr>
            <w:noProof/>
            <w:webHidden/>
          </w:rPr>
          <w:fldChar w:fldCharType="separate"/>
        </w:r>
        <w:r w:rsidR="00976729">
          <w:rPr>
            <w:noProof/>
            <w:webHidden/>
          </w:rPr>
          <w:t>167</w:t>
        </w:r>
        <w:r>
          <w:rPr>
            <w:noProof/>
            <w:webHidden/>
          </w:rPr>
          <w:fldChar w:fldCharType="end"/>
        </w:r>
      </w:hyperlink>
    </w:p>
    <w:p w14:paraId="668A6799" w14:textId="019BEA9D" w:rsidR="00F01096" w:rsidRDefault="00F01096">
      <w:pPr>
        <w:pStyle w:val="TOC2"/>
        <w:rPr>
          <w:rFonts w:eastAsiaTheme="minorEastAsia"/>
          <w:noProof/>
          <w:kern w:val="2"/>
          <w:sz w:val="24"/>
          <w:szCs w:val="24"/>
          <w14:ligatures w14:val="standardContextual"/>
        </w:rPr>
      </w:pPr>
      <w:hyperlink w:anchor="_Toc204850705" w:history="1">
        <w:r w:rsidRPr="00470C1E">
          <w:rPr>
            <w:rStyle w:val="Hyperlink"/>
            <w:noProof/>
          </w:rPr>
          <w:t>11.9.</w:t>
        </w:r>
        <w:r>
          <w:rPr>
            <w:rFonts w:eastAsiaTheme="minorEastAsia"/>
            <w:noProof/>
            <w:kern w:val="2"/>
            <w:sz w:val="24"/>
            <w:szCs w:val="24"/>
            <w14:ligatures w14:val="standardContextual"/>
          </w:rPr>
          <w:tab/>
        </w:r>
        <w:r w:rsidRPr="00470C1E">
          <w:rPr>
            <w:rStyle w:val="Hyperlink"/>
            <w:noProof/>
          </w:rPr>
          <w:t>LSAReport</w:t>
        </w:r>
        <w:r>
          <w:rPr>
            <w:noProof/>
            <w:webHidden/>
          </w:rPr>
          <w:tab/>
        </w:r>
        <w:r>
          <w:rPr>
            <w:noProof/>
            <w:webHidden/>
          </w:rPr>
          <w:fldChar w:fldCharType="begin"/>
        </w:r>
        <w:r>
          <w:rPr>
            <w:noProof/>
            <w:webHidden/>
          </w:rPr>
          <w:instrText xml:space="preserve"> PAGEREF _Toc204850705 \h </w:instrText>
        </w:r>
        <w:r>
          <w:rPr>
            <w:noProof/>
            <w:webHidden/>
          </w:rPr>
        </w:r>
        <w:r>
          <w:rPr>
            <w:noProof/>
            <w:webHidden/>
          </w:rPr>
          <w:fldChar w:fldCharType="separate"/>
        </w:r>
        <w:r w:rsidR="00976729">
          <w:rPr>
            <w:noProof/>
            <w:webHidden/>
          </w:rPr>
          <w:t>167</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91BDC">
      <w:pPr>
        <w:pStyle w:val="H2NoNumbers"/>
      </w:pPr>
      <w:bookmarkStart w:id="14" w:name="_Toc204850572"/>
      <w:r>
        <w:lastRenderedPageBreak/>
        <w:t>Revision</w:t>
      </w:r>
      <w:r w:rsidRPr="008D0578">
        <w:t xml:space="preserve"> </w:t>
      </w:r>
      <w:r w:rsidR="00933154" w:rsidRPr="008D0578">
        <w:t>History</w:t>
      </w:r>
      <w:bookmarkEnd w:id="14"/>
    </w:p>
    <w:tbl>
      <w:tblPr>
        <w:tblStyle w:val="TableGrid"/>
        <w:tblW w:w="0" w:type="auto"/>
        <w:tblLook w:val="04A0" w:firstRow="1" w:lastRow="0" w:firstColumn="1" w:lastColumn="0" w:noHBand="0" w:noVBand="1"/>
      </w:tblPr>
      <w:tblGrid>
        <w:gridCol w:w="1006"/>
        <w:gridCol w:w="1512"/>
        <w:gridCol w:w="6832"/>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140F70EB" w:rsidR="002A0263" w:rsidRDefault="006872D7" w:rsidP="004402C9">
            <w:pPr>
              <w:spacing w:before="0" w:after="0" w:line="240" w:lineRule="auto"/>
            </w:pPr>
            <w:del w:id="15" w:author="Molly C McEvilley" w:date="2025-07-31T10:05:00Z" w16du:dateUtc="2025-07-31T14:05:00Z">
              <w:r w:rsidDel="0095435D">
                <w:delText>1.0</w:delText>
              </w:r>
            </w:del>
            <w:ins w:id="16" w:author="Molly C McEvilley" w:date="2025-07-31T10:08:00Z" w16du:dateUtc="2025-07-31T14:08:00Z">
              <w:r w:rsidR="00D3235C">
                <w:t>DRAFT</w:t>
              </w:r>
            </w:ins>
          </w:p>
        </w:tc>
        <w:tc>
          <w:tcPr>
            <w:tcW w:w="1512" w:type="dxa"/>
          </w:tcPr>
          <w:p w14:paraId="2E270235" w14:textId="5EB38488" w:rsidR="002A0263" w:rsidRDefault="006872D7" w:rsidP="004402C9">
            <w:pPr>
              <w:spacing w:before="0" w:after="0" w:line="240" w:lineRule="auto"/>
            </w:pPr>
            <w:del w:id="17" w:author="Molly C McEvilley" w:date="2025-07-31T10:05:00Z" w16du:dateUtc="2025-07-31T14:05:00Z">
              <w:r w:rsidDel="0095435D">
                <w:delText>TBD</w:delText>
              </w:r>
            </w:del>
            <w:ins w:id="18" w:author="Molly C McEvilley" w:date="2025-07-31T10:05:00Z" w16du:dateUtc="2025-07-31T14:05:00Z">
              <w:r w:rsidR="0095435D">
                <w:t>7/31/2025</w:t>
              </w:r>
            </w:ins>
          </w:p>
        </w:tc>
        <w:tc>
          <w:tcPr>
            <w:tcW w:w="6839" w:type="dxa"/>
          </w:tcPr>
          <w:p w14:paraId="295554F5" w14:textId="113D7641" w:rsidR="003B7552" w:rsidRDefault="00260D97" w:rsidP="004402C9">
            <w:pPr>
              <w:spacing w:before="0" w:after="0" w:line="240" w:lineRule="auto"/>
              <w:rPr>
                <w:ins w:id="19" w:author="Molly C McEvilley" w:date="2025-07-31T10:05:00Z" w16du:dateUtc="2025-07-31T14:05:00Z"/>
              </w:rPr>
            </w:pPr>
            <w:r>
              <w:t xml:space="preserve">Revisions to entire document to apply </w:t>
            </w:r>
            <w:del w:id="20" w:author="Molly C McEvilley" w:date="2025-07-27T19:18:00Z" w16du:dateUtc="2025-07-27T23:18:00Z">
              <w:r w:rsidR="00F441A5" w:rsidDel="006B655F">
                <w:delText xml:space="preserve">FY2024 </w:delText>
              </w:r>
            </w:del>
            <w:r w:rsidR="008A7F66">
              <w:t>changes</w:t>
            </w:r>
            <w:r w:rsidR="00E3313B">
              <w:t xml:space="preserve"> </w:t>
            </w:r>
            <w:ins w:id="21" w:author="Molly C McEvilley" w:date="2025-07-31T10:49:00Z" w16du:dateUtc="2025-07-31T14:49:00Z">
              <w:r w:rsidR="00162668">
                <w:t>effective 11/1</w:t>
              </w:r>
            </w:ins>
            <w:ins w:id="22" w:author="Molly C McEvilley" w:date="2025-07-31T10:50:00Z" w16du:dateUtc="2025-07-31T14:50:00Z">
              <w:r w:rsidR="00162668">
                <w:t xml:space="preserve">/2025 </w:t>
              </w:r>
            </w:ins>
            <w:r w:rsidR="00E3313B">
              <w:t xml:space="preserve">(see summary in </w:t>
            </w:r>
            <w:hyperlink w:anchor="_Previous_Versions_and" w:history="1">
              <w:r w:rsidR="00E3313B" w:rsidRPr="0079758E">
                <w:rPr>
                  <w:rStyle w:val="Hyperlink"/>
                </w:rPr>
                <w:t>section 1.4</w:t>
              </w:r>
            </w:hyperlink>
            <w:r w:rsidR="00E3313B">
              <w:t>).</w:t>
            </w:r>
          </w:p>
          <w:p w14:paraId="0DEF0969" w14:textId="515ABABF" w:rsidR="0095435D" w:rsidRDefault="0095435D" w:rsidP="004402C9">
            <w:pPr>
              <w:spacing w:before="0" w:after="0" w:line="240" w:lineRule="auto"/>
              <w:rPr>
                <w:ins w:id="23" w:author="Molly C McEvilley" w:date="2025-07-31T10:04:00Z" w16du:dateUtc="2025-07-31T14:04:00Z"/>
              </w:rPr>
            </w:pPr>
            <w:ins w:id="24" w:author="Molly C McEvilley" w:date="2025-07-31T10:05:00Z" w16du:dateUtc="2025-07-31T14:05:00Z">
              <w:r>
                <w:t>Changes are tracked in this version of the document</w:t>
              </w:r>
            </w:ins>
            <w:ins w:id="25" w:author="Molly C McEvilley" w:date="2025-07-31T10:06:00Z" w16du:dateUtc="2025-07-31T14:06:00Z">
              <w:r w:rsidR="008471E0">
                <w:t xml:space="preserve"> to highlight updates to reporting requirements</w:t>
              </w:r>
              <w:r w:rsidR="006E2303">
                <w:t xml:space="preserve">.  </w:t>
              </w:r>
            </w:ins>
            <w:ins w:id="26" w:author="Molly C McEvilley" w:date="2025-07-31T10:36:00Z" w16du:dateUtc="2025-07-31T14:36:00Z">
              <w:r w:rsidR="00F96C24">
                <w:t>Updates to the table of contents, f</w:t>
              </w:r>
            </w:ins>
            <w:ins w:id="27" w:author="Molly C McEvilley" w:date="2025-07-31T10:07:00Z" w16du:dateUtc="2025-07-31T14:07:00Z">
              <w:r w:rsidR="006E2303">
                <w:t>ormatting changes</w:t>
              </w:r>
            </w:ins>
            <w:ins w:id="28" w:author="Molly C McEvilley" w:date="2025-07-31T10:36:00Z" w16du:dateUtc="2025-07-31T14:36:00Z">
              <w:r w:rsidR="00F96C24">
                <w:t>,</w:t>
              </w:r>
            </w:ins>
            <w:ins w:id="29" w:author="Molly C McEvilley" w:date="2025-07-31T10:07:00Z" w16du:dateUtc="2025-07-31T14:07:00Z">
              <w:r w:rsidR="006E2303">
                <w:t xml:space="preserve"> </w:t>
              </w:r>
              <w:r w:rsidR="00D3235C">
                <w:t>and corrections to typos were all accepted prior to release.</w:t>
              </w:r>
            </w:ins>
          </w:p>
          <w:p w14:paraId="298C6699" w14:textId="582E7BAD" w:rsidR="005E023C" w:rsidRDefault="005E023C"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791BDC">
      <w:pPr>
        <w:pStyle w:val="Heading1"/>
      </w:pPr>
      <w:bookmarkStart w:id="30" w:name="_Toc37849730"/>
      <w:bookmarkStart w:id="31" w:name="_Toc204850573"/>
      <w:r w:rsidRPr="00C52062">
        <w:lastRenderedPageBreak/>
        <w:t>Introduction</w:t>
      </w:r>
      <w:bookmarkEnd w:id="0"/>
      <w:bookmarkEnd w:id="1"/>
      <w:bookmarkEnd w:id="30"/>
      <w:bookmarkEnd w:id="31"/>
    </w:p>
    <w:p w14:paraId="5DE97F33" w14:textId="0F5B2D87" w:rsidR="007F6B46" w:rsidRPr="00416D60" w:rsidRDefault="00B014FA" w:rsidP="00A02490">
      <w:pPr>
        <w:pStyle w:val="Heading2"/>
      </w:pPr>
      <w:bookmarkStart w:id="32" w:name="_Toc497116383"/>
      <w:bookmarkStart w:id="33" w:name="_Toc498527171"/>
      <w:bookmarkStart w:id="34" w:name="_Toc499292008"/>
      <w:bookmarkStart w:id="35" w:name="_Toc499543968"/>
      <w:bookmarkStart w:id="36" w:name="_Toc37849731"/>
      <w:bookmarkStart w:id="37" w:name="_Toc204850574"/>
      <w:r w:rsidRPr="00416D60">
        <w:t xml:space="preserve">Background: </w:t>
      </w:r>
      <w:r w:rsidR="007F6B46" w:rsidRPr="00416D60">
        <w:t>Ann</w:t>
      </w:r>
      <w:r w:rsidRPr="00416D60">
        <w:t>ual Homeless Assessment Report</w:t>
      </w:r>
      <w:bookmarkEnd w:id="32"/>
      <w:bookmarkEnd w:id="33"/>
      <w:bookmarkEnd w:id="34"/>
      <w:bookmarkEnd w:id="35"/>
      <w:r w:rsidRPr="00416D60">
        <w:t xml:space="preserve"> and the Longitudinal System Analysis</w:t>
      </w:r>
      <w:bookmarkEnd w:id="36"/>
      <w:bookmarkEnd w:id="37"/>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30B4E135"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two components of continuum-level data used in the </w:t>
      </w:r>
      <w:r w:rsidR="00B014FA" w:rsidRPr="00A6067F">
        <w:t>AHAR</w:t>
      </w:r>
      <w:r w:rsidR="00B03966">
        <w:t>.</w:t>
      </w:r>
    </w:p>
    <w:p w14:paraId="5BEAB790" w14:textId="3028F4E8" w:rsidR="00540819" w:rsidRPr="00A6067F" w:rsidRDefault="00567D1D" w:rsidP="00BD007C">
      <w:r w:rsidRPr="00284621">
        <w:rPr>
          <w:rStyle w:val="Strong"/>
          <w:b w:val="0"/>
          <w:bCs w:val="0"/>
        </w:rPr>
        <w:t xml:space="preserve">The </w:t>
      </w:r>
      <w:r w:rsidR="00284621" w:rsidRPr="00284621">
        <w:rPr>
          <w:rStyle w:val="Strong"/>
          <w:b w:val="0"/>
          <w:bCs w:val="0"/>
        </w:rPr>
        <w:t>HIC</w:t>
      </w:r>
      <w:r w:rsidR="007F6B46" w:rsidRPr="00284621">
        <w:t xml:space="preserve"> </w:t>
      </w:r>
      <w:r w:rsidR="00D048A3" w:rsidRPr="00284621">
        <w:t>provides</w:t>
      </w:r>
      <w:r w:rsidR="00D048A3" w:rsidRPr="00A6067F">
        <w:t xml:space="preserve"> </w:t>
      </w:r>
      <w:r w:rsidR="007F6B46" w:rsidRPr="00A6067F">
        <w:t>data related to the capacity and utilization of residential projects dedicated to serving people experiencing homelessness</w:t>
      </w:r>
      <w:r w:rsidR="00D91E52">
        <w:t xml:space="preserve"> on </w:t>
      </w:r>
      <w:r w:rsidR="00F93CFC">
        <w:t>one</w:t>
      </w:r>
      <w:r w:rsidR="00D91E52">
        <w:t xml:space="preserve"> night</w:t>
      </w:r>
      <w:r w:rsidR="00681D87">
        <w:t xml:space="preserve"> </w:t>
      </w:r>
      <w:r w:rsidR="00F93CFC">
        <w:t xml:space="preserve">in the </w:t>
      </w:r>
      <w:r w:rsidR="00BB479C">
        <w:t>last 10 calendar days of January</w:t>
      </w:r>
      <w:r w:rsidR="009B4418">
        <w:t xml:space="preserve">. </w:t>
      </w:r>
      <w:r w:rsidR="00392FBB">
        <w:t xml:space="preserve">CoCs provide HIC data </w:t>
      </w:r>
      <w:r w:rsidR="00540819">
        <w:t xml:space="preserve">to HUD </w:t>
      </w:r>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r w:rsidR="002921A3">
        <w:rPr>
          <w:rFonts w:eastAsia="Times New Roman" w:cstheme="minorHAnsi"/>
        </w:rPr>
        <w:t xml:space="preserve">using the date of the HIC as </w:t>
      </w:r>
      <w:r w:rsidR="00392FBB">
        <w:rPr>
          <w:rFonts w:eastAsia="Times New Roman" w:cstheme="minorHAnsi"/>
        </w:rPr>
        <w:t>both the start and end dates</w:t>
      </w:r>
      <w:r w:rsidR="00540819">
        <w:rPr>
          <w:rFonts w:eastAsia="Times New Roman" w:cstheme="minorHAnsi"/>
        </w:rPr>
        <w:t>.</w:t>
      </w:r>
    </w:p>
    <w:p w14:paraId="1A23AB31" w14:textId="1C0D2455" w:rsidR="00F46258" w:rsidRPr="00A6067F" w:rsidRDefault="002921A3" w:rsidP="00F46258">
      <w:r w:rsidRPr="00BD007C">
        <w:rPr>
          <w:rStyle w:val="Strong"/>
          <w:b w:val="0"/>
          <w:bCs w:val="0"/>
        </w:rPr>
        <w:t xml:space="preserve">The </w:t>
      </w:r>
      <w:r w:rsidR="00284621" w:rsidRPr="00BD007C">
        <w:rPr>
          <w:rStyle w:val="Strong"/>
          <w:b w:val="0"/>
          <w:bCs w:val="0"/>
        </w:rPr>
        <w:t>PIT</w:t>
      </w:r>
      <w:r w:rsidR="007F6B46" w:rsidRPr="00BD007C">
        <w:rPr>
          <w:rStyle w:val="Strong"/>
          <w:b w:val="0"/>
          <w:bCs w:val="0"/>
        </w:rPr>
        <w:t xml:space="preserve"> </w:t>
      </w:r>
      <w:r w:rsidR="00B2345C">
        <w:rPr>
          <w:rStyle w:val="Strong"/>
          <w:b w:val="0"/>
          <w:bCs w:val="0"/>
        </w:rPr>
        <w:t>is a</w:t>
      </w:r>
      <w:r w:rsidR="00284621" w:rsidRPr="00A6067F">
        <w:t xml:space="preserve"> </w:t>
      </w:r>
      <w:r w:rsidR="007F6B46" w:rsidRPr="00A6067F">
        <w:t xml:space="preserve">count of sheltered and unsheltered people who are experiencing homelessness on </w:t>
      </w:r>
      <w:r w:rsidR="006A184C">
        <w:t>the same</w:t>
      </w:r>
      <w:r w:rsidR="007F6B46" w:rsidRPr="00A6067F">
        <w:t xml:space="preserve"> night</w:t>
      </w:r>
      <w:r w:rsidR="006A184C">
        <w:t xml:space="preserve"> </w:t>
      </w:r>
      <w:r w:rsidR="009835CC">
        <w:t>in the last 10 calendar days of January.</w:t>
      </w:r>
      <w:r w:rsidR="00D9710C">
        <w:t xml:space="preserve"> </w:t>
      </w:r>
      <w:r w:rsidR="00EA3305">
        <w:rPr>
          <w:rFonts w:eastAsia="Times New Roman" w:cstheme="minorHAnsi"/>
        </w:rPr>
        <w:t>PIT data are manually entered.</w:t>
      </w:r>
    </w:p>
    <w:p w14:paraId="0C308DEF" w14:textId="2B6EFA5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r w:rsidR="00A31299">
        <w:rPr>
          <w:rFonts w:eastAsia="Times New Roman" w:cstheme="minorHAnsi"/>
        </w:rPr>
        <w:t xml:space="preserve">for the AHAR is also </w:t>
      </w:r>
      <w:r w:rsidR="00C32ACD">
        <w:rPr>
          <w:rFonts w:eastAsia="Times New Roman" w:cstheme="minorHAnsi"/>
        </w:rPr>
        <w:t>su</w:t>
      </w:r>
      <w:r w:rsidR="001A282F">
        <w:rPr>
          <w:rFonts w:eastAsia="Times New Roman" w:cstheme="minorHAnsi"/>
        </w:rPr>
        <w:t>bmitted to HUD via the LSA</w:t>
      </w:r>
      <w:r w:rsidR="00980758">
        <w:rPr>
          <w:rFonts w:eastAsia="Times New Roman" w:cstheme="minorHAnsi"/>
        </w:rPr>
        <w:t xml:space="preserve"> </w:t>
      </w:r>
      <w:r w:rsidR="00DF70FA">
        <w:rPr>
          <w:rFonts w:eastAsia="Times New Roman" w:cstheme="minorHAnsi"/>
        </w:rPr>
        <w:t xml:space="preserve">using </w:t>
      </w:r>
      <w:r w:rsidR="004B5D54">
        <w:rPr>
          <w:rFonts w:eastAsia="Times New Roman" w:cstheme="minorHAnsi"/>
        </w:rPr>
        <w:t xml:space="preserve">the </w:t>
      </w:r>
      <w:r w:rsidR="00DF70FA">
        <w:rPr>
          <w:rFonts w:eastAsia="Times New Roman" w:cstheme="minorHAnsi"/>
        </w:rPr>
        <w:t xml:space="preserve">start and end dates </w:t>
      </w:r>
      <w:r w:rsidR="004B5D54">
        <w:rPr>
          <w:rFonts w:eastAsia="Times New Roman" w:cstheme="minorHAnsi"/>
        </w:rPr>
        <w:t>of</w:t>
      </w:r>
      <w:r w:rsidR="00DF70FA">
        <w:rPr>
          <w:rFonts w:eastAsia="Times New Roman" w:cstheme="minorHAnsi"/>
        </w:rPr>
        <w:t xml:space="preserve"> the fiscal year</w:t>
      </w:r>
      <w:r w:rsidR="004B5D54">
        <w:rPr>
          <w:rFonts w:eastAsia="Times New Roman" w:cstheme="minorHAnsi"/>
        </w:rPr>
        <w:t xml:space="preserve"> for which it is being submitted</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r w:rsidR="004B5D54">
        <w:rPr>
          <w:rFonts w:eastAsia="Times New Roman" w:cstheme="minorHAnsi"/>
        </w:rPr>
        <w:t>repor</w:t>
      </w:r>
      <w:r w:rsidR="00DE0914">
        <w:rPr>
          <w:rFonts w:eastAsia="Times New Roman" w:cstheme="minorHAnsi"/>
        </w:rPr>
        <w:t>t period</w:t>
      </w:r>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202ADD81" w:rsidR="007F6B46" w:rsidRPr="00BC3AAC" w:rsidRDefault="007F6B46" w:rsidP="00A02490">
      <w:pPr>
        <w:pStyle w:val="ListParagraph"/>
        <w:numPr>
          <w:ilvl w:val="0"/>
          <w:numId w:val="23"/>
        </w:numPr>
      </w:pPr>
      <w:r w:rsidRPr="00A6067F">
        <w:t xml:space="preserve">Demographic </w:t>
      </w:r>
      <w:r w:rsidRPr="00BC3AAC">
        <w:t>characteristics like age, race</w:t>
      </w:r>
      <w:r w:rsidR="00C653C6" w:rsidRPr="00BC3AAC">
        <w:t>/ethnicity</w:t>
      </w:r>
      <w:r w:rsidRPr="00BC3AAC">
        <w:t>,</w:t>
      </w:r>
      <w:del w:id="38" w:author="Molly C McEvilley" w:date="2025-07-20T21:21:00Z" w16du:dateUtc="2025-07-21T01:21:00Z">
        <w:r w:rsidRPr="00BC3AAC" w:rsidDel="00264816">
          <w:delText xml:space="preserve"> </w:delText>
        </w:r>
      </w:del>
      <w:del w:id="39" w:author="Molly C McEvilley" w:date="2025-07-20T21:20:00Z" w16du:dateUtc="2025-07-21T01:20:00Z">
        <w:r w:rsidRPr="00BC3AAC" w:rsidDel="00264816">
          <w:delText>gender,</w:delText>
        </w:r>
      </w:del>
      <w:r w:rsidRPr="00BC3AAC">
        <w:t xml:space="preserve"> and veteran status;</w:t>
      </w:r>
    </w:p>
    <w:p w14:paraId="4AA23A80" w14:textId="77777777" w:rsidR="007F6B46" w:rsidRPr="00BC3AAC" w:rsidRDefault="007F6B46" w:rsidP="00A02490">
      <w:pPr>
        <w:pStyle w:val="ListParagraph"/>
        <w:numPr>
          <w:ilvl w:val="0"/>
          <w:numId w:val="23"/>
        </w:numPr>
      </w:pPr>
      <w:r w:rsidRPr="00BC3AAC">
        <w:t>Length of time homeless and patterns of system use;</w:t>
      </w:r>
    </w:p>
    <w:p w14:paraId="4CAB1FCF" w14:textId="77777777" w:rsidR="007F6B46" w:rsidRPr="00BC3AAC" w:rsidRDefault="007F6B46" w:rsidP="00A02490">
      <w:pPr>
        <w:pStyle w:val="ListParagraph"/>
        <w:numPr>
          <w:ilvl w:val="0"/>
          <w:numId w:val="23"/>
        </w:numPr>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A02490">
      <w:pPr>
        <w:pStyle w:val="ListParagraph"/>
        <w:numPr>
          <w:ilvl w:val="0"/>
          <w:numId w:val="23"/>
        </w:numPr>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91BDC">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91BDC">
      <w:pPr>
        <w:pStyle w:val="ListParagraph"/>
        <w:numPr>
          <w:ilvl w:val="0"/>
          <w:numId w:val="23"/>
        </w:numPr>
      </w:pPr>
      <w:r w:rsidRPr="008F6A9B">
        <w:t xml:space="preserve">Destination types; and, </w:t>
      </w:r>
    </w:p>
    <w:p w14:paraId="269BA834" w14:textId="5DAB2991" w:rsidR="007F6B46" w:rsidRPr="003D10AE" w:rsidRDefault="00FA1896" w:rsidP="00791BDC">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A02490">
      <w:pPr>
        <w:pStyle w:val="Heading2"/>
      </w:pPr>
      <w:bookmarkStart w:id="40" w:name="_Toc499543972"/>
      <w:bookmarkStart w:id="41" w:name="_Toc37849732"/>
      <w:bookmarkStart w:id="42" w:name="_Toc204850575"/>
      <w:r w:rsidRPr="0036072B">
        <w:t>About This Document</w:t>
      </w:r>
      <w:bookmarkStart w:id="43" w:name="_Toc499292012"/>
      <w:bookmarkStart w:id="44" w:name="_Toc499543973"/>
      <w:bookmarkEnd w:id="40"/>
      <w:bookmarkEnd w:id="41"/>
      <w:bookmarkEnd w:id="42"/>
    </w:p>
    <w:p w14:paraId="57D1D754" w14:textId="77777777" w:rsidR="007F6B46" w:rsidRPr="0036072B" w:rsidRDefault="007F6B46" w:rsidP="009336C4">
      <w:pPr>
        <w:pStyle w:val="Heading3"/>
      </w:pPr>
      <w:r w:rsidRPr="0036072B">
        <w:t>Intended Audience</w:t>
      </w:r>
      <w:bookmarkEnd w:id="43"/>
      <w:bookmarkEnd w:id="4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w:t>
      </w:r>
      <w:r w:rsidR="00886919" w:rsidRPr="00A6067F">
        <w:lastRenderedPageBreak/>
        <w:t xml:space="preserve">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5"/>
    </w:p>
    <w:p w14:paraId="03B12582" w14:textId="77777777" w:rsidR="007F6B46" w:rsidRPr="009336C4" w:rsidRDefault="007F6B46" w:rsidP="009336C4">
      <w:pPr>
        <w:pStyle w:val="Heading3"/>
      </w:pPr>
      <w:bookmarkStart w:id="46" w:name="_Toc497116386"/>
      <w:bookmarkStart w:id="47" w:name="_Toc498527174"/>
      <w:bookmarkStart w:id="48" w:name="_Toc499292013"/>
      <w:bookmarkStart w:id="49" w:name="_Toc499543974"/>
      <w:r w:rsidRPr="0036072B">
        <w:t>Purpose</w:t>
      </w:r>
      <w:bookmarkEnd w:id="46"/>
      <w:bookmarkEnd w:id="47"/>
      <w:r w:rsidRPr="0036072B">
        <w:t xml:space="preserve"> and Scope</w:t>
      </w:r>
      <w:bookmarkEnd w:id="48"/>
      <w:bookmarkEnd w:id="4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A02490">
      <w:pPr>
        <w:pStyle w:val="ListParagraph"/>
        <w:numPr>
          <w:ilvl w:val="0"/>
          <w:numId w:val="23"/>
        </w:numPr>
      </w:pPr>
      <w:r w:rsidRPr="005904C6">
        <w:t>Selection of project descriptor data for export</w:t>
      </w:r>
    </w:p>
    <w:p w14:paraId="1F723B95" w14:textId="77777777" w:rsidR="007F6B46" w:rsidRPr="00896BD3" w:rsidRDefault="007F6B46" w:rsidP="00A02490">
      <w:pPr>
        <w:pStyle w:val="ListParagraph"/>
        <w:numPr>
          <w:ilvl w:val="0"/>
          <w:numId w:val="23"/>
        </w:numPr>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A02490">
      <w:pPr>
        <w:pStyle w:val="ListParagraph"/>
        <w:numPr>
          <w:ilvl w:val="0"/>
          <w:numId w:val="23"/>
        </w:numPr>
      </w:pPr>
      <w:r w:rsidRPr="0060237C">
        <w:t>Grouping clients and households into reporting categories</w:t>
      </w:r>
    </w:p>
    <w:p w14:paraId="385A2520" w14:textId="77777777" w:rsidR="007F6B46" w:rsidRPr="0060237C" w:rsidRDefault="007F6B46" w:rsidP="00A02490">
      <w:pPr>
        <w:pStyle w:val="ListParagraph"/>
        <w:numPr>
          <w:ilvl w:val="0"/>
          <w:numId w:val="23"/>
        </w:numPr>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A02490">
      <w:pPr>
        <w:pStyle w:val="ListParagraph"/>
        <w:numPr>
          <w:ilvl w:val="0"/>
          <w:numId w:val="23"/>
        </w:numPr>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50" w:name="_Toc499292014"/>
      <w:bookmarkStart w:id="51" w:name="_Toc499543975"/>
      <w:bookmarkStart w:id="52" w:name="_Toc497116389"/>
      <w:bookmarkStart w:id="53" w:name="_Toc498527177"/>
      <w:r w:rsidRPr="0036072B">
        <w:t xml:space="preserve">Structure and </w:t>
      </w:r>
      <w:r w:rsidRPr="009336C4">
        <w:t>Content</w:t>
      </w:r>
      <w:bookmarkEnd w:id="50"/>
      <w:bookmarkEnd w:id="5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A02490">
      <w:pPr>
        <w:pStyle w:val="ListParagraph"/>
        <w:numPr>
          <w:ilvl w:val="0"/>
          <w:numId w:val="23"/>
        </w:numPr>
      </w:pPr>
      <w:r w:rsidRPr="005904C6">
        <w:t>LSAReport.csv</w:t>
      </w:r>
    </w:p>
    <w:p w14:paraId="6FB3D3E6" w14:textId="77777777" w:rsidR="0042109F" w:rsidRPr="005904C6" w:rsidRDefault="0042109F" w:rsidP="00A02490">
      <w:pPr>
        <w:pStyle w:val="ListParagraph"/>
        <w:numPr>
          <w:ilvl w:val="0"/>
          <w:numId w:val="23"/>
        </w:numPr>
      </w:pPr>
      <w:r w:rsidRPr="005904C6">
        <w:t>LSAHousehold.csv</w:t>
      </w:r>
    </w:p>
    <w:p w14:paraId="60D51AEF" w14:textId="77777777" w:rsidR="0042109F" w:rsidRPr="005904C6" w:rsidRDefault="0042109F" w:rsidP="00A02490">
      <w:pPr>
        <w:pStyle w:val="ListParagraph"/>
        <w:numPr>
          <w:ilvl w:val="0"/>
          <w:numId w:val="23"/>
        </w:numPr>
      </w:pPr>
      <w:r w:rsidRPr="005904C6">
        <w:t>LSAPerson.csv</w:t>
      </w:r>
    </w:p>
    <w:p w14:paraId="6A7730BE" w14:textId="77777777" w:rsidR="0042109F" w:rsidRPr="005904C6" w:rsidRDefault="00AB0631" w:rsidP="00A02490">
      <w:pPr>
        <w:pStyle w:val="ListParagraph"/>
        <w:numPr>
          <w:ilvl w:val="0"/>
          <w:numId w:val="23"/>
        </w:numPr>
      </w:pPr>
      <w:r w:rsidRPr="005904C6">
        <w:t>LSAExit</w:t>
      </w:r>
      <w:r w:rsidR="0042109F" w:rsidRPr="005904C6">
        <w:t>.csv</w:t>
      </w:r>
    </w:p>
    <w:p w14:paraId="7995D4C4" w14:textId="77777777" w:rsidR="0042109F" w:rsidRPr="005904C6" w:rsidRDefault="00751175" w:rsidP="00A02490">
      <w:pPr>
        <w:pStyle w:val="ListParagraph"/>
        <w:numPr>
          <w:ilvl w:val="0"/>
          <w:numId w:val="23"/>
        </w:numPr>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A02490">
      <w:pPr>
        <w:pStyle w:val="ListParagraph"/>
        <w:numPr>
          <w:ilvl w:val="0"/>
          <w:numId w:val="23"/>
        </w:numPr>
      </w:pPr>
      <w:r w:rsidRPr="005904C6">
        <w:t>Organization.csv</w:t>
      </w:r>
    </w:p>
    <w:p w14:paraId="42BF7240" w14:textId="77777777" w:rsidR="0032561F" w:rsidRPr="005904C6" w:rsidRDefault="0032561F" w:rsidP="00A02490">
      <w:pPr>
        <w:pStyle w:val="ListParagraph"/>
        <w:numPr>
          <w:ilvl w:val="0"/>
          <w:numId w:val="23"/>
        </w:numPr>
      </w:pPr>
      <w:r w:rsidRPr="005904C6">
        <w:t>Project.csv</w:t>
      </w:r>
    </w:p>
    <w:p w14:paraId="458ECB34" w14:textId="77779DE6" w:rsidR="0032561F" w:rsidRDefault="0032561F" w:rsidP="00A02490">
      <w:pPr>
        <w:pStyle w:val="ListParagraph"/>
        <w:numPr>
          <w:ilvl w:val="0"/>
          <w:numId w:val="23"/>
        </w:numPr>
      </w:pPr>
      <w:r w:rsidRPr="005904C6">
        <w:t>Funder.csv</w:t>
      </w:r>
    </w:p>
    <w:p w14:paraId="42F1791D" w14:textId="555ADEF3" w:rsidR="007159B3" w:rsidRPr="005904C6" w:rsidRDefault="007159B3" w:rsidP="00A02490">
      <w:pPr>
        <w:pStyle w:val="ListParagraph"/>
        <w:numPr>
          <w:ilvl w:val="0"/>
          <w:numId w:val="23"/>
        </w:numPr>
      </w:pPr>
      <w:r>
        <w:t>ProjectCoC.csv</w:t>
      </w:r>
    </w:p>
    <w:p w14:paraId="12166E73" w14:textId="77777777" w:rsidR="000C3E47" w:rsidRDefault="0032561F" w:rsidP="00A02490">
      <w:pPr>
        <w:pStyle w:val="ListParagraph"/>
        <w:numPr>
          <w:ilvl w:val="0"/>
          <w:numId w:val="23"/>
        </w:numPr>
      </w:pPr>
      <w:r w:rsidRPr="005904C6">
        <w:t>Inventory.csv</w:t>
      </w:r>
    </w:p>
    <w:p w14:paraId="3FEF518F" w14:textId="46DB1FF2" w:rsidR="00597299" w:rsidRDefault="00597299" w:rsidP="00A02490">
      <w:pPr>
        <w:pStyle w:val="ListParagraph"/>
        <w:numPr>
          <w:ilvl w:val="0"/>
          <w:numId w:val="23"/>
        </w:numPr>
      </w:pPr>
      <w:r>
        <w:t xml:space="preserve">Affiliation.csv </w:t>
      </w:r>
    </w:p>
    <w:p w14:paraId="3747530C" w14:textId="3337DFD2" w:rsidR="00597299" w:rsidRPr="005904C6" w:rsidRDefault="00597299" w:rsidP="00A02490">
      <w:pPr>
        <w:pStyle w:val="ListParagraph"/>
        <w:numPr>
          <w:ilvl w:val="0"/>
          <w:numId w:val="23"/>
        </w:numPr>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68C0D0FC"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w:t>
      </w:r>
      <w:r w:rsidR="00710A02" w:rsidRPr="00577A54">
        <w:t>th</w:t>
      </w:r>
      <w:r w:rsidR="00710A02">
        <w:t>is</w:t>
      </w:r>
      <w:r w:rsidR="00710A02" w:rsidRPr="00577A54">
        <w:t xml:space="preserve"> </w:t>
      </w:r>
      <w:r w:rsidRPr="00577A54">
        <w:t xml:space="preserve">process or </w:t>
      </w:r>
      <w:r w:rsidR="00710A02">
        <w:t xml:space="preserve">these </w:t>
      </w:r>
      <w:r w:rsidRPr="00577A54">
        <w:t>constructs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91BDC">
      <w:pPr>
        <w:pStyle w:val="ListParagraph"/>
        <w:numPr>
          <w:ilvl w:val="0"/>
          <w:numId w:val="47"/>
        </w:numPr>
      </w:pPr>
      <w:r w:rsidRPr="00297D25">
        <w:t>LSA Dictionary</w:t>
      </w:r>
      <w:r w:rsidR="009A160F">
        <w:t xml:space="preserve"> – a summary of the files, columns, and valid values for each column</w:t>
      </w:r>
    </w:p>
    <w:p w14:paraId="457502A4" w14:textId="5A279B86" w:rsidR="00D97AE9" w:rsidRDefault="00546E6C" w:rsidP="00791BDC">
      <w:pPr>
        <w:pStyle w:val="ListParagraph"/>
        <w:numPr>
          <w:ilvl w:val="0"/>
          <w:numId w:val="47"/>
        </w:numPr>
      </w:pPr>
      <w:r w:rsidRPr="00297D25">
        <w:t>Sample Code</w:t>
      </w:r>
      <w:r w:rsidR="00D97AE9">
        <w:t xml:space="preserve"> – SQL code written during the development of these specifications and made available as a reference</w:t>
      </w:r>
      <w:r w:rsidR="009B4418">
        <w:t xml:space="preserve">. </w:t>
      </w:r>
      <w:r w:rsidR="00D97AE9">
        <w:t>There is no requirement to use the code.</w:t>
      </w:r>
    </w:p>
    <w:p w14:paraId="5D5F6B39" w14:textId="77777777" w:rsidR="007F6B46" w:rsidRPr="0036072B" w:rsidRDefault="007F6B46" w:rsidP="009336C4">
      <w:pPr>
        <w:pStyle w:val="Heading3"/>
      </w:pPr>
      <w:bookmarkStart w:id="54" w:name="_Toc499292015"/>
      <w:bookmarkStart w:id="55" w:name="_Toc499543976"/>
      <w:r w:rsidRPr="0036072B">
        <w:t>External References</w:t>
      </w:r>
      <w:bookmarkEnd w:id="52"/>
      <w:bookmarkEnd w:id="53"/>
      <w:bookmarkEnd w:id="54"/>
      <w:bookmarkEnd w:id="55"/>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6F92B8DE" w14:textId="417CD54D" w:rsidR="00710A02" w:rsidRPr="00A6067F" w:rsidRDefault="00710A02" w:rsidP="00710A02">
      <w:pPr>
        <w:rPr>
          <w:ins w:id="56" w:author="Molly C McEvilley" w:date="2025-07-20T22:17:00Z" w16du:dateUtc="2025-07-21T02:17:00Z"/>
          <w:rFonts w:eastAsia="Times New Roman"/>
        </w:rPr>
      </w:pPr>
      <w:commentRangeStart w:id="57"/>
      <w:ins w:id="58" w:author="Molly C McEvilley" w:date="2025-07-20T22:17:00Z" w16du:dateUtc="2025-07-21T02:17:00Z">
        <w:r w:rsidRPr="10B9F996">
          <w:rPr>
            <w:b/>
            <w:bCs/>
          </w:rPr>
          <w:t>FY 202</w:t>
        </w:r>
        <w:r>
          <w:rPr>
            <w:b/>
            <w:bCs/>
          </w:rPr>
          <w:t>6</w:t>
        </w:r>
        <w:r w:rsidRPr="10B9F996">
          <w:rPr>
            <w:b/>
            <w:bCs/>
          </w:rPr>
          <w:t xml:space="preserve"> HMIS Data Standards: Data Dictionary </w:t>
        </w:r>
        <w:r>
          <w:t>(</w:t>
        </w:r>
        <w:r>
          <w:fldChar w:fldCharType="begin"/>
        </w:r>
      </w:ins>
      <w:ins w:id="59" w:author="Molly C McEvilley" w:date="2025-07-31T10:10:00Z" w16du:dateUtc="2025-07-31T14:10:00Z">
        <w:r w:rsidR="000A3EE0">
          <w:instrText>HYPERLINK "https://www.hudexchange.info/resource/3824/hmis-data-dictionary/"</w:instrText>
        </w:r>
      </w:ins>
      <w:ins w:id="60" w:author="Molly C McEvilley" w:date="2025-07-20T22:17:00Z" w16du:dateUtc="2025-07-21T02:17:00Z">
        <w:r>
          <w:fldChar w:fldCharType="separate"/>
        </w:r>
        <w:r>
          <w:fldChar w:fldCharType="begin"/>
        </w:r>
        <w:r>
          <w:instrText>HYPERLINK "https://files.hudexchange.info/resources/documents/HMIS-Data-Dictionary-2024.pdf" \h</w:instrText>
        </w:r>
        <w:r>
          <w:fldChar w:fldCharType="separate"/>
        </w:r>
        <w:r w:rsidRPr="009A418A">
          <w:rPr>
            <w:rStyle w:val="Hyperlink"/>
          </w:rPr>
          <w:t>Dictionary</w:t>
        </w:r>
        <w:r>
          <w:fldChar w:fldCharType="end"/>
        </w:r>
        <w:r>
          <w:fldChar w:fldCharType="end"/>
        </w:r>
        <w:r>
          <w:t xml:space="preserve">) – </w:t>
        </w:r>
        <w:r w:rsidRPr="10B9F996">
          <w:rPr>
            <w:rFonts w:eastAsia="Times New Roman"/>
          </w:rPr>
          <w:t>The Dictionary defines federal data collection requirements for HMIS applications</w:t>
        </w:r>
        <w:r>
          <w:rPr>
            <w:rFonts w:eastAsia="Times New Roman"/>
          </w:rPr>
          <w:t>.</w:t>
        </w:r>
      </w:ins>
    </w:p>
    <w:p w14:paraId="6ACB06AB" w14:textId="30E2D394" w:rsidR="00710A02" w:rsidRPr="00A6067F" w:rsidRDefault="00710A02" w:rsidP="00710A02">
      <w:pPr>
        <w:rPr>
          <w:ins w:id="61" w:author="Molly C McEvilley" w:date="2025-07-20T22:17:00Z" w16du:dateUtc="2025-07-21T02:17:00Z"/>
        </w:rPr>
      </w:pPr>
      <w:ins w:id="62" w:author="Molly C McEvilley" w:date="2025-07-20T22:17:00Z" w16du:dateUtc="2025-07-21T02:17:00Z">
        <w:r w:rsidRPr="10B9F996">
          <w:rPr>
            <w:rStyle w:val="Strong"/>
          </w:rPr>
          <w:t>FY 202</w:t>
        </w:r>
        <w:r>
          <w:rPr>
            <w:rStyle w:val="Strong"/>
          </w:rPr>
          <w:t>6</w:t>
        </w:r>
        <w:r w:rsidRPr="10B9F996">
          <w:rPr>
            <w:rStyle w:val="Strong"/>
          </w:rPr>
          <w:t xml:space="preserve"> HMIS CSV Format Specifications </w:t>
        </w:r>
        <w:r>
          <w:t>(</w:t>
        </w:r>
        <w:r>
          <w:fldChar w:fldCharType="begin"/>
        </w:r>
      </w:ins>
      <w:ins w:id="63" w:author="Molly C McEvilley" w:date="2025-07-31T10:12:00Z" w16du:dateUtc="2025-07-31T14:12:00Z">
        <w:r w:rsidR="000C7A9B">
          <w:instrText>HYPERLINK "https://www.hudexchange.info/resource/3824/hmis-data-dictionary/"</w:instrText>
        </w:r>
      </w:ins>
      <w:ins w:id="64" w:author="Molly C McEvilley" w:date="2025-07-20T22:17:00Z" w16du:dateUtc="2025-07-21T02:17:00Z">
        <w:r>
          <w:fldChar w:fldCharType="separate"/>
        </w:r>
        <w:r>
          <w:fldChar w:fldCharType="begin"/>
        </w:r>
        <w:r>
          <w:instrText>HYPERLINK "https://www.hudexchange.info/resource/3824/hmis-data-dictionary/"</w:instrText>
        </w:r>
        <w:r>
          <w:fldChar w:fldCharType="separate"/>
        </w:r>
        <w:r w:rsidRPr="009A418A">
          <w:rPr>
            <w:rStyle w:val="Hyperlink"/>
          </w:rPr>
          <w:t>HMIS CSV</w:t>
        </w:r>
        <w:r>
          <w:fldChar w:fldCharType="end"/>
        </w:r>
        <w:r>
          <w:fldChar w:fldCharType="end"/>
        </w:r>
        <w:r>
          <w:t xml:space="preserve">) – Descriptions of LSA business logic reference HMIS fields using the file and column names of the HMIS CSV. </w:t>
        </w:r>
      </w:ins>
      <w:commentRangeEnd w:id="57"/>
      <w:ins w:id="65" w:author="Molly C McEvilley" w:date="2025-07-31T10:12:00Z" w16du:dateUtc="2025-07-31T14:12:00Z">
        <w:r w:rsidR="00E26016">
          <w:rPr>
            <w:rStyle w:val="CommentReference"/>
          </w:rPr>
          <w:commentReference w:id="57"/>
        </w:r>
      </w:ins>
    </w:p>
    <w:p w14:paraId="3985F70B" w14:textId="1025BCDE" w:rsidR="007F6B46" w:rsidRPr="00A6067F" w:rsidDel="00710A02" w:rsidRDefault="118D5271" w:rsidP="118D5271">
      <w:pPr>
        <w:rPr>
          <w:del w:id="66" w:author="Molly C McEvilley" w:date="2025-07-20T22:17:00Z" w16du:dateUtc="2025-07-21T02:17:00Z"/>
          <w:rFonts w:eastAsia="Times New Roman"/>
        </w:rPr>
      </w:pPr>
      <w:del w:id="67" w:author="Molly C McEvilley" w:date="2025-07-20T22:17:00Z" w16du:dateUtc="2025-07-21T02:17:00Z">
        <w:r w:rsidRPr="10B9F996" w:rsidDel="00710A02">
          <w:rPr>
            <w:b/>
            <w:bCs/>
          </w:rPr>
          <w:delText xml:space="preserve">FY </w:delText>
        </w:r>
        <w:r w:rsidR="008A7F66" w:rsidRPr="10B9F996" w:rsidDel="00710A02">
          <w:rPr>
            <w:b/>
            <w:bCs/>
          </w:rPr>
          <w:delText>202</w:delText>
        </w:r>
        <w:r w:rsidR="00C25E59" w:rsidRPr="10B9F996" w:rsidDel="00710A02">
          <w:rPr>
            <w:b/>
            <w:bCs/>
          </w:rPr>
          <w:delText>4</w:delText>
        </w:r>
        <w:r w:rsidR="008A7F66" w:rsidRPr="10B9F996" w:rsidDel="00710A02">
          <w:rPr>
            <w:b/>
            <w:bCs/>
          </w:rPr>
          <w:delText xml:space="preserve"> </w:delText>
        </w:r>
        <w:r w:rsidRPr="10B9F996" w:rsidDel="00710A02">
          <w:rPr>
            <w:b/>
            <w:bCs/>
          </w:rPr>
          <w:delText xml:space="preserve">HMIS Data Standards: Data Dictionary </w:delText>
        </w:r>
        <w:r w:rsidDel="00710A02">
          <w:delText>(</w:delText>
        </w:r>
        <w:r w:rsidDel="00710A02">
          <w:fldChar w:fldCharType="begin"/>
        </w:r>
        <w:r w:rsidDel="00710A02">
          <w:delInstrText>HYPERLINK "https://www.hudexchange.info/resources/documents/HMIS-Data-Dictionary-2024.pdf"</w:delInstrText>
        </w:r>
        <w:r w:rsidDel="00710A02">
          <w:fldChar w:fldCharType="separate"/>
        </w:r>
        <w:r w:rsidDel="00710A02">
          <w:fldChar w:fldCharType="begin"/>
        </w:r>
        <w:r w:rsidDel="00710A02">
          <w:delInstrText>HYPERLINK "https://files.hudexchange.info/resources/documents/HMIS-Data-Dictionary-2024.pdf" \h</w:delInstrText>
        </w:r>
        <w:r w:rsidDel="00710A02">
          <w:fldChar w:fldCharType="separate"/>
        </w:r>
        <w:r w:rsidRPr="009A418A" w:rsidDel="00710A02">
          <w:rPr>
            <w:rStyle w:val="Hyperlink"/>
          </w:rPr>
          <w:delText>Dictionary</w:delText>
        </w:r>
        <w:r w:rsidDel="00710A02">
          <w:fldChar w:fldCharType="end"/>
        </w:r>
        <w:r w:rsidDel="00710A02">
          <w:fldChar w:fldCharType="end"/>
        </w:r>
        <w:r w:rsidDel="00710A02">
          <w:delText>) –</w:delText>
        </w:r>
        <w:r w:rsidR="005A642F" w:rsidDel="00710A02">
          <w:delText xml:space="preserve"> </w:delText>
        </w:r>
        <w:r w:rsidRPr="10B9F996" w:rsidDel="00710A02">
          <w:rPr>
            <w:rFonts w:eastAsia="Times New Roman"/>
          </w:rPr>
          <w:delText>The Dictionary defines federal data collection requirements for HMIS applications</w:delText>
        </w:r>
        <w:r w:rsidR="00C30211" w:rsidDel="00710A02">
          <w:rPr>
            <w:rFonts w:eastAsia="Times New Roman"/>
          </w:rPr>
          <w:delText>.</w:delText>
        </w:r>
      </w:del>
    </w:p>
    <w:p w14:paraId="7108B315" w14:textId="2FCA38D9" w:rsidR="007F6B46" w:rsidRPr="00A6067F" w:rsidDel="00710A02" w:rsidRDefault="118D5271">
      <w:pPr>
        <w:rPr>
          <w:del w:id="68" w:author="Molly C McEvilley" w:date="2025-07-20T22:17:00Z" w16du:dateUtc="2025-07-21T02:17:00Z"/>
        </w:rPr>
      </w:pPr>
      <w:del w:id="69" w:author="Molly C McEvilley" w:date="2025-07-20T22:17:00Z" w16du:dateUtc="2025-07-21T02:17:00Z">
        <w:r w:rsidRPr="10B9F996" w:rsidDel="00710A02">
          <w:rPr>
            <w:rStyle w:val="Strong"/>
          </w:rPr>
          <w:delText xml:space="preserve">FY </w:delText>
        </w:r>
        <w:r w:rsidR="00C25E59" w:rsidRPr="10B9F996" w:rsidDel="00710A02">
          <w:rPr>
            <w:rStyle w:val="Strong"/>
          </w:rPr>
          <w:delText xml:space="preserve">2024 </w:delText>
        </w:r>
        <w:r w:rsidRPr="10B9F996" w:rsidDel="00710A02">
          <w:rPr>
            <w:rStyle w:val="Strong"/>
          </w:rPr>
          <w:delText xml:space="preserve">HMIS CSV Format Specifications </w:delText>
        </w:r>
        <w:r w:rsidDel="00710A02">
          <w:delText>(</w:delText>
        </w:r>
        <w:r w:rsidDel="00710A02">
          <w:fldChar w:fldCharType="begin"/>
        </w:r>
        <w:r w:rsidDel="00710A02">
          <w:delInstrText>HYPERLINK "https://www.hudexchange.info/resources/documents/HMIS-CSV-Format-Specifications-2024.pdf"</w:delInstrText>
        </w:r>
        <w:r w:rsidDel="00710A02">
          <w:fldChar w:fldCharType="separate"/>
        </w:r>
        <w:r w:rsidDel="00710A02">
          <w:fldChar w:fldCharType="begin"/>
        </w:r>
        <w:r w:rsidDel="00710A02">
          <w:delInstrText>HYPERLINK "https://files.hudexchange.info/resources/documents/HMIS-CSV-Format-Specifications-2024.pdf"</w:delInstrText>
        </w:r>
        <w:r w:rsidDel="00710A02">
          <w:fldChar w:fldCharType="separate"/>
        </w:r>
        <w:r w:rsidRPr="009A418A" w:rsidDel="00710A02">
          <w:rPr>
            <w:rStyle w:val="Hyperlink"/>
          </w:rPr>
          <w:delText>HMIS CSV</w:delText>
        </w:r>
        <w:r w:rsidDel="00710A02">
          <w:fldChar w:fldCharType="end"/>
        </w:r>
        <w:r w:rsidDel="00710A02">
          <w:fldChar w:fldCharType="end"/>
        </w:r>
        <w:r w:rsidDel="00710A02">
          <w:delText xml:space="preserve">) – Descriptions of LSA business logic reference HMIS fields using the </w:delText>
        </w:r>
        <w:r w:rsidR="00953B45" w:rsidDel="00710A02">
          <w:delText xml:space="preserve">file and </w:delText>
        </w:r>
        <w:r w:rsidDel="00710A02">
          <w:delText>column names of the HMIS CSV</w:delText>
        </w:r>
        <w:r w:rsidR="004873DC" w:rsidDel="00710A02">
          <w:delText xml:space="preserve">. </w:delText>
        </w:r>
      </w:del>
    </w:p>
    <w:p w14:paraId="33DEB6F3" w14:textId="77777777" w:rsidR="0039776A" w:rsidRDefault="0039776A" w:rsidP="009336C4">
      <w:pPr>
        <w:pStyle w:val="Heading3"/>
      </w:pPr>
      <w:bookmarkStart w:id="70" w:name="_Toc497116390"/>
      <w:bookmarkStart w:id="71" w:name="_Toc498527178"/>
      <w:bookmarkStart w:id="72" w:name="_Toc499292016"/>
      <w:bookmarkStart w:id="73"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35F5E803"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lastRenderedPageBreak/>
              <w:t>ProjectID</w:t>
            </w:r>
          </w:p>
        </w:tc>
        <w:tc>
          <w:tcPr>
            <w:tcW w:w="7105" w:type="dxa"/>
          </w:tcPr>
          <w:p w14:paraId="27EF334F" w14:textId="5727487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A02490">
      <w:pPr>
        <w:pStyle w:val="Heading2"/>
      </w:pPr>
      <w:bookmarkStart w:id="74" w:name="_Toc37849733"/>
      <w:bookmarkStart w:id="75" w:name="_Toc204850576"/>
      <w:bookmarkEnd w:id="70"/>
      <w:bookmarkEnd w:id="71"/>
      <w:bookmarkEnd w:id="72"/>
      <w:bookmarkEnd w:id="73"/>
      <w:r w:rsidRPr="0036072B">
        <w:t>Definitions/Acronyms</w:t>
      </w:r>
      <w:bookmarkEnd w:id="74"/>
      <w:bookmarkEnd w:id="7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28F00218" w:rsidR="007D5029" w:rsidRPr="00191886" w:rsidRDefault="00710A02" w:rsidP="007D5029">
      <w:ins w:id="76" w:author="Molly C McEvilley" w:date="2025-07-20T22:19:00Z" w16du:dateUtc="2025-07-21T02:19:00Z">
        <w:r>
          <w:rPr>
            <w:b/>
            <w:bCs/>
          </w:rPr>
          <w:t>AIR</w:t>
        </w:r>
      </w:ins>
      <w:del w:id="77" w:author="Molly C McEvilley" w:date="2025-07-20T22:18:00Z" w16du:dateUtc="2025-07-21T02:18:00Z">
        <w:r w:rsidR="007D5029" w:rsidDel="00710A02">
          <w:rPr>
            <w:b/>
            <w:bCs/>
          </w:rPr>
          <w:delText>AHA</w:delText>
        </w:r>
      </w:del>
      <w:del w:id="78" w:author="Molly C McEvilley" w:date="2025-07-20T22:19:00Z" w16du:dateUtc="2025-07-21T02:19:00Z">
        <w:r w:rsidR="007D5029" w:rsidDel="00710A02">
          <w:rPr>
            <w:b/>
            <w:bCs/>
          </w:rPr>
          <w:delText>R</w:delText>
        </w:r>
      </w:del>
      <w:r w:rsidR="007D5029">
        <w:rPr>
          <w:b/>
          <w:bCs/>
        </w:rPr>
        <w:t xml:space="preserve"> </w:t>
      </w:r>
      <w:r w:rsidR="007D5029" w:rsidRPr="00191886">
        <w:t>–</w:t>
      </w:r>
      <w:r w:rsidR="007D5029">
        <w:t xml:space="preserve"> </w:t>
      </w:r>
      <w:r w:rsidR="007D5029" w:rsidRPr="00191886">
        <w:t>When used in column names, ‘</w:t>
      </w:r>
      <w:del w:id="79" w:author="Molly C McEvilley" w:date="2025-07-20T22:19:00Z" w16du:dateUtc="2025-07-21T02:19:00Z">
        <w:r w:rsidR="007D5029" w:rsidRPr="00191886" w:rsidDel="00710A02">
          <w:delText>AHAR</w:delText>
        </w:r>
      </w:del>
      <w:ins w:id="80" w:author="Molly C McEvilley" w:date="2025-07-20T22:19:00Z" w16du:dateUtc="2025-07-21T02:19:00Z">
        <w:r>
          <w:t>AIR</w:t>
        </w:r>
      </w:ins>
      <w:r w:rsidR="007D5029" w:rsidRPr="00191886">
        <w:t xml:space="preserve">’ indicates that a person or household </w:t>
      </w:r>
      <w:r w:rsidR="007D5029">
        <w:t xml:space="preserve">was active in residence/has at least one bed night in the report period. </w:t>
      </w:r>
      <w:del w:id="81" w:author="Molly C McEvilley" w:date="2025-07-20T22:19:00Z" w16du:dateUtc="2025-07-21T02:19:00Z">
        <w:r w:rsidR="007D5029" w:rsidDel="00710A02">
          <w:delText>It is not specific to the annual systemwide LSA reports submitted to HUD</w:delText>
        </w:r>
        <w:r w:rsidR="007D5029" w:rsidRPr="00191886" w:rsidDel="00710A02">
          <w:delText>.</w:delText>
        </w:r>
      </w:del>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r w:rsidR="00BE7020">
        <w:t xml:space="preserve"> on </w:t>
      </w:r>
      <w:r w:rsidR="00916A5C">
        <w:t>a single night</w:t>
      </w:r>
      <w:r w:rsidR="005C3BDD">
        <w:t xml:space="preserve">; submitted </w:t>
      </w:r>
      <w:r w:rsidR="00BE7020">
        <w:t xml:space="preserve">to HUD </w:t>
      </w:r>
      <w:r w:rsidR="006872D7">
        <w:t>annually via</w:t>
      </w:r>
      <w:r w:rsidR="00BE7020">
        <w:t xml:space="preserve"> an LSA report generated for </w:t>
      </w:r>
      <w:r w:rsidR="00916A5C">
        <w:t>the date of the HIC</w:t>
      </w:r>
      <w:r w:rsidRPr="00A6067F">
        <w:t>.</w:t>
      </w:r>
    </w:p>
    <w:p w14:paraId="3D070624" w14:textId="334453E9"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F53EEC7"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491422">
        <w:t xml:space="preserve"> </w:t>
      </w:r>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3B1B7DF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00740875" w:rsidRPr="00A6067F">
        <w:t>Apart from project descriptor data</w:t>
      </w:r>
      <w:r w:rsidR="00740875">
        <w:t xml:space="preserve"> and point-in-time counts for the HIC</w:t>
      </w:r>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A02490">
      <w:pPr>
        <w:pStyle w:val="ListParagraph"/>
        <w:numPr>
          <w:ilvl w:val="0"/>
          <w:numId w:val="23"/>
        </w:numPr>
      </w:pPr>
      <w:r>
        <w:t xml:space="preserve">PSH clients who are homeless at project entry based on </w:t>
      </w:r>
      <w:r w:rsidRPr="005F5C31">
        <w:rPr>
          <w:i/>
          <w:iCs/>
        </w:rPr>
        <w:t>3.917 Living Situation</w:t>
      </w:r>
      <w:r>
        <w:t xml:space="preserve"> are considered to be experiencing homelessness until a documented </w:t>
      </w:r>
      <w:r w:rsidRPr="005F5C31">
        <w:rPr>
          <w:i/>
          <w:iCs/>
        </w:rPr>
        <w:t>3.20 Housing Move-In Date</w:t>
      </w:r>
      <w:r>
        <w:t xml:space="preserve"> or exit, whichever comes first</w:t>
      </w:r>
      <w:r w:rsidR="004873DC">
        <w:t xml:space="preserve">. </w:t>
      </w:r>
    </w:p>
    <w:p w14:paraId="7F84FF46" w14:textId="77777777" w:rsidR="003573C4" w:rsidRPr="00A6067F" w:rsidRDefault="003573C4" w:rsidP="00A02490">
      <w:pPr>
        <w:pStyle w:val="ListParagraph"/>
        <w:numPr>
          <w:ilvl w:val="0"/>
          <w:numId w:val="23"/>
        </w:numPr>
      </w:pPr>
      <w:r>
        <w:t xml:space="preserve">For clients who were in ES/SH or on the street at project entry, all time between </w:t>
      </w:r>
      <w:r w:rsidRPr="005F5C31">
        <w:rPr>
          <w:i/>
          <w:iCs/>
        </w:rPr>
        <w:t>Approximate Date Started</w:t>
      </w:r>
      <w:r>
        <w:t xml:space="preserve"> and move-in is counted in determining chronic homelessness.</w:t>
      </w:r>
    </w:p>
    <w:p w14:paraId="2C4229ED" w14:textId="1661BB33" w:rsidR="003573C4" w:rsidRPr="008743AE" w:rsidRDefault="003573C4" w:rsidP="00A02490">
      <w:pPr>
        <w:pStyle w:val="ListParagraph"/>
        <w:numPr>
          <w:ilvl w:val="0"/>
          <w:numId w:val="23"/>
        </w:numPr>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006D2" w:rsidRDefault="003573C4" w:rsidP="00A02490">
      <w:pPr>
        <w:pStyle w:val="ListParagraph"/>
        <w:numPr>
          <w:ilvl w:val="0"/>
          <w:numId w:val="47"/>
        </w:numPr>
      </w:pPr>
      <w:r w:rsidRPr="000006D2">
        <w:lastRenderedPageBreak/>
        <w:t xml:space="preserve">RRH clients who are homeless at project entry based on </w:t>
      </w:r>
      <w:r w:rsidRPr="000006D2">
        <w:rPr>
          <w:i/>
          <w:iCs/>
        </w:rPr>
        <w:t>3.917 Living Situation</w:t>
      </w:r>
      <w:r w:rsidRPr="000006D2">
        <w:t xml:space="preserve"> are considered to be experiencing homelessness until a documented </w:t>
      </w:r>
      <w:r w:rsidRPr="000006D2">
        <w:rPr>
          <w:i/>
          <w:iCs/>
        </w:rPr>
        <w:t>3.20 Housing Move-In Date</w:t>
      </w:r>
      <w:r w:rsidRPr="000006D2">
        <w:t xml:space="preserve"> or exit, whichever comes first</w:t>
      </w:r>
      <w:r w:rsidR="004873DC" w:rsidRPr="000006D2">
        <w:t xml:space="preserve">. </w:t>
      </w:r>
    </w:p>
    <w:p w14:paraId="2BE6CE61" w14:textId="77777777" w:rsidR="003573C4" w:rsidRPr="000006D2" w:rsidRDefault="003573C4" w:rsidP="00A02490">
      <w:pPr>
        <w:pStyle w:val="ListParagraph"/>
        <w:numPr>
          <w:ilvl w:val="0"/>
          <w:numId w:val="47"/>
        </w:numPr>
      </w:pPr>
      <w:r w:rsidRPr="000006D2">
        <w:t xml:space="preserve">For clients who were in ES/SH or on the street at project entry, all time between </w:t>
      </w:r>
      <w:r w:rsidRPr="000006D2">
        <w:rPr>
          <w:i/>
          <w:iCs/>
        </w:rPr>
        <w:t>Approximate Date Started</w:t>
      </w:r>
      <w:r w:rsidRPr="000006D2">
        <w:t xml:space="preserve"> and move-in is counted in determining chronic homelessness.</w:t>
      </w:r>
    </w:p>
    <w:p w14:paraId="50882EF6" w14:textId="5F8C4457" w:rsidR="003573C4" w:rsidRPr="000006D2" w:rsidRDefault="003573C4" w:rsidP="00A02490">
      <w:pPr>
        <w:pStyle w:val="ListParagraph"/>
        <w:numPr>
          <w:ilvl w:val="0"/>
          <w:numId w:val="47"/>
        </w:numPr>
      </w:pPr>
      <w:r w:rsidRPr="000006D2">
        <w:t>A client may not be counted as experiencing homeless</w:t>
      </w:r>
      <w:r w:rsidR="00EF0388" w:rsidRPr="000006D2">
        <w:t>ness</w:t>
      </w:r>
      <w:r w:rsidRPr="000006D2">
        <w:t xml:space="preserve"> on any date between RRH move-in and the day prior to exit, regardless of other conflicting enrollment data</w:t>
      </w:r>
      <w:r w:rsidR="004873DC" w:rsidRPr="000006D2">
        <w:t xml:space="preserve">. </w:t>
      </w:r>
      <w:r w:rsidRPr="000006D2">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0006D2" w:rsidRDefault="00C96E08" w:rsidP="00A02490">
      <w:pPr>
        <w:pStyle w:val="ListParagraph"/>
        <w:numPr>
          <w:ilvl w:val="0"/>
          <w:numId w:val="47"/>
        </w:numPr>
      </w:pPr>
      <w:r w:rsidRPr="000006D2">
        <w:t xml:space="preserve">For </w:t>
      </w:r>
      <w:r w:rsidR="00E4715F" w:rsidRPr="000006D2">
        <w:t xml:space="preserve">RRH-SO </w:t>
      </w:r>
      <w:r w:rsidRPr="000006D2">
        <w:t xml:space="preserve">clients who were in ES/SH or on the street at project entry, all </w:t>
      </w:r>
      <w:r w:rsidR="00BD4046" w:rsidRPr="000006D2">
        <w:t>dates</w:t>
      </w:r>
      <w:r w:rsidRPr="000006D2">
        <w:t xml:space="preserve"> between </w:t>
      </w:r>
      <w:r w:rsidRPr="000006D2">
        <w:rPr>
          <w:i/>
          <w:iCs/>
        </w:rPr>
        <w:t>Approximate Date Started</w:t>
      </w:r>
      <w:r w:rsidRPr="000006D2">
        <w:t xml:space="preserve"> and </w:t>
      </w:r>
      <w:r w:rsidR="00E4715F" w:rsidRPr="000006D2">
        <w:t xml:space="preserve">the earliest of </w:t>
      </w:r>
      <w:r w:rsidRPr="000006D2">
        <w:t>move-in</w:t>
      </w:r>
      <w:r w:rsidR="00BD4046" w:rsidRPr="000006D2">
        <w:t>, exit, or report end</w:t>
      </w:r>
      <w:r w:rsidRPr="000006D2">
        <w:t xml:space="preserve"> </w:t>
      </w:r>
      <w:r w:rsidR="00BD4046" w:rsidRPr="000006D2">
        <w:t>are</w:t>
      </w:r>
      <w:r w:rsidRPr="000006D2">
        <w:t xml:space="preserve"> counted in determining chronic homelessness.</w:t>
      </w:r>
    </w:p>
    <w:p w14:paraId="15057410" w14:textId="327A83AF" w:rsidR="00C96E08" w:rsidRPr="000006D2" w:rsidRDefault="00DC13D5" w:rsidP="00A02490">
      <w:pPr>
        <w:pStyle w:val="ListParagraph"/>
        <w:numPr>
          <w:ilvl w:val="0"/>
          <w:numId w:val="47"/>
        </w:numPr>
      </w:pPr>
      <w:r w:rsidRPr="000006D2">
        <w:t>People and households served in RRH-SO are included in LSAPerson, LSAHousehold, and LSAExit.</w:t>
      </w:r>
      <w:r w:rsidR="00B873F6" w:rsidRPr="000006D2">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791BDC">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628F8F3D" w:rsidR="00B214A9" w:rsidRDefault="00563225" w:rsidP="00791BDC">
      <w:pPr>
        <w:pStyle w:val="Heading2"/>
      </w:pPr>
      <w:bookmarkStart w:id="82" w:name="_Previous_Versions_and"/>
      <w:bookmarkStart w:id="83" w:name="_Toc204850577"/>
      <w:bookmarkEnd w:id="82"/>
      <w:commentRangeStart w:id="84"/>
      <w:del w:id="85" w:author="Molly C McEvilley" w:date="2025-07-20T22:27:00Z" w16du:dateUtc="2025-07-21T02:27:00Z">
        <w:r w:rsidDel="006911DD">
          <w:delText xml:space="preserve">Previous Versions </w:delText>
        </w:r>
      </w:del>
      <w:commentRangeEnd w:id="84"/>
      <w:del w:id="86" w:author="Molly C McEvilley" w:date="2025-07-31T10:50:00Z" w16du:dateUtc="2025-07-31T14:50:00Z">
        <w:r w:rsidR="006911DD" w:rsidDel="005A180C">
          <w:rPr>
            <w:rStyle w:val="CommentReference"/>
            <w:rFonts w:asciiTheme="minorHAnsi" w:eastAsiaTheme="minorHAnsi" w:hAnsiTheme="minorHAnsi" w:cstheme="minorBidi"/>
          </w:rPr>
          <w:commentReference w:id="84"/>
        </w:r>
      </w:del>
      <w:del w:id="87" w:author="Molly C McEvilley" w:date="2025-07-20T22:27:00Z" w16du:dateUtc="2025-07-21T02:27:00Z">
        <w:r w:rsidDel="006911DD">
          <w:delText xml:space="preserve">and </w:delText>
        </w:r>
      </w:del>
      <w:del w:id="88" w:author="Molly C McEvilley" w:date="2025-07-31T10:50:00Z" w16du:dateUtc="2025-07-31T14:50:00Z">
        <w:r w:rsidR="00B214A9" w:rsidDel="005A180C">
          <w:delText xml:space="preserve">Changes for </w:delText>
        </w:r>
      </w:del>
      <w:del w:id="89" w:author="Molly C McEvilley" w:date="2025-07-20T22:20:00Z" w16du:dateUtc="2025-07-21T02:20:00Z">
        <w:r w:rsidR="008479B3" w:rsidDel="00710A02">
          <w:delText xml:space="preserve">FY2024 </w:delText>
        </w:r>
      </w:del>
      <w:del w:id="90" w:author="Molly C McEvilley" w:date="2025-07-31T10:50:00Z" w16du:dateUtc="2025-07-31T14:50:00Z">
        <w:r w:rsidR="00B214A9" w:rsidDel="005A180C">
          <w:delText>Reporting</w:delText>
        </w:r>
      </w:del>
      <w:bookmarkEnd w:id="83"/>
      <w:ins w:id="91" w:author="Molly C McEvilley" w:date="2025-07-31T10:50:00Z" w16du:dateUtc="2025-07-31T14:50:00Z">
        <w:r w:rsidR="005A180C">
          <w:t>Changes Effe</w:t>
        </w:r>
      </w:ins>
      <w:ins w:id="92" w:author="Molly C McEvilley" w:date="2025-07-31T10:51:00Z" w16du:dateUtc="2025-07-31T14:51:00Z">
        <w:r w:rsidR="005A180C">
          <w:t>ctive 11/1/2025</w:t>
        </w:r>
      </w:ins>
    </w:p>
    <w:tbl>
      <w:tblPr>
        <w:tblStyle w:val="Style11"/>
        <w:tblW w:w="0" w:type="auto"/>
        <w:tblLook w:val="04A0" w:firstRow="1" w:lastRow="0" w:firstColumn="1" w:lastColumn="0" w:noHBand="0" w:noVBand="1"/>
      </w:tblPr>
      <w:tblGrid>
        <w:gridCol w:w="2065"/>
        <w:gridCol w:w="7285"/>
      </w:tblGrid>
      <w:tr w:rsidR="00D32DDB" w:rsidRPr="00F854F9" w:rsidDel="006911DD" w14:paraId="68C43991" w14:textId="5E335C35" w:rsidTr="00473E49">
        <w:trPr>
          <w:cnfStyle w:val="100000000000" w:firstRow="1" w:lastRow="0" w:firstColumn="0" w:lastColumn="0" w:oddVBand="0" w:evenVBand="0" w:oddHBand="0" w:evenHBand="0" w:firstRowFirstColumn="0" w:firstRowLastColumn="0" w:lastRowFirstColumn="0" w:lastRowLastColumn="0"/>
          <w:del w:id="9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784B367C" w14:textId="60ECEB2C" w:rsidR="00D32DDB" w:rsidRPr="00F854F9" w:rsidDel="006911DD" w:rsidRDefault="00D32DDB" w:rsidP="00473E49">
            <w:pPr>
              <w:pStyle w:val="NoSpacing"/>
              <w:rPr>
                <w:del w:id="94" w:author="Molly C McEvilley" w:date="2025-07-20T22:27:00Z" w16du:dateUtc="2025-07-21T02:27:00Z"/>
              </w:rPr>
            </w:pPr>
            <w:del w:id="95" w:author="Molly C McEvilley" w:date="2025-07-20T22:27:00Z" w16du:dateUtc="2025-07-21T02:27:00Z">
              <w:r w:rsidDel="006911DD">
                <w:delText>Report Period(s)</w:delText>
              </w:r>
            </w:del>
          </w:p>
        </w:tc>
        <w:tc>
          <w:tcPr>
            <w:tcW w:w="7285" w:type="dxa"/>
          </w:tcPr>
          <w:p w14:paraId="78762DB4" w14:textId="3131CA87" w:rsidR="00D32DDB" w:rsidDel="006911DD" w:rsidRDefault="00D32DDB" w:rsidP="00473E49">
            <w:pPr>
              <w:pStyle w:val="NoSpacing"/>
              <w:cnfStyle w:val="100000000000" w:firstRow="1" w:lastRow="0" w:firstColumn="0" w:lastColumn="0" w:oddVBand="0" w:evenVBand="0" w:oddHBand="0" w:evenHBand="0" w:firstRowFirstColumn="0" w:firstRowLastColumn="0" w:lastRowFirstColumn="0" w:lastRowLastColumn="0"/>
              <w:rPr>
                <w:del w:id="96" w:author="Molly C McEvilley" w:date="2025-07-20T22:27:00Z" w16du:dateUtc="2025-07-21T02:27:00Z"/>
              </w:rPr>
            </w:pPr>
            <w:del w:id="97" w:author="Molly C McEvilley" w:date="2025-07-20T22:27:00Z" w16du:dateUtc="2025-07-21T02:27:00Z">
              <w:r w:rsidDel="006911DD">
                <w:delText>Link</w:delText>
              </w:r>
            </w:del>
          </w:p>
        </w:tc>
      </w:tr>
      <w:tr w:rsidR="00F854F9" w:rsidRPr="00F854F9" w:rsidDel="006911DD" w14:paraId="1305B9A2" w14:textId="39F3A885" w:rsidTr="00473E49">
        <w:trPr>
          <w:cnfStyle w:val="000000100000" w:firstRow="0" w:lastRow="0" w:firstColumn="0" w:lastColumn="0" w:oddVBand="0" w:evenVBand="0" w:oddHBand="1" w:evenHBand="0" w:firstRowFirstColumn="0" w:firstRowLastColumn="0" w:lastRowFirstColumn="0" w:lastRowLastColumn="0"/>
          <w:del w:id="9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0B581B7" w14:textId="0DB47D3F" w:rsidR="00F854F9" w:rsidRPr="00F854F9" w:rsidDel="006911DD" w:rsidRDefault="00F854F9" w:rsidP="00473E49">
            <w:pPr>
              <w:pStyle w:val="NoSpacing"/>
              <w:rPr>
                <w:del w:id="99" w:author="Molly C McEvilley" w:date="2025-07-20T22:27:00Z" w16du:dateUtc="2025-07-21T02:27:00Z"/>
              </w:rPr>
            </w:pPr>
            <w:del w:id="100" w:author="Molly C McEvilley" w:date="2025-07-20T22:27:00Z" w16du:dateUtc="2025-07-21T02:27:00Z">
              <w:r w:rsidRPr="00F854F9" w:rsidDel="006911DD">
                <w:delText>FY2018</w:delText>
              </w:r>
            </w:del>
          </w:p>
        </w:tc>
        <w:tc>
          <w:tcPr>
            <w:tcW w:w="7285" w:type="dxa"/>
          </w:tcPr>
          <w:p w14:paraId="5E3E31B4" w14:textId="2EE8F45F" w:rsidR="00F854F9" w:rsidRPr="00F854F9" w:rsidDel="006911DD" w:rsidRDefault="00322DBB" w:rsidP="00473E49">
            <w:pPr>
              <w:pStyle w:val="NoSpacing"/>
              <w:cnfStyle w:val="000000100000" w:firstRow="0" w:lastRow="0" w:firstColumn="0" w:lastColumn="0" w:oddVBand="0" w:evenVBand="0" w:oddHBand="1" w:evenHBand="0" w:firstRowFirstColumn="0" w:firstRowLastColumn="0" w:lastRowFirstColumn="0" w:lastRowLastColumn="0"/>
              <w:rPr>
                <w:del w:id="101" w:author="Molly C McEvilley" w:date="2025-07-20T22:27:00Z" w16du:dateUtc="2025-07-21T02:27:00Z"/>
              </w:rPr>
            </w:pPr>
            <w:del w:id="102" w:author="Molly C McEvilley" w:date="2025-07-20T22:27:00Z" w16du:dateUtc="2025-07-21T02:27:00Z">
              <w:r w:rsidDel="006911DD">
                <w:fldChar w:fldCharType="begin"/>
              </w:r>
              <w:r w:rsidDel="006911DD">
                <w:delInstrText>HYPERLINK "https://files.hudexchange.info/resources/documents/LSA-Programming-Specifications-2018.pdf"</w:delInstrText>
              </w:r>
              <w:r w:rsidDel="006911DD">
                <w:fldChar w:fldCharType="separate"/>
              </w:r>
              <w:r w:rsidDel="006911DD">
                <w:rPr>
                  <w:rStyle w:val="Hyperlink"/>
                </w:rPr>
                <w:delText>LSA Programming Specifications FY2018</w:delText>
              </w:r>
              <w:r w:rsidDel="006911DD">
                <w:fldChar w:fldCharType="end"/>
              </w:r>
            </w:del>
          </w:p>
        </w:tc>
      </w:tr>
      <w:tr w:rsidR="00F854F9" w:rsidRPr="00F854F9" w:rsidDel="006911DD" w14:paraId="404D9EFE" w14:textId="5A135741" w:rsidTr="00473E49">
        <w:trPr>
          <w:cnfStyle w:val="000000010000" w:firstRow="0" w:lastRow="0" w:firstColumn="0" w:lastColumn="0" w:oddVBand="0" w:evenVBand="0" w:oddHBand="0" w:evenHBand="1" w:firstRowFirstColumn="0" w:firstRowLastColumn="0" w:lastRowFirstColumn="0" w:lastRowLastColumn="0"/>
          <w:del w:id="10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8B1125E" w14:textId="0C75DD90" w:rsidR="00F854F9" w:rsidRPr="00F854F9" w:rsidDel="006911DD" w:rsidRDefault="00F854F9" w:rsidP="00473E49">
            <w:pPr>
              <w:pStyle w:val="NoSpacing"/>
              <w:rPr>
                <w:del w:id="104" w:author="Molly C McEvilley" w:date="2025-07-20T22:27:00Z" w16du:dateUtc="2025-07-21T02:27:00Z"/>
              </w:rPr>
            </w:pPr>
            <w:del w:id="105" w:author="Molly C McEvilley" w:date="2025-07-20T22:27:00Z" w16du:dateUtc="2025-07-21T02:27:00Z">
              <w:r w:rsidRPr="00F854F9" w:rsidDel="006911DD">
                <w:delText>FY2019 and FY2020</w:delText>
              </w:r>
            </w:del>
          </w:p>
        </w:tc>
        <w:tc>
          <w:tcPr>
            <w:tcW w:w="7285" w:type="dxa"/>
          </w:tcPr>
          <w:p w14:paraId="1C1A842E" w14:textId="61BE3C12" w:rsidR="00F854F9" w:rsidRPr="00F854F9" w:rsidDel="006911DD" w:rsidRDefault="00322DBB" w:rsidP="00473E49">
            <w:pPr>
              <w:pStyle w:val="NoSpacing"/>
              <w:cnfStyle w:val="000000010000" w:firstRow="0" w:lastRow="0" w:firstColumn="0" w:lastColumn="0" w:oddVBand="0" w:evenVBand="0" w:oddHBand="0" w:evenHBand="1" w:firstRowFirstColumn="0" w:firstRowLastColumn="0" w:lastRowFirstColumn="0" w:lastRowLastColumn="0"/>
              <w:rPr>
                <w:del w:id="106" w:author="Molly C McEvilley" w:date="2025-07-20T22:27:00Z" w16du:dateUtc="2025-07-21T02:27:00Z"/>
              </w:rPr>
            </w:pPr>
            <w:del w:id="107" w:author="Molly C McEvilley" w:date="2025-07-20T22:27:00Z" w16du:dateUtc="2025-07-21T02:27:00Z">
              <w:r w:rsidDel="006911DD">
                <w:fldChar w:fldCharType="begin"/>
              </w:r>
              <w:r w:rsidDel="006911DD">
                <w:delInstrText>HYPERLINK "https://files.hudexchange.info/resources/documents/LSA-Programming-Specifications-2019-v1-0.pdf"</w:delInstrText>
              </w:r>
              <w:r w:rsidDel="006911DD">
                <w:fldChar w:fldCharType="separate"/>
              </w:r>
              <w:r w:rsidDel="006911DD">
                <w:rPr>
                  <w:rStyle w:val="Hyperlink"/>
                </w:rPr>
                <w:delText>LSA Programming Specifications FY201</w:delText>
              </w:r>
              <w:r w:rsidR="00D32DDB" w:rsidDel="006911DD">
                <w:rPr>
                  <w:rStyle w:val="Hyperlink"/>
                </w:rPr>
                <w:delText>9</w:delText>
              </w:r>
              <w:r w:rsidDel="006911DD">
                <w:fldChar w:fldCharType="end"/>
              </w:r>
            </w:del>
          </w:p>
        </w:tc>
      </w:tr>
      <w:tr w:rsidR="001C7C7A" w:rsidRPr="00F854F9" w:rsidDel="006911DD" w14:paraId="611A0029" w14:textId="36A50703" w:rsidTr="00473E49">
        <w:trPr>
          <w:cnfStyle w:val="000000100000" w:firstRow="0" w:lastRow="0" w:firstColumn="0" w:lastColumn="0" w:oddVBand="0" w:evenVBand="0" w:oddHBand="1" w:evenHBand="0" w:firstRowFirstColumn="0" w:firstRowLastColumn="0" w:lastRowFirstColumn="0" w:lastRowLastColumn="0"/>
          <w:del w:id="10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254B5B90" w14:textId="368359AD" w:rsidR="001C7C7A" w:rsidRPr="00F854F9" w:rsidDel="006911DD" w:rsidRDefault="001C7C7A" w:rsidP="00473E49">
            <w:pPr>
              <w:pStyle w:val="NoSpacing"/>
              <w:rPr>
                <w:del w:id="109" w:author="Molly C McEvilley" w:date="2025-07-20T22:27:00Z" w16du:dateUtc="2025-07-21T02:27:00Z"/>
              </w:rPr>
            </w:pPr>
            <w:del w:id="110" w:author="Molly C McEvilley" w:date="2025-07-20T22:27:00Z" w16du:dateUtc="2025-07-21T02:27:00Z">
              <w:r w:rsidDel="006911DD">
                <w:delText>FY2021</w:delText>
              </w:r>
            </w:del>
          </w:p>
        </w:tc>
        <w:tc>
          <w:tcPr>
            <w:tcW w:w="7285" w:type="dxa"/>
          </w:tcPr>
          <w:p w14:paraId="5704756F" w14:textId="16A0ECB1" w:rsidR="001C7C7A" w:rsidDel="006911DD" w:rsidRDefault="00FF0BEE" w:rsidP="00473E49">
            <w:pPr>
              <w:pStyle w:val="NoSpacing"/>
              <w:cnfStyle w:val="000000100000" w:firstRow="0" w:lastRow="0" w:firstColumn="0" w:lastColumn="0" w:oddVBand="0" w:evenVBand="0" w:oddHBand="1" w:evenHBand="0" w:firstRowFirstColumn="0" w:firstRowLastColumn="0" w:lastRowFirstColumn="0" w:lastRowLastColumn="0"/>
              <w:rPr>
                <w:del w:id="111" w:author="Molly C McEvilley" w:date="2025-07-20T22:27:00Z" w16du:dateUtc="2025-07-21T02:27:00Z"/>
              </w:rPr>
            </w:pPr>
            <w:del w:id="112" w:author="Molly C McEvilley" w:date="2025-07-20T22:27:00Z" w16du:dateUtc="2025-07-21T02:27:00Z">
              <w:r w:rsidDel="006911DD">
                <w:fldChar w:fldCharType="begin"/>
              </w:r>
              <w:r w:rsidDel="006911DD">
                <w:delInstrText>HYPERLINK "https://files.hudexchange.info/resources/documents/LSA-Programming-Specifications-2021.pdf"</w:delInstrText>
              </w:r>
              <w:r w:rsidDel="006911DD">
                <w:fldChar w:fldCharType="separate"/>
              </w:r>
              <w:r w:rsidRPr="00FF0BEE" w:rsidDel="006911DD">
                <w:rPr>
                  <w:rStyle w:val="Hyperlink"/>
                </w:rPr>
                <w:delText>LSA Programming Specifications FY2021</w:delText>
              </w:r>
              <w:r w:rsidDel="006911DD">
                <w:fldChar w:fldCharType="end"/>
              </w:r>
            </w:del>
          </w:p>
        </w:tc>
      </w:tr>
      <w:tr w:rsidR="00A03ED6" w:rsidRPr="00F854F9" w:rsidDel="006911DD" w14:paraId="37F8CA0F" w14:textId="0DF7628A" w:rsidTr="00473E49">
        <w:trPr>
          <w:cnfStyle w:val="000000010000" w:firstRow="0" w:lastRow="0" w:firstColumn="0" w:lastColumn="0" w:oddVBand="0" w:evenVBand="0" w:oddHBand="0" w:evenHBand="1" w:firstRowFirstColumn="0" w:firstRowLastColumn="0" w:lastRowFirstColumn="0" w:lastRowLastColumn="0"/>
          <w:del w:id="11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5C8993F9" w:rsidR="00A03ED6" w:rsidDel="006911DD" w:rsidRDefault="00A03ED6" w:rsidP="00473E49">
            <w:pPr>
              <w:pStyle w:val="NoSpacing"/>
              <w:rPr>
                <w:del w:id="114" w:author="Molly C McEvilley" w:date="2025-07-20T22:27:00Z" w16du:dateUtc="2025-07-21T02:27:00Z"/>
              </w:rPr>
            </w:pPr>
            <w:del w:id="115" w:author="Molly C McEvilley" w:date="2025-07-20T22:27:00Z" w16du:dateUtc="2025-07-21T02:27:00Z">
              <w:r w:rsidDel="006911DD">
                <w:delText>FY2022</w:delText>
              </w:r>
            </w:del>
          </w:p>
        </w:tc>
        <w:tc>
          <w:tcPr>
            <w:tcW w:w="7285" w:type="dxa"/>
          </w:tcPr>
          <w:p w14:paraId="49D2D316" w14:textId="34F3F47E" w:rsidR="00A03ED6" w:rsidDel="006911DD" w:rsidRDefault="00A04A1F" w:rsidP="00473E49">
            <w:pPr>
              <w:pStyle w:val="NoSpacing"/>
              <w:cnfStyle w:val="000000010000" w:firstRow="0" w:lastRow="0" w:firstColumn="0" w:lastColumn="0" w:oddVBand="0" w:evenVBand="0" w:oddHBand="0" w:evenHBand="1" w:firstRowFirstColumn="0" w:firstRowLastColumn="0" w:lastRowFirstColumn="0" w:lastRowLastColumn="0"/>
              <w:rPr>
                <w:del w:id="116" w:author="Molly C McEvilley" w:date="2025-07-20T22:27:00Z" w16du:dateUtc="2025-07-21T02:27:00Z"/>
              </w:rPr>
            </w:pPr>
            <w:del w:id="117" w:author="Molly C McEvilley" w:date="2025-07-20T22:27:00Z" w16du:dateUtc="2025-07-21T02:27:00Z">
              <w:r w:rsidDel="006911DD">
                <w:fldChar w:fldCharType="begin"/>
              </w:r>
              <w:r w:rsidDel="006911DD">
                <w:delInstrText>HYPERLINK "https://files.hudexchange.info/resources/documents/LSA-Programming-Specifications.pdf"</w:delInstrText>
              </w:r>
              <w:r w:rsidDel="006911DD">
                <w:fldChar w:fldCharType="separate"/>
              </w:r>
              <w:r w:rsidRPr="00A04A1F" w:rsidDel="006911DD">
                <w:rPr>
                  <w:rStyle w:val="Hyperlink"/>
                </w:rPr>
                <w:delText>LSA Programming Specifications FY2022</w:delText>
              </w:r>
              <w:r w:rsidDel="006911DD">
                <w:fldChar w:fldCharType="end"/>
              </w:r>
            </w:del>
          </w:p>
        </w:tc>
      </w:tr>
      <w:tr w:rsidR="008479B3" w:rsidRPr="00F854F9" w:rsidDel="006911DD" w14:paraId="18552022" w14:textId="5FE61878" w:rsidTr="00473E49">
        <w:trPr>
          <w:cnfStyle w:val="000000100000" w:firstRow="0" w:lastRow="0" w:firstColumn="0" w:lastColumn="0" w:oddVBand="0" w:evenVBand="0" w:oddHBand="1" w:evenHBand="0" w:firstRowFirstColumn="0" w:firstRowLastColumn="0" w:lastRowFirstColumn="0" w:lastRowLastColumn="0"/>
          <w:del w:id="11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282A9E2" w:rsidR="008479B3" w:rsidDel="006911DD" w:rsidRDefault="008479B3" w:rsidP="00473E49">
            <w:pPr>
              <w:pStyle w:val="NoSpacing"/>
              <w:rPr>
                <w:del w:id="119" w:author="Molly C McEvilley" w:date="2025-07-20T22:27:00Z" w16du:dateUtc="2025-07-21T02:27:00Z"/>
              </w:rPr>
            </w:pPr>
            <w:del w:id="120" w:author="Molly C McEvilley" w:date="2025-07-20T22:27:00Z" w16du:dateUtc="2025-07-21T02:27:00Z">
              <w:r w:rsidDel="006911DD">
                <w:delText>FY2023</w:delText>
              </w:r>
            </w:del>
          </w:p>
        </w:tc>
        <w:tc>
          <w:tcPr>
            <w:tcW w:w="7285" w:type="dxa"/>
          </w:tcPr>
          <w:p w14:paraId="7960F99E" w14:textId="1DA862E1" w:rsidR="008479B3" w:rsidDel="006911DD" w:rsidRDefault="0096519F" w:rsidP="008479B3">
            <w:pPr>
              <w:pStyle w:val="NoSpacing"/>
              <w:cnfStyle w:val="000000100000" w:firstRow="0" w:lastRow="0" w:firstColumn="0" w:lastColumn="0" w:oddVBand="0" w:evenVBand="0" w:oddHBand="1" w:evenHBand="0" w:firstRowFirstColumn="0" w:firstRowLastColumn="0" w:lastRowFirstColumn="0" w:lastRowLastColumn="0"/>
              <w:rPr>
                <w:del w:id="121" w:author="Molly C McEvilley" w:date="2025-07-20T22:27:00Z" w16du:dateUtc="2025-07-21T02:27:00Z"/>
              </w:rPr>
            </w:pPr>
            <w:del w:id="122" w:author="Molly C McEvilley" w:date="2025-07-20T22:27:00Z" w16du:dateUtc="2025-07-21T02:27:00Z">
              <w:r w:rsidDel="006911DD">
                <w:fldChar w:fldCharType="begin"/>
              </w:r>
              <w:r w:rsidDel="006911DD">
                <w:delInstrText>HYPERLINK "https://files.hudexchange.info/resources/documents/LSA-Programming-Specifications-2023.pdf"</w:delInstrText>
              </w:r>
              <w:r w:rsidDel="006911DD">
                <w:fldChar w:fldCharType="separate"/>
              </w:r>
              <w:r w:rsidR="008479B3" w:rsidRPr="0096519F" w:rsidDel="006911DD">
                <w:rPr>
                  <w:rStyle w:val="Hyperlink"/>
                </w:rPr>
                <w:delText>LSA Programming Specifications FY2023</w:delText>
              </w:r>
              <w:r w:rsidDel="006911DD">
                <w:fldChar w:fldCharType="end"/>
              </w:r>
            </w:del>
          </w:p>
        </w:tc>
      </w:tr>
    </w:tbl>
    <w:p w14:paraId="4F1D6748" w14:textId="4FEC66AF" w:rsidR="008E48C7" w:rsidRDefault="00E10E42" w:rsidP="00B222F5">
      <w:pPr>
        <w:rPr>
          <w:ins w:id="123" w:author="Molly C McEvilley" w:date="2025-07-31T10:22:00Z" w16du:dateUtc="2025-07-31T14:22:00Z"/>
        </w:rPr>
      </w:pPr>
      <w:r>
        <w:rPr>
          <w:bCs/>
        </w:rPr>
        <w:lastRenderedPageBreak/>
        <w:t xml:space="preserve">This section is limited to a high-level review of changes. </w:t>
      </w:r>
      <w:del w:id="124" w:author="Molly C McEvilley" w:date="2025-07-31T10:23:00Z" w16du:dateUtc="2025-07-31T14:23:00Z">
        <w:r w:rsidR="008814C8" w:rsidRPr="006C5731" w:rsidDel="0034648D">
          <w:delText xml:space="preserve">A preliminary version of </w:delText>
        </w:r>
        <w:r w:rsidR="00DE76B6" w:rsidRPr="006C5731" w:rsidDel="0034648D">
          <w:delText>this document (</w:delText>
        </w:r>
        <w:r w:rsidR="006C5731" w:rsidRPr="006C5731" w:rsidDel="0034648D">
          <w:delText xml:space="preserve">LSA Programming Specifications </w:delText>
        </w:r>
        <w:r w:rsidR="008479B3" w:rsidRPr="006C5731" w:rsidDel="0034648D">
          <w:delText>FY202</w:delText>
        </w:r>
        <w:r w:rsidR="008479B3" w:rsidDel="0034648D">
          <w:delText>4</w:delText>
        </w:r>
        <w:r w:rsidR="008479B3" w:rsidRPr="006C5731" w:rsidDel="0034648D">
          <w:delText xml:space="preserve"> </w:delText>
        </w:r>
        <w:r w:rsidR="000344F8" w:rsidDel="0034648D">
          <w:delText xml:space="preserve">- </w:delText>
        </w:r>
        <w:r w:rsidR="006C5731" w:rsidRPr="006C5731" w:rsidDel="0034648D">
          <w:delText>Annotated.docx</w:delText>
        </w:r>
        <w:r w:rsidR="006C5731" w:rsidDel="0034648D">
          <w:delText>)</w:delText>
        </w:r>
        <w:r w:rsidR="0000408E" w:rsidDel="0034648D">
          <w:delText xml:space="preserve"> with changes from the previous version tracked and annotated</w:delText>
        </w:r>
      </w:del>
      <w:ins w:id="125" w:author="Molly C McEvilley" w:date="2025-07-31T10:24:00Z" w16du:dateUtc="2025-07-31T14:24:00Z">
        <w:r w:rsidR="00F431DC">
          <w:t xml:space="preserve">Tracked versions of this document and </w:t>
        </w:r>
        <w:r w:rsidR="002A291B">
          <w:fldChar w:fldCharType="begin"/>
        </w:r>
      </w:ins>
      <w:ins w:id="126" w:author="Molly C McEvilley" w:date="2025-07-31T11:54:00Z" w16du:dateUtc="2025-07-31T15:54:00Z">
        <w:r w:rsidR="005C729F">
          <w:instrText>HYPERLINK "https://github.com/HMIS/LSASampleCode/issues?q=type%3A%22LSA%20Update%22"</w:instrText>
        </w:r>
      </w:ins>
      <w:ins w:id="127" w:author="Molly C McEvilley" w:date="2025-07-31T10:24:00Z" w16du:dateUtc="2025-07-31T14:24:00Z">
        <w:r w:rsidR="002A291B">
          <w:fldChar w:fldCharType="separate"/>
        </w:r>
        <w:r w:rsidR="00F431DC" w:rsidRPr="002A291B">
          <w:rPr>
            <w:rStyle w:val="Hyperlink"/>
          </w:rPr>
          <w:t>m</w:t>
        </w:r>
        <w:r w:rsidR="0034648D" w:rsidRPr="002A291B">
          <w:rPr>
            <w:rStyle w:val="Hyperlink"/>
          </w:rPr>
          <w:t>ore detailed information about each change</w:t>
        </w:r>
        <w:r w:rsidR="002A291B">
          <w:fldChar w:fldCharType="end"/>
        </w:r>
        <w:r w:rsidR="00F431DC">
          <w:t xml:space="preserve"> are</w:t>
        </w:r>
      </w:ins>
      <w:del w:id="128" w:author="Molly C McEvilley" w:date="2025-07-31T10:24:00Z" w16du:dateUtc="2025-07-31T14:24:00Z">
        <w:r w:rsidR="006C5731" w:rsidDel="00F431DC">
          <w:delText xml:space="preserve"> is</w:delText>
        </w:r>
      </w:del>
      <w:r w:rsidR="006C5731">
        <w:t xml:space="preserve"> available </w:t>
      </w:r>
      <w:r w:rsidR="0000408E">
        <w:t xml:space="preserve">in the </w:t>
      </w:r>
      <w:ins w:id="129" w:author="Molly C McEvilley" w:date="2025-07-31T10:26:00Z" w16du:dateUtc="2025-07-31T14:26:00Z">
        <w:r w:rsidR="00EA4528">
          <w:fldChar w:fldCharType="begin"/>
        </w:r>
        <w:r w:rsidR="00EA4528">
          <w:instrText>HYPERLINK "https://github.com/HMIS/LSASampleCode"</w:instrText>
        </w:r>
        <w:r w:rsidR="00EA4528">
          <w:fldChar w:fldCharType="separate"/>
        </w:r>
        <w:r w:rsidR="0000408E" w:rsidRPr="00EA4528">
          <w:rPr>
            <w:rStyle w:val="Hyperlink"/>
          </w:rPr>
          <w:t>GitHub repository</w:t>
        </w:r>
        <w:r w:rsidR="00EA4528">
          <w:fldChar w:fldCharType="end"/>
        </w:r>
      </w:ins>
      <w:r w:rsidR="0000408E">
        <w:t>.</w:t>
      </w:r>
    </w:p>
    <w:p w14:paraId="21312D59" w14:textId="3B33D920" w:rsidR="00DE7CEF" w:rsidRDefault="00DE7CEF" w:rsidP="002A43B6">
      <w:pPr>
        <w:pStyle w:val="Heading3"/>
        <w:rPr>
          <w:ins w:id="130" w:author="Molly C McEvilley" w:date="2025-07-27T18:37:00Z" w16du:dateUtc="2025-07-27T22:37:00Z"/>
        </w:rPr>
      </w:pPr>
      <w:ins w:id="131" w:author="Molly C McEvilley" w:date="2025-07-27T18:37:00Z" w16du:dateUtc="2025-07-27T22:37:00Z">
        <w:r>
          <w:t>Identification of Persons and Households Active-in-Residence</w:t>
        </w:r>
      </w:ins>
      <w:ins w:id="132" w:author="Molly C McEvilley" w:date="2025-07-27T18:38:00Z" w16du:dateUtc="2025-07-27T22:38:00Z">
        <w:r>
          <w:t xml:space="preserve"> </w:t>
        </w:r>
      </w:ins>
      <w:ins w:id="133" w:author="Molly C McEvilley" w:date="2025-07-27T18:45:00Z" w16du:dateUtc="2025-07-27T22:45:00Z">
        <w:r w:rsidR="002A43B6">
          <w:t>During the Report Period</w:t>
        </w:r>
      </w:ins>
    </w:p>
    <w:p w14:paraId="010DB23E" w14:textId="59A31FF3" w:rsidR="00DE7CEF" w:rsidRDefault="00DE7CEF" w:rsidP="002A43B6">
      <w:pPr>
        <w:pStyle w:val="Heading4"/>
        <w:rPr>
          <w:ins w:id="134" w:author="Molly C McEvilley" w:date="2025-07-27T18:36:00Z" w16du:dateUtc="2025-07-27T22:36:00Z"/>
        </w:rPr>
      </w:pPr>
      <w:ins w:id="135" w:author="Molly C McEvilley" w:date="2025-07-27T18:37:00Z" w16du:dateUtc="2025-07-27T22:37:00Z">
        <w:r>
          <w:t>Column Names</w:t>
        </w:r>
      </w:ins>
    </w:p>
    <w:p w14:paraId="692431D4" w14:textId="0F13AE2D" w:rsidR="00227DF6" w:rsidRDefault="00227DF6" w:rsidP="00227DF6">
      <w:pPr>
        <w:rPr>
          <w:ins w:id="136" w:author="Molly C McEvilley" w:date="2025-07-27T18:34:00Z" w16du:dateUtc="2025-07-27T22:34:00Z"/>
        </w:rPr>
      </w:pPr>
      <w:ins w:id="137" w:author="Molly C McEvilley" w:date="2025-07-27T18:34:00Z" w16du:dateUtc="2025-07-27T22:34:00Z">
        <w:r>
          <w:t>The columns in LSAPerson and LSAHousehold that identity people and households active in residence during the report period were originally named 'AHAR' because the distinction between 'active' and 'active in residence' was required for the AHAR.</w:t>
        </w:r>
      </w:ins>
    </w:p>
    <w:p w14:paraId="6B7096AD" w14:textId="39373647" w:rsidR="00DE7CEF" w:rsidRDefault="00227DF6" w:rsidP="00DE7CEF">
      <w:pPr>
        <w:rPr>
          <w:ins w:id="138" w:author="Molly C McEvilley" w:date="2025-07-27T18:41:00Z" w16du:dateUtc="2025-07-27T22:41:00Z"/>
        </w:rPr>
      </w:pPr>
      <w:ins w:id="139" w:author="Molly C McEvilley" w:date="2025-07-27T18:34:00Z" w16du:dateUtc="2025-07-27T22:34:00Z">
        <w:r>
          <w:t xml:space="preserve">At this point, the column names are confusing -- particularly because the distinction is also critical for the HIC -- so </w:t>
        </w:r>
      </w:ins>
      <w:ins w:id="140" w:author="Molly C McEvilley" w:date="2025-07-27T18:38:00Z" w16du:dateUtc="2025-07-27T22:38:00Z">
        <w:r w:rsidR="00DE7CEF">
          <w:t>‘AHAR’ is being replaced with ‘AIR’</w:t>
        </w:r>
      </w:ins>
      <w:ins w:id="141" w:author="Molly C McEvilley" w:date="2025-07-27T18:34:00Z" w16du:dateUtc="2025-07-27T22:34:00Z">
        <w:r>
          <w:t>. This is primarily a find and replace change</w:t>
        </w:r>
      </w:ins>
      <w:ins w:id="142" w:author="Molly C McEvilley" w:date="2025-07-27T18:39:00Z" w16du:dateUtc="2025-07-27T22:39:00Z">
        <w:r w:rsidR="00DE7CEF">
          <w:t xml:space="preserve">; it also impacts the counts in Section 9 </w:t>
        </w:r>
      </w:ins>
      <w:ins w:id="143" w:author="Molly C McEvilley" w:date="2025-07-27T18:40:00Z" w16du:dateUtc="2025-07-27T22:40:00Z">
        <w:r w:rsidR="00DE7CEF">
          <w:t xml:space="preserve">LSACalculated Counts </w:t>
        </w:r>
      </w:ins>
      <w:ins w:id="144" w:author="Molly C McEvilley" w:date="2025-07-27T18:39:00Z" w16du:dateUtc="2025-07-27T22:39:00Z">
        <w:r w:rsidR="00DE7CEF">
          <w:t xml:space="preserve">(formerly called </w:t>
        </w:r>
      </w:ins>
      <w:ins w:id="145" w:author="Molly C McEvilley" w:date="2025-07-27T18:40:00Z" w16du:dateUtc="2025-07-27T22:40:00Z">
        <w:r w:rsidR="00DE7CEF">
          <w:t>‘LSACalculated AHAR Cou</w:t>
        </w:r>
      </w:ins>
      <w:ins w:id="146" w:author="Molly C McEvilley" w:date="2025-07-27T18:41:00Z" w16du:dateUtc="2025-07-27T22:41:00Z">
        <w:r w:rsidR="00DE7CEF">
          <w:t>nts’</w:t>
        </w:r>
      </w:ins>
      <w:ins w:id="147" w:author="Molly C McEvilley" w:date="2025-07-27T18:42:00Z" w16du:dateUtc="2025-07-27T22:42:00Z">
        <w:r w:rsidR="00DE7CEF">
          <w:t>).</w:t>
        </w:r>
      </w:ins>
    </w:p>
    <w:p w14:paraId="207C7907" w14:textId="757BAF91" w:rsidR="00227DF6" w:rsidRDefault="00DE7CEF" w:rsidP="002A43B6">
      <w:pPr>
        <w:pStyle w:val="Heading4"/>
        <w:rPr>
          <w:ins w:id="148" w:author="Molly C McEvilley" w:date="2025-07-27T18:34:00Z" w16du:dateUtc="2025-07-27T22:34:00Z"/>
        </w:rPr>
      </w:pPr>
      <w:ins w:id="149" w:author="Molly C McEvilley" w:date="2025-07-27T18:41:00Z" w16du:dateUtc="2025-07-27T22:41:00Z">
        <w:r>
          <w:t>Night-by-Night Shelter</w:t>
        </w:r>
      </w:ins>
      <w:ins w:id="150" w:author="Molly C McEvilley" w:date="2025-07-27T18:35:00Z" w16du:dateUtc="2025-07-27T22:35:00Z">
        <w:r w:rsidR="00227DF6">
          <w:t xml:space="preserve"> </w:t>
        </w:r>
      </w:ins>
    </w:p>
    <w:p w14:paraId="0746F0A1" w14:textId="423B7BD4" w:rsidR="006911DD" w:rsidDel="002A43B6" w:rsidRDefault="00DE7CEF" w:rsidP="00F94C0C">
      <w:pPr>
        <w:rPr>
          <w:del w:id="151" w:author="Molly C McEvilley" w:date="2025-07-20T22:25:00Z" w16du:dateUtc="2025-07-21T02:25:00Z"/>
        </w:rPr>
      </w:pPr>
      <w:ins w:id="152" w:author="Molly C McEvilley" w:date="2025-07-27T18:42:00Z" w16du:dateUtc="2025-07-27T22:42:00Z">
        <w:r>
          <w:t>Identification of persons and households active in res</w:t>
        </w:r>
      </w:ins>
      <w:ins w:id="153" w:author="Molly C McEvilley" w:date="2025-07-27T18:43:00Z" w16du:dateUtc="2025-07-27T22:43:00Z">
        <w:r>
          <w:t>idence in night-by-night shelter projects now requires a bed ni</w:t>
        </w:r>
      </w:ins>
      <w:ins w:id="154" w:author="Molly C McEvilley" w:date="2025-07-27T18:44:00Z" w16du:dateUtc="2025-07-27T22:44:00Z">
        <w:r>
          <w:t xml:space="preserve">ght in the report period; this impacts section </w:t>
        </w:r>
      </w:ins>
      <w:ins w:id="155" w:author="Molly C McEvilley" w:date="2025-07-27T19:00:00Z" w16du:dateUtc="2025-07-27T23:00:00Z">
        <w:r w:rsidR="007F4E38">
          <w:fldChar w:fldCharType="begin"/>
        </w:r>
        <w:r w:rsidR="007F4E38">
          <w:instrText>HYPERLINK  \l "_Get_Active_HouseholdIDs_1"</w:instrText>
        </w:r>
        <w:r w:rsidR="007F4E38">
          <w:fldChar w:fldCharType="separate"/>
        </w:r>
        <w:r w:rsidRPr="007F4E38">
          <w:rPr>
            <w:rStyle w:val="Hyperlink"/>
          </w:rPr>
          <w:t>5.1 Identify Active and Active in Residence (AIR) HouseholdIDs</w:t>
        </w:r>
        <w:r w:rsidR="007F4E38">
          <w:fldChar w:fldCharType="end"/>
        </w:r>
      </w:ins>
      <w:ins w:id="156" w:author="Molly C McEvilley" w:date="2025-07-27T18:45:00Z" w16du:dateUtc="2025-07-27T22:45:00Z">
        <w:r>
          <w:t xml:space="preserve"> and section </w:t>
        </w:r>
      </w:ins>
      <w:ins w:id="157" w:author="Molly C McEvilley" w:date="2025-07-27T19:00:00Z" w16du:dateUtc="2025-07-27T23:00:00Z">
        <w:r w:rsidR="007F4E38">
          <w:fldChar w:fldCharType="begin"/>
        </w:r>
        <w:r w:rsidR="007F4E38">
          <w:instrText>HYPERLINK  \l "_Toc29163943"</w:instrText>
        </w:r>
        <w:r w:rsidR="007F4E38">
          <w:fldChar w:fldCharType="separate"/>
        </w:r>
        <w:r w:rsidRPr="007F4E38">
          <w:rPr>
            <w:rStyle w:val="Hyperlink"/>
          </w:rPr>
          <w:t>5.2 Identify Active and Active in Residence (AIR) Enrollments</w:t>
        </w:r>
        <w:r w:rsidR="007F4E38">
          <w:fldChar w:fldCharType="end"/>
        </w:r>
      </w:ins>
      <w:ins w:id="158" w:author="Molly C McEvilley" w:date="2025-07-27T18:45:00Z" w16du:dateUtc="2025-07-27T22:45:00Z">
        <w:r>
          <w:t>.</w:t>
        </w:r>
      </w:ins>
    </w:p>
    <w:p w14:paraId="577B9585" w14:textId="77777777" w:rsidR="002A43B6" w:rsidRDefault="002A43B6" w:rsidP="00E10E42">
      <w:pPr>
        <w:spacing w:before="0" w:after="160" w:line="259" w:lineRule="auto"/>
        <w:rPr>
          <w:ins w:id="159" w:author="Molly C McEvilley" w:date="2025-07-27T18:47:00Z" w16du:dateUtc="2025-07-27T22:47:00Z"/>
        </w:rPr>
      </w:pPr>
    </w:p>
    <w:p w14:paraId="56DB3424" w14:textId="77777777" w:rsidR="002A43B6" w:rsidRDefault="002A43B6" w:rsidP="002A43B6">
      <w:pPr>
        <w:pStyle w:val="Heading3"/>
        <w:rPr>
          <w:ins w:id="160" w:author="Molly C McEvilley" w:date="2025-07-27T18:47:00Z" w16du:dateUtc="2025-07-27T22:47:00Z"/>
        </w:rPr>
      </w:pPr>
      <w:ins w:id="161" w:author="Molly C McEvilley" w:date="2025-07-27T18:47:00Z" w16du:dateUtc="2025-07-27T22:47:00Z">
        <w:r>
          <w:t>HMIS Data Standards Changes</w:t>
        </w:r>
      </w:ins>
    </w:p>
    <w:p w14:paraId="326C2551" w14:textId="77777777" w:rsidR="002A43B6" w:rsidRDefault="002A43B6" w:rsidP="002A43B6">
      <w:pPr>
        <w:pStyle w:val="Heading4"/>
        <w:rPr>
          <w:ins w:id="162" w:author="Molly C McEvilley" w:date="2025-07-27T18:47:00Z" w16du:dateUtc="2025-07-27T22:47:00Z"/>
        </w:rPr>
      </w:pPr>
      <w:ins w:id="163" w:author="Molly C McEvilley" w:date="2025-07-27T18:47:00Z" w16du:dateUtc="2025-07-27T22:47:00Z">
        <w:r>
          <w:t>Gender</w:t>
        </w:r>
      </w:ins>
    </w:p>
    <w:p w14:paraId="79E05EE7" w14:textId="247B8066" w:rsidR="002A43B6" w:rsidRPr="00710A02" w:rsidRDefault="002A43B6" w:rsidP="002A43B6">
      <w:pPr>
        <w:rPr>
          <w:ins w:id="164" w:author="Molly C McEvilley" w:date="2025-07-27T18:47:00Z" w16du:dateUtc="2025-07-27T22:47:00Z"/>
        </w:rPr>
      </w:pPr>
      <w:ins w:id="165" w:author="Molly C McEvilley" w:date="2025-07-27T18:47:00Z" w16du:dateUtc="2025-07-27T22:47:00Z">
        <w:r>
          <w:t xml:space="preserve">All gender-related reporting has been removed from the LSA.  This impacts section </w:t>
        </w:r>
      </w:ins>
      <w:ins w:id="166" w:author="Molly C McEvilley" w:date="2025-07-27T18:59:00Z" w16du:dateUtc="2025-07-27T22:59:00Z">
        <w:r w:rsidR="007F4E38">
          <w:fldChar w:fldCharType="begin"/>
        </w:r>
        <w:r w:rsidR="007F4E38">
          <w:instrText>HYPERLINK  \l "_LSAPerson_Demographics"</w:instrText>
        </w:r>
        <w:r w:rsidR="007F4E38">
          <w:fldChar w:fldCharType="separate"/>
        </w:r>
        <w:r w:rsidRPr="007F4E38">
          <w:rPr>
            <w:rStyle w:val="Hyperlink"/>
          </w:rPr>
          <w:t>5.4 LSAPerson Demographics</w:t>
        </w:r>
        <w:r w:rsidR="007F4E38">
          <w:fldChar w:fldCharType="end"/>
        </w:r>
      </w:ins>
      <w:ins w:id="167" w:author="Molly C McEvilley" w:date="2025-07-27T18:47:00Z" w16du:dateUtc="2025-07-27T22:47:00Z">
        <w:r>
          <w:t xml:space="preserve"> and </w:t>
        </w:r>
      </w:ins>
      <w:ins w:id="168" w:author="Molly C McEvilley" w:date="2025-07-27T18:59:00Z" w16du:dateUtc="2025-07-27T22:59:00Z">
        <w:r w:rsidR="007F4E38">
          <w:t>s</w:t>
        </w:r>
      </w:ins>
      <w:ins w:id="169" w:author="Molly C McEvilley" w:date="2025-07-27T18:47:00Z" w16du:dateUtc="2025-07-27T22:47:00Z">
        <w:r>
          <w:t xml:space="preserve">ection </w:t>
        </w:r>
      </w:ins>
      <w:ins w:id="170" w:author="Molly C McEvilley" w:date="2025-07-27T18:59:00Z" w16du:dateUtc="2025-07-27T22:59:00Z">
        <w:r w:rsidR="007F4E38">
          <w:fldChar w:fldCharType="begin"/>
        </w:r>
        <w:r w:rsidR="007F4E38">
          <w:instrText>HYPERLINK  \l "_Toc525229521"</w:instrText>
        </w:r>
        <w:r w:rsidR="007F4E38">
          <w:fldChar w:fldCharType="separate"/>
        </w:r>
        <w:r w:rsidRPr="007F4E38">
          <w:rPr>
            <w:rStyle w:val="Hyperlink"/>
          </w:rPr>
          <w:t>9.4 Get Counts of People by Project and Personal Characteristics</w:t>
        </w:r>
        <w:r w:rsidR="007F4E38">
          <w:fldChar w:fldCharType="end"/>
        </w:r>
        <w:r w:rsidR="007F4E38">
          <w:t>.</w:t>
        </w:r>
      </w:ins>
    </w:p>
    <w:p w14:paraId="525BD015" w14:textId="19EA4752" w:rsidR="002A43B6" w:rsidRDefault="002A43B6" w:rsidP="006B655F">
      <w:pPr>
        <w:pStyle w:val="Heading3"/>
        <w:rPr>
          <w:ins w:id="171" w:author="Molly C McEvilley" w:date="2025-07-27T18:51:00Z" w16du:dateUtc="2025-07-27T22:51:00Z"/>
        </w:rPr>
      </w:pPr>
      <w:ins w:id="172" w:author="Molly C McEvilley" w:date="2025-07-27T18:51:00Z" w16du:dateUtc="2025-07-27T22:51:00Z">
        <w:r>
          <w:t>Chronically Homeless Households in LSAExit</w:t>
        </w:r>
      </w:ins>
    </w:p>
    <w:p w14:paraId="45B2EE0A" w14:textId="0882A76F" w:rsidR="002A43B6" w:rsidRDefault="002A43B6" w:rsidP="00E10E42">
      <w:pPr>
        <w:spacing w:before="0" w:after="160" w:line="259" w:lineRule="auto"/>
        <w:rPr>
          <w:ins w:id="173" w:author="Molly C McEvilley" w:date="2025-07-27T18:47:00Z" w16du:dateUtc="2025-07-27T22:47:00Z"/>
        </w:rPr>
      </w:pPr>
      <w:ins w:id="174" w:author="Molly C McEvilley" w:date="2025-07-27T18:52:00Z" w16du:dateUtc="2025-07-27T22:52:00Z">
        <w:r>
          <w:t>Households in exit cohorts were originally identified as either chronically homeless or not chronica</w:t>
        </w:r>
      </w:ins>
      <w:ins w:id="175" w:author="Molly C McEvilley" w:date="2025-07-27T18:53:00Z" w16du:dateUtc="2025-07-27T22:53:00Z">
        <w:r>
          <w:t xml:space="preserve">lly homeless in </w:t>
        </w:r>
      </w:ins>
      <w:ins w:id="176" w:author="Molly C McEvilley" w:date="2025-07-27T18:55:00Z" w16du:dateUtc="2025-07-27T22:55:00Z">
        <w:r>
          <w:t>LSAHousehold and</w:t>
        </w:r>
      </w:ins>
      <w:ins w:id="177" w:author="Molly C McEvilley" w:date="2025-07-27T18:53:00Z" w16du:dateUtc="2025-07-27T22:53:00Z">
        <w:r>
          <w:t xml:space="preserve"> LSAExit column</w:t>
        </w:r>
      </w:ins>
      <w:ins w:id="178" w:author="Molly C McEvilley" w:date="2025-07-27T18:55:00Z" w16du:dateUtc="2025-07-27T22:55:00Z">
        <w:r>
          <w:t>s</w:t>
        </w:r>
      </w:ins>
      <w:ins w:id="179" w:author="Molly C McEvilley" w:date="2025-07-27T18:53:00Z" w16du:dateUtc="2025-07-27T22:53:00Z">
        <w:r>
          <w:t xml:space="preserve"> called HHChronic.  </w:t>
        </w:r>
      </w:ins>
      <w:ins w:id="180" w:author="Molly C McEvilley" w:date="2025-07-27T18:54:00Z" w16du:dateUtc="2025-07-27T22:54:00Z">
        <w:r>
          <w:t>An expanded list that allows for more nuanced reporting was introduced for reporting on FY2023, but</w:t>
        </w:r>
      </w:ins>
      <w:ins w:id="181" w:author="Molly C McEvilley" w:date="2025-07-27T18:55:00Z" w16du:dateUtc="2025-07-27T22:55:00Z">
        <w:r>
          <w:t xml:space="preserve"> updates to the programming specifications </w:t>
        </w:r>
      </w:ins>
      <w:ins w:id="182" w:author="Molly C McEvilley" w:date="2025-07-27T18:56:00Z" w16du:dateUtc="2025-07-27T22:56:00Z">
        <w:r w:rsidR="007F4E38">
          <w:t xml:space="preserve">in section </w:t>
        </w:r>
      </w:ins>
      <w:ins w:id="183" w:author="Molly C McEvilley" w:date="2025-07-27T18:58:00Z" w16du:dateUtc="2025-07-27T22:58:00Z">
        <w:r w:rsidR="007F4E38">
          <w:fldChar w:fldCharType="begin"/>
        </w:r>
        <w:r w:rsidR="007F4E38">
          <w:instrText>HYPERLINK  \l "_CHTime_and_CHTimeStatus_1"</w:instrText>
        </w:r>
        <w:r w:rsidR="007F4E38">
          <w:fldChar w:fldCharType="separate"/>
        </w:r>
        <w:r w:rsidR="007F4E38" w:rsidRPr="007F4E38">
          <w:rPr>
            <w:rStyle w:val="Hyperlink"/>
          </w:rPr>
          <w:t>7.8 CHTime and CHTimeStatus for Exit Cohorts</w:t>
        </w:r>
        <w:r w:rsidR="007F4E38">
          <w:fldChar w:fldCharType="end"/>
        </w:r>
      </w:ins>
      <w:ins w:id="184" w:author="Molly C McEvilley" w:date="2025-07-27T18:57:00Z" w16du:dateUtc="2025-07-27T22:57:00Z">
        <w:r w:rsidR="007F4E38">
          <w:t xml:space="preserve"> </w:t>
        </w:r>
      </w:ins>
      <w:ins w:id="185" w:author="Molly C McEvilley" w:date="2025-07-27T18:55:00Z" w16du:dateUtc="2025-07-27T22:55:00Z">
        <w:r>
          <w:t xml:space="preserve">were incomplete at that time.  </w:t>
        </w:r>
      </w:ins>
      <w:ins w:id="186" w:author="Molly C McEvilley" w:date="2025-07-27T18:56:00Z" w16du:dateUtc="2025-07-27T22:56:00Z">
        <w:r w:rsidR="007F4E38">
          <w:t>That has been corrected for reporting on FY2025.</w:t>
        </w:r>
      </w:ins>
      <w:ins w:id="187" w:author="Molly C McEvilley" w:date="2025-07-27T18:54:00Z" w16du:dateUtc="2025-07-27T22:54:00Z">
        <w:r>
          <w:t xml:space="preserve"> </w:t>
        </w:r>
      </w:ins>
    </w:p>
    <w:p w14:paraId="5C97530E" w14:textId="40424561" w:rsidR="00710A02" w:rsidRPr="00710A02" w:rsidDel="006911DD" w:rsidRDefault="00896A4A" w:rsidP="00710A02">
      <w:pPr>
        <w:pStyle w:val="Heading3"/>
        <w:rPr>
          <w:del w:id="188" w:author="Molly C McEvilley" w:date="2025-07-20T22:25:00Z" w16du:dateUtc="2025-07-21T02:25:00Z"/>
        </w:rPr>
      </w:pPr>
      <w:del w:id="189" w:author="Molly C McEvilley" w:date="2025-07-20T22:24:00Z" w16du:dateUtc="2025-07-21T02:24:00Z">
        <w:r w:rsidDel="00710A02">
          <w:delText>HIC-Specific Requirements</w:delText>
        </w:r>
      </w:del>
    </w:p>
    <w:p w14:paraId="526A830E" w14:textId="75BF60A6" w:rsidR="00641458" w:rsidDel="00710A02" w:rsidRDefault="006C1D26" w:rsidP="00F94C0C">
      <w:pPr>
        <w:rPr>
          <w:del w:id="190" w:author="Molly C McEvilley" w:date="2025-07-20T22:24:00Z" w16du:dateUtc="2025-07-21T02:24:00Z"/>
        </w:rPr>
      </w:pPr>
      <w:del w:id="191" w:author="Molly C McEvilley" w:date="2025-07-20T22:24:00Z" w16du:dateUtc="2025-07-21T02:24:00Z">
        <w:r w:rsidDel="00710A02">
          <w:delText xml:space="preserve">The LSA will include an additional option for </w:delText>
        </w:r>
        <w:r w:rsidR="002255A2" w:rsidDel="00710A02">
          <w:delText xml:space="preserve">the </w:delText>
        </w:r>
        <w:r w:rsidR="002255A2" w:rsidRPr="00BD007C" w:rsidDel="00710A02">
          <w:rPr>
            <w:b/>
            <w:bCs/>
          </w:rPr>
          <w:delText>LSAScope</w:delText>
        </w:r>
        <w:r w:rsidDel="00710A02">
          <w:delText xml:space="preserve"> parameter </w:delText>
        </w:r>
        <w:r w:rsidR="00CB1654" w:rsidDel="00710A02">
          <w:delText>to allow users to specify that they are running a HIC report</w:delText>
        </w:r>
        <w:r w:rsidR="009B4418" w:rsidDel="00710A02">
          <w:delText xml:space="preserve">. </w:delText>
        </w:r>
        <w:r w:rsidR="00A17ACD" w:rsidDel="00710A02">
          <w:delText>The option is</w:delText>
        </w:r>
        <w:r w:rsidR="007E6849" w:rsidDel="00710A02">
          <w:delText xml:space="preserve"> defined in </w:delText>
        </w:r>
        <w:r w:rsidR="007E6849" w:rsidDel="00710A02">
          <w:fldChar w:fldCharType="begin"/>
        </w:r>
        <w:r w:rsidR="007E6849" w:rsidDel="00710A02">
          <w:delInstrText>HYPERLINK  \l "_Report_Parameters"</w:delInstrText>
        </w:r>
        <w:r w:rsidR="007E6849" w:rsidDel="00710A02">
          <w:fldChar w:fldCharType="separate"/>
        </w:r>
        <w:r w:rsidR="007E6849" w:rsidRPr="003D224D" w:rsidDel="00710A02">
          <w:rPr>
            <w:rStyle w:val="Hyperlink"/>
          </w:rPr>
          <w:delText>Section 3.1 Report Parameters and Metadata (lsa_Report)</w:delText>
        </w:r>
        <w:r w:rsidR="007E6849" w:rsidDel="00710A02">
          <w:fldChar w:fldCharType="end"/>
        </w:r>
        <w:r w:rsidR="009B4418" w:rsidDel="00710A02">
          <w:delText xml:space="preserve">. </w:delText>
        </w:r>
        <w:r w:rsidR="00641458" w:rsidDel="00710A02">
          <w:delText xml:space="preserve">When selected, </w:delText>
        </w:r>
        <w:r w:rsidR="006D6677" w:rsidDel="00710A02">
          <w:delText xml:space="preserve">a single day LSA </w:delText>
        </w:r>
        <w:r w:rsidR="00A236CB" w:rsidDel="00710A02">
          <w:delText xml:space="preserve">where </w:delText>
        </w:r>
        <w:r w:rsidR="006D6677" w:rsidDel="00710A02">
          <w:delText>report start date and report end date are identical will be generated</w:delText>
        </w:r>
        <w:r w:rsidR="00A236CB" w:rsidDel="00710A02">
          <w:delText>.</w:delText>
        </w:r>
        <w:r w:rsidR="006D6677" w:rsidDel="00710A02">
          <w:delText xml:space="preserve"> </w:delText>
        </w:r>
      </w:del>
    </w:p>
    <w:p w14:paraId="32522F3E" w14:textId="588AD7EA" w:rsidR="009C04F2" w:rsidDel="00710A02" w:rsidRDefault="00181776" w:rsidP="00F94C0C">
      <w:pPr>
        <w:rPr>
          <w:del w:id="192" w:author="Molly C McEvilley" w:date="2025-07-20T22:24:00Z" w16du:dateUtc="2025-07-21T02:24:00Z"/>
        </w:rPr>
      </w:pPr>
      <w:del w:id="193" w:author="Molly C McEvilley" w:date="2025-07-20T22:24:00Z" w16du:dateUtc="2025-07-21T02:24:00Z">
        <w:r w:rsidDel="00710A02">
          <w:delText xml:space="preserve">This option will cause </w:delText>
        </w:r>
        <w:r w:rsidR="0055090F" w:rsidDel="00710A02">
          <w:delText>reporting procedures to skip</w:delText>
        </w:r>
        <w:r w:rsidR="00D311E1" w:rsidDel="00710A02">
          <w:delText xml:space="preserve"> some</w:delText>
        </w:r>
        <w:r w:rsidR="0055090F" w:rsidDel="00710A02">
          <w:delText xml:space="preserve"> </w:delText>
        </w:r>
        <w:r w:rsidR="00034019" w:rsidDel="00710A02">
          <w:delText>portions of the code that are not relevant to HIC reporting</w:delText>
        </w:r>
        <w:r w:rsidR="009B4418" w:rsidDel="00710A02">
          <w:delText xml:space="preserve">. </w:delText>
        </w:r>
        <w:r w:rsidR="00034019" w:rsidDel="00710A02">
          <w:delText>These include:</w:delText>
        </w:r>
      </w:del>
    </w:p>
    <w:p w14:paraId="66BE926F" w14:textId="23FC00AC" w:rsidR="005E6420" w:rsidDel="00710A02" w:rsidRDefault="000B047B" w:rsidP="00791BDC">
      <w:pPr>
        <w:pStyle w:val="ListParagraph"/>
        <w:numPr>
          <w:ilvl w:val="0"/>
          <w:numId w:val="95"/>
        </w:numPr>
        <w:rPr>
          <w:del w:id="194" w:author="Molly C McEvilley" w:date="2025-07-20T22:24:00Z" w16du:dateUtc="2025-07-21T02:24:00Z"/>
        </w:rPr>
      </w:pPr>
      <w:del w:id="195" w:author="Molly C McEvilley" w:date="2025-07-20T22:24:00Z" w16du:dateUtc="2025-07-21T02:24:00Z">
        <w:r w:rsidDel="00710A02">
          <w:fldChar w:fldCharType="begin"/>
        </w:r>
        <w:r w:rsidDel="00710A02">
          <w:delInstrText>HYPERLINK  \l "_HMIS_Business_Logic:_2"</w:delInstrText>
        </w:r>
        <w:r w:rsidDel="00710A02">
          <w:fldChar w:fldCharType="separate"/>
        </w:r>
        <w:r w:rsidR="005E6420" w:rsidRPr="000B047B" w:rsidDel="00710A02">
          <w:rPr>
            <w:rStyle w:val="Hyperlink"/>
          </w:rPr>
          <w:delText xml:space="preserve">Section 6 HMIS Business Logic: LSA </w:delText>
        </w:r>
        <w:r w:rsidRPr="000B047B" w:rsidDel="00710A02">
          <w:rPr>
            <w:rStyle w:val="Hyperlink"/>
          </w:rPr>
          <w:delText>Household</w:delText>
        </w:r>
        <w:r w:rsidDel="00710A02">
          <w:fldChar w:fldCharType="end"/>
        </w:r>
        <w:r w:rsidR="004F386A" w:rsidDel="00710A02">
          <w:delText xml:space="preserve"> </w:delText>
        </w:r>
      </w:del>
    </w:p>
    <w:p w14:paraId="684794DB" w14:textId="4025C14A" w:rsidR="00CE496B" w:rsidDel="00710A02" w:rsidRDefault="003D224D" w:rsidP="00791BDC">
      <w:pPr>
        <w:pStyle w:val="ListParagraph"/>
        <w:numPr>
          <w:ilvl w:val="0"/>
          <w:numId w:val="95"/>
        </w:numPr>
        <w:rPr>
          <w:del w:id="196" w:author="Molly C McEvilley" w:date="2025-07-20T22:24:00Z" w16du:dateUtc="2025-07-21T02:24:00Z"/>
        </w:rPr>
      </w:pPr>
      <w:del w:id="197" w:author="Molly C McEvilley" w:date="2025-07-20T22:24:00Z" w16du:dateUtc="2025-07-21T02:24:00Z">
        <w:r w:rsidDel="00710A02">
          <w:fldChar w:fldCharType="begin"/>
        </w:r>
        <w:r w:rsidDel="00710A02">
          <w:delInstrText>HYPERLINK  \l "_HMIS_Business_Logic:_5"</w:delInstrText>
        </w:r>
        <w:r w:rsidDel="00710A02">
          <w:fldChar w:fldCharType="separate"/>
        </w:r>
        <w:r w:rsidR="00CE496B" w:rsidRPr="003D224D" w:rsidDel="00710A02">
          <w:rPr>
            <w:rStyle w:val="Hyperlink"/>
          </w:rPr>
          <w:delText>Section 7 HMIS Business Logic: LSAExit</w:delText>
        </w:r>
        <w:r w:rsidDel="00710A02">
          <w:fldChar w:fldCharType="end"/>
        </w:r>
      </w:del>
    </w:p>
    <w:p w14:paraId="1DBFEC38" w14:textId="0398C09D" w:rsidR="0009481B" w:rsidDel="00710A02" w:rsidRDefault="0009481B" w:rsidP="00791BDC">
      <w:pPr>
        <w:pStyle w:val="ListParagraph"/>
        <w:numPr>
          <w:ilvl w:val="0"/>
          <w:numId w:val="95"/>
        </w:numPr>
        <w:rPr>
          <w:del w:id="198" w:author="Molly C McEvilley" w:date="2025-07-20T22:24:00Z" w16du:dateUtc="2025-07-21T02:24:00Z"/>
        </w:rPr>
      </w:pPr>
      <w:del w:id="199" w:author="Molly C McEvilley" w:date="2025-07-20T22:24:00Z" w16du:dateUtc="2025-07-21T02:24:00Z">
        <w:r w:rsidDel="00710A02">
          <w:fldChar w:fldCharType="begin"/>
        </w:r>
        <w:r w:rsidDel="00710A02">
          <w:delInstrText>HYPERLINK  \l "_HMIS_Business_Logic:_7"</w:delInstrText>
        </w:r>
        <w:r w:rsidDel="00710A02">
          <w:fldChar w:fldCharType="separate"/>
        </w:r>
        <w:r w:rsidRPr="0009481B" w:rsidDel="00710A02">
          <w:rPr>
            <w:rStyle w:val="Hyperlink"/>
          </w:rPr>
          <w:delText>Section 8 HMIS Business Logic: LSACalculated Averages</w:delText>
        </w:r>
        <w:r w:rsidDel="00710A02">
          <w:fldChar w:fldCharType="end"/>
        </w:r>
      </w:del>
    </w:p>
    <w:p w14:paraId="03D2F491" w14:textId="5FADB8B4" w:rsidR="00BE7DCE" w:rsidRPr="00B01427" w:rsidRDefault="005E7035" w:rsidP="00F94C0C">
      <w:del w:id="200" w:author="Molly C McEvilley" w:date="2025-07-20T22:24:00Z" w16du:dateUtc="2025-07-21T02:24:00Z">
        <w:r w:rsidDel="00710A02">
          <w:delText xml:space="preserve">Finally, the option will trigger the inclusion of </w:delText>
        </w:r>
        <w:r w:rsidR="001A007C" w:rsidDel="00710A02">
          <w:delText>counts for OPH clients, which are required for the HIC</w:delText>
        </w:r>
        <w:r w:rsidR="009B4418" w:rsidDel="00710A02">
          <w:delText xml:space="preserve">. </w:delText>
        </w:r>
        <w:r w:rsidR="00015D7B" w:rsidDel="00710A02">
          <w:delText xml:space="preserve">The logic for these counts is defined in </w:delText>
        </w:r>
        <w:r w:rsidR="006E68D5" w:rsidDel="00710A02">
          <w:fldChar w:fldCharType="begin"/>
        </w:r>
        <w:r w:rsidR="006E68D5" w:rsidDel="00710A02">
          <w:delInstrText>HYPERLINK  \l "_Get_OPH_Point-In-Time"</w:delInstrText>
        </w:r>
        <w:r w:rsidR="006E68D5" w:rsidDel="00710A02">
          <w:fldChar w:fldCharType="separate"/>
        </w:r>
        <w:r w:rsidR="00015D7B" w:rsidRPr="006E68D5" w:rsidDel="00710A02">
          <w:rPr>
            <w:rStyle w:val="Hyperlink"/>
          </w:rPr>
          <w:delText xml:space="preserve">Section </w:delText>
        </w:r>
        <w:r w:rsidR="006E68D5" w:rsidRPr="006E68D5" w:rsidDel="00710A02">
          <w:rPr>
            <w:rStyle w:val="Hyperlink"/>
          </w:rPr>
          <w:delText>9</w:delText>
        </w:r>
        <w:r w:rsidR="006E68D5" w:rsidDel="00710A02">
          <w:rPr>
            <w:rStyle w:val="Hyperlink"/>
          </w:rPr>
          <w:delText>.6 Get OPH Point-in-Time Counts for HIC</w:delText>
        </w:r>
        <w:r w:rsidR="006E68D5" w:rsidDel="00710A02">
          <w:fldChar w:fldCharType="end"/>
        </w:r>
      </w:del>
      <w:del w:id="201" w:author="Molly C McEvilley" w:date="2025-07-27T18:45:00Z" w16du:dateUtc="2025-07-27T22:45:00Z">
        <w:r w:rsidR="006E68D5" w:rsidDel="00DE7CEF">
          <w:delText>.</w:delText>
        </w:r>
      </w:del>
    </w:p>
    <w:p w14:paraId="23D63C9E" w14:textId="2F033A90" w:rsidR="004873E3" w:rsidDel="00710A02" w:rsidRDefault="00C14EE5" w:rsidP="00F94C0C">
      <w:pPr>
        <w:pStyle w:val="Heading3"/>
        <w:rPr>
          <w:del w:id="202" w:author="Molly C McEvilley" w:date="2025-07-20T22:25:00Z" w16du:dateUtc="2025-07-21T02:25:00Z"/>
        </w:rPr>
      </w:pPr>
      <w:del w:id="203" w:author="Molly C McEvilley" w:date="2025-07-20T22:25:00Z" w16du:dateUtc="2025-07-21T02:25:00Z">
        <w:r w:rsidDel="00710A02">
          <w:lastRenderedPageBreak/>
          <w:delText>Align Enrollment Entry and Exit Date</w:delText>
        </w:r>
        <w:r w:rsidR="00A14A96" w:rsidDel="00710A02">
          <w:delText>s</w:delText>
        </w:r>
        <w:r w:rsidDel="00710A02">
          <w:delText xml:space="preserve"> with </w:delText>
        </w:r>
        <w:r w:rsidR="004873E3" w:rsidDel="00710A02">
          <w:delText>HMIS Participation</w:delText>
        </w:r>
        <w:r w:rsidDel="00710A02">
          <w:delText xml:space="preserve"> Dates </w:delText>
        </w:r>
      </w:del>
    </w:p>
    <w:p w14:paraId="07659F13" w14:textId="380215C0" w:rsidR="000E73C0" w:rsidDel="00710A02" w:rsidRDefault="00B969ED" w:rsidP="00B969ED">
      <w:pPr>
        <w:spacing w:before="0" w:after="160" w:line="259" w:lineRule="auto"/>
        <w:rPr>
          <w:del w:id="204" w:author="Molly C McEvilley" w:date="2025-07-20T22:25:00Z" w16du:dateUtc="2025-07-21T02:25:00Z"/>
        </w:rPr>
      </w:pPr>
      <w:del w:id="205" w:author="Molly C McEvilley" w:date="2025-07-20T22:25:00Z" w16du:dateUtc="2025-07-21T02:25:00Z">
        <w:r w:rsidRPr="009A7309" w:rsidDel="00710A02">
          <w:delText xml:space="preserve">For consistency between available bed nights and client bed nights, AHAR </w:delText>
        </w:r>
        <w:r w:rsidDel="00710A02">
          <w:delText>requires that</w:delText>
        </w:r>
        <w:r w:rsidRPr="009A7309" w:rsidDel="00710A02">
          <w:delText xml:space="preserve"> enrollments align with HMIS participation dates. </w:delText>
        </w:r>
        <w:r w:rsidR="00F27D81" w:rsidDel="00710A02">
          <w:delText>As such, o</w:delText>
        </w:r>
        <w:r w:rsidR="004A2F1D" w:rsidDel="00710A02">
          <w:delText>nly enrollments that overlap with a period in which the project is participating in HMIS will be included in reporting</w:delText>
        </w:r>
        <w:r w:rsidR="009B4418" w:rsidDel="00710A02">
          <w:delText xml:space="preserve">. </w:delText>
        </w:r>
      </w:del>
    </w:p>
    <w:p w14:paraId="15514957" w14:textId="20556627" w:rsidR="007521C9" w:rsidDel="00710A02" w:rsidRDefault="006E27E3" w:rsidP="00E10E42">
      <w:pPr>
        <w:spacing w:before="0" w:after="160" w:line="259" w:lineRule="auto"/>
        <w:rPr>
          <w:del w:id="206" w:author="Molly C McEvilley" w:date="2025-07-20T22:25:00Z" w16du:dateUtc="2025-07-21T02:25:00Z"/>
        </w:rPr>
      </w:pPr>
      <w:del w:id="207" w:author="Molly C McEvilley" w:date="2025-07-20T22:25:00Z" w16du:dateUtc="2025-07-21T02:25:00Z">
        <w:r w:rsidDel="00710A02">
          <w:delText xml:space="preserve">For enrollments </w:delText>
        </w:r>
        <w:r w:rsidR="00EF1AAD" w:rsidDel="00710A02">
          <w:delText xml:space="preserve">that only partially overlap with HMIS participation, the </w:delText>
        </w:r>
        <w:r w:rsidR="002D6D35" w:rsidDel="00710A02">
          <w:delText xml:space="preserve">LSA will use </w:delText>
        </w:r>
        <w:r w:rsidR="0058283B" w:rsidDel="00710A02">
          <w:delText>adjusted</w:delText>
        </w:r>
        <w:r w:rsidR="002D6D35" w:rsidDel="00710A02">
          <w:delText xml:space="preserve"> entry and exit dates </w:delText>
        </w:r>
        <w:r w:rsidR="0058283B" w:rsidDel="00710A02">
          <w:delText>so that only dates within the period of participation are included</w:delText>
        </w:r>
        <w:r w:rsidR="009B4418" w:rsidDel="00710A02">
          <w:delText xml:space="preserve">. </w:delText>
        </w:r>
        <w:r w:rsidR="00792581" w:rsidDel="00710A02">
          <w:delText>The period of participation includes all dates on or after the HMISParticipationStatusStartDate</w:delText>
        </w:r>
        <w:r w:rsidR="00A75BA6" w:rsidDel="00710A02">
          <w:delText xml:space="preserve"> and</w:delText>
        </w:r>
        <w:r w:rsidR="00792581" w:rsidDel="00710A02">
          <w:delText xml:space="preserve"> prior to </w:delText>
        </w:r>
        <w:r w:rsidR="00A75BA6" w:rsidDel="00710A02">
          <w:delText xml:space="preserve">tye </w:delText>
        </w:r>
        <w:r w:rsidR="00FB2806" w:rsidDel="00710A02">
          <w:delText>HMISParticipationStatusEndDate.</w:delText>
        </w:r>
        <w:r w:rsidR="000D302D" w:rsidDel="00710A02">
          <w:delText xml:space="preserve">  </w:delText>
        </w:r>
      </w:del>
    </w:p>
    <w:p w14:paraId="01196F18" w14:textId="7CB20ACC" w:rsidR="00C84DF5" w:rsidDel="00710A02" w:rsidRDefault="00C84DF5" w:rsidP="00E10E42">
      <w:pPr>
        <w:spacing w:before="0" w:after="160" w:line="259" w:lineRule="auto"/>
        <w:rPr>
          <w:del w:id="208" w:author="Molly C McEvilley" w:date="2025-07-20T22:25:00Z" w16du:dateUtc="2025-07-21T02:25:00Z"/>
        </w:rPr>
      </w:pPr>
      <w:del w:id="209" w:author="Molly C McEvilley" w:date="2025-07-20T22:25:00Z" w16du:dateUtc="2025-07-21T02:25:00Z">
        <w:r w:rsidDel="00710A02">
          <w:delText>The impact of this change is that s</w:delText>
        </w:r>
        <w:r w:rsidRPr="00C84DF5" w:rsidDel="00710A02">
          <w:delText>ome participants’ lengths of time homeless (or in housing, depending on the project type) will be shortened in the LSA and Stella, relative to the participants’ actual length of time served, but the overall impact of projects that switch participation types mid-year is relatively low.</w:delText>
        </w:r>
      </w:del>
    </w:p>
    <w:p w14:paraId="0E8DD7AF" w14:textId="32BCAE9B" w:rsidR="00E25B2E" w:rsidDel="00710A02" w:rsidRDefault="00FA0E1A" w:rsidP="00E10E42">
      <w:pPr>
        <w:spacing w:before="0" w:after="160" w:line="259" w:lineRule="auto"/>
        <w:rPr>
          <w:del w:id="210" w:author="Molly C McEvilley" w:date="2025-07-20T22:25:00Z" w16du:dateUtc="2025-07-21T02:25:00Z"/>
        </w:rPr>
      </w:pPr>
      <w:del w:id="211" w:author="Molly C McEvilley" w:date="2025-07-20T22:25:00Z" w16du:dateUtc="2025-07-21T02:25:00Z">
        <w:r w:rsidDel="00710A02">
          <w:delText xml:space="preserve">This change occurs in </w:delText>
        </w:r>
        <w:r w:rsidR="00AF1DB6" w:rsidDel="00710A02">
          <w:fldChar w:fldCharType="begin"/>
        </w:r>
        <w:r w:rsidR="00AF1DB6" w:rsidDel="00710A02">
          <w:delInstrText>HYPERLINK  \l "_HMIS_Household_Enrollments"</w:delInstrText>
        </w:r>
        <w:r w:rsidR="00AF1DB6" w:rsidDel="00710A02">
          <w:fldChar w:fldCharType="separate"/>
        </w:r>
        <w:r w:rsidRPr="00AF1DB6" w:rsidDel="00710A02">
          <w:rPr>
            <w:rStyle w:val="Hyperlink"/>
          </w:rPr>
          <w:delText>Section 3.3</w:delText>
        </w:r>
        <w:r w:rsidR="00AF1DB6" w:rsidRPr="00AF1DB6" w:rsidDel="00710A02">
          <w:rPr>
            <w:rStyle w:val="Hyperlink"/>
          </w:rPr>
          <w:delText xml:space="preserve"> HMIS Household Enrollments (tlsa_Enrollment)</w:delText>
        </w:r>
        <w:r w:rsidR="00AF1DB6" w:rsidDel="00710A02">
          <w:fldChar w:fldCharType="end"/>
        </w:r>
        <w:r w:rsidR="00AF1DB6" w:rsidDel="00710A02">
          <w:delText>.</w:delText>
        </w:r>
      </w:del>
    </w:p>
    <w:p w14:paraId="7A9940F7" w14:textId="4DF379E5" w:rsidR="00AD4691" w:rsidDel="00710A02" w:rsidRDefault="009C4B95" w:rsidP="00E10E42">
      <w:pPr>
        <w:spacing w:before="0" w:after="160" w:line="259" w:lineRule="auto"/>
        <w:rPr>
          <w:del w:id="212" w:author="Molly C McEvilley" w:date="2025-07-20T22:25:00Z" w16du:dateUtc="2025-07-21T02:25:00Z"/>
        </w:rPr>
      </w:pPr>
      <w:del w:id="213" w:author="Molly C McEvilley" w:date="2025-07-20T22:25:00Z" w16du:dateUtc="2025-07-21T02:25:00Z">
        <w:r w:rsidDel="00710A02">
          <w:delText xml:space="preserve">It also impacts </w:delText>
        </w:r>
        <w:r w:rsidDel="00710A02">
          <w:fldChar w:fldCharType="begin"/>
        </w:r>
        <w:r w:rsidDel="00710A02">
          <w:delInstrText>HYPERLINK  \l "_DQ_–_Enrollments"</w:delInstrText>
        </w:r>
        <w:r w:rsidDel="00710A02">
          <w:fldChar w:fldCharType="separate"/>
        </w:r>
        <w:r w:rsidRPr="009C4B95" w:rsidDel="00710A02">
          <w:rPr>
            <w:rStyle w:val="Hyperlink"/>
          </w:rPr>
          <w:delText xml:space="preserve">Section </w:delText>
        </w:r>
        <w:r w:rsidR="00AD4691" w:rsidRPr="009C4B95" w:rsidDel="00710A02">
          <w:rPr>
            <w:rStyle w:val="Hyperlink"/>
          </w:rPr>
          <w:delText>10.5. DQ – Enrollments in Non-Participating Projects</w:delText>
        </w:r>
        <w:r w:rsidDel="00710A02">
          <w:fldChar w:fldCharType="end"/>
        </w:r>
        <w:r w:rsidR="009B4418" w:rsidDel="00710A02">
          <w:delText xml:space="preserve">. </w:delText>
        </w:r>
        <w:r w:rsidR="00C13B5A" w:rsidDel="00710A02">
          <w:delText xml:space="preserve">Previously, this was a count of enrollments </w:delText>
        </w:r>
        <w:r w:rsidR="000D3B00" w:rsidDel="00710A02">
          <w:delText xml:space="preserve">where the entry and/or exit dates </w:delText>
        </w:r>
        <w:r w:rsidR="00E3759A" w:rsidDel="00710A02">
          <w:delText>used for LSA reporting conflicted with projects’ participation status</w:delText>
        </w:r>
        <w:r w:rsidR="009B4418" w:rsidDel="00710A02">
          <w:delText xml:space="preserve">. </w:delText>
        </w:r>
        <w:r w:rsidR="00C506BB" w:rsidDel="00710A02">
          <w:delText xml:space="preserve">The count </w:delText>
        </w:r>
        <w:r w:rsidR="004702EF" w:rsidDel="00710A02">
          <w:delText xml:space="preserve">now reflects the number of enrollments </w:delText>
        </w:r>
        <w:r w:rsidR="00056D15" w:rsidDel="00710A02">
          <w:delText xml:space="preserve">that have been excluded from the LSA or that have adjusted </w:delText>
        </w:r>
        <w:r w:rsidR="004A1E02" w:rsidDel="00710A02">
          <w:delText>entry and/or exit dates</w:delText>
        </w:r>
        <w:r w:rsidR="009A301C" w:rsidDel="00710A02">
          <w:delText xml:space="preserve"> based on HMIS participation status. </w:delText>
        </w:r>
      </w:del>
    </w:p>
    <w:p w14:paraId="47B616C4" w14:textId="58D859E5" w:rsidR="009F00E9" w:rsidRPr="00C52062" w:rsidRDefault="009F00E9" w:rsidP="00791BDC">
      <w:pPr>
        <w:pStyle w:val="Heading1"/>
      </w:pPr>
      <w:bookmarkStart w:id="214" w:name="_Toc140489765"/>
      <w:bookmarkStart w:id="215" w:name="_Toc140489766"/>
      <w:bookmarkStart w:id="216" w:name="_Toc140489767"/>
      <w:bookmarkStart w:id="217" w:name="_Toc140489768"/>
      <w:bookmarkStart w:id="218" w:name="_Toc140489769"/>
      <w:bookmarkStart w:id="219" w:name="_Toc140489770"/>
      <w:bookmarkStart w:id="220" w:name="_Toc140489771"/>
      <w:bookmarkStart w:id="221" w:name="_Toc140489772"/>
      <w:bookmarkStart w:id="222" w:name="_Toc140489773"/>
      <w:bookmarkStart w:id="223" w:name="_Toc37849734"/>
      <w:bookmarkStart w:id="224" w:name="_Toc204850578"/>
      <w:bookmarkEnd w:id="214"/>
      <w:bookmarkEnd w:id="215"/>
      <w:bookmarkEnd w:id="216"/>
      <w:bookmarkEnd w:id="217"/>
      <w:bookmarkEnd w:id="218"/>
      <w:bookmarkEnd w:id="219"/>
      <w:bookmarkEnd w:id="220"/>
      <w:bookmarkEnd w:id="221"/>
      <w:bookmarkEnd w:id="222"/>
      <w:r w:rsidRPr="00C52062">
        <w:t xml:space="preserve">HDX </w:t>
      </w:r>
      <w:bookmarkEnd w:id="223"/>
      <w:r w:rsidR="00AD44E9" w:rsidRPr="00C52062">
        <w:t>2.0 Upload</w:t>
      </w:r>
      <w:bookmarkEnd w:id="224"/>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rsidR="00170B91">
        <w:t>For the HIC,</w:t>
      </w:r>
      <w:r w:rsidR="001F314E">
        <w:t xml:space="preserve"> </w:t>
      </w:r>
      <w:r w:rsidR="009C28A7">
        <w:t xml:space="preserve">the same 12 files </w:t>
      </w:r>
      <w:r w:rsidR="009A76FE">
        <w:t>are</w:t>
      </w:r>
      <w:r w:rsidR="009C28A7">
        <w:t xml:space="preserve"> submitted, but LSAHousehold and LSAExit may be </w:t>
      </w:r>
      <w:r w:rsidR="00FD48BF">
        <w:t>empty</w:t>
      </w:r>
      <w:r w:rsidR="00225A1B">
        <w:t xml:space="preserve"> (other than headers) </w:t>
      </w:r>
      <w:r w:rsidR="009C28A7">
        <w:t>as the</w:t>
      </w:r>
      <w:r w:rsidR="0040551D">
        <w:t>y do not include any data relevant to the HIC</w:t>
      </w:r>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hyperlink r:id="rId23" w:history="1">
        <w:r w:rsidRPr="001E6263">
          <w:rPr>
            <w:rStyle w:val="Hyperlink"/>
          </w:rPr>
          <w:t>LSA tool kit</w:t>
        </w:r>
      </w:hyperlink>
      <w:r w:rsidRPr="00A6067F">
        <w:t xml:space="preserve"> as an Excel workbook</w:t>
      </w:r>
      <w:r w:rsidR="004873DC">
        <w:t xml:space="preserve">. </w:t>
      </w:r>
    </w:p>
    <w:p w14:paraId="44FC0FC9" w14:textId="77777777" w:rsidR="009F00E9" w:rsidRDefault="009F00E9" w:rsidP="00791BDC">
      <w:pPr>
        <w:pStyle w:val="Heading2"/>
      </w:pPr>
      <w:bookmarkStart w:id="225" w:name="_Toc37849735"/>
      <w:bookmarkStart w:id="226" w:name="_Toc204850579"/>
      <w:r>
        <w:t>Project.csv</w:t>
      </w:r>
      <w:bookmarkEnd w:id="225"/>
      <w:bookmarkEnd w:id="226"/>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791BDC">
      <w:pPr>
        <w:pStyle w:val="Heading2"/>
      </w:pPr>
      <w:bookmarkStart w:id="227" w:name="_Toc37849736"/>
      <w:bookmarkStart w:id="228" w:name="_Toc204850580"/>
      <w:r>
        <w:t>Organization.csv</w:t>
      </w:r>
      <w:bookmarkEnd w:id="227"/>
      <w:bookmarkEnd w:id="228"/>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791BDC">
      <w:pPr>
        <w:pStyle w:val="Heading2"/>
      </w:pPr>
      <w:bookmarkStart w:id="229" w:name="_Toc37849737"/>
      <w:bookmarkStart w:id="230" w:name="_Toc204850581"/>
      <w:r>
        <w:t>Funder.csv</w:t>
      </w:r>
      <w:bookmarkEnd w:id="229"/>
      <w:bookmarkEnd w:id="230"/>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791BDC">
      <w:pPr>
        <w:pStyle w:val="Heading2"/>
      </w:pPr>
      <w:bookmarkStart w:id="231" w:name="_Toc37849738"/>
      <w:bookmarkStart w:id="232" w:name="_Toc204850582"/>
      <w:r>
        <w:t>ProjectCoC.csv</w:t>
      </w:r>
      <w:bookmarkEnd w:id="231"/>
      <w:bookmarkEnd w:id="232"/>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lastRenderedPageBreak/>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791BDC">
      <w:pPr>
        <w:pStyle w:val="Heading2"/>
      </w:pPr>
      <w:bookmarkStart w:id="233" w:name="_Toc37849739"/>
      <w:bookmarkStart w:id="234" w:name="_Toc38030514"/>
      <w:bookmarkStart w:id="235" w:name="_Toc204850583"/>
      <w:r>
        <w:t>Inventory.csv</w:t>
      </w:r>
      <w:bookmarkEnd w:id="233"/>
      <w:bookmarkEnd w:id="234"/>
      <w:bookmarkEnd w:id="235"/>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91BDC">
      <w:pPr>
        <w:pStyle w:val="Heading2"/>
      </w:pPr>
      <w:bookmarkStart w:id="236" w:name="_Toc140489780"/>
      <w:bookmarkStart w:id="237" w:name="_Toc204850584"/>
      <w:bookmarkEnd w:id="236"/>
      <w:r>
        <w:t>HMISParticipation.csv</w:t>
      </w:r>
      <w:bookmarkEnd w:id="237"/>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791BDC">
      <w:pPr>
        <w:pStyle w:val="Heading2"/>
      </w:pPr>
      <w:bookmarkStart w:id="238" w:name="_Toc140489782"/>
      <w:bookmarkStart w:id="239" w:name="_Toc204850585"/>
      <w:bookmarkEnd w:id="238"/>
      <w:r>
        <w:t>Affiliation.csv</w:t>
      </w:r>
      <w:bookmarkEnd w:id="239"/>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791BDC">
      <w:pPr>
        <w:pStyle w:val="Heading2"/>
      </w:pPr>
      <w:bookmarkStart w:id="240" w:name="_Toc140489784"/>
      <w:bookmarkStart w:id="241" w:name="_Toc37849740"/>
      <w:bookmarkStart w:id="242" w:name="_Toc204850586"/>
      <w:bookmarkEnd w:id="240"/>
      <w:r>
        <w:t>LSAReport.csv</w:t>
      </w:r>
      <w:bookmarkEnd w:id="241"/>
      <w:bookmarkEnd w:id="242"/>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91BDC">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1E6263" w:rsidP="00791BDC">
      <w:pPr>
        <w:pStyle w:val="ListParagraph"/>
        <w:numPr>
          <w:ilvl w:val="0"/>
          <w:numId w:val="38"/>
        </w:numPr>
      </w:pPr>
      <w:hyperlink w:anchor="_HMIS_Business_Logic:_4" w:history="1">
        <w:r>
          <w:rPr>
            <w:rStyle w:val="Hyperlink"/>
          </w:rPr>
          <w:t>Section 9 HMIS Business Logic: LSAReport Data Quality and ReportDate</w:t>
        </w:r>
      </w:hyperlink>
    </w:p>
    <w:p w14:paraId="71B73FA3" w14:textId="77777777" w:rsidR="009F00E9" w:rsidRPr="00107D01" w:rsidRDefault="009F00E9" w:rsidP="00A02490">
      <w:pPr>
        <w:pStyle w:val="Heading2"/>
      </w:pPr>
      <w:bookmarkStart w:id="243" w:name="_Toc37973097"/>
      <w:bookmarkStart w:id="244" w:name="_Toc37973652"/>
      <w:bookmarkStart w:id="245" w:name="_Toc37974203"/>
      <w:bookmarkStart w:id="246" w:name="_Toc37974755"/>
      <w:bookmarkStart w:id="247" w:name="_Toc37849741"/>
      <w:bookmarkStart w:id="248" w:name="_Toc204850587"/>
      <w:bookmarkEnd w:id="243"/>
      <w:bookmarkEnd w:id="244"/>
      <w:bookmarkEnd w:id="245"/>
      <w:bookmarkEnd w:id="246"/>
      <w:r>
        <w:t>LSAPerson.csv</w:t>
      </w:r>
      <w:bookmarkEnd w:id="247"/>
      <w:bookmarkEnd w:id="248"/>
    </w:p>
    <w:p w14:paraId="1E114195" w14:textId="0338A9EA" w:rsidR="009F00E9" w:rsidRPr="00A6067F" w:rsidRDefault="009F00E9" w:rsidP="009F00E9">
      <w:pPr>
        <w:rPr>
          <w:rFonts w:cstheme="minorHAnsi"/>
        </w:rPr>
      </w:pPr>
      <w:r w:rsidRPr="00A6067F">
        <w:rPr>
          <w:rFonts w:cstheme="minorHAnsi"/>
        </w:rPr>
        <w:t xml:space="preserve">LSAPerson contains </w:t>
      </w:r>
      <w:del w:id="249" w:author="Molly C McEvilley" w:date="2025-07-20T21:16:00Z" w16du:dateUtc="2025-07-21T01:16:00Z">
        <w:r w:rsidR="00555FE5" w:rsidDel="00264816">
          <w:rPr>
            <w:rFonts w:cstheme="minorHAnsi"/>
          </w:rPr>
          <w:delText>67</w:delText>
        </w:r>
        <w:r w:rsidR="00555FE5" w:rsidRPr="00A6067F" w:rsidDel="00264816">
          <w:rPr>
            <w:rFonts w:cstheme="minorHAnsi"/>
          </w:rPr>
          <w:delText xml:space="preserve"> </w:delText>
        </w:r>
      </w:del>
      <w:ins w:id="250" w:author="Molly C McEvilley" w:date="2025-07-20T21:16:00Z" w16du:dateUtc="2025-07-21T01:16:00Z">
        <w:r w:rsidR="00264816">
          <w:rPr>
            <w:rFonts w:cstheme="minorHAnsi"/>
          </w:rPr>
          <w:t>66</w:t>
        </w:r>
        <w:r w:rsidR="00264816"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791BDC">
      <w:pPr>
        <w:pStyle w:val="ListParagraph"/>
        <w:numPr>
          <w:ilvl w:val="1"/>
          <w:numId w:val="104"/>
        </w:numPr>
      </w:pPr>
      <w:r>
        <w:t>Identifiers for project types, household types, and populations in which clients were served.</w:t>
      </w:r>
    </w:p>
    <w:p w14:paraId="062DA969" w14:textId="4F5566AB" w:rsidR="009F00E9" w:rsidRPr="00107D01" w:rsidRDefault="009F00E9" w:rsidP="00791BDC">
      <w:pPr>
        <w:pStyle w:val="ListParagraph"/>
        <w:numPr>
          <w:ilvl w:val="1"/>
          <w:numId w:val="104"/>
        </w:numPr>
      </w:pPr>
      <w:r>
        <w:t>Age categories for all clients; age is the only demographic reported for children who are not heads of household</w:t>
      </w:r>
      <w:r w:rsidR="004873DC">
        <w:t xml:space="preserve">. </w:t>
      </w:r>
    </w:p>
    <w:p w14:paraId="20C8C76F" w14:textId="203E41C6" w:rsidR="009F00E9" w:rsidRPr="00107D01" w:rsidRDefault="009F00E9" w:rsidP="00791BDC">
      <w:pPr>
        <w:pStyle w:val="ListParagraph"/>
        <w:numPr>
          <w:ilvl w:val="1"/>
          <w:numId w:val="104"/>
        </w:numPr>
      </w:pPr>
      <w:r>
        <w:t xml:space="preserve">Demographics reported for adults and heads of household, including </w:t>
      </w:r>
      <w:del w:id="251" w:author="Molly C McEvilley" w:date="2025-07-20T21:16:00Z" w16du:dateUtc="2025-07-21T01:16:00Z">
        <w:r w:rsidDel="00264816">
          <w:delText xml:space="preserve">gender, </w:delText>
        </w:r>
      </w:del>
      <w:r>
        <w:t>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hyperlink w:anchor="_HMIS_Business_Logic:_1" w:history="1">
        <w:r w:rsidR="001E6263">
          <w:rPr>
            <w:rStyle w:val="Hyperlink"/>
            <w:rFonts w:cstheme="minorHAnsi"/>
          </w:rPr>
          <w:t>Section 5 HMIS Business Logic: LSAPerson</w:t>
        </w:r>
      </w:hyperlink>
      <w:r>
        <w:rPr>
          <w:rFonts w:cstheme="minorHAnsi"/>
        </w:rPr>
        <w:t>.</w:t>
      </w:r>
    </w:p>
    <w:p w14:paraId="6EA1CC90" w14:textId="77777777" w:rsidR="009F00E9" w:rsidRPr="00914087" w:rsidRDefault="009F00E9" w:rsidP="00A02490">
      <w:pPr>
        <w:pStyle w:val="Heading2"/>
      </w:pPr>
      <w:bookmarkStart w:id="252" w:name="_Toc37849742"/>
      <w:bookmarkStart w:id="253" w:name="_Toc204850588"/>
      <w:r>
        <w:lastRenderedPageBreak/>
        <w:t>LSAHousehold.csv</w:t>
      </w:r>
      <w:bookmarkEnd w:id="252"/>
      <w:bookmarkEnd w:id="253"/>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791BDC">
      <w:pPr>
        <w:pStyle w:val="ListParagraph"/>
        <w:numPr>
          <w:ilvl w:val="1"/>
          <w:numId w:val="105"/>
        </w:numPr>
      </w:pPr>
      <w:r>
        <w:t>Identifiers for project types and populations in which each household was served.</w:t>
      </w:r>
    </w:p>
    <w:p w14:paraId="2FC58CBA" w14:textId="5BCAE54F" w:rsidR="009F00E9" w:rsidRPr="00896BD3" w:rsidRDefault="009F00E9" w:rsidP="00791BDC">
      <w:pPr>
        <w:pStyle w:val="ListParagraph"/>
        <w:numPr>
          <w:ilvl w:val="1"/>
          <w:numId w:val="105"/>
        </w:numPr>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791BDC">
      <w:pPr>
        <w:pStyle w:val="ListParagraph"/>
        <w:numPr>
          <w:ilvl w:val="1"/>
          <w:numId w:val="105"/>
        </w:numPr>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r>
        <w:rPr>
          <w:rFonts w:eastAsia="Times New Roman" w:cstheme="minorHAnsi"/>
        </w:rPr>
        <w:t xml:space="preserve">This file may </w:t>
      </w:r>
      <w:r w:rsidR="00495B6A">
        <w:rPr>
          <w:rFonts w:eastAsia="Times New Roman" w:cstheme="minorHAnsi"/>
        </w:rPr>
        <w:t xml:space="preserve">empty (other than headers) </w:t>
      </w:r>
      <w:r w:rsidR="00FE4090">
        <w:rPr>
          <w:rFonts w:eastAsia="Times New Roman" w:cstheme="minorHAnsi"/>
        </w:rPr>
        <w:t>for the HIC</w:t>
      </w:r>
      <w:r>
        <w:rPr>
          <w:rFonts w:eastAsia="Times New Roman" w:cstheme="minorHAnsi"/>
        </w:rPr>
        <w:t>.</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A02490">
      <w:pPr>
        <w:pStyle w:val="Heading2"/>
      </w:pPr>
      <w:bookmarkStart w:id="254" w:name="_Toc37849743"/>
      <w:bookmarkStart w:id="255" w:name="_Toc204850589"/>
      <w:r>
        <w:t>LSAExit.csv</w:t>
      </w:r>
      <w:bookmarkEnd w:id="254"/>
      <w:bookmarkEnd w:id="255"/>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91BDC">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91BDC">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91BDC">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791BDC">
      <w:pPr>
        <w:pStyle w:val="ListParagraph"/>
        <w:numPr>
          <w:ilvl w:val="1"/>
          <w:numId w:val="106"/>
        </w:numPr>
      </w:pPr>
      <w:r>
        <w:t xml:space="preserve">Identifiers for project types, household types, and populations in which clients were served; </w:t>
      </w:r>
    </w:p>
    <w:p w14:paraId="679AC9B9" w14:textId="77777777" w:rsidR="009F00E9" w:rsidRPr="00107D01" w:rsidRDefault="009F00E9" w:rsidP="00791BDC">
      <w:pPr>
        <w:pStyle w:val="ListParagraph"/>
        <w:numPr>
          <w:ilvl w:val="1"/>
          <w:numId w:val="106"/>
        </w:numPr>
      </w:pPr>
      <w:r>
        <w:t>Destination types; and</w:t>
      </w:r>
    </w:p>
    <w:p w14:paraId="38399FEA" w14:textId="262B2879" w:rsidR="009F00E9" w:rsidRPr="00107D01" w:rsidRDefault="009F00E9" w:rsidP="00791BDC">
      <w:pPr>
        <w:pStyle w:val="ListParagraph"/>
        <w:numPr>
          <w:ilvl w:val="1"/>
          <w:numId w:val="106"/>
        </w:numPr>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r>
        <w:rPr>
          <w:rFonts w:eastAsia="Times New Roman" w:cs="Times New Roman"/>
          <w:szCs w:val="20"/>
        </w:rPr>
        <w:t xml:space="preserve">This file may be </w:t>
      </w:r>
      <w:r w:rsidR="00FE4090">
        <w:rPr>
          <w:rFonts w:eastAsia="Times New Roman" w:cs="Times New Roman"/>
          <w:szCs w:val="20"/>
        </w:rPr>
        <w:t>empty (other than headers)</w:t>
      </w:r>
      <w:r>
        <w:rPr>
          <w:rFonts w:eastAsia="Times New Roman" w:cs="Times New Roman"/>
          <w:szCs w:val="20"/>
        </w:rPr>
        <w:t xml:space="preserve"> for the HIC.</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A02490">
      <w:pPr>
        <w:pStyle w:val="Heading2"/>
      </w:pPr>
      <w:bookmarkStart w:id="256" w:name="_Toc37849744"/>
      <w:bookmarkStart w:id="257" w:name="_Toc204850590"/>
      <w:r>
        <w:t>LSACalculated.csv</w:t>
      </w:r>
      <w:bookmarkEnd w:id="256"/>
      <w:bookmarkEnd w:id="257"/>
    </w:p>
    <w:p w14:paraId="0C68AB2C" w14:textId="77777777" w:rsidR="00145C89"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lastRenderedPageBreak/>
        <w:t>It is used to populate columns that report on average number of days in:</w:t>
      </w:r>
    </w:p>
    <w:p w14:paraId="4C6FF94A" w14:textId="77777777" w:rsidR="009F00E9" w:rsidRPr="002D2B2B" w:rsidRDefault="009F00E9" w:rsidP="00791BDC">
      <w:pPr>
        <w:pStyle w:val="ListParagraph"/>
        <w:numPr>
          <w:ilvl w:val="1"/>
          <w:numId w:val="107"/>
        </w:numPr>
      </w:pPr>
      <w:r>
        <w:t>System Use – Length of Time Homeless</w:t>
      </w:r>
    </w:p>
    <w:p w14:paraId="7EBB71A2" w14:textId="77777777" w:rsidR="009F00E9" w:rsidRPr="002D2B2B" w:rsidRDefault="009F00E9" w:rsidP="00791BDC">
      <w:pPr>
        <w:pStyle w:val="ListParagraph"/>
        <w:numPr>
          <w:ilvl w:val="1"/>
          <w:numId w:val="107"/>
        </w:numPr>
      </w:pPr>
      <w:r>
        <w:t>System Use – Cumulative Length of Time in PSH</w:t>
      </w:r>
    </w:p>
    <w:p w14:paraId="78034750" w14:textId="77777777" w:rsidR="009F00E9" w:rsidRPr="002D2B2B" w:rsidRDefault="009F00E9" w:rsidP="00791BDC">
      <w:pPr>
        <w:pStyle w:val="ListParagraph"/>
        <w:numPr>
          <w:ilvl w:val="1"/>
          <w:numId w:val="107"/>
        </w:numPr>
      </w:pPr>
      <w:r>
        <w:t>System Use – Length of Time in RRH Projects</w:t>
      </w:r>
    </w:p>
    <w:p w14:paraId="30D3C4D2" w14:textId="77777777" w:rsidR="009F00E9" w:rsidRPr="002D2B2B" w:rsidRDefault="009F00E9" w:rsidP="00791BDC">
      <w:pPr>
        <w:pStyle w:val="ListParagraph"/>
        <w:numPr>
          <w:ilvl w:val="1"/>
          <w:numId w:val="107"/>
        </w:numPr>
      </w:pPr>
      <w:r>
        <w:t>Returns – Days to Return/Re-engage by Exit Destination</w:t>
      </w:r>
    </w:p>
    <w:p w14:paraId="47327066" w14:textId="77777777" w:rsidR="009F00E9" w:rsidRPr="002D2B2B" w:rsidRDefault="009F00E9" w:rsidP="00791BDC">
      <w:pPr>
        <w:pStyle w:val="ListParagraph"/>
        <w:numPr>
          <w:ilvl w:val="1"/>
          <w:numId w:val="107"/>
        </w:numPr>
      </w:pPr>
      <w:r>
        <w:t>Days to Return/Re-engage by Last Project Type</w:t>
      </w:r>
    </w:p>
    <w:p w14:paraId="750ED729" w14:textId="77777777" w:rsidR="009F00E9" w:rsidRPr="002D2B2B" w:rsidRDefault="009F00E9" w:rsidP="00791BDC">
      <w:pPr>
        <w:pStyle w:val="ListParagraph"/>
        <w:numPr>
          <w:ilvl w:val="1"/>
          <w:numId w:val="107"/>
        </w:numPr>
      </w:pPr>
      <w:r>
        <w:t>Days to Return/Re-engage by System Path</w:t>
      </w:r>
    </w:p>
    <w:p w14:paraId="5561457E" w14:textId="77777777" w:rsidR="009F00E9" w:rsidRDefault="009F00E9" w:rsidP="00791BDC">
      <w:pPr>
        <w:pStyle w:val="ListParagraph"/>
        <w:numPr>
          <w:ilvl w:val="1"/>
          <w:numId w:val="107"/>
        </w:numPr>
      </w:pPr>
      <w:r>
        <w:t>Days to Return/Re-engage by Population</w:t>
      </w:r>
    </w:p>
    <w:p w14:paraId="1A616CC5" w14:textId="7085F560" w:rsidR="00E447DA" w:rsidRPr="002D2B2B" w:rsidRDefault="00133BEB" w:rsidP="00133BEB">
      <w:r>
        <w:t xml:space="preserve">The averages are </w:t>
      </w:r>
      <w:r w:rsidR="00FB47CE">
        <w:t>related to data in LSAHousehold and LSAExit</w:t>
      </w:r>
      <w:r w:rsidR="00ED65E6">
        <w:t>; they</w:t>
      </w:r>
      <w:r w:rsidR="00FB47CE">
        <w:t xml:space="preserve"> are not relevant for HIC submissions.</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B269608" w:rsidR="009F00E9" w:rsidRPr="00430843" w:rsidRDefault="009B0F20" w:rsidP="00791BDC">
      <w:pPr>
        <w:pStyle w:val="ListParagraph"/>
        <w:numPr>
          <w:ilvl w:val="1"/>
          <w:numId w:val="108"/>
        </w:numPr>
      </w:pPr>
      <w:r>
        <w:t xml:space="preserve">Counts </w:t>
      </w:r>
      <w:r w:rsidR="009F00E9">
        <w:t xml:space="preserve">of households and </w:t>
      </w:r>
      <w:r w:rsidR="00AD1657">
        <w:t xml:space="preserve">clients active </w:t>
      </w:r>
      <w:r w:rsidR="00965180">
        <w:t xml:space="preserve">in residence </w:t>
      </w:r>
      <w:r w:rsidR="00AD1657">
        <w:t xml:space="preserve">in the report period and </w:t>
      </w:r>
      <w:r w:rsidR="009F00E9">
        <w:t xml:space="preserve">on four specific dates during the report period; </w:t>
      </w:r>
    </w:p>
    <w:p w14:paraId="0237A496" w14:textId="44FBE033" w:rsidR="00F2284A" w:rsidRDefault="009B0F20" w:rsidP="00791BDC">
      <w:pPr>
        <w:pStyle w:val="ListParagraph"/>
        <w:numPr>
          <w:ilvl w:val="1"/>
          <w:numId w:val="108"/>
        </w:numPr>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791BDC">
      <w:pPr>
        <w:pStyle w:val="ListParagraph"/>
        <w:numPr>
          <w:ilvl w:val="1"/>
          <w:numId w:val="108"/>
        </w:numPr>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791BDC">
      <w:pPr>
        <w:pStyle w:val="Heading1"/>
      </w:pPr>
      <w:bookmarkStart w:id="258" w:name="_Toc37849745"/>
      <w:bookmarkStart w:id="259" w:name="_Toc204850591"/>
      <w:bookmarkEnd w:id="2"/>
      <w:r>
        <w:lastRenderedPageBreak/>
        <w:t xml:space="preserve">HMIS Business </w:t>
      </w:r>
      <w:bookmarkEnd w:id="258"/>
      <w:r w:rsidR="00AD1657">
        <w:t>Logic: Core Concepts</w:t>
      </w:r>
      <w:bookmarkEnd w:id="259"/>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1D19EEEE">
                <wp:extent cx="5707785" cy="51285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504"/>
                          <a:chOff x="1035958" y="1061862"/>
                          <a:chExt cx="57078" cy="51283"/>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62"/>
                            <a:ext cx="18288" cy="50762"/>
                            <a:chOff x="1055851" y="1061875"/>
                            <a:chExt cx="18288" cy="50761"/>
                          </a:xfrm>
                        </wpg:grpSpPr>
                        <wps:wsp>
                          <wps:cNvPr id="74486145" name="AutoShape 367"/>
                          <wps:cNvCnPr>
                            <a:cxnSpLocks noChangeShapeType="1"/>
                            <a:stCxn id="74486148" idx="2"/>
                            <a:endCxn id="74486150" idx="0"/>
                          </wps:cNvCnPr>
                          <wps:spPr bwMode="auto">
                            <a:xfrm flipH="1">
                              <a:off x="1064995" y="1079587"/>
                              <a:ext cx="51" cy="21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5" y="1061875"/>
                              <a:ext cx="14023" cy="17716"/>
                              <a:chOff x="1030679" y="1094904"/>
                              <a:chExt cx="14022" cy="17715"/>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79" y="1097716"/>
                                <a:ext cx="14022" cy="1490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0" w:author="Molly C McEvilley" w:date="2025-07-20T21:23:00Z" w16du:dateUtc="2025-07-21T01:23:00Z"/>
                                    </w:rPr>
                                  </w:pPr>
                                  <w:del w:id="261"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795;width: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77" coordorigin="10306,10949" coordsize="14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2" w:author="Molly C McEvilley" w:date="2025-07-20T21:23:00Z" w16du:dateUtc="2025-07-21T01:23:00Z"/>
                              </w:rPr>
                            </w:pPr>
                            <w:del w:id="263"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791BDC">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791BDC">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791BDC">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204850592"/>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308AE46" w:rsidR="00877415" w:rsidRDefault="008E455B" w:rsidP="00DE4A2E">
      <w:r w:rsidRPr="00A6067F">
        <w:t xml:space="preserve">For </w:t>
      </w:r>
      <w:r w:rsidR="00005B43">
        <w:t xml:space="preserve">the annual </w:t>
      </w:r>
      <w:r w:rsidR="00B30C9A">
        <w:t>year-long LSA submitted to HUD</w:t>
      </w:r>
      <w:r w:rsidRPr="00A6067F">
        <w:t xml:space="preserve">, </w:t>
      </w:r>
      <w:r w:rsidR="00877415">
        <w:t>the report start date</w:t>
      </w:r>
      <w:r w:rsidR="00877415" w:rsidRPr="00A6067F">
        <w:t xml:space="preserve"> </w:t>
      </w:r>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r>
        <w:t xml:space="preserve">For submission </w:t>
      </w:r>
      <w:r w:rsidR="00935404">
        <w:t>as the HIC</w:t>
      </w:r>
      <w:r w:rsidR="0026121E">
        <w:t>, the report start date must be the date of the count.</w:t>
      </w:r>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6F128C84" w:rsidR="008E455B" w:rsidRDefault="008E455B" w:rsidP="00094BE2">
      <w:r w:rsidRPr="00A6067F">
        <w:t xml:space="preserve">For </w:t>
      </w:r>
      <w:r w:rsidR="00750C19">
        <w:t>the annual year-long LSA submitted</w:t>
      </w:r>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r>
        <w:t xml:space="preserve">For submission as the HIC, this must be the same as </w:t>
      </w:r>
      <w:r w:rsidRPr="000E56F0">
        <w:rPr>
          <w:u w:val="single"/>
        </w:rPr>
        <w:t>ReportStart</w:t>
      </w:r>
      <w:r w:rsidR="001E6263">
        <w:t>, i.e.</w:t>
      </w:r>
      <w:r w:rsidR="00F165CF" w:rsidRPr="00F165CF">
        <w:t xml:space="preserve"> the date of the count.</w:t>
      </w:r>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2" w:name="_Hlk490711189"/>
      <w:r w:rsidRPr="00A6067F">
        <w:t xml:space="preserve">The HUD-assigned code identifying the continuum for which the </w:t>
      </w:r>
      <w:r w:rsidR="0002698D" w:rsidRPr="00A6067F">
        <w:t>LSA</w:t>
      </w:r>
      <w:r w:rsidRPr="00A6067F">
        <w:t xml:space="preserve"> is being produced</w:t>
      </w:r>
      <w:bookmarkEnd w:id="27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rFonts w:cstheme="minorHAnsi"/>
              </w:rPr>
            </w:pPr>
            <w:r>
              <w:rPr>
                <w:rFonts w:cstheme="minorHAnsi"/>
              </w:rPr>
              <w:t>3</w:t>
            </w:r>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HIC</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91BDC">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91BDC">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r w:rsidRPr="00BD007C">
        <w:rPr>
          <w:b/>
          <w:bCs/>
        </w:rPr>
        <w:t>HIC</w:t>
      </w:r>
      <w:r>
        <w:t xml:space="preserve"> – </w:t>
      </w:r>
      <w:r w:rsidR="002370C2">
        <w:t>The HIC is a single da</w:t>
      </w:r>
      <w:r w:rsidR="00281044">
        <w:t>y systemwide report</w:t>
      </w:r>
      <w:r w:rsidR="005B2059">
        <w:t>.</w:t>
      </w:r>
    </w:p>
    <w:p w14:paraId="7F9EF00A" w14:textId="3E83C278" w:rsidR="002A3591" w:rsidDel="006911DD" w:rsidRDefault="00A20AD3" w:rsidP="002A3591">
      <w:pPr>
        <w:rPr>
          <w:del w:id="273" w:author="Molly C McEvilley" w:date="2025-07-20T22:31:00Z" w16du:dateUtc="2025-07-21T02:31:00Z"/>
        </w:rPr>
      </w:pPr>
      <w:del w:id="274" w:author="Molly C McEvilley" w:date="2025-07-20T22:31:00Z" w16du:dateUtc="2025-07-21T02:31:00Z">
        <w:r w:rsidDel="006911DD">
          <w:delText xml:space="preserve">Regardless of LSAScope, </w:delText>
        </w:r>
        <w:r w:rsidR="00CA42D1" w:rsidDel="006911DD">
          <w:delText xml:space="preserve">reporting on system use and chronic homelessness </w:delText>
        </w:r>
        <w:r w:rsidDel="006911DD">
          <w:delText xml:space="preserve">for the clients and households included in reporting always </w:delText>
        </w:r>
        <w:r w:rsidR="00CA42D1" w:rsidDel="006911DD">
          <w:delText>uses systemwide data.</w:delText>
        </w:r>
      </w:del>
    </w:p>
    <w:p w14:paraId="46FCBC54" w14:textId="55DF3571" w:rsidR="009B2072" w:rsidRPr="00276C2A" w:rsidRDefault="009B2072" w:rsidP="00276C2A">
      <w:pPr>
        <w:pStyle w:val="Heading4"/>
      </w:pPr>
      <w:r w:rsidRPr="00276C2A">
        <w:t>User-Selected Projects (for Project-Focused LSA)</w:t>
      </w:r>
    </w:p>
    <w:p w14:paraId="597D53EB" w14:textId="20A087B9" w:rsidR="005913A7" w:rsidRDefault="009B2072" w:rsidP="00B16D0A">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B16D0A">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A02490">
      <w:pPr>
        <w:pStyle w:val="Heading2"/>
      </w:pPr>
      <w:bookmarkStart w:id="275" w:name="_HMIS_Data_Elements"/>
      <w:bookmarkStart w:id="276" w:name="_Toc37849747"/>
      <w:bookmarkStart w:id="277" w:name="_Toc204850593"/>
      <w:bookmarkEnd w:id="271"/>
      <w:bookmarkEnd w:id="275"/>
      <w:r>
        <w:t xml:space="preserve">LSA Reporting Cohorts </w:t>
      </w:r>
      <w:r w:rsidR="00E14928">
        <w:t>and Dates (tlsa_CohortDates)</w:t>
      </w:r>
      <w:bookmarkEnd w:id="276"/>
      <w:bookmarkEnd w:id="27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7443DAD6"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7F4E38" w:rsidRDefault="000E55E6" w:rsidP="00791BDC">
      <w:pPr>
        <w:pStyle w:val="ListParagraph"/>
        <w:numPr>
          <w:ilvl w:val="1"/>
          <w:numId w:val="109"/>
        </w:numPr>
      </w:pPr>
      <w:r w:rsidRPr="007F4E38">
        <w:t>Exited from a continuum ES, SH, TH, RRH, or PSH project during three cohort time periods; and</w:t>
      </w:r>
    </w:p>
    <w:p w14:paraId="23C95F05" w14:textId="77777777" w:rsidR="000E55E6" w:rsidRPr="007F4E38" w:rsidRDefault="000E55E6" w:rsidP="00791BDC">
      <w:pPr>
        <w:pStyle w:val="ListParagraph"/>
        <w:numPr>
          <w:ilvl w:val="1"/>
          <w:numId w:val="109"/>
        </w:numPr>
      </w:pPr>
      <w:r w:rsidRPr="007F4E38">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4038831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DE6936" w:rsidRPr="00A24981">
        <w:rPr>
          <w:rFonts w:cstheme="minorHAnsi"/>
        </w:rPr>
        <w:t xml:space="preserve"> and </w:t>
      </w:r>
      <w:r w:rsidR="00DE6936" w:rsidRPr="00A24981">
        <w:rPr>
          <w:rFonts w:cstheme="minorHAnsi"/>
          <w:b/>
          <w:bCs/>
        </w:rPr>
        <w:t>LSAScope</w:t>
      </w:r>
      <w:r w:rsidR="00DE6936" w:rsidRPr="00A24981">
        <w:rPr>
          <w:rFonts w:cstheme="minorHAnsi"/>
        </w:rPr>
        <w:t xml:space="preserve"> &lt;&gt; </w:t>
      </w:r>
      <w:r w:rsidR="009F0D9E" w:rsidRPr="00A24981">
        <w:rPr>
          <w:rFonts w:cstheme="minorHAnsi"/>
        </w:rPr>
        <w:t>3 (HIC)</w:t>
      </w:r>
      <w:r w:rsidR="004873DC">
        <w:t xml:space="preserve">. </w:t>
      </w:r>
      <w:r w:rsidR="00991C4F">
        <w:t xml:space="preserve">Exit cohorts </w:t>
      </w:r>
      <w:r w:rsidR="00C636D8">
        <w:t xml:space="preserve">are included only if </w:t>
      </w:r>
      <w:r w:rsidR="00C636D8" w:rsidRPr="00BD007C">
        <w:rPr>
          <w:b/>
          <w:bCs/>
        </w:rPr>
        <w:t>LSAScope</w:t>
      </w:r>
      <w:r w:rsidR="00C636D8">
        <w:t xml:space="preserve"> &lt;&gt;</w:t>
      </w:r>
      <w:r w:rsidR="00A22030">
        <w:t xml:space="preserve"> 3</w:t>
      </w:r>
      <w:r w:rsidR="00C636D8">
        <w:t xml:space="preserve">. </w:t>
      </w:r>
      <w:del w:id="278" w:author="Molly C McEvilley" w:date="2025-07-20T22:33:00Z" w16du:dateUtc="2025-07-21T02:33:00Z">
        <w:r w:rsidR="005832E2" w:rsidDel="006911DD">
          <w:delText>The active cohort is</w:delText>
        </w:r>
        <w:r w:rsidDel="006911DD">
          <w:delText xml:space="preserve"> always included</w:delText>
        </w:r>
        <w:r w:rsidR="004873DC" w:rsidDel="006911DD">
          <w:delText xml:space="preserve">. </w:delText>
        </w:r>
      </w:del>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A02490">
      <w:pPr>
        <w:pStyle w:val="Heading2"/>
      </w:pPr>
      <w:bookmarkStart w:id="279" w:name="_HMIS_Household_Enrollments"/>
      <w:bookmarkStart w:id="280" w:name="_Toc37849748"/>
      <w:bookmarkStart w:id="281" w:name="_Toc204850594"/>
      <w:bookmarkEnd w:id="279"/>
      <w:r>
        <w:t>HMIS Household Enrollments (tlsa_HHID)</w:t>
      </w:r>
      <w:bookmarkEnd w:id="280"/>
      <w:bookmarkEnd w:id="281"/>
    </w:p>
    <w:p w14:paraId="39D2B89A" w14:textId="36ACC25A" w:rsidR="00D27CF7" w:rsidRDefault="00EB0B0D" w:rsidP="00D27CF7">
      <w:pPr>
        <w:jc w:val="center"/>
      </w:pPr>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hmis_HMISParticipation</w:t>
                            </w:r>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hmis_HMISParticipation</w:t>
                      </w:r>
                    </w:p>
                  </w:txbxContent>
                </v:textbox>
                <w10:wrap anchorx="margin"/>
              </v:shape>
            </w:pict>
          </mc:Fallback>
        </mc:AlternateContent>
      </w:r>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0E12FA6E" w:rsidR="00D27CF7" w:rsidRDefault="00A47F8D" w:rsidP="00791BDC">
      <w:pPr>
        <w:pStyle w:val="ListParagraph"/>
        <w:numPr>
          <w:ilvl w:val="0"/>
          <w:numId w:val="40"/>
        </w:numPr>
      </w:pPr>
      <w:r>
        <w:t xml:space="preserve">Unless otherwise specified, all </w:t>
      </w:r>
      <w:r w:rsidR="00D27CF7">
        <w:t>LSA reporting</w:t>
      </w:r>
      <w:r w:rsidR="005A14C7">
        <w:rPr>
          <w:rStyle w:val="FootnoteReference"/>
        </w:rPr>
        <w:footnoteReference w:id="2"/>
      </w:r>
      <w:r w:rsidR="00D27CF7">
        <w:t xml:space="preserve"> is limited to enrollments that meet the core criteria defined in this step; and</w:t>
      </w:r>
    </w:p>
    <w:p w14:paraId="7CCE85A5" w14:textId="3B35B88D" w:rsidR="00D27CF7" w:rsidRDefault="00D27CF7" w:rsidP="00791BDC">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w:t>
      </w:r>
      <w:ins w:id="282" w:author="Molly C McEvilley" w:date="2025-07-20T22:35:00Z" w16du:dateUtc="2025-07-21T02:35:00Z">
        <w:r w:rsidR="006911DD">
          <w:t xml:space="preserve">(in bold) </w:t>
        </w:r>
      </w:ins>
      <w:r>
        <w:t xml:space="preserve">as a property of tlsa_HHID or tlsa_Enrollment is a reference to the effective/adjusted </w:t>
      </w:r>
      <w:r w:rsidR="00AB5835">
        <w:t xml:space="preserve">entry, </w:t>
      </w:r>
      <w:r>
        <w:t>exit and move-in dates consistent with the logic in this step.</w:t>
      </w:r>
    </w:p>
    <w:p w14:paraId="19E9FE09" w14:textId="2122EC42" w:rsidR="00D27CF7" w:rsidRDefault="00D27CF7" w:rsidP="00791BDC">
      <w:pPr>
        <w:pStyle w:val="ListParagraph"/>
        <w:numPr>
          <w:ilvl w:val="0"/>
          <w:numId w:val="40"/>
        </w:numPr>
      </w:pPr>
      <w:r>
        <w:t xml:space="preserve">References to </w:t>
      </w:r>
      <w:del w:id="283" w:author="Molly C McEvilley" w:date="2025-07-20T22:35:00Z" w16du:dateUtc="2025-07-21T02:35:00Z">
        <w:r w:rsidR="00437B22" w:rsidDel="006911DD">
          <w:delText>hmis_Enrollment.</w:delText>
        </w:r>
      </w:del>
      <w:r w:rsidR="00437B22" w:rsidRPr="006911DD">
        <w:rPr>
          <w:i/>
          <w:iCs/>
        </w:rPr>
        <w:t>EntryDate</w:t>
      </w:r>
      <w:r w:rsidR="00437B22">
        <w:t xml:space="preserve">, </w:t>
      </w:r>
      <w:del w:id="284" w:author="Molly C McEvilley" w:date="2025-07-20T22:35:00Z" w16du:dateUtc="2025-07-21T02:35:00Z">
        <w:r w:rsidDel="006911DD">
          <w:delText>hmis_Enrollment.</w:delText>
        </w:r>
      </w:del>
      <w:r w:rsidRPr="006911DD">
        <w:rPr>
          <w:i/>
          <w:iCs/>
        </w:rPr>
        <w:t>MoveInDate</w:t>
      </w:r>
      <w:r>
        <w:t xml:space="preserve"> and </w:t>
      </w:r>
      <w:del w:id="285" w:author="Molly C McEvilley" w:date="2025-07-20T22:35:00Z" w16du:dateUtc="2025-07-21T02:35:00Z">
        <w:r w:rsidDel="006911DD">
          <w:delText>hmis_Exit.</w:delText>
        </w:r>
      </w:del>
      <w:r w:rsidRPr="006911DD">
        <w:rPr>
          <w:i/>
          <w:iCs/>
        </w:rPr>
        <w:t>ExitDate</w:t>
      </w:r>
      <w:r>
        <w:t xml:space="preserve"> </w:t>
      </w:r>
      <w:ins w:id="286" w:author="Molly C McEvilley" w:date="2025-07-20T22:35:00Z" w16du:dateUtc="2025-07-21T02:35:00Z">
        <w:r w:rsidR="006911DD">
          <w:t xml:space="preserve">(italicized) </w:t>
        </w:r>
      </w:ins>
      <w:r>
        <w:t>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trPr>
        <w:tc>
          <w:tcPr>
            <w:tcW w:w="9355" w:type="dxa"/>
          </w:tcPr>
          <w:p w14:paraId="61393AA9" w14:textId="2C2BE246" w:rsidR="00C15069" w:rsidRPr="00DE4A2E" w:rsidRDefault="00C15069" w:rsidP="0084349D">
            <w:pPr>
              <w:pStyle w:val="NoSpacing"/>
            </w:pPr>
            <w:r>
              <w:t>LookbackDate</w:t>
            </w:r>
          </w:p>
        </w:tc>
      </w:tr>
      <w:tr w:rsidR="000E55E6" w:rsidRPr="00DE4A2E" w14:paraId="05437BC3" w14:textId="77777777" w:rsidTr="00DE4A2E">
        <w:trPr>
          <w:cantSplit/>
          <w:trHeight w:val="216"/>
        </w:trPr>
        <w:tc>
          <w:tcPr>
            <w:tcW w:w="9355" w:type="dxa"/>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lastRenderedPageBreak/>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trPr>
        <w:tc>
          <w:tcPr>
            <w:tcW w:w="9355" w:type="dxa"/>
          </w:tcPr>
          <w:p w14:paraId="627E50EB" w14:textId="6032E39D" w:rsidR="00C15069" w:rsidRPr="00C032F4" w:rsidRDefault="00C15069" w:rsidP="0084349D">
            <w:pPr>
              <w:pStyle w:val="NoSpacing"/>
            </w:pPr>
            <w:r>
              <w:t>ContinuumProject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F15E9" w14:paraId="33A7FE97" w14:textId="77777777" w:rsidTr="0084349D">
        <w:trPr>
          <w:cantSplit/>
          <w:trHeight w:val="216"/>
        </w:trPr>
        <w:tc>
          <w:tcPr>
            <w:tcW w:w="9355" w:type="dxa"/>
          </w:tcPr>
          <w:p w14:paraId="67689EFB" w14:textId="59C04A8C" w:rsidR="00DF15E9" w:rsidRDefault="00DF15E9" w:rsidP="0084349D">
            <w:pPr>
              <w:pStyle w:val="NoSpacing"/>
            </w:pPr>
            <w:r>
              <w:t>OperatingStartDate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trPr>
        <w:tc>
          <w:tcPr>
            <w:tcW w:w="9355" w:type="dxa"/>
            <w:shd w:val="clear" w:color="auto" w:fill="EEECE1" w:themeFill="background2"/>
          </w:tcPr>
          <w:p w14:paraId="224491E6" w14:textId="49AA5F2F" w:rsidR="005832E2" w:rsidRPr="00845520" w:rsidRDefault="005832E2" w:rsidP="00B44FA5">
            <w:pPr>
              <w:pStyle w:val="NoSpacing"/>
              <w:rPr>
                <w:b/>
                <w:bCs/>
              </w:rPr>
            </w:pPr>
            <w:r>
              <w:rPr>
                <w:b/>
                <w:bCs/>
              </w:rPr>
              <w:t>hmis</w:t>
            </w:r>
            <w:r w:rsidRPr="00845520">
              <w:rPr>
                <w:b/>
                <w:bCs/>
              </w:rPr>
              <w:t>_H</w:t>
            </w:r>
            <w:r>
              <w:rPr>
                <w:b/>
                <w:bCs/>
              </w:rPr>
              <w:t>MISParticipation</w:t>
            </w:r>
          </w:p>
        </w:tc>
      </w:tr>
      <w:tr w:rsidR="005832E2" w:rsidRPr="005F4836" w14:paraId="73474400" w14:textId="77777777" w:rsidTr="00B44FA5">
        <w:trPr>
          <w:trHeight w:val="216"/>
        </w:trPr>
        <w:tc>
          <w:tcPr>
            <w:tcW w:w="9355" w:type="dxa"/>
          </w:tcPr>
          <w:p w14:paraId="329AAF63" w14:textId="77777777" w:rsidR="005832E2" w:rsidRPr="00845520" w:rsidRDefault="005832E2" w:rsidP="00B44FA5">
            <w:pPr>
              <w:pStyle w:val="NoSpacing"/>
            </w:pPr>
            <w:r>
              <w:t>HMISParticipationType</w:t>
            </w:r>
          </w:p>
        </w:tc>
      </w:tr>
      <w:tr w:rsidR="005832E2" w:rsidRPr="005F4836" w14:paraId="3732B504" w14:textId="77777777" w:rsidTr="00B44FA5">
        <w:trPr>
          <w:trHeight w:val="216"/>
        </w:trPr>
        <w:tc>
          <w:tcPr>
            <w:tcW w:w="9355" w:type="dxa"/>
          </w:tcPr>
          <w:p w14:paraId="1008A871" w14:textId="77777777" w:rsidR="005832E2" w:rsidRDefault="005832E2" w:rsidP="00B44FA5">
            <w:pPr>
              <w:pStyle w:val="NoSpacing"/>
            </w:pPr>
            <w:r>
              <w:t>HMISParticipationStatusStartDate</w:t>
            </w:r>
          </w:p>
        </w:tc>
      </w:tr>
      <w:tr w:rsidR="005832E2" w:rsidRPr="005F4836" w14:paraId="40BD0490" w14:textId="77777777" w:rsidTr="00B44FA5">
        <w:trPr>
          <w:trHeight w:val="216"/>
        </w:trPr>
        <w:tc>
          <w:tcPr>
            <w:tcW w:w="9355" w:type="dxa"/>
          </w:tcPr>
          <w:p w14:paraId="2F573C9C" w14:textId="77777777" w:rsidR="005832E2" w:rsidRDefault="005832E2" w:rsidP="00B44FA5">
            <w:pPr>
              <w:pStyle w:val="NoSpacing"/>
            </w:pPr>
            <w:r>
              <w:t>HMISParticipationStatusEndDate</w:t>
            </w:r>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lastRenderedPageBreak/>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690E82A7" w:rsidR="002A3D6C" w:rsidRPr="009E23F8" w:rsidRDefault="002A3D6C" w:rsidP="0030339F">
            <w:pPr>
              <w:pStyle w:val="NoSpacing"/>
              <w:rPr>
                <w:bCs/>
              </w:rPr>
            </w:pPr>
            <w:del w:id="287" w:author="Molly C McEvilley" w:date="2025-07-20T21:26:00Z" w16du:dateUtc="2025-07-21T01:26:00Z">
              <w:r w:rsidDel="009C7ED4">
                <w:rPr>
                  <w:bCs/>
                </w:rPr>
                <w:delText>AHAR</w:delText>
              </w:r>
            </w:del>
            <w:ins w:id="288" w:author="Molly C McEvilley" w:date="2025-07-20T21:26:00Z" w16du:dateUtc="2025-07-21T01:26:00Z">
              <w:r w:rsidR="009C7ED4">
                <w:rPr>
                  <w:bCs/>
                </w:rPr>
                <w:t>AIR</w:t>
              </w:r>
            </w:ins>
          </w:p>
        </w:tc>
        <w:tc>
          <w:tcPr>
            <w:tcW w:w="7020" w:type="dxa"/>
          </w:tcPr>
          <w:p w14:paraId="0BDE874E" w14:textId="37889E98" w:rsidR="002A3D6C" w:rsidRDefault="009C7ED4" w:rsidP="0030339F">
            <w:pPr>
              <w:pStyle w:val="NoSpacing"/>
            </w:pPr>
            <w:ins w:id="289" w:author="Molly C McEvilley" w:date="2025-07-20T21:27:00Z" w16du:dateUtc="2025-07-21T01:27:00Z">
              <w:r>
                <w:t xml:space="preserve">Active in residence - </w:t>
              </w:r>
            </w:ins>
            <w:r w:rsidR="002A3D6C">
              <w:t xml:space="preserve">Identifies the subset of active enrollments </w:t>
            </w:r>
            <w:r w:rsidR="00CE5BF7">
              <w:t>with</w:t>
            </w:r>
            <w:r w:rsidR="002A3D6C">
              <w:t xml:space="preserve"> at least one </w:t>
            </w:r>
            <w:r w:rsidR="16CD900A">
              <w:t>bed night</w:t>
            </w:r>
            <w:r w:rsidR="002A3D6C">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43857F1" w:rsidR="002A3D6C" w:rsidRDefault="002A3D6C" w:rsidP="0030339F">
            <w:pPr>
              <w:pStyle w:val="NoSpacing"/>
            </w:pPr>
            <w:r>
              <w:t xml:space="preserve">Identifies the subset of </w:t>
            </w:r>
            <w:del w:id="290" w:author="Molly C McEvilley" w:date="2025-07-20T21:28:00Z" w16du:dateUtc="2025-07-21T01:28:00Z">
              <w:r w:rsidDel="009C7ED4">
                <w:delText>AHAR</w:delText>
              </w:r>
            </w:del>
            <w:ins w:id="291" w:author="Molly C McEvilley" w:date="2025-07-20T21:28:00Z" w16du:dateUtc="2025-07-21T01:28:00Z">
              <w:r w:rsidR="009C7ED4">
                <w:t>AIR</w:t>
              </w:r>
            </w:ins>
            <w:r>
              <w:t xml:space="preserve">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66522C0E" w:rsidR="002A3D6C" w:rsidRDefault="002A3D6C" w:rsidP="0030339F">
            <w:pPr>
              <w:pStyle w:val="NoSpacing"/>
            </w:pPr>
            <w:r>
              <w:t xml:space="preserve">Identifies the subset of </w:t>
            </w:r>
            <w:del w:id="292" w:author="Molly C McEvilley" w:date="2025-07-20T21:28:00Z" w16du:dateUtc="2025-07-21T01:28:00Z">
              <w:r w:rsidDel="009C7ED4">
                <w:delText>AHAR</w:delText>
              </w:r>
            </w:del>
            <w:ins w:id="293" w:author="Molly C McEvilley" w:date="2025-07-20T21:28:00Z" w16du:dateUtc="2025-07-21T01:28:00Z">
              <w:r w:rsidR="009C7ED4">
                <w:t>AIR</w:t>
              </w:r>
            </w:ins>
            <w:r>
              <w:t xml:space="preserve">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62247CE6" w:rsidR="002A3D6C" w:rsidRDefault="002A3D6C" w:rsidP="0030339F">
            <w:pPr>
              <w:pStyle w:val="NoSpacing"/>
            </w:pPr>
            <w:r>
              <w:t xml:space="preserve">Identifies the subset of </w:t>
            </w:r>
            <w:del w:id="294" w:author="Molly C McEvilley" w:date="2025-07-20T21:28:00Z" w16du:dateUtc="2025-07-21T01:28:00Z">
              <w:r w:rsidDel="009C7ED4">
                <w:delText>AHAR</w:delText>
              </w:r>
            </w:del>
            <w:ins w:id="295" w:author="Molly C McEvilley" w:date="2025-07-20T21:28:00Z" w16du:dateUtc="2025-07-21T01:28:00Z">
              <w:r w:rsidR="009C7ED4">
                <w:t>AIR</w:t>
              </w:r>
            </w:ins>
            <w:r>
              <w:t xml:space="preserve">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6D858EAD" w:rsidR="002A3D6C" w:rsidRDefault="002A3D6C" w:rsidP="0030339F">
            <w:pPr>
              <w:pStyle w:val="NoSpacing"/>
            </w:pPr>
            <w:r>
              <w:t xml:space="preserve">Identifies the subset of </w:t>
            </w:r>
            <w:del w:id="296" w:author="Molly C McEvilley" w:date="2025-07-20T21:28:00Z" w16du:dateUtc="2025-07-21T01:28:00Z">
              <w:r w:rsidDel="009C7ED4">
                <w:delText>AHAR</w:delText>
              </w:r>
            </w:del>
            <w:ins w:id="297" w:author="Molly C McEvilley" w:date="2025-07-20T21:28:00Z" w16du:dateUtc="2025-07-21T01:28:00Z">
              <w:r w:rsidR="009C7ED4">
                <w:t>AIR</w:t>
              </w:r>
            </w:ins>
            <w:r>
              <w:t xml:space="preserve">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lastRenderedPageBreak/>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91BDC">
      <w:pPr>
        <w:pStyle w:val="ListParagraph"/>
        <w:numPr>
          <w:ilvl w:val="0"/>
          <w:numId w:val="25"/>
        </w:numPr>
      </w:pPr>
      <w:r>
        <w:t>Those enrollments will be excluded from LSA reporting.</w:t>
      </w:r>
    </w:p>
    <w:p w14:paraId="2BAE25F7" w14:textId="77777777" w:rsidR="00C3527B" w:rsidRDefault="00C3527B" w:rsidP="00791BDC">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91BDC">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91BDC">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0F1A9DA" w:rsidR="000B1737" w:rsidRDefault="000B1737" w:rsidP="000B1737">
      <w:r>
        <w:rPr>
          <w:b/>
          <w:bCs/>
        </w:rPr>
        <w:t>A head of household must be present for the duration of a project stay</w:t>
      </w:r>
      <w:r w:rsidR="004873DC">
        <w:rPr>
          <w:b/>
          <w:bCs/>
        </w:rPr>
        <w:t xml:space="preserve">. </w:t>
      </w:r>
      <w:r w:rsidR="00337FBD">
        <w:t xml:space="preserve">Entry and exit dates for household members will be </w:t>
      </w:r>
      <w:r w:rsidR="0024030F">
        <w:t xml:space="preserve">adjusted 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(if any) for the head of household.</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98" w:name="RRHMoveInOnExitDate"/>
      <w:r>
        <w:rPr>
          <w:b/>
          <w:bCs/>
        </w:rPr>
        <w:lastRenderedPageBreak/>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9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3F75AE5D" w14:textId="27964688" w:rsidR="00373BD5" w:rsidRDefault="008C506F" w:rsidP="000B1737">
      <w:r w:rsidRPr="0047532A">
        <w:rPr>
          <w:b/>
          <w:bCs/>
        </w:rPr>
        <w:t xml:space="preserve">Regardless of </w:t>
      </w:r>
      <w:r w:rsidR="00A47BFD" w:rsidRPr="0047532A">
        <w:rPr>
          <w:b/>
          <w:bCs/>
        </w:rPr>
        <w:t xml:space="preserve">entry, move-in, exit, and/or bed nights recorded in HMIS, </w:t>
      </w:r>
      <w:r w:rsidR="00FA36A1" w:rsidRPr="0047532A">
        <w:rPr>
          <w:b/>
          <w:bCs/>
        </w:rPr>
        <w:t xml:space="preserve">anything that </w:t>
      </w:r>
      <w:r w:rsidR="006D75B8" w:rsidRPr="0047532A">
        <w:rPr>
          <w:b/>
          <w:bCs/>
        </w:rPr>
        <w:t xml:space="preserve">occurs </w:t>
      </w:r>
      <w:r w:rsidR="00D65784" w:rsidRPr="0047532A">
        <w:rPr>
          <w:b/>
          <w:bCs/>
        </w:rPr>
        <w:t xml:space="preserve">outside of </w:t>
      </w:r>
      <w:r w:rsidR="0015069F">
        <w:rPr>
          <w:b/>
          <w:bCs/>
        </w:rPr>
        <w:t>date range</w:t>
      </w:r>
      <w:r w:rsidR="00D65784" w:rsidRPr="0047532A">
        <w:rPr>
          <w:b/>
          <w:bCs/>
        </w:rPr>
        <w:t xml:space="preserve"> in which a project is both operating and participating in HMIS </w:t>
      </w:r>
      <w:r w:rsidR="0047532A" w:rsidRPr="0047532A">
        <w:rPr>
          <w:b/>
          <w:bCs/>
        </w:rPr>
        <w:t>is disregarded.</w:t>
      </w:r>
      <w:r w:rsidR="0047532A">
        <w:t xml:space="preserve">  </w:t>
      </w:r>
      <w:r w:rsidR="00373BD5">
        <w:t xml:space="preserve">Except for exits, </w:t>
      </w:r>
      <w:r w:rsidR="00F35DDE">
        <w:t xml:space="preserve">anything that occurs on a project’s operating end date and/or </w:t>
      </w:r>
      <w:r w:rsidR="007626CB">
        <w:t xml:space="preserve">HMIS participation end date is disregarded.  </w:t>
      </w:r>
      <w:r w:rsidR="0042310C">
        <w:t>Enrollments that span changes in a project’s status will be truncated</w:t>
      </w:r>
      <w:r w:rsidR="004246B9">
        <w:t>.</w:t>
      </w:r>
      <w:r w:rsidR="00BA6DA9">
        <w:t xml:space="preserve"> </w:t>
      </w:r>
      <w:r w:rsidR="005C4173">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27A44CD" w:rsidR="009D1431" w:rsidRDefault="00AB5835" w:rsidP="00791BDC">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91BDC">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91BDC">
      <w:pPr>
        <w:pStyle w:val="ListParagraph"/>
        <w:numPr>
          <w:ilvl w:val="0"/>
          <w:numId w:val="26"/>
        </w:numPr>
      </w:pPr>
      <w:r>
        <w:t>LSA reporting procedures will use an effective exit date of [last bed night + 1 day].</w:t>
      </w:r>
    </w:p>
    <w:p w14:paraId="648267B7"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91BDC">
      <w:pPr>
        <w:pStyle w:val="ListParagraph"/>
        <w:numPr>
          <w:ilvl w:val="0"/>
          <w:numId w:val="26"/>
        </w:numPr>
      </w:pPr>
      <w:r>
        <w:t>LSA reporting procedures will use an effective exit date of [last bed night + 1 day].</w:t>
      </w:r>
    </w:p>
    <w:p w14:paraId="465CFFED"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2F19BD86" w14:textId="77777777" w:rsidR="0084630C" w:rsidRDefault="0084630C" w:rsidP="0084630C">
      <w:pPr>
        <w:pStyle w:val="Heading4"/>
      </w:pPr>
      <w:r>
        <w:t>HMISStart and HMISEnd</w:t>
      </w:r>
    </w:p>
    <w:p w14:paraId="098878F4" w14:textId="77777777" w:rsidR="0084630C" w:rsidRDefault="0084630C" w:rsidP="0084630C">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p>
    <w:p w14:paraId="5394CFC1" w14:textId="77777777" w:rsidR="0084630C" w:rsidRDefault="0084630C" w:rsidP="00A02490">
      <w:pPr>
        <w:pStyle w:val="ListParagraph"/>
        <w:numPr>
          <w:ilvl w:val="0"/>
          <w:numId w:val="97"/>
        </w:numPr>
      </w:pPr>
      <w:r w:rsidRPr="000F0B12">
        <w:t>HMISParticipationStatusStartDate</w:t>
      </w:r>
      <w:r>
        <w:t xml:space="preserve"> &lt;= </w:t>
      </w:r>
      <w:r w:rsidRPr="00131AFC">
        <w:rPr>
          <w:u w:val="single"/>
        </w:rPr>
        <w:t>ReportEnd</w:t>
      </w:r>
      <w:r>
        <w:rPr>
          <w:u w:val="single"/>
        </w:rPr>
        <w:t>; and</w:t>
      </w:r>
    </w:p>
    <w:p w14:paraId="0EF2F1EA" w14:textId="77777777" w:rsidR="0084630C" w:rsidRDefault="0084630C" w:rsidP="00A02490">
      <w:pPr>
        <w:pStyle w:val="ListParagraph"/>
        <w:numPr>
          <w:ilvl w:val="0"/>
          <w:numId w:val="97"/>
        </w:numPr>
      </w:pPr>
      <w:r w:rsidRPr="000F0B12">
        <w:t>ExitDate</w:t>
      </w:r>
      <w:r>
        <w:t xml:space="preserve"> is null or &gt; </w:t>
      </w:r>
      <w:r w:rsidRPr="000F0B12">
        <w:t>HMISParticipationStatusStartDate</w:t>
      </w:r>
      <w:r>
        <w:t>; and</w:t>
      </w:r>
    </w:p>
    <w:p w14:paraId="19374679" w14:textId="77777777" w:rsidR="0084630C" w:rsidRDefault="0084630C" w:rsidP="00791BDC">
      <w:pPr>
        <w:pStyle w:val="ListParagraph"/>
        <w:numPr>
          <w:ilvl w:val="0"/>
          <w:numId w:val="97"/>
        </w:numPr>
      </w:pPr>
      <w:r w:rsidRPr="00131AFC">
        <w:t>HMISParticipationStatusEndDate</w:t>
      </w:r>
      <w:r>
        <w:t xml:space="preserve"> is null or (&gt; </w:t>
      </w:r>
      <w:r w:rsidRPr="00131AFC">
        <w:t xml:space="preserve">EntryDate </w:t>
      </w:r>
      <w:r>
        <w:t xml:space="preserve">AND &gt; </w:t>
      </w:r>
      <w:r w:rsidRPr="00131AFC">
        <w:rPr>
          <w:u w:val="single"/>
        </w:rPr>
        <w:t>LookbackDate</w:t>
      </w:r>
      <w:r>
        <w:t>).</w:t>
      </w:r>
    </w:p>
    <w:p w14:paraId="789746BA" w14:textId="14991507" w:rsidR="0084630C" w:rsidRDefault="0084630C" w:rsidP="0084630C">
      <w:pPr>
        <w:rPr>
          <w:b/>
          <w:bCs/>
        </w:rPr>
      </w:pPr>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r w:rsidR="002212DA">
        <w:rPr>
          <w:b/>
          <w:bCs/>
        </w:rPr>
        <w:t>;</w:t>
      </w:r>
      <w:r w:rsidR="002212DA" w:rsidRPr="00FB59F1">
        <w:t xml:space="preserve"> </w:t>
      </w:r>
      <w:r w:rsidR="00162A33" w:rsidRPr="00FB59F1">
        <w:t xml:space="preserve">dates </w:t>
      </w:r>
      <w:r w:rsidR="00F8215A">
        <w:t>after</w:t>
      </w:r>
      <w:r w:rsidR="00162A33" w:rsidRPr="00FB59F1">
        <w:t xml:space="preserve"> </w:t>
      </w:r>
      <w:r w:rsidR="00162A33" w:rsidRPr="00FB59F1">
        <w:rPr>
          <w:u w:val="single"/>
        </w:rPr>
        <w:t>ReportEnd</w:t>
      </w:r>
      <w:r w:rsidR="00162A33" w:rsidRPr="00FB59F1">
        <w:t xml:space="preserve"> should be evaluated as NULL</w:t>
      </w:r>
      <w:r w:rsidR="00162A33">
        <w:rPr>
          <w:b/>
          <w:bCs/>
        </w:rPr>
        <w:t>.</w:t>
      </w:r>
    </w:p>
    <w:p w14:paraId="5E81454E" w14:textId="77777777" w:rsidR="0084630C" w:rsidRDefault="0084630C" w:rsidP="0084630C">
      <w:pPr>
        <w:pStyle w:val="Heading4"/>
      </w:pPr>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p>
    <w:p w14:paraId="204CA55E" w14:textId="77777777" w:rsidR="0084630C" w:rsidRDefault="0084630C" w:rsidP="0084630C">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p>
    <w:p w14:paraId="3770CD6F" w14:textId="77777777" w:rsidR="0084630C" w:rsidRDefault="0084630C" w:rsidP="00791BDC">
      <w:pPr>
        <w:pStyle w:val="ListParagraph"/>
        <w:numPr>
          <w:ilvl w:val="0"/>
          <w:numId w:val="98"/>
        </w:numPr>
      </w:pPr>
      <w:r>
        <w:t xml:space="preserve">&gt;= </w:t>
      </w:r>
      <w:r w:rsidRPr="00A24981">
        <w:t>LookbackDate</w:t>
      </w:r>
      <w:r>
        <w:t>;</w:t>
      </w:r>
      <w:r w:rsidRPr="00A6067F">
        <w:t xml:space="preserve"> and </w:t>
      </w:r>
    </w:p>
    <w:p w14:paraId="7D85DD55" w14:textId="5208ACCD" w:rsidR="0084630C" w:rsidRDefault="0084630C" w:rsidP="00791BDC">
      <w:pPr>
        <w:pStyle w:val="ListParagraph"/>
        <w:numPr>
          <w:ilvl w:val="0"/>
          <w:numId w:val="98"/>
        </w:numPr>
      </w:pPr>
      <w:r>
        <w:t>&gt;=</w:t>
      </w:r>
      <w:r w:rsidRPr="000C636F">
        <w:t>Operating</w:t>
      </w:r>
      <w:r>
        <w:t>Start</w:t>
      </w:r>
      <w:r w:rsidRPr="000C636F">
        <w:t>Date</w:t>
      </w:r>
      <w:r>
        <w:t>; and</w:t>
      </w:r>
    </w:p>
    <w:p w14:paraId="1389070F" w14:textId="77777777" w:rsidR="0084630C" w:rsidRDefault="0084630C" w:rsidP="00791BDC">
      <w:pPr>
        <w:pStyle w:val="ListParagraph"/>
        <w:numPr>
          <w:ilvl w:val="0"/>
          <w:numId w:val="98"/>
        </w:numPr>
      </w:pPr>
      <w:r>
        <w:t xml:space="preserve">&gt;= </w:t>
      </w:r>
      <w:r w:rsidRPr="00F536BD">
        <w:t>HMISStart</w:t>
      </w:r>
      <w:r>
        <w:t>; and</w:t>
      </w:r>
    </w:p>
    <w:p w14:paraId="0AE083A0" w14:textId="7054C5AB" w:rsidR="0084630C" w:rsidRDefault="0084630C" w:rsidP="00791BDC">
      <w:pPr>
        <w:pStyle w:val="ListParagraph"/>
        <w:numPr>
          <w:ilvl w:val="0"/>
          <w:numId w:val="98"/>
        </w:numPr>
      </w:pPr>
      <w:r>
        <w:lastRenderedPageBreak/>
        <w:t>&gt;=</w:t>
      </w:r>
      <w:r w:rsidRPr="000C636F">
        <w:rPr>
          <w:i/>
          <w:iCs/>
        </w:rPr>
        <w:t>EntryDate</w:t>
      </w:r>
      <w:r>
        <w:t xml:space="preserve">; and </w:t>
      </w:r>
    </w:p>
    <w:p w14:paraId="622634F0" w14:textId="77777777" w:rsidR="0084630C" w:rsidRPr="008D41BA" w:rsidRDefault="0084630C" w:rsidP="00791BDC">
      <w:pPr>
        <w:pStyle w:val="ListParagraph"/>
        <w:numPr>
          <w:ilvl w:val="0"/>
          <w:numId w:val="98"/>
        </w:numPr>
      </w:pPr>
      <w:r>
        <w:t xml:space="preserve">&lt;= </w:t>
      </w:r>
      <w:r w:rsidRPr="00013433">
        <w:rPr>
          <w:u w:val="single"/>
        </w:rPr>
        <w:t>ReportEnd</w:t>
      </w:r>
      <w:r w:rsidRPr="000C636F">
        <w:t>; and</w:t>
      </w:r>
    </w:p>
    <w:p w14:paraId="6EC9D4A5" w14:textId="17E880AB" w:rsidR="0084630C" w:rsidRDefault="0084630C" w:rsidP="00791BDC">
      <w:pPr>
        <w:pStyle w:val="ListParagraph"/>
        <w:numPr>
          <w:ilvl w:val="0"/>
          <w:numId w:val="98"/>
        </w:numPr>
      </w:pPr>
      <w:r>
        <w:t>&lt;</w:t>
      </w:r>
      <w:r w:rsidRPr="000C636F">
        <w:rPr>
          <w:i/>
          <w:iCs/>
        </w:rPr>
        <w:t>ExitDate</w:t>
      </w:r>
      <w:r>
        <w:t xml:space="preserve"> (if not null); and</w:t>
      </w:r>
    </w:p>
    <w:p w14:paraId="4FEFA8A3" w14:textId="1DD27AF1" w:rsidR="0084630C" w:rsidRDefault="0084630C" w:rsidP="00791BDC">
      <w:pPr>
        <w:pStyle w:val="ListParagraph"/>
        <w:numPr>
          <w:ilvl w:val="0"/>
          <w:numId w:val="98"/>
        </w:numPr>
      </w:pPr>
      <w:r>
        <w:t>&lt;</w:t>
      </w:r>
      <w:ins w:id="299" w:author="Molly C McEvilley" w:date="2025-07-31T10:53:00Z" w16du:dateUtc="2025-07-31T14:53:00Z">
        <w:r w:rsidR="00A41894">
          <w:t xml:space="preserve"> </w:t>
        </w:r>
      </w:ins>
      <w:r w:rsidRPr="000C636F">
        <w:rPr>
          <w:i/>
          <w:iCs/>
        </w:rPr>
        <w:t>OperatingEndDate</w:t>
      </w:r>
      <w:r w:rsidRPr="000C636F">
        <w:rPr>
          <w:b/>
          <w:bCs/>
        </w:rPr>
        <w:t xml:space="preserve"> </w:t>
      </w:r>
      <w:r>
        <w:t>(if not null); and</w:t>
      </w:r>
    </w:p>
    <w:p w14:paraId="3825683B" w14:textId="77777777" w:rsidR="0084630C" w:rsidRDefault="0084630C" w:rsidP="00791BDC">
      <w:pPr>
        <w:pStyle w:val="ListParagraph"/>
        <w:numPr>
          <w:ilvl w:val="0"/>
          <w:numId w:val="98"/>
        </w:numPr>
      </w:pPr>
      <w:r w:rsidRPr="00D12B49">
        <w:t>&lt;</w:t>
      </w:r>
      <w:r>
        <w:t xml:space="preserve"> </w:t>
      </w:r>
      <w:r w:rsidRPr="000D35F9">
        <w:rPr>
          <w:b/>
          <w:bCs/>
        </w:rPr>
        <w:t>HMISEnd</w:t>
      </w:r>
      <w:r>
        <w:t xml:space="preserve"> (if not null).</w:t>
      </w:r>
    </w:p>
    <w:p w14:paraId="0E1C724F" w14:textId="77777777" w:rsidR="0084630C" w:rsidRDefault="0084630C" w:rsidP="0084630C">
      <w:r w:rsidRPr="000D35F9">
        <w:rPr>
          <w:b/>
          <w:bCs/>
        </w:rPr>
        <w:t>FirstBedNight</w:t>
      </w:r>
      <w:r>
        <w:t xml:space="preserve"> is the earliest </w:t>
      </w:r>
      <w:r w:rsidRPr="000D35F9">
        <w:rPr>
          <w:i/>
          <w:iCs/>
        </w:rPr>
        <w:t>BedNightDate</w:t>
      </w:r>
      <w:r>
        <w:t xml:space="preserve"> associated with an enrollment. </w:t>
      </w:r>
    </w:p>
    <w:p w14:paraId="7459F020" w14:textId="77777777" w:rsidR="0084630C" w:rsidRDefault="0084630C" w:rsidP="0084630C">
      <w:r w:rsidRPr="000D35F9">
        <w:rPr>
          <w:b/>
          <w:bCs/>
        </w:rPr>
        <w:t>LastBedNight</w:t>
      </w:r>
      <w:r>
        <w:t xml:space="preserve"> is the latest </w:t>
      </w:r>
      <w:r w:rsidRPr="000D35F9">
        <w:rPr>
          <w:i/>
          <w:iCs/>
        </w:rPr>
        <w:t>BedNightDate</w:t>
      </w:r>
      <w:r>
        <w:t xml:space="preserve"> associated with an enrollment.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1B75B869" w:rsidR="003C0391" w:rsidRDefault="003C0391" w:rsidP="00791BDC">
      <w:pPr>
        <w:pStyle w:val="ListParagraph"/>
        <w:numPr>
          <w:ilvl w:val="0"/>
          <w:numId w:val="27"/>
        </w:numPr>
      </w:pPr>
      <w:r w:rsidRPr="009A7C37">
        <w:rPr>
          <w:i/>
          <w:iCs/>
        </w:rPr>
        <w:t>VictimServiceProvider</w:t>
      </w:r>
      <w:r>
        <w:rPr>
          <w:i/>
          <w:iCs/>
        </w:rPr>
        <w:t xml:space="preserve"> = </w:t>
      </w:r>
      <w:r>
        <w:t>0</w:t>
      </w:r>
    </w:p>
    <w:p w14:paraId="3B952142" w14:textId="2E898FDC" w:rsidR="00967B7C" w:rsidRPr="004205D5" w:rsidRDefault="00967B7C" w:rsidP="00791BDC">
      <w:pPr>
        <w:pStyle w:val="ListParagraph"/>
        <w:numPr>
          <w:ilvl w:val="0"/>
          <w:numId w:val="27"/>
        </w:numPr>
      </w:pPr>
      <w:r>
        <w:t>The project type is relevant to the LSA:</w:t>
      </w:r>
    </w:p>
    <w:p w14:paraId="3D26FC6C" w14:textId="2660EBF6" w:rsidR="00967B7C" w:rsidRDefault="00D27CF7" w:rsidP="00791BDC">
      <w:pPr>
        <w:pStyle w:val="ListParagraph"/>
        <w:numPr>
          <w:ilvl w:val="1"/>
          <w:numId w:val="27"/>
        </w:numPr>
      </w:pPr>
      <w:r w:rsidRPr="009A7C37">
        <w:rPr>
          <w:i/>
          <w:iCs/>
        </w:rPr>
        <w:t>ProjectType</w:t>
      </w:r>
      <w:r>
        <w:t xml:space="preserve"> in (</w:t>
      </w:r>
      <w:r w:rsidR="005935BE">
        <w:t>0,1,</w:t>
      </w:r>
      <w:r>
        <w:t>2,3,8)</w:t>
      </w:r>
      <w:r w:rsidR="00967B7C">
        <w:t>;</w:t>
      </w:r>
      <w:r>
        <w:t xml:space="preserve"> or </w:t>
      </w:r>
    </w:p>
    <w:p w14:paraId="4C620936" w14:textId="582D85E6" w:rsidR="00D27CF7" w:rsidRDefault="00D27CF7" w:rsidP="00791BDC">
      <w:pPr>
        <w:pStyle w:val="ListParagraph"/>
        <w:numPr>
          <w:ilvl w:val="1"/>
          <w:numId w:val="27"/>
        </w:numPr>
      </w:pPr>
      <w:r w:rsidRPr="009A7C37">
        <w:rPr>
          <w:i/>
          <w:iCs/>
        </w:rPr>
        <w:t>ProjectType</w:t>
      </w:r>
      <w:r>
        <w:t xml:space="preserve"> = 1</w:t>
      </w:r>
      <w:r w:rsidR="00107218">
        <w:t>3</w:t>
      </w:r>
      <w:r>
        <w:t xml:space="preserve"> and </w:t>
      </w:r>
      <w:r w:rsidR="00434E07">
        <w:t>Project.</w:t>
      </w:r>
      <w:r w:rsidR="00434E07" w:rsidRPr="009A7C37">
        <w:rPr>
          <w:i/>
          <w:iCs/>
        </w:rPr>
        <w:t>RRHSubType</w:t>
      </w:r>
      <w:r w:rsidR="00434E07">
        <w:t xml:space="preserve"> in (1,2)</w:t>
      </w:r>
    </w:p>
    <w:p w14:paraId="6808304F" w14:textId="72AE4F7D" w:rsidR="00D27CF7" w:rsidRDefault="00D27CF7" w:rsidP="00791BDC">
      <w:pPr>
        <w:pStyle w:val="ListParagraph"/>
        <w:numPr>
          <w:ilvl w:val="0"/>
          <w:numId w:val="27"/>
        </w:numPr>
      </w:pPr>
      <w:r w:rsidRPr="008D41BA">
        <w:t>ContinuumProject</w:t>
      </w:r>
      <w:r>
        <w:rPr>
          <w:i/>
          <w:iCs/>
        </w:rPr>
        <w:t xml:space="preserve"> </w:t>
      </w:r>
      <w:r>
        <w:t>= 1</w:t>
      </w:r>
    </w:p>
    <w:p w14:paraId="1D2EDE56" w14:textId="77777777" w:rsidR="00C51549" w:rsidRDefault="00C51549" w:rsidP="00791BDC">
      <w:pPr>
        <w:pStyle w:val="ListParagraph"/>
        <w:numPr>
          <w:ilvl w:val="0"/>
          <w:numId w:val="27"/>
        </w:numPr>
      </w:pPr>
      <w:r>
        <w:t>The project was operating during the relevant period:</w:t>
      </w:r>
    </w:p>
    <w:p w14:paraId="73D9454E" w14:textId="3EB7DB40" w:rsidR="00866BB1" w:rsidRPr="00277F30" w:rsidRDefault="00866BB1" w:rsidP="00791BDC">
      <w:pPr>
        <w:pStyle w:val="ListParagraph"/>
        <w:numPr>
          <w:ilvl w:val="1"/>
          <w:numId w:val="27"/>
        </w:numPr>
      </w:pPr>
      <w:r w:rsidRPr="009A7C37">
        <w:rPr>
          <w:i/>
          <w:iCs/>
        </w:rPr>
        <w:t>OperatingStartDate</w:t>
      </w:r>
      <w:r>
        <w:t xml:space="preserve"> &lt;</w:t>
      </w:r>
      <w:r w:rsidR="00E45543">
        <w:t xml:space="preserve">= </w:t>
      </w:r>
      <w:r w:rsidR="00E45543" w:rsidRPr="00277F30">
        <w:rPr>
          <w:u w:val="single"/>
        </w:rPr>
        <w:t>ReportEnd</w:t>
      </w:r>
    </w:p>
    <w:p w14:paraId="426E524C" w14:textId="05EB2888" w:rsidR="00FF46B8" w:rsidRDefault="00D27CF7" w:rsidP="00791BDC">
      <w:pPr>
        <w:pStyle w:val="ListParagraph"/>
        <w:numPr>
          <w:ilvl w:val="1"/>
          <w:numId w:val="27"/>
        </w:numPr>
      </w:pPr>
      <w:r w:rsidRPr="009A7C37">
        <w:rPr>
          <w:i/>
          <w:iCs/>
        </w:rPr>
        <w:t>OperatingEndDate</w:t>
      </w:r>
      <w:r w:rsidR="00FF46B8">
        <w:t xml:space="preserve"> is NULL; or </w:t>
      </w:r>
    </w:p>
    <w:p w14:paraId="1D3242C8" w14:textId="1CDD52ED" w:rsidR="00D27CF7" w:rsidRDefault="00FF46B8" w:rsidP="00791BDC">
      <w:pPr>
        <w:pStyle w:val="ListParagraph"/>
        <w:numPr>
          <w:ilvl w:val="1"/>
          <w:numId w:val="27"/>
        </w:numPr>
      </w:pPr>
      <w:r w:rsidRPr="009A7C37">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w:t>
      </w:r>
      <w:r w:rsidRPr="009A7C37">
        <w:rPr>
          <w:i/>
          <w:iCs/>
        </w:rPr>
        <w:t>OperatingStartDate</w:t>
      </w:r>
      <w:r>
        <w:t xml:space="preserve"> </w:t>
      </w:r>
    </w:p>
    <w:p w14:paraId="2C38C4B4" w14:textId="58F04397" w:rsidR="00D27CF7" w:rsidRDefault="00D27CF7" w:rsidP="00791BDC">
      <w:pPr>
        <w:pStyle w:val="ListParagraph"/>
        <w:numPr>
          <w:ilvl w:val="0"/>
          <w:numId w:val="27"/>
        </w:numPr>
      </w:pPr>
      <w:r w:rsidRPr="00A02490">
        <w:rPr>
          <w:i/>
          <w:iCs/>
        </w:rPr>
        <w:t>RelationshipToHoH</w:t>
      </w:r>
      <w:r w:rsidRPr="00B02074">
        <w:t xml:space="preserve"> </w:t>
      </w:r>
      <w:r>
        <w:t>= 1</w:t>
      </w:r>
    </w:p>
    <w:p w14:paraId="0FB16A38" w14:textId="145DE328" w:rsidR="00B60F89" w:rsidRPr="00277F30" w:rsidRDefault="00B60F89" w:rsidP="00791BDC">
      <w:pPr>
        <w:pStyle w:val="ListParagraph"/>
        <w:numPr>
          <w:ilvl w:val="0"/>
          <w:numId w:val="27"/>
        </w:numPr>
        <w:rPr>
          <w:u w:val="single"/>
        </w:rPr>
      </w:pPr>
      <w:r w:rsidRPr="00A02490">
        <w:rPr>
          <w:i/>
          <w:iCs/>
        </w:rPr>
        <w:t>EnrollmentCoC</w:t>
      </w:r>
      <w:r w:rsidRPr="49FCFE86">
        <w:t xml:space="preserve"> </w:t>
      </w:r>
      <w:r>
        <w:t xml:space="preserve">= </w:t>
      </w:r>
      <w:r w:rsidRPr="49FCFE86">
        <w:rPr>
          <w:u w:val="single"/>
        </w:rPr>
        <w:t>ReportCoC</w:t>
      </w:r>
    </w:p>
    <w:p w14:paraId="18DF0343" w14:textId="77777777" w:rsidR="00D27CF7" w:rsidRDefault="00D27CF7" w:rsidP="00791BDC">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0E02D33" w:rsidR="00D27CF7" w:rsidRDefault="00D27CF7" w:rsidP="00791BDC">
      <w:pPr>
        <w:pStyle w:val="ListParagraph"/>
        <w:numPr>
          <w:ilvl w:val="0"/>
          <w:numId w:val="27"/>
        </w:numPr>
      </w:pPr>
      <w:r w:rsidRPr="49FCFE86">
        <w:rPr>
          <w:i/>
          <w:iCs/>
        </w:rPr>
        <w:t>EntryDate</w:t>
      </w:r>
      <w:r>
        <w:t xml:space="preserve"> &lt;= </w:t>
      </w:r>
      <w:r w:rsidRPr="49FCFE86">
        <w:rPr>
          <w:u w:val="single"/>
        </w:rPr>
        <w:t>ReportEnd</w:t>
      </w:r>
    </w:p>
    <w:p w14:paraId="3CB8DCFE" w14:textId="47F4E3BC" w:rsidR="00D27CF7" w:rsidRDefault="00D27CF7" w:rsidP="00791BDC">
      <w:pPr>
        <w:pStyle w:val="ListParagraph"/>
        <w:numPr>
          <w:ilvl w:val="0"/>
          <w:numId w:val="27"/>
        </w:numPr>
      </w:pPr>
      <w:r w:rsidRPr="002F0D32">
        <w:t>EntryDate &lt;</w:t>
      </w:r>
      <w:r w:rsidR="002F557E">
        <w:t xml:space="preserve"> </w:t>
      </w:r>
      <w:r w:rsidRPr="00A02490">
        <w:rPr>
          <w:i/>
          <w:iCs/>
        </w:rPr>
        <w:t>OperatingEndDate</w:t>
      </w:r>
      <w:r w:rsidRPr="00277F30">
        <w:t xml:space="preserve"> or </w:t>
      </w:r>
      <w:r w:rsidRPr="00A02490">
        <w:rPr>
          <w:i/>
          <w:iCs/>
        </w:rPr>
        <w:t>OperatingEndDate</w:t>
      </w:r>
      <w:r w:rsidRPr="00277F30">
        <w:t xml:space="preserve"> is </w:t>
      </w:r>
      <w:r w:rsidR="00143E83" w:rsidRPr="00277F30">
        <w:t>NULL</w:t>
      </w:r>
    </w:p>
    <w:p w14:paraId="3E7EE422" w14:textId="5D498F27" w:rsidR="009E3918" w:rsidRPr="00277F30" w:rsidRDefault="009E3918" w:rsidP="00791BDC">
      <w:pPr>
        <w:pStyle w:val="ListParagraph"/>
        <w:numPr>
          <w:ilvl w:val="0"/>
          <w:numId w:val="27"/>
        </w:numPr>
      </w:pPr>
      <w:r w:rsidRPr="000D35F9">
        <w:rPr>
          <w:i/>
          <w:iCs/>
        </w:rPr>
        <w:t>EntryDate</w:t>
      </w:r>
      <w:r>
        <w:t xml:space="preserve"> &lt; </w:t>
      </w:r>
      <w:r w:rsidRPr="00A41894">
        <w:rPr>
          <w:b/>
          <w:bCs/>
        </w:rPr>
        <w:t>HMISEnd</w:t>
      </w:r>
      <w:r>
        <w:t xml:space="preserve"> or </w:t>
      </w:r>
      <w:r w:rsidRPr="000D35F9">
        <w:rPr>
          <w:b/>
          <w:bCs/>
        </w:rPr>
        <w:t>HMISEnd</w:t>
      </w:r>
      <w:r>
        <w:t xml:space="preserve"> is NULL</w:t>
      </w:r>
    </w:p>
    <w:p w14:paraId="2FD5DED8" w14:textId="18D187C7" w:rsidR="009E3918" w:rsidRPr="000D35F9" w:rsidRDefault="00D27CF7" w:rsidP="00791BDC">
      <w:pPr>
        <w:pStyle w:val="ListParagraph"/>
        <w:numPr>
          <w:ilvl w:val="0"/>
          <w:numId w:val="27"/>
        </w:numPr>
        <w:rPr>
          <w:u w:val="single"/>
        </w:rPr>
      </w:pPr>
      <w:r w:rsidRPr="49FCFE86">
        <w:rPr>
          <w:i/>
          <w:iCs/>
        </w:rPr>
        <w:t>ExitDate</w:t>
      </w:r>
      <w:r>
        <w:t xml:space="preserve"> is </w:t>
      </w:r>
      <w:r w:rsidR="00143E83">
        <w:t>NULL</w:t>
      </w:r>
      <w:r>
        <w:t xml:space="preserve"> or</w:t>
      </w:r>
      <w:r w:rsidR="009E3918">
        <w:t>:</w:t>
      </w:r>
    </w:p>
    <w:p w14:paraId="3B882446" w14:textId="48B59F1F" w:rsidR="009E3918" w:rsidRPr="000D35F9" w:rsidRDefault="00D27CF7" w:rsidP="00791BDC">
      <w:pPr>
        <w:pStyle w:val="ListParagraph"/>
        <w:numPr>
          <w:ilvl w:val="1"/>
          <w:numId w:val="27"/>
        </w:numPr>
        <w:rPr>
          <w:u w:val="single"/>
        </w:rPr>
      </w:pPr>
      <w:r w:rsidRPr="49FCFE86">
        <w:rPr>
          <w:i/>
          <w:iCs/>
        </w:rPr>
        <w:t>ExitDate</w:t>
      </w:r>
      <w:r>
        <w:t xml:space="preserve"> &gt; </w:t>
      </w:r>
      <w:r w:rsidR="005A6BF7" w:rsidRPr="49FCFE86">
        <w:rPr>
          <w:u w:val="single"/>
        </w:rPr>
        <w:t>LookbackDate</w:t>
      </w:r>
      <w:r w:rsidR="009E3918">
        <w:rPr>
          <w:u w:val="single"/>
        </w:rPr>
        <w:t>;</w:t>
      </w:r>
      <w:r w:rsidR="005A6BF7" w:rsidRPr="49FCFE86">
        <w:rPr>
          <w:u w:val="single"/>
        </w:rPr>
        <w:t xml:space="preserve"> </w:t>
      </w:r>
      <w:r>
        <w:t xml:space="preserve">and </w:t>
      </w:r>
    </w:p>
    <w:p w14:paraId="57E55C4F" w14:textId="18676205" w:rsidR="00D27CF7" w:rsidRPr="000D35F9" w:rsidRDefault="00D27CF7" w:rsidP="00791BDC">
      <w:pPr>
        <w:pStyle w:val="ListParagraph"/>
        <w:numPr>
          <w:ilvl w:val="1"/>
          <w:numId w:val="27"/>
        </w:numPr>
        <w:rPr>
          <w:u w:val="single"/>
        </w:rPr>
      </w:pPr>
      <w:r w:rsidRPr="00A02490">
        <w:rPr>
          <w:i/>
          <w:iCs/>
        </w:rPr>
        <w:t>ExitDate</w:t>
      </w:r>
      <w:r>
        <w:t xml:space="preserve"> &gt; </w:t>
      </w:r>
      <w:r w:rsidRPr="00A02490">
        <w:rPr>
          <w:i/>
          <w:iCs/>
        </w:rPr>
        <w:t>EntryDate</w:t>
      </w:r>
      <w:r w:rsidR="00043B1C">
        <w:t>;</w:t>
      </w:r>
      <w:r w:rsidR="00043B1C" w:rsidRPr="000D35F9">
        <w:t xml:space="preserve"> and</w:t>
      </w:r>
    </w:p>
    <w:p w14:paraId="617CFB86" w14:textId="4E3DC45E" w:rsidR="002F73DC" w:rsidRPr="000D35F9" w:rsidRDefault="00043B1C" w:rsidP="00791BDC">
      <w:pPr>
        <w:pStyle w:val="ListParagraph"/>
        <w:numPr>
          <w:ilvl w:val="1"/>
          <w:numId w:val="27"/>
        </w:numPr>
        <w:rPr>
          <w:u w:val="single"/>
        </w:rPr>
      </w:pPr>
      <w:r w:rsidRPr="000D35F9">
        <w:rPr>
          <w:i/>
          <w:iCs/>
        </w:rPr>
        <w:t>E</w:t>
      </w:r>
      <w:r w:rsidR="00BF0A37" w:rsidRPr="000D35F9">
        <w:rPr>
          <w:i/>
          <w:iCs/>
        </w:rPr>
        <w:t>xitDate</w:t>
      </w:r>
      <w:r w:rsidR="00BF0A37">
        <w:t xml:space="preserve"> </w:t>
      </w:r>
      <w:r w:rsidR="00412D2E">
        <w:t>&gt;</w:t>
      </w:r>
      <w:r w:rsidR="00BF0A37">
        <w:t xml:space="preserve"> </w:t>
      </w:r>
      <w:r w:rsidR="00BF0A37" w:rsidRPr="000D35F9">
        <w:rPr>
          <w:b/>
          <w:bCs/>
        </w:rPr>
        <w:t>HMIS</w:t>
      </w:r>
      <w:r w:rsidR="00412D2E" w:rsidRPr="000D35F9">
        <w:rPr>
          <w:b/>
          <w:bCs/>
        </w:rPr>
        <w:t>Start</w:t>
      </w:r>
      <w:r w:rsidR="00EA0B01" w:rsidRPr="000D35F9">
        <w:t>; and</w:t>
      </w:r>
    </w:p>
    <w:p w14:paraId="1A4945DD" w14:textId="1739F814" w:rsidR="00043B1C" w:rsidRPr="00CF43CA" w:rsidRDefault="002F73DC" w:rsidP="00791BDC">
      <w:pPr>
        <w:pStyle w:val="ListParagraph"/>
        <w:numPr>
          <w:ilvl w:val="1"/>
          <w:numId w:val="27"/>
        </w:numPr>
        <w:rPr>
          <w:u w:val="single"/>
        </w:rPr>
      </w:pPr>
      <w:r w:rsidRPr="00A02490">
        <w:rPr>
          <w:i/>
          <w:iCs/>
        </w:rPr>
        <w:t>ExitDate</w:t>
      </w:r>
      <w:r>
        <w:t xml:space="preserve"> &gt; </w:t>
      </w:r>
      <w:r w:rsidRPr="00A02490">
        <w:rPr>
          <w:i/>
          <w:iCs/>
        </w:rPr>
        <w:t>OperatingStartDate</w:t>
      </w:r>
    </w:p>
    <w:p w14:paraId="788EA6E0" w14:textId="6F5B0ADC" w:rsidR="00AA31EA" w:rsidRPr="00AA31EA" w:rsidRDefault="00BF54A1" w:rsidP="00791BDC">
      <w:pPr>
        <w:pStyle w:val="ListParagraph"/>
        <w:numPr>
          <w:ilvl w:val="0"/>
          <w:numId w:val="27"/>
        </w:numPr>
      </w:pPr>
      <w:r>
        <w:t>If</w:t>
      </w:r>
      <w:r w:rsidRPr="00A45D61">
        <w:rPr>
          <w:i/>
          <w:iCs/>
        </w:rPr>
        <w:t>ProjectType</w:t>
      </w:r>
      <w:r>
        <w:t xml:space="preserve"> = 1, there </w:t>
      </w:r>
      <w:r w:rsidR="00D27CF7">
        <w:t xml:space="preserve">is at least one </w:t>
      </w:r>
      <w:r w:rsidR="003C4035" w:rsidRPr="49FCFE86">
        <w:rPr>
          <w:i/>
          <w:iCs/>
        </w:rPr>
        <w:t>BedNightDate</w:t>
      </w:r>
      <w:r w:rsidR="00D27CF7">
        <w:t xml:space="preserve"> </w:t>
      </w:r>
      <w:r w:rsidR="009D1431">
        <w:t>record for the enrollment</w:t>
      </w:r>
      <w:r w:rsidR="00CA1B11">
        <w:t xml:space="preserve"> (see criteria above).</w:t>
      </w:r>
      <w:r w:rsidR="00AA31EA" w:rsidRPr="000D35F9">
        <w:t xml:space="preserve"> </w:t>
      </w:r>
    </w:p>
    <w:p w14:paraId="178A8792" w14:textId="77777777" w:rsidR="008C33C7" w:rsidRDefault="008C33C7" w:rsidP="008C33C7">
      <w:pPr>
        <w:pStyle w:val="Heading4"/>
      </w:pPr>
      <w:r>
        <w:t>EntryDate</w:t>
      </w:r>
    </w:p>
    <w:p w14:paraId="519F5BD1" w14:textId="264EBFBF" w:rsidR="0023092C" w:rsidRPr="0023092C" w:rsidRDefault="00DD4A8C" w:rsidP="000D35F9">
      <w:r>
        <w:t>To be included in the LSA, a</w:t>
      </w:r>
      <w:r w:rsidR="00371267">
        <w:t xml:space="preserve">n enrollment must have an </w:t>
      </w:r>
      <w:r w:rsidR="00371267" w:rsidRPr="00FB59F1">
        <w:rPr>
          <w:i/>
          <w:iCs/>
        </w:rPr>
        <w:t>EntryDate</w:t>
      </w:r>
      <w:r w:rsidR="00371267">
        <w:t xml:space="preserve"> that meets the following criteria</w:t>
      </w:r>
      <w:r>
        <w:t>:</w:t>
      </w:r>
    </w:p>
    <w:p w14:paraId="6B834854" w14:textId="25C05BCD" w:rsidR="00883825" w:rsidRDefault="00883825" w:rsidP="00A02490">
      <w:pPr>
        <w:pStyle w:val="ListParagraph"/>
        <w:numPr>
          <w:ilvl w:val="0"/>
          <w:numId w:val="96"/>
        </w:numPr>
      </w:pPr>
      <w:r>
        <w:t xml:space="preserve">&lt;= </w:t>
      </w:r>
      <w:r w:rsidRPr="000D35F9">
        <w:t>ReportEnd</w:t>
      </w:r>
    </w:p>
    <w:p w14:paraId="267AACBD" w14:textId="1221923E" w:rsidR="00883825" w:rsidRDefault="00883825" w:rsidP="00A02490">
      <w:pPr>
        <w:pStyle w:val="ListParagraph"/>
        <w:numPr>
          <w:ilvl w:val="0"/>
          <w:numId w:val="96"/>
        </w:numPr>
      </w:pPr>
      <w:r>
        <w:t xml:space="preserve">&lt; </w:t>
      </w:r>
      <w:r w:rsidR="0049252B">
        <w:rPr>
          <w:i/>
          <w:iCs/>
        </w:rPr>
        <w:t>OperatingEndDate</w:t>
      </w:r>
      <w:r>
        <w:t xml:space="preserve"> </w:t>
      </w:r>
      <w:r w:rsidR="00332E02">
        <w:t>(if not null)</w:t>
      </w:r>
    </w:p>
    <w:p w14:paraId="2C49BD75" w14:textId="290F8E76" w:rsidR="00883825" w:rsidRDefault="00883825" w:rsidP="00A02490">
      <w:pPr>
        <w:pStyle w:val="ListParagraph"/>
        <w:numPr>
          <w:ilvl w:val="0"/>
          <w:numId w:val="96"/>
        </w:numPr>
      </w:pPr>
      <w:r>
        <w:t xml:space="preserve">&lt; </w:t>
      </w:r>
      <w:r w:rsidR="00AA31EA" w:rsidRPr="00264816">
        <w:rPr>
          <w:b/>
        </w:rPr>
        <w:t>HMIS</w:t>
      </w:r>
      <w:r w:rsidR="00560762" w:rsidRPr="00264816">
        <w:rPr>
          <w:b/>
        </w:rPr>
        <w:t>End</w:t>
      </w:r>
      <w:r w:rsidR="00AA31EA">
        <w:t xml:space="preserve"> </w:t>
      </w:r>
      <w:r w:rsidR="004F327B">
        <w:t>(if not null)</w:t>
      </w:r>
    </w:p>
    <w:p w14:paraId="339C6AC9" w14:textId="1117CD36" w:rsidR="00DD28B5" w:rsidRDefault="00A92122" w:rsidP="00FB59F1">
      <w:pPr>
        <w:spacing w:before="0" w:after="160" w:line="259" w:lineRule="auto"/>
      </w:pPr>
      <w:r>
        <w:t xml:space="preserve">Under some circumstances, the LSA will use an adjusted </w:t>
      </w:r>
      <w:r w:rsidR="0063308A" w:rsidRPr="00FB59F1">
        <w:rPr>
          <w:b/>
          <w:bCs/>
        </w:rPr>
        <w:t>EntryDate</w:t>
      </w:r>
      <w:r w:rsidR="0019671B">
        <w:t>:</w:t>
      </w:r>
    </w:p>
    <w:tbl>
      <w:tblPr>
        <w:tblStyle w:val="Style11"/>
        <w:tblW w:w="0" w:type="auto"/>
        <w:tblLook w:val="04A0" w:firstRow="1" w:lastRow="0" w:firstColumn="1" w:lastColumn="0" w:noHBand="0" w:noVBand="1"/>
      </w:tblPr>
      <w:tblGrid>
        <w:gridCol w:w="835"/>
        <w:gridCol w:w="4500"/>
        <w:gridCol w:w="3955"/>
      </w:tblGrid>
      <w:tr w:rsidR="00F8052E" w14:paraId="148B24F1" w14:textId="77777777" w:rsidTr="00264816">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dxa"/>
          </w:tcPr>
          <w:p w14:paraId="3AEE6048" w14:textId="594F00F4" w:rsidR="00F8052E" w:rsidRDefault="00F8052E" w:rsidP="005133DC">
            <w:r>
              <w:t>Priority</w:t>
            </w:r>
          </w:p>
        </w:tc>
        <w:tc>
          <w:tcPr>
            <w:tcW w:w="4500"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pPr>
            <w:r>
              <w:t>Criteria</w:t>
            </w:r>
          </w:p>
        </w:tc>
        <w:tc>
          <w:tcPr>
            <w:tcW w:w="3955"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pPr>
            <w:r>
              <w:t>Effective</w:t>
            </w:r>
            <w:r w:rsidR="00F8052E">
              <w:t xml:space="preserve"> Entry Date</w:t>
            </w:r>
          </w:p>
        </w:tc>
      </w:tr>
      <w:tr w:rsidR="00F8052E" w14:paraId="5ECC855B" w14:textId="77777777" w:rsidTr="0026481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tcPr>
          <w:p w14:paraId="5D48A653" w14:textId="6C92D750" w:rsidR="00F8052E" w:rsidRPr="000D35F9" w:rsidRDefault="00134E70" w:rsidP="00CA0862">
            <w:pPr>
              <w:pStyle w:val="NoSpacing"/>
            </w:pPr>
            <w:r>
              <w:t>1</w:t>
            </w:r>
          </w:p>
        </w:tc>
        <w:tc>
          <w:tcPr>
            <w:tcW w:w="4500"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sidRPr="00FB59F1">
              <w:rPr>
                <w:i/>
                <w:iCs/>
              </w:rPr>
              <w:t>ProjectType</w:t>
            </w:r>
            <w:r>
              <w:t xml:space="preserve"> = 1</w:t>
            </w:r>
          </w:p>
        </w:tc>
        <w:tc>
          <w:tcPr>
            <w:tcW w:w="3955"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Pr>
                <w:b/>
              </w:rPr>
              <w:t>FirstBedNight</w:t>
            </w:r>
          </w:p>
        </w:tc>
      </w:tr>
      <w:tr w:rsidR="00F8052E" w14:paraId="7F91196F" w14:textId="77777777" w:rsidTr="00264816">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dxa"/>
          </w:tcPr>
          <w:p w14:paraId="2FDBEB03" w14:textId="224FBFDB" w:rsidR="00F8052E" w:rsidRPr="00131AFC" w:rsidRDefault="00134E70" w:rsidP="00CA0862">
            <w:pPr>
              <w:pStyle w:val="NoSpacing"/>
            </w:pPr>
            <w:r>
              <w:lastRenderedPageBreak/>
              <w:t>2</w:t>
            </w:r>
          </w:p>
        </w:tc>
        <w:tc>
          <w:tcPr>
            <w:tcW w:w="4500"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131AFC">
              <w:rPr>
                <w:b/>
              </w:rPr>
              <w:t>HMISStart</w:t>
            </w:r>
            <w:r>
              <w:t>; and</w:t>
            </w:r>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FB59F1">
              <w:rPr>
                <w:i/>
                <w:iCs/>
              </w:rPr>
              <w:t>OperatingStartDate</w:t>
            </w:r>
          </w:p>
        </w:tc>
        <w:tc>
          <w:tcPr>
            <w:tcW w:w="3955"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w:t>
            </w:r>
          </w:p>
        </w:tc>
      </w:tr>
      <w:tr w:rsidR="00F8052E" w14:paraId="7AE79271"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7AD31C3" w14:textId="28D9956C" w:rsidR="00F8052E" w:rsidRDefault="00173D51" w:rsidP="00CA0862">
            <w:pPr>
              <w:pStyle w:val="NoSpacing"/>
            </w:pPr>
            <w:r>
              <w:t>3</w:t>
            </w:r>
          </w:p>
        </w:tc>
        <w:tc>
          <w:tcPr>
            <w:tcW w:w="4500" w:type="dxa"/>
          </w:tcPr>
          <w:p w14:paraId="633A80CA" w14:textId="46CF3EE8"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3955" w:type="dxa"/>
          </w:tcPr>
          <w:p w14:paraId="566BA6B7" w14:textId="7C2B8947" w:rsidR="00F8052E" w:rsidRPr="00FB59F1" w:rsidRDefault="0076495D" w:rsidP="00FB59F1">
            <w:pPr>
              <w:pStyle w:val="NoSpacing"/>
              <w:cnfStyle w:val="000000100000" w:firstRow="0" w:lastRow="0" w:firstColumn="0" w:lastColumn="0" w:oddVBand="0" w:evenVBand="0" w:oddHBand="1" w:evenHBand="0" w:firstRowFirstColumn="0" w:firstRowLastColumn="0" w:lastRowFirstColumn="0" w:lastRowLastColumn="0"/>
              <w:rPr>
                <w:i/>
                <w:iCs/>
              </w:rPr>
            </w:pPr>
            <w:r>
              <w:t xml:space="preserve">The </w:t>
            </w:r>
            <w:r w:rsidR="00173D51">
              <w:t xml:space="preserve">later of </w:t>
            </w:r>
            <w:r w:rsidR="00F8052E" w:rsidRPr="00FB59F1">
              <w:rPr>
                <w:i/>
                <w:iCs/>
              </w:rPr>
              <w:t>OperatingStartDate</w:t>
            </w:r>
            <w:r w:rsidR="00173D51">
              <w:rPr>
                <w:i/>
                <w:iCs/>
              </w:rPr>
              <w:t>/</w:t>
            </w:r>
            <w:r w:rsidR="00173D51">
              <w:rPr>
                <w:b/>
              </w:rPr>
              <w:t>HMISStart</w:t>
            </w:r>
          </w:p>
        </w:tc>
      </w:tr>
    </w:tbl>
    <w:p w14:paraId="5DAF853E" w14:textId="77777777" w:rsidR="00D27CF7" w:rsidRPr="006A3016" w:rsidRDefault="00D27CF7" w:rsidP="00D27CF7">
      <w:pPr>
        <w:pStyle w:val="Heading4"/>
      </w:pPr>
      <w:r w:rsidRPr="0088191A">
        <w:t>MoveInDate</w:t>
      </w:r>
    </w:p>
    <w:p w14:paraId="2F44386E" w14:textId="1EF2BA25" w:rsidR="00D27CF7" w:rsidRPr="008F2C7B" w:rsidRDefault="0019671B" w:rsidP="00FB59F1">
      <w:r>
        <w:t>The</w:t>
      </w:r>
      <w:r w:rsidR="00D27CF7">
        <w:t xml:space="preserve"> </w:t>
      </w:r>
      <w:r w:rsidR="00D27CF7" w:rsidRPr="00B678E4">
        <w:rPr>
          <w:i/>
          <w:iCs/>
        </w:rPr>
        <w:t>MoveInDate</w:t>
      </w:r>
      <w:r w:rsidR="00D27CF7">
        <w:t xml:space="preserve"> is set for the head of household from the HMIS enrollment record only if it occurs </w:t>
      </w:r>
      <w:r w:rsidR="00D11C91">
        <w:t>o</w:t>
      </w:r>
      <w:r w:rsidR="00AF04D0">
        <w:t>n</w:t>
      </w:r>
      <w:r w:rsidR="00D11C91">
        <w:t xml:space="preserve"> or </w:t>
      </w:r>
      <w:r w:rsidR="00D27CF7">
        <w:t>before the end of the report period and is logically consistent with the project type, the head of household’s entry/exit dates, and the project’s operating</w:t>
      </w:r>
      <w:r w:rsidR="00D0129C">
        <w:t>/HMIS participation</w:t>
      </w:r>
      <w:r w:rsidR="00D27CF7">
        <w:t xml:space="preserve"> dates</w:t>
      </w:r>
      <w:r>
        <w:t xml:space="preserve">. Under some circumstances, the LSA will use an adjusted </w:t>
      </w:r>
      <w:r>
        <w:rPr>
          <w:b/>
          <w:bCs/>
        </w:rPr>
        <w:t>MoveInDate</w:t>
      </w:r>
      <w:r w:rsidRPr="00FB59F1">
        <w:t>:</w:t>
      </w:r>
    </w:p>
    <w:tbl>
      <w:tblPr>
        <w:tblStyle w:val="Style11"/>
        <w:tblW w:w="9265" w:type="dxa"/>
        <w:tblLook w:val="04A0" w:firstRow="1" w:lastRow="0" w:firstColumn="1" w:lastColumn="0" w:noHBand="0" w:noVBand="1"/>
      </w:tblPr>
      <w:tblGrid>
        <w:gridCol w:w="835"/>
        <w:gridCol w:w="4560"/>
        <w:gridCol w:w="3870"/>
      </w:tblGrid>
      <w:tr w:rsidR="009E5409" w14:paraId="5CF86971" w14:textId="77777777" w:rsidTr="00264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25209" w14:textId="3FDB9F6D" w:rsidR="009E5409" w:rsidRDefault="009E5409" w:rsidP="009E5409">
            <w:pPr>
              <w:pStyle w:val="NoSpacing"/>
            </w:pPr>
            <w:r>
              <w:t>Priority</w:t>
            </w:r>
          </w:p>
        </w:tc>
        <w:tc>
          <w:tcPr>
            <w:tcW w:w="4560" w:type="dxa"/>
          </w:tcPr>
          <w:p w14:paraId="3B651626" w14:textId="60DBF149" w:rsidR="009E5409" w:rsidRDefault="00BF5D88" w:rsidP="009E5409">
            <w:pPr>
              <w:pStyle w:val="NoSpacing"/>
              <w:cnfStyle w:val="100000000000" w:firstRow="1" w:lastRow="0" w:firstColumn="0" w:lastColumn="0" w:oddVBand="0" w:evenVBand="0" w:oddHBand="0" w:evenHBand="0" w:firstRowFirstColumn="0" w:firstRowLastColumn="0" w:lastRowFirstColumn="0" w:lastRowLastColumn="0"/>
            </w:pPr>
            <w:r>
              <w:t>Criteria</w:t>
            </w:r>
          </w:p>
        </w:tc>
        <w:tc>
          <w:tcPr>
            <w:tcW w:w="3870" w:type="dxa"/>
          </w:tcPr>
          <w:p w14:paraId="300F7B42" w14:textId="70C4612C"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r>
              <w:t xml:space="preserve">Effective </w:t>
            </w:r>
            <w:r w:rsidR="009E5409">
              <w:t>Move-In Date</w:t>
            </w:r>
          </w:p>
        </w:tc>
      </w:tr>
      <w:tr w:rsidR="009E5409" w14:paraId="453FBC9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B2D96" w14:textId="677FF6EE" w:rsidR="009E5409" w:rsidRPr="000C38C1" w:rsidRDefault="009E5409" w:rsidP="009E5409">
            <w:pPr>
              <w:pStyle w:val="NoSpacing"/>
            </w:pPr>
            <w:r>
              <w:t>1</w:t>
            </w:r>
          </w:p>
        </w:tc>
        <w:tc>
          <w:tcPr>
            <w:tcW w:w="4560" w:type="dxa"/>
          </w:tcPr>
          <w:p w14:paraId="2D32868D" w14:textId="2B891614"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ProjectType</w:t>
            </w:r>
            <w:r w:rsidRPr="000C38C1">
              <w:t xml:space="preserve"> not in (3</w:t>
            </w:r>
            <w:r w:rsidRPr="00FA73AC">
              <w:t>,</w:t>
            </w:r>
            <w:r w:rsidRPr="00DE4A2E">
              <w:t>13)</w:t>
            </w:r>
          </w:p>
        </w:tc>
        <w:tc>
          <w:tcPr>
            <w:tcW w:w="3870" w:type="dxa"/>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71A867" w14:textId="21A6A706" w:rsidR="009E5409" w:rsidRPr="00DE4A2E" w:rsidRDefault="003F680C" w:rsidP="009E5409">
            <w:pPr>
              <w:pStyle w:val="NoSpacing"/>
              <w:rPr>
                <w:i/>
                <w:iCs/>
              </w:rPr>
            </w:pPr>
            <w:r>
              <w:t>1</w:t>
            </w:r>
          </w:p>
        </w:tc>
        <w:tc>
          <w:tcPr>
            <w:tcW w:w="4560" w:type="dxa"/>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870" w:type="dxa"/>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8F2A" w14:textId="764ED6F7" w:rsidR="009E5409" w:rsidRPr="00DE4A2E" w:rsidRDefault="003F680C" w:rsidP="009E5409">
            <w:pPr>
              <w:pStyle w:val="NoSpacing"/>
              <w:rPr>
                <w:i/>
                <w:iCs/>
              </w:rPr>
            </w:pPr>
            <w:r>
              <w:t>1</w:t>
            </w:r>
          </w:p>
        </w:tc>
        <w:tc>
          <w:tcPr>
            <w:tcW w:w="4560" w:type="dxa"/>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870" w:type="dxa"/>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144845D" w14:textId="029B368C" w:rsidR="009E5409" w:rsidRPr="00DE4A2E" w:rsidRDefault="003F680C" w:rsidP="009E5409">
            <w:pPr>
              <w:pStyle w:val="NoSpacing"/>
              <w:rPr>
                <w:i/>
                <w:iCs/>
              </w:rPr>
            </w:pPr>
            <w:r>
              <w:t>1</w:t>
            </w:r>
          </w:p>
        </w:tc>
        <w:tc>
          <w:tcPr>
            <w:tcW w:w="4560" w:type="dxa"/>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870" w:type="dxa"/>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F5EEC7B" w14:textId="16B89F19" w:rsidR="009E5409" w:rsidRPr="00DE4A2E" w:rsidRDefault="003F680C" w:rsidP="009E5409">
            <w:pPr>
              <w:pStyle w:val="NoSpacing"/>
              <w:rPr>
                <w:i/>
                <w:iCs/>
              </w:rPr>
            </w:pPr>
            <w:r>
              <w:t>1</w:t>
            </w:r>
          </w:p>
        </w:tc>
        <w:tc>
          <w:tcPr>
            <w:tcW w:w="4560" w:type="dxa"/>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870" w:type="dxa"/>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5D74CD6" w14:textId="711632A0" w:rsidR="009E5409" w:rsidRPr="00DE4A2E" w:rsidRDefault="003F680C" w:rsidP="009E5409">
            <w:pPr>
              <w:pStyle w:val="NoSpacing"/>
              <w:rPr>
                <w:i/>
                <w:iCs/>
              </w:rPr>
            </w:pPr>
            <w:r>
              <w:t>1</w:t>
            </w:r>
          </w:p>
        </w:tc>
        <w:tc>
          <w:tcPr>
            <w:tcW w:w="4560" w:type="dxa"/>
          </w:tcPr>
          <w:p w14:paraId="022E235E" w14:textId="3C283FDC" w:rsidR="009E5409" w:rsidRPr="00C43356"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r>
              <w:t>=</w:t>
            </w:r>
            <w:r w:rsidR="00725BE4">
              <w:t xml:space="preserve"> </w:t>
            </w:r>
            <w:r w:rsidRPr="00FB59F1">
              <w:rPr>
                <w:i/>
                <w:iCs/>
              </w:rPr>
              <w:t>OperatingEndDate</w:t>
            </w:r>
            <w:r w:rsidR="00C43356">
              <w:rPr>
                <w:i/>
                <w:iCs/>
              </w:rPr>
              <w:t xml:space="preserve"> </w:t>
            </w:r>
            <w:r w:rsidR="00C43356">
              <w:t xml:space="preserve">or </w:t>
            </w:r>
            <w:r w:rsidR="00C43356">
              <w:rPr>
                <w:b/>
              </w:rPr>
              <w:t>HMISEnd</w:t>
            </w:r>
          </w:p>
        </w:tc>
        <w:tc>
          <w:tcPr>
            <w:tcW w:w="3870" w:type="dxa"/>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56F137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CB223F0" w14:textId="16B1E7DE" w:rsidR="009E5409" w:rsidRPr="00FB59F1" w:rsidRDefault="00A7639A" w:rsidP="00CA6070">
            <w:pPr>
              <w:pStyle w:val="NoSpacing"/>
            </w:pPr>
            <w:r>
              <w:t>2</w:t>
            </w:r>
          </w:p>
        </w:tc>
        <w:tc>
          <w:tcPr>
            <w:tcW w:w="4560" w:type="dxa"/>
          </w:tcPr>
          <w:p w14:paraId="07B0B82B" w14:textId="77777777" w:rsidR="00B16E03" w:rsidRDefault="00B16E03" w:rsidP="00CA6070">
            <w:pPr>
              <w:pStyle w:val="NoSpacing"/>
              <w:cnfStyle w:val="000000100000" w:firstRow="0" w:lastRow="0" w:firstColumn="0" w:lastColumn="0" w:oddVBand="0" w:evenVBand="0" w:oddHBand="1" w:evenHBand="0" w:firstRowFirstColumn="0" w:firstRowLastColumn="0" w:lastRowFirstColumn="0" w:lastRowLastColumn="0"/>
            </w:pPr>
            <w:r>
              <w:rPr>
                <w:i/>
                <w:iCs/>
              </w:rPr>
              <w:t xml:space="preserve">MoveInDate </w:t>
            </w:r>
            <w:r>
              <w:t>is NULL or</w:t>
            </w:r>
          </w:p>
          <w:p w14:paraId="2C4E37A4" w14:textId="2C6BDF80" w:rsidR="009E5409" w:rsidRDefault="007D6A99" w:rsidP="00CA6070">
            <w:pPr>
              <w:pStyle w:val="NoSpacing"/>
              <w:cnfStyle w:val="000000100000" w:firstRow="0" w:lastRow="0" w:firstColumn="0" w:lastColumn="0" w:oddVBand="0" w:evenVBand="0" w:oddHBand="1" w:evenHBand="0" w:firstRowFirstColumn="0" w:firstRowLastColumn="0" w:lastRowFirstColumn="0" w:lastRowLastColumn="0"/>
              <w:rPr>
                <w:i/>
                <w:iCs/>
              </w:rPr>
            </w:pPr>
            <w:r>
              <w:rPr>
                <w:i/>
                <w:iCs/>
              </w:rPr>
              <w:t>(</w:t>
            </w:r>
            <w:r w:rsidR="009E5409" w:rsidRPr="009436DE">
              <w:rPr>
                <w:i/>
                <w:iCs/>
              </w:rPr>
              <w:t xml:space="preserve">MoveInDate </w:t>
            </w:r>
            <w:r w:rsidR="009E5409" w:rsidRPr="00FB59F1">
              <w:t>&gt;=</w:t>
            </w:r>
            <w:r w:rsidR="009E5409" w:rsidRPr="009436DE">
              <w:rPr>
                <w:i/>
                <w:iCs/>
              </w:rPr>
              <w:t xml:space="preserve"> </w:t>
            </w:r>
            <w:r w:rsidR="009E5409" w:rsidRPr="00FB59F1">
              <w:rPr>
                <w:b/>
              </w:rPr>
              <w:t>HMISStart</w:t>
            </w:r>
            <w:r w:rsidR="009E5409" w:rsidRPr="009436DE">
              <w:rPr>
                <w:i/>
                <w:iCs/>
              </w:rPr>
              <w:t xml:space="preserve"> and MoveInDate </w:t>
            </w:r>
            <w:r w:rsidR="009E5409" w:rsidRPr="00FB59F1">
              <w:t>&gt;=</w:t>
            </w:r>
            <w:r w:rsidR="009E5409" w:rsidRPr="009436DE">
              <w:rPr>
                <w:i/>
                <w:iCs/>
              </w:rPr>
              <w:t xml:space="preserve"> OperatingStart</w:t>
            </w:r>
            <w:r w:rsidR="009E5409">
              <w:rPr>
                <w:i/>
                <w:iCs/>
              </w:rPr>
              <w:t>Date</w:t>
            </w:r>
            <w:r>
              <w:rPr>
                <w:i/>
                <w:iCs/>
              </w:rPr>
              <w:t>)</w:t>
            </w:r>
          </w:p>
        </w:tc>
        <w:tc>
          <w:tcPr>
            <w:tcW w:w="387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pPr>
            <w:r w:rsidRPr="00DE4A2E">
              <w:rPr>
                <w:bCs/>
                <w:i/>
                <w:iCs/>
              </w:rPr>
              <w:t>MoveInDate</w:t>
            </w:r>
          </w:p>
        </w:tc>
      </w:tr>
      <w:tr w:rsidR="006C331D" w14:paraId="0B2D2F2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480A7F0" w14:textId="0321C881" w:rsidR="006C331D" w:rsidRPr="00013433" w:rsidRDefault="006C331D" w:rsidP="006C331D">
            <w:pPr>
              <w:pStyle w:val="NoSpacing"/>
              <w:rPr>
                <w:bCs w:val="0"/>
              </w:rPr>
            </w:pPr>
            <w:r w:rsidRPr="00013433">
              <w:rPr>
                <w:bCs w:val="0"/>
              </w:rPr>
              <w:t>3</w:t>
            </w:r>
          </w:p>
        </w:tc>
        <w:tc>
          <w:tcPr>
            <w:tcW w:w="4560" w:type="dxa"/>
          </w:tcPr>
          <w:p w14:paraId="311A80CC" w14:textId="0E65BC60"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870" w:type="dxa"/>
          </w:tcPr>
          <w:p w14:paraId="60CBF2C4" w14:textId="1F514864"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b/>
                <w:bCs/>
              </w:rPr>
            </w:pPr>
            <w:r w:rsidRPr="00446AFE">
              <w:rPr>
                <w:bCs/>
              </w:rPr>
              <w:t xml:space="preserve">The </w:t>
            </w:r>
            <w:r w:rsidR="00E662E8">
              <w:rPr>
                <w:bCs/>
              </w:rPr>
              <w:t>later</w:t>
            </w:r>
            <w:r w:rsidRPr="00446AFE">
              <w:rPr>
                <w:bCs/>
              </w:rPr>
              <w:t xml:space="preserve"> of </w:t>
            </w:r>
            <w:r w:rsidRPr="00446AFE">
              <w:rPr>
                <w:bCs/>
                <w:i/>
                <w:iCs/>
              </w:rPr>
              <w:t>Operating</w:t>
            </w:r>
            <w:r w:rsidR="00E662E8">
              <w:rPr>
                <w:bCs/>
                <w:i/>
                <w:iCs/>
              </w:rPr>
              <w:t>Start</w:t>
            </w:r>
            <w:r w:rsidRPr="00446AFE">
              <w:rPr>
                <w:bCs/>
                <w:i/>
                <w:iCs/>
              </w:rPr>
              <w:t>Date</w:t>
            </w:r>
            <w:r w:rsidRPr="00446AFE">
              <w:rPr>
                <w:bCs/>
              </w:rPr>
              <w:t>/</w:t>
            </w:r>
            <w:r>
              <w:rPr>
                <w:b/>
              </w:rPr>
              <w:t>HMIS</w:t>
            </w:r>
            <w:r w:rsidR="00E662E8">
              <w:rPr>
                <w:b/>
              </w:rPr>
              <w:t>Start</w:t>
            </w:r>
          </w:p>
        </w:tc>
      </w:tr>
    </w:tbl>
    <w:p w14:paraId="63AF67CA" w14:textId="77777777" w:rsidR="00D27CF7" w:rsidRPr="006A3016" w:rsidRDefault="00D27CF7" w:rsidP="00D27CF7">
      <w:pPr>
        <w:pStyle w:val="Heading4"/>
      </w:pPr>
      <w:r w:rsidRPr="0088191A">
        <w:t>ExitDate</w:t>
      </w:r>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791BDC">
      <w:pPr>
        <w:pStyle w:val="ListParagraph"/>
        <w:numPr>
          <w:ilvl w:val="0"/>
          <w:numId w:val="29"/>
        </w:numPr>
      </w:pPr>
      <w:r>
        <w:t xml:space="preserve">An </w:t>
      </w:r>
      <w:r>
        <w:rPr>
          <w:i/>
          <w:iCs/>
        </w:rPr>
        <w:t xml:space="preserve">ExitDate </w:t>
      </w:r>
      <w:r>
        <w:t xml:space="preserve">&gt; </w:t>
      </w:r>
      <w:r w:rsidRPr="00FB59F1">
        <w:rPr>
          <w:u w:val="single"/>
        </w:rPr>
        <w:t>ReportEnd</w:t>
      </w:r>
      <w:r>
        <w:t xml:space="preserve"> should be evaluated as NULL </w:t>
      </w:r>
      <w:r w:rsidR="00FF1F93">
        <w:t>prior to making any adjustments.</w:t>
      </w:r>
    </w:p>
    <w:p w14:paraId="3B52EBB8" w14:textId="1C1A2E23" w:rsidR="000A10B5" w:rsidRDefault="00433F0E" w:rsidP="00791BDC">
      <w:pPr>
        <w:pStyle w:val="ListParagraph"/>
        <w:numPr>
          <w:ilvl w:val="0"/>
          <w:numId w:val="29"/>
        </w:numPr>
      </w:pPr>
      <w:r>
        <w:t xml:space="preserve">Any </w:t>
      </w:r>
      <w:r w:rsidR="00EE0F44">
        <w:t xml:space="preserve">adjustment that results in an </w:t>
      </w:r>
      <w:r>
        <w:t xml:space="preserve">effective </w:t>
      </w:r>
      <w:r w:rsidRPr="00187A8A">
        <w:rPr>
          <w:b/>
          <w:bCs/>
        </w:rPr>
        <w:t>ExitDate</w:t>
      </w:r>
      <w:r>
        <w:t xml:space="preserve"> </w:t>
      </w:r>
      <w:r w:rsidR="003676C4">
        <w:t xml:space="preserve">&gt; </w:t>
      </w:r>
      <w:r w:rsidR="003676C4" w:rsidRPr="00187A8A">
        <w:rPr>
          <w:u w:val="single"/>
        </w:rPr>
        <w:t>ReportEnd</w:t>
      </w:r>
      <w:r w:rsidR="003676C4" w:rsidRPr="00187A8A">
        <w:rPr>
          <w:i/>
          <w:iCs/>
        </w:rPr>
        <w:t xml:space="preserve"> </w:t>
      </w:r>
      <w:r w:rsidR="00EE0F44" w:rsidRPr="00187A8A">
        <w:t>should be evaluated as NULL.</w:t>
      </w:r>
      <w:r w:rsidR="000C48B7" w:rsidDel="005A3D99">
        <w:t xml:space="preserve"> </w:t>
      </w:r>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26481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3C8A81F0" w14:textId="77A3E218" w:rsidR="00DA21AF" w:rsidRDefault="00DA21AF" w:rsidP="0084349D">
            <w:pPr>
              <w:pStyle w:val="NoSpacing"/>
            </w:pPr>
            <w:r>
              <w:t>Priority</w:t>
            </w:r>
          </w:p>
        </w:tc>
        <w:tc>
          <w:tcPr>
            <w:tcW w:w="3786"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4203"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6D2EA5" w:rsidRPr="006D2EA5" w14:paraId="0825E699" w14:textId="77777777" w:rsidTr="007E1B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64266DA9" w14:textId="276E5B19" w:rsidR="006D2EA5" w:rsidRPr="00264816" w:rsidRDefault="00335CC0" w:rsidP="0084349D">
            <w:pPr>
              <w:pStyle w:val="NoSpacing"/>
              <w:rPr>
                <w:b w:val="0"/>
                <w:bCs w:val="0"/>
              </w:rPr>
            </w:pPr>
            <w:r>
              <w:rPr>
                <w:b w:val="0"/>
                <w:bCs w:val="0"/>
              </w:rPr>
              <w:t>1</w:t>
            </w:r>
          </w:p>
        </w:tc>
        <w:tc>
          <w:tcPr>
            <w:tcW w:w="3786" w:type="dxa"/>
          </w:tcPr>
          <w:p w14:paraId="3149E973" w14:textId="4146BE06" w:rsidR="006D2EA5" w:rsidRPr="00264816" w:rsidRDefault="006D2EA5"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sidRPr="49FCFE86">
              <w:t>LastBedNight</w:t>
            </w:r>
            <w:r>
              <w:t xml:space="preserve"> </w:t>
            </w:r>
            <w:r w:rsidR="00335CC0">
              <w:rPr>
                <w:b w:val="0"/>
                <w:bCs w:val="0"/>
              </w:rPr>
              <w:t xml:space="preserve">= </w:t>
            </w:r>
            <w:r w:rsidR="00335CC0" w:rsidRPr="00264816">
              <w:rPr>
                <w:u w:val="single"/>
              </w:rPr>
              <w:t>ReportEnd</w:t>
            </w:r>
          </w:p>
        </w:tc>
        <w:tc>
          <w:tcPr>
            <w:tcW w:w="4203" w:type="dxa"/>
          </w:tcPr>
          <w:p w14:paraId="7B8DC0AF" w14:textId="05A88C4A" w:rsidR="006D2EA5" w:rsidRPr="00264816" w:rsidRDefault="00335CC0"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r>
      <w:tr w:rsidR="00DA21AF" w14:paraId="38761DBA"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8EAF064" w14:textId="4F2F1E60" w:rsidR="00DA21AF" w:rsidRDefault="00F77837" w:rsidP="0084349D">
            <w:pPr>
              <w:pStyle w:val="NoSpacing"/>
            </w:pPr>
            <w:r>
              <w:t>2</w:t>
            </w:r>
          </w:p>
        </w:tc>
        <w:tc>
          <w:tcPr>
            <w:tcW w:w="3786" w:type="dxa"/>
          </w:tcPr>
          <w:p w14:paraId="6E265F8D" w14:textId="12C764E4"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w:t>
            </w:r>
            <w:r w:rsidR="00E30833">
              <w:t>=</w:t>
            </w:r>
            <w:r>
              <w:t xml:space="preserve"> </w:t>
            </w:r>
            <w:r w:rsidRPr="49FCFE86">
              <w:rPr>
                <w:u w:val="single"/>
              </w:rPr>
              <w:t>ReportEnd</w:t>
            </w:r>
            <w:r>
              <w:t xml:space="preserve"> </w:t>
            </w:r>
          </w:p>
        </w:tc>
        <w:tc>
          <w:tcPr>
            <w:tcW w:w="4203"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A410D76" w14:textId="1B0D1882" w:rsidR="00DA21AF" w:rsidRPr="00013433" w:rsidRDefault="00975A2E" w:rsidP="0084349D">
            <w:pPr>
              <w:pStyle w:val="NoSpacing"/>
            </w:pPr>
            <w:r>
              <w:t>2</w:t>
            </w:r>
          </w:p>
        </w:tc>
        <w:tc>
          <w:tcPr>
            <w:tcW w:w="3786" w:type="dxa"/>
          </w:tcPr>
          <w:p w14:paraId="265F4389" w14:textId="58E25790"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Pr>
                <w:b/>
                <w:bCs/>
              </w:rPr>
              <w:t xml:space="preserve">LSAProjectType </w:t>
            </w:r>
            <w:r>
              <w:t xml:space="preserve">= 1 and </w:t>
            </w:r>
            <w:r w:rsidRPr="10B9F996">
              <w:rPr>
                <w:i/>
                <w:iCs/>
              </w:rPr>
              <w:t>ExitDate</w:t>
            </w:r>
            <w:r>
              <w:t xml:space="preserve"> </w:t>
            </w:r>
            <w:r w:rsidR="00AC2680">
              <w:t>&lt;</w:t>
            </w:r>
            <w:r w:rsidR="00D1140F">
              <w:t xml:space="preserve"> </w:t>
            </w:r>
            <w:r w:rsidR="00D1140F" w:rsidRPr="004D5A44">
              <w:rPr>
                <w:u w:val="single"/>
              </w:rPr>
              <w:t>ReportEnd</w:t>
            </w:r>
          </w:p>
        </w:tc>
        <w:tc>
          <w:tcPr>
            <w:tcW w:w="4203"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B9004F" w14:paraId="76FFDA2A" w14:textId="77777777" w:rsidTr="0044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69CEC2D" w14:textId="5CEB7DC1" w:rsidR="00B9004F" w:rsidRPr="00013433" w:rsidRDefault="00071E0C" w:rsidP="00446AFE">
            <w:pPr>
              <w:pStyle w:val="NoSpacing"/>
            </w:pPr>
            <w:r>
              <w:t>3</w:t>
            </w:r>
          </w:p>
        </w:tc>
        <w:tc>
          <w:tcPr>
            <w:tcW w:w="3786" w:type="dxa"/>
          </w:tcPr>
          <w:p w14:paraId="4D1D30D2" w14:textId="67D03116" w:rsidR="00B9004F" w:rsidRPr="00B9004F" w:rsidRDefault="00B9004F" w:rsidP="00446AFE">
            <w:pPr>
              <w:pStyle w:val="NoSpacing"/>
              <w:cnfStyle w:val="000000100000" w:firstRow="0" w:lastRow="0" w:firstColumn="0" w:lastColumn="0" w:oddVBand="0" w:evenVBand="0" w:oddHBand="1" w:evenHBand="0"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r>
              <w:rPr>
                <w:i/>
                <w:iCs/>
              </w:rPr>
              <w:t xml:space="preserve"> </w:t>
            </w:r>
            <w:r>
              <w:t xml:space="preserve">and </w:t>
            </w:r>
            <w:r w:rsidRPr="00264816">
              <w:rPr>
                <w:i/>
                <w:iCs/>
              </w:rPr>
              <w:t>ExitDate</w:t>
            </w:r>
            <w:r>
              <w:t xml:space="preserve"> = </w:t>
            </w:r>
            <w:r w:rsidRPr="00264816">
              <w:rPr>
                <w:u w:val="single"/>
              </w:rPr>
              <w:t>ReportEnd</w:t>
            </w:r>
          </w:p>
        </w:tc>
        <w:tc>
          <w:tcPr>
            <w:tcW w:w="4203" w:type="dxa"/>
          </w:tcPr>
          <w:p w14:paraId="73E6C426" w14:textId="0674F923" w:rsidR="00B9004F" w:rsidRPr="002F0D32" w:rsidRDefault="00A4260C" w:rsidP="00446AFE">
            <w:pPr>
              <w:pStyle w:val="NoSpacing"/>
              <w:cnfStyle w:val="000000100000" w:firstRow="0" w:lastRow="0" w:firstColumn="0" w:lastColumn="0" w:oddVBand="0" w:evenVBand="0" w:oddHBand="1" w:evenHBand="0" w:firstRowFirstColumn="0" w:firstRowLastColumn="0" w:lastRowFirstColumn="0" w:lastRowLastColumn="0"/>
            </w:pPr>
            <w:r>
              <w:t>NULL</w:t>
            </w:r>
          </w:p>
        </w:tc>
      </w:tr>
      <w:tr w:rsidR="00DA21AF" w14:paraId="5B72E046" w14:textId="38B4AB05"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1D55D9D" w14:textId="1BFA146C" w:rsidR="00DA21AF" w:rsidRPr="00013433" w:rsidRDefault="00071E0C" w:rsidP="0084349D">
            <w:pPr>
              <w:pStyle w:val="NoSpacing"/>
            </w:pPr>
            <w:r>
              <w:t>4</w:t>
            </w:r>
          </w:p>
        </w:tc>
        <w:tc>
          <w:tcPr>
            <w:tcW w:w="3786" w:type="dxa"/>
          </w:tcPr>
          <w:p w14:paraId="57754AB4" w14:textId="25AA06B0" w:rsidR="00DA21AF" w:rsidRPr="00FE3B3B"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p>
        </w:tc>
        <w:tc>
          <w:tcPr>
            <w:tcW w:w="4203" w:type="dxa"/>
          </w:tcPr>
          <w:p w14:paraId="49BFBAED" w14:textId="5BC1E680" w:rsidR="00DA21AF" w:rsidRPr="002F0D32" w:rsidRDefault="00DA21AF" w:rsidP="0084349D">
            <w:pPr>
              <w:pStyle w:val="NoSpacing"/>
              <w:cnfStyle w:val="000000010000" w:firstRow="0" w:lastRow="0" w:firstColumn="0" w:lastColumn="0" w:oddVBand="0" w:evenVBand="0" w:oddHBand="0" w:evenHBand="1" w:firstRowFirstColumn="0" w:firstRowLastColumn="0" w:lastRowFirstColumn="0" w:lastRowLastColumn="0"/>
            </w:pPr>
            <w:r>
              <w:t>[</w:t>
            </w:r>
            <w:r w:rsidRPr="0005203D">
              <w:rPr>
                <w:i/>
                <w:iCs/>
                <w:u w:val="single"/>
              </w:rPr>
              <w:t>MoveInDate</w:t>
            </w:r>
            <w:r>
              <w:t xml:space="preserve"> + 1 day]</w:t>
            </w:r>
          </w:p>
        </w:tc>
      </w:tr>
      <w:tr w:rsidR="004049C6" w14:paraId="71BB91BE"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CF33D7E" w14:textId="2D7CCB5A" w:rsidR="004049C6" w:rsidRPr="00013433" w:rsidRDefault="00071E0C" w:rsidP="004049C6">
            <w:pPr>
              <w:pStyle w:val="NoSpacing"/>
            </w:pPr>
            <w:r>
              <w:rPr>
                <w:bCs w:val="0"/>
              </w:rPr>
              <w:t>5</w:t>
            </w:r>
          </w:p>
        </w:tc>
        <w:tc>
          <w:tcPr>
            <w:tcW w:w="3786" w:type="dxa"/>
          </w:tcPr>
          <w:p w14:paraId="21C3B47C" w14:textId="6E6C1EC9" w:rsidR="004049C6" w:rsidRDefault="004049C6" w:rsidP="004049C6">
            <w:pPr>
              <w:pStyle w:val="NoSpacing"/>
              <w:cnfStyle w:val="000000100000" w:firstRow="0" w:lastRow="0" w:firstColumn="0" w:lastColumn="0" w:oddVBand="0" w:evenVBand="0" w:oddHBand="1" w:evenHBand="0" w:firstRowFirstColumn="0" w:firstRowLastColumn="0" w:lastRowFirstColumn="0" w:lastRowLastColumn="0"/>
              <w:rPr>
                <w:bCs/>
              </w:rPr>
            </w:pPr>
            <w:r>
              <w:rPr>
                <w:bCs/>
                <w:i/>
                <w:iCs/>
              </w:rPr>
              <w:t xml:space="preserve">OperatingEndDate </w:t>
            </w:r>
            <w:r>
              <w:rPr>
                <w:bCs/>
              </w:rPr>
              <w:t xml:space="preserve">and/or </w:t>
            </w:r>
            <w:r w:rsidRPr="00446AFE">
              <w:rPr>
                <w:b/>
              </w:rPr>
              <w:t>HMISEnd</w:t>
            </w:r>
            <w:r>
              <w:rPr>
                <w:bCs/>
                <w:i/>
                <w:iCs/>
              </w:rPr>
              <w:t xml:space="preserve"> &lt;= </w:t>
            </w:r>
            <w:r w:rsidRPr="006E2919">
              <w:rPr>
                <w:bCs/>
                <w:u w:val="single"/>
              </w:rPr>
              <w:t>ReportEnd</w:t>
            </w:r>
            <w:r w:rsidR="00154AD1" w:rsidRPr="00264816">
              <w:rPr>
                <w:bCs/>
              </w:rPr>
              <w:t>;</w:t>
            </w:r>
            <w:r>
              <w:rPr>
                <w:bCs/>
              </w:rPr>
              <w:t xml:space="preserve"> and</w:t>
            </w:r>
          </w:p>
          <w:p w14:paraId="5D29B026" w14:textId="13C0AABE" w:rsidR="004049C6" w:rsidRPr="008335C0" w:rsidDel="00077F25" w:rsidRDefault="004049C6" w:rsidP="004049C6">
            <w:pPr>
              <w:pStyle w:val="NoSpacing"/>
              <w:cnfStyle w:val="000000100000" w:firstRow="0" w:lastRow="0" w:firstColumn="0" w:lastColumn="0" w:oddVBand="0" w:evenVBand="0" w:oddHBand="1" w:evenHBand="0" w:firstRowFirstColumn="0" w:firstRowLastColumn="0" w:lastRowFirstColumn="0" w:lastRowLastColumn="0"/>
              <w:rPr>
                <w:b/>
              </w:rPr>
            </w:pPr>
            <w:r w:rsidRPr="006E2919">
              <w:rPr>
                <w:bCs/>
                <w:i/>
                <w:iCs/>
              </w:rPr>
              <w:t>ExitDate</w:t>
            </w:r>
            <w:r>
              <w:rPr>
                <w:bCs/>
                <w:i/>
                <w:iCs/>
              </w:rPr>
              <w:t xml:space="preserve"> </w:t>
            </w:r>
            <w:r>
              <w:rPr>
                <w:bCs/>
              </w:rPr>
              <w:t xml:space="preserve">is null or </w:t>
            </w:r>
            <w:r w:rsidRPr="00013433">
              <w:rPr>
                <w:bCs/>
                <w:i/>
                <w:iCs/>
              </w:rPr>
              <w:t>ExitDate</w:t>
            </w:r>
            <w:r>
              <w:rPr>
                <w:bCs/>
                <w:i/>
                <w:iCs/>
              </w:rPr>
              <w:t xml:space="preserve"> &gt;</w:t>
            </w:r>
            <w:r>
              <w:rPr>
                <w:bCs/>
              </w:rPr>
              <w:t xml:space="preserve"> (the earlie</w:t>
            </w:r>
            <w:r w:rsidR="00154AD1">
              <w:rPr>
                <w:bCs/>
              </w:rPr>
              <w:t>r</w:t>
            </w:r>
            <w:r>
              <w:rPr>
                <w:bCs/>
              </w:rPr>
              <w:t xml:space="preserve"> of </w:t>
            </w:r>
            <w:r w:rsidRPr="00264816">
              <w:rPr>
                <w:b/>
              </w:rPr>
              <w:t>HMISEnd</w:t>
            </w:r>
            <w:r>
              <w:rPr>
                <w:bCs/>
              </w:rPr>
              <w:t>/</w:t>
            </w:r>
            <w:r w:rsidRPr="00264816">
              <w:rPr>
                <w:bCs/>
                <w:i/>
                <w:iCs/>
              </w:rPr>
              <w:t>OperatingEndDate</w:t>
            </w:r>
            <w:r>
              <w:rPr>
                <w:bCs/>
              </w:rPr>
              <w:t xml:space="preserve">) </w:t>
            </w:r>
          </w:p>
        </w:tc>
        <w:tc>
          <w:tcPr>
            <w:tcW w:w="4203" w:type="dxa"/>
          </w:tcPr>
          <w:p w14:paraId="23579353" w14:textId="4AFE8175" w:rsidR="004049C6" w:rsidDel="0079478A" w:rsidRDefault="004049C6" w:rsidP="004049C6">
            <w:pPr>
              <w:pStyle w:val="NoSpacing"/>
              <w:cnfStyle w:val="000000100000" w:firstRow="0" w:lastRow="0" w:firstColumn="0" w:lastColumn="0" w:oddVBand="0" w:evenVBand="0" w:oddHBand="1" w:evenHBand="0" w:firstRowFirstColumn="0" w:firstRowLastColumn="0" w:lastRowFirstColumn="0" w:lastRowLastColumn="0"/>
            </w:pPr>
            <w:r w:rsidRPr="00446AFE">
              <w:rPr>
                <w:bCs/>
              </w:rPr>
              <w:t>The earlie</w:t>
            </w:r>
            <w:r>
              <w:rPr>
                <w:bCs/>
              </w:rPr>
              <w:t>r</w:t>
            </w:r>
            <w:r w:rsidRPr="00446AFE">
              <w:rPr>
                <w:bCs/>
              </w:rPr>
              <w:t xml:space="preserve"> of </w:t>
            </w:r>
            <w:r w:rsidRPr="00446AFE">
              <w:rPr>
                <w:bCs/>
                <w:i/>
                <w:iCs/>
              </w:rPr>
              <w:t>OperatingEndDate</w:t>
            </w:r>
            <w:r w:rsidRPr="00446AFE">
              <w:rPr>
                <w:bCs/>
              </w:rPr>
              <w:t>/</w:t>
            </w:r>
            <w:r>
              <w:rPr>
                <w:b/>
              </w:rPr>
              <w:t>HMISEnd</w:t>
            </w:r>
          </w:p>
        </w:tc>
      </w:tr>
      <w:tr w:rsidR="004049C6" w14:paraId="0A6D4798"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077F300" w14:textId="65F559E4" w:rsidR="004049C6" w:rsidRDefault="00071E0C" w:rsidP="004049C6">
            <w:pPr>
              <w:pStyle w:val="NoSpacing"/>
              <w:rPr>
                <w:bCs w:val="0"/>
              </w:rPr>
            </w:pPr>
            <w:r>
              <w:rPr>
                <w:bCs w:val="0"/>
              </w:rPr>
              <w:t>6</w:t>
            </w:r>
          </w:p>
        </w:tc>
        <w:tc>
          <w:tcPr>
            <w:tcW w:w="3786" w:type="dxa"/>
          </w:tcPr>
          <w:p w14:paraId="411FF4F2" w14:textId="6EFD4C26" w:rsidR="004049C6" w:rsidRPr="00245F80" w:rsidRDefault="00822F6A" w:rsidP="004049C6">
            <w:pPr>
              <w:pStyle w:val="NoSpacing"/>
              <w:cnfStyle w:val="000000010000" w:firstRow="0" w:lastRow="0" w:firstColumn="0" w:lastColumn="0" w:oddVBand="0" w:evenVBand="0" w:oddHBand="0" w:evenHBand="1" w:firstRowFirstColumn="0" w:firstRowLastColumn="0" w:lastRowFirstColumn="0" w:lastRowLastColumn="0"/>
            </w:pPr>
            <w:r>
              <w:t>(other)</w:t>
            </w:r>
          </w:p>
        </w:tc>
        <w:tc>
          <w:tcPr>
            <w:tcW w:w="4203" w:type="dxa"/>
          </w:tcPr>
          <w:p w14:paraId="0204BA57" w14:textId="52582F1E" w:rsidR="004049C6" w:rsidRPr="00B013F3" w:rsidRDefault="006D2EA5" w:rsidP="004049C6">
            <w:pPr>
              <w:pStyle w:val="NoSpacing"/>
              <w:cnfStyle w:val="000000010000" w:firstRow="0" w:lastRow="0" w:firstColumn="0" w:lastColumn="0" w:oddVBand="0" w:evenVBand="0" w:oddHBand="0" w:evenHBand="1" w:firstRowFirstColumn="0" w:firstRowLastColumn="0" w:lastRowFirstColumn="0" w:lastRowLastColumn="0"/>
              <w:rPr>
                <w:i/>
                <w:iCs/>
              </w:rPr>
            </w:pPr>
            <w:r>
              <w:rPr>
                <w:i/>
                <w:iCs/>
              </w:rPr>
              <w:t>ExitDate</w:t>
            </w:r>
          </w:p>
        </w:tc>
      </w:tr>
    </w:tbl>
    <w:p w14:paraId="0DE01EF3" w14:textId="525FFC1E" w:rsidR="003E6C23" w:rsidRPr="006A3016" w:rsidRDefault="003E6C23" w:rsidP="003E6C23">
      <w:pPr>
        <w:pStyle w:val="Heading4"/>
      </w:pPr>
      <w:bookmarkStart w:id="300" w:name="_ExitDest"/>
      <w:bookmarkEnd w:id="300"/>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 xml:space="preserve">destination is always </w:t>
      </w:r>
      <w:r w:rsidR="00712362">
        <w:lastRenderedPageBreak/>
        <w:t>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791BDC">
      <w:pPr>
        <w:pStyle w:val="ListParagraph"/>
        <w:numPr>
          <w:ilvl w:val="0"/>
          <w:numId w:val="110"/>
        </w:numPr>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791BDC">
      <w:pPr>
        <w:pStyle w:val="ListParagraph"/>
        <w:numPr>
          <w:ilvl w:val="0"/>
          <w:numId w:val="110"/>
        </w:numPr>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791BDC">
      <w:pPr>
        <w:pStyle w:val="ListParagraph"/>
        <w:numPr>
          <w:ilvl w:val="0"/>
          <w:numId w:val="110"/>
        </w:numPr>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791BDC">
      <w:pPr>
        <w:pStyle w:val="ListParagraph"/>
        <w:numPr>
          <w:ilvl w:val="0"/>
          <w:numId w:val="110"/>
        </w:numPr>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791BDC">
      <w:pPr>
        <w:pStyle w:val="ListParagraph"/>
        <w:numPr>
          <w:ilvl w:val="0"/>
          <w:numId w:val="110"/>
        </w:numPr>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E462732" w:rsidR="00BB24A9" w:rsidRDefault="00125121" w:rsidP="00791BDC">
      <w:pPr>
        <w:pStyle w:val="ListParagraph"/>
        <w:numPr>
          <w:ilvl w:val="0"/>
          <w:numId w:val="110"/>
        </w:numPr>
        <w:rPr>
          <w:i/>
          <w:iCs/>
        </w:rPr>
      </w:pPr>
      <w:r>
        <w:t xml:space="preserve">Otherwise, set </w:t>
      </w:r>
      <w:r w:rsidRPr="001C68F4">
        <w:rPr>
          <w:b/>
          <w:bCs/>
        </w:rPr>
        <w:t>ExitDest</w:t>
      </w:r>
      <w:r>
        <w:t xml:space="preserve"> to hmis_Exit.</w:t>
      </w:r>
      <w:r w:rsidRPr="001C68F4">
        <w:rPr>
          <w:i/>
          <w:iCs/>
        </w:rPr>
        <w:t>Destination</w:t>
      </w:r>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791BDC">
      <w:pPr>
        <w:pStyle w:val="Heading2"/>
      </w:pPr>
      <w:bookmarkStart w:id="301" w:name="_Toc140489794"/>
      <w:bookmarkStart w:id="302" w:name="_HMIS_Data_Requirements"/>
      <w:bookmarkStart w:id="303" w:name="_Toc37849749"/>
      <w:bookmarkStart w:id="304" w:name="_Toc204850595"/>
      <w:bookmarkEnd w:id="301"/>
      <w:bookmarkEnd w:id="302"/>
      <w:r>
        <w:t>HMIS Client Enrollments</w:t>
      </w:r>
      <w:r w:rsidR="00B054F4">
        <w:t xml:space="preserve"> (tlsa_Enrollment)</w:t>
      </w:r>
      <w:bookmarkEnd w:id="303"/>
      <w:bookmarkEnd w:id="30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lastRenderedPageBreak/>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lastRenderedPageBreak/>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9C7ED4" w14:paraId="32509FB2" w14:textId="77777777" w:rsidTr="10B9F996">
        <w:trPr>
          <w:cantSplit/>
          <w:trHeight w:val="216"/>
        </w:trPr>
        <w:tc>
          <w:tcPr>
            <w:tcW w:w="2335" w:type="dxa"/>
          </w:tcPr>
          <w:p w14:paraId="7F60CD28" w14:textId="5CA7FC4C" w:rsidR="009C7ED4" w:rsidRPr="009E23F8" w:rsidRDefault="009C7ED4" w:rsidP="009C7ED4">
            <w:pPr>
              <w:pStyle w:val="NoSpacing"/>
              <w:rPr>
                <w:bCs/>
              </w:rPr>
            </w:pPr>
            <w:ins w:id="305" w:author="Molly C McEvilley" w:date="2025-07-20T21:29:00Z" w16du:dateUtc="2025-07-21T01:29:00Z">
              <w:r>
                <w:rPr>
                  <w:bCs/>
                </w:rPr>
                <w:t>AIR</w:t>
              </w:r>
            </w:ins>
            <w:del w:id="306" w:author="Molly C McEvilley" w:date="2025-07-20T21:29:00Z" w16du:dateUtc="2025-07-21T01:29:00Z">
              <w:r w:rsidDel="0092540F">
                <w:rPr>
                  <w:bCs/>
                </w:rPr>
                <w:delText>AHAR</w:delText>
              </w:r>
            </w:del>
          </w:p>
        </w:tc>
        <w:tc>
          <w:tcPr>
            <w:tcW w:w="7020" w:type="dxa"/>
          </w:tcPr>
          <w:p w14:paraId="3FAB866B" w14:textId="6855F809" w:rsidR="009C7ED4" w:rsidRDefault="009C7ED4" w:rsidP="009C7ED4">
            <w:pPr>
              <w:pStyle w:val="NoSpacing"/>
            </w:pPr>
            <w:ins w:id="307" w:author="Molly C McEvilley" w:date="2025-07-20T21:29:00Z" w16du:dateUtc="2025-07-21T01:29:00Z">
              <w:r>
                <w:t>Active in residence - identifies the subset of active enrollments with at least one bed night in the report period</w:t>
              </w:r>
            </w:ins>
            <w:del w:id="308" w:author="Molly C McEvilley" w:date="2025-07-20T21:29:00Z" w16du:dateUtc="2025-07-21T01:29:00Z">
              <w:r w:rsidDel="0092540F">
                <w:delText>Identifies the subset of active enrollments that meet the criteria for inclusion in AHAR reporting / have at least one bed night in the report period</w:delText>
              </w:r>
            </w:del>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7FEE80B5" w:rsidR="008D7426" w:rsidRDefault="444CD1D6" w:rsidP="008D7426">
            <w:pPr>
              <w:pStyle w:val="NoSpacing"/>
            </w:pPr>
            <w:r>
              <w:t xml:space="preserve">Identifies the subset of </w:t>
            </w:r>
            <w:del w:id="309" w:author="Molly C McEvilley" w:date="2025-07-20T21:30:00Z" w16du:dateUtc="2025-07-21T01:30:00Z">
              <w:r w:rsidDel="009C7ED4">
                <w:delText>AHAR</w:delText>
              </w:r>
            </w:del>
            <w:ins w:id="310" w:author="Molly C McEvilley" w:date="2025-07-20T21:30:00Z" w16du:dateUtc="2025-07-21T01:30:00Z">
              <w:r w:rsidR="009C7ED4">
                <w:t>AIR</w:t>
              </w:r>
            </w:ins>
            <w:r>
              <w:t xml:space="preserve">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5E2E2253" w:rsidR="008D7426" w:rsidRDefault="444CD1D6" w:rsidP="008D7426">
            <w:pPr>
              <w:pStyle w:val="NoSpacing"/>
            </w:pPr>
            <w:r>
              <w:t xml:space="preserve">Identifies the subset of </w:t>
            </w:r>
            <w:del w:id="311" w:author="Molly C McEvilley" w:date="2025-07-20T21:30:00Z" w16du:dateUtc="2025-07-21T01:30:00Z">
              <w:r w:rsidDel="009C7ED4">
                <w:delText>AHAR</w:delText>
              </w:r>
            </w:del>
            <w:ins w:id="312" w:author="Molly C McEvilley" w:date="2025-07-20T21:30:00Z" w16du:dateUtc="2025-07-21T01:30:00Z">
              <w:r w:rsidR="009C7ED4">
                <w:t>AIR</w:t>
              </w:r>
            </w:ins>
            <w:r>
              <w:t xml:space="preserve">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65A4F729" w:rsidR="008D7426" w:rsidRDefault="444CD1D6" w:rsidP="008D7426">
            <w:pPr>
              <w:pStyle w:val="NoSpacing"/>
            </w:pPr>
            <w:r>
              <w:t xml:space="preserve">Identifies the subset of </w:t>
            </w:r>
            <w:del w:id="313" w:author="Molly C McEvilley" w:date="2025-07-20T21:30:00Z" w16du:dateUtc="2025-07-21T01:30:00Z">
              <w:r w:rsidDel="009C7ED4">
                <w:delText>AHAR</w:delText>
              </w:r>
            </w:del>
            <w:ins w:id="314" w:author="Molly C McEvilley" w:date="2025-07-20T21:30:00Z" w16du:dateUtc="2025-07-21T01:30:00Z">
              <w:r w:rsidR="009C7ED4">
                <w:t>AIR</w:t>
              </w:r>
            </w:ins>
            <w:r>
              <w:t xml:space="preserve">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0289B4D5" w:rsidR="008D7426" w:rsidRDefault="444CD1D6" w:rsidP="008D7426">
            <w:pPr>
              <w:pStyle w:val="NoSpacing"/>
            </w:pPr>
            <w:r>
              <w:t xml:space="preserve">Identifies the subset of </w:t>
            </w:r>
            <w:del w:id="315" w:author="Molly C McEvilley" w:date="2025-07-20T21:30:00Z" w16du:dateUtc="2025-07-21T01:30:00Z">
              <w:r w:rsidDel="009C7ED4">
                <w:delText>AHAR</w:delText>
              </w:r>
            </w:del>
            <w:ins w:id="316" w:author="Molly C McEvilley" w:date="2025-07-20T21:30:00Z" w16du:dateUtc="2025-07-21T01:30:00Z">
              <w:r w:rsidR="009C7ED4">
                <w:t>AIR</w:t>
              </w:r>
            </w:ins>
            <w:r>
              <w:t xml:space="preserve">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91BDC">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91BDC">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91BDC">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91BDC">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645AB1FB" w:rsidR="00C3527B" w:rsidRPr="008705FF" w:rsidRDefault="00C3527B" w:rsidP="00791BDC">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91BDC">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91BDC">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91BDC">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91BDC">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91BDC">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91BDC">
      <w:pPr>
        <w:pStyle w:val="ListParagraph"/>
        <w:numPr>
          <w:ilvl w:val="1"/>
          <w:numId w:val="27"/>
        </w:numPr>
      </w:pPr>
      <w:r>
        <w:t>On or after tlsa_HHID.</w:t>
      </w:r>
      <w:r>
        <w:rPr>
          <w:b/>
          <w:bCs/>
        </w:rPr>
        <w:t>EntryDate</w:t>
      </w:r>
      <w:r>
        <w:t>; and</w:t>
      </w:r>
    </w:p>
    <w:p w14:paraId="3EC43047" w14:textId="51F36176" w:rsidR="002A3D6C" w:rsidRPr="00982618" w:rsidRDefault="002A3D6C" w:rsidP="00791BDC">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91BDC">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91BDC">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lastRenderedPageBreak/>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91BDC">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91BDC">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91BDC">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91BDC">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91BDC">
      <w:pPr>
        <w:pStyle w:val="ListParagraph"/>
        <w:numPr>
          <w:ilvl w:val="0"/>
          <w:numId w:val="73"/>
        </w:numPr>
      </w:pPr>
      <w:r>
        <w:t>tlsa_HHID.</w:t>
      </w:r>
      <w:r w:rsidRPr="009F5967">
        <w:rPr>
          <w:b/>
          <w:bCs/>
        </w:rPr>
        <w:t>ExitDate</w:t>
      </w:r>
      <w:r>
        <w:t xml:space="preserve"> is NULL; and</w:t>
      </w:r>
    </w:p>
    <w:p w14:paraId="18ACFD12" w14:textId="7FB06922" w:rsidR="00D3743B" w:rsidRDefault="00D3743B" w:rsidP="00791BDC">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91BDC">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91BDC">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91BDC">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791BDC">
      <w:pPr>
        <w:pStyle w:val="Heading2"/>
      </w:pPr>
      <w:bookmarkStart w:id="317" w:name="_Toc31197113"/>
      <w:bookmarkStart w:id="318" w:name="_Toc31197114"/>
      <w:bookmarkStart w:id="319" w:name="_Toc31197115"/>
      <w:bookmarkStart w:id="320" w:name="_Toc31197116"/>
      <w:bookmarkStart w:id="321" w:name="_Toc31197117"/>
      <w:bookmarkStart w:id="322" w:name="_Toc31197118"/>
      <w:bookmarkStart w:id="323" w:name="_Toc29188000"/>
      <w:bookmarkStart w:id="324" w:name="_Toc31197119"/>
      <w:bookmarkStart w:id="325" w:name="_Enrollment_Ages_(tlsa_Enrollment)"/>
      <w:bookmarkStart w:id="326" w:name="_Toc37849750"/>
      <w:bookmarkStart w:id="327" w:name="_Toc204850596"/>
      <w:bookmarkStart w:id="328" w:name="_Toc499543982"/>
      <w:bookmarkEnd w:id="317"/>
      <w:bookmarkEnd w:id="318"/>
      <w:bookmarkEnd w:id="319"/>
      <w:bookmarkEnd w:id="320"/>
      <w:bookmarkEnd w:id="321"/>
      <w:bookmarkEnd w:id="322"/>
      <w:bookmarkEnd w:id="323"/>
      <w:bookmarkEnd w:id="324"/>
      <w:bookmarkEnd w:id="325"/>
      <w:r>
        <w:t>Enrollment Ages</w:t>
      </w:r>
      <w:r w:rsidR="00E14928">
        <w:t xml:space="preserve"> (tlsa_Enrollment)</w:t>
      </w:r>
      <w:bookmarkEnd w:id="326"/>
      <w:bookmarkEnd w:id="32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791BDC">
      <w:pPr>
        <w:pStyle w:val="ListParagraph"/>
        <w:numPr>
          <w:ilvl w:val="1"/>
          <w:numId w:val="112"/>
        </w:numPr>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791BDC">
      <w:pPr>
        <w:pStyle w:val="ListParagraph"/>
        <w:numPr>
          <w:ilvl w:val="1"/>
          <w:numId w:val="112"/>
        </w:numPr>
      </w:pPr>
      <w:r w:rsidRPr="49FCFE86">
        <w:rPr>
          <w:i/>
          <w:iCs/>
        </w:rPr>
        <w:t>DOB</w:t>
      </w:r>
      <w:r>
        <w:t xml:space="preserve"> is missing or set to a system default; </w:t>
      </w:r>
    </w:p>
    <w:p w14:paraId="2A797A70" w14:textId="77777777" w:rsidR="00E14928" w:rsidRPr="00A6067F" w:rsidRDefault="00E14928" w:rsidP="00791BDC">
      <w:pPr>
        <w:pStyle w:val="ListParagraph"/>
        <w:numPr>
          <w:ilvl w:val="1"/>
          <w:numId w:val="112"/>
        </w:numPr>
      </w:pPr>
      <w:r>
        <w:t xml:space="preserve">The calculation would result in an age over 105 years old; </w:t>
      </w:r>
    </w:p>
    <w:p w14:paraId="115AE493" w14:textId="77777777" w:rsidR="00E14928" w:rsidRPr="00A6067F" w:rsidRDefault="00E14928" w:rsidP="00791BDC">
      <w:pPr>
        <w:pStyle w:val="ListParagraph"/>
        <w:numPr>
          <w:ilvl w:val="1"/>
          <w:numId w:val="112"/>
        </w:numPr>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791BDC">
      <w:pPr>
        <w:pStyle w:val="ListParagraph"/>
        <w:numPr>
          <w:ilvl w:val="1"/>
          <w:numId w:val="112"/>
        </w:numPr>
      </w:pPr>
      <w:r w:rsidRPr="49FCFE86">
        <w:t xml:space="preserve">RelationshipToHoH </w:t>
      </w:r>
      <w:r>
        <w:t xml:space="preserve">= 1 and </w:t>
      </w:r>
      <w:r w:rsidRPr="49FCFE86">
        <w:t>DOB</w:t>
      </w:r>
      <w:r>
        <w:t xml:space="preserve"> = </w:t>
      </w:r>
      <w:r w:rsidRPr="49FCFE86">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066ADE1A" w:rsidR="00E14928" w:rsidRPr="00577A54" w:rsidRDefault="009F1B44" w:rsidP="0084349D">
            <w:pPr>
              <w:pStyle w:val="NoSpacing"/>
            </w:pPr>
            <w:r>
              <w:t>6</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4CD73ED8" w:rsidR="00E14928" w:rsidRPr="00577A54" w:rsidRDefault="009F1B44" w:rsidP="0084349D">
            <w:pPr>
              <w:pStyle w:val="NoSpacing"/>
            </w:pPr>
            <w:r>
              <w:t>7</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892D588" w:rsidR="00E14928" w:rsidRPr="00577A54" w:rsidRDefault="009F1B44" w:rsidP="0084349D">
            <w:pPr>
              <w:pStyle w:val="NoSpacing"/>
            </w:pPr>
            <w:r>
              <w:t>8</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3416C648" w:rsidR="00E14928" w:rsidRPr="00577A54" w:rsidRDefault="009F1B44" w:rsidP="0084349D">
            <w:pPr>
              <w:pStyle w:val="NoSpacing"/>
            </w:pPr>
            <w:r>
              <w:t>9</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8C18601" w:rsidR="00E14928" w:rsidRPr="00577A54" w:rsidRDefault="009F1B44" w:rsidP="0084349D">
            <w:pPr>
              <w:pStyle w:val="NoSpacing"/>
            </w:pPr>
            <w:r>
              <w:t>10</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33ECA00" w:rsidR="00E14928" w:rsidRPr="00577A54" w:rsidRDefault="009F1B44" w:rsidP="0084349D">
            <w:pPr>
              <w:pStyle w:val="NoSpacing"/>
            </w:pPr>
            <w:r>
              <w:t>11</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AD84294" w:rsidR="00E14928" w:rsidRPr="00577A54" w:rsidRDefault="009F1B44" w:rsidP="0084349D">
            <w:pPr>
              <w:pStyle w:val="NoSpacing"/>
            </w:pPr>
            <w:r>
              <w:t>12</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557F2D23" w:rsidR="00E14928" w:rsidRPr="00577A54" w:rsidRDefault="00584749" w:rsidP="0084349D">
            <w:pPr>
              <w:pStyle w:val="NoSpacing"/>
            </w:pPr>
            <w:r>
              <w:lastRenderedPageBreak/>
              <w:t>13</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0AF37DD8" w:rsidR="00E14928" w:rsidRPr="00577A54" w:rsidRDefault="00584749" w:rsidP="0084349D">
            <w:pPr>
              <w:pStyle w:val="NoSpacing"/>
            </w:pPr>
            <w:r>
              <w:t>14</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3A2F910D" w:rsidR="00E14928" w:rsidRPr="00577A54" w:rsidRDefault="00584749" w:rsidP="0084349D">
            <w:pPr>
              <w:pStyle w:val="NoSpacing"/>
            </w:pPr>
            <w:r>
              <w:t>15</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4DDC616F" w:rsidR="00E14928" w:rsidRPr="00577A54" w:rsidRDefault="00584749" w:rsidP="0084349D">
            <w:pPr>
              <w:pStyle w:val="NoSpacing"/>
            </w:pPr>
            <w:r>
              <w:t>16</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1A92C4A1" w:rsidR="00E14928" w:rsidRPr="00577A54" w:rsidRDefault="00E14928" w:rsidP="0084349D">
            <w:pPr>
              <w:pStyle w:val="NoSpacing"/>
            </w:pPr>
            <w:r w:rsidRPr="00577A54">
              <w:t>1</w:t>
            </w:r>
            <w:r w:rsidR="00584749">
              <w:t>7</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0B8E1E25" w:rsidR="000C38C1" w:rsidRPr="00577A54" w:rsidRDefault="00C52536" w:rsidP="000C38C1">
            <w:pPr>
              <w:pStyle w:val="NoSpacing"/>
            </w:pPr>
            <w:r>
              <w:t>6</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6273A1F" w:rsidR="000C38C1" w:rsidRPr="00577A54" w:rsidRDefault="00C52536" w:rsidP="000C38C1">
            <w:pPr>
              <w:pStyle w:val="NoSpacing"/>
            </w:pPr>
            <w:r>
              <w:t>7</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09ED9873" w:rsidR="000C38C1" w:rsidRPr="00577A54" w:rsidRDefault="00C52536" w:rsidP="000C38C1">
            <w:pPr>
              <w:pStyle w:val="NoSpacing"/>
            </w:pPr>
            <w:r>
              <w:t>8</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7AFE1771" w:rsidR="000C38C1" w:rsidRPr="00577A54" w:rsidRDefault="00C52536" w:rsidP="000C38C1">
            <w:pPr>
              <w:pStyle w:val="NoSpacing"/>
            </w:pPr>
            <w:r>
              <w:t>9</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00D63594" w:rsidR="000C38C1" w:rsidRPr="00577A54" w:rsidRDefault="00C52536" w:rsidP="000C38C1">
            <w:pPr>
              <w:pStyle w:val="NoSpacing"/>
            </w:pPr>
            <w:r>
              <w:t>10</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34D2150E" w:rsidR="000C38C1" w:rsidRPr="00577A54" w:rsidRDefault="000C38C1" w:rsidP="000C38C1">
            <w:pPr>
              <w:pStyle w:val="NoSpacing"/>
            </w:pPr>
            <w:r w:rsidRPr="00577A54">
              <w:t>1</w:t>
            </w:r>
            <w:r w:rsidR="00C52536">
              <w:t>1</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7A7E8CF4" w:rsidR="000C38C1" w:rsidRPr="00577A54" w:rsidRDefault="000C38C1" w:rsidP="000C38C1">
            <w:pPr>
              <w:pStyle w:val="NoSpacing"/>
            </w:pPr>
            <w:r w:rsidRPr="00577A54">
              <w:t>1</w:t>
            </w:r>
            <w:r w:rsidR="00C52536">
              <w:t>2</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3F2744C" w:rsidR="000C38C1" w:rsidRPr="00577A54" w:rsidRDefault="000C38C1" w:rsidP="000C38C1">
            <w:pPr>
              <w:pStyle w:val="NoSpacing"/>
            </w:pPr>
            <w:r w:rsidRPr="00577A54">
              <w:t>1</w:t>
            </w:r>
            <w:r w:rsidR="00C52536">
              <w:t>3</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67646F62" w:rsidR="000C38C1" w:rsidRPr="00577A54" w:rsidRDefault="000C38C1" w:rsidP="000C38C1">
            <w:pPr>
              <w:pStyle w:val="NoSpacing"/>
            </w:pPr>
            <w:r w:rsidRPr="00577A54">
              <w:t>1</w:t>
            </w:r>
            <w:r w:rsidR="00C52536">
              <w:t>4</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1311F266" w:rsidR="000C38C1" w:rsidRPr="00577A54" w:rsidRDefault="00EA1A74" w:rsidP="00F93C8F">
            <w:pPr>
              <w:pStyle w:val="NoSpacing"/>
            </w:pPr>
            <w:r>
              <w:t>6</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328CE6D5" w:rsidR="000C38C1" w:rsidRPr="00577A54" w:rsidRDefault="00EA1A74" w:rsidP="00F93C8F">
            <w:pPr>
              <w:pStyle w:val="NoSpacing"/>
            </w:pPr>
            <w:r>
              <w:lastRenderedPageBreak/>
              <w:t>7</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6280408F" w:rsidR="000C38C1" w:rsidRPr="00577A54" w:rsidRDefault="00EA1A74" w:rsidP="00F93C8F">
            <w:pPr>
              <w:pStyle w:val="NoSpacing"/>
            </w:pPr>
            <w:r>
              <w:t>8</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6D399D37" w:rsidR="000C38C1" w:rsidRPr="00577A54" w:rsidRDefault="00EA1A74" w:rsidP="00F93C8F">
            <w:pPr>
              <w:pStyle w:val="NoSpacing"/>
            </w:pPr>
            <w:r>
              <w:t>9</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56513D11" w:rsidR="000C38C1" w:rsidRPr="00577A54" w:rsidRDefault="00EA1A74" w:rsidP="00F93C8F">
            <w:pPr>
              <w:pStyle w:val="NoSpacing"/>
            </w:pPr>
            <w:r>
              <w:t>10</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05A09935" w:rsidR="000C38C1" w:rsidRPr="00577A54" w:rsidRDefault="000C38C1" w:rsidP="00F93C8F">
            <w:pPr>
              <w:pStyle w:val="NoSpacing"/>
            </w:pPr>
            <w:r w:rsidRPr="00577A54">
              <w:t>1</w:t>
            </w:r>
            <w:r w:rsidR="00EA1A74">
              <w:t>1</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D224C89" w:rsidR="000C38C1" w:rsidRPr="00577A54" w:rsidRDefault="000C38C1" w:rsidP="00F93C8F">
            <w:pPr>
              <w:pStyle w:val="NoSpacing"/>
            </w:pPr>
            <w:r w:rsidRPr="00577A54">
              <w:t>1</w:t>
            </w:r>
            <w:r w:rsidR="00EA1A74">
              <w:t>2</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7DF0C25" w:rsidR="000C38C1" w:rsidRPr="00577A54" w:rsidRDefault="000C38C1" w:rsidP="00F93C8F">
            <w:pPr>
              <w:pStyle w:val="NoSpacing"/>
            </w:pPr>
            <w:r w:rsidRPr="00577A54">
              <w:t>1</w:t>
            </w:r>
            <w:r w:rsidR="00EA1A74">
              <w:t>3</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32E1C255" w:rsidR="000C38C1" w:rsidRPr="00577A54" w:rsidRDefault="000C38C1" w:rsidP="00F93C8F">
            <w:pPr>
              <w:pStyle w:val="NoSpacing"/>
            </w:pPr>
            <w:r w:rsidRPr="00577A54">
              <w:t>1</w:t>
            </w:r>
            <w:r w:rsidR="00EA1A74">
              <w:t>4</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791BDC">
      <w:pPr>
        <w:pStyle w:val="Heading2"/>
      </w:pPr>
      <w:bookmarkStart w:id="329" w:name="_Household_Types_(tlsa_HHID)"/>
      <w:bookmarkStart w:id="330" w:name="_Toc37849751"/>
      <w:bookmarkStart w:id="331" w:name="_Toc204850597"/>
      <w:bookmarkEnd w:id="329"/>
      <w:r>
        <w:t>Household Types</w:t>
      </w:r>
      <w:r w:rsidR="00E14928">
        <w:t xml:space="preserve"> (tlsa_HHID)</w:t>
      </w:r>
      <w:bookmarkEnd w:id="330"/>
      <w:bookmarkEnd w:id="33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572A3B3B" w:rsidR="003011EF" w:rsidRDefault="00524A69" w:rsidP="003011EF">
      <w:r w:rsidRPr="00524A69">
        <w:rPr>
          <w:b/>
          <w:bCs/>
        </w:rPr>
        <w:t>ActiveHHType</w:t>
      </w:r>
      <w:r w:rsidR="003011EF">
        <w:t xml:space="preserve"> is set for all household enrollments</w:t>
      </w:r>
      <w:r>
        <w:t xml:space="preserve">, but it is not an indicator that the household meets all of the criteria for inclusion in the active cohort, which are described in section </w:t>
      </w:r>
      <w:r w:rsidR="003A0E17">
        <w:fldChar w:fldCharType="begin"/>
      </w:r>
      <w:r w:rsidR="003A0E17">
        <w:instrText>HYPERLINK \l "_Get_Active_HouseholdIDs_1"</w:instrText>
      </w:r>
      <w:r w:rsidR="003A0E17">
        <w:fldChar w:fldCharType="separate"/>
      </w:r>
      <w:r w:rsidR="003A0E17">
        <w:rPr>
          <w:rStyle w:val="Hyperlink"/>
        </w:rPr>
        <w:t xml:space="preserve">5.1 Get Active and </w:t>
      </w:r>
      <w:del w:id="332" w:author="Molly C McEvilley" w:date="2025-07-20T21:30:00Z" w16du:dateUtc="2025-07-21T01:30:00Z">
        <w:r w:rsidR="003A0E17" w:rsidDel="009C7ED4">
          <w:rPr>
            <w:rStyle w:val="Hyperlink"/>
          </w:rPr>
          <w:delText>AHAR</w:delText>
        </w:r>
      </w:del>
      <w:ins w:id="333" w:author="Molly C McEvilley" w:date="2025-07-20T21:30:00Z" w16du:dateUtc="2025-07-21T01:30:00Z">
        <w:r w:rsidR="009C7ED4">
          <w:rPr>
            <w:rStyle w:val="Hyperlink"/>
          </w:rPr>
          <w:t>AIR</w:t>
        </w:r>
      </w:ins>
      <w:r w:rsidR="003A0E17">
        <w:rPr>
          <w:rStyle w:val="Hyperlink"/>
        </w:rPr>
        <w:t xml:space="preserve"> HouseholdIDs</w:t>
      </w:r>
      <w:r w:rsidR="003A0E17">
        <w:fldChar w:fldCharType="end"/>
      </w:r>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FBB0252" w:rsidR="0017366E" w:rsidRPr="00093249" w:rsidRDefault="00BF056E" w:rsidP="00A02490">
      <w:pPr>
        <w:pStyle w:val="ListParagraph"/>
        <w:numPr>
          <w:ilvl w:val="0"/>
          <w:numId w:val="100"/>
        </w:numPr>
        <w:rPr>
          <w:rFonts w:cs="Open Sans"/>
          <w:sz w:val="26"/>
          <w:szCs w:val="32"/>
        </w:rPr>
      </w:pPr>
      <w:r>
        <w:t xml:space="preserve">tlsa_Enrollment.EntryDate </w:t>
      </w:r>
      <w:r w:rsidRPr="00093249">
        <w:t>&lt;</w:t>
      </w:r>
      <w:r>
        <w:t xml:space="preserve"> </w:t>
      </w:r>
      <w:r w:rsidR="00213852">
        <w:t>Cohort</w:t>
      </w:r>
      <w:r w:rsidR="00511538">
        <w:t>End</w:t>
      </w:r>
      <w:r w:rsidR="0017366E">
        <w:t>; and</w:t>
      </w:r>
    </w:p>
    <w:p w14:paraId="18A0248B" w14:textId="6557F7F1" w:rsidR="004E14E0" w:rsidRPr="00473440" w:rsidRDefault="0017366E" w:rsidP="00A02490">
      <w:pPr>
        <w:pStyle w:val="ListParagraph"/>
        <w:numPr>
          <w:ilvl w:val="0"/>
          <w:numId w:val="100"/>
        </w:numPr>
        <w:rPr>
          <w:rFonts w:cs="Open Sans"/>
          <w:b/>
          <w:sz w:val="26"/>
          <w:szCs w:val="32"/>
        </w:rPr>
      </w:pPr>
      <w:r>
        <w:t>tlsa_Enrollment.</w:t>
      </w:r>
      <w:r w:rsidR="006A7603" w:rsidRPr="00473440">
        <w:rPr>
          <w:b/>
          <w:bCs/>
        </w:rPr>
        <w:t>ExitDate</w:t>
      </w:r>
      <w:r w:rsidRPr="00473440">
        <w:rPr>
          <w:b/>
          <w:bCs/>
        </w:rPr>
        <w:t xml:space="preserve"> </w:t>
      </w:r>
      <w:r>
        <w:t xml:space="preserve">is null or </w:t>
      </w:r>
      <w:r w:rsidR="00F227C1">
        <w:t>tlsa_Enrollment.</w:t>
      </w:r>
      <w:r w:rsidR="00F227C1" w:rsidRPr="00473440">
        <w:rPr>
          <w:b/>
          <w:bCs/>
        </w:rPr>
        <w:t>ExitDate</w:t>
      </w:r>
      <w:r w:rsidR="00F227C1">
        <w:t xml:space="preserve"> &gt;= </w:t>
      </w:r>
      <w:r w:rsidR="00F227C1" w:rsidRPr="00473440">
        <w:rPr>
          <w:b/>
          <w:bCs/>
        </w:rPr>
        <w:t>CohortStart</w:t>
      </w:r>
    </w:p>
    <w:p w14:paraId="567B73D3" w14:textId="6E20B9B8" w:rsidR="009E5B16" w:rsidRPr="00645339" w:rsidRDefault="009E5B16" w:rsidP="00A02490">
      <w:pPr>
        <w:pStyle w:val="ListParagraph"/>
        <w:numPr>
          <w:ilvl w:val="0"/>
          <w:numId w:val="41"/>
        </w:numPr>
        <w:rPr>
          <w:rFonts w:cs="Open Sans"/>
          <w:sz w:val="26"/>
          <w:szCs w:val="32"/>
        </w:rPr>
      </w:pPr>
      <w:r>
        <w:br w:type="page"/>
      </w:r>
    </w:p>
    <w:p w14:paraId="75582FAC" w14:textId="2F65264F" w:rsidR="008E455B" w:rsidRPr="00C52062" w:rsidRDefault="0034621F" w:rsidP="00791BDC">
      <w:pPr>
        <w:pStyle w:val="Heading1"/>
      </w:pPr>
      <w:bookmarkStart w:id="334" w:name="_Toc37849752"/>
      <w:bookmarkStart w:id="335" w:name="_Toc204850598"/>
      <w:r>
        <w:lastRenderedPageBreak/>
        <w:t xml:space="preserve">HMIS Business Logic: </w:t>
      </w:r>
      <w:bookmarkStart w:id="336" w:name="_HDX_2.0_HMIS"/>
      <w:bookmarkStart w:id="337" w:name="_LSAReport.csv"/>
      <w:bookmarkStart w:id="338" w:name="_LSAPerson.csv"/>
      <w:bookmarkStart w:id="339" w:name="_LSAExit.csv"/>
      <w:bookmarkStart w:id="340" w:name="_HMIS_Business_Logic"/>
      <w:bookmarkEnd w:id="328"/>
      <w:bookmarkEnd w:id="336"/>
      <w:bookmarkEnd w:id="337"/>
      <w:bookmarkEnd w:id="338"/>
      <w:bookmarkEnd w:id="339"/>
      <w:bookmarkEnd w:id="340"/>
      <w:r w:rsidR="000365D7">
        <w:t>Project Descriptor Data for Export</w:t>
      </w:r>
      <w:bookmarkEnd w:id="334"/>
      <w:bookmarkEnd w:id="335"/>
    </w:p>
    <w:p w14:paraId="4C881045" w14:textId="11FF6F60" w:rsidR="004A469A" w:rsidRDefault="004A469A" w:rsidP="00791BDC">
      <w:pPr>
        <w:pStyle w:val="Heading2"/>
      </w:pPr>
      <w:bookmarkStart w:id="341" w:name="_Report_Metadata_for"/>
      <w:bookmarkStart w:id="342" w:name="_Get_Relevant_Project"/>
      <w:bookmarkStart w:id="343" w:name="_Get_Relevant_Project_1"/>
      <w:bookmarkStart w:id="344" w:name="_Get_Project.csv_Records"/>
      <w:bookmarkStart w:id="345" w:name="_Toc510893840"/>
      <w:bookmarkStart w:id="346" w:name="_Toc37849753"/>
      <w:bookmarkStart w:id="347" w:name="_Toc204850599"/>
      <w:bookmarkEnd w:id="341"/>
      <w:bookmarkEnd w:id="342"/>
      <w:bookmarkEnd w:id="343"/>
      <w:bookmarkEnd w:id="344"/>
      <w:r w:rsidRPr="006C26B8">
        <w:t>Get Project</w:t>
      </w:r>
      <w:r w:rsidR="00487413">
        <w:t>.csv</w:t>
      </w:r>
      <w:r w:rsidRPr="006C26B8">
        <w:t xml:space="preserve"> Records / lsa_Project</w:t>
      </w:r>
      <w:bookmarkEnd w:id="345"/>
      <w:bookmarkEnd w:id="346"/>
      <w:bookmarkEnd w:id="34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7B80DD2"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348"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5AF6EAD5" w:rsidR="00707BD2" w:rsidRPr="003F2FD5" w:rsidRDefault="00F255AD" w:rsidP="00707BD2">
            <w:pPr>
              <w:pStyle w:val="NoSpacing"/>
              <w:cnfStyle w:val="000000010000" w:firstRow="0" w:lastRow="0" w:firstColumn="0" w:lastColumn="0" w:oddVBand="0" w:evenVBand="0" w:oddHBand="0" w:evenHBand="1" w:firstRowFirstColumn="0" w:firstRowLastColumn="0" w:lastRowFirstColumn="0" w:lastRowLastColumn="0"/>
            </w:pPr>
            <w:r>
              <w:t>(See below)</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550FDA7B" w:rsidR="00845F31" w:rsidRPr="00C41BC1" w:rsidRDefault="00A24981">
      <w:pPr>
        <w:pStyle w:val="Heading4"/>
      </w:pPr>
      <w:ins w:id="349" w:author="Molly C McEvilley" w:date="2025-07-21T08:20:00Z" w16du:dateUtc="2025-07-21T12:20:00Z">
        <w:r>
          <w:t xml:space="preserve">Record Selection: </w:t>
        </w:r>
      </w:ins>
      <w:r w:rsidR="00845F31" w:rsidRPr="006A3016">
        <w:t>Systemwide LSA</w:t>
      </w:r>
    </w:p>
    <w:p w14:paraId="48E033F8" w14:textId="486A33DA" w:rsidR="00A57F38" w:rsidRDefault="00F97B9E" w:rsidP="00A57F38">
      <w:r>
        <w:t xml:space="preserve">When the </w:t>
      </w:r>
      <w:r w:rsidR="002A5C97" w:rsidRPr="006B655F">
        <w:rPr>
          <w:b/>
          <w:bCs/>
        </w:rPr>
        <w:t>LSAScope</w:t>
      </w:r>
      <w:r w:rsidR="002A5C97">
        <w:t xml:space="preserve"> </w:t>
      </w:r>
      <w:r w:rsidR="00BA6FD0">
        <w:t>is Systemwide (1) or HIC (3)</w:t>
      </w:r>
      <w:r w:rsidR="00E228EA">
        <w:t>, e</w:t>
      </w:r>
      <w:r w:rsidR="007066A4">
        <w:t xml:space="preserve">xport records for </w:t>
      </w:r>
      <w:r w:rsidR="00D92CD1">
        <w:t>projects where:</w:t>
      </w:r>
    </w:p>
    <w:p w14:paraId="1CDF1971" w14:textId="32665A2F" w:rsidR="00FF46B8" w:rsidRDefault="00FF46B8" w:rsidP="00791BDC">
      <w:pPr>
        <w:pStyle w:val="ListParagraph"/>
        <w:numPr>
          <w:ilvl w:val="0"/>
          <w:numId w:val="4"/>
        </w:numPr>
      </w:pPr>
      <w:r>
        <w:t xml:space="preserve">OperatingEndDate is NULL; or </w:t>
      </w:r>
    </w:p>
    <w:p w14:paraId="35DFB6A1" w14:textId="2D5413AE" w:rsidR="00FF46B8" w:rsidRPr="008A7F66" w:rsidRDefault="00FF46B8" w:rsidP="00791BDC">
      <w:pPr>
        <w:pStyle w:val="ListParagraph"/>
        <w:numPr>
          <w:ilvl w:val="1"/>
          <w:numId w:val="4"/>
        </w:numPr>
      </w:pPr>
      <w:r w:rsidRPr="008A7F66">
        <w:t xml:space="preserve">OperatingEndDate &gt; </w:t>
      </w:r>
      <w:r w:rsidR="005A6BF7">
        <w:rPr>
          <w:u w:val="single"/>
        </w:rPr>
        <w:t>LookbackDate</w:t>
      </w:r>
      <w:r w:rsidRPr="008A7F66">
        <w:t xml:space="preserve"> and &gt;</w:t>
      </w:r>
      <w:r w:rsidR="00493BDF" w:rsidRPr="008A7F66">
        <w:t xml:space="preserve"> </w:t>
      </w:r>
      <w:r w:rsidRPr="008A7F66">
        <w:t xml:space="preserve">OperatingStartDate </w:t>
      </w:r>
    </w:p>
    <w:p w14:paraId="79A6EB97" w14:textId="77777777" w:rsidR="006623E2" w:rsidRDefault="00226539" w:rsidP="00A02490">
      <w:pPr>
        <w:pStyle w:val="ListParagraph"/>
        <w:numPr>
          <w:ilvl w:val="0"/>
          <w:numId w:val="4"/>
        </w:numPr>
      </w:pPr>
      <w:r w:rsidRPr="0060237C">
        <w:t>ContinuumProject</w:t>
      </w:r>
      <w:r>
        <w:t xml:space="preserve"> = </w:t>
      </w:r>
      <w:r w:rsidR="00E75B7F">
        <w:t>Yes (1)</w:t>
      </w:r>
    </w:p>
    <w:p w14:paraId="13A90B86" w14:textId="77777777" w:rsidR="00AE659A" w:rsidRDefault="00AE659A" w:rsidP="00A02490">
      <w:pPr>
        <w:pStyle w:val="ListParagraph"/>
        <w:numPr>
          <w:ilvl w:val="0"/>
          <w:numId w:val="4"/>
        </w:numPr>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A02490">
      <w:pPr>
        <w:pStyle w:val="ListParagraph"/>
        <w:numPr>
          <w:ilvl w:val="0"/>
          <w:numId w:val="4"/>
        </w:numPr>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354B48BE" w:rsidR="00FB6964" w:rsidRDefault="0021216F" w:rsidP="0098513A">
      <w:r>
        <w:t>T</w:t>
      </w:r>
      <w:r w:rsidR="00FB6964">
        <w:t xml:space="preserve">he export of PDDE data </w:t>
      </w:r>
      <w:del w:id="350" w:author="Molly C McEvilley" w:date="2025-07-21T08:19:00Z" w16du:dateUtc="2025-07-21T12:19:00Z">
        <w:r w:rsidR="00FB6964" w:rsidDel="00A24981">
          <w:delText xml:space="preserve">for a systemwide LSA </w:delText>
        </w:r>
      </w:del>
      <w:r w:rsidR="00FB6964">
        <w:t>includes records for permanent housing project types ‘PH – Housing Only’ (9) and ‘PH – Housing with Services (no disability required for entry)’ (10)</w:t>
      </w:r>
      <w:r w:rsidR="004873DC">
        <w:t xml:space="preserve">. </w:t>
      </w:r>
      <w:r w:rsidR="00127EC8">
        <w:t>With the exception of</w:t>
      </w:r>
      <w:r w:rsidR="000D3DC1">
        <w:t xml:space="preserve"> counts of active clients </w:t>
      </w:r>
      <w:r w:rsidR="00AC7589">
        <w:t xml:space="preserve">in Section 9.6 </w:t>
      </w:r>
      <w:r w:rsidR="000D3DC1">
        <w:t xml:space="preserve">when </w:t>
      </w:r>
      <w:r w:rsidR="000D3DC1" w:rsidRPr="00FB59F1">
        <w:rPr>
          <w:b/>
          <w:bCs/>
        </w:rPr>
        <w:t>LSAScope</w:t>
      </w:r>
      <w:r w:rsidR="000D3DC1">
        <w:t xml:space="preserve"> = 3</w:t>
      </w:r>
      <w:r w:rsidR="00AC7589">
        <w:t xml:space="preserve"> (HIC), t</w:t>
      </w:r>
      <w:r w:rsidR="00FB6964">
        <w:t xml:space="preserve">his is the only context in which data associated with </w:t>
      </w:r>
      <w:r w:rsidR="00931DA7">
        <w:t xml:space="preserve">ProjectTypes 9 and 10 </w:t>
      </w:r>
      <w:r w:rsidR="00FB6964">
        <w:t>are relevant to the LSA.</w:t>
      </w:r>
    </w:p>
    <w:p w14:paraId="13D41B67" w14:textId="67A249D2" w:rsidR="00A64E5B" w:rsidRPr="00C41BC1" w:rsidRDefault="00A24981" w:rsidP="006A3016">
      <w:pPr>
        <w:pStyle w:val="Heading4"/>
      </w:pPr>
      <w:ins w:id="351" w:author="Molly C McEvilley" w:date="2025-07-21T08:21:00Z" w16du:dateUtc="2025-07-21T12:21:00Z">
        <w:r>
          <w:t xml:space="preserve">Record Selection: </w:t>
        </w:r>
      </w:ins>
      <w:r w:rsidR="00A64E5B"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791BDC">
      <w:pPr>
        <w:pStyle w:val="ListParagraph"/>
        <w:numPr>
          <w:ilvl w:val="0"/>
          <w:numId w:val="4"/>
        </w:numPr>
      </w:pPr>
      <w:r>
        <w:t xml:space="preserve">OperatingEndDate is NULL; or </w:t>
      </w:r>
    </w:p>
    <w:p w14:paraId="4C03249B" w14:textId="747F90AE" w:rsidR="00610FE1" w:rsidRDefault="00610FE1" w:rsidP="00791BDC">
      <w:pPr>
        <w:pStyle w:val="ListParagraph"/>
        <w:numPr>
          <w:ilvl w:val="1"/>
          <w:numId w:val="4"/>
        </w:numPr>
      </w:pPr>
      <w:r>
        <w:t xml:space="preserve">OperatingEndDate &gt; </w:t>
      </w:r>
      <w:r w:rsidR="005A6BF7">
        <w:rPr>
          <w:u w:val="single"/>
        </w:rPr>
        <w:t>LookbackDate</w:t>
      </w:r>
      <w:r>
        <w:t xml:space="preserve"> and &gt; OperatingStartDate </w:t>
      </w:r>
    </w:p>
    <w:p w14:paraId="491CCD00" w14:textId="77777777" w:rsidR="007A65FE" w:rsidRDefault="007A65FE" w:rsidP="00791BDC">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791BDC">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5CDE5DCB" w:rsidR="00FD3E53" w:rsidRPr="00F36BA3" w:rsidRDefault="00FD3E53" w:rsidP="00A02490">
      <w:pPr>
        <w:pStyle w:val="ListParagraph"/>
        <w:numPr>
          <w:ilvl w:val="1"/>
          <w:numId w:val="4"/>
        </w:numPr>
      </w:pPr>
      <w:r w:rsidRPr="00F36BA3">
        <w:t xml:space="preserve">Section </w:t>
      </w:r>
      <w:r w:rsidR="006B76B3">
        <w:t>3</w:t>
      </w:r>
      <w:r w:rsidRPr="00F36BA3">
        <w:t xml:space="preserve">.1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649CA9D5" w:rsidR="00FB38BD" w:rsidDel="00733E30" w:rsidRDefault="00FB38BD" w:rsidP="00FB38BD">
      <w:pPr>
        <w:pStyle w:val="Heading4"/>
        <w:rPr>
          <w:del w:id="352" w:author="Molly C McEvilley" w:date="2025-07-21T08:28:00Z" w16du:dateUtc="2025-07-21T12:28:00Z"/>
        </w:rPr>
      </w:pPr>
      <w:del w:id="353" w:author="Molly C McEvilley" w:date="2025-07-21T08:26:00Z" w16du:dateUtc="2025-07-21T12:26:00Z">
        <w:r w:rsidDel="00733E30">
          <w:delText>Systemwide and Project-Focused LSA</w:delText>
        </w:r>
      </w:del>
    </w:p>
    <w:p w14:paraId="5A0E2C56" w14:textId="58A6970F" w:rsidR="00B6325C" w:rsidRPr="00A6584A" w:rsidDel="00733E30" w:rsidRDefault="00B6325C" w:rsidP="00B6325C">
      <w:pPr>
        <w:rPr>
          <w:del w:id="354" w:author="Molly C McEvilley" w:date="2025-07-21T08:28:00Z" w16du:dateUtc="2025-07-21T12:28:00Z"/>
        </w:rPr>
      </w:pPr>
      <w:del w:id="355" w:author="Molly C McEvilley" w:date="2025-07-21T08:28:00Z" w16du:dateUtc="2025-07-21T12:28:00Z">
        <w:r w:rsidDel="00733E30">
          <w:delText xml:space="preserve">Populate </w:delText>
        </w:r>
        <w:r w:rsidRPr="0021216F" w:rsidDel="00733E30">
          <w:rPr>
            <w:b/>
          </w:rPr>
          <w:delText>ExportID</w:delText>
        </w:r>
        <w:r w:rsidDel="00733E30">
          <w:rPr>
            <w:i/>
          </w:rPr>
          <w:delText xml:space="preserve"> </w:delText>
        </w:r>
        <w:r w:rsidDel="00733E30">
          <w:delText>with LSAReport.</w:delText>
        </w:r>
        <w:r w:rsidRPr="0021216F" w:rsidDel="00733E30">
          <w:rPr>
            <w:b/>
          </w:rPr>
          <w:delText>ReportID</w:delText>
        </w:r>
        <w:r w:rsidDel="00733E30">
          <w:rPr>
            <w:i/>
          </w:rPr>
          <w:delText xml:space="preserve">; </w:delText>
        </w:r>
        <w:r w:rsidDel="00733E30">
          <w:delText xml:space="preserve">the data type for </w:delText>
        </w:r>
        <w:r w:rsidRPr="0021216F" w:rsidDel="00733E30">
          <w:rPr>
            <w:b/>
          </w:rPr>
          <w:delText>ExportID</w:delText>
        </w:r>
        <w:r w:rsidDel="00733E30">
          <w:rPr>
            <w:i/>
          </w:rPr>
          <w:delText xml:space="preserve"> </w:delText>
        </w:r>
        <w:r w:rsidDel="00733E30">
          <w:delText xml:space="preserve">is a string, so </w:delText>
        </w:r>
        <w:r w:rsidDel="00733E30">
          <w:rPr>
            <w:b/>
          </w:rPr>
          <w:delText xml:space="preserve">ReportID </w:delText>
        </w:r>
        <w:r w:rsidDel="00733E30">
          <w:delText>must be converted appropriately.</w:delText>
        </w:r>
      </w:del>
    </w:p>
    <w:p w14:paraId="5F93D2C8" w14:textId="4F9EC1BA" w:rsidR="002F7EC3" w:rsidRPr="00DC6F91" w:rsidDel="00733E30" w:rsidRDefault="002F7EC3" w:rsidP="002F7EC3">
      <w:pPr>
        <w:pBdr>
          <w:top w:val="single" w:sz="4" w:space="1" w:color="auto"/>
          <w:left w:val="single" w:sz="4" w:space="4" w:color="auto"/>
          <w:bottom w:val="single" w:sz="4" w:space="1" w:color="auto"/>
          <w:right w:val="single" w:sz="4" w:space="4" w:color="auto"/>
        </w:pBdr>
        <w:rPr>
          <w:del w:id="356" w:author="Molly C McEvilley" w:date="2025-07-21T08:28:00Z" w16du:dateUtc="2025-07-21T12:28:00Z"/>
          <w:color w:val="000000"/>
        </w:rPr>
      </w:pPr>
      <w:del w:id="357" w:author="Molly C McEvilley" w:date="2025-07-21T08:28:00Z" w16du:dateUtc="2025-07-21T12:28:00Z">
        <w:r w:rsidRPr="00DC6F91" w:rsidDel="00733E30">
          <w:rPr>
            <w:i/>
            <w:iCs/>
          </w:rPr>
          <w:delText>ProjectType</w:delText>
        </w:r>
        <w:r w:rsidDel="00733E30">
          <w:delText xml:space="preserve"> </w:delText>
        </w:r>
      </w:del>
      <w:del w:id="358" w:author="Molly C McEvilley" w:date="2025-07-21T08:24:00Z" w16du:dateUtc="2025-07-21T12:24:00Z">
        <w:r w:rsidDel="00733E30">
          <w:delText xml:space="preserve">and </w:delText>
        </w:r>
        <w:r w:rsidRPr="00DC6F91" w:rsidDel="00733E30">
          <w:rPr>
            <w:i/>
            <w:iCs/>
          </w:rPr>
          <w:delText>HousingType</w:delText>
        </w:r>
        <w:r w:rsidDel="00733E30">
          <w:delText xml:space="preserve"> </w:delText>
        </w:r>
      </w:del>
      <w:del w:id="359" w:author="Molly C McEvilley" w:date="2025-07-21T08:28:00Z" w16du:dateUtc="2025-07-21T12:28:00Z">
        <w:r w:rsidDel="00733E30">
          <w:delText>may be NULL under some circumstances in the HMIS CSV;</w:delText>
        </w:r>
        <w:r w:rsidDel="00733E30">
          <w:rPr>
            <w:color w:val="000000"/>
          </w:rPr>
          <w:delText xml:space="preserve"> </w:delText>
        </w:r>
        <w:r w:rsidDel="00733E30">
          <w:delText>none of those circumstances apply to projects included in the LSA</w:delText>
        </w:r>
        <w:r w:rsidR="004873DC" w:rsidDel="00733E30">
          <w:delText xml:space="preserve">. </w:delText>
        </w:r>
        <w:r w:rsidDel="00733E30">
          <w:delText>Upload validation will fail if those columns do not have valid non-NULL values.</w:delText>
        </w:r>
      </w:del>
    </w:p>
    <w:p w14:paraId="6CC7D15B" w14:textId="774C4B67" w:rsidR="006623E2" w:rsidDel="00733E30" w:rsidRDefault="00793815">
      <w:pPr>
        <w:rPr>
          <w:del w:id="360" w:author="Molly C McEvilley" w:date="2025-07-21T08:28:00Z" w16du:dateUtc="2025-07-21T12:28:00Z"/>
        </w:rPr>
      </w:pPr>
      <w:del w:id="361" w:author="Molly C McEvilley" w:date="2025-07-21T08:28:00Z" w16du:dateUtc="2025-07-21T12:28:00Z">
        <w:r w:rsidRPr="00B6325C" w:rsidDel="00733E30">
          <w:rPr>
            <w:b/>
          </w:rPr>
          <w:delText>ProjectCommonName</w:delText>
        </w:r>
        <w:r w:rsidDel="00733E30">
          <w:delText xml:space="preserve">, </w:delText>
        </w:r>
        <w:r w:rsidRPr="00B6325C" w:rsidDel="00733E30">
          <w:rPr>
            <w:b/>
          </w:rPr>
          <w:delText>PITCount</w:delText>
        </w:r>
        <w:r w:rsidDel="00733E30">
          <w:delText xml:space="preserve">, and </w:delText>
        </w:r>
        <w:r w:rsidRPr="00B6325C" w:rsidDel="00733E30">
          <w:rPr>
            <w:b/>
          </w:rPr>
          <w:delText>UserID</w:delText>
        </w:r>
        <w:r w:rsidDel="00733E30">
          <w:delText xml:space="preserve"> may be exported as </w:delText>
        </w:r>
        <w:r w:rsidR="00143E83" w:rsidDel="00733E30">
          <w:delText>NULL</w:delText>
        </w:r>
        <w:r w:rsidR="009F5B0C" w:rsidDel="00733E30">
          <w:delText>.</w:delText>
        </w:r>
      </w:del>
    </w:p>
    <w:p w14:paraId="785EE89A" w14:textId="272DCE0D" w:rsidR="00ED24FF" w:rsidRDefault="00ED24FF" w:rsidP="00ED24FF">
      <w:pPr>
        <w:pStyle w:val="Heading4"/>
      </w:pPr>
      <w:r>
        <w:t>PITCount</w:t>
      </w:r>
    </w:p>
    <w:p w14:paraId="5B107DA0" w14:textId="1E681282" w:rsidR="00A6301F" w:rsidRDefault="00E069B4" w:rsidP="007611EF">
      <w:r>
        <w:t xml:space="preserve">There is no requirement for an HMIS to collect </w:t>
      </w:r>
      <w:r w:rsidR="00DB1863">
        <w:t>point-in-time counts for non-participating projects</w:t>
      </w:r>
      <w:r w:rsidR="006910FE">
        <w:t>, nor is there an HMIS data element defined for this purpose</w:t>
      </w:r>
      <w:r w:rsidR="00DB1863">
        <w:t xml:space="preserve">. As such, </w:t>
      </w:r>
      <w:r w:rsidR="00667C19">
        <w:t xml:space="preserve">users generally enter </w:t>
      </w:r>
      <w:r w:rsidR="002057CA">
        <w:t xml:space="preserve">these counts </w:t>
      </w:r>
      <w:r w:rsidR="00667C19">
        <w:t>directly into the HDX for the HIC</w:t>
      </w:r>
      <w:r w:rsidR="00036B91">
        <w:t xml:space="preserve"> and</w:t>
      </w:r>
      <w:r w:rsidR="007713A7">
        <w:t>, as noted above,</w:t>
      </w:r>
      <w:r w:rsidR="00036B91">
        <w:t xml:space="preserve"> the value of t</w:t>
      </w:r>
      <w:r w:rsidR="00DB1863">
        <w:t xml:space="preserve">his column may </w:t>
      </w:r>
      <w:r w:rsidR="002E1FE7">
        <w:t>always be NULL</w:t>
      </w:r>
      <w:r w:rsidR="00F80B6C">
        <w:t>.</w:t>
      </w:r>
    </w:p>
    <w:p w14:paraId="65439915" w14:textId="3A10944E" w:rsidR="00ED24FF" w:rsidRPr="00ED24FF" w:rsidRDefault="00F80B6C" w:rsidP="00EC49FE">
      <w:r>
        <w:lastRenderedPageBreak/>
        <w:t>However, i</w:t>
      </w:r>
      <w:r w:rsidR="00607D08">
        <w:t xml:space="preserve">n systems that do allow </w:t>
      </w:r>
      <w:r w:rsidR="00A6301F">
        <w:t>manual entry of point-in-time counts</w:t>
      </w:r>
      <w:del w:id="362" w:author="Molly C McEvilley" w:date="2025-07-21T08:32:00Z" w16du:dateUtc="2025-07-21T12:32:00Z">
        <w:r w:rsidR="00A6301F" w:rsidDel="00014C4B">
          <w:delText xml:space="preserve"> for non-participating projects</w:delText>
        </w:r>
      </w:del>
      <w:r w:rsidR="00A6301F">
        <w:t xml:space="preserve">, </w:t>
      </w:r>
      <w:r w:rsidR="00021382">
        <w:t>if the</w:t>
      </w:r>
      <w:r w:rsidR="00A6301F">
        <w:t xml:space="preserve"> </w:t>
      </w:r>
      <w:r w:rsidR="00A6301F" w:rsidRPr="00B8415A">
        <w:rPr>
          <w:b/>
          <w:bCs/>
        </w:rPr>
        <w:t>PITCount</w:t>
      </w:r>
      <w:r w:rsidR="00A6301F">
        <w:t xml:space="preserve"> column </w:t>
      </w:r>
      <w:r w:rsidR="00021382">
        <w:t xml:space="preserve">includes a value, </w:t>
      </w:r>
      <w:r w:rsidR="00791251">
        <w:t xml:space="preserve">the </w:t>
      </w:r>
      <w:r w:rsidR="00D52841">
        <w:t xml:space="preserve">HDX </w:t>
      </w:r>
      <w:r w:rsidR="00951C95">
        <w:t xml:space="preserve">will </w:t>
      </w:r>
      <w:r w:rsidR="00D52841">
        <w:t xml:space="preserve">incorporate </w:t>
      </w:r>
      <w:r w:rsidR="0079210B">
        <w:t xml:space="preserve">it </w:t>
      </w:r>
      <w:r w:rsidR="00DE4BDE">
        <w:t>i</w:t>
      </w:r>
      <w:r w:rsidR="001E2B06">
        <w:t xml:space="preserve">nto the </w:t>
      </w:r>
      <w:r w:rsidR="00791251">
        <w:t>HIC</w:t>
      </w:r>
      <w:ins w:id="363" w:author="Molly C McEvilley" w:date="2025-07-21T08:29:00Z" w16du:dateUtc="2025-07-21T12:29:00Z">
        <w:r w:rsidR="00733E30">
          <w:t xml:space="preserve"> if</w:t>
        </w:r>
      </w:ins>
      <w:ins w:id="364" w:author="Molly C McEvilley" w:date="2025-07-21T13:53:00Z" w16du:dateUtc="2025-07-21T17:53:00Z">
        <w:r w:rsidR="00EC49FE">
          <w:t xml:space="preserve"> </w:t>
        </w:r>
      </w:ins>
      <w:ins w:id="365" w:author="Molly C McEvilley" w:date="2025-07-21T08:29:00Z" w16du:dateUtc="2025-07-21T12:29:00Z">
        <w:r w:rsidR="00733E30" w:rsidRPr="007F4E38">
          <w:rPr>
            <w:b/>
            <w:bCs/>
          </w:rPr>
          <w:t>HMISParticipation</w:t>
        </w:r>
      </w:ins>
      <w:ins w:id="366" w:author="Molly C McEvilley" w:date="2025-07-21T08:31:00Z" w16du:dateUtc="2025-07-21T12:31:00Z">
        <w:r w:rsidR="00733E30" w:rsidRPr="007F4E38">
          <w:rPr>
            <w:b/>
            <w:bCs/>
          </w:rPr>
          <w:t>Type</w:t>
        </w:r>
        <w:r w:rsidR="00733E30">
          <w:t xml:space="preserve"> &lt;&gt; 1 on the date of the HIC</w:t>
        </w:r>
      </w:ins>
      <w:r w:rsidR="001E2B06">
        <w:t xml:space="preserve">. </w:t>
      </w:r>
    </w:p>
    <w:p w14:paraId="3017432E" w14:textId="25E48EB5" w:rsidR="004A469A" w:rsidRDefault="00043B56" w:rsidP="00791BDC">
      <w:pPr>
        <w:pStyle w:val="Heading2"/>
      </w:pPr>
      <w:bookmarkStart w:id="367" w:name="_Toc29188011"/>
      <w:bookmarkStart w:id="368" w:name="_Toc29188013"/>
      <w:bookmarkStart w:id="369" w:name="_Get_Organization.csv_Records"/>
      <w:bookmarkStart w:id="370" w:name="_Toc37849754"/>
      <w:bookmarkStart w:id="371" w:name="_Toc204850600"/>
      <w:bookmarkEnd w:id="367"/>
      <w:bookmarkEnd w:id="368"/>
      <w:bookmarkEnd w:id="369"/>
      <w:r>
        <w:t xml:space="preserve">Get </w:t>
      </w:r>
      <w:r w:rsidR="004A469A">
        <w:t>Organization.csv Records / lsa_Organization</w:t>
      </w:r>
      <w:bookmarkEnd w:id="370"/>
      <w:bookmarkEnd w:id="37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791BDC">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791BDC">
      <w:pPr>
        <w:pStyle w:val="Heading2"/>
      </w:pPr>
      <w:bookmarkStart w:id="372" w:name="_Get_Funder.csv_Records"/>
      <w:bookmarkStart w:id="373" w:name="_Toc510893841"/>
      <w:bookmarkStart w:id="374" w:name="_Toc37849755"/>
      <w:bookmarkStart w:id="375" w:name="_Toc204850601"/>
      <w:bookmarkEnd w:id="372"/>
      <w:r w:rsidRPr="006C26B8">
        <w:lastRenderedPageBreak/>
        <w:t>Get Funder.csv Records / lsa_Funder</w:t>
      </w:r>
      <w:bookmarkEnd w:id="373"/>
      <w:bookmarkEnd w:id="374"/>
      <w:bookmarkEnd w:id="37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376" w:name="_Hlk78889503"/>
      <w:r>
        <w:t xml:space="preserve">Export </w:t>
      </w:r>
      <w:r w:rsidR="001C589D">
        <w:t xml:space="preserve">all Funder </w:t>
      </w:r>
      <w:r>
        <w:t xml:space="preserve">records </w:t>
      </w:r>
      <w:r w:rsidR="00A00B52">
        <w:t>where:</w:t>
      </w:r>
    </w:p>
    <w:p w14:paraId="0DCABDB2" w14:textId="77777777" w:rsidR="002D5FDD" w:rsidRDefault="002D5FDD" w:rsidP="00791BDC">
      <w:pPr>
        <w:pStyle w:val="ListParagraph"/>
      </w:pPr>
      <w:r>
        <w:t>ProjectID = lsa_Project.</w:t>
      </w:r>
      <w:r w:rsidRPr="006E6892">
        <w:rPr>
          <w:b/>
          <w:bCs/>
        </w:rPr>
        <w:t>ProjectID</w:t>
      </w:r>
      <w:r>
        <w:t xml:space="preserve">; </w:t>
      </w:r>
    </w:p>
    <w:p w14:paraId="298698E9" w14:textId="757F3EC0" w:rsidR="00666BB0" w:rsidRPr="00896BD3" w:rsidRDefault="00666BB0" w:rsidP="00791BD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376"/>
    <w:p w14:paraId="7F509F93" w14:textId="7D4E9202"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791BDC">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791BDC">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77" w:name="_Toc510893842"/>
    </w:p>
    <w:p w14:paraId="629DE690" w14:textId="0044626A" w:rsidR="007945B2" w:rsidRDefault="007945B2" w:rsidP="00791BDC">
      <w:pPr>
        <w:pStyle w:val="Heading2"/>
      </w:pPr>
      <w:bookmarkStart w:id="378" w:name="_Get_Inventory.csv_Records"/>
      <w:bookmarkStart w:id="379" w:name="_Get_ProjectCoC_.csv"/>
      <w:bookmarkStart w:id="380" w:name="_Toc37849756"/>
      <w:bookmarkStart w:id="381" w:name="_Toc204850602"/>
      <w:bookmarkEnd w:id="378"/>
      <w:bookmarkEnd w:id="379"/>
      <w:r>
        <w:t>Get ProjectCoC.csv Records / lsa_ProjectCoC</w:t>
      </w:r>
      <w:bookmarkEnd w:id="380"/>
      <w:bookmarkEnd w:id="38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91BDC">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91BDC">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791BDC">
      <w:pPr>
        <w:pStyle w:val="Heading2"/>
      </w:pPr>
      <w:bookmarkStart w:id="382" w:name="_Get_Inventory.csv_Records_1"/>
      <w:bookmarkStart w:id="383" w:name="_Toc37849757"/>
      <w:bookmarkStart w:id="384" w:name="_Toc204850603"/>
      <w:bookmarkEnd w:id="382"/>
      <w:r w:rsidRPr="006C26B8">
        <w:t>Get Inventory.csv Records / lsa_Inventory</w:t>
      </w:r>
      <w:bookmarkEnd w:id="377"/>
      <w:bookmarkEnd w:id="383"/>
      <w:bookmarkEnd w:id="38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791BDC">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A02490">
      <w:pPr>
        <w:pStyle w:val="ListParagraph"/>
        <w:numPr>
          <w:ilvl w:val="0"/>
          <w:numId w:val="4"/>
        </w:numPr>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A02490">
      <w:pPr>
        <w:pStyle w:val="ListParagraph"/>
        <w:numPr>
          <w:ilvl w:val="0"/>
          <w:numId w:val="4"/>
        </w:numPr>
      </w:pPr>
      <w:r>
        <w:t>Inventory.</w:t>
      </w:r>
      <w:r w:rsidR="00BB096C">
        <w:rPr>
          <w:i/>
        </w:rPr>
        <w:t xml:space="preserve">CoCCode = </w:t>
      </w:r>
      <w:r w:rsidR="00BB096C" w:rsidRPr="00A6584A">
        <w:rPr>
          <w:u w:val="single"/>
        </w:rPr>
        <w:t>ReportCoC</w:t>
      </w:r>
      <w:r>
        <w:t>; and</w:t>
      </w:r>
    </w:p>
    <w:p w14:paraId="5256ACF7" w14:textId="4163DD71" w:rsidR="00A52F9B" w:rsidRDefault="001B6AA6" w:rsidP="00A02490">
      <w:pPr>
        <w:pStyle w:val="ListParagraph"/>
        <w:numPr>
          <w:ilvl w:val="0"/>
          <w:numId w:val="4"/>
        </w:numPr>
      </w:pPr>
      <w:r w:rsidRPr="00F36BA3">
        <w:t>Inventory</w:t>
      </w:r>
      <w:r w:rsidR="00800C8C" w:rsidRPr="00A6584A">
        <w:t>EndDate</w:t>
      </w:r>
      <w:r w:rsidR="00800C8C">
        <w:t xml:space="preserve"> is </w:t>
      </w:r>
      <w:r w:rsidR="00143E83">
        <w:t>NULL</w:t>
      </w:r>
      <w:r w:rsidR="00800C8C">
        <w:t xml:space="preserve"> or</w:t>
      </w:r>
      <w:r w:rsidR="00DF5077">
        <w:t xml:space="preserve"> (</w:t>
      </w:r>
      <w:r w:rsidR="00DF5077" w:rsidRPr="00F36BA3">
        <w:t>Inventory</w:t>
      </w:r>
      <w:r w:rsidR="00DF5077" w:rsidRPr="00A6584A">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t>Inventory</w:t>
      </w:r>
      <w:r w:rsidR="00DF5077" w:rsidRPr="00A6584A">
        <w:t>EndDate</w:t>
      </w:r>
      <w:r w:rsidR="00DF5077">
        <w:t xml:space="preserve"> &gt; </w:t>
      </w:r>
      <w:r w:rsidR="00DF5077" w:rsidRPr="00923C65">
        <w:rPr>
          <w:iCs/>
        </w:rPr>
        <w:t>InventoryStartDate</w:t>
      </w:r>
      <w:r w:rsidR="00DF5077">
        <w:t>)</w:t>
      </w:r>
    </w:p>
    <w:p w14:paraId="091BC562" w14:textId="4A44620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096FF5F4" w14:textId="2766779E" w:rsidR="00712F2C" w:rsidRDefault="00712F2C" w:rsidP="00791BDC">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91BDC">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91BDC">
      <w:pPr>
        <w:pStyle w:val="Heading2"/>
      </w:pPr>
      <w:bookmarkStart w:id="385" w:name="_Toc29188023"/>
      <w:bookmarkStart w:id="386" w:name="_Toc29188024"/>
      <w:bookmarkStart w:id="387" w:name="_Toc29188025"/>
      <w:bookmarkStart w:id="388" w:name="_Toc29188082"/>
      <w:bookmarkStart w:id="389" w:name="_Toc29188083"/>
      <w:bookmarkStart w:id="390" w:name="_Toc29188084"/>
      <w:bookmarkStart w:id="391" w:name="_Toc29188085"/>
      <w:bookmarkStart w:id="392" w:name="_Toc29188086"/>
      <w:bookmarkStart w:id="393" w:name="_Get_Active_HouseholdIDs"/>
      <w:bookmarkStart w:id="394" w:name="_Get_HMISParticipation.csv_Records"/>
      <w:bookmarkStart w:id="395" w:name="_Toc204850604"/>
      <w:bookmarkEnd w:id="348"/>
      <w:bookmarkEnd w:id="385"/>
      <w:bookmarkEnd w:id="386"/>
      <w:bookmarkEnd w:id="387"/>
      <w:bookmarkEnd w:id="388"/>
      <w:bookmarkEnd w:id="389"/>
      <w:bookmarkEnd w:id="390"/>
      <w:bookmarkEnd w:id="391"/>
      <w:bookmarkEnd w:id="392"/>
      <w:bookmarkEnd w:id="393"/>
      <w:bookmarkEnd w:id="394"/>
      <w:r w:rsidRPr="006C26B8">
        <w:t xml:space="preserve">Get </w:t>
      </w:r>
      <w:r w:rsidR="000C48FC">
        <w:t>HMISParticipation</w:t>
      </w:r>
      <w:r w:rsidRPr="006C26B8">
        <w:t>.csv Records / lsa_</w:t>
      </w:r>
      <w:r w:rsidR="000C48FC">
        <w:t>HMISParticipation</w:t>
      </w:r>
      <w:bookmarkEnd w:id="39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791BDC">
      <w:pPr>
        <w:pStyle w:val="ListParagraph"/>
        <w:numPr>
          <w:ilvl w:val="0"/>
          <w:numId w:val="89"/>
        </w:numPr>
      </w:pPr>
      <w:r>
        <w:t>ProjectID = lsa_Project.</w:t>
      </w:r>
      <w:r w:rsidRPr="006E6892">
        <w:rPr>
          <w:b/>
          <w:bCs/>
        </w:rPr>
        <w:t>ProjectID</w:t>
      </w:r>
      <w:r>
        <w:t xml:space="preserve">; </w:t>
      </w:r>
    </w:p>
    <w:p w14:paraId="5FCD3C86" w14:textId="1390845A" w:rsidR="002D5FDD" w:rsidRPr="006E6892" w:rsidRDefault="002D5FDD"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21A64600" w14:textId="0FE5282C" w:rsidR="00783E45" w:rsidRDefault="00783E45" w:rsidP="00783E45">
      <w:r w:rsidRPr="007F4E38">
        <w:rPr>
          <w:b/>
          <w:bCs/>
          <w:iCs/>
        </w:rPr>
        <w:t>UserID</w:t>
      </w:r>
      <w:r>
        <w:rPr>
          <w:i/>
        </w:rPr>
        <w:t xml:space="preserve"> </w:t>
      </w:r>
      <w:r>
        <w:t xml:space="preserve">may be </w:t>
      </w:r>
      <w:del w:id="396" w:author="Molly C McEvilley" w:date="2025-07-21T08:16:00Z" w16du:dateUtc="2025-07-21T12:16:00Z">
        <w:r w:rsidDel="00A24981">
          <w:delText xml:space="preserve">exported as </w:delText>
        </w:r>
      </w:del>
      <w:r>
        <w:t>NULL; regardless of its value, it will not be imported into the HDX 2.0.</w:t>
      </w:r>
    </w:p>
    <w:p w14:paraId="536EC659" w14:textId="751D3E2D" w:rsidR="00783E45" w:rsidRDefault="00783E45" w:rsidP="00791BDC">
      <w:pPr>
        <w:pStyle w:val="Heading2"/>
      </w:pPr>
      <w:bookmarkStart w:id="397" w:name="_Get_Affiliation.csv_Records"/>
      <w:bookmarkStart w:id="398" w:name="_Toc204850605"/>
      <w:bookmarkEnd w:id="397"/>
      <w:r w:rsidRPr="006C26B8">
        <w:t xml:space="preserve">Get </w:t>
      </w:r>
      <w:r w:rsidR="000C48FC">
        <w:t>Affiliation</w:t>
      </w:r>
      <w:r w:rsidRPr="006C26B8">
        <w:t>.csv Records / lsa_</w:t>
      </w:r>
      <w:r w:rsidR="000C48FC">
        <w:t>Affiliation</w:t>
      </w:r>
      <w:bookmarkEnd w:id="398"/>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91BDC">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791BDC">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91BDC">
      <w:pPr>
        <w:pStyle w:val="ListParagraph"/>
        <w:numPr>
          <w:ilvl w:val="0"/>
          <w:numId w:val="89"/>
        </w:numPr>
      </w:pPr>
      <w:r>
        <w:t>Project.</w:t>
      </w:r>
      <w:r w:rsidR="009507E5" w:rsidRPr="00277F30">
        <w:t>ResidentialAffiliation</w:t>
      </w:r>
      <w:r w:rsidR="009507E5">
        <w:t xml:space="preserve"> = 1</w:t>
      </w:r>
      <w:r w:rsidR="0046289C">
        <w:t>; and</w:t>
      </w:r>
    </w:p>
    <w:p w14:paraId="27F038CB" w14:textId="2A322320" w:rsidR="0046289C" w:rsidRPr="00C0251C" w:rsidRDefault="0046289C"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55ADBB8F" w14:textId="77777777" w:rsidR="00783E45" w:rsidRDefault="00783E45" w:rsidP="00783E45">
      <w:r w:rsidRPr="007F4E38">
        <w:rPr>
          <w:b/>
          <w:bCs/>
          <w:iCs/>
        </w:rPr>
        <w:t>UserID</w:t>
      </w:r>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91BDC">
      <w:pPr>
        <w:pStyle w:val="Heading1"/>
      </w:pPr>
      <w:bookmarkStart w:id="399" w:name="_HMIS_Business_Logic:_1"/>
      <w:bookmarkStart w:id="400" w:name="_Toc37849758"/>
      <w:bookmarkStart w:id="401" w:name="_Toc204850606"/>
      <w:bookmarkEnd w:id="399"/>
      <w:r>
        <w:lastRenderedPageBreak/>
        <w:t>HMIS Business Logic:</w:t>
      </w:r>
      <w:r w:rsidR="005A642F">
        <w:t xml:space="preserve"> </w:t>
      </w:r>
      <w:r w:rsidR="00E158FC">
        <w:t>LSAPerson</w:t>
      </w:r>
      <w:bookmarkEnd w:id="400"/>
      <w:bookmarkEnd w:id="40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rsidDel="00264816" w14:paraId="313029DC" w14:textId="077F8E44" w:rsidTr="00DC3219">
        <w:trPr>
          <w:cnfStyle w:val="000000010000" w:firstRow="0" w:lastRow="0" w:firstColumn="0" w:lastColumn="0" w:oddVBand="0" w:evenVBand="0" w:oddHBand="0" w:evenHBand="1" w:firstRowFirstColumn="0" w:firstRowLastColumn="0" w:lastRowFirstColumn="0" w:lastRowLastColumn="0"/>
          <w:cantSplit/>
          <w:trHeight w:val="216"/>
          <w:del w:id="402" w:author="Molly C McEvilley" w:date="2025-07-20T21:17: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3E722155" w:rsidR="00715CF5" w:rsidRPr="00291CD4" w:rsidDel="00264816" w:rsidRDefault="00715CF5" w:rsidP="00DC3219">
            <w:pPr>
              <w:pStyle w:val="NoSpacing"/>
              <w:rPr>
                <w:del w:id="403" w:author="Molly C McEvilley" w:date="2025-07-20T21:17:00Z" w16du:dateUtc="2025-07-21T01:17:00Z"/>
              </w:rPr>
            </w:pPr>
            <w:del w:id="404" w:author="Molly C McEvilley" w:date="2025-07-20T21:17:00Z" w16du:dateUtc="2025-07-21T01:17:00Z">
              <w:r w:rsidRPr="00192F86" w:rsidDel="00264816">
                <w:delText>2</w:delText>
              </w:r>
            </w:del>
          </w:p>
        </w:tc>
        <w:tc>
          <w:tcPr>
            <w:tcW w:w="1980" w:type="dxa"/>
            <w:noWrap/>
            <w:hideMark/>
          </w:tcPr>
          <w:p w14:paraId="3FF385CE" w14:textId="25E7EB97" w:rsidR="00715CF5" w:rsidRPr="000D5A2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5" w:author="Molly C McEvilley" w:date="2025-07-20T21:17:00Z" w16du:dateUtc="2025-07-21T01:17:00Z"/>
                <w:b/>
                <w:bCs/>
              </w:rPr>
            </w:pPr>
            <w:del w:id="406" w:author="Molly C McEvilley" w:date="2025-07-20T21:17:00Z" w16du:dateUtc="2025-07-21T01:17:00Z">
              <w:r w:rsidRPr="000D5A2E" w:rsidDel="00264816">
                <w:rPr>
                  <w:b/>
                  <w:bCs/>
                </w:rPr>
                <w:delText>Gender</w:delText>
              </w:r>
            </w:del>
          </w:p>
        </w:tc>
        <w:tc>
          <w:tcPr>
            <w:tcW w:w="6750" w:type="dxa"/>
          </w:tcPr>
          <w:p w14:paraId="7C610600" w14:textId="1E964FC9" w:rsidR="00715CF5" w:rsidRPr="00A6616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7" w:author="Molly C McEvilley" w:date="2025-07-20T21:17:00Z" w16du:dateUtc="2025-07-21T01:17:00Z"/>
              </w:rPr>
            </w:pPr>
            <w:del w:id="408" w:author="Molly C McEvilley" w:date="2025-07-20T21:17:00Z" w16du:dateUtc="2025-07-21T01:17:00Z">
              <w:r w:rsidDel="00264816">
                <w:delText xml:space="preserve">See </w:delText>
              </w:r>
              <w:r w:rsidR="000F1498" w:rsidDel="00264816">
                <w:fldChar w:fldCharType="begin"/>
              </w:r>
              <w:r w:rsidR="000F1498" w:rsidDel="00264816">
                <w:delInstrText>HYPERLINK \l "_LSAPerson_Demographics"</w:delInstrText>
              </w:r>
              <w:r w:rsidR="000F1498" w:rsidDel="00264816">
                <w:fldChar w:fldCharType="separate"/>
              </w:r>
              <w:r w:rsidR="000F1498" w:rsidDel="00264816">
                <w:rPr>
                  <w:rStyle w:val="Hyperlink"/>
                </w:rPr>
                <w:delText xml:space="preserve">5.4 </w:delText>
              </w:r>
              <w:r w:rsidRPr="006F72D8" w:rsidDel="00264816">
                <w:rPr>
                  <w:rStyle w:val="Hyperlink"/>
                </w:rPr>
                <w:delText>LSAPerson Demographics</w:delText>
              </w:r>
              <w:r w:rsidR="000F1498" w:rsidDel="00264816">
                <w:fldChar w:fldCharType="end"/>
              </w:r>
            </w:del>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FAF8945" w:rsidR="000F1498" w:rsidRPr="00291CD4" w:rsidRDefault="00264816" w:rsidP="000F1498">
            <w:pPr>
              <w:pStyle w:val="NoSpacing"/>
            </w:pPr>
            <w:ins w:id="409" w:author="Molly C McEvilley" w:date="2025-07-20T21:18:00Z" w16du:dateUtc="2025-07-21T01:18:00Z">
              <w:r>
                <w:t>2</w:t>
              </w:r>
            </w:ins>
            <w:del w:id="410" w:author="Molly C McEvilley" w:date="2025-07-20T21:18:00Z" w16du:dateUtc="2025-07-21T01:18:00Z">
              <w:r w:rsidR="000F1498" w:rsidRPr="00192F86" w:rsidDel="00264816">
                <w:delText>3</w:delText>
              </w:r>
            </w:del>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CCF7AF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12CA67F" w14:textId="6FF7FDCE" w:rsidR="00264816" w:rsidRPr="00291CD4" w:rsidRDefault="00264816" w:rsidP="00264816">
            <w:pPr>
              <w:pStyle w:val="NoSpacing"/>
            </w:pPr>
            <w:ins w:id="411" w:author="Molly C McEvilley" w:date="2025-07-20T21:18:00Z" w16du:dateUtc="2025-07-21T01:18:00Z">
              <w:r w:rsidRPr="00192F86">
                <w:t>3</w:t>
              </w:r>
            </w:ins>
            <w:del w:id="412" w:author="Molly C McEvilley" w:date="2025-07-20T21:18:00Z" w16du:dateUtc="2025-07-21T01:18:00Z">
              <w:r w:rsidRPr="0055258B" w:rsidDel="00037C13">
                <w:delText>4</w:delText>
              </w:r>
            </w:del>
          </w:p>
        </w:tc>
        <w:tc>
          <w:tcPr>
            <w:tcW w:w="1980" w:type="dxa"/>
            <w:noWrap/>
            <w:hideMark/>
          </w:tcPr>
          <w:p w14:paraId="28FC13A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6750" w:type="dxa"/>
          </w:tcPr>
          <w:p w14:paraId="698ACC60" w14:textId="2F74B49B"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36C4688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EAE4B07" w14:textId="405D5062" w:rsidR="00264816" w:rsidRPr="00291CD4" w:rsidRDefault="00264816" w:rsidP="00264816">
            <w:pPr>
              <w:pStyle w:val="NoSpacing"/>
            </w:pPr>
            <w:ins w:id="413" w:author="Molly C McEvilley" w:date="2025-07-20T21:18:00Z" w16du:dateUtc="2025-07-21T01:18:00Z">
              <w:r w:rsidRPr="0055258B">
                <w:t>4</w:t>
              </w:r>
            </w:ins>
            <w:del w:id="414" w:author="Molly C McEvilley" w:date="2025-07-20T21:18:00Z" w16du:dateUtc="2025-07-21T01:18:00Z">
              <w:r w:rsidRPr="0055258B" w:rsidDel="00037C13">
                <w:delText>5</w:delText>
              </w:r>
            </w:del>
          </w:p>
        </w:tc>
        <w:tc>
          <w:tcPr>
            <w:tcW w:w="1980" w:type="dxa"/>
            <w:noWrap/>
            <w:hideMark/>
          </w:tcPr>
          <w:p w14:paraId="4F80FC7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6750" w:type="dxa"/>
          </w:tcPr>
          <w:p w14:paraId="226278E3" w14:textId="476CD94A"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5A2AC6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EA77CE" w14:textId="255891CA" w:rsidR="00264816" w:rsidRPr="00291CD4" w:rsidRDefault="00264816" w:rsidP="00264816">
            <w:pPr>
              <w:pStyle w:val="NoSpacing"/>
            </w:pPr>
            <w:ins w:id="415" w:author="Molly C McEvilley" w:date="2025-07-20T21:18:00Z" w16du:dateUtc="2025-07-21T01:18:00Z">
              <w:r w:rsidRPr="0055258B">
                <w:t>5</w:t>
              </w:r>
            </w:ins>
            <w:del w:id="416" w:author="Molly C McEvilley" w:date="2025-07-20T21:18:00Z" w16du:dateUtc="2025-07-21T01:18:00Z">
              <w:r w:rsidRPr="0055258B" w:rsidDel="00037C13">
                <w:delText>6</w:delText>
              </w:r>
            </w:del>
          </w:p>
        </w:tc>
        <w:tc>
          <w:tcPr>
            <w:tcW w:w="1980" w:type="dxa"/>
            <w:noWrap/>
            <w:hideMark/>
          </w:tcPr>
          <w:p w14:paraId="6902EA3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6750" w:type="dxa"/>
          </w:tcPr>
          <w:p w14:paraId="2FE0D5D1" w14:textId="143553A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22EBE1B3"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CBDD971" w14:textId="40E886CF" w:rsidR="00264816" w:rsidRPr="00291CD4" w:rsidRDefault="00264816" w:rsidP="00264816">
            <w:pPr>
              <w:pStyle w:val="NoSpacing"/>
            </w:pPr>
            <w:ins w:id="417" w:author="Molly C McEvilley" w:date="2025-07-20T21:18:00Z" w16du:dateUtc="2025-07-21T01:18:00Z">
              <w:r w:rsidRPr="0055258B">
                <w:t>6</w:t>
              </w:r>
            </w:ins>
            <w:del w:id="418" w:author="Molly C McEvilley" w:date="2025-07-20T21:18:00Z" w16du:dateUtc="2025-07-21T01:18:00Z">
              <w:r w:rsidRPr="0055258B" w:rsidDel="00037C13">
                <w:delText>7</w:delText>
              </w:r>
            </w:del>
          </w:p>
        </w:tc>
        <w:tc>
          <w:tcPr>
            <w:tcW w:w="1980" w:type="dxa"/>
            <w:noWrap/>
            <w:hideMark/>
          </w:tcPr>
          <w:p w14:paraId="2A4BA9F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6750" w:type="dxa"/>
          </w:tcPr>
          <w:p w14:paraId="10E5D8A5" w14:textId="777777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56058DEE"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E3E6452" w14:textId="160547EC" w:rsidR="00264816" w:rsidRPr="00291CD4" w:rsidRDefault="00264816" w:rsidP="00264816">
            <w:pPr>
              <w:pStyle w:val="NoSpacing"/>
            </w:pPr>
            <w:ins w:id="419" w:author="Molly C McEvilley" w:date="2025-07-20T21:18:00Z" w16du:dateUtc="2025-07-21T01:18:00Z">
              <w:r w:rsidRPr="0055258B">
                <w:t>7</w:t>
              </w:r>
            </w:ins>
            <w:del w:id="420" w:author="Molly C McEvilley" w:date="2025-07-20T21:18:00Z" w16du:dateUtc="2025-07-21T01:18:00Z">
              <w:r w:rsidRPr="0055258B" w:rsidDel="00037C13">
                <w:delText>8</w:delText>
              </w:r>
            </w:del>
          </w:p>
        </w:tc>
        <w:tc>
          <w:tcPr>
            <w:tcW w:w="1980" w:type="dxa"/>
            <w:noWrap/>
            <w:hideMark/>
          </w:tcPr>
          <w:p w14:paraId="4A9B84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6750" w:type="dxa"/>
          </w:tcPr>
          <w:p w14:paraId="4B45F645" w14:textId="6E3D0C2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264816" w:rsidRPr="00D23CF2" w14:paraId="5232624E"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22CDA3" w14:textId="4A020E5D" w:rsidR="00264816" w:rsidRPr="00291CD4" w:rsidRDefault="00264816" w:rsidP="00264816">
            <w:pPr>
              <w:pStyle w:val="NoSpacing"/>
            </w:pPr>
            <w:ins w:id="421" w:author="Molly C McEvilley" w:date="2025-07-20T21:18:00Z" w16du:dateUtc="2025-07-21T01:18:00Z">
              <w:r w:rsidRPr="0055258B">
                <w:t>8</w:t>
              </w:r>
            </w:ins>
            <w:del w:id="422" w:author="Molly C McEvilley" w:date="2025-07-20T21:18:00Z" w16du:dateUtc="2025-07-21T01:18:00Z">
              <w:r w:rsidRPr="0055258B" w:rsidDel="00037C13">
                <w:delText>9</w:delText>
              </w:r>
            </w:del>
          </w:p>
        </w:tc>
        <w:tc>
          <w:tcPr>
            <w:tcW w:w="1980" w:type="dxa"/>
            <w:noWrap/>
            <w:hideMark/>
          </w:tcPr>
          <w:p w14:paraId="0837A87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6750" w:type="dxa"/>
          </w:tcPr>
          <w:p w14:paraId="5A46337F" w14:textId="08DC6F7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420DB90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F23C00" w14:textId="7DAC05AF" w:rsidR="00264816" w:rsidRPr="00291CD4" w:rsidRDefault="00264816" w:rsidP="00264816">
            <w:pPr>
              <w:pStyle w:val="NoSpacing"/>
            </w:pPr>
            <w:ins w:id="423" w:author="Molly C McEvilley" w:date="2025-07-20T21:18:00Z" w16du:dateUtc="2025-07-21T01:18:00Z">
              <w:r w:rsidRPr="0055258B">
                <w:t>9</w:t>
              </w:r>
            </w:ins>
            <w:del w:id="424" w:author="Molly C McEvilley" w:date="2025-07-20T21:18:00Z" w16du:dateUtc="2025-07-21T01:18:00Z">
              <w:r w:rsidRPr="0055258B" w:rsidDel="00037C13">
                <w:delText>10</w:delText>
              </w:r>
            </w:del>
          </w:p>
        </w:tc>
        <w:tc>
          <w:tcPr>
            <w:tcW w:w="1980" w:type="dxa"/>
            <w:noWrap/>
            <w:hideMark/>
          </w:tcPr>
          <w:p w14:paraId="74F4BA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6750" w:type="dxa"/>
          </w:tcPr>
          <w:p w14:paraId="6BB2B66F" w14:textId="193CD43A"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7EDCFD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38059B9" w14:textId="31A425D6" w:rsidR="00264816" w:rsidRPr="00291CD4" w:rsidRDefault="00264816" w:rsidP="00264816">
            <w:pPr>
              <w:pStyle w:val="NoSpacing"/>
            </w:pPr>
            <w:ins w:id="425" w:author="Molly C McEvilley" w:date="2025-07-20T21:18:00Z" w16du:dateUtc="2025-07-21T01:18:00Z">
              <w:r w:rsidRPr="0055258B">
                <w:t>10</w:t>
              </w:r>
            </w:ins>
            <w:del w:id="426" w:author="Molly C McEvilley" w:date="2025-07-20T21:18:00Z" w16du:dateUtc="2025-07-21T01:18:00Z">
              <w:r w:rsidRPr="0055258B" w:rsidDel="00037C13">
                <w:delText>11</w:delText>
              </w:r>
            </w:del>
          </w:p>
        </w:tc>
        <w:tc>
          <w:tcPr>
            <w:tcW w:w="1980" w:type="dxa"/>
            <w:noWrap/>
            <w:hideMark/>
          </w:tcPr>
          <w:p w14:paraId="0DFEE4AD"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6750" w:type="dxa"/>
          </w:tcPr>
          <w:p w14:paraId="06978BDB" w14:textId="217B6B8B"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020F43B"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EEB0AB5" w14:textId="68D939B0" w:rsidR="00264816" w:rsidRPr="00291CD4" w:rsidRDefault="00264816" w:rsidP="00264816">
            <w:pPr>
              <w:pStyle w:val="NoSpacing"/>
            </w:pPr>
            <w:ins w:id="427" w:author="Molly C McEvilley" w:date="2025-07-20T21:18:00Z" w16du:dateUtc="2025-07-21T01:18:00Z">
              <w:r w:rsidRPr="0055258B">
                <w:t>11</w:t>
              </w:r>
            </w:ins>
            <w:del w:id="428" w:author="Molly C McEvilley" w:date="2025-07-20T21:18:00Z" w16du:dateUtc="2025-07-21T01:18:00Z">
              <w:r w:rsidRPr="0055258B" w:rsidDel="00037C13">
                <w:delText>12</w:delText>
              </w:r>
            </w:del>
          </w:p>
        </w:tc>
        <w:tc>
          <w:tcPr>
            <w:tcW w:w="1980" w:type="dxa"/>
            <w:noWrap/>
            <w:hideMark/>
          </w:tcPr>
          <w:p w14:paraId="1A06B8F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6750" w:type="dxa"/>
          </w:tcPr>
          <w:p w14:paraId="0EF2B546" w14:textId="093305B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4B08398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463EF1" w14:textId="069F619C" w:rsidR="00264816" w:rsidRPr="00291CD4" w:rsidRDefault="00264816" w:rsidP="00264816">
            <w:pPr>
              <w:pStyle w:val="NoSpacing"/>
            </w:pPr>
            <w:ins w:id="429" w:author="Molly C McEvilley" w:date="2025-07-20T21:18:00Z" w16du:dateUtc="2025-07-21T01:18:00Z">
              <w:r w:rsidRPr="0055258B">
                <w:t>12</w:t>
              </w:r>
            </w:ins>
            <w:del w:id="430" w:author="Molly C McEvilley" w:date="2025-07-20T21:18:00Z" w16du:dateUtc="2025-07-21T01:18:00Z">
              <w:r w:rsidRPr="0055258B" w:rsidDel="00037C13">
                <w:delText>13</w:delText>
              </w:r>
            </w:del>
          </w:p>
        </w:tc>
        <w:tc>
          <w:tcPr>
            <w:tcW w:w="1980" w:type="dxa"/>
            <w:noWrap/>
            <w:hideMark/>
          </w:tcPr>
          <w:p w14:paraId="30E996A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6750" w:type="dxa"/>
          </w:tcPr>
          <w:p w14:paraId="0C44EB6C" w14:textId="47D7CD0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0F086EEE" w:rsidR="00264816" w:rsidRPr="00292D37" w:rsidRDefault="00264816" w:rsidP="00264816">
            <w:pPr>
              <w:pStyle w:val="NoSpacing"/>
            </w:pPr>
            <w:ins w:id="431" w:author="Molly C McEvilley" w:date="2025-07-20T21:18:00Z" w16du:dateUtc="2025-07-21T01:18:00Z">
              <w:r w:rsidRPr="0055258B">
                <w:t>13</w:t>
              </w:r>
            </w:ins>
            <w:del w:id="432" w:author="Molly C McEvilley" w:date="2025-07-20T21:18:00Z" w16du:dateUtc="2025-07-21T01:18:00Z">
              <w:r w:rsidRPr="0055258B" w:rsidDel="00037C13">
                <w:delText>14</w:delText>
              </w:r>
            </w:del>
          </w:p>
        </w:tc>
        <w:tc>
          <w:tcPr>
            <w:tcW w:w="1980" w:type="dxa"/>
            <w:noWrap/>
          </w:tcPr>
          <w:p w14:paraId="35D4E4A6" w14:textId="1CD0882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33" w:author="Molly C McEvilley" w:date="2025-07-20T21:30:00Z" w16du:dateUtc="2025-07-21T01:30:00Z">
              <w:r w:rsidDel="009C7ED4">
                <w:rPr>
                  <w:b/>
                  <w:bCs/>
                </w:rPr>
                <w:delText>AHAR</w:delText>
              </w:r>
            </w:del>
            <w:ins w:id="434" w:author="Molly C McEvilley" w:date="2025-07-20T21:30:00Z" w16du:dateUtc="2025-07-21T01:30:00Z">
              <w:r w:rsidR="009C7ED4">
                <w:rPr>
                  <w:b/>
                  <w:bCs/>
                </w:rPr>
                <w:t>AIR</w:t>
              </w:r>
            </w:ins>
            <w:r>
              <w:rPr>
                <w:b/>
                <w:bCs/>
              </w:rPr>
              <w:t>AdultEST</w:t>
            </w:r>
          </w:p>
        </w:tc>
        <w:tc>
          <w:tcPr>
            <w:tcW w:w="6750" w:type="dxa"/>
          </w:tcPr>
          <w:p w14:paraId="43549663" w14:textId="4619576D"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264816" w:rsidRPr="00D23CF2" w14:paraId="082DB69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9462E3" w14:textId="40AA43C7" w:rsidR="00264816" w:rsidRPr="00291CD4" w:rsidRDefault="00264816" w:rsidP="00264816">
            <w:pPr>
              <w:pStyle w:val="NoSpacing"/>
            </w:pPr>
            <w:ins w:id="435" w:author="Molly C McEvilley" w:date="2025-07-20T21:18:00Z" w16du:dateUtc="2025-07-21T01:18:00Z">
              <w:r w:rsidRPr="0055258B">
                <w:t>14</w:t>
              </w:r>
            </w:ins>
            <w:del w:id="436" w:author="Molly C McEvilley" w:date="2025-07-20T21:18:00Z" w16du:dateUtc="2025-07-21T01:18:00Z">
              <w:r w:rsidRPr="0055258B" w:rsidDel="00037C13">
                <w:delText>15</w:delText>
              </w:r>
            </w:del>
          </w:p>
        </w:tc>
        <w:tc>
          <w:tcPr>
            <w:tcW w:w="1980" w:type="dxa"/>
            <w:noWrap/>
            <w:hideMark/>
          </w:tcPr>
          <w:p w14:paraId="78A26CB0"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03C67B24" w14:textId="299FFF1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64FA2B2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03EC12" w14:textId="428E2010" w:rsidR="00264816" w:rsidRPr="00291CD4" w:rsidRDefault="00264816" w:rsidP="00264816">
            <w:pPr>
              <w:pStyle w:val="NoSpacing"/>
            </w:pPr>
            <w:ins w:id="437" w:author="Molly C McEvilley" w:date="2025-07-20T21:18:00Z" w16du:dateUtc="2025-07-21T01:18:00Z">
              <w:r w:rsidRPr="0055258B">
                <w:t>15</w:t>
              </w:r>
            </w:ins>
            <w:del w:id="438" w:author="Molly C McEvilley" w:date="2025-07-20T21:18:00Z" w16du:dateUtc="2025-07-21T01:18:00Z">
              <w:r w:rsidRPr="0055258B" w:rsidDel="00037C13">
                <w:delText>16</w:delText>
              </w:r>
            </w:del>
          </w:p>
        </w:tc>
        <w:tc>
          <w:tcPr>
            <w:tcW w:w="1980" w:type="dxa"/>
            <w:noWrap/>
            <w:hideMark/>
          </w:tcPr>
          <w:p w14:paraId="1C846AF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4B931785" w14:textId="78E724F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5AADD82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C57195D" w14:textId="40EDAA9A" w:rsidR="00264816" w:rsidRPr="00291CD4" w:rsidRDefault="00264816" w:rsidP="00264816">
            <w:pPr>
              <w:pStyle w:val="NoSpacing"/>
            </w:pPr>
            <w:ins w:id="439" w:author="Molly C McEvilley" w:date="2025-07-20T21:18:00Z" w16du:dateUtc="2025-07-21T01:18:00Z">
              <w:r w:rsidRPr="0055258B">
                <w:t>16</w:t>
              </w:r>
            </w:ins>
            <w:del w:id="440" w:author="Molly C McEvilley" w:date="2025-07-20T21:18:00Z" w16du:dateUtc="2025-07-21T01:18:00Z">
              <w:r w:rsidRPr="0055258B" w:rsidDel="00037C13">
                <w:delText>17</w:delText>
              </w:r>
            </w:del>
          </w:p>
        </w:tc>
        <w:tc>
          <w:tcPr>
            <w:tcW w:w="1980" w:type="dxa"/>
            <w:noWrap/>
            <w:hideMark/>
          </w:tcPr>
          <w:p w14:paraId="6474F19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32EA1ED6" w14:textId="39644F2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219D67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A4B076B" w14:textId="119419F0" w:rsidR="00264816" w:rsidRPr="00291CD4" w:rsidRDefault="00264816" w:rsidP="00264816">
            <w:pPr>
              <w:pStyle w:val="NoSpacing"/>
            </w:pPr>
            <w:ins w:id="441" w:author="Molly C McEvilley" w:date="2025-07-20T21:18:00Z" w16du:dateUtc="2025-07-21T01:18:00Z">
              <w:r w:rsidRPr="0055258B">
                <w:t>17</w:t>
              </w:r>
            </w:ins>
            <w:del w:id="442" w:author="Molly C McEvilley" w:date="2025-07-20T21:18:00Z" w16du:dateUtc="2025-07-21T01:18:00Z">
              <w:r w:rsidRPr="0055258B" w:rsidDel="00037C13">
                <w:delText>18</w:delText>
              </w:r>
            </w:del>
          </w:p>
        </w:tc>
        <w:tc>
          <w:tcPr>
            <w:tcW w:w="1980" w:type="dxa"/>
            <w:noWrap/>
            <w:hideMark/>
          </w:tcPr>
          <w:p w14:paraId="0B68823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53F964D0" w14:textId="17146BB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78FD487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A09D64" w14:textId="027E8F65" w:rsidR="00264816" w:rsidRPr="00291CD4" w:rsidRDefault="00264816" w:rsidP="00264816">
            <w:pPr>
              <w:pStyle w:val="NoSpacing"/>
            </w:pPr>
            <w:ins w:id="443" w:author="Molly C McEvilley" w:date="2025-07-20T21:18:00Z" w16du:dateUtc="2025-07-21T01:18:00Z">
              <w:r w:rsidRPr="0055258B">
                <w:t>18</w:t>
              </w:r>
            </w:ins>
            <w:del w:id="444" w:author="Molly C McEvilley" w:date="2025-07-20T21:18:00Z" w16du:dateUtc="2025-07-21T01:18:00Z">
              <w:r w:rsidRPr="0055258B" w:rsidDel="00037C13">
                <w:delText>19</w:delText>
              </w:r>
            </w:del>
          </w:p>
        </w:tc>
        <w:tc>
          <w:tcPr>
            <w:tcW w:w="1980" w:type="dxa"/>
            <w:noWrap/>
            <w:hideMark/>
          </w:tcPr>
          <w:p w14:paraId="62C2CAD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5B236C44" w14:textId="5667BDF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77812341"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D2D0CF" w14:textId="2D1BBA54" w:rsidR="00264816" w:rsidRPr="00291CD4" w:rsidRDefault="00264816" w:rsidP="00264816">
            <w:pPr>
              <w:pStyle w:val="NoSpacing"/>
            </w:pPr>
            <w:ins w:id="445" w:author="Molly C McEvilley" w:date="2025-07-20T21:18:00Z" w16du:dateUtc="2025-07-21T01:18:00Z">
              <w:r w:rsidRPr="0055258B">
                <w:t>19</w:t>
              </w:r>
            </w:ins>
            <w:del w:id="446" w:author="Molly C McEvilley" w:date="2025-07-20T21:18:00Z" w16du:dateUtc="2025-07-21T01:18:00Z">
              <w:r w:rsidRPr="0055258B" w:rsidDel="00037C13">
                <w:delText>20</w:delText>
              </w:r>
            </w:del>
          </w:p>
        </w:tc>
        <w:tc>
          <w:tcPr>
            <w:tcW w:w="1980" w:type="dxa"/>
            <w:noWrap/>
            <w:hideMark/>
          </w:tcPr>
          <w:p w14:paraId="5DA1502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19B2B2C6" w14:textId="38C2D49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248685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0325FD6" w14:textId="62FB0FA2" w:rsidR="00264816" w:rsidRPr="00291CD4" w:rsidRDefault="00264816" w:rsidP="00264816">
            <w:pPr>
              <w:pStyle w:val="NoSpacing"/>
            </w:pPr>
            <w:ins w:id="447" w:author="Molly C McEvilley" w:date="2025-07-20T21:18:00Z" w16du:dateUtc="2025-07-21T01:18:00Z">
              <w:r w:rsidRPr="0055258B">
                <w:t>20</w:t>
              </w:r>
            </w:ins>
            <w:del w:id="448" w:author="Molly C McEvilley" w:date="2025-07-20T21:18:00Z" w16du:dateUtc="2025-07-21T01:18:00Z">
              <w:r w:rsidRPr="0055258B" w:rsidDel="00037C13">
                <w:delText>21</w:delText>
              </w:r>
            </w:del>
          </w:p>
        </w:tc>
        <w:tc>
          <w:tcPr>
            <w:tcW w:w="1980" w:type="dxa"/>
            <w:noWrap/>
            <w:hideMark/>
          </w:tcPr>
          <w:p w14:paraId="17936BE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197E7CCD" w14:textId="3A1F08B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36CDB76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B1400F" w14:textId="40D72DF5" w:rsidR="00264816" w:rsidRPr="00291CD4" w:rsidRDefault="00264816" w:rsidP="00264816">
            <w:pPr>
              <w:pStyle w:val="NoSpacing"/>
            </w:pPr>
            <w:ins w:id="449" w:author="Molly C McEvilley" w:date="2025-07-20T21:18:00Z" w16du:dateUtc="2025-07-21T01:18:00Z">
              <w:r w:rsidRPr="0055258B">
                <w:t>21</w:t>
              </w:r>
            </w:ins>
            <w:del w:id="450" w:author="Molly C McEvilley" w:date="2025-07-20T21:18:00Z" w16du:dateUtc="2025-07-21T01:18:00Z">
              <w:r w:rsidRPr="0055258B" w:rsidDel="00037C13">
                <w:delText>22</w:delText>
              </w:r>
            </w:del>
          </w:p>
        </w:tc>
        <w:tc>
          <w:tcPr>
            <w:tcW w:w="1980" w:type="dxa"/>
            <w:noWrap/>
            <w:hideMark/>
          </w:tcPr>
          <w:p w14:paraId="45F35850"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6173E965" w14:textId="2C7DD41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EA88E79"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D020A52" w14:textId="314F22E8" w:rsidR="00264816" w:rsidRPr="00291CD4" w:rsidRDefault="00264816" w:rsidP="00264816">
            <w:pPr>
              <w:pStyle w:val="NoSpacing"/>
            </w:pPr>
            <w:ins w:id="451" w:author="Molly C McEvilley" w:date="2025-07-20T21:18:00Z" w16du:dateUtc="2025-07-21T01:18:00Z">
              <w:r w:rsidRPr="0055258B">
                <w:t>22</w:t>
              </w:r>
            </w:ins>
            <w:del w:id="452" w:author="Molly C McEvilley" w:date="2025-07-20T21:18:00Z" w16du:dateUtc="2025-07-21T01:18:00Z">
              <w:r w:rsidRPr="0055258B" w:rsidDel="00037C13">
                <w:delText>23</w:delText>
              </w:r>
            </w:del>
          </w:p>
        </w:tc>
        <w:tc>
          <w:tcPr>
            <w:tcW w:w="1980" w:type="dxa"/>
            <w:noWrap/>
            <w:hideMark/>
          </w:tcPr>
          <w:p w14:paraId="225290BB" w14:textId="6DCB3BD1"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53" w:author="Molly C McEvilley" w:date="2025-07-20T21:30:00Z" w16du:dateUtc="2025-07-21T01:30:00Z">
              <w:r w:rsidRPr="000D5A2E" w:rsidDel="009C7ED4">
                <w:rPr>
                  <w:b/>
                  <w:bCs/>
                </w:rPr>
                <w:delText>AHAR</w:delText>
              </w:r>
            </w:del>
            <w:ins w:id="454" w:author="Molly C McEvilley" w:date="2025-07-20T21:30:00Z" w16du:dateUtc="2025-07-21T01:30:00Z">
              <w:r w:rsidR="009C7ED4">
                <w:rPr>
                  <w:b/>
                  <w:bCs/>
                </w:rPr>
                <w:t>AIR</w:t>
              </w:r>
            </w:ins>
            <w:r w:rsidRPr="000D5A2E">
              <w:rPr>
                <w:b/>
                <w:bCs/>
              </w:rPr>
              <w:t>EST</w:t>
            </w:r>
          </w:p>
        </w:tc>
        <w:tc>
          <w:tcPr>
            <w:tcW w:w="6750" w:type="dxa"/>
          </w:tcPr>
          <w:p w14:paraId="54871E77" w14:textId="0F2A334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4FE637E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36EB098" w14:textId="0D24B96A" w:rsidR="00264816" w:rsidRPr="00291CD4" w:rsidRDefault="00264816" w:rsidP="00264816">
            <w:pPr>
              <w:pStyle w:val="NoSpacing"/>
            </w:pPr>
            <w:ins w:id="455" w:author="Molly C McEvilley" w:date="2025-07-20T21:18:00Z" w16du:dateUtc="2025-07-21T01:18:00Z">
              <w:r w:rsidRPr="0055258B">
                <w:t>23</w:t>
              </w:r>
            </w:ins>
            <w:del w:id="456" w:author="Molly C McEvilley" w:date="2025-07-20T21:18:00Z" w16du:dateUtc="2025-07-21T01:18:00Z">
              <w:r w:rsidRPr="0055258B" w:rsidDel="00037C13">
                <w:delText>24</w:delText>
              </w:r>
            </w:del>
          </w:p>
        </w:tc>
        <w:tc>
          <w:tcPr>
            <w:tcW w:w="1980" w:type="dxa"/>
            <w:noWrap/>
            <w:hideMark/>
          </w:tcPr>
          <w:p w14:paraId="48797BA1" w14:textId="518E7701"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57" w:author="Molly C McEvilley" w:date="2025-07-20T21:49:00Z" w16du:dateUtc="2025-07-21T01:49:00Z">
              <w:r w:rsidRPr="000D5A2E" w:rsidDel="004505BA">
                <w:rPr>
                  <w:b/>
                  <w:bCs/>
                </w:rPr>
                <w:delText>AHAR</w:delText>
              </w:r>
            </w:del>
            <w:ins w:id="458" w:author="Molly C McEvilley" w:date="2025-07-20T21:49:00Z" w16du:dateUtc="2025-07-21T01:49:00Z">
              <w:r w:rsidR="004505BA">
                <w:rPr>
                  <w:b/>
                  <w:bCs/>
                </w:rPr>
                <w:t>AIR</w:t>
              </w:r>
            </w:ins>
            <w:r w:rsidRPr="000D5A2E">
              <w:rPr>
                <w:b/>
                <w:bCs/>
              </w:rPr>
              <w:t>HoHEST</w:t>
            </w:r>
          </w:p>
        </w:tc>
        <w:tc>
          <w:tcPr>
            <w:tcW w:w="6750" w:type="dxa"/>
          </w:tcPr>
          <w:p w14:paraId="7788A31B" w14:textId="68B3480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2653EBC9" w:rsidR="00264816" w:rsidRPr="00291CD4" w:rsidRDefault="00264816" w:rsidP="00264816">
            <w:pPr>
              <w:pStyle w:val="NoSpacing"/>
            </w:pPr>
            <w:ins w:id="459" w:author="Molly C McEvilley" w:date="2025-07-20T21:18:00Z" w16du:dateUtc="2025-07-21T01:18:00Z">
              <w:r w:rsidRPr="0055258B">
                <w:t>24</w:t>
              </w:r>
            </w:ins>
            <w:del w:id="460" w:author="Molly C McEvilley" w:date="2025-07-20T21:18:00Z" w16du:dateUtc="2025-07-21T01:18:00Z">
              <w:r w:rsidRPr="0055258B" w:rsidDel="00037C13">
                <w:delText>25</w:delText>
              </w:r>
            </w:del>
          </w:p>
        </w:tc>
        <w:tc>
          <w:tcPr>
            <w:tcW w:w="1980" w:type="dxa"/>
            <w:noWrap/>
          </w:tcPr>
          <w:p w14:paraId="5EA3094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36A14248" w:rsidR="00264816" w:rsidRPr="00291CD4" w:rsidRDefault="00264816" w:rsidP="00264816">
            <w:pPr>
              <w:pStyle w:val="NoSpacing"/>
            </w:pPr>
            <w:ins w:id="461" w:author="Molly C McEvilley" w:date="2025-07-20T21:18:00Z" w16du:dateUtc="2025-07-21T01:18:00Z">
              <w:r w:rsidRPr="0055258B">
                <w:t>25</w:t>
              </w:r>
            </w:ins>
            <w:del w:id="462" w:author="Molly C McEvilley" w:date="2025-07-20T21:18:00Z" w16du:dateUtc="2025-07-21T01:18:00Z">
              <w:r w:rsidRPr="0055258B" w:rsidDel="00037C13">
                <w:delText>26</w:delText>
              </w:r>
            </w:del>
          </w:p>
        </w:tc>
        <w:tc>
          <w:tcPr>
            <w:tcW w:w="1980" w:type="dxa"/>
            <w:noWrap/>
          </w:tcPr>
          <w:p w14:paraId="64B82F95"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26A5420D" w:rsidR="00264816" w:rsidRPr="00291CD4" w:rsidRDefault="00264816" w:rsidP="00264816">
            <w:pPr>
              <w:pStyle w:val="NoSpacing"/>
            </w:pPr>
            <w:ins w:id="463" w:author="Molly C McEvilley" w:date="2025-07-20T21:18:00Z" w16du:dateUtc="2025-07-21T01:18:00Z">
              <w:r w:rsidRPr="0055258B">
                <w:t>26</w:t>
              </w:r>
            </w:ins>
            <w:del w:id="464" w:author="Molly C McEvilley" w:date="2025-07-20T21:18:00Z" w16du:dateUtc="2025-07-21T01:18:00Z">
              <w:r w:rsidRPr="0055258B" w:rsidDel="00037C13">
                <w:delText>27</w:delText>
              </w:r>
            </w:del>
          </w:p>
        </w:tc>
        <w:tc>
          <w:tcPr>
            <w:tcW w:w="1980" w:type="dxa"/>
            <w:noWrap/>
          </w:tcPr>
          <w:p w14:paraId="1CA4F7A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26481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35518182" w:rsidR="00264816" w:rsidRPr="00291CD4" w:rsidRDefault="00264816" w:rsidP="00264816">
            <w:pPr>
              <w:pStyle w:val="NoSpacing"/>
            </w:pPr>
            <w:ins w:id="465" w:author="Molly C McEvilley" w:date="2025-07-20T21:18:00Z" w16du:dateUtc="2025-07-21T01:18:00Z">
              <w:r w:rsidRPr="0055258B">
                <w:t>27</w:t>
              </w:r>
            </w:ins>
            <w:del w:id="466" w:author="Molly C McEvilley" w:date="2025-07-20T21:18:00Z" w16du:dateUtc="2025-07-21T01:18:00Z">
              <w:r w:rsidRPr="0055258B" w:rsidDel="00037C13">
                <w:delText>28</w:delText>
              </w:r>
            </w:del>
          </w:p>
        </w:tc>
        <w:tc>
          <w:tcPr>
            <w:tcW w:w="1980" w:type="dxa"/>
            <w:noWrap/>
          </w:tcPr>
          <w:p w14:paraId="4DD47EA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0982550B" w:rsidR="00264816" w:rsidRPr="00291CD4" w:rsidRDefault="00264816" w:rsidP="00264816">
            <w:pPr>
              <w:pStyle w:val="NoSpacing"/>
            </w:pPr>
            <w:ins w:id="467" w:author="Molly C McEvilley" w:date="2025-07-20T21:18:00Z" w16du:dateUtc="2025-07-21T01:18:00Z">
              <w:r w:rsidRPr="0055258B">
                <w:t>28</w:t>
              </w:r>
            </w:ins>
            <w:del w:id="468" w:author="Molly C McEvilley" w:date="2025-07-20T21:18:00Z" w16du:dateUtc="2025-07-21T01:18:00Z">
              <w:r w:rsidRPr="0055258B" w:rsidDel="00037C13">
                <w:delText>29</w:delText>
              </w:r>
            </w:del>
          </w:p>
        </w:tc>
        <w:tc>
          <w:tcPr>
            <w:tcW w:w="1980" w:type="dxa"/>
            <w:noWrap/>
          </w:tcPr>
          <w:p w14:paraId="58BF359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2B508940" w:rsidR="00264816" w:rsidRPr="00292D37" w:rsidRDefault="00264816" w:rsidP="00264816">
            <w:pPr>
              <w:pStyle w:val="NoSpacing"/>
            </w:pPr>
            <w:ins w:id="469" w:author="Molly C McEvilley" w:date="2025-07-20T21:18:00Z" w16du:dateUtc="2025-07-21T01:18:00Z">
              <w:r w:rsidRPr="0055258B">
                <w:t>29</w:t>
              </w:r>
            </w:ins>
            <w:del w:id="470" w:author="Molly C McEvilley" w:date="2025-07-20T21:18:00Z" w16du:dateUtc="2025-07-21T01:18:00Z">
              <w:r w:rsidRPr="00CA3B8E" w:rsidDel="00037C13">
                <w:delText>30</w:delText>
              </w:r>
            </w:del>
          </w:p>
        </w:tc>
        <w:tc>
          <w:tcPr>
            <w:tcW w:w="1980" w:type="dxa"/>
            <w:noWrap/>
          </w:tcPr>
          <w:p w14:paraId="68643A92" w14:textId="2917E687" w:rsidR="00264816" w:rsidRPr="00BF497D"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71" w:author="Molly C McEvilley" w:date="2025-07-20T21:49:00Z" w16du:dateUtc="2025-07-21T01:49:00Z">
              <w:r w:rsidRPr="00277F30" w:rsidDel="004505BA">
                <w:rPr>
                  <w:b/>
                  <w:bCs/>
                </w:rPr>
                <w:delText>AHAR</w:delText>
              </w:r>
            </w:del>
            <w:ins w:id="472" w:author="Molly C McEvilley" w:date="2025-07-20T21:49:00Z" w16du:dateUtc="2025-07-21T01:49:00Z">
              <w:r w:rsidR="004505BA">
                <w:rPr>
                  <w:b/>
                  <w:bCs/>
                </w:rPr>
                <w:t>AIR</w:t>
              </w:r>
            </w:ins>
            <w:r w:rsidRPr="00277F30">
              <w:rPr>
                <w:b/>
                <w:bCs/>
              </w:rPr>
              <w:t>AdultRRH</w:t>
            </w:r>
          </w:p>
        </w:tc>
        <w:tc>
          <w:tcPr>
            <w:tcW w:w="6750" w:type="dxa"/>
          </w:tcPr>
          <w:p w14:paraId="6827E5AD" w14:textId="5344BF6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5582248" w:rsidR="00264816" w:rsidRPr="00291CD4" w:rsidRDefault="00264816" w:rsidP="00264816">
            <w:pPr>
              <w:pStyle w:val="NoSpacing"/>
            </w:pPr>
            <w:ins w:id="473" w:author="Molly C McEvilley" w:date="2025-07-20T21:18:00Z" w16du:dateUtc="2025-07-21T01:18:00Z">
              <w:r w:rsidRPr="00CA3B8E">
                <w:t>30</w:t>
              </w:r>
            </w:ins>
            <w:del w:id="474" w:author="Molly C McEvilley" w:date="2025-07-20T21:18:00Z" w16du:dateUtc="2025-07-21T01:18:00Z">
              <w:r w:rsidRPr="00CA3B8E" w:rsidDel="00037C13">
                <w:delText>31</w:delText>
              </w:r>
            </w:del>
          </w:p>
        </w:tc>
        <w:tc>
          <w:tcPr>
            <w:tcW w:w="1980" w:type="dxa"/>
            <w:noWrap/>
          </w:tcPr>
          <w:p w14:paraId="326432F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0D32A1B9" w:rsidR="00264816" w:rsidRPr="00291CD4" w:rsidRDefault="00264816" w:rsidP="00264816">
            <w:pPr>
              <w:pStyle w:val="NoSpacing"/>
            </w:pPr>
            <w:ins w:id="475" w:author="Molly C McEvilley" w:date="2025-07-20T21:18:00Z" w16du:dateUtc="2025-07-21T01:18:00Z">
              <w:r w:rsidRPr="00CA3B8E">
                <w:t>31</w:t>
              </w:r>
            </w:ins>
            <w:del w:id="476" w:author="Molly C McEvilley" w:date="2025-07-20T21:18:00Z" w16du:dateUtc="2025-07-21T01:18:00Z">
              <w:r w:rsidRPr="00CA3B8E" w:rsidDel="00037C13">
                <w:delText>32</w:delText>
              </w:r>
            </w:del>
          </w:p>
        </w:tc>
        <w:tc>
          <w:tcPr>
            <w:tcW w:w="1980" w:type="dxa"/>
            <w:noWrap/>
          </w:tcPr>
          <w:p w14:paraId="0AB7C0D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5578D060" w:rsidR="00264816" w:rsidRPr="00291CD4" w:rsidRDefault="00264816" w:rsidP="00264816">
            <w:pPr>
              <w:pStyle w:val="NoSpacing"/>
            </w:pPr>
            <w:ins w:id="477" w:author="Molly C McEvilley" w:date="2025-07-20T21:18:00Z" w16du:dateUtc="2025-07-21T01:18:00Z">
              <w:r w:rsidRPr="00CA3B8E">
                <w:t>32</w:t>
              </w:r>
            </w:ins>
            <w:del w:id="478" w:author="Molly C McEvilley" w:date="2025-07-20T21:18:00Z" w16du:dateUtc="2025-07-21T01:18:00Z">
              <w:r w:rsidRPr="00CA3B8E" w:rsidDel="00037C13">
                <w:delText>33</w:delText>
              </w:r>
            </w:del>
          </w:p>
        </w:tc>
        <w:tc>
          <w:tcPr>
            <w:tcW w:w="1980" w:type="dxa"/>
            <w:noWrap/>
          </w:tcPr>
          <w:p w14:paraId="1231581A"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CED33D0" w:rsidR="00264816" w:rsidRPr="00291CD4" w:rsidRDefault="00264816" w:rsidP="00264816">
            <w:pPr>
              <w:pStyle w:val="NoSpacing"/>
            </w:pPr>
            <w:ins w:id="479" w:author="Molly C McEvilley" w:date="2025-07-20T21:18:00Z" w16du:dateUtc="2025-07-21T01:18:00Z">
              <w:r w:rsidRPr="00CA3B8E">
                <w:t>33</w:t>
              </w:r>
            </w:ins>
            <w:del w:id="480" w:author="Molly C McEvilley" w:date="2025-07-20T21:18:00Z" w16du:dateUtc="2025-07-21T01:18:00Z">
              <w:r w:rsidRPr="00CA3B8E" w:rsidDel="00037C13">
                <w:delText>34</w:delText>
              </w:r>
            </w:del>
          </w:p>
        </w:tc>
        <w:tc>
          <w:tcPr>
            <w:tcW w:w="1980" w:type="dxa"/>
            <w:noWrap/>
          </w:tcPr>
          <w:p w14:paraId="35007BE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48E68D42" w:rsidR="00264816" w:rsidRPr="00291CD4" w:rsidRDefault="00264816" w:rsidP="00264816">
            <w:pPr>
              <w:pStyle w:val="NoSpacing"/>
            </w:pPr>
            <w:ins w:id="481" w:author="Molly C McEvilley" w:date="2025-07-20T21:18:00Z" w16du:dateUtc="2025-07-21T01:18:00Z">
              <w:r w:rsidRPr="00CA3B8E">
                <w:t>34</w:t>
              </w:r>
            </w:ins>
            <w:del w:id="482" w:author="Molly C McEvilley" w:date="2025-07-20T21:18:00Z" w16du:dateUtc="2025-07-21T01:18:00Z">
              <w:r w:rsidRPr="00CA3B8E" w:rsidDel="00037C13">
                <w:delText>35</w:delText>
              </w:r>
            </w:del>
          </w:p>
        </w:tc>
        <w:tc>
          <w:tcPr>
            <w:tcW w:w="1980" w:type="dxa"/>
            <w:noWrap/>
          </w:tcPr>
          <w:p w14:paraId="284733D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B77809E" w:rsidR="00264816" w:rsidRPr="00291CD4" w:rsidRDefault="00264816" w:rsidP="00264816">
            <w:pPr>
              <w:pStyle w:val="NoSpacing"/>
            </w:pPr>
            <w:ins w:id="483" w:author="Molly C McEvilley" w:date="2025-07-20T21:18:00Z" w16du:dateUtc="2025-07-21T01:18:00Z">
              <w:r w:rsidRPr="00CA3B8E">
                <w:t>35</w:t>
              </w:r>
            </w:ins>
            <w:del w:id="484" w:author="Molly C McEvilley" w:date="2025-07-20T21:18:00Z" w16du:dateUtc="2025-07-21T01:18:00Z">
              <w:r w:rsidRPr="00CA3B8E" w:rsidDel="00037C13">
                <w:delText>36</w:delText>
              </w:r>
            </w:del>
          </w:p>
        </w:tc>
        <w:tc>
          <w:tcPr>
            <w:tcW w:w="1980" w:type="dxa"/>
            <w:noWrap/>
          </w:tcPr>
          <w:p w14:paraId="4828C12D"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11253964" w:rsidR="00264816" w:rsidRPr="00291CD4" w:rsidRDefault="00264816" w:rsidP="00264816">
            <w:pPr>
              <w:pStyle w:val="NoSpacing"/>
            </w:pPr>
            <w:ins w:id="485" w:author="Molly C McEvilley" w:date="2025-07-20T21:18:00Z" w16du:dateUtc="2025-07-21T01:18:00Z">
              <w:r w:rsidRPr="00CA3B8E">
                <w:t>36</w:t>
              </w:r>
            </w:ins>
            <w:del w:id="486" w:author="Molly C McEvilley" w:date="2025-07-20T21:18:00Z" w16du:dateUtc="2025-07-21T01:18:00Z">
              <w:r w:rsidRPr="00CA3B8E" w:rsidDel="00037C13">
                <w:delText>37</w:delText>
              </w:r>
            </w:del>
          </w:p>
        </w:tc>
        <w:tc>
          <w:tcPr>
            <w:tcW w:w="1980" w:type="dxa"/>
            <w:noWrap/>
          </w:tcPr>
          <w:p w14:paraId="70E066B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09CD95A4" w:rsidR="00264816" w:rsidRPr="00291CD4" w:rsidRDefault="00264816" w:rsidP="00264816">
            <w:pPr>
              <w:pStyle w:val="NoSpacing"/>
            </w:pPr>
            <w:ins w:id="487" w:author="Molly C McEvilley" w:date="2025-07-20T21:18:00Z" w16du:dateUtc="2025-07-21T01:18:00Z">
              <w:r w:rsidRPr="00CA3B8E">
                <w:t>37</w:t>
              </w:r>
            </w:ins>
            <w:del w:id="488" w:author="Molly C McEvilley" w:date="2025-07-20T21:18:00Z" w16du:dateUtc="2025-07-21T01:18:00Z">
              <w:r w:rsidRPr="00CA3B8E" w:rsidDel="00037C13">
                <w:delText>38</w:delText>
              </w:r>
            </w:del>
          </w:p>
        </w:tc>
        <w:tc>
          <w:tcPr>
            <w:tcW w:w="1980" w:type="dxa"/>
            <w:noWrap/>
          </w:tcPr>
          <w:p w14:paraId="5CA27AB3"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22752AF2" w:rsidR="00264816" w:rsidRPr="00291CD4" w:rsidRDefault="00264816" w:rsidP="00264816">
            <w:pPr>
              <w:pStyle w:val="NoSpacing"/>
            </w:pPr>
            <w:ins w:id="489" w:author="Molly C McEvilley" w:date="2025-07-20T21:18:00Z" w16du:dateUtc="2025-07-21T01:18:00Z">
              <w:r w:rsidRPr="00CA3B8E">
                <w:t>38</w:t>
              </w:r>
            </w:ins>
            <w:del w:id="490" w:author="Molly C McEvilley" w:date="2025-07-20T21:18:00Z" w16du:dateUtc="2025-07-21T01:18:00Z">
              <w:r w:rsidRPr="00CA3B8E" w:rsidDel="00037C13">
                <w:delText>39</w:delText>
              </w:r>
            </w:del>
          </w:p>
        </w:tc>
        <w:tc>
          <w:tcPr>
            <w:tcW w:w="1980" w:type="dxa"/>
            <w:noWrap/>
          </w:tcPr>
          <w:p w14:paraId="4FFF6AE7" w14:textId="692A9FEF"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91" w:author="Molly C McEvilley" w:date="2025-07-20T21:49:00Z" w16du:dateUtc="2025-07-21T01:49:00Z">
              <w:r w:rsidRPr="000D5A2E" w:rsidDel="004505BA">
                <w:rPr>
                  <w:b/>
                  <w:bCs/>
                </w:rPr>
                <w:delText>AHAR</w:delText>
              </w:r>
            </w:del>
            <w:ins w:id="492" w:author="Molly C McEvilley" w:date="2025-07-20T21:49:00Z" w16du:dateUtc="2025-07-21T01:49:00Z">
              <w:r w:rsidR="004505BA">
                <w:rPr>
                  <w:b/>
                  <w:bCs/>
                </w:rPr>
                <w:t>AIR</w:t>
              </w:r>
            </w:ins>
            <w:r w:rsidRPr="000D5A2E">
              <w:rPr>
                <w:b/>
                <w:bCs/>
              </w:rPr>
              <w:t>RRH</w:t>
            </w:r>
          </w:p>
        </w:tc>
        <w:tc>
          <w:tcPr>
            <w:tcW w:w="6750" w:type="dxa"/>
          </w:tcPr>
          <w:p w14:paraId="14B4FF01" w14:textId="64A3D04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24FF9DF5" w:rsidR="00264816" w:rsidRPr="00291CD4" w:rsidRDefault="00264816" w:rsidP="00264816">
            <w:pPr>
              <w:pStyle w:val="NoSpacing"/>
            </w:pPr>
            <w:ins w:id="493" w:author="Molly C McEvilley" w:date="2025-07-20T21:18:00Z" w16du:dateUtc="2025-07-21T01:18:00Z">
              <w:r w:rsidRPr="00CA3B8E">
                <w:t>39</w:t>
              </w:r>
            </w:ins>
            <w:del w:id="494" w:author="Molly C McEvilley" w:date="2025-07-20T21:18:00Z" w16du:dateUtc="2025-07-21T01:18:00Z">
              <w:r w:rsidRPr="00CA3B8E" w:rsidDel="00037C13">
                <w:delText>40</w:delText>
              </w:r>
            </w:del>
          </w:p>
        </w:tc>
        <w:tc>
          <w:tcPr>
            <w:tcW w:w="1980" w:type="dxa"/>
            <w:noWrap/>
          </w:tcPr>
          <w:p w14:paraId="7A999AA8" w14:textId="3C97526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95" w:author="Molly C McEvilley" w:date="2025-07-20T21:49:00Z" w16du:dateUtc="2025-07-21T01:49:00Z">
              <w:r w:rsidRPr="000D5A2E" w:rsidDel="004505BA">
                <w:rPr>
                  <w:b/>
                  <w:bCs/>
                </w:rPr>
                <w:delText>AHAR</w:delText>
              </w:r>
            </w:del>
            <w:ins w:id="496" w:author="Molly C McEvilley" w:date="2025-07-20T21:49:00Z" w16du:dateUtc="2025-07-21T01:49:00Z">
              <w:r w:rsidR="004505BA">
                <w:rPr>
                  <w:b/>
                  <w:bCs/>
                </w:rPr>
                <w:t>AIR</w:t>
              </w:r>
            </w:ins>
            <w:r w:rsidRPr="000D5A2E">
              <w:rPr>
                <w:b/>
                <w:bCs/>
              </w:rPr>
              <w:t>HoHRRH</w:t>
            </w:r>
          </w:p>
        </w:tc>
        <w:tc>
          <w:tcPr>
            <w:tcW w:w="6750" w:type="dxa"/>
          </w:tcPr>
          <w:p w14:paraId="71CF07DA" w14:textId="5E85CFF5"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3D01B276" w:rsidR="00264816" w:rsidRPr="00291CD4" w:rsidRDefault="00264816" w:rsidP="00264816">
            <w:pPr>
              <w:pStyle w:val="NoSpacing"/>
            </w:pPr>
            <w:ins w:id="497" w:author="Molly C McEvilley" w:date="2025-07-20T21:18:00Z" w16du:dateUtc="2025-07-21T01:18:00Z">
              <w:r w:rsidRPr="00CA3B8E">
                <w:lastRenderedPageBreak/>
                <w:t>40</w:t>
              </w:r>
            </w:ins>
            <w:del w:id="498" w:author="Molly C McEvilley" w:date="2025-07-20T21:18:00Z" w16du:dateUtc="2025-07-21T01:18:00Z">
              <w:r w:rsidRPr="00CA3B8E" w:rsidDel="00037C13">
                <w:delText>41</w:delText>
              </w:r>
            </w:del>
          </w:p>
        </w:tc>
        <w:tc>
          <w:tcPr>
            <w:tcW w:w="1980" w:type="dxa"/>
            <w:noWrap/>
          </w:tcPr>
          <w:p w14:paraId="575B424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27E97CD" w:rsidR="00264816" w:rsidRPr="00291CD4" w:rsidRDefault="00264816" w:rsidP="00264816">
            <w:pPr>
              <w:pStyle w:val="NoSpacing"/>
            </w:pPr>
            <w:ins w:id="499" w:author="Molly C McEvilley" w:date="2025-07-20T21:18:00Z" w16du:dateUtc="2025-07-21T01:18:00Z">
              <w:r w:rsidRPr="00CA3B8E">
                <w:t>41</w:t>
              </w:r>
            </w:ins>
            <w:del w:id="500" w:author="Molly C McEvilley" w:date="2025-07-20T21:18:00Z" w16du:dateUtc="2025-07-21T01:18:00Z">
              <w:r w:rsidRPr="00CA3B8E" w:rsidDel="00037C13">
                <w:delText>42</w:delText>
              </w:r>
            </w:del>
          </w:p>
        </w:tc>
        <w:tc>
          <w:tcPr>
            <w:tcW w:w="1980" w:type="dxa"/>
            <w:noWrap/>
          </w:tcPr>
          <w:p w14:paraId="1CF1846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B1B66E2" w:rsidR="00264816" w:rsidRPr="00291CD4" w:rsidRDefault="00264816" w:rsidP="00264816">
            <w:pPr>
              <w:pStyle w:val="NoSpacing"/>
            </w:pPr>
            <w:ins w:id="501" w:author="Molly C McEvilley" w:date="2025-07-20T21:18:00Z" w16du:dateUtc="2025-07-21T01:18:00Z">
              <w:r w:rsidRPr="00CA3B8E">
                <w:t>42</w:t>
              </w:r>
            </w:ins>
            <w:del w:id="502" w:author="Molly C McEvilley" w:date="2025-07-20T21:18:00Z" w16du:dateUtc="2025-07-21T01:18:00Z">
              <w:r w:rsidRPr="00CA3B8E" w:rsidDel="00037C13">
                <w:delText>43</w:delText>
              </w:r>
            </w:del>
          </w:p>
        </w:tc>
        <w:tc>
          <w:tcPr>
            <w:tcW w:w="1980" w:type="dxa"/>
            <w:noWrap/>
          </w:tcPr>
          <w:p w14:paraId="1C86158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6E4E6DC9" w:rsidR="00264816" w:rsidRPr="00291CD4" w:rsidRDefault="00264816" w:rsidP="00264816">
            <w:pPr>
              <w:pStyle w:val="NoSpacing"/>
            </w:pPr>
            <w:ins w:id="503" w:author="Molly C McEvilley" w:date="2025-07-20T21:18:00Z" w16du:dateUtc="2025-07-21T01:18:00Z">
              <w:r w:rsidRPr="00CA3B8E">
                <w:t>43</w:t>
              </w:r>
            </w:ins>
            <w:del w:id="504" w:author="Molly C McEvilley" w:date="2025-07-20T21:18:00Z" w16du:dateUtc="2025-07-21T01:18:00Z">
              <w:r w:rsidRPr="00CA3B8E" w:rsidDel="00037C13">
                <w:delText>44</w:delText>
              </w:r>
            </w:del>
          </w:p>
        </w:tc>
        <w:tc>
          <w:tcPr>
            <w:tcW w:w="1980" w:type="dxa"/>
            <w:noWrap/>
          </w:tcPr>
          <w:p w14:paraId="59A8D56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334CAC90" w:rsidR="00264816" w:rsidRPr="00291CD4" w:rsidRDefault="00264816" w:rsidP="00264816">
            <w:pPr>
              <w:pStyle w:val="NoSpacing"/>
            </w:pPr>
            <w:ins w:id="505" w:author="Molly C McEvilley" w:date="2025-07-20T21:18:00Z" w16du:dateUtc="2025-07-21T01:18:00Z">
              <w:r w:rsidRPr="00CA3B8E">
                <w:t>44</w:t>
              </w:r>
            </w:ins>
            <w:del w:id="506" w:author="Molly C McEvilley" w:date="2025-07-20T21:18:00Z" w16du:dateUtc="2025-07-21T01:18:00Z">
              <w:r w:rsidRPr="00CA3B8E" w:rsidDel="00037C13">
                <w:delText>45</w:delText>
              </w:r>
            </w:del>
          </w:p>
        </w:tc>
        <w:tc>
          <w:tcPr>
            <w:tcW w:w="1980" w:type="dxa"/>
            <w:noWrap/>
          </w:tcPr>
          <w:p w14:paraId="29167F86"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F55F9FD" w14:textId="77777777" w:rsidTr="003A305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D4E4E21" w14:textId="4987C6CC" w:rsidR="00264816" w:rsidRPr="00292D37" w:rsidRDefault="00264816" w:rsidP="00264816">
            <w:pPr>
              <w:pStyle w:val="NoSpacing"/>
            </w:pPr>
            <w:ins w:id="507" w:author="Molly C McEvilley" w:date="2025-07-20T21:18:00Z" w16du:dateUtc="2025-07-21T01:18:00Z">
              <w:r w:rsidRPr="00CA3B8E">
                <w:t>45</w:t>
              </w:r>
            </w:ins>
            <w:del w:id="508" w:author="Molly C McEvilley" w:date="2025-07-20T21:18:00Z" w16du:dateUtc="2025-07-21T01:18:00Z">
              <w:r w:rsidRPr="00CA3B8E" w:rsidDel="00037C13">
                <w:delText>46</w:delText>
              </w:r>
            </w:del>
          </w:p>
        </w:tc>
        <w:tc>
          <w:tcPr>
            <w:tcW w:w="1980" w:type="dxa"/>
            <w:noWrap/>
            <w:vAlign w:val="bottom"/>
          </w:tcPr>
          <w:p w14:paraId="30180EDF" w14:textId="01B913A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09" w:author="Molly C McEvilley" w:date="2025-07-20T21:49:00Z" w16du:dateUtc="2025-07-21T01:49:00Z">
              <w:r w:rsidDel="004505BA">
                <w:rPr>
                  <w:b/>
                  <w:bCs/>
                </w:rPr>
                <w:delText>AHAR</w:delText>
              </w:r>
            </w:del>
            <w:ins w:id="510" w:author="Molly C McEvilley" w:date="2025-07-20T21:49:00Z" w16du:dateUtc="2025-07-21T01:49:00Z">
              <w:r w:rsidR="004505BA">
                <w:rPr>
                  <w:b/>
                  <w:bCs/>
                </w:rPr>
                <w:t>AIR</w:t>
              </w:r>
            </w:ins>
            <w:r w:rsidRPr="000D5A2E">
              <w:rPr>
                <w:b/>
                <w:bCs/>
              </w:rPr>
              <w:t>AdultPSH</w:t>
            </w:r>
          </w:p>
        </w:tc>
        <w:tc>
          <w:tcPr>
            <w:tcW w:w="6750" w:type="dxa"/>
          </w:tcPr>
          <w:p w14:paraId="25FF5469" w14:textId="045F79E5"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1D797E46" w:rsidR="00264816" w:rsidRPr="00291CD4" w:rsidRDefault="00264816" w:rsidP="00264816">
            <w:pPr>
              <w:pStyle w:val="NoSpacing"/>
            </w:pPr>
            <w:ins w:id="511" w:author="Molly C McEvilley" w:date="2025-07-20T21:18:00Z" w16du:dateUtc="2025-07-21T01:18:00Z">
              <w:r w:rsidRPr="00CA3B8E">
                <w:t>46</w:t>
              </w:r>
            </w:ins>
            <w:del w:id="512" w:author="Molly C McEvilley" w:date="2025-07-20T21:18:00Z" w16du:dateUtc="2025-07-21T01:18:00Z">
              <w:r w:rsidRPr="00CA3B8E" w:rsidDel="00037C13">
                <w:delText>47</w:delText>
              </w:r>
            </w:del>
          </w:p>
        </w:tc>
        <w:tc>
          <w:tcPr>
            <w:tcW w:w="1980" w:type="dxa"/>
            <w:noWrap/>
          </w:tcPr>
          <w:p w14:paraId="7C211D4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C767055" w:rsidR="00264816" w:rsidRPr="00291CD4" w:rsidRDefault="00264816" w:rsidP="00264816">
            <w:pPr>
              <w:pStyle w:val="NoSpacing"/>
            </w:pPr>
            <w:ins w:id="513" w:author="Molly C McEvilley" w:date="2025-07-20T21:18:00Z" w16du:dateUtc="2025-07-21T01:18:00Z">
              <w:r w:rsidRPr="00CA3B8E">
                <w:t>47</w:t>
              </w:r>
            </w:ins>
            <w:del w:id="514" w:author="Molly C McEvilley" w:date="2025-07-20T21:18:00Z" w16du:dateUtc="2025-07-21T01:18:00Z">
              <w:r w:rsidRPr="00CA3B8E" w:rsidDel="00037C13">
                <w:delText>48</w:delText>
              </w:r>
            </w:del>
          </w:p>
        </w:tc>
        <w:tc>
          <w:tcPr>
            <w:tcW w:w="1980" w:type="dxa"/>
            <w:noWrap/>
          </w:tcPr>
          <w:p w14:paraId="215369E6"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394913CF" w:rsidR="00264816" w:rsidRPr="00291CD4" w:rsidRDefault="00264816" w:rsidP="00264816">
            <w:pPr>
              <w:pStyle w:val="NoSpacing"/>
            </w:pPr>
            <w:ins w:id="515" w:author="Molly C McEvilley" w:date="2025-07-20T21:18:00Z" w16du:dateUtc="2025-07-21T01:18:00Z">
              <w:r w:rsidRPr="00CA3B8E">
                <w:t>48</w:t>
              </w:r>
            </w:ins>
            <w:del w:id="516" w:author="Molly C McEvilley" w:date="2025-07-20T21:18:00Z" w16du:dateUtc="2025-07-21T01:18:00Z">
              <w:r w:rsidRPr="00CA3B8E" w:rsidDel="00037C13">
                <w:delText>49</w:delText>
              </w:r>
            </w:del>
          </w:p>
        </w:tc>
        <w:tc>
          <w:tcPr>
            <w:tcW w:w="1980" w:type="dxa"/>
            <w:noWrap/>
          </w:tcPr>
          <w:p w14:paraId="755FB19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17DB3B2B" w:rsidR="00264816" w:rsidRPr="00291CD4" w:rsidRDefault="00264816" w:rsidP="00264816">
            <w:pPr>
              <w:pStyle w:val="NoSpacing"/>
            </w:pPr>
            <w:ins w:id="517" w:author="Molly C McEvilley" w:date="2025-07-20T21:18:00Z" w16du:dateUtc="2025-07-21T01:18:00Z">
              <w:r w:rsidRPr="00CA3B8E">
                <w:t>49</w:t>
              </w:r>
            </w:ins>
            <w:del w:id="518" w:author="Molly C McEvilley" w:date="2025-07-20T21:18:00Z" w16du:dateUtc="2025-07-21T01:18:00Z">
              <w:r w:rsidRPr="00CA3B8E" w:rsidDel="00037C13">
                <w:delText>50</w:delText>
              </w:r>
            </w:del>
          </w:p>
        </w:tc>
        <w:tc>
          <w:tcPr>
            <w:tcW w:w="1980" w:type="dxa"/>
            <w:noWrap/>
          </w:tcPr>
          <w:p w14:paraId="1EA8FB8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665DF048" w:rsidR="00264816" w:rsidRPr="00291CD4" w:rsidRDefault="00264816" w:rsidP="00264816">
            <w:pPr>
              <w:pStyle w:val="NoSpacing"/>
            </w:pPr>
            <w:ins w:id="519" w:author="Molly C McEvilley" w:date="2025-07-20T21:18:00Z" w16du:dateUtc="2025-07-21T01:18:00Z">
              <w:r w:rsidRPr="00CA3B8E">
                <w:t>50</w:t>
              </w:r>
            </w:ins>
            <w:del w:id="520" w:author="Molly C McEvilley" w:date="2025-07-20T21:18:00Z" w16du:dateUtc="2025-07-21T01:18:00Z">
              <w:r w:rsidRPr="00CA3B8E" w:rsidDel="00037C13">
                <w:delText>51</w:delText>
              </w:r>
            </w:del>
          </w:p>
        </w:tc>
        <w:tc>
          <w:tcPr>
            <w:tcW w:w="1980" w:type="dxa"/>
            <w:noWrap/>
          </w:tcPr>
          <w:p w14:paraId="61ED37B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2EC0145" w:rsidR="00264816" w:rsidRPr="00291CD4" w:rsidRDefault="00264816" w:rsidP="00264816">
            <w:pPr>
              <w:pStyle w:val="NoSpacing"/>
            </w:pPr>
            <w:ins w:id="521" w:author="Molly C McEvilley" w:date="2025-07-20T21:18:00Z" w16du:dateUtc="2025-07-21T01:18:00Z">
              <w:r w:rsidRPr="00CA3B8E">
                <w:t>51</w:t>
              </w:r>
            </w:ins>
            <w:del w:id="522" w:author="Molly C McEvilley" w:date="2025-07-20T21:18:00Z" w16du:dateUtc="2025-07-21T01:18:00Z">
              <w:r w:rsidRPr="00CA3B8E" w:rsidDel="00037C13">
                <w:delText>52</w:delText>
              </w:r>
            </w:del>
          </w:p>
        </w:tc>
        <w:tc>
          <w:tcPr>
            <w:tcW w:w="1980" w:type="dxa"/>
            <w:noWrap/>
          </w:tcPr>
          <w:p w14:paraId="64EFAD4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69501FC3" w:rsidR="00264816" w:rsidRPr="00291CD4" w:rsidRDefault="00264816" w:rsidP="00264816">
            <w:pPr>
              <w:pStyle w:val="NoSpacing"/>
            </w:pPr>
            <w:ins w:id="523" w:author="Molly C McEvilley" w:date="2025-07-20T21:18:00Z" w16du:dateUtc="2025-07-21T01:18:00Z">
              <w:r w:rsidRPr="00CA3B8E">
                <w:t>52</w:t>
              </w:r>
            </w:ins>
            <w:del w:id="524" w:author="Molly C McEvilley" w:date="2025-07-20T21:18:00Z" w16du:dateUtc="2025-07-21T01:18:00Z">
              <w:r w:rsidRPr="00CA3B8E" w:rsidDel="00037C13">
                <w:delText>53</w:delText>
              </w:r>
            </w:del>
          </w:p>
        </w:tc>
        <w:tc>
          <w:tcPr>
            <w:tcW w:w="1980" w:type="dxa"/>
            <w:noWrap/>
          </w:tcPr>
          <w:p w14:paraId="352AA4D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356186C6" w:rsidR="00264816" w:rsidRPr="00291CD4" w:rsidRDefault="00264816" w:rsidP="00264816">
            <w:pPr>
              <w:pStyle w:val="NoSpacing"/>
            </w:pPr>
            <w:ins w:id="525" w:author="Molly C McEvilley" w:date="2025-07-20T21:18:00Z" w16du:dateUtc="2025-07-21T01:18:00Z">
              <w:r w:rsidRPr="00CA3B8E">
                <w:t>53</w:t>
              </w:r>
            </w:ins>
            <w:del w:id="526" w:author="Molly C McEvilley" w:date="2025-07-20T21:18:00Z" w16du:dateUtc="2025-07-21T01:18:00Z">
              <w:r w:rsidRPr="00CA3B8E" w:rsidDel="00037C13">
                <w:delText>54</w:delText>
              </w:r>
            </w:del>
          </w:p>
        </w:tc>
        <w:tc>
          <w:tcPr>
            <w:tcW w:w="1980" w:type="dxa"/>
            <w:noWrap/>
          </w:tcPr>
          <w:p w14:paraId="3F09819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2A5CBAF3" w:rsidR="00264816" w:rsidRPr="00291CD4" w:rsidRDefault="00264816" w:rsidP="00264816">
            <w:pPr>
              <w:pStyle w:val="NoSpacing"/>
            </w:pPr>
            <w:ins w:id="527" w:author="Molly C McEvilley" w:date="2025-07-20T21:18:00Z" w16du:dateUtc="2025-07-21T01:18:00Z">
              <w:r w:rsidRPr="00CA3B8E">
                <w:t>54</w:t>
              </w:r>
            </w:ins>
            <w:del w:id="528" w:author="Molly C McEvilley" w:date="2025-07-20T21:18:00Z" w16du:dateUtc="2025-07-21T01:18:00Z">
              <w:r w:rsidRPr="00CA3B8E" w:rsidDel="00037C13">
                <w:delText>55</w:delText>
              </w:r>
            </w:del>
          </w:p>
        </w:tc>
        <w:tc>
          <w:tcPr>
            <w:tcW w:w="1980" w:type="dxa"/>
            <w:noWrap/>
          </w:tcPr>
          <w:p w14:paraId="04C7C592" w14:textId="56536818"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529" w:author="Molly C McEvilley" w:date="2025-07-20T21:50:00Z" w16du:dateUtc="2025-07-21T01:50:00Z">
              <w:r w:rsidRPr="000D5A2E" w:rsidDel="004505BA">
                <w:rPr>
                  <w:b/>
                  <w:bCs/>
                </w:rPr>
                <w:delText>AHAR</w:delText>
              </w:r>
            </w:del>
            <w:ins w:id="530" w:author="Molly C McEvilley" w:date="2025-07-20T21:50:00Z" w16du:dateUtc="2025-07-21T01:50:00Z">
              <w:r w:rsidR="004505BA">
                <w:rPr>
                  <w:b/>
                  <w:bCs/>
                </w:rPr>
                <w:t>AIR</w:t>
              </w:r>
            </w:ins>
            <w:r w:rsidRPr="000D5A2E">
              <w:rPr>
                <w:b/>
                <w:bCs/>
              </w:rPr>
              <w:t>PSH</w:t>
            </w:r>
          </w:p>
        </w:tc>
        <w:tc>
          <w:tcPr>
            <w:tcW w:w="6750" w:type="dxa"/>
          </w:tcPr>
          <w:p w14:paraId="7EF327FC" w14:textId="5B94713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493D996F" w:rsidR="00264816" w:rsidRPr="00291CD4" w:rsidRDefault="00264816" w:rsidP="00264816">
            <w:pPr>
              <w:pStyle w:val="NoSpacing"/>
            </w:pPr>
            <w:ins w:id="531" w:author="Molly C McEvilley" w:date="2025-07-20T21:18:00Z" w16du:dateUtc="2025-07-21T01:18:00Z">
              <w:r w:rsidRPr="00CA3B8E">
                <w:t>55</w:t>
              </w:r>
            </w:ins>
            <w:del w:id="532" w:author="Molly C McEvilley" w:date="2025-07-20T21:18:00Z" w16du:dateUtc="2025-07-21T01:18:00Z">
              <w:r w:rsidRPr="00CA3B8E" w:rsidDel="00037C13">
                <w:delText>56</w:delText>
              </w:r>
            </w:del>
          </w:p>
        </w:tc>
        <w:tc>
          <w:tcPr>
            <w:tcW w:w="1980" w:type="dxa"/>
            <w:noWrap/>
          </w:tcPr>
          <w:p w14:paraId="4EE14DBD" w14:textId="17E0ED4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33" w:author="Molly C McEvilley" w:date="2025-07-20T21:50:00Z" w16du:dateUtc="2025-07-21T01:50:00Z">
              <w:r w:rsidRPr="000D5A2E" w:rsidDel="004505BA">
                <w:rPr>
                  <w:b/>
                  <w:bCs/>
                </w:rPr>
                <w:delText>AHAR</w:delText>
              </w:r>
            </w:del>
            <w:ins w:id="534" w:author="Molly C McEvilley" w:date="2025-07-20T21:50:00Z" w16du:dateUtc="2025-07-21T01:50:00Z">
              <w:r w:rsidR="004505BA">
                <w:rPr>
                  <w:b/>
                  <w:bCs/>
                </w:rPr>
                <w:t>AIR</w:t>
              </w:r>
            </w:ins>
            <w:r w:rsidRPr="000D5A2E">
              <w:rPr>
                <w:b/>
                <w:bCs/>
              </w:rPr>
              <w:t>HoHPSH</w:t>
            </w:r>
          </w:p>
        </w:tc>
        <w:tc>
          <w:tcPr>
            <w:tcW w:w="6750" w:type="dxa"/>
          </w:tcPr>
          <w:p w14:paraId="34703888" w14:textId="1DFDC108"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77948927" w:rsidR="00264816" w:rsidRPr="00192F86" w:rsidDel="00B2258A" w:rsidRDefault="00264816" w:rsidP="00264816">
            <w:pPr>
              <w:pStyle w:val="NoSpacing"/>
            </w:pPr>
            <w:ins w:id="535" w:author="Molly C McEvilley" w:date="2025-07-20T21:18:00Z" w16du:dateUtc="2025-07-21T01:18:00Z">
              <w:r w:rsidRPr="00CA3B8E">
                <w:t>56</w:t>
              </w:r>
            </w:ins>
            <w:del w:id="536" w:author="Molly C McEvilley" w:date="2025-07-20T21:18:00Z" w16du:dateUtc="2025-07-21T01:18:00Z">
              <w:r w:rsidRPr="00CA3B8E" w:rsidDel="00037C13">
                <w:delText>57</w:delText>
              </w:r>
            </w:del>
          </w:p>
        </w:tc>
        <w:tc>
          <w:tcPr>
            <w:tcW w:w="1980" w:type="dxa"/>
            <w:noWrap/>
          </w:tcPr>
          <w:p w14:paraId="72586869" w14:textId="3A0BB26A"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7D0242B5" w:rsidR="00264816" w:rsidRPr="00192F86" w:rsidDel="00B2258A" w:rsidRDefault="00264816" w:rsidP="00264816">
            <w:pPr>
              <w:pStyle w:val="NoSpacing"/>
            </w:pPr>
            <w:ins w:id="537" w:author="Molly C McEvilley" w:date="2025-07-20T21:18:00Z" w16du:dateUtc="2025-07-21T01:18:00Z">
              <w:r w:rsidRPr="00CA3B8E">
                <w:t>57</w:t>
              </w:r>
            </w:ins>
            <w:del w:id="538" w:author="Molly C McEvilley" w:date="2025-07-20T21:18:00Z" w16du:dateUtc="2025-07-21T01:18:00Z">
              <w:r w:rsidRPr="00CA3B8E" w:rsidDel="00037C13">
                <w:delText>58</w:delText>
              </w:r>
            </w:del>
          </w:p>
        </w:tc>
        <w:tc>
          <w:tcPr>
            <w:tcW w:w="1980" w:type="dxa"/>
            <w:noWrap/>
          </w:tcPr>
          <w:p w14:paraId="2055121E" w14:textId="7CD3568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7E62AC5D" w:rsidR="00264816" w:rsidRPr="00192F86" w:rsidDel="00B2258A" w:rsidRDefault="00264816" w:rsidP="00264816">
            <w:pPr>
              <w:pStyle w:val="NoSpacing"/>
            </w:pPr>
            <w:ins w:id="539" w:author="Molly C McEvilley" w:date="2025-07-20T21:18:00Z" w16du:dateUtc="2025-07-21T01:18:00Z">
              <w:r w:rsidRPr="00CA3B8E">
                <w:t>58</w:t>
              </w:r>
            </w:ins>
            <w:del w:id="540" w:author="Molly C McEvilley" w:date="2025-07-20T21:18:00Z" w16du:dateUtc="2025-07-21T01:18:00Z">
              <w:r w:rsidRPr="00CA3B8E" w:rsidDel="00037C13">
                <w:delText>59</w:delText>
              </w:r>
            </w:del>
          </w:p>
        </w:tc>
        <w:tc>
          <w:tcPr>
            <w:tcW w:w="1980" w:type="dxa"/>
            <w:noWrap/>
          </w:tcPr>
          <w:p w14:paraId="092CE97F" w14:textId="51C78F6C"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5B0D44B0" w:rsidR="00264816" w:rsidRPr="00192F86" w:rsidDel="00B2258A" w:rsidRDefault="00264816" w:rsidP="00264816">
            <w:pPr>
              <w:pStyle w:val="NoSpacing"/>
            </w:pPr>
            <w:ins w:id="541" w:author="Molly C McEvilley" w:date="2025-07-20T21:18:00Z" w16du:dateUtc="2025-07-21T01:18:00Z">
              <w:r w:rsidRPr="00CA3B8E">
                <w:t>59</w:t>
              </w:r>
            </w:ins>
            <w:del w:id="542" w:author="Molly C McEvilley" w:date="2025-07-20T21:18:00Z" w16du:dateUtc="2025-07-21T01:18:00Z">
              <w:r w:rsidRPr="00CA3B8E" w:rsidDel="00037C13">
                <w:delText>60</w:delText>
              </w:r>
            </w:del>
          </w:p>
        </w:tc>
        <w:tc>
          <w:tcPr>
            <w:tcW w:w="1980" w:type="dxa"/>
            <w:noWrap/>
          </w:tcPr>
          <w:p w14:paraId="31063E57" w14:textId="591F963B"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5313B3B6" w:rsidR="00264816" w:rsidRPr="00192F86" w:rsidDel="00B2258A" w:rsidRDefault="00264816" w:rsidP="00264816">
            <w:pPr>
              <w:pStyle w:val="NoSpacing"/>
            </w:pPr>
            <w:ins w:id="543" w:author="Molly C McEvilley" w:date="2025-07-20T21:18:00Z" w16du:dateUtc="2025-07-21T01:18:00Z">
              <w:r w:rsidRPr="00CA3B8E">
                <w:t>60</w:t>
              </w:r>
            </w:ins>
            <w:del w:id="544" w:author="Molly C McEvilley" w:date="2025-07-20T21:18:00Z" w16du:dateUtc="2025-07-21T01:18:00Z">
              <w:r w:rsidRPr="00CA3B8E" w:rsidDel="00037C13">
                <w:delText>61</w:delText>
              </w:r>
            </w:del>
          </w:p>
        </w:tc>
        <w:tc>
          <w:tcPr>
            <w:tcW w:w="1980" w:type="dxa"/>
            <w:noWrap/>
          </w:tcPr>
          <w:p w14:paraId="547ECF98" w14:textId="0FE5979B"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3E62492B" w:rsidR="00264816" w:rsidRPr="00192F86" w:rsidDel="00B2258A" w:rsidRDefault="00264816" w:rsidP="00264816">
            <w:pPr>
              <w:pStyle w:val="NoSpacing"/>
            </w:pPr>
            <w:ins w:id="545" w:author="Molly C McEvilley" w:date="2025-07-20T21:18:00Z" w16du:dateUtc="2025-07-21T01:18:00Z">
              <w:r w:rsidRPr="00CA3B8E">
                <w:t>61</w:t>
              </w:r>
            </w:ins>
            <w:del w:id="546" w:author="Molly C McEvilley" w:date="2025-07-20T21:18:00Z" w16du:dateUtc="2025-07-21T01:18:00Z">
              <w:r w:rsidRPr="00CA3B8E" w:rsidDel="00037C13">
                <w:delText>62</w:delText>
              </w:r>
            </w:del>
          </w:p>
        </w:tc>
        <w:tc>
          <w:tcPr>
            <w:tcW w:w="1980" w:type="dxa"/>
            <w:noWrap/>
          </w:tcPr>
          <w:p w14:paraId="4AAB07D8" w14:textId="6A9C2210"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52559964" w:rsidR="00264816" w:rsidRPr="00192F86" w:rsidDel="00B2258A" w:rsidRDefault="00264816" w:rsidP="00264816">
            <w:pPr>
              <w:pStyle w:val="NoSpacing"/>
            </w:pPr>
            <w:ins w:id="547" w:author="Molly C McEvilley" w:date="2025-07-20T21:18:00Z" w16du:dateUtc="2025-07-21T01:18:00Z">
              <w:r w:rsidRPr="00CA3B8E">
                <w:t>62</w:t>
              </w:r>
            </w:ins>
            <w:del w:id="548" w:author="Molly C McEvilley" w:date="2025-07-20T21:18:00Z" w16du:dateUtc="2025-07-21T01:18:00Z">
              <w:r w:rsidRPr="00CA3B8E" w:rsidDel="00037C13">
                <w:delText>63</w:delText>
              </w:r>
            </w:del>
          </w:p>
        </w:tc>
        <w:tc>
          <w:tcPr>
            <w:tcW w:w="1980" w:type="dxa"/>
            <w:noWrap/>
          </w:tcPr>
          <w:p w14:paraId="02FA415D" w14:textId="299FC42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12BC9234" w:rsidR="00264816" w:rsidRPr="00192F86" w:rsidDel="00B2258A" w:rsidRDefault="00264816" w:rsidP="00264816">
            <w:pPr>
              <w:pStyle w:val="NoSpacing"/>
            </w:pPr>
            <w:ins w:id="549" w:author="Molly C McEvilley" w:date="2025-07-20T21:18:00Z" w16du:dateUtc="2025-07-21T01:18:00Z">
              <w:r w:rsidRPr="00CA3B8E">
                <w:t>63</w:t>
              </w:r>
            </w:ins>
            <w:del w:id="550" w:author="Molly C McEvilley" w:date="2025-07-20T21:18:00Z" w16du:dateUtc="2025-07-21T01:18:00Z">
              <w:r w:rsidRPr="00CA3B8E" w:rsidDel="00037C13">
                <w:delText>64</w:delText>
              </w:r>
            </w:del>
          </w:p>
        </w:tc>
        <w:tc>
          <w:tcPr>
            <w:tcW w:w="1980" w:type="dxa"/>
            <w:noWrap/>
          </w:tcPr>
          <w:p w14:paraId="798578CE" w14:textId="43C55AD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9416280" w:rsidR="00264816" w:rsidRPr="00192F86" w:rsidDel="00B2258A" w:rsidRDefault="00264816" w:rsidP="00264816">
            <w:pPr>
              <w:pStyle w:val="NoSpacing"/>
            </w:pPr>
            <w:ins w:id="551" w:author="Molly C McEvilley" w:date="2025-07-20T21:18:00Z" w16du:dateUtc="2025-07-21T01:18:00Z">
              <w:r w:rsidRPr="00CA3B8E">
                <w:t>64</w:t>
              </w:r>
            </w:ins>
            <w:del w:id="552" w:author="Molly C McEvilley" w:date="2025-07-20T21:18:00Z" w16du:dateUtc="2025-07-21T01:18:00Z">
              <w:r w:rsidRPr="00CA3B8E" w:rsidDel="00037C13">
                <w:delText>65</w:delText>
              </w:r>
            </w:del>
          </w:p>
        </w:tc>
        <w:tc>
          <w:tcPr>
            <w:tcW w:w="1980" w:type="dxa"/>
            <w:noWrap/>
          </w:tcPr>
          <w:p w14:paraId="3F13E35A" w14:textId="5E0DCC7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2E2C9A53" w:rsidR="00264816" w:rsidRPr="00192F86" w:rsidDel="00B2258A" w:rsidRDefault="00264816" w:rsidP="00264816">
            <w:pPr>
              <w:pStyle w:val="NoSpacing"/>
            </w:pPr>
            <w:ins w:id="553" w:author="Molly C McEvilley" w:date="2025-07-20T21:18:00Z" w16du:dateUtc="2025-07-21T01:18:00Z">
              <w:r w:rsidRPr="00CA3B8E">
                <w:t>65</w:t>
              </w:r>
            </w:ins>
            <w:del w:id="554" w:author="Molly C McEvilley" w:date="2025-07-20T21:18:00Z" w16du:dateUtc="2025-07-21T01:18:00Z">
              <w:r w:rsidRPr="00CA3B8E" w:rsidDel="00037C13">
                <w:delText>66</w:delText>
              </w:r>
            </w:del>
          </w:p>
        </w:tc>
        <w:tc>
          <w:tcPr>
            <w:tcW w:w="1980" w:type="dxa"/>
            <w:noWrap/>
          </w:tcPr>
          <w:p w14:paraId="70F0B7E6" w14:textId="2DDAF02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44352764" w:rsidR="00264816" w:rsidRPr="00291CD4" w:rsidRDefault="00264816" w:rsidP="00264816">
            <w:pPr>
              <w:pStyle w:val="NoSpacing"/>
            </w:pPr>
            <w:ins w:id="555" w:author="Molly C McEvilley" w:date="2025-07-20T21:18:00Z" w16du:dateUtc="2025-07-21T01:18:00Z">
              <w:r w:rsidRPr="00CA3B8E">
                <w:t>66</w:t>
              </w:r>
            </w:ins>
            <w:del w:id="556" w:author="Molly C McEvilley" w:date="2025-07-20T21:18:00Z" w16du:dateUtc="2025-07-21T01:18:00Z">
              <w:r w:rsidRPr="00CA3B8E" w:rsidDel="00037C13">
                <w:delText>67</w:delText>
              </w:r>
            </w:del>
          </w:p>
        </w:tc>
        <w:tc>
          <w:tcPr>
            <w:tcW w:w="1980" w:type="dxa"/>
            <w:noWrap/>
          </w:tcPr>
          <w:p w14:paraId="27E18A9B"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0387681E" w:rsidR="00BC4291" w:rsidRDefault="00073AE1" w:rsidP="00791BDC">
      <w:pPr>
        <w:pStyle w:val="Heading2"/>
      </w:pPr>
      <w:bookmarkStart w:id="557" w:name="_Get_Active_HouseholdIDs_1"/>
      <w:bookmarkStart w:id="558" w:name="_Identify_Active_and"/>
      <w:bookmarkStart w:id="559" w:name="_Toc37849759"/>
      <w:bookmarkStart w:id="560" w:name="_Toc204850607"/>
      <w:bookmarkEnd w:id="557"/>
      <w:bookmarkEnd w:id="558"/>
      <w:r>
        <w:t>Identify</w:t>
      </w:r>
      <w:r w:rsidRPr="00C52062">
        <w:t xml:space="preserve"> </w:t>
      </w:r>
      <w:r w:rsidR="00BC4291" w:rsidRPr="00C52062">
        <w:t xml:space="preserve">Active </w:t>
      </w:r>
      <w:r>
        <w:t xml:space="preserve">and </w:t>
      </w:r>
      <w:ins w:id="561" w:author="Molly C McEvilley" w:date="2025-07-20T21:50:00Z" w16du:dateUtc="2025-07-21T01:50:00Z">
        <w:r w:rsidR="004505BA">
          <w:t>Active in Residence (AIR)</w:t>
        </w:r>
      </w:ins>
      <w:del w:id="562" w:author="Molly C McEvilley" w:date="2025-07-20T21:50:00Z" w16du:dateUtc="2025-07-21T01:50:00Z">
        <w:r w:rsidDel="004505BA">
          <w:delText>AHAR</w:delText>
        </w:r>
      </w:del>
      <w:r>
        <w:t xml:space="preserve"> </w:t>
      </w:r>
      <w:r w:rsidR="00BC4291" w:rsidRPr="00C52062">
        <w:t>Household</w:t>
      </w:r>
      <w:r w:rsidR="00BC4291">
        <w:t>ID</w:t>
      </w:r>
      <w:r w:rsidR="00BC4291" w:rsidRPr="00C52062">
        <w:t>s</w:t>
      </w:r>
      <w:bookmarkEnd w:id="559"/>
      <w:bookmarkEnd w:id="560"/>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r w:rsidRPr="004505BA">
              <w:rPr>
                <w:rFonts w:cstheme="minorHAnsi"/>
                <w:b/>
                <w:bCs/>
              </w:rPr>
              <w:t>HouseholdID</w:t>
            </w:r>
            <w:r>
              <w:rPr>
                <w:rFonts w:cstheme="minorHAnsi"/>
              </w:rPr>
              <w:t>s included in the active cohort</w:t>
            </w:r>
          </w:p>
        </w:tc>
      </w:tr>
      <w:tr w:rsidR="00073AE1" w14:paraId="28F00281" w14:textId="77777777" w:rsidTr="0748C06F">
        <w:trPr>
          <w:cantSplit/>
          <w:trHeight w:val="216"/>
        </w:trPr>
        <w:tc>
          <w:tcPr>
            <w:tcW w:w="2733" w:type="dxa"/>
          </w:tcPr>
          <w:p w14:paraId="0238A098" w14:textId="24260FBB" w:rsidR="00073AE1" w:rsidRDefault="00073AE1" w:rsidP="00073AE1">
            <w:pPr>
              <w:pStyle w:val="NoSpacing"/>
              <w:rPr>
                <w:b/>
              </w:rPr>
            </w:pPr>
            <w:del w:id="563" w:author="Molly C McEvilley" w:date="2025-07-20T21:51:00Z" w16du:dateUtc="2025-07-21T01:51:00Z">
              <w:r w:rsidDel="004505BA">
                <w:rPr>
                  <w:b/>
                </w:rPr>
                <w:delText>AHAR</w:delText>
              </w:r>
            </w:del>
            <w:ins w:id="564" w:author="Molly C McEvilley" w:date="2025-07-20T21:51:00Z" w16du:dateUtc="2025-07-21T01:51:00Z">
              <w:r w:rsidR="004505BA">
                <w:rPr>
                  <w:b/>
                </w:rPr>
                <w:t>AIR</w:t>
              </w:r>
            </w:ins>
          </w:p>
        </w:tc>
        <w:tc>
          <w:tcPr>
            <w:tcW w:w="6622" w:type="dxa"/>
          </w:tcPr>
          <w:p w14:paraId="5175A2B6" w14:textId="1D342499" w:rsidR="00073AE1" w:rsidRDefault="75446EE5" w:rsidP="0748C06F">
            <w:pPr>
              <w:pStyle w:val="NoSpacing"/>
              <w:tabs>
                <w:tab w:val="left" w:pos="4845"/>
              </w:tabs>
            </w:pPr>
            <w:r w:rsidRPr="0748C06F">
              <w:t xml:space="preserve">1 identifies the subset of </w:t>
            </w:r>
            <w:r w:rsidRPr="004505BA">
              <w:rPr>
                <w:b/>
                <w:bCs/>
              </w:rPr>
              <w:t>HouseholdID</w:t>
            </w:r>
            <w:r w:rsidRPr="0748C06F">
              <w:t xml:space="preserve">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91BDC">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91BDC">
      <w:pPr>
        <w:pStyle w:val="ListParagraph"/>
        <w:numPr>
          <w:ilvl w:val="0"/>
          <w:numId w:val="27"/>
        </w:numPr>
      </w:pPr>
      <w:r w:rsidRPr="49FCFE86">
        <w:rPr>
          <w:b/>
          <w:bCs/>
        </w:rPr>
        <w:t>EntryDate</w:t>
      </w:r>
      <w:r w:rsidR="00CA5114">
        <w:t xml:space="preserve"> &lt;= </w:t>
      </w:r>
      <w:r w:rsidR="008F6BF3" w:rsidRPr="49FCFE86">
        <w:rPr>
          <w:u w:val="single"/>
        </w:rPr>
        <w:t>ReportEnd; and</w:t>
      </w:r>
    </w:p>
    <w:p w14:paraId="5D787CE4" w14:textId="77777777" w:rsidR="004505BA" w:rsidRPr="00A24981" w:rsidRDefault="00CA5114" w:rsidP="00791BDC">
      <w:pPr>
        <w:pStyle w:val="ListParagraph"/>
        <w:numPr>
          <w:ilvl w:val="0"/>
          <w:numId w:val="27"/>
        </w:numPr>
        <w:rPr>
          <w:ins w:id="565" w:author="Molly C McEvilley" w:date="2025-07-20T21:51:00Z" w16du:dateUtc="2025-07-21T01:51:00Z"/>
        </w:rPr>
      </w:pPr>
      <w:r w:rsidRPr="003A3051">
        <w:t>ExitDate</w:t>
      </w:r>
      <w:r w:rsidRPr="00A24981">
        <w:t xml:space="preserve"> </w:t>
      </w:r>
      <w:r w:rsidRPr="003A3051">
        <w:t xml:space="preserve">is </w:t>
      </w:r>
      <w:r w:rsidR="00143E83" w:rsidRPr="003A3051">
        <w:t>NULL</w:t>
      </w:r>
      <w:r w:rsidRPr="003A3051">
        <w:t xml:space="preserve"> or</w:t>
      </w:r>
      <w:r w:rsidR="00740041" w:rsidRPr="00A24981">
        <w:t xml:space="preserve"> </w:t>
      </w:r>
      <w:r w:rsidRPr="003A3051">
        <w:t>ExitDate</w:t>
      </w:r>
      <w:r w:rsidRPr="00A24981">
        <w:t xml:space="preserve"> &gt;= </w:t>
      </w:r>
      <w:r w:rsidRPr="003A3051">
        <w:rPr>
          <w:u w:val="single"/>
        </w:rPr>
        <w:t>ReportStart</w:t>
      </w:r>
    </w:p>
    <w:p w14:paraId="3F30B508" w14:textId="455F2D5D" w:rsidR="00073AE1" w:rsidRDefault="00073AE1" w:rsidP="00073AE1">
      <w:pPr>
        <w:pStyle w:val="Heading4"/>
      </w:pPr>
      <w:del w:id="566" w:author="Molly C McEvilley" w:date="2025-07-20T21:51:00Z" w16du:dateUtc="2025-07-21T01:51:00Z">
        <w:r w:rsidDel="004505BA">
          <w:delText>AHAR</w:delText>
        </w:r>
      </w:del>
      <w:ins w:id="567" w:author="Molly C McEvilley" w:date="2025-07-20T21:51:00Z" w16du:dateUtc="2025-07-21T01:51:00Z">
        <w:r w:rsidR="004505BA">
          <w:t>AIR</w:t>
        </w:r>
      </w:ins>
    </w:p>
    <w:p w14:paraId="4A9DCFB1" w14:textId="3DE909F4" w:rsidR="00073AE1" w:rsidRDefault="00073AE1" w:rsidP="00073AE1">
      <w:pPr>
        <w:rPr>
          <w:rFonts w:eastAsia="Times New Roman" w:cstheme="minorHAnsi"/>
        </w:rPr>
      </w:pPr>
      <w:r>
        <w:rPr>
          <w:rFonts w:eastAsia="Times New Roman" w:cstheme="minorHAnsi"/>
        </w:rPr>
        <w:t xml:space="preserve">Set </w:t>
      </w:r>
      <w:del w:id="568" w:author="Molly C McEvilley" w:date="2025-07-20T21:52:00Z" w16du:dateUtc="2025-07-21T01:52:00Z">
        <w:r w:rsidDel="004505BA">
          <w:rPr>
            <w:rFonts w:eastAsia="Times New Roman" w:cstheme="minorHAnsi"/>
            <w:b/>
            <w:bCs/>
          </w:rPr>
          <w:delText>AHAR</w:delText>
        </w:r>
      </w:del>
      <w:ins w:id="569" w:author="Molly C McEvilley" w:date="2025-07-20T21:52:00Z" w16du:dateUtc="2025-07-21T01:52:00Z">
        <w:r w:rsidR="004505BA">
          <w:rPr>
            <w:rFonts w:eastAsia="Times New Roman" w:cstheme="minorHAnsi"/>
            <w:b/>
            <w:bCs/>
          </w:rPr>
          <w:t>AIR</w:t>
        </w:r>
      </w:ins>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91BDC">
      <w:pPr>
        <w:pStyle w:val="ListParagraph"/>
        <w:numPr>
          <w:ilvl w:val="0"/>
          <w:numId w:val="27"/>
        </w:numPr>
      </w:pPr>
      <w:r w:rsidRPr="49FCFE86">
        <w:rPr>
          <w:b/>
          <w:bCs/>
        </w:rPr>
        <w:t>Active</w:t>
      </w:r>
      <w:r>
        <w:t xml:space="preserve"> = 1; and:</w:t>
      </w:r>
    </w:p>
    <w:p w14:paraId="5C48DBFF" w14:textId="77777777" w:rsidR="00073AE1" w:rsidRPr="00150833" w:rsidRDefault="00073AE1" w:rsidP="00791BDC">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2AFF894B" w:rsidR="00073AE1" w:rsidRDefault="00795C20" w:rsidP="00791BDC">
      <w:pPr>
        <w:pStyle w:val="ListParagraph"/>
        <w:numPr>
          <w:ilvl w:val="1"/>
          <w:numId w:val="27"/>
        </w:numPr>
        <w:rPr>
          <w:ins w:id="570" w:author="Molly C McEvilley" w:date="2025-07-20T21:52:00Z" w16du:dateUtc="2025-07-21T01:52:00Z"/>
        </w:rPr>
      </w:pPr>
      <w:r>
        <w:rPr>
          <w:b/>
          <w:bCs/>
        </w:rPr>
        <w:t>LSA</w:t>
      </w:r>
      <w:r w:rsidR="00073AE1" w:rsidRPr="00845520">
        <w:rPr>
          <w:b/>
          <w:bCs/>
        </w:rPr>
        <w:t>ProjectType</w:t>
      </w:r>
      <w:r w:rsidR="00073AE1">
        <w:t xml:space="preserve"> in (</w:t>
      </w:r>
      <w:r>
        <w:t>0,</w:t>
      </w:r>
      <w:ins w:id="571" w:author="Molly C McEvilley" w:date="2025-07-20T21:52:00Z" w16du:dateUtc="2025-07-21T01:52:00Z">
        <w:r w:rsidR="004505BA" w:rsidDel="004505BA">
          <w:t xml:space="preserve"> </w:t>
        </w:r>
      </w:ins>
      <w:del w:id="572" w:author="Molly C McEvilley" w:date="2025-07-20T21:52:00Z" w16du:dateUtc="2025-07-21T01:52:00Z">
        <w:r w:rsidR="00073AE1" w:rsidDel="004505BA">
          <w:delText>1,</w:delText>
        </w:r>
      </w:del>
      <w:r w:rsidR="00073AE1">
        <w:t>2,8); or</w:t>
      </w:r>
    </w:p>
    <w:p w14:paraId="70689890" w14:textId="21822332" w:rsidR="004505BA" w:rsidRDefault="004505BA" w:rsidP="00791BDC">
      <w:pPr>
        <w:pStyle w:val="ListParagraph"/>
        <w:numPr>
          <w:ilvl w:val="1"/>
          <w:numId w:val="27"/>
        </w:numPr>
      </w:pPr>
      <w:ins w:id="573" w:author="Molly C McEvilley" w:date="2025-07-20T21:52:00Z" w16du:dateUtc="2025-07-21T01:52:00Z">
        <w:r>
          <w:rPr>
            <w:b/>
            <w:bCs/>
          </w:rPr>
          <w:t xml:space="preserve">LSAProjectType </w:t>
        </w:r>
      </w:ins>
      <w:ins w:id="574" w:author="Molly C McEvilley" w:date="2025-07-20T21:53:00Z" w16du:dateUtc="2025-07-21T01:53:00Z">
        <w:r>
          <w:t xml:space="preserve">= 1 and </w:t>
        </w:r>
      </w:ins>
      <w:ins w:id="575" w:author="Molly C McEvilley" w:date="2025-07-21T08:07:00Z" w16du:dateUtc="2025-07-21T12:07:00Z">
        <w:r w:rsidR="003A3051">
          <w:rPr>
            <w:b/>
            <w:bCs/>
          </w:rPr>
          <w:t>LastBed</w:t>
        </w:r>
      </w:ins>
      <w:ins w:id="576" w:author="Molly C McEvilley" w:date="2025-07-21T08:08:00Z" w16du:dateUtc="2025-07-21T12:08:00Z">
        <w:r w:rsidR="003A3051">
          <w:rPr>
            <w:b/>
            <w:bCs/>
          </w:rPr>
          <w:t>N</w:t>
        </w:r>
      </w:ins>
      <w:ins w:id="577" w:author="Molly C McEvilley" w:date="2025-07-21T08:07:00Z" w16du:dateUtc="2025-07-21T12:07:00Z">
        <w:r w:rsidR="003A3051">
          <w:rPr>
            <w:b/>
            <w:bCs/>
          </w:rPr>
          <w:t>ight</w:t>
        </w:r>
      </w:ins>
      <w:ins w:id="578" w:author="Molly C McEvilley" w:date="2025-07-20T21:53:00Z" w16du:dateUtc="2025-07-21T01:53:00Z">
        <w:r>
          <w:t xml:space="preserve"> between </w:t>
        </w:r>
        <w:r w:rsidRPr="004505BA">
          <w:rPr>
            <w:u w:val="single"/>
          </w:rPr>
          <w:t>ReportStart</w:t>
        </w:r>
        <w:r>
          <w:t xml:space="preserve"> and </w:t>
        </w:r>
        <w:r w:rsidRPr="004505BA">
          <w:rPr>
            <w:u w:val="single"/>
          </w:rPr>
          <w:t>ReportEnd</w:t>
        </w:r>
        <w:r>
          <w:t>; or</w:t>
        </w:r>
      </w:ins>
    </w:p>
    <w:p w14:paraId="574FEEA9" w14:textId="00CDAED2" w:rsidR="00073AE1" w:rsidRDefault="00795C20" w:rsidP="00791BDC">
      <w:pPr>
        <w:pStyle w:val="ListParagraph"/>
        <w:numPr>
          <w:ilvl w:val="1"/>
          <w:numId w:val="27"/>
        </w:numPr>
      </w:pPr>
      <w:r w:rsidRPr="49FCFE86">
        <w:t xml:space="preserve">LSAProjectType </w:t>
      </w:r>
      <w:r w:rsidR="00073AE1">
        <w:t>in (3,13) and</w:t>
      </w:r>
      <w:r w:rsidR="00073AE1" w:rsidRPr="49FCFE86">
        <w:t xml:space="preserve"> MoveInDate </w:t>
      </w:r>
      <w:r w:rsidR="00073AE1">
        <w:t>is not NULL</w:t>
      </w:r>
    </w:p>
    <w:p w14:paraId="508DED65" w14:textId="48018CB8" w:rsidR="00920D91" w:rsidRDefault="009E0AAB" w:rsidP="00920D91">
      <w:r>
        <w:t xml:space="preserve">(Note:  </w:t>
      </w:r>
      <w:r w:rsidR="00E74FE8">
        <w:t xml:space="preserve">RRH-SO projects are considered non-residential and enrollments are excluded from </w:t>
      </w:r>
      <w:del w:id="579" w:author="Molly C McEvilley" w:date="2025-07-20T21:52:00Z" w16du:dateUtc="2025-07-21T01:52:00Z">
        <w:r w:rsidR="00E74FE8" w:rsidDel="004505BA">
          <w:delText>the AHAR</w:delText>
        </w:r>
      </w:del>
      <w:ins w:id="580" w:author="Molly C McEvilley" w:date="2025-07-20T21:52:00Z" w16du:dateUtc="2025-07-21T01:52:00Z">
        <w:r w:rsidR="004505BA">
          <w:t>consideration</w:t>
        </w:r>
      </w:ins>
      <w:r>
        <w:t>.)</w:t>
      </w:r>
    </w:p>
    <w:p w14:paraId="1E1A5677" w14:textId="435B1E39" w:rsidR="001437DE" w:rsidRDefault="00073AE1" w:rsidP="00791BDC">
      <w:pPr>
        <w:pStyle w:val="Heading2"/>
      </w:pPr>
      <w:bookmarkStart w:id="581" w:name="_Toc29163943"/>
      <w:bookmarkStart w:id="582" w:name="_Toc29188088"/>
      <w:bookmarkStart w:id="583" w:name="_Toc29188093"/>
      <w:bookmarkStart w:id="584" w:name="_Toc29188094"/>
      <w:bookmarkStart w:id="585" w:name="_Resolve_Data_Conflicts"/>
      <w:bookmarkStart w:id="586" w:name="_Toc204850608"/>
      <w:bookmarkStart w:id="587" w:name="_Toc37849760"/>
      <w:bookmarkEnd w:id="581"/>
      <w:bookmarkEnd w:id="582"/>
      <w:bookmarkEnd w:id="583"/>
      <w:bookmarkEnd w:id="584"/>
      <w:bookmarkEnd w:id="585"/>
      <w:r>
        <w:t xml:space="preserve">Identify </w:t>
      </w:r>
      <w:r w:rsidR="008670BD">
        <w:t>Activ</w:t>
      </w:r>
      <w:r w:rsidR="001437DE" w:rsidRPr="00C52062">
        <w:t xml:space="preserve">e </w:t>
      </w:r>
      <w:r>
        <w:t xml:space="preserve">and </w:t>
      </w:r>
      <w:del w:id="588" w:author="Molly C McEvilley" w:date="2025-07-20T21:55:00Z" w16du:dateUtc="2025-07-21T01:55:00Z">
        <w:r w:rsidDel="004505BA">
          <w:delText xml:space="preserve">AHAR </w:delText>
        </w:r>
      </w:del>
      <w:ins w:id="589" w:author="Molly C McEvilley" w:date="2025-07-20T21:55:00Z" w16du:dateUtc="2025-07-21T01:55:00Z">
        <w:r w:rsidR="004505BA">
          <w:t xml:space="preserve">Active in Residence (AIR) </w:t>
        </w:r>
      </w:ins>
      <w:r w:rsidR="001437DE" w:rsidRPr="00C52062">
        <w:t>Enrollments</w:t>
      </w:r>
      <w:bookmarkEnd w:id="586"/>
      <w:r w:rsidR="001437DE">
        <w:t xml:space="preserve"> </w:t>
      </w:r>
      <w:bookmarkEnd w:id="58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lastRenderedPageBreak/>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90"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8508450" w:rsidR="00D6011B" w:rsidRDefault="00D6011B" w:rsidP="00C71837">
            <w:pPr>
              <w:pStyle w:val="NoSpacing"/>
              <w:rPr>
                <w:b/>
              </w:rPr>
            </w:pPr>
            <w:del w:id="591" w:author="Molly C McEvilley" w:date="2025-07-20T21:55:00Z" w16du:dateUtc="2025-07-21T01:55:00Z">
              <w:r w:rsidDel="00CA7A14">
                <w:rPr>
                  <w:b/>
                </w:rPr>
                <w:delText>AHAR</w:delText>
              </w:r>
            </w:del>
            <w:ins w:id="592" w:author="Molly C McEvilley" w:date="2025-07-20T21:55:00Z" w16du:dateUtc="2025-07-21T01:55:00Z">
              <w:r w:rsidR="00CA7A14">
                <w:rPr>
                  <w:b/>
                </w:rPr>
                <w:t>AIR</w:t>
              </w:r>
            </w:ins>
          </w:p>
        </w:tc>
      </w:tr>
    </w:tbl>
    <w:bookmarkEnd w:id="59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16B45726" w:rsidR="00482327" w:rsidRDefault="00C47588"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w:t>
      </w:r>
      <w:del w:id="593" w:author="Molly C McEvilley" w:date="2025-07-20T21:59:00Z" w16du:dateUtc="2025-07-21T01:59:00Z">
        <w:r w:rsidR="00535ED2" w:rsidDel="00CA7A14">
          <w:delText>(HHID)</w:delText>
        </w:r>
        <w:r w:rsidDel="00CA7A14">
          <w:delText xml:space="preserve"> </w:delText>
        </w:r>
      </w:del>
      <w:r>
        <w:t xml:space="preserve">where </w:t>
      </w:r>
      <w:r w:rsidRPr="49FCFE86">
        <w:rPr>
          <w:b/>
          <w:bCs/>
        </w:rPr>
        <w:t>Active</w:t>
      </w:r>
      <w:r>
        <w:t xml:space="preserve"> = 1</w:t>
      </w:r>
    </w:p>
    <w:p w14:paraId="3820A144" w14:textId="3A223F6C" w:rsidR="00482327" w:rsidRDefault="00482327" w:rsidP="00791BDC">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404BCCD0" w:rsidR="00D6011B" w:rsidRPr="006A3016" w:rsidRDefault="00D6011B" w:rsidP="00D6011B">
      <w:pPr>
        <w:pStyle w:val="Heading4"/>
      </w:pPr>
      <w:del w:id="594" w:author="Molly C McEvilley" w:date="2025-07-20T21:55:00Z" w16du:dateUtc="2025-07-21T01:55:00Z">
        <w:r w:rsidDel="00CA7A14">
          <w:delText>AHAR</w:delText>
        </w:r>
      </w:del>
      <w:ins w:id="595" w:author="Molly C McEvilley" w:date="2025-07-20T21:55:00Z" w16du:dateUtc="2025-07-21T01:55:00Z">
        <w:r w:rsidR="00CA7A14">
          <w:t>AIR</w:t>
        </w:r>
      </w:ins>
    </w:p>
    <w:p w14:paraId="457A4168" w14:textId="2D2445F5" w:rsidR="00D6011B" w:rsidRPr="00736B2E" w:rsidRDefault="00D6011B" w:rsidP="00D6011B">
      <w:del w:id="596" w:author="Molly C McEvilley" w:date="2025-07-20T21:55:00Z" w16du:dateUtc="2025-07-21T01:55:00Z">
        <w:r w:rsidDel="00CA7A14">
          <w:rPr>
            <w:b/>
            <w:bCs/>
          </w:rPr>
          <w:delText>AHAR</w:delText>
        </w:r>
      </w:del>
      <w:ins w:id="597" w:author="Molly C McEvilley" w:date="2025-07-20T21:55:00Z" w16du:dateUtc="2025-07-21T01:55:00Z">
        <w:r w:rsidR="00CA7A14">
          <w:rPr>
            <w:b/>
            <w:bCs/>
          </w:rPr>
          <w:t>AIR</w:t>
        </w:r>
      </w:ins>
      <w:r>
        <w:t xml:space="preserve"> = 1 is set to identify the subset of enrollments in tlsa_Enrollment where:</w:t>
      </w:r>
    </w:p>
    <w:p w14:paraId="7E2C0B0B" w14:textId="377B0523" w:rsidR="00D6011B" w:rsidRDefault="00D6011B"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del w:id="598" w:author="Molly C McEvilley" w:date="2025-07-20T21:55:00Z" w16du:dateUtc="2025-07-21T01:55:00Z">
        <w:r w:rsidRPr="49FCFE86" w:rsidDel="00CA7A14">
          <w:rPr>
            <w:b/>
            <w:bCs/>
          </w:rPr>
          <w:delText>AHAR</w:delText>
        </w:r>
      </w:del>
      <w:ins w:id="599" w:author="Molly C McEvilley" w:date="2025-07-20T21:55:00Z" w16du:dateUtc="2025-07-21T01:55:00Z">
        <w:r w:rsidR="00CA7A14">
          <w:rPr>
            <w:b/>
            <w:bCs/>
          </w:rPr>
          <w:t>AIR</w:t>
        </w:r>
      </w:ins>
      <w:r>
        <w:t xml:space="preserve"> = 1</w:t>
      </w:r>
      <w:ins w:id="600" w:author="Molly C McEvilley" w:date="2025-07-20T21:58:00Z" w16du:dateUtc="2025-07-21T01:58:00Z">
        <w:r w:rsidR="00CA7A14">
          <w:t>; and</w:t>
        </w:r>
      </w:ins>
    </w:p>
    <w:p w14:paraId="7AB0A425" w14:textId="3EA9A47D" w:rsidR="00D6011B" w:rsidRDefault="00D6011B" w:rsidP="00791BDC">
      <w:pPr>
        <w:pStyle w:val="ListParagraph"/>
        <w:numPr>
          <w:ilvl w:val="0"/>
          <w:numId w:val="27"/>
        </w:numPr>
      </w:pPr>
      <w:r w:rsidRPr="49FCFE86">
        <w:rPr>
          <w:b/>
          <w:bCs/>
        </w:rPr>
        <w:t>EntryDate</w:t>
      </w:r>
      <w:r>
        <w:t xml:space="preserve"> &lt;= </w:t>
      </w:r>
      <w:r w:rsidRPr="49FCFE86">
        <w:rPr>
          <w:u w:val="single"/>
        </w:rPr>
        <w:t>ReportEnd</w:t>
      </w:r>
      <w:ins w:id="601" w:author="Molly C McEvilley" w:date="2025-07-20T21:58:00Z" w16du:dateUtc="2025-07-21T01:58:00Z">
        <w:r w:rsidR="00CA7A14">
          <w:t>; and</w:t>
        </w:r>
      </w:ins>
    </w:p>
    <w:p w14:paraId="65962915" w14:textId="2F3D76AE" w:rsidR="00D6011B" w:rsidRPr="00A24981" w:rsidRDefault="00D6011B" w:rsidP="00791BDC">
      <w:pPr>
        <w:pStyle w:val="ListParagraph"/>
        <w:numPr>
          <w:ilvl w:val="0"/>
          <w:numId w:val="27"/>
        </w:numPr>
        <w:rPr>
          <w:ins w:id="602" w:author="Molly C McEvilley" w:date="2025-07-21T08:10:00Z" w16du:dateUtc="2025-07-21T12:10:00Z"/>
          <w:u w:val="single"/>
        </w:rPr>
      </w:pPr>
      <w:r w:rsidRPr="49FCFE86">
        <w:rPr>
          <w:b/>
          <w:bCs/>
        </w:rPr>
        <w:t>ExitDate</w:t>
      </w:r>
      <w:r>
        <w:t xml:space="preserve"> is NULL or </w:t>
      </w:r>
      <w:r w:rsidRPr="49FCFE86">
        <w:rPr>
          <w:b/>
          <w:bCs/>
        </w:rPr>
        <w:t>ExitDate</w:t>
      </w:r>
      <w:r>
        <w:t xml:space="preserve"> &gt; </w:t>
      </w:r>
      <w:r w:rsidRPr="49FCFE86">
        <w:rPr>
          <w:u w:val="single"/>
        </w:rPr>
        <w:t>ReportStart</w:t>
      </w:r>
      <w:ins w:id="603" w:author="Molly C McEvilley" w:date="2025-07-20T21:58:00Z" w16du:dateUtc="2025-07-21T01:58:00Z">
        <w:r w:rsidR="00CA7A14">
          <w:t>; and</w:t>
        </w:r>
      </w:ins>
    </w:p>
    <w:p w14:paraId="045D2411" w14:textId="71BFA1B8" w:rsidR="003A3051" w:rsidRDefault="003A3051" w:rsidP="00791BDC">
      <w:pPr>
        <w:pStyle w:val="ListParagraph"/>
        <w:numPr>
          <w:ilvl w:val="1"/>
          <w:numId w:val="27"/>
        </w:numPr>
        <w:rPr>
          <w:u w:val="single"/>
        </w:rPr>
      </w:pPr>
      <w:ins w:id="604" w:author="Molly C McEvilley" w:date="2025-07-21T08:10:00Z" w16du:dateUtc="2025-07-21T12:10:00Z">
        <w:r>
          <w:rPr>
            <w:b/>
            <w:bCs/>
          </w:rPr>
          <w:t>LSAProjectType</w:t>
        </w:r>
        <w:r>
          <w:t xml:space="preserve"> in (0,2,8); or </w:t>
        </w:r>
      </w:ins>
    </w:p>
    <w:p w14:paraId="61C0E86E" w14:textId="77777777" w:rsidR="003A3051" w:rsidRDefault="003A3051" w:rsidP="00791BDC">
      <w:pPr>
        <w:pStyle w:val="ListParagraph"/>
        <w:numPr>
          <w:ilvl w:val="1"/>
          <w:numId w:val="27"/>
        </w:numPr>
        <w:rPr>
          <w:ins w:id="605" w:author="Molly C McEvilley" w:date="2025-07-21T08:09:00Z" w16du:dateUtc="2025-07-21T12:09:00Z"/>
        </w:rPr>
      </w:pPr>
      <w:ins w:id="606" w:author="Molly C McEvilley" w:date="2025-07-21T08:09:00Z" w16du:dateUtc="2025-07-21T12:09:00Z">
        <w:r>
          <w:rPr>
            <w:b/>
            <w:bCs/>
          </w:rPr>
          <w:t xml:space="preserve">LSAProjectType </w:t>
        </w:r>
        <w:r>
          <w:t xml:space="preserve">= 1 and </w:t>
        </w:r>
        <w:r>
          <w:rPr>
            <w:b/>
            <w:bCs/>
          </w:rPr>
          <w:t>LastBedNight</w:t>
        </w:r>
        <w:r>
          <w:t xml:space="preserve"> between </w:t>
        </w:r>
        <w:r w:rsidRPr="004505BA">
          <w:rPr>
            <w:u w:val="single"/>
          </w:rPr>
          <w:t>ReportStart</w:t>
        </w:r>
        <w:r>
          <w:t xml:space="preserve"> and </w:t>
        </w:r>
        <w:r w:rsidRPr="004505BA">
          <w:rPr>
            <w:u w:val="single"/>
          </w:rPr>
          <w:t>ReportEnd</w:t>
        </w:r>
        <w:r>
          <w:t>; or</w:t>
        </w:r>
      </w:ins>
    </w:p>
    <w:p w14:paraId="129818C4" w14:textId="7C9F0505" w:rsidR="006B026B" w:rsidRDefault="00D6011B" w:rsidP="00791BDC">
      <w:pPr>
        <w:pStyle w:val="ListParagraph"/>
        <w:numPr>
          <w:ilvl w:val="1"/>
          <w:numId w:val="27"/>
        </w:numPr>
      </w:pPr>
      <w:del w:id="607" w:author="Molly C McEvilley" w:date="2025-07-21T08:10:00Z" w16du:dateUtc="2025-07-21T12:10:00Z">
        <w:r w:rsidDel="003A3051">
          <w:delText xml:space="preserve">If </w:delText>
        </w:r>
      </w:del>
      <w:r w:rsidR="000B7DCA" w:rsidRPr="00CA7A14">
        <w:rPr>
          <w:b/>
          <w:bCs/>
        </w:rPr>
        <w:t>LSAProjectType</w:t>
      </w:r>
      <w:r>
        <w:t xml:space="preserve"> in (3,13), </w:t>
      </w:r>
      <w:r w:rsidRPr="00CA7A14">
        <w:rPr>
          <w:b/>
          <w:bCs/>
        </w:rPr>
        <w:t>MoveInDate</w:t>
      </w:r>
      <w:r>
        <w:t xml:space="preserve"> &lt;= </w:t>
      </w:r>
      <w:r w:rsidRPr="00CA7A14">
        <w:rPr>
          <w:u w:val="single"/>
        </w:rPr>
        <w:t>ReportEnd</w:t>
      </w:r>
      <w:r>
        <w:t xml:space="preserve"> </w:t>
      </w:r>
      <w:del w:id="608" w:author="Molly C McEvilley" w:date="2025-07-20T21:56:00Z" w16du:dateUtc="2025-07-21T01:56:00Z">
        <w:r w:rsidDel="00CA7A14">
          <w:delText>(do not count people not in housing)</w:delText>
        </w:r>
      </w:del>
    </w:p>
    <w:p w14:paraId="21EDFFE0" w14:textId="16EE41B1" w:rsidR="006B026B" w:rsidRDefault="005C3FEA" w:rsidP="005C3FEA">
      <w:r>
        <w:t xml:space="preserve">(Note:  RRH-SO projects are considered non-residential and enrollments are excluded from </w:t>
      </w:r>
      <w:del w:id="609" w:author="Molly C McEvilley" w:date="2025-07-20T21:55:00Z" w16du:dateUtc="2025-07-21T01:55:00Z">
        <w:r w:rsidDel="00CA7A14">
          <w:delText>the AHAR</w:delText>
        </w:r>
      </w:del>
      <w:ins w:id="610" w:author="Molly C McEvilley" w:date="2025-07-20T21:55:00Z" w16du:dateUtc="2025-07-21T01:55:00Z">
        <w:r w:rsidR="00CA7A14">
          <w:t>consideration</w:t>
        </w:r>
      </w:ins>
      <w:r>
        <w:t>.)</w:t>
      </w:r>
    </w:p>
    <w:p w14:paraId="61171B20" w14:textId="69918C71" w:rsidR="008E455B" w:rsidRDefault="0098647E" w:rsidP="00791BDC">
      <w:pPr>
        <w:pStyle w:val="Heading2"/>
      </w:pPr>
      <w:bookmarkStart w:id="611" w:name="_Toc29188096"/>
      <w:bookmarkStart w:id="612" w:name="_Toc31197136"/>
      <w:bookmarkStart w:id="613" w:name="_Toc29188097"/>
      <w:bookmarkStart w:id="614" w:name="_Toc31197137"/>
      <w:bookmarkStart w:id="615" w:name="_Toc29188098"/>
      <w:bookmarkStart w:id="616" w:name="_Toc31197138"/>
      <w:bookmarkStart w:id="617" w:name="_Toc29188099"/>
      <w:bookmarkStart w:id="618" w:name="_Toc31197139"/>
      <w:bookmarkStart w:id="619" w:name="_Toc29188100"/>
      <w:bookmarkStart w:id="620" w:name="_Toc31197140"/>
      <w:bookmarkStart w:id="621" w:name="_Toc29188101"/>
      <w:bookmarkStart w:id="622" w:name="_Toc31197141"/>
      <w:bookmarkStart w:id="623" w:name="_Toc29188102"/>
      <w:bookmarkStart w:id="624" w:name="_Toc31197142"/>
      <w:bookmarkStart w:id="625" w:name="_Set_Age_Group"/>
      <w:bookmarkStart w:id="626" w:name="_Toc29188104"/>
      <w:bookmarkStart w:id="627" w:name="_Toc31197144"/>
      <w:bookmarkStart w:id="628" w:name="_Set_Household_Type"/>
      <w:bookmarkStart w:id="629" w:name="_Get_Active_Clients"/>
      <w:bookmarkStart w:id="630" w:name="_Toc499543989"/>
      <w:bookmarkStart w:id="631" w:name="_Toc37849761"/>
      <w:bookmarkStart w:id="632" w:name="_Toc204850609"/>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r w:rsidRPr="00C52062">
        <w:lastRenderedPageBreak/>
        <w:t xml:space="preserve">Get Active Clients </w:t>
      </w:r>
      <w:bookmarkEnd w:id="630"/>
      <w:r w:rsidR="00801317">
        <w:t>for LSAPerson</w:t>
      </w:r>
      <w:bookmarkEnd w:id="631"/>
      <w:bookmarkEnd w:id="63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1399114"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del w:id="633" w:author="Molly C McEvilley" w:date="2025-07-20T21:18:00Z" w16du:dateUtc="2025-07-21T01:18:00Z">
        <w:r w:rsidR="00C91919" w:rsidDel="00264816">
          <w:delText xml:space="preserve"> </w:delText>
        </w:r>
        <w:r w:rsidRPr="0060237C" w:rsidDel="00264816">
          <w:rPr>
            <w:b/>
          </w:rPr>
          <w:delText>Gender</w:delText>
        </w:r>
        <w:r w:rsidRPr="00A6067F" w:rsidDel="00264816">
          <w:delText>,</w:delText>
        </w:r>
      </w:del>
      <w:r w:rsidRPr="00A6067F">
        <w:t xml:space="preserve"> </w:t>
      </w:r>
      <w:r w:rsidR="00E74FE8">
        <w:rPr>
          <w:b/>
        </w:rPr>
        <w:t>RaceEthnicity</w:t>
      </w:r>
      <w:r w:rsidRPr="00A6067F">
        <w:t xml:space="preserve">, </w:t>
      </w:r>
      <w:ins w:id="634" w:author="Molly C McEvilley" w:date="2025-07-20T21:19:00Z" w16du:dateUtc="2025-07-21T01:19:00Z">
        <w:r w:rsidR="00264816">
          <w:rPr>
            <w:b/>
            <w:bCs/>
          </w:rPr>
          <w:t>VetStatus</w:t>
        </w:r>
        <w:r w:rsidR="00264816" w:rsidRPr="00264816">
          <w:t xml:space="preserve">, </w:t>
        </w:r>
      </w:ins>
      <w:r w:rsidRPr="00A6067F">
        <w:t>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6A0" w:firstRow="1" w:lastRow="0" w:firstColumn="1" w:lastColumn="0" w:noHBand="1" w:noVBand="1"/>
      </w:tblPr>
      <w:tblGrid>
        <w:gridCol w:w="9355"/>
      </w:tblGrid>
      <w:tr w:rsidR="004C382D" w:rsidRPr="003C176F" w14:paraId="2AB4D9B8" w14:textId="77777777" w:rsidTr="00A2498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711238F" w14:textId="77777777" w:rsidR="004C382D" w:rsidRPr="00970494" w:rsidRDefault="004C382D" w:rsidP="00A97C36">
            <w:pPr>
              <w:pStyle w:val="NoSpacing"/>
            </w:pPr>
            <w:r w:rsidRPr="00970494">
              <w:t>PersonalID</w:t>
            </w:r>
          </w:p>
        </w:tc>
      </w:tr>
      <w:tr w:rsidR="00C91919" w:rsidRPr="00107D01" w14:paraId="0EF69D1D"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06C34C0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rsidDel="00264816" w14:paraId="6B9B9010" w14:textId="09E6FB8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635" w:author="Molly C McEvilley" w:date="2025-07-20T21:19:00Z"/>
        </w:trPr>
        <w:tc>
          <w:tcPr>
            <w:cnfStyle w:val="001000000000" w:firstRow="0" w:lastRow="0" w:firstColumn="1" w:lastColumn="0" w:oddVBand="0" w:evenVBand="0" w:oddHBand="0" w:evenHBand="0" w:firstRowFirstColumn="0" w:firstRowLastColumn="0" w:lastRowFirstColumn="0" w:lastRowLastColumn="0"/>
            <w:tcW w:w="2243" w:type="dxa"/>
          </w:tcPr>
          <w:p w14:paraId="340FD2D2" w14:textId="00E980F8" w:rsidR="00AD2181" w:rsidRPr="00C9484F" w:rsidDel="00264816" w:rsidRDefault="00AD2181" w:rsidP="00A97C36">
            <w:pPr>
              <w:pStyle w:val="NoSpacing"/>
              <w:rPr>
                <w:del w:id="636" w:author="Molly C McEvilley" w:date="2025-07-20T21:19:00Z" w16du:dateUtc="2025-07-21T01:19:00Z"/>
                <w:b w:val="0"/>
                <w:bCs w:val="0"/>
              </w:rPr>
            </w:pPr>
            <w:del w:id="637" w:author="Molly C McEvilley" w:date="2025-07-20T21:19:00Z" w16du:dateUtc="2025-07-21T01:19:00Z">
              <w:r w:rsidRPr="00C9484F" w:rsidDel="00264816">
                <w:rPr>
                  <w:b w:val="0"/>
                  <w:bCs w:val="0"/>
                </w:rPr>
                <w:delText>Gender</w:delText>
              </w:r>
            </w:del>
          </w:p>
        </w:tc>
        <w:tc>
          <w:tcPr>
            <w:tcW w:w="7045" w:type="dxa"/>
          </w:tcPr>
          <w:p w14:paraId="5E179EAD" w14:textId="5DE8301A" w:rsidR="00AD2181" w:rsidRPr="003C176F"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38" w:author="Molly C McEvilley" w:date="2025-07-20T21:19:00Z" w16du:dateUtc="2025-07-21T01:19:00Z"/>
              </w:rPr>
            </w:pPr>
            <w:del w:id="639" w:author="Molly C McEvilley" w:date="2025-07-20T21:19:00Z" w16du:dateUtc="2025-07-21T01:19:00Z">
              <w:r w:rsidRPr="00734287" w:rsidDel="00264816">
                <w:delText xml:space="preserve">Gender </w:delText>
              </w:r>
              <w:r w:rsidR="00A3039C" w:rsidDel="00264816">
                <w:delText>for all persons</w:delText>
              </w:r>
            </w:del>
          </w:p>
          <w:p w14:paraId="4B2F2B43" w14:textId="149A98DC" w:rsidR="00AD2181" w:rsidRPr="00107D01"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40" w:author="Molly C McEvilley" w:date="2025-07-20T21:19:00Z" w16du:dateUtc="2025-07-21T01:19:00Z"/>
                <w:rFonts w:ascii="Open Sans" w:hAnsi="Open Sans" w:cs="Open Sans"/>
              </w:rPr>
            </w:pPr>
            <w:del w:id="641" w:author="Molly C McEvilley" w:date="2025-07-20T21:19:00Z" w16du:dateUtc="2025-07-21T01:19:00Z">
              <w:r w:rsidRPr="003C176F" w:rsidDel="00264816">
                <w:rPr>
                  <w:rFonts w:cs="Open Sans"/>
                </w:rPr>
                <w:delText>See</w:delText>
              </w:r>
              <w:r w:rsidR="007D579B" w:rsidDel="00264816">
                <w:rPr>
                  <w:rFonts w:cs="Open Sans"/>
                </w:rPr>
                <w:delText xml:space="preserve"> section</w:delText>
              </w:r>
              <w:r w:rsidRPr="003C176F" w:rsidDel="00264816">
                <w:rPr>
                  <w:rFonts w:cs="Open Sans"/>
                </w:rPr>
                <w:delText xml:space="preserve"> </w:delText>
              </w:r>
              <w:r w:rsidR="00CC3438" w:rsidDel="00264816">
                <w:fldChar w:fldCharType="begin"/>
              </w:r>
              <w:r w:rsidR="00CC3438" w:rsidDel="00264816">
                <w:delInstrText>HYPERLINK \l "_LSAPerson_Demographics"</w:delInstrText>
              </w:r>
              <w:r w:rsidR="00CC3438" w:rsidDel="00264816">
                <w:fldChar w:fldCharType="separate"/>
              </w:r>
              <w:r w:rsidR="00CC3438" w:rsidDel="00264816">
                <w:rPr>
                  <w:rStyle w:val="Hyperlink"/>
                  <w:rFonts w:cs="Open Sans"/>
                </w:rPr>
                <w:delText>5.</w:delText>
              </w:r>
              <w:r w:rsidR="0086751D" w:rsidDel="00264816">
                <w:rPr>
                  <w:rStyle w:val="Hyperlink"/>
                  <w:rFonts w:cs="Open Sans"/>
                </w:rPr>
                <w:delText>4</w:delText>
              </w:r>
              <w:r w:rsidR="00CC3438" w:rsidDel="00264816">
                <w:rPr>
                  <w:rStyle w:val="Hyperlink"/>
                  <w:rFonts w:cs="Open Sans"/>
                </w:rPr>
                <w:delText xml:space="preserve"> LSAPerson Demographics</w:delText>
              </w:r>
              <w:r w:rsidR="00CC3438" w:rsidDel="00264816">
                <w:fldChar w:fldCharType="end"/>
              </w:r>
              <w:r w:rsidDel="00264816">
                <w:rPr>
                  <w:rFonts w:cs="Open Sans"/>
                </w:rPr>
                <w:delText xml:space="preserve"> </w:delText>
              </w:r>
            </w:del>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09EBCCFC" w:rsidR="00F46EE4" w:rsidRPr="00F46EE4" w:rsidRDefault="00F46EE4" w:rsidP="00F46EE4">
            <w:pPr>
              <w:pStyle w:val="NoSpacing"/>
              <w:rPr>
                <w:b w:val="0"/>
                <w:bCs w:val="0"/>
              </w:rPr>
            </w:pPr>
            <w:del w:id="642" w:author="Molly C McEvilley" w:date="2025-07-20T22:03:00Z" w16du:dateUtc="2025-07-21T02:03:00Z">
              <w:r w:rsidRPr="00F46EE4" w:rsidDel="00CA7A14">
                <w:rPr>
                  <w:b w:val="0"/>
                  <w:bCs w:val="0"/>
                </w:rPr>
                <w:delText>AHAR</w:delText>
              </w:r>
            </w:del>
            <w:ins w:id="643" w:author="Molly C McEvilley" w:date="2025-07-20T22:03:00Z" w16du:dateUtc="2025-07-21T02:03:00Z">
              <w:r w:rsidR="00CA7A14">
                <w:rPr>
                  <w:b w:val="0"/>
                  <w:bCs w:val="0"/>
                </w:rPr>
                <w:t>AIR</w:t>
              </w:r>
            </w:ins>
            <w:r w:rsidRPr="00F46EE4">
              <w:rPr>
                <w:b w:val="0"/>
                <w:bCs w:val="0"/>
              </w:rPr>
              <w:t>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1EB2C18D" w:rsidR="00AD2181" w:rsidRPr="0073635D" w:rsidRDefault="00AD2181" w:rsidP="00A97C36">
            <w:pPr>
              <w:pStyle w:val="NoSpacing"/>
              <w:rPr>
                <w:rFonts w:cstheme="minorHAnsi"/>
                <w:b w:val="0"/>
                <w:bCs w:val="0"/>
              </w:rPr>
            </w:pPr>
            <w:del w:id="644" w:author="Molly C McEvilley" w:date="2025-07-20T22:03:00Z" w16du:dateUtc="2025-07-21T02:03:00Z">
              <w:r w:rsidRPr="0073635D" w:rsidDel="00CA7A14">
                <w:rPr>
                  <w:rFonts w:cstheme="minorHAnsi"/>
                  <w:b w:val="0"/>
                  <w:bCs w:val="0"/>
                </w:rPr>
                <w:delText>AHAR</w:delText>
              </w:r>
            </w:del>
            <w:ins w:id="645" w:author="Molly C McEvilley" w:date="2025-07-20T22:03:00Z" w16du:dateUtc="2025-07-21T02:03:00Z">
              <w:r w:rsidR="00CA7A14">
                <w:rPr>
                  <w:rFonts w:cstheme="minorHAnsi"/>
                  <w:b w:val="0"/>
                  <w:bCs w:val="0"/>
                </w:rPr>
                <w:t>AIR</w:t>
              </w:r>
            </w:ins>
            <w:r w:rsidRPr="0073635D">
              <w:rPr>
                <w:rFonts w:cstheme="minorHAnsi"/>
                <w:b w:val="0"/>
                <w:bCs w:val="0"/>
              </w:rPr>
              <w:t>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628AA37D" w:rsidR="00AD2181" w:rsidRPr="0073635D" w:rsidRDefault="00AD2181" w:rsidP="00A97C36">
            <w:pPr>
              <w:pStyle w:val="NoSpacing"/>
              <w:rPr>
                <w:rFonts w:cstheme="minorHAnsi"/>
                <w:b w:val="0"/>
                <w:bCs w:val="0"/>
                <w:color w:val="000000"/>
              </w:rPr>
            </w:pPr>
            <w:del w:id="646" w:author="Molly C McEvilley" w:date="2025-07-20T22:03:00Z" w16du:dateUtc="2025-07-21T02:03:00Z">
              <w:r w:rsidRPr="0073635D" w:rsidDel="00CA7A14">
                <w:rPr>
                  <w:rFonts w:cstheme="minorHAnsi"/>
                  <w:b w:val="0"/>
                  <w:bCs w:val="0"/>
                </w:rPr>
                <w:delText>AHAR</w:delText>
              </w:r>
            </w:del>
            <w:ins w:id="647" w:author="Molly C McEvilley" w:date="2025-07-20T22:03:00Z" w16du:dateUtc="2025-07-21T02:03:00Z">
              <w:r w:rsidR="00CA7A14">
                <w:rPr>
                  <w:rFonts w:cstheme="minorHAnsi"/>
                  <w:b w:val="0"/>
                  <w:bCs w:val="0"/>
                </w:rPr>
                <w:t>AIR</w:t>
              </w:r>
            </w:ins>
            <w:r w:rsidRPr="0073635D">
              <w:rPr>
                <w:rFonts w:cstheme="minorHAnsi"/>
                <w:b w:val="0"/>
                <w:bCs w:val="0"/>
              </w:rPr>
              <w:t>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34B56FCD" w:rsidR="00FE16F4" w:rsidRPr="00FE16F4" w:rsidRDefault="00FE16F4" w:rsidP="00FE16F4">
            <w:pPr>
              <w:pStyle w:val="NoSpacing"/>
              <w:rPr>
                <w:rFonts w:cstheme="minorHAnsi"/>
                <w:b w:val="0"/>
                <w:bCs w:val="0"/>
              </w:rPr>
            </w:pPr>
            <w:del w:id="648" w:author="Molly C McEvilley" w:date="2025-07-20T22:03:00Z" w16du:dateUtc="2025-07-21T02:03:00Z">
              <w:r w:rsidRPr="00FE16F4" w:rsidDel="00CA7A14">
                <w:rPr>
                  <w:rFonts w:cstheme="minorHAnsi"/>
                  <w:b w:val="0"/>
                  <w:bCs w:val="0"/>
                </w:rPr>
                <w:delText>AHAR</w:delText>
              </w:r>
            </w:del>
            <w:ins w:id="649" w:author="Molly C McEvilley" w:date="2025-07-20T22:03:00Z" w16du:dateUtc="2025-07-21T02:03:00Z">
              <w:r w:rsidR="00CA7A14">
                <w:rPr>
                  <w:rFonts w:cstheme="minorHAnsi"/>
                  <w:b w:val="0"/>
                  <w:bCs w:val="0"/>
                </w:rPr>
                <w:t>AIR</w:t>
              </w:r>
            </w:ins>
            <w:r w:rsidRPr="00FE16F4">
              <w:rPr>
                <w:rFonts w:cstheme="minorHAnsi"/>
                <w:b w:val="0"/>
                <w:bCs w:val="0"/>
              </w:rPr>
              <w:t>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2B196935" w:rsidR="00AD2181" w:rsidRPr="0073635D" w:rsidRDefault="00AD2181" w:rsidP="00A97C36">
            <w:pPr>
              <w:pStyle w:val="NoSpacing"/>
              <w:rPr>
                <w:rFonts w:cstheme="minorHAnsi"/>
                <w:b w:val="0"/>
                <w:bCs w:val="0"/>
              </w:rPr>
            </w:pPr>
            <w:del w:id="650" w:author="Molly C McEvilley" w:date="2025-07-20T22:03:00Z" w16du:dateUtc="2025-07-21T02:03:00Z">
              <w:r w:rsidRPr="0073635D" w:rsidDel="00CA7A14">
                <w:rPr>
                  <w:rFonts w:cstheme="minorHAnsi"/>
                  <w:b w:val="0"/>
                  <w:bCs w:val="0"/>
                </w:rPr>
                <w:delText>AHAR</w:delText>
              </w:r>
            </w:del>
            <w:ins w:id="651" w:author="Molly C McEvilley" w:date="2025-07-20T22:03:00Z" w16du:dateUtc="2025-07-21T02:03:00Z">
              <w:r w:rsidR="00CA7A14">
                <w:rPr>
                  <w:rFonts w:cstheme="minorHAnsi"/>
                  <w:b w:val="0"/>
                  <w:bCs w:val="0"/>
                </w:rPr>
                <w:t>AIR</w:t>
              </w:r>
            </w:ins>
            <w:r w:rsidRPr="0073635D">
              <w:rPr>
                <w:rFonts w:cstheme="minorHAnsi"/>
                <w:b w:val="0"/>
                <w:bCs w:val="0"/>
              </w:rPr>
              <w:t>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61C8EF2E" w:rsidR="00AD2181" w:rsidRPr="0073635D" w:rsidRDefault="00AD2181" w:rsidP="00A97C36">
            <w:pPr>
              <w:pStyle w:val="NoSpacing"/>
              <w:rPr>
                <w:rFonts w:cstheme="minorHAnsi"/>
                <w:b w:val="0"/>
                <w:bCs w:val="0"/>
                <w:color w:val="000000"/>
              </w:rPr>
            </w:pPr>
            <w:del w:id="652" w:author="Molly C McEvilley" w:date="2025-07-20T22:03:00Z" w16du:dateUtc="2025-07-21T02:03:00Z">
              <w:r w:rsidRPr="0073635D" w:rsidDel="00CA7A14">
                <w:rPr>
                  <w:rFonts w:cstheme="minorHAnsi"/>
                  <w:b w:val="0"/>
                  <w:bCs w:val="0"/>
                </w:rPr>
                <w:delText>AHAR</w:delText>
              </w:r>
            </w:del>
            <w:ins w:id="653" w:author="Molly C McEvilley" w:date="2025-07-20T22:03:00Z" w16du:dateUtc="2025-07-21T02:03:00Z">
              <w:r w:rsidR="00CA7A14">
                <w:rPr>
                  <w:rFonts w:cstheme="minorHAnsi"/>
                  <w:b w:val="0"/>
                  <w:bCs w:val="0"/>
                </w:rPr>
                <w:t>AIR</w:t>
              </w:r>
            </w:ins>
            <w:r w:rsidRPr="0073635D">
              <w:rPr>
                <w:rFonts w:cstheme="minorHAnsi"/>
                <w:b w:val="0"/>
                <w:bCs w:val="0"/>
              </w:rPr>
              <w:t>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lastRenderedPageBreak/>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41D1839E" w:rsidR="00FE16F4" w:rsidRPr="00FE16F4" w:rsidRDefault="00FE16F4" w:rsidP="00FE16F4">
            <w:pPr>
              <w:pStyle w:val="NoSpacing"/>
              <w:rPr>
                <w:rFonts w:cstheme="minorHAnsi"/>
                <w:b w:val="0"/>
                <w:bCs w:val="0"/>
              </w:rPr>
            </w:pPr>
            <w:del w:id="654" w:author="Molly C McEvilley" w:date="2025-07-20T22:03:00Z" w16du:dateUtc="2025-07-21T02:03:00Z">
              <w:r w:rsidRPr="00FE16F4" w:rsidDel="00CA7A14">
                <w:rPr>
                  <w:rFonts w:cstheme="minorHAnsi"/>
                  <w:b w:val="0"/>
                  <w:bCs w:val="0"/>
                </w:rPr>
                <w:delText>AHAR</w:delText>
              </w:r>
            </w:del>
            <w:ins w:id="655" w:author="Molly C McEvilley" w:date="2025-07-20T22:03:00Z" w16du:dateUtc="2025-07-21T02:03:00Z">
              <w:r w:rsidR="00CA7A14">
                <w:rPr>
                  <w:rFonts w:cstheme="minorHAnsi"/>
                  <w:b w:val="0"/>
                  <w:bCs w:val="0"/>
                </w:rPr>
                <w:t>AIR</w:t>
              </w:r>
            </w:ins>
            <w:r w:rsidRPr="00FE16F4">
              <w:rPr>
                <w:rFonts w:cstheme="minorHAnsi"/>
                <w:b w:val="0"/>
                <w:bCs w:val="0"/>
              </w:rPr>
              <w:t>AdultPSH</w:t>
            </w:r>
          </w:p>
        </w:tc>
        <w:tc>
          <w:tcPr>
            <w:tcW w:w="7045" w:type="dxa"/>
          </w:tcPr>
          <w:p w14:paraId="395B5608" w14:textId="427A8631"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type(s)</w:t>
            </w:r>
            <w:del w:id="656" w:author="Molly C McEvilley" w:date="2025-07-21T07:29:00Z" w16du:dateUtc="2025-07-21T11:29:00Z">
              <w:r w:rsidDel="00671821">
                <w:delText xml:space="preserve"> </w:delText>
              </w:r>
            </w:del>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6FAE34C6" w:rsidR="00AD2181" w:rsidRPr="0073635D" w:rsidRDefault="00AD2181" w:rsidP="00A97C36">
            <w:pPr>
              <w:pStyle w:val="NoSpacing"/>
              <w:rPr>
                <w:rFonts w:cstheme="minorHAnsi"/>
                <w:b w:val="0"/>
                <w:bCs w:val="0"/>
              </w:rPr>
            </w:pPr>
            <w:del w:id="657" w:author="Molly C McEvilley" w:date="2025-07-20T22:03:00Z" w16du:dateUtc="2025-07-21T02:03:00Z">
              <w:r w:rsidRPr="0073635D" w:rsidDel="00CA7A14">
                <w:rPr>
                  <w:rFonts w:cstheme="minorHAnsi"/>
                  <w:b w:val="0"/>
                  <w:bCs w:val="0"/>
                </w:rPr>
                <w:delText>AHAR</w:delText>
              </w:r>
            </w:del>
            <w:ins w:id="658" w:author="Molly C McEvilley" w:date="2025-07-20T22:03:00Z" w16du:dateUtc="2025-07-21T02:03:00Z">
              <w:r w:rsidR="00CA7A14">
                <w:rPr>
                  <w:rFonts w:cstheme="minorHAnsi"/>
                  <w:b w:val="0"/>
                  <w:bCs w:val="0"/>
                </w:rPr>
                <w:t>AIR</w:t>
              </w:r>
            </w:ins>
            <w:r w:rsidRPr="0073635D">
              <w:rPr>
                <w:rFonts w:cstheme="minorHAnsi"/>
                <w:b w:val="0"/>
                <w:bCs w:val="0"/>
              </w:rPr>
              <w:t>PSH</w:t>
            </w:r>
          </w:p>
        </w:tc>
        <w:tc>
          <w:tcPr>
            <w:tcW w:w="7045" w:type="dxa"/>
          </w:tcPr>
          <w:p w14:paraId="7AEE826A" w14:textId="6D74A74E"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59" w:author="Molly C McEvilley" w:date="2025-07-20T22:03:00Z" w16du:dateUtc="2025-07-21T02:03:00Z">
              <w:r w:rsidR="00AD2181" w:rsidRPr="007327FC" w:rsidDel="00CA7A14">
                <w:rPr>
                  <w:rFonts w:cstheme="minorHAnsi"/>
                </w:rPr>
                <w:delText xml:space="preserve"> </w:delText>
              </w:r>
            </w:del>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1B5B4CC1" w:rsidR="00AD2181" w:rsidRPr="004C54E1" w:rsidRDefault="00AD2181" w:rsidP="00A97C36">
            <w:pPr>
              <w:pStyle w:val="NoSpacing"/>
              <w:rPr>
                <w:rFonts w:cstheme="minorHAnsi"/>
                <w:b w:val="0"/>
              </w:rPr>
            </w:pPr>
            <w:del w:id="660" w:author="Molly C McEvilley" w:date="2025-07-20T22:03:00Z" w16du:dateUtc="2025-07-21T02:03:00Z">
              <w:r w:rsidRPr="004C54E1" w:rsidDel="00CA7A14">
                <w:rPr>
                  <w:rFonts w:cstheme="minorHAnsi"/>
                  <w:b w:val="0"/>
                  <w:bCs w:val="0"/>
                </w:rPr>
                <w:delText>AHAR</w:delText>
              </w:r>
            </w:del>
            <w:ins w:id="661" w:author="Molly C McEvilley" w:date="2025-07-20T22:03:00Z" w16du:dateUtc="2025-07-21T02:03:00Z">
              <w:r w:rsidR="00CA7A14">
                <w:rPr>
                  <w:rFonts w:cstheme="minorHAnsi"/>
                  <w:b w:val="0"/>
                  <w:bCs w:val="0"/>
                </w:rPr>
                <w:t>AIR</w:t>
              </w:r>
            </w:ins>
            <w:r w:rsidRPr="004C54E1">
              <w:rPr>
                <w:rFonts w:cstheme="minorHAnsi"/>
                <w:b w:val="0"/>
                <w:bCs w:val="0"/>
              </w:rPr>
              <w:t>HoHPSH</w:t>
            </w:r>
          </w:p>
        </w:tc>
        <w:tc>
          <w:tcPr>
            <w:tcW w:w="7045" w:type="dxa"/>
          </w:tcPr>
          <w:p w14:paraId="76EFACF0" w14:textId="54470F8C"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62" w:author="Molly C McEvilley" w:date="2025-07-21T07:29:00Z" w16du:dateUtc="2025-07-21T11:29:00Z">
              <w:r w:rsidR="00AD2181" w:rsidRPr="007327FC" w:rsidDel="00671821">
                <w:rPr>
                  <w:rFonts w:cstheme="minorHAnsi"/>
                </w:rPr>
                <w:delText xml:space="preserve"> </w:delText>
              </w:r>
            </w:del>
            <w:r w:rsidR="00AD2181" w:rsidRPr="007327FC">
              <w:rPr>
                <w:rFonts w:cstheme="minorHAnsi"/>
              </w:rPr>
              <w:t>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63" w:name="_Toc506721197"/>
      <w:bookmarkStart w:id="664" w:name="_Toc499543990"/>
      <w:bookmarkStart w:id="665" w:name="_Hlk510689117"/>
    </w:p>
    <w:bookmarkStart w:id="666" w:name="_LSAPerson_Demographics"/>
    <w:bookmarkStart w:id="667" w:name="_Toc37849762"/>
    <w:bookmarkStart w:id="668" w:name="_Toc204850610"/>
    <w:bookmarkEnd w:id="666"/>
    <w:p w14:paraId="7C089F01" w14:textId="3A3F2200" w:rsidR="00EC52CD" w:rsidRDefault="0077577D" w:rsidP="00791BDC">
      <w:pPr>
        <w:pStyle w:val="Heading2"/>
      </w:pPr>
      <w:r>
        <w:rPr>
          <w:noProof/>
        </w:rPr>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2837C"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663"/>
      <w:bookmarkEnd w:id="664"/>
      <w:bookmarkEnd w:id="667"/>
      <w:bookmarkEnd w:id="668"/>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6698550" w14:textId="33DE150B" w:rsidR="00941F01" w:rsidRPr="00FD1AE1" w:rsidRDefault="00941F01" w:rsidP="00941F01">
            <w:pPr>
              <w:pStyle w:val="NoSpacing"/>
            </w:pPr>
            <w:r>
              <w:t>HispanicLatina</w:t>
            </w:r>
            <w:del w:id="669" w:author="Molly C McEvilley" w:date="2025-08-21T11:22:00Z" w16du:dateUtc="2025-08-21T15:22:00Z">
              <w:r w:rsidDel="008403A3">
                <w:delText>e</w:delText>
              </w:r>
            </w:del>
            <w:r>
              <w:t>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06DCFF9C" w14:textId="5DDEB02F" w:rsidR="00941F01" w:rsidRPr="00FD1AE1" w:rsidRDefault="00941F01" w:rsidP="00941F01">
            <w:pPr>
              <w:pStyle w:val="NoSpacing"/>
            </w:pPr>
            <w:r>
              <w:t>RaceNone</w:t>
            </w:r>
          </w:p>
        </w:tc>
      </w:tr>
      <w:tr w:rsidR="00941F01" w:rsidRPr="00C9484F" w:rsidDel="00264816" w14:paraId="1831C2F5" w14:textId="79693B8D" w:rsidTr="00277F30">
        <w:trPr>
          <w:cantSplit/>
          <w:trHeight w:val="216"/>
          <w:del w:id="670"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3C515B8B" w14:textId="294FE74D" w:rsidR="00941F01" w:rsidRPr="00FD1AE1" w:rsidDel="00264816" w:rsidRDefault="00941F01" w:rsidP="00941F01">
            <w:pPr>
              <w:pStyle w:val="NoSpacing"/>
              <w:rPr>
                <w:del w:id="671" w:author="Molly C McEvilley" w:date="2025-07-20T21:20:00Z" w16du:dateUtc="2025-07-21T01:20:00Z"/>
              </w:rPr>
            </w:pPr>
            <w:del w:id="672" w:author="Molly C McEvilley" w:date="2025-07-20T21:20:00Z" w16du:dateUtc="2025-07-21T01:20:00Z">
              <w:r w:rsidDel="00264816">
                <w:delText>Woman</w:delText>
              </w:r>
            </w:del>
          </w:p>
        </w:tc>
      </w:tr>
      <w:tr w:rsidR="00941F01" w:rsidRPr="00C9484F" w:rsidDel="00264816" w14:paraId="53526B0D" w14:textId="60A4A16C" w:rsidTr="00277F30">
        <w:trPr>
          <w:cantSplit/>
          <w:trHeight w:val="216"/>
          <w:del w:id="673"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0B36E095" w14:textId="1132B05D" w:rsidR="00941F01" w:rsidRPr="00FD1AE1" w:rsidDel="00264816" w:rsidRDefault="00941F01" w:rsidP="00941F01">
            <w:pPr>
              <w:pStyle w:val="NoSpacing"/>
              <w:rPr>
                <w:del w:id="674" w:author="Molly C McEvilley" w:date="2025-07-20T21:20:00Z" w16du:dateUtc="2025-07-21T01:20:00Z"/>
              </w:rPr>
            </w:pPr>
            <w:del w:id="675" w:author="Molly C McEvilley" w:date="2025-07-20T21:20:00Z" w16du:dateUtc="2025-07-21T01:20:00Z">
              <w:r w:rsidDel="00264816">
                <w:delText>Man</w:delText>
              </w:r>
            </w:del>
          </w:p>
        </w:tc>
      </w:tr>
      <w:tr w:rsidR="00941F01" w:rsidRPr="00C9484F" w:rsidDel="00264816" w14:paraId="5AB20473" w14:textId="4000AA3B" w:rsidTr="00277F30">
        <w:trPr>
          <w:cantSplit/>
          <w:trHeight w:val="216"/>
          <w:del w:id="676"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343E7241" w14:textId="4FBDD0D0" w:rsidR="00941F01" w:rsidRPr="00FD1AE1" w:rsidDel="00264816" w:rsidRDefault="00941F01" w:rsidP="00941F01">
            <w:pPr>
              <w:pStyle w:val="NoSpacing"/>
              <w:rPr>
                <w:del w:id="677" w:author="Molly C McEvilley" w:date="2025-07-20T21:20:00Z" w16du:dateUtc="2025-07-21T01:20:00Z"/>
              </w:rPr>
            </w:pPr>
            <w:del w:id="678" w:author="Molly C McEvilley" w:date="2025-07-20T21:20:00Z" w16du:dateUtc="2025-07-21T01:20:00Z">
              <w:r w:rsidDel="00264816">
                <w:delText>NonBinary</w:delText>
              </w:r>
            </w:del>
          </w:p>
        </w:tc>
      </w:tr>
      <w:tr w:rsidR="00941F01" w:rsidRPr="00C9484F" w:rsidDel="00264816" w14:paraId="063197EA" w14:textId="17ACB70F" w:rsidTr="00277F30">
        <w:trPr>
          <w:cantSplit/>
          <w:trHeight w:val="216"/>
          <w:del w:id="679"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6AF2F86F" w14:textId="3FE6E35A" w:rsidR="00941F01" w:rsidRPr="00FD1AE1" w:rsidDel="00264816" w:rsidRDefault="00941F01" w:rsidP="00941F01">
            <w:pPr>
              <w:pStyle w:val="NoSpacing"/>
              <w:rPr>
                <w:del w:id="680" w:author="Molly C McEvilley" w:date="2025-07-20T21:20:00Z" w16du:dateUtc="2025-07-21T01:20:00Z"/>
              </w:rPr>
            </w:pPr>
            <w:del w:id="681" w:author="Molly C McEvilley" w:date="2025-07-20T21:20:00Z" w16du:dateUtc="2025-07-21T01:20:00Z">
              <w:r w:rsidRPr="0011544D" w:rsidDel="00264816">
                <w:delText>CulturallySpecific</w:delText>
              </w:r>
            </w:del>
          </w:p>
        </w:tc>
      </w:tr>
      <w:tr w:rsidR="00941F01" w:rsidRPr="00C9484F" w:rsidDel="00264816" w14:paraId="23C6F246" w14:textId="439D4A72" w:rsidTr="00277F30">
        <w:trPr>
          <w:cantSplit/>
          <w:trHeight w:val="216"/>
          <w:del w:id="682"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1862DD0D" w14:textId="4BF2FB3E" w:rsidR="00941F01" w:rsidRPr="00FD1AE1" w:rsidDel="00264816" w:rsidRDefault="00941F01" w:rsidP="00941F01">
            <w:pPr>
              <w:pStyle w:val="NoSpacing"/>
              <w:rPr>
                <w:del w:id="683" w:author="Molly C McEvilley" w:date="2025-07-20T21:20:00Z" w16du:dateUtc="2025-07-21T01:20:00Z"/>
              </w:rPr>
            </w:pPr>
            <w:del w:id="684" w:author="Molly C McEvilley" w:date="2025-07-20T21:20:00Z" w16du:dateUtc="2025-07-21T01:20:00Z">
              <w:r w:rsidDel="00264816">
                <w:delText>Transgender</w:delText>
              </w:r>
            </w:del>
          </w:p>
        </w:tc>
      </w:tr>
      <w:tr w:rsidR="00941F01" w:rsidRPr="00C9484F" w:rsidDel="00264816" w14:paraId="7116545D" w14:textId="1A8E3C4A" w:rsidTr="00277F30">
        <w:trPr>
          <w:cantSplit/>
          <w:trHeight w:val="216"/>
          <w:del w:id="685"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1D20096D" w14:textId="538E70E7" w:rsidR="00941F01" w:rsidRPr="00FD1AE1" w:rsidDel="00264816" w:rsidRDefault="00941F01" w:rsidP="00941F01">
            <w:pPr>
              <w:pStyle w:val="NoSpacing"/>
              <w:rPr>
                <w:del w:id="686" w:author="Molly C McEvilley" w:date="2025-07-20T21:20:00Z" w16du:dateUtc="2025-07-21T01:20:00Z"/>
              </w:rPr>
            </w:pPr>
            <w:del w:id="687" w:author="Molly C McEvilley" w:date="2025-07-20T21:20:00Z" w16du:dateUtc="2025-07-21T01:20:00Z">
              <w:r w:rsidDel="00264816">
                <w:delText>Questioning</w:delText>
              </w:r>
            </w:del>
          </w:p>
        </w:tc>
      </w:tr>
      <w:tr w:rsidR="009375CB" w:rsidRPr="00C9484F" w:rsidDel="00264816" w14:paraId="7F9C4A25" w14:textId="4E9769F2" w:rsidTr="00277F30">
        <w:trPr>
          <w:cantSplit/>
          <w:trHeight w:val="216"/>
          <w:del w:id="688"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651C0943" w14:textId="1DE7543D" w:rsidR="009375CB" w:rsidDel="00264816" w:rsidRDefault="009375CB" w:rsidP="009375CB">
            <w:pPr>
              <w:pStyle w:val="NoSpacing"/>
              <w:rPr>
                <w:del w:id="689" w:author="Molly C McEvilley" w:date="2025-07-20T21:20:00Z" w16du:dateUtc="2025-07-21T01:20:00Z"/>
              </w:rPr>
            </w:pPr>
            <w:del w:id="690" w:author="Molly C McEvilley" w:date="2025-07-20T21:20:00Z" w16du:dateUtc="2025-07-21T01:20:00Z">
              <w:r w:rsidRPr="0011544D" w:rsidDel="00264816">
                <w:delText>DifferentIdentity</w:delText>
              </w:r>
            </w:del>
          </w:p>
        </w:tc>
      </w:tr>
      <w:tr w:rsidR="009375CB" w:rsidRPr="00C9484F" w:rsidDel="00264816" w14:paraId="7A569EC5" w14:textId="40023483" w:rsidTr="00277F30">
        <w:trPr>
          <w:cantSplit/>
          <w:trHeight w:val="216"/>
          <w:del w:id="691"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5080DACC" w14:textId="1D78D7F9" w:rsidR="009375CB" w:rsidDel="00264816" w:rsidRDefault="009375CB" w:rsidP="009375CB">
            <w:pPr>
              <w:pStyle w:val="NoSpacing"/>
              <w:rPr>
                <w:del w:id="692" w:author="Molly C McEvilley" w:date="2025-07-20T21:20:00Z" w16du:dateUtc="2025-07-21T01:20:00Z"/>
              </w:rPr>
            </w:pPr>
            <w:del w:id="693" w:author="Molly C McEvilley" w:date="2025-07-20T21:20:00Z" w16du:dateUtc="2025-07-21T01:20:00Z">
              <w:r w:rsidDel="00264816">
                <w:delText>GenderNone</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694"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lastRenderedPageBreak/>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69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rsidDel="00264816" w14:paraId="3FDBEE4A" w14:textId="2707BA12"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695" w:author="Molly C McEvilley" w:date="2025-07-20T21:20:00Z"/>
        </w:trPr>
        <w:tc>
          <w:tcPr>
            <w:cnfStyle w:val="001000000000" w:firstRow="0" w:lastRow="0" w:firstColumn="1" w:lastColumn="0" w:oddVBand="0" w:evenVBand="0" w:oddHBand="0" w:evenHBand="0" w:firstRowFirstColumn="0" w:firstRowLastColumn="0" w:lastRowFirstColumn="0" w:lastRowLastColumn="0"/>
            <w:tcW w:w="9355" w:type="dxa"/>
          </w:tcPr>
          <w:p w14:paraId="0AAB7A13" w14:textId="5BBAC440" w:rsidR="0073635D" w:rsidRPr="00CC3CBF" w:rsidDel="00264816" w:rsidRDefault="0073635D" w:rsidP="00621D1D">
            <w:pPr>
              <w:pStyle w:val="NoSpacing"/>
              <w:rPr>
                <w:del w:id="696" w:author="Molly C McEvilley" w:date="2025-07-20T21:20:00Z" w16du:dateUtc="2025-07-21T01:20:00Z"/>
              </w:rPr>
            </w:pPr>
            <w:del w:id="697" w:author="Molly C McEvilley" w:date="2025-07-20T21:20:00Z" w16du:dateUtc="2025-07-21T01:20:00Z">
              <w:r w:rsidRPr="00CC3CBF" w:rsidDel="00264816">
                <w:delText>Gender</w:delText>
              </w:r>
            </w:del>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5ADE51BA" w:rsidR="00231C2D" w:rsidDel="00264816" w:rsidRDefault="00231C2D" w:rsidP="00231C2D">
      <w:pPr>
        <w:pStyle w:val="Heading4"/>
        <w:rPr>
          <w:del w:id="698" w:author="Molly C McEvilley" w:date="2025-07-20T21:21:00Z" w16du:dateUtc="2025-07-21T01:21:00Z"/>
        </w:rPr>
      </w:pPr>
      <w:del w:id="699" w:author="Molly C McEvilley" w:date="2025-07-20T21:21:00Z" w16du:dateUtc="2025-07-21T01:21:00Z">
        <w:r w:rsidDel="00264816">
          <w:delText>Gender</w:delText>
        </w:r>
      </w:del>
    </w:p>
    <w:p w14:paraId="60801EF1" w14:textId="1B92890E" w:rsidR="00231C2D" w:rsidDel="00264816" w:rsidRDefault="00231C2D" w:rsidP="00791BDC">
      <w:pPr>
        <w:pStyle w:val="ListParagraph"/>
        <w:numPr>
          <w:ilvl w:val="0"/>
          <w:numId w:val="87"/>
        </w:numPr>
        <w:rPr>
          <w:del w:id="700" w:author="Molly C McEvilley" w:date="2025-07-20T21:21:00Z" w16du:dateUtc="2025-07-21T01:21:00Z"/>
        </w:rPr>
      </w:pPr>
      <w:del w:id="701" w:author="Molly C McEvilley" w:date="2025-07-20T21:21:00Z" w16du:dateUtc="2025-07-21T01:21:00Z">
        <w:r w:rsidDel="00264816">
          <w:delText xml:space="preserve">If </w:delText>
        </w:r>
        <w:r w:rsidDel="00264816">
          <w:rPr>
            <w:i/>
            <w:iCs/>
          </w:rPr>
          <w:delText>GenderNone</w:delText>
        </w:r>
        <w:r w:rsidDel="00264816">
          <w:delText xml:space="preserve"> is equal to 8 or 9, regardless of any other data, set </w:delText>
        </w:r>
        <w:r w:rsidRPr="00231C2D" w:rsidDel="00264816">
          <w:rPr>
            <w:b/>
            <w:bCs/>
          </w:rPr>
          <w:delText>Gender</w:delText>
        </w:r>
        <w:r w:rsidDel="00264816">
          <w:delText xml:space="preserve"> = 98.</w:delText>
        </w:r>
      </w:del>
    </w:p>
    <w:p w14:paraId="2E2FE449" w14:textId="74094AF6" w:rsidR="00231C2D" w:rsidDel="00264816" w:rsidRDefault="00231C2D" w:rsidP="00791BDC">
      <w:pPr>
        <w:pStyle w:val="ListParagraph"/>
        <w:numPr>
          <w:ilvl w:val="0"/>
          <w:numId w:val="87"/>
        </w:numPr>
        <w:rPr>
          <w:del w:id="702" w:author="Molly C McEvilley" w:date="2025-07-20T21:21:00Z" w16du:dateUtc="2025-07-21T01:21:00Z"/>
        </w:rPr>
      </w:pPr>
      <w:del w:id="703" w:author="Molly C McEvilley" w:date="2025-07-20T21:21:00Z" w16du:dateUtc="2025-07-21T01:21:00Z">
        <w:r w:rsidDel="00264816">
          <w:delText xml:space="preserve">If </w:delText>
        </w:r>
        <w:r w:rsidDel="00264816">
          <w:rPr>
            <w:i/>
            <w:iCs/>
          </w:rPr>
          <w:delText>GenderNone</w:delText>
        </w:r>
        <w:r w:rsidDel="00264816">
          <w:delText xml:space="preserve"> is equal to 99, regardless of any other data, set </w:delText>
        </w:r>
        <w:r w:rsidRPr="00231C2D" w:rsidDel="00264816">
          <w:rPr>
            <w:b/>
            <w:bCs/>
          </w:rPr>
          <w:delText>Gender</w:delText>
        </w:r>
        <w:r w:rsidDel="00264816">
          <w:delText xml:space="preserve"> = 99.</w:delText>
        </w:r>
      </w:del>
    </w:p>
    <w:p w14:paraId="7E558B19" w14:textId="1431E6DA" w:rsidR="00231C2D" w:rsidDel="00264816" w:rsidRDefault="00231C2D" w:rsidP="00791BDC">
      <w:pPr>
        <w:pStyle w:val="ListParagraph"/>
        <w:numPr>
          <w:ilvl w:val="0"/>
          <w:numId w:val="87"/>
        </w:numPr>
        <w:rPr>
          <w:del w:id="704" w:author="Molly C McEvilley" w:date="2025-07-20T21:21:00Z" w16du:dateUtc="2025-07-21T01:21:00Z"/>
        </w:rPr>
      </w:pPr>
      <w:del w:id="705" w:author="Molly C McEvilley" w:date="2025-07-20T21:21:00Z" w16du:dateUtc="2025-07-21T01:21:00Z">
        <w:r w:rsidDel="00264816">
          <w:delText xml:space="preserve">If any of the columns listed below have a value of 1, set </w:delText>
        </w:r>
        <w:r w:rsidRPr="00231C2D" w:rsidDel="00264816">
          <w:rPr>
            <w:b/>
            <w:bCs/>
          </w:rPr>
          <w:delText>Gender</w:delText>
        </w:r>
        <w:r w:rsidDel="00264816">
          <w:delText xml:space="preserve"> to the unique combination of associated LSA values in</w:delText>
        </w:r>
        <w:r w:rsidR="007A157D" w:rsidDel="00264816">
          <w:delText xml:space="preserve"> the order listed below</w:delText>
        </w:r>
        <w:r w:rsidR="009B4418" w:rsidDel="00264816">
          <w:delText xml:space="preserve">. </w:delText>
        </w:r>
        <w:r w:rsidDel="00264816">
          <w:delText xml:space="preserve">For example, if </w:delText>
        </w:r>
        <w:r w:rsidDel="00264816">
          <w:rPr>
            <w:i/>
            <w:iCs/>
          </w:rPr>
          <w:delText>Woman</w:delText>
        </w:r>
        <w:r w:rsidDel="00264816">
          <w:delText xml:space="preserve"> = 1 and </w:delText>
        </w:r>
        <w:r w:rsidDel="00264816">
          <w:rPr>
            <w:i/>
            <w:iCs/>
          </w:rPr>
          <w:delText>Transgender</w:delText>
        </w:r>
        <w:r w:rsidDel="00264816">
          <w:delText xml:space="preserve"> = 1, set </w:delText>
        </w:r>
        <w:r w:rsidRPr="00231C2D" w:rsidDel="00264816">
          <w:rPr>
            <w:b/>
            <w:bCs/>
          </w:rPr>
          <w:delText>Gender</w:delText>
        </w:r>
        <w:r w:rsidDel="00264816">
          <w:delText xml:space="preserve"> to 50.</w:delText>
        </w:r>
        <w:r w:rsidR="00235393" w:rsidDel="00264816">
          <w:delText xml:space="preserve"> </w:delText>
        </w:r>
      </w:del>
    </w:p>
    <w:tbl>
      <w:tblPr>
        <w:tblStyle w:val="Style11"/>
        <w:tblW w:w="0" w:type="auto"/>
        <w:tblInd w:w="607" w:type="dxa"/>
        <w:tblLook w:val="04A0" w:firstRow="1" w:lastRow="0" w:firstColumn="1" w:lastColumn="0" w:noHBand="0" w:noVBand="1"/>
      </w:tblPr>
      <w:tblGrid>
        <w:gridCol w:w="2889"/>
        <w:gridCol w:w="2927"/>
      </w:tblGrid>
      <w:tr w:rsidR="00231C2D" w:rsidRPr="00357DD5" w:rsidDel="00264816" w14:paraId="37CB8F28" w14:textId="21B18D42">
        <w:trPr>
          <w:cnfStyle w:val="100000000000" w:firstRow="1" w:lastRow="0" w:firstColumn="0" w:lastColumn="0" w:oddVBand="0" w:evenVBand="0" w:oddHBand="0" w:evenHBand="0" w:firstRowFirstColumn="0" w:firstRowLastColumn="0" w:lastRowFirstColumn="0" w:lastRowLastColumn="0"/>
          <w:del w:id="70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014F62A5" w:rsidR="00231C2D" w:rsidRPr="00C65A32" w:rsidDel="00264816" w:rsidRDefault="00231C2D">
            <w:pPr>
              <w:pStyle w:val="NoSpacing"/>
              <w:rPr>
                <w:del w:id="707" w:author="Molly C McEvilley" w:date="2025-07-20T21:21:00Z" w16du:dateUtc="2025-07-21T01:21:00Z"/>
                <w:rFonts w:cstheme="minorHAnsi"/>
              </w:rPr>
            </w:pPr>
            <w:del w:id="708" w:author="Molly C McEvilley" w:date="2025-07-20T21:21:00Z" w16du:dateUtc="2025-07-21T01:21:00Z">
              <w:r w:rsidRPr="00C65A32" w:rsidDel="00264816">
                <w:rPr>
                  <w:rFonts w:cstheme="minorHAnsi"/>
                </w:rPr>
                <w:delText>HMIS CSV Column</w:delText>
              </w:r>
            </w:del>
          </w:p>
        </w:tc>
        <w:tc>
          <w:tcPr>
            <w:tcW w:w="2927" w:type="dxa"/>
            <w:vAlign w:val="center"/>
          </w:tcPr>
          <w:p w14:paraId="7AEB8148" w14:textId="46AE2440" w:rsidR="00231C2D" w:rsidRPr="00C65A32" w:rsidDel="00264816" w:rsidRDefault="00231C2D">
            <w:pPr>
              <w:pStyle w:val="NoSpacing"/>
              <w:cnfStyle w:val="100000000000" w:firstRow="1" w:lastRow="0" w:firstColumn="0" w:lastColumn="0" w:oddVBand="0" w:evenVBand="0" w:oddHBand="0" w:evenHBand="0" w:firstRowFirstColumn="0" w:firstRowLastColumn="0" w:lastRowFirstColumn="0" w:lastRowLastColumn="0"/>
              <w:rPr>
                <w:del w:id="709" w:author="Molly C McEvilley" w:date="2025-07-20T21:21:00Z" w16du:dateUtc="2025-07-21T01:21:00Z"/>
                <w:rFonts w:cstheme="minorHAnsi"/>
              </w:rPr>
            </w:pPr>
            <w:del w:id="710" w:author="Molly C McEvilley" w:date="2025-07-20T21:21:00Z" w16du:dateUtc="2025-07-21T01:21:00Z">
              <w:r w:rsidRPr="00C65A32" w:rsidDel="00264816">
                <w:rPr>
                  <w:rFonts w:cstheme="minorHAnsi"/>
                </w:rPr>
                <w:delText>LSA Value</w:delText>
              </w:r>
            </w:del>
          </w:p>
        </w:tc>
      </w:tr>
      <w:tr w:rsidR="00231C2D" w:rsidRPr="00994022" w:rsidDel="00264816" w14:paraId="0E4EAE6B" w14:textId="0C9D8C1A">
        <w:trPr>
          <w:cnfStyle w:val="000000100000" w:firstRow="0" w:lastRow="0" w:firstColumn="0" w:lastColumn="0" w:oddVBand="0" w:evenVBand="0" w:oddHBand="1" w:evenHBand="0" w:firstRowFirstColumn="0" w:firstRowLastColumn="0" w:lastRowFirstColumn="0" w:lastRowLastColumn="0"/>
          <w:del w:id="71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0C9C1D05" w:rsidR="00231C2D" w:rsidRPr="003D026F" w:rsidDel="00264816" w:rsidRDefault="00231C2D">
            <w:pPr>
              <w:pStyle w:val="NoSpacing"/>
              <w:rPr>
                <w:del w:id="712" w:author="Molly C McEvilley" w:date="2025-07-20T21:21:00Z" w16du:dateUtc="2025-07-21T01:21:00Z"/>
                <w:rFonts w:cstheme="minorHAnsi"/>
              </w:rPr>
            </w:pPr>
            <w:del w:id="713" w:author="Molly C McEvilley" w:date="2025-07-20T21:21:00Z" w16du:dateUtc="2025-07-21T01:21:00Z">
              <w:r w:rsidDel="00264816">
                <w:rPr>
                  <w:rFonts w:cstheme="minorHAnsi"/>
                </w:rPr>
                <w:delText>Man</w:delText>
              </w:r>
            </w:del>
          </w:p>
        </w:tc>
        <w:tc>
          <w:tcPr>
            <w:tcW w:w="2927" w:type="dxa"/>
            <w:vAlign w:val="center"/>
          </w:tcPr>
          <w:p w14:paraId="574F0A65" w14:textId="37A9EAB2"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14" w:author="Molly C McEvilley" w:date="2025-07-20T21:21:00Z" w16du:dateUtc="2025-07-21T01:21:00Z"/>
                <w:rFonts w:cstheme="minorHAnsi"/>
              </w:rPr>
            </w:pPr>
            <w:del w:id="715" w:author="Molly C McEvilley" w:date="2025-07-20T21:21:00Z" w16du:dateUtc="2025-07-21T01:21:00Z">
              <w:r w:rsidDel="00264816">
                <w:rPr>
                  <w:rFonts w:cstheme="minorHAnsi"/>
                </w:rPr>
                <w:delText>1</w:delText>
              </w:r>
            </w:del>
          </w:p>
        </w:tc>
      </w:tr>
      <w:tr w:rsidR="00231C2D" w:rsidRPr="00994022" w:rsidDel="00264816" w14:paraId="4EDAFF51" w14:textId="574C9BF0">
        <w:trPr>
          <w:cnfStyle w:val="000000010000" w:firstRow="0" w:lastRow="0" w:firstColumn="0" w:lastColumn="0" w:oddVBand="0" w:evenVBand="0" w:oddHBand="0" w:evenHBand="1" w:firstRowFirstColumn="0" w:firstRowLastColumn="0" w:lastRowFirstColumn="0" w:lastRowLastColumn="0"/>
          <w:del w:id="71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15BED1EA" w:rsidR="00231C2D" w:rsidRPr="003D026F" w:rsidDel="00264816" w:rsidRDefault="00231C2D">
            <w:pPr>
              <w:pStyle w:val="NoSpacing"/>
              <w:rPr>
                <w:del w:id="717" w:author="Molly C McEvilley" w:date="2025-07-20T21:21:00Z" w16du:dateUtc="2025-07-21T01:21:00Z"/>
                <w:rFonts w:cstheme="minorHAnsi"/>
              </w:rPr>
            </w:pPr>
            <w:del w:id="718" w:author="Molly C McEvilley" w:date="2025-07-20T21:21:00Z" w16du:dateUtc="2025-07-21T01:21:00Z">
              <w:r w:rsidDel="00264816">
                <w:rPr>
                  <w:rFonts w:cstheme="minorHAnsi"/>
                </w:rPr>
                <w:delText>CulturallySpecific</w:delText>
              </w:r>
            </w:del>
          </w:p>
        </w:tc>
        <w:tc>
          <w:tcPr>
            <w:tcW w:w="2927" w:type="dxa"/>
            <w:vAlign w:val="center"/>
          </w:tcPr>
          <w:p w14:paraId="5E611E79" w14:textId="75A508B9"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19" w:author="Molly C McEvilley" w:date="2025-07-20T21:21:00Z" w16du:dateUtc="2025-07-21T01:21:00Z"/>
                <w:rFonts w:cstheme="minorHAnsi"/>
              </w:rPr>
            </w:pPr>
            <w:del w:id="720" w:author="Molly C McEvilley" w:date="2025-07-20T21:21:00Z" w16du:dateUtc="2025-07-21T01:21:00Z">
              <w:r w:rsidDel="00264816">
                <w:rPr>
                  <w:rFonts w:cstheme="minorHAnsi"/>
                </w:rPr>
                <w:delText>2</w:delText>
              </w:r>
            </w:del>
          </w:p>
        </w:tc>
      </w:tr>
      <w:tr w:rsidR="00231C2D" w:rsidRPr="00994022" w:rsidDel="00264816" w14:paraId="1F72747A" w14:textId="3C4FF9A7">
        <w:trPr>
          <w:cnfStyle w:val="000000100000" w:firstRow="0" w:lastRow="0" w:firstColumn="0" w:lastColumn="0" w:oddVBand="0" w:evenVBand="0" w:oddHBand="1" w:evenHBand="0" w:firstRowFirstColumn="0" w:firstRowLastColumn="0" w:lastRowFirstColumn="0" w:lastRowLastColumn="0"/>
          <w:del w:id="72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7C725B09" w:rsidR="00231C2D" w:rsidRPr="003D026F" w:rsidDel="00264816" w:rsidRDefault="00231C2D">
            <w:pPr>
              <w:pStyle w:val="NoSpacing"/>
              <w:rPr>
                <w:del w:id="722" w:author="Molly C McEvilley" w:date="2025-07-20T21:21:00Z" w16du:dateUtc="2025-07-21T01:21:00Z"/>
                <w:rFonts w:cstheme="minorHAnsi"/>
              </w:rPr>
            </w:pPr>
            <w:del w:id="723" w:author="Molly C McEvilley" w:date="2025-07-20T21:21:00Z" w16du:dateUtc="2025-07-21T01:21:00Z">
              <w:r w:rsidDel="00264816">
                <w:rPr>
                  <w:rFonts w:cstheme="minorHAnsi"/>
                </w:rPr>
                <w:delText>DifferentIdentity</w:delText>
              </w:r>
            </w:del>
          </w:p>
        </w:tc>
        <w:tc>
          <w:tcPr>
            <w:tcW w:w="2927" w:type="dxa"/>
            <w:vAlign w:val="center"/>
          </w:tcPr>
          <w:p w14:paraId="03F66AF9" w14:textId="17308AF8"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24" w:author="Molly C McEvilley" w:date="2025-07-20T21:21:00Z" w16du:dateUtc="2025-07-21T01:21:00Z"/>
                <w:rFonts w:cstheme="minorHAnsi"/>
              </w:rPr>
            </w:pPr>
            <w:del w:id="725" w:author="Molly C McEvilley" w:date="2025-07-20T21:21:00Z" w16du:dateUtc="2025-07-21T01:21:00Z">
              <w:r w:rsidDel="00264816">
                <w:rPr>
                  <w:rFonts w:cstheme="minorHAnsi"/>
                </w:rPr>
                <w:delText>3</w:delText>
              </w:r>
            </w:del>
          </w:p>
        </w:tc>
      </w:tr>
      <w:tr w:rsidR="00231C2D" w:rsidRPr="00994022" w:rsidDel="00264816" w14:paraId="03949207" w14:textId="62C8218F">
        <w:trPr>
          <w:cnfStyle w:val="000000010000" w:firstRow="0" w:lastRow="0" w:firstColumn="0" w:lastColumn="0" w:oddVBand="0" w:evenVBand="0" w:oddHBand="0" w:evenHBand="1" w:firstRowFirstColumn="0" w:firstRowLastColumn="0" w:lastRowFirstColumn="0" w:lastRowLastColumn="0"/>
          <w:del w:id="72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40865325" w:rsidR="00231C2D" w:rsidRPr="003D026F" w:rsidDel="00264816" w:rsidRDefault="00231C2D">
            <w:pPr>
              <w:pStyle w:val="NoSpacing"/>
              <w:rPr>
                <w:del w:id="727" w:author="Molly C McEvilley" w:date="2025-07-20T21:21:00Z" w16du:dateUtc="2025-07-21T01:21:00Z"/>
                <w:rFonts w:cstheme="minorHAnsi"/>
              </w:rPr>
            </w:pPr>
            <w:del w:id="728" w:author="Molly C McEvilley" w:date="2025-07-20T21:21:00Z" w16du:dateUtc="2025-07-21T01:21:00Z">
              <w:r w:rsidDel="00264816">
                <w:rPr>
                  <w:rFonts w:cstheme="minorHAnsi"/>
                </w:rPr>
                <w:delText>NonBinary</w:delText>
              </w:r>
            </w:del>
          </w:p>
        </w:tc>
        <w:tc>
          <w:tcPr>
            <w:tcW w:w="2927" w:type="dxa"/>
            <w:vAlign w:val="center"/>
          </w:tcPr>
          <w:p w14:paraId="4DDBC800" w14:textId="6D153CBD"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29" w:author="Molly C McEvilley" w:date="2025-07-20T21:21:00Z" w16du:dateUtc="2025-07-21T01:21:00Z"/>
                <w:rFonts w:cstheme="minorHAnsi"/>
              </w:rPr>
            </w:pPr>
            <w:del w:id="730" w:author="Molly C McEvilley" w:date="2025-07-20T21:21:00Z" w16du:dateUtc="2025-07-21T01:21:00Z">
              <w:r w:rsidDel="00264816">
                <w:rPr>
                  <w:rFonts w:cstheme="minorHAnsi"/>
                </w:rPr>
                <w:delText>4</w:delText>
              </w:r>
            </w:del>
          </w:p>
        </w:tc>
      </w:tr>
      <w:tr w:rsidR="00231C2D" w:rsidRPr="00994022" w:rsidDel="00264816" w14:paraId="4E1C68AC" w14:textId="1385F37A">
        <w:trPr>
          <w:cnfStyle w:val="000000100000" w:firstRow="0" w:lastRow="0" w:firstColumn="0" w:lastColumn="0" w:oddVBand="0" w:evenVBand="0" w:oddHBand="1" w:evenHBand="0" w:firstRowFirstColumn="0" w:firstRowLastColumn="0" w:lastRowFirstColumn="0" w:lastRowLastColumn="0"/>
          <w:del w:id="73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7D8AB553" w:rsidR="00231C2D" w:rsidRPr="003D026F" w:rsidDel="00264816" w:rsidRDefault="00231C2D">
            <w:pPr>
              <w:pStyle w:val="NoSpacing"/>
              <w:rPr>
                <w:del w:id="732" w:author="Molly C McEvilley" w:date="2025-07-20T21:21:00Z" w16du:dateUtc="2025-07-21T01:21:00Z"/>
                <w:rFonts w:cstheme="minorHAnsi"/>
              </w:rPr>
            </w:pPr>
            <w:del w:id="733" w:author="Molly C McEvilley" w:date="2025-07-20T21:21:00Z" w16du:dateUtc="2025-07-21T01:21:00Z">
              <w:r w:rsidDel="00264816">
                <w:rPr>
                  <w:rFonts w:cstheme="minorHAnsi"/>
                </w:rPr>
                <w:delText>Transgender</w:delText>
              </w:r>
            </w:del>
          </w:p>
        </w:tc>
        <w:tc>
          <w:tcPr>
            <w:tcW w:w="2927" w:type="dxa"/>
            <w:vAlign w:val="center"/>
          </w:tcPr>
          <w:p w14:paraId="671C9210" w14:textId="3E2B05B0"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34" w:author="Molly C McEvilley" w:date="2025-07-20T21:21:00Z" w16du:dateUtc="2025-07-21T01:21:00Z"/>
                <w:rFonts w:cstheme="minorHAnsi"/>
              </w:rPr>
            </w:pPr>
            <w:del w:id="735" w:author="Molly C McEvilley" w:date="2025-07-20T21:21:00Z" w16du:dateUtc="2025-07-21T01:21:00Z">
              <w:r w:rsidDel="00264816">
                <w:rPr>
                  <w:rFonts w:cstheme="minorHAnsi"/>
                </w:rPr>
                <w:delText>5</w:delText>
              </w:r>
            </w:del>
          </w:p>
        </w:tc>
      </w:tr>
      <w:tr w:rsidR="00231C2D" w:rsidRPr="00994022" w:rsidDel="00264816" w14:paraId="5453D7CE" w14:textId="4664CB55">
        <w:trPr>
          <w:cnfStyle w:val="000000010000" w:firstRow="0" w:lastRow="0" w:firstColumn="0" w:lastColumn="0" w:oddVBand="0" w:evenVBand="0" w:oddHBand="0" w:evenHBand="1" w:firstRowFirstColumn="0" w:firstRowLastColumn="0" w:lastRowFirstColumn="0" w:lastRowLastColumn="0"/>
          <w:del w:id="73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15F64A20" w:rsidR="00231C2D" w:rsidRPr="003D026F" w:rsidDel="00264816" w:rsidRDefault="00231C2D">
            <w:pPr>
              <w:pStyle w:val="NoSpacing"/>
              <w:rPr>
                <w:del w:id="737" w:author="Molly C McEvilley" w:date="2025-07-20T21:21:00Z" w16du:dateUtc="2025-07-21T01:21:00Z"/>
                <w:rFonts w:cstheme="minorHAnsi"/>
              </w:rPr>
            </w:pPr>
            <w:del w:id="738" w:author="Molly C McEvilley" w:date="2025-07-20T21:21:00Z" w16du:dateUtc="2025-07-21T01:21:00Z">
              <w:r w:rsidDel="00264816">
                <w:rPr>
                  <w:rFonts w:cstheme="minorHAnsi"/>
                </w:rPr>
                <w:delText>Questioning</w:delText>
              </w:r>
            </w:del>
          </w:p>
        </w:tc>
        <w:tc>
          <w:tcPr>
            <w:tcW w:w="2927" w:type="dxa"/>
            <w:vAlign w:val="center"/>
          </w:tcPr>
          <w:p w14:paraId="18E2EABB" w14:textId="56138867"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39" w:author="Molly C McEvilley" w:date="2025-07-20T21:21:00Z" w16du:dateUtc="2025-07-21T01:21:00Z"/>
                <w:rFonts w:cstheme="minorHAnsi"/>
              </w:rPr>
            </w:pPr>
            <w:del w:id="740" w:author="Molly C McEvilley" w:date="2025-07-20T21:21:00Z" w16du:dateUtc="2025-07-21T01:21:00Z">
              <w:r w:rsidDel="00264816">
                <w:rPr>
                  <w:rFonts w:cstheme="minorHAnsi"/>
                </w:rPr>
                <w:delText>6</w:delText>
              </w:r>
            </w:del>
          </w:p>
        </w:tc>
      </w:tr>
      <w:tr w:rsidR="007A157D" w:rsidRPr="00994022" w:rsidDel="00264816" w14:paraId="1584273E" w14:textId="229F7A8D">
        <w:trPr>
          <w:cnfStyle w:val="000000100000" w:firstRow="0" w:lastRow="0" w:firstColumn="0" w:lastColumn="0" w:oddVBand="0" w:evenVBand="0" w:oddHBand="1" w:evenHBand="0" w:firstRowFirstColumn="0" w:firstRowLastColumn="0" w:lastRowFirstColumn="0" w:lastRowLastColumn="0"/>
          <w:del w:id="74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3B765A5" w:rsidR="007A157D" w:rsidDel="00264816" w:rsidRDefault="007A157D">
            <w:pPr>
              <w:pStyle w:val="NoSpacing"/>
              <w:rPr>
                <w:del w:id="742" w:author="Molly C McEvilley" w:date="2025-07-20T21:21:00Z" w16du:dateUtc="2025-07-21T01:21:00Z"/>
                <w:rFonts w:cstheme="minorHAnsi"/>
              </w:rPr>
            </w:pPr>
            <w:del w:id="743" w:author="Molly C McEvilley" w:date="2025-07-20T21:21:00Z" w16du:dateUtc="2025-07-21T01:21:00Z">
              <w:r w:rsidRPr="007A157D" w:rsidDel="00264816">
                <w:rPr>
                  <w:rFonts w:cstheme="minorHAnsi"/>
                </w:rPr>
                <w:delText>Woman</w:delText>
              </w:r>
            </w:del>
          </w:p>
        </w:tc>
        <w:tc>
          <w:tcPr>
            <w:tcW w:w="2927" w:type="dxa"/>
            <w:vAlign w:val="center"/>
          </w:tcPr>
          <w:p w14:paraId="7E581E02" w14:textId="17BF57FE" w:rsidR="007A157D" w:rsidDel="00264816" w:rsidRDefault="007A157D">
            <w:pPr>
              <w:pStyle w:val="NoSpacing"/>
              <w:cnfStyle w:val="000000100000" w:firstRow="0" w:lastRow="0" w:firstColumn="0" w:lastColumn="0" w:oddVBand="0" w:evenVBand="0" w:oddHBand="1" w:evenHBand="0" w:firstRowFirstColumn="0" w:firstRowLastColumn="0" w:lastRowFirstColumn="0" w:lastRowLastColumn="0"/>
              <w:rPr>
                <w:del w:id="744" w:author="Molly C McEvilley" w:date="2025-07-20T21:21:00Z" w16du:dateUtc="2025-07-21T01:21:00Z"/>
                <w:rFonts w:cstheme="minorHAnsi"/>
              </w:rPr>
            </w:pPr>
            <w:del w:id="745" w:author="Molly C McEvilley" w:date="2025-07-20T21:21:00Z" w16du:dateUtc="2025-07-21T01:21:00Z">
              <w:r w:rsidDel="00264816">
                <w:rPr>
                  <w:rFonts w:cstheme="minorHAnsi"/>
                </w:rPr>
                <w:delText>0</w:delText>
              </w:r>
            </w:del>
          </w:p>
        </w:tc>
      </w:tr>
    </w:tbl>
    <w:p w14:paraId="2F8AEBCE" w14:textId="56A8076B" w:rsidR="00231C2D" w:rsidRPr="00A6067F" w:rsidDel="00264816" w:rsidRDefault="00231C2D" w:rsidP="00791BDC">
      <w:pPr>
        <w:pStyle w:val="ListParagraph"/>
        <w:numPr>
          <w:ilvl w:val="0"/>
          <w:numId w:val="88"/>
        </w:numPr>
        <w:rPr>
          <w:del w:id="746" w:author="Molly C McEvilley" w:date="2025-07-20T21:21:00Z" w16du:dateUtc="2025-07-21T01:21:00Z"/>
        </w:rPr>
      </w:pPr>
      <w:del w:id="747" w:author="Molly C McEvilley" w:date="2025-07-20T21:21:00Z" w16du:dateUtc="2025-07-21T01:21:00Z">
        <w:r w:rsidDel="00264816">
          <w:lastRenderedPageBreak/>
          <w:delText xml:space="preserve">If none of the above apply (i.e., if none of the columns listed are set to 1), set </w:delText>
        </w:r>
        <w:r w:rsidRPr="00231C2D" w:rsidDel="00264816">
          <w:rPr>
            <w:b/>
            <w:bCs/>
          </w:rPr>
          <w:delText>Gender</w:delText>
        </w:r>
        <w:r w:rsidDel="00264816">
          <w:delText xml:space="preserve"> = 99.</w:delText>
        </w:r>
      </w:del>
    </w:p>
    <w:p w14:paraId="5A545496" w14:textId="69F8A163" w:rsidR="00357DD5" w:rsidRDefault="00357DD5" w:rsidP="00357DD5">
      <w:pPr>
        <w:pStyle w:val="Heading4"/>
      </w:pPr>
      <w:r>
        <w:t>RaceEthnicity</w:t>
      </w:r>
    </w:p>
    <w:p w14:paraId="703DDD0D" w14:textId="5EDD1404" w:rsidR="00357DD5" w:rsidRDefault="00357DD5" w:rsidP="00791BDC">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91BDC">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91BDC">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w:t>
            </w:r>
            <w:del w:id="748" w:author="Molly C McEvilley" w:date="2025-08-21T11:22:00Z" w16du:dateUtc="2025-08-21T15:22:00Z">
              <w:r w:rsidDel="008403A3">
                <w:delText>e</w:delText>
              </w:r>
            </w:del>
            <w:r>
              <w:t>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91BDC">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31DB5817" w:rsidR="00FA3CC3" w:rsidRDefault="00FA3CC3" w:rsidP="00791BDC">
      <w:pPr>
        <w:pStyle w:val="ListParagraph"/>
        <w:numPr>
          <w:ilvl w:val="0"/>
          <w:numId w:val="85"/>
        </w:numPr>
      </w:pPr>
      <w:r>
        <w:t xml:space="preserve">People not sheltered during the report period (i.e., those with no records in tlsa_Enrollment where </w:t>
      </w:r>
      <w:del w:id="749" w:author="Molly C McEvilley" w:date="2025-07-20T22:03:00Z" w16du:dateUtc="2025-07-21T02:03:00Z">
        <w:r w:rsidRPr="000057C1" w:rsidDel="00CA7A14">
          <w:rPr>
            <w:b/>
            <w:bCs/>
          </w:rPr>
          <w:delText>AHAR</w:delText>
        </w:r>
      </w:del>
      <w:ins w:id="750" w:author="Molly C McEvilley" w:date="2025-07-20T22:03:00Z" w16du:dateUtc="2025-07-21T02:03:00Z">
        <w:r w:rsidR="00CA7A14">
          <w:rPr>
            <w:b/>
            <w:bCs/>
          </w:rPr>
          <w:t>AIR</w:t>
        </w:r>
      </w:ins>
      <w:r>
        <w:t xml:space="preserve"> = 1); and</w:t>
      </w:r>
    </w:p>
    <w:p w14:paraId="4EBA2354" w14:textId="77777777" w:rsidR="00FA3CC3" w:rsidRDefault="00FA3CC3" w:rsidP="00791BDC">
      <w:pPr>
        <w:pStyle w:val="ListParagraph"/>
        <w:numPr>
          <w:ilvl w:val="0"/>
          <w:numId w:val="85"/>
        </w:numPr>
      </w:pPr>
      <w:r>
        <w:t>People under 18.</w:t>
      </w:r>
    </w:p>
    <w:p w14:paraId="55EA1B97" w14:textId="6BC1E2DB" w:rsidR="00FA3CC3" w:rsidRPr="002D65E4" w:rsidRDefault="00FA3CC3" w:rsidP="00FA3CC3">
      <w:r>
        <w:t>For any person with at least one enrollment where tlsa_Enrollment.</w:t>
      </w:r>
      <w:del w:id="751" w:author="Molly C McEvilley" w:date="2025-07-20T22:03:00Z" w16du:dateUtc="2025-07-21T02:03:00Z">
        <w:r w:rsidRPr="00D43959" w:rsidDel="00CA7A14">
          <w:rPr>
            <w:b/>
            <w:bCs/>
          </w:rPr>
          <w:delText>AHAR</w:delText>
        </w:r>
      </w:del>
      <w:ins w:id="752" w:author="Molly C McEvilley" w:date="2025-07-20T22:03:00Z" w16du:dateUtc="2025-07-21T02:03:00Z">
        <w:r w:rsidR="00CA7A14">
          <w:rPr>
            <w:b/>
            <w:bCs/>
          </w:rPr>
          <w:t>AIR</w:t>
        </w:r>
      </w:ins>
      <w:r>
        <w:t xml:space="preserve"> = 1, set </w:t>
      </w:r>
      <w:del w:id="753" w:author="Molly C McEvilley" w:date="2025-08-21T10:58:00Z" w16du:dateUtc="2025-08-21T14:58:00Z">
        <w:r w:rsidRPr="00D43959" w:rsidDel="003D054C">
          <w:rPr>
            <w:b/>
            <w:bCs/>
          </w:rPr>
          <w:delText>SMI</w:delText>
        </w:r>
        <w:r w:rsidDel="003D054C">
          <w:delText xml:space="preserve"> </w:delText>
        </w:r>
      </w:del>
      <w:ins w:id="754" w:author="Molly C McEvilley" w:date="2025-08-21T10:58:00Z" w16du:dateUtc="2025-08-21T14:58:00Z">
        <w:r w:rsidR="003D054C">
          <w:rPr>
            <w:b/>
            <w:bCs/>
          </w:rPr>
          <w:t>HIV</w:t>
        </w:r>
        <w:r w:rsidR="003D054C">
          <w:t xml:space="preserve"> </w:t>
        </w:r>
      </w:ins>
      <w:r>
        <w:t xml:space="preserve">= 1 if one or more of those enrollments has an associated hmis_Disabilities record where: </w:t>
      </w:r>
    </w:p>
    <w:p w14:paraId="1131540A" w14:textId="77777777" w:rsidR="00FA3CC3" w:rsidRDefault="00FA3CC3" w:rsidP="00791BDC">
      <w:pPr>
        <w:pStyle w:val="ListParagraph"/>
        <w:numPr>
          <w:ilvl w:val="0"/>
          <w:numId w:val="86"/>
        </w:numPr>
      </w:pPr>
      <w:r w:rsidRPr="00D43959">
        <w:t>InformationDate</w:t>
      </w:r>
      <w:r>
        <w:t xml:space="preserve"> &lt;= </w:t>
      </w:r>
      <w:r w:rsidRPr="00D43959">
        <w:rPr>
          <w:u w:val="single"/>
        </w:rPr>
        <w:t>ReportEnd</w:t>
      </w:r>
    </w:p>
    <w:p w14:paraId="2C71B17E" w14:textId="77777777" w:rsidR="00FA3CC3" w:rsidRDefault="00FA3CC3" w:rsidP="00791BDC">
      <w:pPr>
        <w:pStyle w:val="ListParagraph"/>
        <w:numPr>
          <w:ilvl w:val="0"/>
          <w:numId w:val="86"/>
        </w:numPr>
      </w:pPr>
      <w:r w:rsidRPr="00D43959">
        <w:t>DisabilityType</w:t>
      </w:r>
      <w:r>
        <w:t xml:space="preserve"> = 8</w:t>
      </w:r>
    </w:p>
    <w:p w14:paraId="20B2E88C" w14:textId="77777777" w:rsidR="00FA3CC3" w:rsidRDefault="00FA3CC3" w:rsidP="00791BDC">
      <w:pPr>
        <w:pStyle w:val="ListParagraph"/>
        <w:numPr>
          <w:ilvl w:val="0"/>
          <w:numId w:val="86"/>
        </w:numPr>
      </w:pPr>
      <w:r w:rsidRPr="00D43959">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5ECBED94" w:rsidR="00B93233" w:rsidRDefault="00B93233" w:rsidP="00791BDC">
      <w:pPr>
        <w:pStyle w:val="ListParagraph"/>
        <w:numPr>
          <w:ilvl w:val="0"/>
          <w:numId w:val="85"/>
        </w:numPr>
      </w:pPr>
      <w:r>
        <w:lastRenderedPageBreak/>
        <w:t xml:space="preserve">People not sheltered during the report period (i.e., those with no records in tlsa_Enrollment where </w:t>
      </w:r>
      <w:del w:id="755" w:author="Molly C McEvilley" w:date="2025-07-20T22:03:00Z" w16du:dateUtc="2025-07-21T02:03:00Z">
        <w:r w:rsidRPr="000057C1" w:rsidDel="00CA7A14">
          <w:rPr>
            <w:b/>
            <w:bCs/>
          </w:rPr>
          <w:delText>AHAR</w:delText>
        </w:r>
      </w:del>
      <w:ins w:id="756" w:author="Molly C McEvilley" w:date="2025-07-20T22:03:00Z" w16du:dateUtc="2025-07-21T02:03:00Z">
        <w:r w:rsidR="00CA7A14">
          <w:rPr>
            <w:b/>
            <w:bCs/>
          </w:rPr>
          <w:t>AIR</w:t>
        </w:r>
      </w:ins>
      <w:r>
        <w:t xml:space="preserve"> = 1); and</w:t>
      </w:r>
    </w:p>
    <w:p w14:paraId="5254EE95" w14:textId="77777777" w:rsidR="00B93233" w:rsidRDefault="00B93233" w:rsidP="00791BDC">
      <w:pPr>
        <w:pStyle w:val="ListParagraph"/>
        <w:numPr>
          <w:ilvl w:val="0"/>
          <w:numId w:val="85"/>
        </w:numPr>
      </w:pPr>
      <w:r>
        <w:t>People under 18.</w:t>
      </w:r>
    </w:p>
    <w:p w14:paraId="1F51A339" w14:textId="6979E819" w:rsidR="00B93233" w:rsidRPr="002D65E4" w:rsidRDefault="00B93233" w:rsidP="00B93233">
      <w:r>
        <w:t>For any person with at least one enrollment where tlsa_Enrollment.</w:t>
      </w:r>
      <w:del w:id="757" w:author="Molly C McEvilley" w:date="2025-07-20T22:03:00Z" w16du:dateUtc="2025-07-21T02:03:00Z">
        <w:r w:rsidRPr="00D43959" w:rsidDel="00CA7A14">
          <w:rPr>
            <w:b/>
            <w:bCs/>
          </w:rPr>
          <w:delText>AHAR</w:delText>
        </w:r>
      </w:del>
      <w:ins w:id="758" w:author="Molly C McEvilley" w:date="2025-07-20T22:03:00Z" w16du:dateUtc="2025-07-21T02:03:00Z">
        <w:r w:rsidR="00CA7A14">
          <w:rPr>
            <w:b/>
            <w:bCs/>
          </w:rPr>
          <w:t>AIR</w:t>
        </w:r>
      </w:ins>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12443FB0" w14:textId="77777777" w:rsidR="00B93233" w:rsidRDefault="00B93233" w:rsidP="00791BDC">
      <w:pPr>
        <w:pStyle w:val="ListParagraph"/>
        <w:numPr>
          <w:ilvl w:val="0"/>
          <w:numId w:val="86"/>
        </w:numPr>
      </w:pPr>
      <w:r w:rsidRPr="00D43959">
        <w:t>DisabilityType</w:t>
      </w:r>
      <w:r>
        <w:t xml:space="preserve"> = 9</w:t>
      </w:r>
    </w:p>
    <w:p w14:paraId="5F4C0D6A" w14:textId="77777777" w:rsidR="00B93233" w:rsidRDefault="00B93233" w:rsidP="00791BDC">
      <w:pPr>
        <w:pStyle w:val="ListParagraph"/>
        <w:numPr>
          <w:ilvl w:val="0"/>
          <w:numId w:val="86"/>
        </w:numPr>
      </w:pPr>
      <w:r w:rsidRPr="00D43959">
        <w:t xml:space="preserve">DisabilityResponse </w:t>
      </w:r>
      <w:r>
        <w:t>= 1</w:t>
      </w:r>
    </w:p>
    <w:p w14:paraId="03AB8A7B" w14:textId="77777777" w:rsidR="00B93233" w:rsidRDefault="00B93233" w:rsidP="00791BDC">
      <w:pPr>
        <w:pStyle w:val="ListParagraph"/>
        <w:numPr>
          <w:ilvl w:val="0"/>
          <w:numId w:val="86"/>
        </w:numPr>
      </w:pPr>
      <w:r w:rsidRPr="00D43959">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373CFFD1" w:rsidR="00B93233" w:rsidRDefault="00B93233" w:rsidP="00791BDC">
      <w:pPr>
        <w:pStyle w:val="ListParagraph"/>
        <w:numPr>
          <w:ilvl w:val="0"/>
          <w:numId w:val="85"/>
        </w:numPr>
      </w:pPr>
      <w:r>
        <w:t xml:space="preserve">People not sheltered during the report period (i.e., those with no records in tlsa_Enrollment where </w:t>
      </w:r>
      <w:del w:id="759" w:author="Molly C McEvilley" w:date="2025-07-20T22:03:00Z" w16du:dateUtc="2025-07-21T02:03:00Z">
        <w:r w:rsidRPr="000057C1" w:rsidDel="00CA7A14">
          <w:rPr>
            <w:b/>
            <w:bCs/>
          </w:rPr>
          <w:delText>AHAR</w:delText>
        </w:r>
      </w:del>
      <w:ins w:id="760" w:author="Molly C McEvilley" w:date="2025-07-20T22:03:00Z" w16du:dateUtc="2025-07-21T02:03:00Z">
        <w:r w:rsidR="00CA7A14">
          <w:rPr>
            <w:b/>
            <w:bCs/>
          </w:rPr>
          <w:t>AIR</w:t>
        </w:r>
      </w:ins>
      <w:r>
        <w:t xml:space="preserve"> = 1); and</w:t>
      </w:r>
    </w:p>
    <w:p w14:paraId="4968A804" w14:textId="77777777" w:rsidR="00B93233" w:rsidRDefault="00B93233" w:rsidP="00791BDC">
      <w:pPr>
        <w:pStyle w:val="ListParagraph"/>
        <w:numPr>
          <w:ilvl w:val="0"/>
          <w:numId w:val="85"/>
        </w:numPr>
      </w:pPr>
      <w:r>
        <w:t>People under 18.</w:t>
      </w:r>
    </w:p>
    <w:p w14:paraId="4F02797E" w14:textId="43098E17" w:rsidR="00B93233" w:rsidRPr="002D65E4" w:rsidRDefault="00B93233" w:rsidP="00B93233">
      <w:r>
        <w:t>For any person with at least one enrollment where tlsa_Enrollment.</w:t>
      </w:r>
      <w:del w:id="761" w:author="Molly C McEvilley" w:date="2025-07-20T22:03:00Z" w16du:dateUtc="2025-07-21T02:03:00Z">
        <w:r w:rsidRPr="00D43959" w:rsidDel="00CA7A14">
          <w:rPr>
            <w:b/>
            <w:bCs/>
          </w:rPr>
          <w:delText>AHAR</w:delText>
        </w:r>
      </w:del>
      <w:ins w:id="762" w:author="Molly C McEvilley" w:date="2025-07-20T22:03:00Z" w16du:dateUtc="2025-07-21T02:03:00Z">
        <w:r w:rsidR="00CA7A14">
          <w:rPr>
            <w:b/>
            <w:bCs/>
          </w:rPr>
          <w:t>AIR</w:t>
        </w:r>
      </w:ins>
      <w:r>
        <w:t xml:space="preserve"> = 1, set </w:t>
      </w:r>
      <w:r>
        <w:rPr>
          <w:b/>
          <w:bCs/>
        </w:rPr>
        <w:t>SUD</w:t>
      </w:r>
      <w:r>
        <w:t xml:space="preserve"> = 1 if one or more of those enrollments has an associated hmis_Disabilities record where: </w:t>
      </w:r>
    </w:p>
    <w:p w14:paraId="2CFBC106"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5128CC62" w14:textId="77777777" w:rsidR="00B93233" w:rsidRDefault="00B93233" w:rsidP="00791BDC">
      <w:pPr>
        <w:pStyle w:val="ListParagraph"/>
        <w:numPr>
          <w:ilvl w:val="0"/>
          <w:numId w:val="86"/>
        </w:numPr>
      </w:pPr>
      <w:r w:rsidRPr="00D43959">
        <w:t>DisabilityType</w:t>
      </w:r>
      <w:r>
        <w:t xml:space="preserve"> = 10</w:t>
      </w:r>
    </w:p>
    <w:p w14:paraId="2535B733" w14:textId="77777777" w:rsidR="00B93233" w:rsidRDefault="00B93233" w:rsidP="00791BDC">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91BDC">
      <w:pPr>
        <w:pStyle w:val="ListParagraph"/>
        <w:numPr>
          <w:ilvl w:val="0"/>
          <w:numId w:val="86"/>
        </w:numPr>
      </w:pPr>
      <w:r w:rsidRPr="00D43959">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lastRenderedPageBreak/>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791BDC">
      <w:pPr>
        <w:pStyle w:val="Heading2"/>
      </w:pPr>
      <w:bookmarkStart w:id="763" w:name="_ES/SH/Street_Time_–"/>
      <w:bookmarkStart w:id="764" w:name="_Toc34144028"/>
      <w:bookmarkStart w:id="765" w:name="_Toc34144029"/>
      <w:bookmarkStart w:id="766" w:name="_Toc34144030"/>
      <w:bookmarkStart w:id="767" w:name="_Toc34144031"/>
      <w:bookmarkStart w:id="768" w:name="_Toc34144032"/>
      <w:bookmarkStart w:id="769" w:name="_Toc34144033"/>
      <w:bookmarkStart w:id="770" w:name="_Time_Spent_in"/>
      <w:bookmarkStart w:id="771" w:name="_Toc506721198"/>
      <w:bookmarkStart w:id="772" w:name="_Toc37849763"/>
      <w:bookmarkStart w:id="773" w:name="_Toc204850611"/>
      <w:bookmarkStart w:id="774" w:name="_Toc499543992"/>
      <w:bookmarkStart w:id="775" w:name="_Toc506721201"/>
      <w:bookmarkEnd w:id="665"/>
      <w:bookmarkEnd w:id="763"/>
      <w:bookmarkEnd w:id="764"/>
      <w:bookmarkEnd w:id="765"/>
      <w:bookmarkEnd w:id="766"/>
      <w:bookmarkEnd w:id="767"/>
      <w:bookmarkEnd w:id="768"/>
      <w:bookmarkEnd w:id="769"/>
      <w:bookmarkEnd w:id="770"/>
      <w:r>
        <w:t xml:space="preserve">Time Spent </w:t>
      </w:r>
      <w:r w:rsidR="00CC6B23">
        <w:t>in ES/SH or on the Street</w:t>
      </w:r>
      <w:r w:rsidR="00006148">
        <w:t xml:space="preserve"> </w:t>
      </w:r>
      <w:bookmarkEnd w:id="771"/>
      <w:r w:rsidR="00EE5EF2">
        <w:t xml:space="preserve">– </w:t>
      </w:r>
      <w:r w:rsidR="00A76144">
        <w:t>LSAPerson</w:t>
      </w:r>
      <w:bookmarkEnd w:id="772"/>
      <w:bookmarkEnd w:id="77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91BDC">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91BDC">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91BDC">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91BDC">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91BDC">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791BDC">
      <w:pPr>
        <w:pStyle w:val="Heading2"/>
      </w:pPr>
      <w:bookmarkStart w:id="776" w:name="_Get_Enrollments_Relevant"/>
      <w:bookmarkStart w:id="777" w:name="_Toc37849764"/>
      <w:bookmarkStart w:id="778" w:name="_Toc204850612"/>
      <w:bookmarkEnd w:id="776"/>
      <w:r>
        <w:t xml:space="preserve">Enrollments Relevant to </w:t>
      </w:r>
      <w:r w:rsidR="000146AE">
        <w:t>Counting ES/SH/Street Dates</w:t>
      </w:r>
      <w:bookmarkEnd w:id="777"/>
      <w:bookmarkEnd w:id="77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91BDC">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91BDC">
      <w:pPr>
        <w:pStyle w:val="ListParagraph"/>
        <w:numPr>
          <w:ilvl w:val="0"/>
          <w:numId w:val="27"/>
        </w:numPr>
      </w:pPr>
      <w:r w:rsidRPr="49FCFE86">
        <w:t>PersonalID</w:t>
      </w:r>
      <w:r w:rsidRPr="49FCFE86">
        <w:rPr>
          <w:i/>
          <w:iCs/>
        </w:rPr>
        <w:t xml:space="preserve"> </w:t>
      </w:r>
      <w:r>
        <w:t xml:space="preserve">= </w:t>
      </w:r>
      <w:r w:rsidR="00D979B0">
        <w:t>tlsa_Person</w:t>
      </w:r>
      <w:r>
        <w:t>.</w:t>
      </w:r>
      <w:r w:rsidRPr="49FCFE86">
        <w:t>PersonalID</w:t>
      </w:r>
    </w:p>
    <w:p w14:paraId="11898004" w14:textId="6C98B544" w:rsidR="00897910" w:rsidRPr="002E5F14" w:rsidRDefault="00897910" w:rsidP="00791BDC">
      <w:pPr>
        <w:pStyle w:val="ListParagraph"/>
        <w:numPr>
          <w:ilvl w:val="0"/>
          <w:numId w:val="27"/>
        </w:numPr>
      </w:pPr>
      <w:r w:rsidRPr="49FCFE86">
        <w:t>EntryDate</w:t>
      </w:r>
      <w:r>
        <w:t xml:space="preserve"> &lt;= </w:t>
      </w:r>
      <w:r w:rsidRPr="49FCFE86">
        <w:t>LastActive</w:t>
      </w:r>
    </w:p>
    <w:p w14:paraId="35BD9961" w14:textId="0A349B9E" w:rsidR="00897910" w:rsidRPr="00DE4A2E" w:rsidRDefault="00897910" w:rsidP="00791BDC">
      <w:pPr>
        <w:pStyle w:val="ListParagraph"/>
        <w:numPr>
          <w:ilvl w:val="0"/>
          <w:numId w:val="27"/>
        </w:numPr>
        <w:rPr>
          <w:u w:val="single"/>
        </w:rPr>
      </w:pPr>
      <w:r w:rsidRPr="49FCFE86">
        <w:lastRenderedPageBreak/>
        <w:t>ExitDate</w:t>
      </w:r>
      <w:r>
        <w:t xml:space="preserve"> is </w:t>
      </w:r>
      <w:r w:rsidR="00143E83">
        <w:t>NULL</w:t>
      </w:r>
      <w:r>
        <w:t xml:space="preserve"> or </w:t>
      </w:r>
      <w:r w:rsidRPr="49FCFE86">
        <w:t>ExitDate</w:t>
      </w:r>
      <w:r>
        <w:t xml:space="preserve"> &gt; </w:t>
      </w:r>
      <w:r w:rsidRPr="49FCFE86">
        <w:t>CHStart</w:t>
      </w:r>
    </w:p>
    <w:p w14:paraId="0C530F2B" w14:textId="12189663" w:rsidR="00006148" w:rsidRDefault="00006148" w:rsidP="00791BDC">
      <w:pPr>
        <w:pStyle w:val="Heading2"/>
      </w:pPr>
      <w:bookmarkStart w:id="779" w:name="_Toc37849765"/>
      <w:bookmarkStart w:id="780" w:name="_Toc204850613"/>
      <w:r>
        <w:t xml:space="preserve">Get Dates to Exclude from Counts of ES/SH/Street Days </w:t>
      </w:r>
      <w:r w:rsidR="007B705B">
        <w:t>(ch_Exclude)</w:t>
      </w:r>
      <w:bookmarkEnd w:id="779"/>
      <w:bookmarkEnd w:id="78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791BDC">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791BDC">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791BDC">
      <w:pPr>
        <w:pStyle w:val="Heading2"/>
      </w:pPr>
      <w:bookmarkStart w:id="781" w:name="_Toc37849766"/>
      <w:bookmarkStart w:id="782" w:name="_Toc204850614"/>
      <w:r>
        <w:t xml:space="preserve">Get Dates to Include in Counts of ES/SH/Street Days </w:t>
      </w:r>
      <w:r w:rsidR="007B705B">
        <w:t>(</w:t>
      </w:r>
      <w:r w:rsidR="00E04B04">
        <w:t>ch_Include</w:t>
      </w:r>
      <w:r w:rsidR="007B705B">
        <w:t>)</w:t>
      </w:r>
      <w:bookmarkEnd w:id="781"/>
      <w:bookmarkEnd w:id="78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91BDC">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91BDC">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91BDC">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91BDC">
      <w:pPr>
        <w:pStyle w:val="ListParagraph"/>
        <w:numPr>
          <w:ilvl w:val="5"/>
          <w:numId w:val="50"/>
        </w:numPr>
        <w:rPr>
          <w:i/>
        </w:rPr>
      </w:pPr>
      <w:r>
        <w:t>ESSHStreetDate</w:t>
      </w:r>
      <w:r w:rsidR="00006148">
        <w:t xml:space="preserve"> </w:t>
      </w:r>
      <w:r w:rsidR="00006148" w:rsidRPr="002F68BE">
        <w:t xml:space="preserve">&gt;= </w:t>
      </w:r>
      <w:r w:rsidR="00C903F7">
        <w:t>(</w:t>
      </w:r>
      <w:r w:rsidR="00006148" w:rsidRPr="002F68BE">
        <w:t xml:space="preserve">later of </w:t>
      </w:r>
      <w:r w:rsidR="00006148" w:rsidRPr="009C008E">
        <w:rPr>
          <w:bCs/>
          <w:iCs/>
        </w:rPr>
        <w:t>EntryDate</w:t>
      </w:r>
      <w:r w:rsidR="00006148" w:rsidRPr="00A6067F">
        <w:t xml:space="preserve"> and </w:t>
      </w:r>
      <w:r w:rsidR="00BD1A43">
        <w:t>CHStart</w:t>
      </w:r>
      <w:r w:rsidR="00C903F7">
        <w:t>)</w:t>
      </w:r>
      <w:r w:rsidR="00006148">
        <w:rPr>
          <w:i/>
        </w:rPr>
        <w:t xml:space="preserve">; </w:t>
      </w:r>
      <w:r w:rsidR="00006148" w:rsidRPr="00A6067F">
        <w:t>and</w:t>
      </w:r>
    </w:p>
    <w:p w14:paraId="0DEC7828" w14:textId="3E104BBB" w:rsidR="00006148" w:rsidRPr="00F92C8B" w:rsidRDefault="009366AD" w:rsidP="00791BDC">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91BDC">
      <w:pPr>
        <w:pStyle w:val="ListParagraph"/>
        <w:numPr>
          <w:ilvl w:val="5"/>
          <w:numId w:val="51"/>
        </w:numPr>
      </w:pPr>
      <w:r>
        <w:t>LSA</w:t>
      </w:r>
      <w:r w:rsidRPr="00845520">
        <w:t>ProjectType</w:t>
      </w:r>
      <w:r>
        <w:t xml:space="preserve"> </w:t>
      </w:r>
      <w:r w:rsidR="00006148" w:rsidRPr="00BF5535">
        <w:t>= 1</w:t>
      </w:r>
      <w:r w:rsidR="00006148" w:rsidRPr="00A6067F">
        <w:t>; and</w:t>
      </w:r>
    </w:p>
    <w:p w14:paraId="7E91D04F" w14:textId="249A5897" w:rsidR="00006148" w:rsidRPr="00562B4E" w:rsidRDefault="009366AD" w:rsidP="00791BDC">
      <w:pPr>
        <w:pStyle w:val="ListParagraph"/>
        <w:numPr>
          <w:ilvl w:val="5"/>
          <w:numId w:val="51"/>
        </w:numPr>
      </w:pPr>
      <w:r>
        <w:rPr>
          <w:b/>
        </w:rPr>
        <w:t>ESSHStreetDate</w:t>
      </w:r>
      <w:r w:rsidR="00006148">
        <w:t xml:space="preserve"> = </w:t>
      </w:r>
      <w:bookmarkStart w:id="783" w:name="_Hlk42149391"/>
      <w:r w:rsidR="003C4035" w:rsidRPr="003C4035">
        <w:rPr>
          <w:i/>
        </w:rPr>
        <w:t>BedNightDate</w:t>
      </w:r>
      <w:bookmarkEnd w:id="783"/>
    </w:p>
    <w:p w14:paraId="504559F8" w14:textId="6F4CEBB0" w:rsidR="003B1AEA" w:rsidRPr="00267838" w:rsidRDefault="00BF0431" w:rsidP="00791BDC">
      <w:pPr>
        <w:pStyle w:val="ListParagraph"/>
        <w:numPr>
          <w:ilvl w:val="5"/>
          <w:numId w:val="51"/>
        </w:numPr>
      </w:pPr>
      <w:r w:rsidRPr="003C4035">
        <w:rPr>
          <w:i/>
        </w:rPr>
        <w:t>BedNightDate</w:t>
      </w:r>
      <w:r>
        <w:rPr>
          <w:i/>
        </w:rPr>
        <w:t xml:space="preserve"> </w:t>
      </w:r>
      <w:r>
        <w:t xml:space="preserve">&gt;= </w:t>
      </w:r>
      <w:r w:rsidR="005A6BF7" w:rsidRPr="005A6BF7">
        <w:rPr>
          <w:u w:val="words"/>
        </w:rPr>
        <w:t>LookbackDate</w:t>
      </w:r>
    </w:p>
    <w:p w14:paraId="2D173277" w14:textId="57B801FA" w:rsidR="004A087A" w:rsidRPr="00645339" w:rsidRDefault="004A087A" w:rsidP="00791BDC">
      <w:pPr>
        <w:pStyle w:val="ListParagraph"/>
        <w:numPr>
          <w:ilvl w:val="5"/>
          <w:numId w:val="51"/>
        </w:numPr>
      </w:pPr>
      <w:r w:rsidRPr="003C4035">
        <w:rPr>
          <w:i/>
        </w:rPr>
        <w:t>BedNightDate</w:t>
      </w:r>
      <w:r>
        <w:rPr>
          <w:i/>
        </w:rPr>
        <w:t xml:space="preserve"> </w:t>
      </w:r>
      <w:r w:rsidR="009B137E">
        <w:t>&gt;=</w:t>
      </w:r>
      <w:r w:rsidR="002D3AF1">
        <w:t xml:space="preserve"> </w:t>
      </w:r>
      <w:r w:rsidR="002D3AF1" w:rsidRPr="005C4382">
        <w:rPr>
          <w:b/>
          <w:bCs/>
        </w:rPr>
        <w:t>EntryDate</w:t>
      </w:r>
      <w:r w:rsidR="002D3AF1">
        <w:t xml:space="preserve"> for the associated enrollment</w:t>
      </w:r>
    </w:p>
    <w:p w14:paraId="55C409D4" w14:textId="5449E4AC" w:rsidR="00DD7E0D" w:rsidRPr="00F92C8B" w:rsidRDefault="00DD7E0D" w:rsidP="00791BDC">
      <w:pPr>
        <w:pStyle w:val="ListParagraph"/>
        <w:numPr>
          <w:ilvl w:val="5"/>
          <w:numId w:val="51"/>
        </w:numPr>
      </w:pPr>
      <w:r>
        <w:t>tlsa_Enrollment.</w:t>
      </w:r>
      <w:r w:rsidRPr="005C4382">
        <w:rPr>
          <w:b/>
          <w:bCs/>
        </w:rPr>
        <w:t>ExitDate</w:t>
      </w:r>
      <w:r>
        <w:t xml:space="preserve"> is NULL or </w:t>
      </w:r>
      <w:r w:rsidRPr="005C4382">
        <w:rPr>
          <w:i/>
        </w:rPr>
        <w:t>BedNightDate</w:t>
      </w:r>
      <w:r>
        <w:t xml:space="preserve"> &lt; </w:t>
      </w:r>
      <w:r w:rsidR="005C7A1A">
        <w:t>tlsa_Enrollment.</w:t>
      </w:r>
      <w:r w:rsidR="005C7A1A" w:rsidRPr="005C4382">
        <w:rPr>
          <w:b/>
          <w:b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91BDC">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CB4ADD">
        <w:rPr>
          <w:b/>
        </w:rPr>
        <w:t>LSA</w:t>
      </w:r>
      <w:r w:rsidR="00CB4ADD" w:rsidRPr="00845520">
        <w:rPr>
          <w:b/>
        </w:rPr>
        <w:t>ProjectType</w:t>
      </w:r>
      <w:r w:rsidR="00CB4ADD">
        <w:t xml:space="preserve"> </w:t>
      </w:r>
      <w:r w:rsidRPr="0044267F">
        <w:t>in (</w:t>
      </w:r>
      <w:r w:rsidR="00CB4ADD">
        <w:t>0,</w:t>
      </w:r>
      <w:r w:rsidRPr="0044267F">
        <w:t>1,8)</w:t>
      </w:r>
      <w:r>
        <w:t>)</w:t>
      </w:r>
      <w:r w:rsidRPr="0044267F">
        <w:t xml:space="preserve"> if:</w:t>
      </w:r>
    </w:p>
    <w:p w14:paraId="554ED581" w14:textId="1B17F4B9" w:rsidR="00B5597A" w:rsidRDefault="00B5597A" w:rsidP="00791BDC">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91BDC">
      <w:pPr>
        <w:pStyle w:val="ListParagraph"/>
        <w:numPr>
          <w:ilvl w:val="0"/>
          <w:numId w:val="62"/>
        </w:numPr>
      </w:pPr>
      <w:r w:rsidRPr="0044267F">
        <w:t>For TH, PSH, and RRH projects (</w:t>
      </w:r>
      <w:r w:rsidR="00611385">
        <w:rPr>
          <w:b/>
        </w:rPr>
        <w:t>LSA</w:t>
      </w:r>
      <w:r w:rsidR="00611385" w:rsidRPr="00845520">
        <w:rPr>
          <w:b/>
        </w:rPr>
        <w:t>ProjectType</w:t>
      </w:r>
      <w:r w:rsidR="00611385">
        <w:t xml:space="preserve"> </w:t>
      </w:r>
      <w:r w:rsidRPr="0044267F">
        <w:t>in (2,3,13</w:t>
      </w:r>
      <w:r w:rsidR="00C653C6">
        <w:t>,15</w:t>
      </w:r>
      <w:r w:rsidRPr="0044267F">
        <w:t>)</w:t>
      </w:r>
      <w:r>
        <w:t>)</w:t>
      </w:r>
      <w:r w:rsidRPr="0044267F">
        <w:t xml:space="preserve">, </w:t>
      </w:r>
      <w:r w:rsidRPr="0044267F">
        <w:rPr>
          <w:b/>
        </w:rPr>
        <w:t>ESSHStreetDate</w:t>
      </w:r>
      <w:r>
        <w:t>s based on</w:t>
      </w:r>
      <w:r w:rsidRPr="0044267F">
        <w:t xml:space="preserve"> 3.917 are only counted if:</w:t>
      </w:r>
    </w:p>
    <w:p w14:paraId="64CA9FDF" w14:textId="77777777" w:rsidR="00B5597A" w:rsidRPr="0044267F" w:rsidRDefault="00B5597A" w:rsidP="00A02490">
      <w:pPr>
        <w:pStyle w:val="ListParagraph"/>
        <w:numPr>
          <w:ilvl w:val="0"/>
          <w:numId w:val="59"/>
        </w:numPr>
      </w:pPr>
      <w:r>
        <w:t>The client was in ES/SH or on the street prior to entry:</w:t>
      </w:r>
    </w:p>
    <w:p w14:paraId="4C6416C3" w14:textId="4EBCCAB7" w:rsidR="00B5597A" w:rsidRPr="00DD4D75" w:rsidRDefault="00B5597A"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91BDC">
      <w:pPr>
        <w:pStyle w:val="ListParagraph"/>
        <w:numPr>
          <w:ilvl w:val="0"/>
          <w:numId w:val="61"/>
        </w:numPr>
      </w:pPr>
      <w:r w:rsidRPr="007327FC">
        <w:t xml:space="preserve">LengthOfStay in (10, 11) and </w:t>
      </w:r>
      <w:r w:rsidRPr="00DB4FDE">
        <w:t>PreviousStreetESSH</w:t>
      </w:r>
      <w:r w:rsidRPr="00DD4D75">
        <w:t xml:space="preserve"> = 1; or</w:t>
      </w:r>
    </w:p>
    <w:p w14:paraId="008CF949" w14:textId="15CAE554" w:rsidR="00B5597A" w:rsidRDefault="00B5597A" w:rsidP="00791BDC">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91BDC">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91BDC">
      <w:pPr>
        <w:pStyle w:val="ListParagraph"/>
        <w:numPr>
          <w:ilvl w:val="1"/>
          <w:numId w:val="63"/>
        </w:numPr>
      </w:pPr>
      <w:r>
        <w:rPr>
          <w:bCs/>
        </w:rPr>
        <w:t>LSA</w:t>
      </w:r>
      <w:r w:rsidRPr="00845520">
        <w:rPr>
          <w:bCs/>
        </w:rPr>
        <w:t>ProjectType</w:t>
      </w:r>
      <w:r>
        <w:t xml:space="preserve"> </w:t>
      </w:r>
      <w:r w:rsidR="00B5597A">
        <w:t xml:space="preserve">= 2 and </w:t>
      </w:r>
      <w:r w:rsidR="00B5597A" w:rsidRPr="0044267F">
        <w:t>ESSHStreetDate</w:t>
      </w:r>
      <w:r w:rsidR="00B5597A">
        <w:t xml:space="preserve"> &lt; </w:t>
      </w:r>
      <w:r w:rsidR="00B5597A" w:rsidRPr="0044267F">
        <w:rPr>
          <w:bCs/>
        </w:rPr>
        <w:t>EntryDate</w:t>
      </w:r>
      <w:r w:rsidR="00B5597A">
        <w:t>; or</w:t>
      </w:r>
    </w:p>
    <w:p w14:paraId="03655FAD" w14:textId="28844E28" w:rsidR="00B5597A" w:rsidRDefault="00611385" w:rsidP="00791BDC">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91BDC">
      <w:pPr>
        <w:pStyle w:val="ListParagraph"/>
        <w:numPr>
          <w:ilvl w:val="2"/>
          <w:numId w:val="64"/>
        </w:numPr>
      </w:pPr>
      <w:r w:rsidRPr="0044267F">
        <w:t>ESSHStreetDate</w:t>
      </w:r>
      <w:r>
        <w:t xml:space="preserve"> &lt; MoveInDate</w:t>
      </w:r>
      <w:r w:rsidRPr="0044267F">
        <w:t>; or</w:t>
      </w:r>
    </w:p>
    <w:p w14:paraId="14D5CD43" w14:textId="77777777" w:rsidR="00B5597A" w:rsidRPr="0044267F" w:rsidRDefault="00B5597A" w:rsidP="00791BDC">
      <w:pPr>
        <w:pStyle w:val="ListParagraph"/>
        <w:numPr>
          <w:ilvl w:val="2"/>
          <w:numId w:val="64"/>
        </w:numPr>
      </w:pPr>
      <w:r>
        <w:t xml:space="preserve">MoveInDate </w:t>
      </w:r>
      <w:r w:rsidRPr="0044267F">
        <w:t>is NULL and</w:t>
      </w:r>
      <w:r>
        <w:t xml:space="preserve"> ESSHStreetDate &lt; ExitDate</w:t>
      </w:r>
      <w:r w:rsidRPr="0044267F">
        <w:t>; or</w:t>
      </w:r>
      <w:r>
        <w:t xml:space="preserve"> </w:t>
      </w:r>
    </w:p>
    <w:p w14:paraId="69303551" w14:textId="77777777" w:rsidR="00B5597A" w:rsidRDefault="00B5597A" w:rsidP="00791BDC">
      <w:pPr>
        <w:pStyle w:val="ListParagraph"/>
        <w:numPr>
          <w:ilvl w:val="2"/>
          <w:numId w:val="64"/>
        </w:numPr>
      </w:pPr>
      <w:r w:rsidRPr="0044267F">
        <w:t>MoveInDate is NULL and ExitDate is NULL and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91BDC">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91BDC">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91BDC">
      <w:pPr>
        <w:pStyle w:val="ListParagraph"/>
        <w:numPr>
          <w:ilvl w:val="5"/>
          <w:numId w:val="52"/>
        </w:numPr>
        <w:rPr>
          <w:i/>
        </w:rPr>
      </w:pPr>
      <w:r>
        <w:t>([</w:t>
      </w:r>
      <w:r w:rsidR="009366AD">
        <w:t>ESSHStreetDate</w:t>
      </w:r>
      <w:r w:rsidRPr="00FF207C">
        <w:rPr>
          <w:i/>
        </w:rPr>
        <w:t>1</w:t>
      </w:r>
      <w:r w:rsidRPr="00A6067F">
        <w:t>] + 7 days) &gt;= [</w:t>
      </w:r>
      <w:r w:rsidR="009366AD">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784" w:name="_Toc506721200"/>
    </w:p>
    <w:p w14:paraId="4E52BCD6" w14:textId="4F2FFADA" w:rsidR="00006148" w:rsidRDefault="00006148" w:rsidP="00791BDC">
      <w:pPr>
        <w:pStyle w:val="Heading2"/>
      </w:pPr>
      <w:bookmarkStart w:id="785" w:name="_Toc37849767"/>
      <w:bookmarkStart w:id="786" w:name="_Toc204850615"/>
      <w:r>
        <w:t>Get ES/SH/Street Episodes</w:t>
      </w:r>
      <w:r w:rsidR="007B705B">
        <w:t xml:space="preserve"> (ch_Episodes)</w:t>
      </w:r>
      <w:bookmarkEnd w:id="785"/>
      <w:bookmarkEnd w:id="78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91BDC">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791BDC">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791BDC">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791BDC">
      <w:pPr>
        <w:pStyle w:val="Heading2"/>
      </w:pPr>
      <w:bookmarkStart w:id="787" w:name="_CHTime_and_CHTimeStatus"/>
      <w:bookmarkStart w:id="788" w:name="_Toc31197153"/>
      <w:bookmarkStart w:id="789" w:name="_Toc37849768"/>
      <w:bookmarkStart w:id="790" w:name="_Toc204850616"/>
      <w:bookmarkEnd w:id="784"/>
      <w:bookmarkEnd w:id="787"/>
      <w:r w:rsidRPr="00655B0F">
        <w:t>CHTime</w:t>
      </w:r>
      <w:r>
        <w:t xml:space="preserve"> and </w:t>
      </w:r>
      <w:r w:rsidRPr="005F4836">
        <w:t>CHTimeStatus</w:t>
      </w:r>
      <w:r>
        <w:t xml:space="preserve"> </w:t>
      </w:r>
      <w:r w:rsidR="00E04B04">
        <w:t>–</w:t>
      </w:r>
      <w:r>
        <w:t xml:space="preserve"> LSAPerson</w:t>
      </w:r>
      <w:bookmarkEnd w:id="788"/>
      <w:bookmarkEnd w:id="789"/>
      <w:bookmarkEnd w:id="790"/>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A02490">
      <w:pPr>
        <w:pStyle w:val="ListParagraph"/>
        <w:numPr>
          <w:ilvl w:val="0"/>
          <w:numId w:val="21"/>
        </w:numPr>
      </w:pPr>
      <w:r w:rsidRPr="005F4836">
        <w:t xml:space="preserve">Set </w:t>
      </w:r>
      <w:r w:rsidRPr="005F4836">
        <w:rPr>
          <w:b/>
        </w:rPr>
        <w:t>CHTime</w:t>
      </w:r>
      <w:r w:rsidRPr="005F4836">
        <w:rPr>
          <w:i/>
        </w:rPr>
        <w:t xml:space="preserve"> </w:t>
      </w:r>
      <w:r w:rsidRPr="005F4836">
        <w:t xml:space="preserve">and </w:t>
      </w:r>
      <w:r w:rsidRPr="005F4836">
        <w:rPr>
          <w:b/>
        </w:rPr>
        <w:t>CHTimeStatus</w:t>
      </w:r>
      <w:r w:rsidRPr="005F4836">
        <w:rPr>
          <w:i/>
        </w:rPr>
        <w:t xml:space="preserve"> </w:t>
      </w:r>
      <w:r w:rsidRPr="005F4836">
        <w:rPr>
          <w:iCs/>
        </w:rPr>
        <w:t xml:space="preserve">= -1 </w:t>
      </w:r>
      <w:r w:rsidRPr="005F4836">
        <w:t xml:space="preserve">where </w:t>
      </w:r>
      <w:r w:rsidRPr="005F4836">
        <w:rPr>
          <w:b/>
        </w:rPr>
        <w:t>HoHAdult</w:t>
      </w:r>
      <w:r w:rsidRPr="005F4836">
        <w:rPr>
          <w:i/>
        </w:rPr>
        <w:t xml:space="preserve"> </w:t>
      </w:r>
      <w:r w:rsidRPr="005F4836">
        <w:t>=</w:t>
      </w:r>
      <w:r w:rsidR="00220BF7">
        <w:t xml:space="preserve"> </w:t>
      </w:r>
      <w:r w:rsidRPr="005F4836">
        <w:t>0 (the client was not served as a head of household or as an adult).</w:t>
      </w:r>
    </w:p>
    <w:p w14:paraId="2A08B678" w14:textId="77777777" w:rsidR="00DE0E77" w:rsidRPr="00A7544C" w:rsidRDefault="00DE0E77" w:rsidP="00A02490">
      <w:pPr>
        <w:pStyle w:val="ListParagraph"/>
        <w:numPr>
          <w:ilvl w:val="0"/>
          <w:numId w:val="21"/>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2B4CEECA" w14:textId="77777777" w:rsidR="00DE0E77" w:rsidRPr="006B4F91" w:rsidRDefault="00DE0E77" w:rsidP="00A02490">
      <w:pPr>
        <w:pStyle w:val="ListParagraph"/>
        <w:numPr>
          <w:ilvl w:val="0"/>
          <w:numId w:val="20"/>
        </w:numPr>
      </w:pPr>
      <w:r w:rsidRPr="006B4F91">
        <w:t>ch_Episodes.</w:t>
      </w:r>
      <w:r w:rsidRPr="006B4F91">
        <w:rPr>
          <w:b/>
          <w:bCs/>
        </w:rPr>
        <w:t>episodeDays</w:t>
      </w:r>
      <w:r w:rsidRPr="006B4F91">
        <w:t xml:space="preserve"> &gt;= 365; and </w:t>
      </w:r>
    </w:p>
    <w:p w14:paraId="41718304" w14:textId="10AA2687" w:rsidR="00DE0E77" w:rsidRPr="006B4F91" w:rsidRDefault="00DE0E77" w:rsidP="00A02490">
      <w:pPr>
        <w:pStyle w:val="ListParagraph"/>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A02490">
      <w:pPr>
        <w:pStyle w:val="ListParagraph"/>
        <w:numPr>
          <w:ilvl w:val="0"/>
          <w:numId w:val="21"/>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p>
    <w:p w14:paraId="58DE4832" w14:textId="77777777" w:rsidR="00DE0E77" w:rsidRPr="005F4836"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62848C70" w14:textId="77777777" w:rsidR="00DE0E77" w:rsidRPr="005F4836" w:rsidRDefault="00DE0E77" w:rsidP="00A02490">
      <w:pPr>
        <w:pStyle w:val="ListParagraph"/>
        <w:numPr>
          <w:ilvl w:val="0"/>
          <w:numId w:val="20"/>
        </w:numPr>
        <w:rPr>
          <w:b/>
        </w:rPr>
      </w:pPr>
      <w:r>
        <w:t>[COUNT of ch_</w:t>
      </w:r>
      <w:r w:rsidRPr="006B4F91">
        <w:t>Episodes</w:t>
      </w:r>
      <w:r>
        <w:t>] &gt;= 4</w:t>
      </w:r>
    </w:p>
    <w:p w14:paraId="120CA292" w14:textId="77777777" w:rsidR="00DE0E77" w:rsidRPr="00A7544C" w:rsidRDefault="00DE0E77" w:rsidP="00791BDC">
      <w:pPr>
        <w:pStyle w:val="ListParagraph"/>
        <w:numPr>
          <w:ilvl w:val="0"/>
          <w:numId w:val="21"/>
        </w:numPr>
      </w:pPr>
      <w:r w:rsidRPr="00A7544C">
        <w:t xml:space="preserve">Set </w:t>
      </w:r>
      <w:r w:rsidRPr="00A7544C">
        <w:rPr>
          <w:b/>
        </w:rPr>
        <w:t>CHTime</w:t>
      </w:r>
      <w:r w:rsidRPr="00A7544C">
        <w:rPr>
          <w:i/>
        </w:rPr>
        <w:t xml:space="preserve"> = </w:t>
      </w:r>
      <w:r w:rsidRPr="00E17F92">
        <w:t>400 (12</w:t>
      </w:r>
      <w:r w:rsidRPr="00D75C24">
        <w:t xml:space="preserve"> or </w:t>
      </w:r>
      <w:r w:rsidRPr="00FC29E8">
        <w:t>more months in three</w:t>
      </w:r>
      <w:r w:rsidRPr="005F4836">
        <w:t xml:space="preserve"> years) and </w:t>
      </w:r>
      <w:r w:rsidRPr="005F4836">
        <w:rPr>
          <w:b/>
        </w:rPr>
        <w:t>CHTimeStatus</w:t>
      </w:r>
      <w:r w:rsidRPr="005F4836">
        <w:t xml:space="preserve"> = 2 (</w:t>
      </w:r>
      <w:r w:rsidRPr="003735AA">
        <w:t xml:space="preserve">4 or more </w:t>
      </w:r>
      <w:r>
        <w:t>episodes</w:t>
      </w:r>
      <w:r w:rsidRPr="00A7544C">
        <w:t>) where:</w:t>
      </w:r>
    </w:p>
    <w:p w14:paraId="09C57483" w14:textId="77777777" w:rsidR="00DE0E77" w:rsidRPr="00FC29E8" w:rsidRDefault="00DE0E77" w:rsidP="00A02490">
      <w:pPr>
        <w:pStyle w:val="ListParagraph"/>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A02490">
      <w:pPr>
        <w:pStyle w:val="ListParagraph"/>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A02490">
      <w:pPr>
        <w:pStyle w:val="ListParagraph"/>
        <w:numPr>
          <w:ilvl w:val="1"/>
          <w:numId w:val="20"/>
        </w:numPr>
      </w:pPr>
      <w:r w:rsidRPr="005F4836">
        <w:t>EntryDate</w:t>
      </w:r>
      <w:r w:rsidRPr="00A7544C">
        <w:t xml:space="preserve"> &gt; (LastActive – </w:t>
      </w:r>
      <w:r w:rsidR="00FF0F8F">
        <w:t>1 year</w:t>
      </w:r>
      <w:r w:rsidRPr="00E17F92">
        <w:t>)</w:t>
      </w:r>
    </w:p>
    <w:p w14:paraId="42ECDDC5" w14:textId="77777777" w:rsidR="00DE0E77" w:rsidRPr="00E17F92" w:rsidRDefault="00DE0E77" w:rsidP="00A02490">
      <w:pPr>
        <w:pStyle w:val="ListParagraph"/>
        <w:numPr>
          <w:ilvl w:val="1"/>
          <w:numId w:val="20"/>
        </w:numPr>
      </w:pPr>
      <w:r w:rsidRPr="005F4836">
        <w:t>TimesHomelessPastThreeYears</w:t>
      </w:r>
      <w:r w:rsidRPr="00A7544C">
        <w:t xml:space="preserve"> = 4 (Four or more times)</w:t>
      </w:r>
    </w:p>
    <w:p w14:paraId="1404947A" w14:textId="77777777" w:rsidR="00DE0E77" w:rsidRPr="005F4836" w:rsidRDefault="00DE0E77" w:rsidP="00A02490">
      <w:pPr>
        <w:pStyle w:val="ListParagraph"/>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A02490">
      <w:pPr>
        <w:pStyle w:val="ListParagraph"/>
        <w:numPr>
          <w:ilvl w:val="0"/>
          <w:numId w:val="21"/>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163F879E" w14:textId="77777777" w:rsidR="00DE0E77" w:rsidRPr="006B4F91"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1E426FB3" w14:textId="77777777" w:rsidR="00DE0E77" w:rsidRPr="006B4F91" w:rsidRDefault="00DE0E77" w:rsidP="00A02490">
      <w:pPr>
        <w:pStyle w:val="ListParagraph"/>
        <w:numPr>
          <w:ilvl w:val="0"/>
          <w:numId w:val="20"/>
        </w:numPr>
        <w:rPr>
          <w:b/>
        </w:rPr>
      </w:pPr>
      <w:r>
        <w:t xml:space="preserve"> [COUNT of ch_</w:t>
      </w:r>
      <w:r w:rsidRPr="006B4F91">
        <w:t>Episodes</w:t>
      </w:r>
      <w:r>
        <w:t>] &lt; 4</w:t>
      </w:r>
    </w:p>
    <w:p w14:paraId="75C3DB73" w14:textId="04EEF003" w:rsidR="00DE0E77" w:rsidRPr="005F4836" w:rsidRDefault="00DE0E77" w:rsidP="00A02490">
      <w:pPr>
        <w:pStyle w:val="ListParagraph"/>
        <w:numPr>
          <w:ilvl w:val="0"/>
          <w:numId w:val="21"/>
        </w:numPr>
      </w:pPr>
      <w:r w:rsidRPr="00A7544C">
        <w:lastRenderedPageBreak/>
        <w:t xml:space="preserve">Set </w:t>
      </w:r>
      <w:r w:rsidRPr="00A7544C">
        <w:rPr>
          <w:b/>
          <w:bCs/>
        </w:rPr>
        <w:t>CHTime = 270</w:t>
      </w:r>
      <w:r w:rsidRPr="005C4382">
        <w:t xml:space="preserve"> </w:t>
      </w:r>
      <w:r w:rsidR="000F505D" w:rsidRPr="005C4382">
        <w:t xml:space="preserve">and </w:t>
      </w:r>
      <w:r w:rsidR="008948C7">
        <w:rPr>
          <w:b/>
          <w:bCs/>
        </w:rPr>
        <w:t>CHTimeStatus</w:t>
      </w:r>
      <w:r w:rsidR="008948C7" w:rsidRPr="005C4382">
        <w:t xml:space="preserve"> = -1 </w:t>
      </w:r>
      <w:r w:rsidRPr="00E17F92">
        <w:t>where</w:t>
      </w:r>
      <w:r w:rsidRPr="00D75C24">
        <w:t xml:space="preserve"> </w:t>
      </w:r>
      <w:r w:rsidRPr="00FC29E8">
        <w:t>[</w:t>
      </w:r>
      <w:r w:rsidRPr="005F4836">
        <w:t>SUM of ch_Episodes.</w:t>
      </w:r>
      <w:r w:rsidRPr="005F4836">
        <w:rPr>
          <w:b/>
          <w:bCs/>
        </w:rPr>
        <w:t>episodeDays</w:t>
      </w:r>
      <w:r w:rsidRPr="005F4836">
        <w:t>] between 270 and 364</w:t>
      </w:r>
    </w:p>
    <w:p w14:paraId="75C6B82B" w14:textId="157AD78A" w:rsidR="00DE0E77" w:rsidRDefault="00DE0E77" w:rsidP="00A02490">
      <w:pPr>
        <w:pStyle w:val="ListParagraph"/>
        <w:numPr>
          <w:ilvl w:val="0"/>
          <w:numId w:val="21"/>
        </w:numPr>
      </w:pPr>
      <w:r w:rsidRPr="005F4836">
        <w:t xml:space="preserve">Set </w:t>
      </w:r>
      <w:r w:rsidRPr="005F4836">
        <w:rPr>
          <w:b/>
          <w:bCs/>
        </w:rPr>
        <w:t xml:space="preserve">CHTime = 0 </w:t>
      </w:r>
      <w:r w:rsidR="008948C7" w:rsidRPr="00BE797C">
        <w:t xml:space="preserve">and </w:t>
      </w:r>
      <w:r w:rsidR="008948C7">
        <w:rPr>
          <w:b/>
          <w:bCs/>
        </w:rPr>
        <w:t>CHTimeStatus</w:t>
      </w:r>
      <w:r w:rsidR="008948C7" w:rsidRPr="00BE797C">
        <w:t xml:space="preserve"> = -1 </w:t>
      </w:r>
      <w:r w:rsidRPr="005F4836">
        <w:t>where [SUM of ch_Episodes.</w:t>
      </w:r>
      <w:r w:rsidRPr="005F4836">
        <w:rPr>
          <w:b/>
          <w:bCs/>
        </w:rPr>
        <w:t>episodeDays</w:t>
      </w:r>
      <w:r w:rsidRPr="005F4836">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A02490">
      <w:pPr>
        <w:pStyle w:val="ListParagraph"/>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A02490">
      <w:pPr>
        <w:pStyle w:val="ListParagraph"/>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A02490">
      <w:pPr>
        <w:pStyle w:val="ListParagraph"/>
      </w:pPr>
      <w:r w:rsidRPr="49FCFE86">
        <w:t xml:space="preserve">DateToStreetESSH &gt; </w:t>
      </w:r>
      <w:r w:rsidRPr="49FCFE86">
        <w:rPr>
          <w:b/>
          <w:bCs/>
        </w:rPr>
        <w:t>EntryDate</w:t>
      </w:r>
      <w:r w:rsidRPr="49FCFE86">
        <w:t xml:space="preserve"> </w:t>
      </w:r>
    </w:p>
    <w:p w14:paraId="46B4877B" w14:textId="37CC3D03" w:rsidR="00DE0E77" w:rsidRPr="00104046" w:rsidRDefault="00DE0E77" w:rsidP="00A02490">
      <w:pPr>
        <w:pStyle w:val="ListParagraph"/>
      </w:pPr>
      <w:r w:rsidRPr="49FCFE86">
        <w:rPr>
          <w:i/>
          <w:iCs/>
        </w:rPr>
        <w:t xml:space="preserve">LivingSituation </w:t>
      </w:r>
      <w:r>
        <w:t xml:space="preserve">in (8,9,99) or is </w:t>
      </w:r>
      <w:r w:rsidR="00143E83">
        <w:t>NULL</w:t>
      </w:r>
    </w:p>
    <w:p w14:paraId="16BE42E4" w14:textId="03A67DA7" w:rsidR="00DE0E77" w:rsidRPr="00104046" w:rsidRDefault="00DE0E77" w:rsidP="00A02490">
      <w:pPr>
        <w:pStyle w:val="ListParagraph"/>
      </w:pPr>
      <w:r w:rsidRPr="49FCFE86">
        <w:rPr>
          <w:i/>
          <w:iCs/>
        </w:rPr>
        <w:t xml:space="preserve">LengthOfStay </w:t>
      </w:r>
      <w:r>
        <w:t xml:space="preserve">in (8,9,99) or is </w:t>
      </w:r>
      <w:r w:rsidR="00143E83">
        <w:t>NULL</w:t>
      </w:r>
    </w:p>
    <w:p w14:paraId="5699DDA5" w14:textId="62831669" w:rsidR="00F82A02" w:rsidRDefault="00611385" w:rsidP="00A02490">
      <w:pPr>
        <w:pStyle w:val="ListParagraph"/>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A02490">
      <w:pPr>
        <w:pStyle w:val="ListParagraph"/>
      </w:pPr>
      <w:r w:rsidRPr="0060237C">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A02490">
      <w:pPr>
        <w:pStyle w:val="ListParagraph"/>
      </w:pPr>
      <w:r w:rsidRPr="0060237C">
        <w:t>TimesHomelessPastThreeYears</w:t>
      </w:r>
      <w:r>
        <w:t xml:space="preserve"> </w:t>
      </w:r>
      <w:r w:rsidRPr="00104046">
        <w:t xml:space="preserve">in (8,9,99) or is </w:t>
      </w:r>
      <w:r>
        <w:t>NULL</w:t>
      </w:r>
    </w:p>
    <w:p w14:paraId="41D94958" w14:textId="77777777" w:rsidR="00624143" w:rsidRDefault="00624143" w:rsidP="00A02490">
      <w:pPr>
        <w:pStyle w:val="ListParagraph"/>
      </w:pPr>
      <w:r w:rsidRPr="0060237C">
        <w:t>MonthsHomelessPastThreeYears</w:t>
      </w:r>
      <w:r>
        <w:t xml:space="preserve"> </w:t>
      </w:r>
      <w:r w:rsidRPr="00104046">
        <w:t>in (8,9</w:t>
      </w:r>
      <w:r>
        <w:t>,</w:t>
      </w:r>
      <w:r w:rsidRPr="00104046">
        <w:t xml:space="preserve">99) or is </w:t>
      </w:r>
      <w:r>
        <w:t>NULL</w:t>
      </w:r>
    </w:p>
    <w:p w14:paraId="040285D9" w14:textId="3C30D849" w:rsidR="00F82A02" w:rsidRPr="00993D17" w:rsidRDefault="0046667A" w:rsidP="00A02490">
      <w:pPr>
        <w:pStyle w:val="ListParagraph"/>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A02490">
      <w:pPr>
        <w:pStyle w:val="ListParagraph"/>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A02490">
      <w:pPr>
        <w:pStyle w:val="ListParagraph"/>
      </w:pPr>
      <w:r w:rsidRPr="0060237C">
        <w:t>PreviousStreetESSH</w:t>
      </w:r>
      <w:r>
        <w:t xml:space="preserve"> </w:t>
      </w:r>
      <w:r w:rsidRPr="00A6067F">
        <w:t xml:space="preserve">is </w:t>
      </w:r>
      <w:r w:rsidR="00143E83">
        <w:t>NULL</w:t>
      </w:r>
      <w:r w:rsidRPr="00A6067F">
        <w:t xml:space="preserve"> or </w:t>
      </w:r>
      <w:r w:rsidR="000301A0" w:rsidRPr="0060237C">
        <w:t>PreviousStreetESSH</w:t>
      </w:r>
      <w:r w:rsidR="000301A0">
        <w:t xml:space="preserve"> </w:t>
      </w:r>
      <w:r w:rsidR="000301A0">
        <w:rPr>
          <w:iCs/>
        </w:rPr>
        <w:t>not in (0,1)</w:t>
      </w:r>
      <w:r w:rsidR="00761A75">
        <w:rPr>
          <w:iCs/>
        </w:rPr>
        <w:t>; or</w:t>
      </w:r>
    </w:p>
    <w:p w14:paraId="14C1528E" w14:textId="6D0020A8" w:rsidR="00C22052" w:rsidRDefault="00DE0E77" w:rsidP="00A02490">
      <w:pPr>
        <w:pStyle w:val="ListParagraph"/>
      </w:pPr>
      <w:r w:rsidRPr="0060237C">
        <w:t>PreviousStreetESSH</w:t>
      </w:r>
      <w:r>
        <w:t xml:space="preserve"> = 1 </w:t>
      </w:r>
      <w:r w:rsidRPr="00A6067F">
        <w:t xml:space="preserve">and </w:t>
      </w:r>
    </w:p>
    <w:p w14:paraId="3C6A0034" w14:textId="38F1B63B" w:rsidR="00DE0E77" w:rsidRDefault="00DE0E77" w:rsidP="00A02490">
      <w:pPr>
        <w:pStyle w:val="ListParagraph"/>
      </w:pPr>
      <w:r w:rsidRPr="0060237C">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A02490">
      <w:pPr>
        <w:pStyle w:val="ListParagraph"/>
      </w:pPr>
      <w:r w:rsidRPr="00C22052">
        <w:t>TimesHomelessPastThreeYears in (8,9,99) or is NULL</w:t>
      </w:r>
    </w:p>
    <w:p w14:paraId="0BB5386A" w14:textId="77777777" w:rsidR="00C22052" w:rsidRPr="00C22052" w:rsidRDefault="00C22052" w:rsidP="00A02490">
      <w:pPr>
        <w:pStyle w:val="ListParagraph"/>
      </w:pPr>
      <w:r w:rsidRPr="00C22052">
        <w:t>MonthsHomelessPastThreeYears in (8,9,99) or is NULL</w:t>
      </w:r>
    </w:p>
    <w:p w14:paraId="7EE1C7B4" w14:textId="1747D1B9" w:rsidR="000E62A4" w:rsidRDefault="000E62A4" w:rsidP="00A02490">
      <w:pPr>
        <w:pStyle w:val="ListParagraph"/>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A02490">
      <w:pPr>
        <w:pStyle w:val="ListParagraph"/>
      </w:pPr>
      <w:r w:rsidRPr="0060237C">
        <w:t>PreviousStreetESSH</w:t>
      </w:r>
      <w:r>
        <w:t xml:space="preserve"> </w:t>
      </w:r>
      <w:r w:rsidRPr="00A6067F">
        <w:t xml:space="preserve">is </w:t>
      </w:r>
      <w:r>
        <w:t>NULL</w:t>
      </w:r>
      <w:r w:rsidRPr="00A6067F">
        <w:t xml:space="preserve"> or </w:t>
      </w:r>
      <w:r w:rsidR="000301A0" w:rsidRPr="0060237C">
        <w:t>PreviousStreetESSH</w:t>
      </w:r>
      <w:r w:rsidR="000301A0">
        <w:t xml:space="preserve"> </w:t>
      </w:r>
      <w:r w:rsidR="000301A0">
        <w:rPr>
          <w:iCs/>
        </w:rPr>
        <w:t>not in (0,1)</w:t>
      </w:r>
      <w:r w:rsidR="00761A75">
        <w:rPr>
          <w:iCs/>
        </w:rPr>
        <w:t>; or</w:t>
      </w:r>
    </w:p>
    <w:p w14:paraId="17F721DC" w14:textId="48A02A40" w:rsidR="005C023F" w:rsidRDefault="005C023F" w:rsidP="00A02490">
      <w:pPr>
        <w:pStyle w:val="ListParagraph"/>
      </w:pPr>
      <w:r w:rsidRPr="0060237C">
        <w:t>PreviousStreetESSH</w:t>
      </w:r>
      <w:r>
        <w:t xml:space="preserve"> = 1 </w:t>
      </w:r>
      <w:r w:rsidRPr="00A6067F">
        <w:t xml:space="preserve">and </w:t>
      </w:r>
    </w:p>
    <w:p w14:paraId="7EDAA40C" w14:textId="77777777" w:rsidR="005C023F" w:rsidRDefault="005C023F" w:rsidP="00A02490">
      <w:pPr>
        <w:pStyle w:val="ListParagraph"/>
      </w:pPr>
      <w:r w:rsidRPr="0060237C">
        <w:t>DateToStreetESSH</w:t>
      </w:r>
      <w:r w:rsidRPr="00104046">
        <w:t xml:space="preserve"> </w:t>
      </w:r>
      <w:r w:rsidRPr="00A6067F">
        <w:t xml:space="preserve">is </w:t>
      </w:r>
      <w:r>
        <w:t>NULL; or</w:t>
      </w:r>
    </w:p>
    <w:p w14:paraId="24D46A3B" w14:textId="77777777" w:rsidR="005C023F" w:rsidRPr="00C22052" w:rsidRDefault="005C023F" w:rsidP="00A02490">
      <w:pPr>
        <w:pStyle w:val="ListParagraph"/>
      </w:pPr>
      <w:r w:rsidRPr="00C22052">
        <w:t>TimesHomelessPastThreeYears in (8,9,99) or is NULL</w:t>
      </w:r>
    </w:p>
    <w:p w14:paraId="03FC154E" w14:textId="77777777" w:rsidR="005C023F" w:rsidRPr="00C22052" w:rsidRDefault="005C023F" w:rsidP="00A02490">
      <w:pPr>
        <w:pStyle w:val="ListParagraph"/>
      </w:pPr>
      <w:r w:rsidRPr="00C22052">
        <w:t>MonthsHomelessPastThreeYears in (8,9,99) or is NULL</w:t>
      </w:r>
    </w:p>
    <w:p w14:paraId="71F19074" w14:textId="15817C02" w:rsidR="007B705B" w:rsidRPr="0013060E" w:rsidRDefault="007B705B" w:rsidP="00791BDC">
      <w:pPr>
        <w:pStyle w:val="Heading2"/>
        <w:rPr>
          <w:lang w:val="fr-FR"/>
        </w:rPr>
      </w:pPr>
      <w:bookmarkStart w:id="791" w:name="_EST/RRH/PSHAgeMin_and_EST/RRH/PSHAg"/>
      <w:bookmarkStart w:id="792" w:name="_Toc37849769"/>
      <w:bookmarkStart w:id="793" w:name="_Toc204850617"/>
      <w:bookmarkEnd w:id="791"/>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792"/>
      <w:bookmarkEnd w:id="79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91BDC">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91BDC">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91BDC">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91BDC">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91BDC">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91BDC">
      <w:pPr>
        <w:pStyle w:val="ListParagraph"/>
        <w:numPr>
          <w:ilvl w:val="0"/>
          <w:numId w:val="37"/>
        </w:numPr>
      </w:pPr>
      <w:r>
        <w:t>RRH</w:t>
      </w:r>
      <w:r w:rsidRPr="00A013B7">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91BDC">
      <w:pPr>
        <w:pStyle w:val="ListParagraph"/>
        <w:numPr>
          <w:ilvl w:val="0"/>
          <w:numId w:val="37"/>
        </w:numPr>
      </w:pPr>
      <w:r>
        <w:t>PSH</w:t>
      </w:r>
      <w:r w:rsidRPr="00A013B7">
        <w:t>AgeMin</w:t>
      </w:r>
      <w:r>
        <w:t xml:space="preserve"> = the smallest </w:t>
      </w:r>
      <w:r w:rsidR="009C008E">
        <w:t xml:space="preserve">ActiveAge </w:t>
      </w:r>
      <w:r>
        <w:t xml:space="preserve">value where </w:t>
      </w:r>
      <w:r w:rsidR="006D6F5B">
        <w:t>LSA</w:t>
      </w:r>
      <w:r w:rsidR="006D6F5B" w:rsidRPr="00845520">
        <w:t>ProjectType</w:t>
      </w:r>
      <w:r w:rsidR="006D6F5B">
        <w:t xml:space="preserve"> </w:t>
      </w:r>
      <w:r>
        <w:t>= 3</w:t>
      </w:r>
    </w:p>
    <w:p w14:paraId="7B0DD392" w14:textId="58CDD40F" w:rsidR="00597463" w:rsidRDefault="001036B8" w:rsidP="00791BDC">
      <w:pPr>
        <w:pStyle w:val="ListParagraph"/>
        <w:numPr>
          <w:ilvl w:val="0"/>
          <w:numId w:val="37"/>
        </w:numPr>
      </w:pPr>
      <w:r>
        <w:t>PS</w:t>
      </w:r>
      <w:r w:rsidRPr="00A013B7">
        <w:t>H</w:t>
      </w:r>
      <w:r w:rsidRPr="001036B8">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91BDC">
      <w:pPr>
        <w:pStyle w:val="ListParagraph"/>
        <w:numPr>
          <w:ilvl w:val="0"/>
          <w:numId w:val="37"/>
        </w:numPr>
      </w:pPr>
      <w:r>
        <w:t>RRHSO</w:t>
      </w:r>
      <w:r w:rsidRPr="00A013B7">
        <w:t>AgeMin</w:t>
      </w:r>
      <w:r>
        <w:t xml:space="preserve"> = the smallest ActiveAge value where LSA</w:t>
      </w:r>
      <w:r w:rsidRPr="00845520">
        <w:t>ProjectType</w:t>
      </w:r>
      <w:r>
        <w:t xml:space="preserve"> = </w:t>
      </w:r>
      <w:r w:rsidR="007C6D76">
        <w:t>15</w:t>
      </w:r>
    </w:p>
    <w:p w14:paraId="74BEEF25" w14:textId="067E144E" w:rsidR="00B36636" w:rsidRDefault="00B36636" w:rsidP="00791BDC">
      <w:pPr>
        <w:pStyle w:val="ListParagraph"/>
        <w:numPr>
          <w:ilvl w:val="0"/>
          <w:numId w:val="37"/>
        </w:numPr>
      </w:pPr>
      <w:r w:rsidRPr="00DE4A2E">
        <w:t>RRH</w:t>
      </w:r>
      <w:r>
        <w:t>SO</w:t>
      </w:r>
      <w:r w:rsidRPr="001036B8">
        <w:t>AgeMax</w:t>
      </w:r>
      <w:r>
        <w:t xml:space="preserve"> = the largest ActiveAge value where LSA</w:t>
      </w:r>
      <w:r w:rsidRPr="00845520">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794" w:name="_HHTypeEST/RRH/PSH_-_LSAPerson"/>
      <w:bookmarkStart w:id="795" w:name="_HoHEST/RRH/PSH"/>
      <w:bookmarkStart w:id="796" w:name="_AdultEST/RRH/PSH__-"/>
      <w:bookmarkStart w:id="797" w:name="_AHAREST/RRH/PSH__-"/>
      <w:bookmarkStart w:id="798" w:name="_AHAREST/RRH/PSH__–"/>
      <w:bookmarkStart w:id="799" w:name="_AHARHoHEST/RRH/PSH"/>
      <w:bookmarkStart w:id="800" w:name="_AHARHoHEST/RRH/PSH_1"/>
      <w:bookmarkEnd w:id="794"/>
      <w:bookmarkEnd w:id="795"/>
      <w:bookmarkEnd w:id="796"/>
      <w:bookmarkEnd w:id="797"/>
      <w:bookmarkEnd w:id="798"/>
      <w:bookmarkEnd w:id="799"/>
      <w:bookmarkEnd w:id="800"/>
    </w:p>
    <w:p w14:paraId="0158E026" w14:textId="62B4EB32" w:rsidR="007B705B" w:rsidRDefault="007B705B" w:rsidP="00791BDC">
      <w:pPr>
        <w:pStyle w:val="Heading2"/>
      </w:pPr>
      <w:bookmarkStart w:id="801" w:name="_Set_Population_Identifiers_5"/>
      <w:bookmarkStart w:id="802" w:name="_Toc37849775"/>
      <w:bookmarkStart w:id="803" w:name="_Toc204850618"/>
      <w:bookmarkEnd w:id="801"/>
      <w:r w:rsidRPr="00C52062">
        <w:t>Set Population Identifiers for Active HMIS Households</w:t>
      </w:r>
      <w:bookmarkEnd w:id="802"/>
      <w:bookmarkEnd w:id="80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rsidDel="00264816" w14:paraId="7E0E41CC" w14:textId="3CD86BFD" w:rsidTr="007B705B">
        <w:trPr>
          <w:del w:id="804" w:author="Molly C McEvilley" w:date="2025-07-20T21:22:00Z"/>
        </w:trPr>
        <w:tc>
          <w:tcPr>
            <w:tcW w:w="9355" w:type="dxa"/>
          </w:tcPr>
          <w:p w14:paraId="3453631E" w14:textId="0C0F2A5A" w:rsidR="007B705B" w:rsidRPr="0052371E" w:rsidDel="00264816" w:rsidRDefault="007B705B" w:rsidP="007B705B">
            <w:pPr>
              <w:pStyle w:val="NoSpacing"/>
              <w:rPr>
                <w:del w:id="805" w:author="Molly C McEvilley" w:date="2025-07-20T21:22:00Z" w16du:dateUtc="2025-07-21T01:22:00Z"/>
              </w:rPr>
            </w:pPr>
            <w:del w:id="806" w:author="Molly C McEvilley" w:date="2025-07-20T21:22:00Z" w16du:dateUtc="2025-07-21T01:22:00Z">
              <w:r w:rsidRPr="0052371E" w:rsidDel="00264816">
                <w:delText>Gender</w:delText>
              </w:r>
            </w:del>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c>
          <w:tcPr>
            <w:tcW w:w="9355" w:type="dxa"/>
            <w:shd w:val="clear" w:color="auto" w:fill="FDE9D9" w:themeFill="accent6" w:themeFillTint="33"/>
          </w:tcPr>
          <w:p w14:paraId="3757B6B5" w14:textId="14E00BBE" w:rsidR="00E73F98" w:rsidRPr="00BD13A5" w:rsidRDefault="00E73F98" w:rsidP="0036650F">
            <w:pPr>
              <w:pStyle w:val="NoSpacing"/>
              <w:rPr>
                <w:b/>
                <w:bCs/>
              </w:rPr>
            </w:pPr>
            <w:r>
              <w:rPr>
                <w:b/>
                <w:bCs/>
              </w:rPr>
              <w:t>tlsa_HHID</w:t>
            </w:r>
          </w:p>
        </w:tc>
      </w:tr>
      <w:tr w:rsidR="00E73F98" w:rsidRPr="0052371E" w14:paraId="4B9977F5" w14:textId="77777777" w:rsidTr="0036650F">
        <w:tc>
          <w:tcPr>
            <w:tcW w:w="9355" w:type="dxa"/>
          </w:tcPr>
          <w:p w14:paraId="635193A1" w14:textId="118B9BAA" w:rsidR="00E73F98" w:rsidRPr="0052371E" w:rsidRDefault="00E73F98" w:rsidP="0036650F">
            <w:pPr>
              <w:pStyle w:val="NoSpacing"/>
            </w:pPr>
            <w:r>
              <w:t>ActiveHHType</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bookmarkStart w:id="807" w:name="_Hlk204498832"/>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808"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2D2C765C"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807"/>
      <w:bookmarkEnd w:id="808"/>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b w:val="0"/>
                <w:bCs w:val="0"/>
              </w:rPr>
            </w:pPr>
            <w:r w:rsidRPr="00C17235">
              <w:t>1</w:t>
            </w:r>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C17235">
              <w:t>-1</w:t>
            </w:r>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34001D">
              <w:t>ActiveHHType</w:t>
            </w:r>
            <w:r w:rsidRPr="00C17235">
              <w:t xml:space="preserve"> not in (1,2)</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68D6386C"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91BDC">
      <w:pPr>
        <w:pStyle w:val="ListParagraph"/>
        <w:numPr>
          <w:ilvl w:val="1"/>
          <w:numId w:val="113"/>
        </w:numPr>
      </w:pPr>
      <w:r w:rsidRPr="49FCFE86">
        <w:rPr>
          <w:b/>
          <w:bCs/>
        </w:rPr>
        <w:t>HHType</w:t>
      </w:r>
      <w:r>
        <w:t xml:space="preserve"> for the active household = 2 (AC); and</w:t>
      </w:r>
    </w:p>
    <w:p w14:paraId="77B33430" w14:textId="41751157" w:rsidR="007B705B" w:rsidRPr="00A6067F" w:rsidRDefault="007B705B" w:rsidP="00791BDC">
      <w:pPr>
        <w:pStyle w:val="ListParagraph"/>
        <w:numPr>
          <w:ilvl w:val="1"/>
          <w:numId w:val="113"/>
        </w:numPr>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791BDC">
      <w:pPr>
        <w:pStyle w:val="Heading2"/>
      </w:pPr>
      <w:bookmarkStart w:id="809" w:name="_Set_Population_Identifiers_4"/>
      <w:bookmarkStart w:id="810" w:name="_Project_Group_and"/>
      <w:bookmarkStart w:id="811" w:name="_Toc204850619"/>
      <w:bookmarkStart w:id="812" w:name="_Toc37849776"/>
      <w:bookmarkEnd w:id="809"/>
      <w:bookmarkEnd w:id="810"/>
      <w:r>
        <w:t xml:space="preserve">Project Group </w:t>
      </w:r>
      <w:r w:rsidR="0068205D">
        <w:t xml:space="preserve">and Population </w:t>
      </w:r>
      <w:r>
        <w:t>Household Types - LSAPerson</w:t>
      </w:r>
      <w:bookmarkEnd w:id="811"/>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5A796F0" w:rsidR="000F1196" w:rsidRDefault="000F1196" w:rsidP="0030339F">
            <w:pPr>
              <w:pStyle w:val="NoSpacing"/>
              <w:rPr>
                <w:bCs/>
              </w:rPr>
            </w:pPr>
            <w:del w:id="813" w:author="Molly C McEvilley" w:date="2025-07-20T22:04:00Z" w16du:dateUtc="2025-07-21T02:04:00Z">
              <w:r w:rsidDel="00CA7A14">
                <w:rPr>
                  <w:bCs/>
                </w:rPr>
                <w:delText>AHAR</w:delText>
              </w:r>
            </w:del>
            <w:ins w:id="814" w:author="Molly C McEvilley" w:date="2025-07-20T22:04:00Z" w16du:dateUtc="2025-07-21T02:04:00Z">
              <w:r w:rsidR="00CA7A14">
                <w:rPr>
                  <w:bCs/>
                </w:rPr>
                <w:t>AIR</w:t>
              </w:r>
            </w:ins>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14F05B3F" w:rsidR="000F1196" w:rsidRDefault="000F1196" w:rsidP="0030339F">
            <w:pPr>
              <w:pStyle w:val="NoSpacing"/>
              <w:rPr>
                <w:b/>
              </w:rPr>
            </w:pPr>
            <w:del w:id="815" w:author="Molly C McEvilley" w:date="2025-07-20T22:04:00Z" w16du:dateUtc="2025-07-21T02:04:00Z">
              <w:r w:rsidDel="00CA7A14">
                <w:rPr>
                  <w:b/>
                </w:rPr>
                <w:delText>AHAR</w:delText>
              </w:r>
            </w:del>
            <w:ins w:id="816" w:author="Molly C McEvilley" w:date="2025-07-20T22:04:00Z" w16du:dateUtc="2025-07-21T02:04:00Z">
              <w:r w:rsidR="00CA7A14">
                <w:rPr>
                  <w:b/>
                </w:rPr>
                <w:t>AIR</w:t>
              </w:r>
            </w:ins>
            <w:r>
              <w:rPr>
                <w:b/>
              </w:rPr>
              <w:t>EST</w:t>
            </w:r>
            <w:r w:rsidR="00C74204">
              <w:rPr>
                <w:b/>
              </w:rPr>
              <w:t>/RRH/PSH</w:t>
            </w:r>
          </w:p>
        </w:tc>
      </w:tr>
      <w:tr w:rsidR="000F1196" w14:paraId="31D538F6" w14:textId="77777777" w:rsidTr="0030339F">
        <w:trPr>
          <w:cantSplit/>
          <w:trHeight w:val="216"/>
        </w:trPr>
        <w:tc>
          <w:tcPr>
            <w:tcW w:w="9355" w:type="dxa"/>
          </w:tcPr>
          <w:p w14:paraId="4EDA900E" w14:textId="3DD85A74" w:rsidR="000F1196" w:rsidRDefault="000F1196" w:rsidP="0030339F">
            <w:pPr>
              <w:pStyle w:val="NoSpacing"/>
              <w:rPr>
                <w:b/>
              </w:rPr>
            </w:pPr>
            <w:del w:id="817" w:author="Molly C McEvilley" w:date="2025-07-20T22:04:00Z" w16du:dateUtc="2025-07-21T02:04:00Z">
              <w:r w:rsidDel="00CA7A14">
                <w:rPr>
                  <w:b/>
                </w:rPr>
                <w:delText>AHAR</w:delText>
              </w:r>
            </w:del>
            <w:ins w:id="818" w:author="Molly C McEvilley" w:date="2025-07-20T22:04:00Z" w16du:dateUtc="2025-07-21T02:04:00Z">
              <w:r w:rsidR="00CA7A14">
                <w:rPr>
                  <w:b/>
                </w:rPr>
                <w:t>AIR</w:t>
              </w:r>
            </w:ins>
            <w:r>
              <w:rPr>
                <w:b/>
              </w:rPr>
              <w:t>HoHEST</w:t>
            </w:r>
            <w:r w:rsidR="00C74204">
              <w:rPr>
                <w:b/>
              </w:rPr>
              <w:t>/RRH/PSH</w:t>
            </w:r>
          </w:p>
        </w:tc>
      </w:tr>
      <w:tr w:rsidR="000F1196" w14:paraId="7F660C96" w14:textId="77777777" w:rsidTr="0030339F">
        <w:trPr>
          <w:cantSplit/>
          <w:trHeight w:val="216"/>
        </w:trPr>
        <w:tc>
          <w:tcPr>
            <w:tcW w:w="9355" w:type="dxa"/>
          </w:tcPr>
          <w:p w14:paraId="29E63402" w14:textId="6822146F" w:rsidR="000F1196" w:rsidRDefault="000F1196" w:rsidP="0030339F">
            <w:pPr>
              <w:pStyle w:val="NoSpacing"/>
              <w:rPr>
                <w:b/>
                <w:bCs/>
              </w:rPr>
            </w:pPr>
            <w:del w:id="819" w:author="Molly C McEvilley" w:date="2025-07-20T22:04:00Z" w16du:dateUtc="2025-07-21T02:04:00Z">
              <w:r w:rsidDel="00CA7A14">
                <w:rPr>
                  <w:b/>
                </w:rPr>
                <w:delText>AHAR</w:delText>
              </w:r>
            </w:del>
            <w:ins w:id="820" w:author="Molly C McEvilley" w:date="2025-07-20T22:04:00Z" w16du:dateUtc="2025-07-21T02:04:00Z">
              <w:r w:rsidR="00CA7A14">
                <w:rPr>
                  <w:b/>
                </w:rPr>
                <w:t>AIR</w:t>
              </w:r>
            </w:ins>
            <w:r>
              <w:rPr>
                <w:b/>
              </w:rPr>
              <w:t>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91BDC">
      <w:pPr>
        <w:pStyle w:val="ListParagraph"/>
        <w:numPr>
          <w:ilvl w:val="0"/>
          <w:numId w:val="68"/>
        </w:numPr>
      </w:pPr>
      <w:r>
        <w:t xml:space="preserve">EST – </w:t>
      </w:r>
      <w:r w:rsidR="00B158E1">
        <w:rPr>
          <w:b/>
        </w:rPr>
        <w:t>LSA</w:t>
      </w:r>
      <w:r w:rsidR="00B158E1" w:rsidRPr="00845520">
        <w:rPr>
          <w:b/>
        </w:rPr>
        <w:t>ProjectType</w:t>
      </w:r>
      <w:r w:rsidR="00B158E1">
        <w:t xml:space="preserve"> </w:t>
      </w:r>
      <w:r w:rsidRPr="007A732C">
        <w:t>in (</w:t>
      </w:r>
      <w:r w:rsidR="00B158E1">
        <w:t>0,</w:t>
      </w:r>
      <w:r w:rsidRPr="007A732C">
        <w:t>1,2,8)</w:t>
      </w:r>
    </w:p>
    <w:p w14:paraId="3670D350" w14:textId="58C83469" w:rsidR="000F1196" w:rsidRPr="00597761" w:rsidRDefault="000F1196" w:rsidP="00791BDC">
      <w:pPr>
        <w:pStyle w:val="ListParagraph"/>
        <w:numPr>
          <w:ilvl w:val="0"/>
          <w:numId w:val="68"/>
        </w:numPr>
      </w:pPr>
      <w:r>
        <w:lastRenderedPageBreak/>
        <w:t xml:space="preserve">RRH – </w:t>
      </w:r>
      <w:r w:rsidR="00B158E1">
        <w:t>LSA</w:t>
      </w:r>
      <w:r w:rsidR="00B158E1" w:rsidRPr="00845520">
        <w:t>ProjectType</w:t>
      </w:r>
      <w:r w:rsidR="00B158E1">
        <w:t xml:space="preserve"> </w:t>
      </w:r>
      <w:r w:rsidRPr="00597761">
        <w:t>= 13</w:t>
      </w:r>
    </w:p>
    <w:p w14:paraId="7B2970DD" w14:textId="77777777" w:rsidR="00BE4D34" w:rsidRDefault="000F1196" w:rsidP="00791BDC">
      <w:pPr>
        <w:pStyle w:val="ListParagraph"/>
        <w:numPr>
          <w:ilvl w:val="0"/>
          <w:numId w:val="68"/>
        </w:numPr>
      </w:pPr>
      <w:r w:rsidRPr="00597761">
        <w:t>PSH –</w:t>
      </w:r>
      <w:r>
        <w:t xml:space="preserve"> </w:t>
      </w:r>
      <w:r w:rsidR="00B158E1">
        <w:t>LSA</w:t>
      </w:r>
      <w:r w:rsidR="00B158E1" w:rsidRPr="00845520">
        <w:t>ProjectType</w:t>
      </w:r>
      <w:r w:rsidR="00B158E1">
        <w:t xml:space="preserve"> </w:t>
      </w:r>
      <w:r w:rsidRPr="007A732C">
        <w:t>= 3</w:t>
      </w:r>
    </w:p>
    <w:p w14:paraId="25EAA85B" w14:textId="63EFA212" w:rsidR="00BE4D34" w:rsidRDefault="00BE4D34" w:rsidP="00791BDC">
      <w:pPr>
        <w:pStyle w:val="ListParagraph"/>
        <w:numPr>
          <w:ilvl w:val="0"/>
          <w:numId w:val="68"/>
        </w:numPr>
      </w:pPr>
      <w:r>
        <w:t xml:space="preserve">RRHSO – </w:t>
      </w:r>
      <w:r w:rsidRPr="00277F30">
        <w:t>LSAProjectType</w:t>
      </w:r>
      <w:r>
        <w:t xml:space="preserve"> = 15</w:t>
      </w:r>
    </w:p>
    <w:p w14:paraId="2DD4D84A" w14:textId="08610214" w:rsidR="00F76C63" w:rsidRDefault="00F76C63" w:rsidP="00791BDC">
      <w:pPr>
        <w:pStyle w:val="ListParagraph"/>
        <w:numPr>
          <w:ilvl w:val="0"/>
          <w:numId w:val="68"/>
        </w:numPr>
      </w:pPr>
      <w:r>
        <w:t xml:space="preserve">ES – </w:t>
      </w:r>
      <w:r w:rsidRPr="00277F30">
        <w:rPr>
          <w:b/>
        </w:rPr>
        <w:t>LSAProjectType</w:t>
      </w:r>
      <w:r>
        <w:t xml:space="preserve"> in (0,1)</w:t>
      </w:r>
    </w:p>
    <w:p w14:paraId="6C3BA543" w14:textId="2423D7A1" w:rsidR="00F76C63" w:rsidRDefault="00F76C63" w:rsidP="00791BDC">
      <w:pPr>
        <w:pStyle w:val="ListParagraph"/>
        <w:numPr>
          <w:ilvl w:val="0"/>
          <w:numId w:val="68"/>
        </w:numPr>
        <w:rPr>
          <w:bCs/>
        </w:rPr>
      </w:pPr>
      <w:r>
        <w:rPr>
          <w:bCs/>
        </w:rPr>
        <w:t xml:space="preserve">SH– </w:t>
      </w:r>
      <w:r w:rsidRPr="00D43959">
        <w:t>LSAProjectType</w:t>
      </w:r>
      <w:r>
        <w:t xml:space="preserve"> </w:t>
      </w:r>
      <w:r>
        <w:rPr>
          <w:bCs/>
        </w:rPr>
        <w:t>= 8</w:t>
      </w:r>
    </w:p>
    <w:p w14:paraId="0F5E2B25" w14:textId="62B26281" w:rsidR="00F76C63" w:rsidRPr="00FC3682" w:rsidRDefault="00F76C63" w:rsidP="00791BDC">
      <w:pPr>
        <w:pStyle w:val="ListParagraph"/>
        <w:numPr>
          <w:ilvl w:val="0"/>
          <w:numId w:val="68"/>
        </w:numPr>
        <w:rPr>
          <w:bCs/>
        </w:rPr>
      </w:pPr>
      <w:r>
        <w:rPr>
          <w:bCs/>
        </w:rPr>
        <w:t xml:space="preserve">TH– </w:t>
      </w:r>
      <w:r w:rsidRPr="00D43959">
        <w:t>LSAProjectType</w:t>
      </w:r>
      <w: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97E2DE4" w:rsidR="000F1196" w:rsidRPr="00297F44" w:rsidRDefault="000F1196" w:rsidP="0030339F">
            <w:pPr>
              <w:spacing w:before="40" w:after="40" w:line="240" w:lineRule="auto"/>
            </w:pPr>
            <w:del w:id="821" w:author="Molly C McEvilley" w:date="2025-07-20T22:04:00Z" w16du:dateUtc="2025-07-21T02:04:00Z">
              <w:r w:rsidRPr="00845520" w:rsidDel="00CA7A14">
                <w:rPr>
                  <w:b/>
                  <w:bCs w:val="0"/>
                </w:rPr>
                <w:delText>AHAR</w:delText>
              </w:r>
            </w:del>
            <w:ins w:id="822" w:author="Molly C McEvilley" w:date="2025-07-20T22:04:00Z" w16du:dateUtc="2025-07-21T02:04:00Z">
              <w:r w:rsidR="00CA7A14">
                <w:rPr>
                  <w:b/>
                  <w:bCs w:val="0"/>
                </w:rPr>
                <w:t>AIR</w:t>
              </w:r>
            </w:ins>
            <w:r>
              <w:t>(EST/RRH/PSH)</w:t>
            </w:r>
          </w:p>
        </w:tc>
        <w:tc>
          <w:tcPr>
            <w:tcW w:w="6115" w:type="dxa"/>
          </w:tcPr>
          <w:p w14:paraId="0A759F15" w14:textId="3BDC5612"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23" w:author="Molly C McEvilley" w:date="2025-07-20T22:04:00Z" w16du:dateUtc="2025-07-21T02:04:00Z">
              <w:r w:rsidR="000F1196" w:rsidRPr="00845520" w:rsidDel="00CA7A14">
                <w:rPr>
                  <w:b/>
                  <w:bCs/>
                </w:rPr>
                <w:delText>AHAR</w:delText>
              </w:r>
            </w:del>
            <w:ins w:id="824" w:author="Molly C McEvilley" w:date="2025-07-20T22:04:00Z" w16du:dateUtc="2025-07-21T02:04:00Z">
              <w:r w:rsidR="00CA7A14">
                <w:rPr>
                  <w:b/>
                  <w:bCs/>
                </w:rPr>
                <w:t>AIR</w:t>
              </w:r>
            </w:ins>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5ED3C265" w:rsidR="000F1196" w:rsidRPr="00297F44" w:rsidRDefault="000F1196" w:rsidP="0030339F">
            <w:pPr>
              <w:spacing w:before="40" w:after="40" w:line="240" w:lineRule="auto"/>
            </w:pPr>
            <w:del w:id="825" w:author="Molly C McEvilley" w:date="2025-07-20T22:04:00Z" w16du:dateUtc="2025-07-21T02:04:00Z">
              <w:r w:rsidRPr="00845520" w:rsidDel="00CA7A14">
                <w:rPr>
                  <w:b/>
                  <w:bCs w:val="0"/>
                </w:rPr>
                <w:delText>AHAR</w:delText>
              </w:r>
            </w:del>
            <w:ins w:id="826" w:author="Molly C McEvilley" w:date="2025-07-20T22:04:00Z" w16du:dateUtc="2025-07-21T02:04:00Z">
              <w:r w:rsidR="00CA7A14">
                <w:rPr>
                  <w:b/>
                  <w:bCs w:val="0"/>
                </w:rPr>
                <w:t>AIR</w:t>
              </w:r>
            </w:ins>
            <w:r w:rsidRPr="00845520">
              <w:rPr>
                <w:b/>
                <w:bCs w:val="0"/>
              </w:rPr>
              <w:t>HoH</w:t>
            </w:r>
            <w:r>
              <w:t>(EST/RRH/PSH)</w:t>
            </w:r>
          </w:p>
        </w:tc>
        <w:tc>
          <w:tcPr>
            <w:tcW w:w="6115" w:type="dxa"/>
          </w:tcPr>
          <w:p w14:paraId="525A6FF0" w14:textId="6551A932"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del w:id="827" w:author="Molly C McEvilley" w:date="2025-07-20T22:04:00Z" w16du:dateUtc="2025-07-21T02:04:00Z">
              <w:r w:rsidR="000F1196" w:rsidRPr="00845520" w:rsidDel="00CA7A14">
                <w:rPr>
                  <w:b/>
                  <w:bCs/>
                </w:rPr>
                <w:delText>AHAR</w:delText>
              </w:r>
            </w:del>
            <w:ins w:id="828" w:author="Molly C McEvilley" w:date="2025-07-20T22:04:00Z" w16du:dateUtc="2025-07-21T02:04:00Z">
              <w:r w:rsidR="00CA7A14">
                <w:rPr>
                  <w:b/>
                  <w:bCs/>
                </w:rPr>
                <w:t>AIR</w:t>
              </w:r>
            </w:ins>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6DEE4B33" w:rsidR="000F1196" w:rsidRPr="00297F44" w:rsidRDefault="000F1196" w:rsidP="0030339F">
            <w:pPr>
              <w:spacing w:before="40" w:after="40" w:line="240" w:lineRule="auto"/>
            </w:pPr>
            <w:del w:id="829" w:author="Molly C McEvilley" w:date="2025-07-20T22:04:00Z" w16du:dateUtc="2025-07-21T02:04:00Z">
              <w:r w:rsidRPr="00845520" w:rsidDel="00CA7A14">
                <w:rPr>
                  <w:b/>
                  <w:bCs w:val="0"/>
                </w:rPr>
                <w:delText>AHAR</w:delText>
              </w:r>
            </w:del>
            <w:ins w:id="830" w:author="Molly C McEvilley" w:date="2025-07-20T22:04:00Z" w16du:dateUtc="2025-07-21T02:04:00Z">
              <w:r w:rsidR="00CA7A14">
                <w:rPr>
                  <w:b/>
                  <w:bCs w:val="0"/>
                </w:rPr>
                <w:t>AIR</w:t>
              </w:r>
            </w:ins>
            <w:r w:rsidRPr="00845520">
              <w:rPr>
                <w:b/>
                <w:bCs w:val="0"/>
              </w:rPr>
              <w:t>Adult</w:t>
            </w:r>
            <w:r>
              <w:t>(EST/RRH/PSH)</w:t>
            </w:r>
          </w:p>
        </w:tc>
        <w:tc>
          <w:tcPr>
            <w:tcW w:w="6115" w:type="dxa"/>
          </w:tcPr>
          <w:p w14:paraId="29660AC8" w14:textId="208D4459"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31" w:author="Molly C McEvilley" w:date="2025-07-20T22:04:00Z" w16du:dateUtc="2025-07-21T02:04:00Z">
              <w:r w:rsidR="000F1196" w:rsidRPr="00845520" w:rsidDel="00CA7A14">
                <w:rPr>
                  <w:b/>
                  <w:bCs/>
                </w:rPr>
                <w:delText>AHAR</w:delText>
              </w:r>
            </w:del>
            <w:ins w:id="832" w:author="Molly C McEvilley" w:date="2025-07-20T22:04:00Z" w16du:dateUtc="2025-07-21T02:04:00Z">
              <w:r w:rsidR="00CA7A14">
                <w:rPr>
                  <w:b/>
                  <w:bCs/>
                </w:rPr>
                <w:t>AIR</w:t>
              </w:r>
            </w:ins>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609DB06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del w:id="833" w:author="Molly C McEvilley" w:date="2025-07-20T22:04:00Z" w16du:dateUtc="2025-07-21T02:04:00Z">
        <w:r w:rsidR="000F1196" w:rsidRPr="00845520" w:rsidDel="00CA7A14">
          <w:rPr>
            <w:b/>
            <w:bCs/>
          </w:rPr>
          <w:delText>AHAR</w:delText>
        </w:r>
      </w:del>
      <w:ins w:id="834" w:author="Molly C McEvilley" w:date="2025-07-20T22:04:00Z" w16du:dateUtc="2025-07-21T02:04:00Z">
        <w:r w:rsidR="00CA7A14">
          <w:rPr>
            <w:b/>
            <w:bCs/>
          </w:rPr>
          <w:t>AIR</w:t>
        </w:r>
      </w:ins>
      <w:r w:rsidR="000F1196" w:rsidRPr="00845520">
        <w:rPr>
          <w:b/>
          <w:bCs/>
        </w:rPr>
        <w:t>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791BDC">
      <w:pPr>
        <w:pStyle w:val="Heading2"/>
      </w:pPr>
      <w:bookmarkStart w:id="835" w:name="_Adult_Age_Population"/>
      <w:bookmarkStart w:id="836" w:name="_Toc204850620"/>
      <w:bookmarkEnd w:id="835"/>
      <w:r>
        <w:t>Adult Age</w:t>
      </w:r>
      <w:r w:rsidRPr="00C52062">
        <w:t xml:space="preserve"> </w:t>
      </w:r>
      <w:r w:rsidR="007B705B" w:rsidRPr="00C52062">
        <w:t xml:space="preserve">Population Identifiers </w:t>
      </w:r>
      <w:r>
        <w:t xml:space="preserve">- </w:t>
      </w:r>
      <w:r w:rsidR="007B705B">
        <w:t>LSAPerson</w:t>
      </w:r>
      <w:bookmarkEnd w:id="836"/>
      <w:r w:rsidR="007B705B">
        <w:t xml:space="preserve"> </w:t>
      </w:r>
      <w:bookmarkEnd w:id="812"/>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91BDC">
      <w:pPr>
        <w:pStyle w:val="ListParagraph"/>
        <w:numPr>
          <w:ilvl w:val="0"/>
          <w:numId w:val="69"/>
        </w:numPr>
      </w:pPr>
      <w:r>
        <w:t>tlsa_HHID.</w:t>
      </w:r>
      <w:r w:rsidRPr="00984F42">
        <w:t>ActiveHHType</w:t>
      </w:r>
      <w:r>
        <w:t xml:space="preserve"> = 1 (</w:t>
      </w:r>
      <w:r w:rsidR="007B705B" w:rsidRPr="009A160F">
        <w:t>HHAdultAgeAOEST/RRH/PSH</w:t>
      </w:r>
      <w:r>
        <w:t>)</w:t>
      </w:r>
      <w:r w:rsidR="007B705B">
        <w:t xml:space="preserve"> </w:t>
      </w:r>
    </w:p>
    <w:p w14:paraId="703A9CCB" w14:textId="34C6CE92" w:rsidR="007B705B" w:rsidRDefault="00147F22" w:rsidP="00791BDC">
      <w:pPr>
        <w:pStyle w:val="ListParagraph"/>
        <w:numPr>
          <w:ilvl w:val="0"/>
          <w:numId w:val="69"/>
        </w:numPr>
      </w:pPr>
      <w:r>
        <w:t>tlsa_</w:t>
      </w:r>
      <w:r w:rsidR="00FC65E4">
        <w:t>HHID</w:t>
      </w:r>
      <w:r w:rsidR="007B705B">
        <w:t>.</w:t>
      </w:r>
      <w:r w:rsidRPr="49FCFE86">
        <w:t>Active</w:t>
      </w:r>
      <w:r w:rsidR="007B705B" w:rsidRPr="49FCFE86">
        <w:t>HHType</w:t>
      </w:r>
      <w:r w:rsidR="007B705B">
        <w:t xml:space="preserve"> = </w:t>
      </w:r>
      <w:r w:rsidR="00EB4FCA">
        <w:t>2 (</w:t>
      </w:r>
      <w:r w:rsidR="00EB4FCA" w:rsidRPr="49FCFE86">
        <w:t>HHAdultAgeACEST/RRH/PSH</w:t>
      </w:r>
      <w:r w:rsidR="00EB4FCA">
        <w:t>)</w:t>
      </w:r>
    </w:p>
    <w:p w14:paraId="139E121B" w14:textId="77777777" w:rsidR="007B705B" w:rsidRDefault="007B705B" w:rsidP="00791BDC">
      <w:pPr>
        <w:pStyle w:val="ListParagraph"/>
        <w:numPr>
          <w:ilvl w:val="0"/>
          <w:numId w:val="69"/>
        </w:numPr>
      </w:pPr>
      <w:r>
        <w:t>Project type is consistent with project group:</w:t>
      </w:r>
    </w:p>
    <w:p w14:paraId="3229611D" w14:textId="69EBF77E" w:rsidR="007B705B" w:rsidRDefault="007B705B" w:rsidP="00A02490">
      <w:pPr>
        <w:pStyle w:val="ListParagraph"/>
        <w:numPr>
          <w:ilvl w:val="0"/>
          <w:numId w:val="54"/>
        </w:numPr>
      </w:pPr>
      <w:bookmarkStart w:id="837"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A02490">
      <w:pPr>
        <w:pStyle w:val="ListParagraph"/>
        <w:numPr>
          <w:ilvl w:val="0"/>
          <w:numId w:val="54"/>
        </w:numPr>
      </w:pPr>
      <w:r>
        <w:t xml:space="preserve">RRH - </w:t>
      </w:r>
      <w:r w:rsidR="00B158E1">
        <w:t>LSA</w:t>
      </w:r>
      <w:r w:rsidR="00B158E1" w:rsidRPr="00845520">
        <w:t>ProjectType</w:t>
      </w:r>
      <w:r w:rsidR="00B158E1">
        <w:t xml:space="preserve"> </w:t>
      </w:r>
      <w:r>
        <w:t>= 13</w:t>
      </w:r>
    </w:p>
    <w:p w14:paraId="36E56111" w14:textId="4D670D7D" w:rsidR="003C3418" w:rsidRDefault="007B705B" w:rsidP="00A02490">
      <w:pPr>
        <w:pStyle w:val="ListParagraph"/>
        <w:numPr>
          <w:ilvl w:val="0"/>
          <w:numId w:val="54"/>
        </w:numPr>
      </w:pPr>
      <w:r>
        <w:t xml:space="preserve">PSH - </w:t>
      </w:r>
      <w:r w:rsidR="00B158E1">
        <w:t>LSA</w:t>
      </w:r>
      <w:r w:rsidR="00B158E1" w:rsidRPr="00845520">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837"/>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1BDC">
      <w:pPr>
        <w:pStyle w:val="Heading2"/>
      </w:pPr>
      <w:bookmarkStart w:id="838" w:name="_Toc37849777"/>
      <w:bookmarkStart w:id="839" w:name="_Toc204850621"/>
      <w:r>
        <w:t>LSAPerson</w:t>
      </w:r>
      <w:bookmarkEnd w:id="838"/>
      <w:bookmarkEnd w:id="83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840" w:name="_Toc29188114"/>
      <w:bookmarkStart w:id="841" w:name="_Toc29188129"/>
      <w:bookmarkStart w:id="842" w:name="_Toc29188148"/>
      <w:bookmarkStart w:id="843" w:name="_Toc29188150"/>
      <w:bookmarkStart w:id="844" w:name="_Update_LSAPerson_CHTime"/>
      <w:bookmarkStart w:id="845" w:name="_Toc29188151"/>
      <w:bookmarkStart w:id="846" w:name="_Toc29188153"/>
      <w:bookmarkStart w:id="847" w:name="_Toc29188156"/>
      <w:bookmarkStart w:id="848" w:name="_Toc29188162"/>
      <w:bookmarkStart w:id="849" w:name="_Toc29188164"/>
      <w:bookmarkStart w:id="850" w:name="_Toc29188168"/>
      <w:bookmarkStart w:id="851" w:name="_Toc29188169"/>
      <w:bookmarkStart w:id="852" w:name="_Toc29188170"/>
      <w:bookmarkStart w:id="853" w:name="_Toc34144048"/>
      <w:bookmarkStart w:id="854" w:name="_Toc34144049"/>
      <w:bookmarkStart w:id="855" w:name="_Toc34144050"/>
      <w:bookmarkStart w:id="856" w:name="_Toc34144061"/>
      <w:bookmarkStart w:id="857" w:name="_Toc34144062"/>
      <w:bookmarkStart w:id="858" w:name="_Toc34144077"/>
      <w:bookmarkStart w:id="859" w:name="_Toc34144078"/>
      <w:bookmarkStart w:id="860" w:name="_Toc34144079"/>
      <w:bookmarkStart w:id="861" w:name="_Toc34144080"/>
      <w:bookmarkStart w:id="862" w:name="_Toc34144081"/>
      <w:bookmarkStart w:id="863" w:name="_Toc34144127"/>
      <w:bookmarkStart w:id="864" w:name="_Toc34144128"/>
      <w:bookmarkStart w:id="865" w:name="_Toc34144129"/>
      <w:bookmarkStart w:id="866" w:name="_Toc34144142"/>
      <w:bookmarkStart w:id="867" w:name="_Toc34144143"/>
      <w:bookmarkStart w:id="868" w:name="_Toc34144152"/>
      <w:bookmarkStart w:id="869" w:name="_Toc34144153"/>
      <w:bookmarkStart w:id="870" w:name="_Toc34144154"/>
      <w:bookmarkStart w:id="871" w:name="_Toc34144155"/>
      <w:bookmarkStart w:id="872" w:name="_Toc34144156"/>
      <w:bookmarkStart w:id="873" w:name="_Toc34144208"/>
      <w:bookmarkStart w:id="874" w:name="_Toc34144209"/>
      <w:bookmarkStart w:id="875" w:name="_Toc34144210"/>
      <w:bookmarkStart w:id="876" w:name="_Toc34144221"/>
      <w:bookmarkStart w:id="877" w:name="_Toc34144222"/>
      <w:bookmarkStart w:id="878" w:name="_Toc34144231"/>
      <w:bookmarkStart w:id="879" w:name="_Toc34144232"/>
      <w:bookmarkStart w:id="880" w:name="_Toc34144233"/>
      <w:bookmarkStart w:id="881" w:name="_Toc34144234"/>
      <w:bookmarkStart w:id="882" w:name="_Toc34144235"/>
      <w:bookmarkStart w:id="883" w:name="_Toc34144287"/>
      <w:bookmarkStart w:id="884" w:name="_Toc34144288"/>
      <w:bookmarkStart w:id="885" w:name="_Toc34144289"/>
      <w:bookmarkStart w:id="886" w:name="_Toc34144290"/>
      <w:bookmarkStart w:id="887" w:name="_Toc34144299"/>
      <w:bookmarkStart w:id="888" w:name="_Toc34144300"/>
      <w:bookmarkStart w:id="889" w:name="_Toc34144309"/>
      <w:bookmarkStart w:id="890" w:name="_Toc34144310"/>
      <w:bookmarkStart w:id="891" w:name="_Toc34144311"/>
      <w:bookmarkStart w:id="892" w:name="_Toc34144312"/>
      <w:bookmarkStart w:id="893" w:name="_Toc34144313"/>
      <w:bookmarkStart w:id="894" w:name="_Toc34144341"/>
      <w:bookmarkStart w:id="895" w:name="_Toc34144342"/>
      <w:bookmarkStart w:id="896" w:name="_Toc34144343"/>
      <w:bookmarkStart w:id="897" w:name="_Toc34144362"/>
      <w:bookmarkStart w:id="898" w:name="_Toc34144363"/>
      <w:bookmarkStart w:id="899" w:name="_Toc34144372"/>
      <w:bookmarkStart w:id="900" w:name="_Toc34144373"/>
      <w:bookmarkStart w:id="901" w:name="_Toc29163965"/>
      <w:bookmarkStart w:id="902" w:name="_Toc34144425"/>
      <w:bookmarkStart w:id="903" w:name="_Toc34144426"/>
      <w:bookmarkStart w:id="904" w:name="_Toc34144427"/>
      <w:bookmarkStart w:id="905" w:name="_Toc34144428"/>
      <w:bookmarkStart w:id="906" w:name="_Toc34144429"/>
      <w:bookmarkStart w:id="907" w:name="_Toc34144430"/>
      <w:bookmarkStart w:id="908" w:name="_Toc34144431"/>
      <w:bookmarkStart w:id="909" w:name="_Toc34144432"/>
      <w:bookmarkStart w:id="910" w:name="_Toc34144433"/>
      <w:bookmarkStart w:id="911" w:name="_Toc34144434"/>
      <w:bookmarkStart w:id="912" w:name="_Toc34144435"/>
      <w:bookmarkStart w:id="913" w:name="_Toc34144436"/>
      <w:bookmarkStart w:id="914" w:name="_Toc34144437"/>
      <w:bookmarkStart w:id="915" w:name="_Toc34144438"/>
      <w:bookmarkStart w:id="916" w:name="_Toc34144439"/>
      <w:bookmarkStart w:id="917" w:name="_Toc34144440"/>
      <w:bookmarkStart w:id="918" w:name="_Toc34144441"/>
      <w:bookmarkStart w:id="919" w:name="_Toc34144442"/>
      <w:bookmarkStart w:id="920" w:name="_Toc34144443"/>
      <w:bookmarkStart w:id="921" w:name="_Toc34144474"/>
      <w:bookmarkStart w:id="922" w:name="_Toc34144475"/>
      <w:bookmarkStart w:id="923" w:name="_Toc34144484"/>
      <w:bookmarkStart w:id="924" w:name="_Toc34144485"/>
      <w:bookmarkStart w:id="925" w:name="_Toc34144537"/>
      <w:bookmarkStart w:id="926" w:name="_Toc34144538"/>
      <w:bookmarkStart w:id="927" w:name="_Toc34144539"/>
      <w:bookmarkStart w:id="928" w:name="_Toc34144540"/>
      <w:bookmarkStart w:id="929" w:name="_Toc34144541"/>
      <w:bookmarkStart w:id="930" w:name="_Toc34144542"/>
      <w:bookmarkStart w:id="931" w:name="_Toc34144543"/>
      <w:bookmarkStart w:id="932" w:name="_Toc34144544"/>
      <w:bookmarkStart w:id="933" w:name="_Toc34144545"/>
      <w:bookmarkStart w:id="934" w:name="_Toc34144546"/>
      <w:bookmarkStart w:id="935" w:name="_Toc34144547"/>
      <w:bookmarkStart w:id="936" w:name="_Toc34144548"/>
      <w:bookmarkStart w:id="937" w:name="_Toc34144549"/>
      <w:bookmarkStart w:id="938" w:name="_Toc34144550"/>
      <w:bookmarkStart w:id="939" w:name="_Toc34144551"/>
      <w:bookmarkStart w:id="940" w:name="_Toc34144552"/>
      <w:bookmarkStart w:id="941" w:name="_Toc34144553"/>
      <w:bookmarkStart w:id="942" w:name="_Toc34144554"/>
      <w:bookmarkStart w:id="943" w:name="_Toc34144555"/>
      <w:bookmarkStart w:id="944" w:name="_Set_Population_Identifiers_1"/>
      <w:bookmarkStart w:id="945" w:name="_Toc31197160"/>
      <w:bookmarkStart w:id="946" w:name="_Toc31197161"/>
      <w:bookmarkStart w:id="947" w:name="_Toc31197162"/>
      <w:bookmarkStart w:id="948" w:name="_Toc31197175"/>
      <w:bookmarkStart w:id="949" w:name="_Toc31197176"/>
      <w:bookmarkStart w:id="950" w:name="_Toc31197192"/>
      <w:bookmarkStart w:id="951" w:name="_Toc31197193"/>
      <w:bookmarkStart w:id="952" w:name="_Toc31197194"/>
      <w:bookmarkStart w:id="953" w:name="_Toc31197195"/>
      <w:bookmarkStart w:id="954" w:name="_Toc31197196"/>
      <w:bookmarkStart w:id="955" w:name="_Set_Population_Identifiers_3"/>
      <w:bookmarkStart w:id="956" w:name="_Toc34144556"/>
      <w:bookmarkStart w:id="957" w:name="_Toc34144557"/>
      <w:bookmarkStart w:id="958" w:name="_Toc34144558"/>
      <w:bookmarkStart w:id="959" w:name="_Toc34144589"/>
      <w:bookmarkStart w:id="960" w:name="_Toc34144590"/>
      <w:bookmarkStart w:id="961" w:name="_Toc34144609"/>
      <w:bookmarkStart w:id="962" w:name="_Toc34144610"/>
      <w:bookmarkStart w:id="963" w:name="_Toc34144611"/>
      <w:bookmarkStart w:id="964" w:name="_Toc34144612"/>
      <w:bookmarkStart w:id="965" w:name="_Toc34144613"/>
      <w:bookmarkStart w:id="966" w:name="_Toc34144614"/>
      <w:bookmarkStart w:id="967" w:name="_Toc34144615"/>
      <w:bookmarkStart w:id="968" w:name="_Toc34144616"/>
      <w:bookmarkStart w:id="969" w:name="_Toc34144617"/>
      <w:bookmarkStart w:id="970" w:name="_Toc34144618"/>
      <w:bookmarkStart w:id="971" w:name="_Toc34144619"/>
      <w:bookmarkStart w:id="972" w:name="_Toc34144620"/>
      <w:bookmarkStart w:id="973" w:name="_Toc34144621"/>
      <w:bookmarkStart w:id="974" w:name="_Toc34144622"/>
      <w:bookmarkStart w:id="975" w:name="_Toc34144623"/>
      <w:bookmarkStart w:id="976" w:name="_HHAdultAge"/>
      <w:bookmarkStart w:id="977" w:name="_Toc34144624"/>
      <w:bookmarkStart w:id="978" w:name="_Toc34144625"/>
      <w:bookmarkStart w:id="979" w:name="_Toc34144647"/>
      <w:bookmarkStart w:id="980" w:name="_Toc34144648"/>
      <w:bookmarkStart w:id="981" w:name="_Toc34144649"/>
      <w:bookmarkStart w:id="982" w:name="_Toc34144650"/>
      <w:bookmarkStart w:id="983" w:name="_Toc34144651"/>
      <w:bookmarkStart w:id="984" w:name="_Toc34144652"/>
      <w:bookmarkStart w:id="985" w:name="_Toc34144653"/>
      <w:bookmarkStart w:id="986" w:name="_Toc34144654"/>
      <w:bookmarkStart w:id="987" w:name="_Toc34144655"/>
      <w:bookmarkStart w:id="988" w:name="_Toc34144656"/>
      <w:bookmarkStart w:id="989" w:name="_Toc34144657"/>
      <w:bookmarkStart w:id="990" w:name="_Toc34144686"/>
      <w:bookmarkStart w:id="991" w:name="_Toc34144687"/>
      <w:bookmarkStart w:id="992" w:name="_Toc34144740"/>
      <w:bookmarkStart w:id="993" w:name="_Toc34144741"/>
      <w:bookmarkStart w:id="994" w:name="_Toc34144742"/>
      <w:bookmarkStart w:id="995" w:name="_Toc34144743"/>
      <w:bookmarkStart w:id="996" w:name="_Toc34144744"/>
      <w:bookmarkStart w:id="997" w:name="_Toc34144745"/>
      <w:bookmarkStart w:id="998" w:name="_Toc34144746"/>
      <w:bookmarkStart w:id="999" w:name="_Toc34144747"/>
      <w:bookmarkStart w:id="1000" w:name="_Toc34144799"/>
      <w:bookmarkStart w:id="1001" w:name="_Toc34144800"/>
      <w:bookmarkStart w:id="1002" w:name="_Toc34144801"/>
      <w:bookmarkStart w:id="1003" w:name="_Toc34144802"/>
      <w:bookmarkStart w:id="1004" w:name="_Toc34144803"/>
      <w:bookmarkStart w:id="1005" w:name="_Toc34144804"/>
      <w:bookmarkStart w:id="1006" w:name="_Toc34144805"/>
      <w:bookmarkStart w:id="1007" w:name="_Toc34144833"/>
      <w:bookmarkStart w:id="1008" w:name="_Toc34144834"/>
      <w:bookmarkStart w:id="1009" w:name="_Toc34144835"/>
      <w:bookmarkStart w:id="1010" w:name="_Toc34144836"/>
      <w:bookmarkStart w:id="1011" w:name="_Toc34144837"/>
      <w:bookmarkStart w:id="1012" w:name="_Toc34144838"/>
      <w:bookmarkStart w:id="1013" w:name="_Toc34144839"/>
      <w:bookmarkStart w:id="1014" w:name="_Toc34144891"/>
      <w:bookmarkStart w:id="1015" w:name="_Toc34144892"/>
      <w:bookmarkStart w:id="1016" w:name="_Toc34144893"/>
      <w:bookmarkStart w:id="1017" w:name="_Toc34144894"/>
      <w:bookmarkStart w:id="1018" w:name="_Toc34144895"/>
      <w:bookmarkStart w:id="1019" w:name="_Toc34144896"/>
      <w:bookmarkStart w:id="1020" w:name="_Toc34144897"/>
      <w:bookmarkStart w:id="1021" w:name="_Toc34144949"/>
      <w:bookmarkStart w:id="1022" w:name="_Toc34144950"/>
      <w:bookmarkStart w:id="1023" w:name="_Toc34144951"/>
      <w:bookmarkStart w:id="1024" w:name="_Toc34144952"/>
      <w:bookmarkStart w:id="1025" w:name="_Toc34144953"/>
      <w:bookmarkStart w:id="1026" w:name="_Toc34144954"/>
      <w:bookmarkStart w:id="1027" w:name="_Toc34144955"/>
      <w:bookmarkStart w:id="1028" w:name="_Toc34144980"/>
      <w:bookmarkStart w:id="1029" w:name="_Toc34144981"/>
      <w:bookmarkStart w:id="1030" w:name="_Toc34144982"/>
      <w:bookmarkStart w:id="1031" w:name="_Toc34144983"/>
      <w:bookmarkStart w:id="1032" w:name="_Toc34144984"/>
      <w:bookmarkStart w:id="1033" w:name="_Toc34144985"/>
      <w:bookmarkStart w:id="1034" w:name="_Toc34144986"/>
      <w:bookmarkStart w:id="1035" w:name="_Toc34145011"/>
      <w:bookmarkStart w:id="1036" w:name="_Toc34145012"/>
      <w:bookmarkStart w:id="1037" w:name="_Toc34145013"/>
      <w:bookmarkStart w:id="1038" w:name="_Toc34145014"/>
      <w:bookmarkStart w:id="1039" w:name="_Toc34145015"/>
      <w:bookmarkStart w:id="1040" w:name="_Toc34145016"/>
      <w:bookmarkStart w:id="1041" w:name="_Toc34145017"/>
      <w:bookmarkStart w:id="1042" w:name="_Toc34145069"/>
      <w:bookmarkStart w:id="1043" w:name="_Toc34145070"/>
      <w:bookmarkStart w:id="1044" w:name="_Toc34145071"/>
      <w:bookmarkStart w:id="1045" w:name="_Toc34145072"/>
      <w:bookmarkStart w:id="1046" w:name="_Toc34145073"/>
      <w:bookmarkStart w:id="1047" w:name="_Toc34145074"/>
      <w:bookmarkStart w:id="1048" w:name="_Toc506721205"/>
      <w:bookmarkEnd w:id="774"/>
      <w:bookmarkEnd w:id="775"/>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r>
        <w:br w:type="page"/>
      </w:r>
    </w:p>
    <w:p w14:paraId="65BA16A7" w14:textId="21D9A953" w:rsidR="00E158FC" w:rsidRPr="00C52062" w:rsidRDefault="00E158FC" w:rsidP="00791BDC">
      <w:pPr>
        <w:pStyle w:val="Heading1"/>
      </w:pPr>
      <w:bookmarkStart w:id="1049" w:name="_HMIS_Business_Logic:_2"/>
      <w:bookmarkStart w:id="1050" w:name="_Toc37849778"/>
      <w:bookmarkStart w:id="1051" w:name="_Toc204850622"/>
      <w:bookmarkEnd w:id="1049"/>
      <w:r w:rsidRPr="00C52062">
        <w:lastRenderedPageBreak/>
        <w:t>HMIS Business Logic</w:t>
      </w:r>
      <w:r>
        <w:t>: LSAHousehold</w:t>
      </w:r>
      <w:bookmarkEnd w:id="1050"/>
      <w:bookmarkEnd w:id="1051"/>
    </w:p>
    <w:p w14:paraId="4C5B0BA6" w14:textId="7443B573" w:rsidR="00F25CD0" w:rsidRDefault="00F25CD0" w:rsidP="00791BDC">
      <w:pPr>
        <w:pStyle w:val="Heading2"/>
      </w:pPr>
      <w:bookmarkStart w:id="1052" w:name="_Get_Distinct_Households"/>
      <w:bookmarkStart w:id="1053" w:name="_Toc37849779"/>
      <w:bookmarkStart w:id="1054" w:name="_Toc204850623"/>
      <w:bookmarkEnd w:id="1048"/>
      <w:bookmarkEnd w:id="1052"/>
      <w:r w:rsidRPr="00C52062">
        <w:t xml:space="preserve">Get </w:t>
      </w:r>
      <w:r>
        <w:t>Distinct</w:t>
      </w:r>
      <w:r w:rsidRPr="00C52062">
        <w:t xml:space="preserve"> Households for LSAHousehold</w:t>
      </w:r>
      <w:bookmarkEnd w:id="1053"/>
      <w:bookmarkEnd w:id="1054"/>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8B764A8" w:rsidR="00C20492" w:rsidRPr="005E62CE" w:rsidRDefault="00C20492" w:rsidP="00C20492">
            <w:pPr>
              <w:pStyle w:val="NoSpacing"/>
            </w:pPr>
            <w:r w:rsidRPr="00845520">
              <w:t>EST</w:t>
            </w:r>
            <w:del w:id="1055" w:author="Molly C McEvilley" w:date="2025-07-20T22:04:00Z" w16du:dateUtc="2025-07-21T02:04:00Z">
              <w:r w:rsidRPr="00845520" w:rsidDel="00CA7A14">
                <w:delText>AHAR</w:delText>
              </w:r>
            </w:del>
            <w:ins w:id="1056" w:author="Molly C McEvilley" w:date="2025-07-20T22:04:00Z" w16du:dateUtc="2025-07-21T02:04:00Z">
              <w:r w:rsidR="00CA7A14">
                <w:t>AIR</w:t>
              </w:r>
            </w:ins>
          </w:p>
        </w:tc>
        <w:tc>
          <w:tcPr>
            <w:tcW w:w="5487" w:type="dxa"/>
          </w:tcPr>
          <w:p w14:paraId="40D770B6" w14:textId="03386DAA" w:rsidR="00C20492" w:rsidRPr="004A7EF8" w:rsidRDefault="2B979CA8" w:rsidP="00C20492">
            <w:pPr>
              <w:spacing w:before="0" w:after="0"/>
            </w:pPr>
            <w:r>
              <w:t xml:space="preserve">Identifies households </w:t>
            </w:r>
            <w:del w:id="1057" w:author="Molly C McEvilley" w:date="2025-07-20T22:04:00Z" w16du:dateUtc="2025-07-21T02:04:00Z">
              <w:r w:rsidDel="00CA7A14">
                <w:delText>in the AHAR universe</w:delText>
              </w:r>
            </w:del>
            <w:ins w:id="1058" w:author="Molly C McEvilley" w:date="2025-07-20T22:04:00Z" w16du:dateUtc="2025-07-21T02:04:00Z">
              <w:r w:rsidR="00CA7A14">
                <w:t>active in residence</w:t>
              </w:r>
            </w:ins>
            <w:r>
              <w:t xml:space="preserve"> for ES/SH/TH </w:t>
            </w:r>
            <w:ins w:id="1059" w:author="Molly C McEvilley" w:date="2025-07-20T22:05:00Z" w16du:dateUtc="2025-07-21T02:05:00Z">
              <w:r w:rsidR="001A2D2D">
                <w:t>in the report period</w:t>
              </w:r>
            </w:ins>
            <w:del w:id="1060" w:author="Molly C McEvilley" w:date="2025-07-20T22:05:00Z" w16du:dateUtc="2025-07-21T02:05:00Z">
              <w:r w:rsidDel="001A2D2D">
                <w:delText>(with 1 or more ES/SH/TH bed</w:delText>
              </w:r>
              <w:r w:rsidR="6CCC1514" w:rsidDel="001A2D2D">
                <w:delText xml:space="preserve"> </w:delText>
              </w:r>
              <w:r w:rsidDel="001A2D2D">
                <w:delText>nights in the report period)</w:delText>
              </w:r>
            </w:del>
            <w:r>
              <w:t>.</w:t>
            </w:r>
          </w:p>
        </w:tc>
      </w:tr>
      <w:tr w:rsidR="00C20492" w:rsidRPr="00C52062" w14:paraId="22599C0C" w14:textId="77777777" w:rsidTr="0748C06F">
        <w:trPr>
          <w:cantSplit/>
          <w:trHeight w:val="216"/>
        </w:trPr>
        <w:tc>
          <w:tcPr>
            <w:tcW w:w="3863" w:type="dxa"/>
          </w:tcPr>
          <w:p w14:paraId="1FCA6A94" w14:textId="6F9500C8" w:rsidR="00C20492" w:rsidRPr="005E62CE" w:rsidRDefault="00C20492" w:rsidP="00C20492">
            <w:pPr>
              <w:pStyle w:val="NoSpacing"/>
            </w:pPr>
            <w:r w:rsidRPr="00845520">
              <w:lastRenderedPageBreak/>
              <w:t>RRH</w:t>
            </w:r>
            <w:del w:id="1061" w:author="Molly C McEvilley" w:date="2025-07-20T22:06:00Z" w16du:dateUtc="2025-07-21T02:06:00Z">
              <w:r w:rsidRPr="00845520" w:rsidDel="001A2D2D">
                <w:delText>AHAR</w:delText>
              </w:r>
            </w:del>
            <w:ins w:id="1062" w:author="Molly C McEvilley" w:date="2025-07-20T22:06:00Z" w16du:dateUtc="2025-07-21T02:06:00Z">
              <w:r w:rsidR="001A2D2D">
                <w:t>AIR</w:t>
              </w:r>
            </w:ins>
          </w:p>
        </w:tc>
        <w:tc>
          <w:tcPr>
            <w:tcW w:w="5487" w:type="dxa"/>
          </w:tcPr>
          <w:p w14:paraId="336770A8" w14:textId="48FE6F36" w:rsidR="00C20492" w:rsidRPr="004A7EF8" w:rsidRDefault="2B979CA8" w:rsidP="00C20492">
            <w:pPr>
              <w:spacing w:before="0" w:after="0"/>
            </w:pPr>
            <w:r>
              <w:t xml:space="preserve">Identifies households </w:t>
            </w:r>
            <w:ins w:id="1063" w:author="Molly C McEvilley" w:date="2025-07-20T22:04:00Z" w16du:dateUtc="2025-07-21T02:04:00Z">
              <w:r w:rsidR="00CA7A14">
                <w:t xml:space="preserve">active in residence </w:t>
              </w:r>
            </w:ins>
            <w:del w:id="1064" w:author="Molly C McEvilley" w:date="2025-07-20T22:04:00Z" w16du:dateUtc="2025-07-21T02:04:00Z">
              <w:r w:rsidDel="00CA7A14">
                <w:delText xml:space="preserve">in the AHAR universe </w:delText>
              </w:r>
            </w:del>
            <w:r>
              <w:t xml:space="preserve">for RRH </w:t>
            </w:r>
            <w:del w:id="1065" w:author="Molly C McEvilley" w:date="2025-07-20T22:05:00Z" w16du:dateUtc="2025-07-21T02:05:00Z">
              <w:r w:rsidDel="001A2D2D">
                <w:delText xml:space="preserve">(with 1 or more RRH </w:delText>
              </w:r>
              <w:r w:rsidR="722C6ABB" w:rsidDel="001A2D2D">
                <w:delText>bed night</w:delText>
              </w:r>
              <w:r w:rsidDel="001A2D2D">
                <w:delText>s in the report period)</w:delText>
              </w:r>
            </w:del>
            <w:ins w:id="1066" w:author="Molly C McEvilley" w:date="2025-07-20T22:05:00Z" w16du:dateUtc="2025-07-21T02:05:00Z">
              <w:r w:rsidR="001A2D2D">
                <w:t xml:space="preserve">in the report </w:t>
              </w:r>
            </w:ins>
            <w:ins w:id="1067" w:author="Molly C McEvilley" w:date="2025-07-20T22:06:00Z" w16du:dateUtc="2025-07-21T02:06:00Z">
              <w:r w:rsidR="001A2D2D">
                <w:t>period</w:t>
              </w:r>
            </w:ins>
            <w:r>
              <w:t>.</w:t>
            </w:r>
          </w:p>
        </w:tc>
      </w:tr>
      <w:tr w:rsidR="00C20492" w:rsidRPr="00C52062" w14:paraId="384674F3" w14:textId="77777777" w:rsidTr="0748C06F">
        <w:trPr>
          <w:cantSplit/>
          <w:trHeight w:val="216"/>
        </w:trPr>
        <w:tc>
          <w:tcPr>
            <w:tcW w:w="3863" w:type="dxa"/>
          </w:tcPr>
          <w:p w14:paraId="29E0DD5E" w14:textId="006A9336" w:rsidR="00C20492" w:rsidRPr="005E62CE" w:rsidRDefault="00C20492" w:rsidP="00C20492">
            <w:pPr>
              <w:pStyle w:val="NoSpacing"/>
            </w:pPr>
            <w:r w:rsidRPr="00845520">
              <w:t>PSH</w:t>
            </w:r>
            <w:del w:id="1068" w:author="Molly C McEvilley" w:date="2025-07-20T22:06:00Z" w16du:dateUtc="2025-07-21T02:06:00Z">
              <w:r w:rsidRPr="00845520" w:rsidDel="001A2D2D">
                <w:delText>AHAR</w:delText>
              </w:r>
            </w:del>
            <w:ins w:id="1069" w:author="Molly C McEvilley" w:date="2025-07-20T22:06:00Z" w16du:dateUtc="2025-07-21T02:06:00Z">
              <w:r w:rsidR="001A2D2D">
                <w:t>AIR</w:t>
              </w:r>
            </w:ins>
          </w:p>
        </w:tc>
        <w:tc>
          <w:tcPr>
            <w:tcW w:w="5487" w:type="dxa"/>
          </w:tcPr>
          <w:p w14:paraId="329925A8" w14:textId="297DAF38" w:rsidR="00C20492" w:rsidRPr="004A7EF8" w:rsidRDefault="2B979CA8" w:rsidP="00C20492">
            <w:pPr>
              <w:spacing w:before="0" w:after="0"/>
            </w:pPr>
            <w:r>
              <w:t xml:space="preserve">Identifies households </w:t>
            </w:r>
            <w:ins w:id="1070" w:author="Molly C McEvilley" w:date="2025-07-20T22:05:00Z" w16du:dateUtc="2025-07-21T02:05:00Z">
              <w:r w:rsidR="00CA7A14">
                <w:t xml:space="preserve">active in residence </w:t>
              </w:r>
            </w:ins>
            <w:del w:id="1071" w:author="Molly C McEvilley" w:date="2025-07-20T22:05:00Z" w16du:dateUtc="2025-07-21T02:05:00Z">
              <w:r w:rsidDel="00CA7A14">
                <w:delText xml:space="preserve">in the AHAR universe </w:delText>
              </w:r>
            </w:del>
            <w:r>
              <w:t xml:space="preserve">for PSH </w:t>
            </w:r>
            <w:del w:id="1072" w:author="Molly C McEvilley" w:date="2025-07-20T22:06:00Z" w16du:dateUtc="2025-07-21T02:06:00Z">
              <w:r w:rsidDel="001A2D2D">
                <w:delText xml:space="preserve">(with 1 or more PSH </w:delText>
              </w:r>
              <w:r w:rsidR="722C6ABB" w:rsidDel="001A2D2D">
                <w:delText>bed night</w:delText>
              </w:r>
              <w:r w:rsidDel="001A2D2D">
                <w:delText>s in the report period)</w:delText>
              </w:r>
            </w:del>
            <w:ins w:id="1073" w:author="Molly C McEvilley" w:date="2025-07-20T22:06:00Z" w16du:dateUtc="2025-07-21T02:06:00Z">
              <w:r w:rsidR="001A2D2D">
                <w:t>in the report period</w:t>
              </w:r>
            </w:ins>
            <w:r>
              <w:t>.</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074" w:name="_Set_Population_Identifiers_2"/>
    <w:bookmarkStart w:id="1075" w:name="_Toc37849780"/>
    <w:bookmarkStart w:id="1076" w:name="_Toc204850624"/>
    <w:bookmarkEnd w:id="1074"/>
    <w:p w14:paraId="324BFCAB" w14:textId="206FE4CB" w:rsidR="002B6231" w:rsidRDefault="00E92CC7" w:rsidP="00791BDC">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5214288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DFA1AA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075"/>
      <w:bookmarkEnd w:id="1076"/>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tcPr>
          <w:p w14:paraId="2F5CEA21" w14:textId="5201B6DD" w:rsidR="00AE274B" w:rsidRPr="005F4836" w:rsidRDefault="00AE274B" w:rsidP="007C4255">
            <w:pPr>
              <w:pStyle w:val="NoSpacing"/>
            </w:pPr>
            <w:r>
              <w:lastRenderedPageBreak/>
              <w:t>Race</w:t>
            </w:r>
            <w:r w:rsidR="00AB566A">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77" w:name="_HHAdultAge_1"/>
      <w:bookmarkEnd w:id="1077"/>
      <w:r>
        <w:rPr>
          <w:rFonts w:cstheme="minorHAnsi"/>
        </w:rPr>
        <w:t>These columns are used to identify populations of interest:</w:t>
      </w:r>
    </w:p>
    <w:p w14:paraId="6A6B1408" w14:textId="77777777" w:rsidR="0019166A" w:rsidRPr="004B69AF" w:rsidRDefault="0019166A" w:rsidP="00791BDC">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91BDC">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91BDC">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91BDC">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91BDC">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91BDC">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91BDC">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78"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91BDC">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91BDC">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91BDC">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91BDC">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91BDC">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791BDC">
      <w:pPr>
        <w:pStyle w:val="ListParagraph"/>
        <w:numPr>
          <w:ilvl w:val="0"/>
          <w:numId w:val="15"/>
        </w:numPr>
      </w:pPr>
      <w:r>
        <w:t>Unaccompanied Young Adults 18-24; and</w:t>
      </w:r>
    </w:p>
    <w:p w14:paraId="69B3B680" w14:textId="5F9EB4D2" w:rsidR="00913A04" w:rsidRPr="00107D01" w:rsidRDefault="00913A04" w:rsidP="00791BDC">
      <w:pPr>
        <w:pStyle w:val="ListParagraph"/>
        <w:numPr>
          <w:ilvl w:val="0"/>
          <w:numId w:val="15"/>
        </w:numPr>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791BDC">
      <w:pPr>
        <w:pStyle w:val="Heading2"/>
      </w:pPr>
      <w:bookmarkStart w:id="1079" w:name="_Toc37849781"/>
      <w:bookmarkStart w:id="1080" w:name="_Toc204850625"/>
      <w:r w:rsidRPr="00F25CD0">
        <w:t>EST/RRH/PSH</w:t>
      </w:r>
      <w:r w:rsidR="00627928">
        <w:t>/RRHSO</w:t>
      </w:r>
      <w:r w:rsidRPr="00F25CD0">
        <w:t>Status –</w:t>
      </w:r>
      <w:r>
        <w:t xml:space="preserve"> L</w:t>
      </w:r>
      <w:r w:rsidR="002B6231" w:rsidRPr="00C52062">
        <w:t>SAHousehold</w:t>
      </w:r>
      <w:bookmarkEnd w:id="1079"/>
      <w:bookmarkEnd w:id="1080"/>
      <w:r w:rsidR="002B6231" w:rsidRPr="00C52062">
        <w:t xml:space="preserve"> </w:t>
      </w:r>
      <w:bookmarkEnd w:id="107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791BDC">
      <w:pPr>
        <w:pStyle w:val="ListParagraph"/>
        <w:numPr>
          <w:ilvl w:val="0"/>
          <w:numId w:val="15"/>
        </w:numPr>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791BDC">
      <w:pPr>
        <w:pStyle w:val="ListParagraph"/>
        <w:numPr>
          <w:ilvl w:val="0"/>
          <w:numId w:val="15"/>
        </w:numPr>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081"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791BDC">
      <w:pPr>
        <w:pStyle w:val="Heading2"/>
      </w:pPr>
      <w:bookmarkStart w:id="1082" w:name="_Toc37849782"/>
      <w:bookmarkStart w:id="1083" w:name="_Toc204850626"/>
      <w:r w:rsidRPr="00F25CD0">
        <w:t>RRH/PSH</w:t>
      </w:r>
      <w:r w:rsidR="00627928">
        <w:t>/RRHSO</w:t>
      </w:r>
      <w:r w:rsidR="002B6231" w:rsidRPr="00EE1280">
        <w:t xml:space="preserve">MoveIn </w:t>
      </w:r>
      <w:r w:rsidRPr="00EE1280">
        <w:t>–</w:t>
      </w:r>
      <w:r>
        <w:t xml:space="preserve"> LSAHousehold</w:t>
      </w:r>
      <w:bookmarkEnd w:id="1082"/>
      <w:bookmarkEnd w:id="1083"/>
      <w:r>
        <w:t xml:space="preserve"> </w:t>
      </w:r>
      <w:bookmarkEnd w:id="108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791BDC">
      <w:pPr>
        <w:pStyle w:val="Heading2"/>
      </w:pPr>
      <w:bookmarkStart w:id="1084" w:name="_Toc37849783"/>
      <w:bookmarkStart w:id="1085" w:name="_Toc204850627"/>
      <w:bookmarkStart w:id="1086"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084"/>
      <w:bookmarkEnd w:id="1085"/>
      <w:r w:rsidR="002B6231" w:rsidRPr="00C52062">
        <w:t xml:space="preserve"> </w:t>
      </w:r>
      <w:bookmarkEnd w:id="108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A02490">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A02490">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791BDC">
      <w:pPr>
        <w:pStyle w:val="Heading2"/>
      </w:pPr>
      <w:bookmarkStart w:id="1087" w:name="_AHAR_CSV_Files"/>
      <w:bookmarkStart w:id="1088" w:name="_Toc37849784"/>
      <w:bookmarkStart w:id="1089" w:name="_Toc204850628"/>
      <w:bookmarkStart w:id="1090" w:name="_Toc499543995"/>
      <w:bookmarkStart w:id="1091" w:name="_Toc506721209"/>
      <w:bookmarkStart w:id="1092" w:name="_Toc497116480"/>
      <w:bookmarkStart w:id="1093" w:name="_Hlk496773519"/>
      <w:bookmarkStart w:id="1094" w:name="_Toc506721210"/>
      <w:bookmarkEnd w:id="1087"/>
      <w:r>
        <w:t xml:space="preserve">EST/RRH/PSHLivingSit – </w:t>
      </w:r>
      <w:r w:rsidRPr="00C52062">
        <w:t>LSAHousehold</w:t>
      </w:r>
      <w:bookmarkEnd w:id="1088"/>
      <w:bookmarkEnd w:id="1089"/>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91BDC">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91BDC">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791BDC">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791BDC">
      <w:pPr>
        <w:pStyle w:val="ListParagraph"/>
        <w:numPr>
          <w:ilvl w:val="0"/>
          <w:numId w:val="90"/>
        </w:numPr>
      </w:pPr>
      <w:r>
        <w:t xml:space="preserve">If </w:t>
      </w:r>
      <w:r w:rsidRPr="00277F30">
        <w:t>LivingSituation</w:t>
      </w:r>
      <w:r>
        <w:t xml:space="preserve"> = 435, set </w:t>
      </w:r>
      <w:r w:rsidRPr="00F70388">
        <w:rPr>
          <w:b/>
          <w:bCs/>
        </w:rPr>
        <w:t xml:space="preserve">xLivingSit </w:t>
      </w:r>
      <w:r>
        <w:t xml:space="preserve">= </w:t>
      </w:r>
      <w:r w:rsidR="0030670C">
        <w:t>RentalSubsidyType</w:t>
      </w:r>
    </w:p>
    <w:p w14:paraId="06FEE5A3" w14:textId="503577E7" w:rsidR="00C653C6" w:rsidRPr="00C0251C" w:rsidRDefault="00C653C6" w:rsidP="00791BDC">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p w14:paraId="7801ECD9" w14:textId="68D8822D" w:rsidR="00A43099" w:rsidRPr="00C52062" w:rsidRDefault="00A43099" w:rsidP="00791BDC">
      <w:pPr>
        <w:pStyle w:val="Heading2"/>
      </w:pPr>
      <w:bookmarkStart w:id="1095" w:name="_EST/RRH/PSHDestination–_LSAHousehol"/>
      <w:bookmarkStart w:id="1096" w:name="_Toc37849785"/>
      <w:bookmarkStart w:id="1097" w:name="_Toc204850629"/>
      <w:bookmarkEnd w:id="1095"/>
      <w:r>
        <w:t>EST/RRH/PSHDestination</w:t>
      </w:r>
      <w:r w:rsidR="006F09FD">
        <w:t xml:space="preserve"> </w:t>
      </w:r>
      <w:r>
        <w:t xml:space="preserve">– </w:t>
      </w:r>
      <w:r w:rsidRPr="00C52062">
        <w:t>LSAHousehold</w:t>
      </w:r>
      <w:bookmarkEnd w:id="1096"/>
      <w:bookmarkEnd w:id="1097"/>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098" w:name="_Toc37849786"/>
    </w:p>
    <w:p w14:paraId="62F91D64" w14:textId="01BA0CD7" w:rsidR="0019166A" w:rsidRDefault="0019166A" w:rsidP="00791BDC">
      <w:pPr>
        <w:pStyle w:val="Heading2"/>
      </w:pPr>
      <w:bookmarkStart w:id="1099" w:name="_Toc204850630"/>
      <w:r w:rsidRPr="00EE1280">
        <w:t>EST/RRH/PSH</w:t>
      </w:r>
      <w:r>
        <w:t xml:space="preserve"> Population Identifiers</w:t>
      </w:r>
      <w:bookmarkEnd w:id="1098"/>
      <w:bookmarkEnd w:id="109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91BDC">
      <w:pPr>
        <w:pStyle w:val="ListParagraph"/>
        <w:numPr>
          <w:ilvl w:val="0"/>
          <w:numId w:val="34"/>
        </w:numPr>
      </w:pPr>
      <w:r w:rsidRPr="002C297C">
        <w:t>EST</w:t>
      </w:r>
      <w:r>
        <w:t xml:space="preserve"> – </w:t>
      </w:r>
      <w:r w:rsidR="00B158E1">
        <w:t>LSA</w:t>
      </w:r>
      <w:r w:rsidR="00B158E1" w:rsidRPr="00845520">
        <w:t>ProjectType</w:t>
      </w:r>
      <w:r w:rsidR="00B158E1">
        <w:t xml:space="preserve"> </w:t>
      </w:r>
      <w:r>
        <w:t>in (</w:t>
      </w:r>
      <w:r w:rsidR="00B158E1">
        <w:t>0,</w:t>
      </w:r>
      <w:r>
        <w:t>1,2,8)</w:t>
      </w:r>
    </w:p>
    <w:p w14:paraId="7F858141" w14:textId="053409E9" w:rsidR="0019166A" w:rsidRPr="002C297C" w:rsidRDefault="0019166A" w:rsidP="00791BDC">
      <w:pPr>
        <w:pStyle w:val="ListParagraph"/>
        <w:numPr>
          <w:ilvl w:val="0"/>
          <w:numId w:val="34"/>
        </w:numPr>
      </w:pPr>
      <w:r>
        <w:t xml:space="preserve">RRH – </w:t>
      </w:r>
      <w:r w:rsidR="00B158E1">
        <w:t>LSA</w:t>
      </w:r>
      <w:r w:rsidR="00B158E1" w:rsidRPr="00845520">
        <w:t>ProjectType</w:t>
      </w:r>
      <w:r w:rsidR="00B158E1">
        <w:t xml:space="preserve"> </w:t>
      </w:r>
      <w:r>
        <w:t>= 13</w:t>
      </w:r>
    </w:p>
    <w:p w14:paraId="3FBC9AD1" w14:textId="3D6118A8" w:rsidR="0019166A" w:rsidRDefault="0019166A" w:rsidP="00791BDC">
      <w:pPr>
        <w:pStyle w:val="ListParagraph"/>
        <w:numPr>
          <w:ilvl w:val="0"/>
          <w:numId w:val="34"/>
        </w:numPr>
      </w:pPr>
      <w:r>
        <w:t xml:space="preserve">PSH – </w:t>
      </w:r>
      <w:r w:rsidR="00B158E1">
        <w:t>LSA</w:t>
      </w:r>
      <w:r w:rsidR="00B158E1" w:rsidRPr="00845520">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791BDC">
      <w:pPr>
        <w:pStyle w:val="Heading2"/>
      </w:pPr>
      <w:bookmarkStart w:id="1100" w:name="_Toc37849787"/>
      <w:bookmarkStart w:id="1101" w:name="_Toc204850631"/>
      <w:r w:rsidRPr="00EE1280">
        <w:t>System Engagement</w:t>
      </w:r>
      <w:r w:rsidRPr="00C52062">
        <w:t xml:space="preserve"> Status and Return Time</w:t>
      </w:r>
      <w:bookmarkEnd w:id="1100"/>
      <w:bookmarkEnd w:id="110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090"/>
    <w:bookmarkEnd w:id="109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91BDC">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91BDC">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91BDC">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092"/>
      <w:bookmarkEnd w:id="1093"/>
    </w:tbl>
    <w:p w14:paraId="0E1486B3" w14:textId="77777777" w:rsidR="00300425" w:rsidRDefault="00300425" w:rsidP="008F2C7B"/>
    <w:p w14:paraId="54D9E0C2" w14:textId="71BC3D12" w:rsidR="00466A69" w:rsidRDefault="00466A69" w:rsidP="00791BDC">
      <w:pPr>
        <w:pStyle w:val="Heading2"/>
      </w:pPr>
      <w:bookmarkStart w:id="1102" w:name="_Dates_Housed_in"/>
      <w:bookmarkStart w:id="1103" w:name="_Toc37849788"/>
      <w:bookmarkStart w:id="1104" w:name="_Toc204850632"/>
      <w:bookmarkEnd w:id="1102"/>
      <w:r w:rsidRPr="00EE1280">
        <w:t xml:space="preserve">RRHPreMoveInDays </w:t>
      </w:r>
      <w:r w:rsidR="007E42C3">
        <w:t>–</w:t>
      </w:r>
      <w:r>
        <w:t xml:space="preserve"> LSAHousehold</w:t>
      </w:r>
      <w:bookmarkEnd w:id="1103"/>
      <w:bookmarkEnd w:id="110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791BDC">
      <w:pPr>
        <w:pStyle w:val="ListParagraph"/>
        <w:numPr>
          <w:ilvl w:val="0"/>
          <w:numId w:val="7"/>
        </w:numPr>
      </w:pPr>
      <w:r w:rsidRPr="0060237C">
        <w:t>MoveInDate</w:t>
      </w:r>
      <w:r w:rsidRPr="00C930D9">
        <w:t xml:space="preserve"> </w:t>
      </w:r>
      <w:r>
        <w:t>– 1 day</w:t>
      </w:r>
    </w:p>
    <w:p w14:paraId="3E6FF92A" w14:textId="77777777" w:rsidR="00466A69" w:rsidRPr="000D5A2E" w:rsidRDefault="00466A69" w:rsidP="00791BDC">
      <w:pPr>
        <w:pStyle w:val="ListParagraph"/>
        <w:numPr>
          <w:ilvl w:val="0"/>
          <w:numId w:val="7"/>
        </w:numPr>
        <w:rPr>
          <w:u w:val="single"/>
        </w:rPr>
      </w:pPr>
      <w:r w:rsidRPr="000D5A2E">
        <w:lastRenderedPageBreak/>
        <w:t>ExitDate</w:t>
      </w:r>
    </w:p>
    <w:p w14:paraId="68B685F0" w14:textId="77777777" w:rsidR="00466A69" w:rsidRPr="0060237C" w:rsidRDefault="00466A69" w:rsidP="00791BDC">
      <w:pPr>
        <w:pStyle w:val="ListParagraph"/>
        <w:numPr>
          <w:ilvl w:val="0"/>
          <w:numId w:val="7"/>
        </w:numPr>
      </w:pPr>
      <w:r w:rsidRPr="0060237C">
        <w:t>ReportEnd</w:t>
      </w:r>
    </w:p>
    <w:p w14:paraId="3CAA4ECB" w14:textId="429DC936" w:rsidR="00DA4B2C" w:rsidRDefault="00DA4B2C" w:rsidP="00791BDC">
      <w:pPr>
        <w:pStyle w:val="Heading2"/>
      </w:pPr>
      <w:bookmarkStart w:id="1105" w:name="_Dates_Housed_in_1"/>
      <w:bookmarkStart w:id="1106" w:name="_Toc37849789"/>
      <w:bookmarkStart w:id="1107" w:name="_Toc204850633"/>
      <w:bookmarkEnd w:id="1105"/>
      <w:r>
        <w:t>Dates Housed in PSH or RRH (sys_Time)</w:t>
      </w:r>
      <w:bookmarkEnd w:id="1106"/>
      <w:bookmarkEnd w:id="110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91BDC">
      <w:pPr>
        <w:pStyle w:val="ListParagraph"/>
        <w:numPr>
          <w:ilvl w:val="0"/>
          <w:numId w:val="13"/>
        </w:numPr>
      </w:pPr>
      <w:r>
        <w:t>tlsa</w:t>
      </w:r>
      <w:r w:rsidR="00DA4B2C">
        <w:t>_HHID</w:t>
      </w:r>
      <w:r w:rsidR="00DA4B2C" w:rsidRPr="009F74F4">
        <w:t>.</w:t>
      </w:r>
      <w:r w:rsidR="00DA4B2C">
        <w:rPr>
          <w:b/>
        </w:rPr>
        <w:t xml:space="preserve">HoHID = </w:t>
      </w:r>
      <w:r w:rsidR="00DA4B2C">
        <w:t>tlsa_Household</w:t>
      </w:r>
      <w:r w:rsidR="00DA4B2C">
        <w:rPr>
          <w:b/>
        </w:rPr>
        <w:t xml:space="preserve">.HoHID; </w:t>
      </w:r>
      <w:r w:rsidR="00DA4B2C" w:rsidRPr="000D5A2E">
        <w:t>and</w:t>
      </w:r>
    </w:p>
    <w:p w14:paraId="21F2027B" w14:textId="3603B30B" w:rsidR="00DA4B2C" w:rsidRDefault="00A966B9" w:rsidP="00791BDC">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91BDC">
      <w:pPr>
        <w:pStyle w:val="ListParagraph"/>
        <w:numPr>
          <w:ilvl w:val="0"/>
          <w:numId w:val="13"/>
        </w:numPr>
      </w:pPr>
      <w:r>
        <w:t>tlsa_HHID</w:t>
      </w:r>
      <w:r w:rsidRPr="009F74F4">
        <w:t>.</w:t>
      </w:r>
      <w:r w:rsidRPr="0083187A">
        <w:rPr>
          <w:b/>
        </w:rPr>
        <w:t>Active</w:t>
      </w:r>
      <w:r>
        <w:t xml:space="preserve"> = 1; and</w:t>
      </w:r>
    </w:p>
    <w:p w14:paraId="5C55F87B" w14:textId="523062C1" w:rsidR="00DA4B2C" w:rsidRPr="001F1C18" w:rsidRDefault="00EB1C9F" w:rsidP="00791BDC">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91BDC">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91BDC">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91BDC">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91BDC">
      <w:pPr>
        <w:pStyle w:val="ListParagraph"/>
        <w:numPr>
          <w:ilvl w:val="0"/>
          <w:numId w:val="13"/>
        </w:numPr>
      </w:pPr>
      <w:r>
        <w:t>tlsa_HHID</w:t>
      </w:r>
      <w:r w:rsidRPr="009F74F4">
        <w:t>.</w:t>
      </w:r>
      <w:r>
        <w:rPr>
          <w:b/>
        </w:rPr>
        <w:t xml:space="preserve">HoHID = </w:t>
      </w:r>
      <w:r>
        <w:t>tlsa_Household</w:t>
      </w:r>
      <w:r>
        <w:rPr>
          <w:b/>
        </w:rPr>
        <w:t xml:space="preserve">.HoHID; </w:t>
      </w:r>
      <w:r w:rsidRPr="000D5A2E">
        <w:t>and</w:t>
      </w:r>
    </w:p>
    <w:p w14:paraId="58F6D976" w14:textId="77777777" w:rsidR="00A966B9" w:rsidRPr="001F1C18" w:rsidRDefault="00A966B9" w:rsidP="00791BDC">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91BDC">
      <w:pPr>
        <w:pStyle w:val="ListParagraph"/>
        <w:numPr>
          <w:ilvl w:val="0"/>
          <w:numId w:val="13"/>
        </w:numPr>
      </w:pPr>
      <w:r>
        <w:t>tlsa_HHID</w:t>
      </w:r>
      <w:r w:rsidRPr="009F74F4">
        <w:t>.</w:t>
      </w:r>
      <w:r w:rsidRPr="001F2BDF">
        <w:rPr>
          <w:b/>
        </w:rPr>
        <w:t>Active</w:t>
      </w:r>
      <w:r>
        <w:t xml:space="preserve"> = 1; and</w:t>
      </w:r>
    </w:p>
    <w:p w14:paraId="11017875" w14:textId="3D18FDFA" w:rsidR="00A966B9" w:rsidRPr="001F1C18" w:rsidRDefault="004631C7" w:rsidP="00791BDC">
      <w:pPr>
        <w:pStyle w:val="ListParagraph"/>
        <w:numPr>
          <w:ilvl w:val="0"/>
          <w:numId w:val="13"/>
        </w:numPr>
      </w:pPr>
      <w:r>
        <w:t>LSA</w:t>
      </w:r>
      <w:r w:rsidRPr="00845520">
        <w:t>ProjectType</w:t>
      </w:r>
      <w:r>
        <w:t xml:space="preserve"> </w:t>
      </w:r>
      <w:r w:rsidR="00A966B9">
        <w:t>= 13;</w:t>
      </w:r>
      <w:r w:rsidR="00A966B9" w:rsidRPr="00CD54A7">
        <w:t xml:space="preserve"> </w:t>
      </w:r>
      <w:r w:rsidR="00A966B9">
        <w:t>and</w:t>
      </w:r>
    </w:p>
    <w:p w14:paraId="0076EC43" w14:textId="4DF29F1C" w:rsidR="00A966B9" w:rsidRPr="009F74F4" w:rsidRDefault="00A966B9" w:rsidP="00791BDC">
      <w:pPr>
        <w:pStyle w:val="ListParagraph"/>
        <w:numPr>
          <w:ilvl w:val="0"/>
          <w:numId w:val="13"/>
        </w:numPr>
      </w:pPr>
      <w:r w:rsidRPr="49FCFE86">
        <w:rPr>
          <w:b/>
          <w:bCs/>
        </w:rPr>
        <w:t xml:space="preserve">MoveInDate </w:t>
      </w:r>
      <w:r>
        <w:t>&lt;= [Date]; and</w:t>
      </w:r>
    </w:p>
    <w:p w14:paraId="6D526BF4" w14:textId="2796251C" w:rsidR="00A966B9" w:rsidRDefault="00A966B9" w:rsidP="00791BDC">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791BDC">
      <w:pPr>
        <w:pStyle w:val="Heading2"/>
      </w:pPr>
      <w:bookmarkStart w:id="1108" w:name="_Toc37849790"/>
      <w:bookmarkStart w:id="1109" w:name="_Toc204850634"/>
      <w:r>
        <w:t>Get Last Inactive Date</w:t>
      </w:r>
      <w:bookmarkEnd w:id="1108"/>
      <w:bookmarkEnd w:id="110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A02490">
            <w:pPr>
              <w:pStyle w:val="ListParagraph"/>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A02490">
            <w:pPr>
              <w:pStyle w:val="ListParagraph"/>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A02490">
            <w:pPr>
              <w:pStyle w:val="ListParagraph"/>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91BDC">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91BDC">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91BDC">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91BDC">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791BDC">
      <w:pPr>
        <w:pStyle w:val="Heading2"/>
      </w:pPr>
      <w:bookmarkStart w:id="1110" w:name="_Toc37849791"/>
      <w:bookmarkStart w:id="1111" w:name="_Toc204850635"/>
      <w:r>
        <w:t>Get Dates of Other System Use (sys_Time)</w:t>
      </w:r>
      <w:bookmarkEnd w:id="1110"/>
      <w:bookmarkEnd w:id="111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91BDC">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91BDC">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91BDC">
      <w:pPr>
        <w:pStyle w:val="ListParagraph"/>
        <w:numPr>
          <w:ilvl w:val="0"/>
          <w:numId w:val="13"/>
        </w:numPr>
      </w:pPr>
      <w:r>
        <w:t xml:space="preserve">[Date] &lt;= </w:t>
      </w:r>
      <w:r w:rsidRPr="00CC258C">
        <w:rPr>
          <w:u w:val="single"/>
        </w:rPr>
        <w:t>ReportEnd</w:t>
      </w:r>
      <w: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791BDC">
      <w:pPr>
        <w:pStyle w:val="Heading2"/>
      </w:pPr>
      <w:bookmarkStart w:id="1112" w:name="_Get_Other_Dates"/>
      <w:bookmarkStart w:id="1113" w:name="_Toc37849792"/>
      <w:bookmarkStart w:id="1114" w:name="_Toc204850636"/>
      <w:bookmarkEnd w:id="1112"/>
      <w:r>
        <w:t>Get Other Dates Homeless from 3.917A/B Living Situation</w:t>
      </w:r>
      <w:bookmarkEnd w:id="1113"/>
      <w:bookmarkEnd w:id="111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Default="007F4432" w:rsidP="00A02490">
      <w:pPr>
        <w:pStyle w:val="ListParagraph"/>
        <w:rPr>
          <w:ins w:id="1115" w:author="Molly C McEvilley" w:date="2025-07-20T22:44:00Z" w16du:dateUtc="2025-07-21T02:44:00Z"/>
        </w:rPr>
      </w:pPr>
      <w:r w:rsidRPr="49FCFE86">
        <w:t>EntryDate</w:t>
      </w:r>
      <w:r w:rsidRPr="49FCFE86">
        <w:rPr>
          <w:i/>
          <w:iCs/>
        </w:rPr>
        <w:t xml:space="preserve"> &gt;</w:t>
      </w:r>
      <w:r>
        <w:t xml:space="preserve"> </w:t>
      </w:r>
      <w:r w:rsidRPr="49FCFE86">
        <w:t>LastInactive</w:t>
      </w:r>
      <w:r>
        <w:t>; and</w:t>
      </w:r>
    </w:p>
    <w:p w14:paraId="51C7A649" w14:textId="1A507625" w:rsidR="008D3E76" w:rsidRPr="003814C3" w:rsidRDefault="008D3E76" w:rsidP="00A02490">
      <w:pPr>
        <w:pStyle w:val="ListParagraph"/>
      </w:pPr>
      <w:ins w:id="1116" w:author="Molly C McEvilley" w:date="2025-07-20T22:45:00Z" w16du:dateUtc="2025-07-21T02:45:00Z">
        <w:r w:rsidRPr="00F909E1">
          <w:rPr>
            <w:i/>
            <w:iCs/>
          </w:rPr>
          <w:t>DateToStreetESSH</w:t>
        </w:r>
        <w:r w:rsidRPr="00F909E1">
          <w:t xml:space="preserve"> </w:t>
        </w:r>
        <w:r>
          <w:t xml:space="preserve">&lt; </w:t>
        </w:r>
        <w:r w:rsidRPr="00B25193">
          <w:rPr>
            <w:b/>
            <w:bCs/>
          </w:rPr>
          <w:t>EntryDate</w:t>
        </w:r>
        <w:r w:rsidRPr="00F909E1">
          <w:t>;</w:t>
        </w:r>
        <w:r w:rsidRPr="0097777A">
          <w:t xml:space="preserve"> and</w:t>
        </w:r>
      </w:ins>
    </w:p>
    <w:p w14:paraId="4378E1D7" w14:textId="77777777" w:rsidR="008D3E76" w:rsidRDefault="007F4432" w:rsidP="00A02490">
      <w:pPr>
        <w:pStyle w:val="ListParagraph"/>
        <w:numPr>
          <w:ilvl w:val="6"/>
          <w:numId w:val="55"/>
        </w:numPr>
        <w:rPr>
          <w:ins w:id="1117" w:author="Molly C McEvilley" w:date="2025-07-20T22:45:00Z" w16du:dateUtc="2025-07-21T02:45:00Z"/>
        </w:rPr>
      </w:pPr>
      <w:r w:rsidRPr="003814C3">
        <w:rPr>
          <w:i/>
        </w:rPr>
        <w:t>LivingSituation</w:t>
      </w:r>
      <w:r w:rsidRPr="003814C3">
        <w:t xml:space="preserve"> in (</w:t>
      </w:r>
      <w:r w:rsidR="008173F4">
        <w:t>101,118,116</w:t>
      </w:r>
      <w:r w:rsidRPr="003814C3">
        <w:t>)</w:t>
      </w:r>
      <w:ins w:id="1118" w:author="Molly C McEvilley" w:date="2025-07-20T22:45:00Z" w16du:dateUtc="2025-07-21T02:45:00Z">
        <w:r w:rsidR="008D3E76">
          <w:t>;</w:t>
        </w:r>
      </w:ins>
      <w:r w:rsidRPr="003814C3">
        <w:t xml:space="preserve"> or </w:t>
      </w:r>
    </w:p>
    <w:p w14:paraId="1D383962" w14:textId="5425A6B2" w:rsidR="007F4432" w:rsidRPr="003814C3" w:rsidRDefault="00BC6801" w:rsidP="00A02490">
      <w:pPr>
        <w:pStyle w:val="ListParagraph"/>
        <w:numPr>
          <w:ilvl w:val="6"/>
          <w:numId w:val="55"/>
        </w:numPr>
      </w:pPr>
      <w:r>
        <w:rPr>
          <w:b/>
          <w:bCs/>
        </w:rPr>
        <w:t>LSA</w:t>
      </w:r>
      <w:r w:rsidRPr="00845520">
        <w:rPr>
          <w:b/>
          <w:bCs/>
        </w:rPr>
        <w:t>ProjectType</w:t>
      </w:r>
      <w:r>
        <w:t xml:space="preserve"> </w:t>
      </w:r>
      <w:r w:rsidR="007F4432" w:rsidRPr="003814C3">
        <w:t>in (</w:t>
      </w:r>
      <w:r>
        <w:t>0,</w:t>
      </w:r>
      <w:r w:rsidR="007F4432" w:rsidRPr="003814C3">
        <w:t>1,8); or</w:t>
      </w:r>
    </w:p>
    <w:p w14:paraId="10FE305B" w14:textId="7C3ACF97" w:rsidR="007F4432" w:rsidRPr="003814C3" w:rsidRDefault="008E7D2C" w:rsidP="00A02490">
      <w:pPr>
        <w:pStyle w:val="ListParagraph"/>
        <w:numPr>
          <w:ilvl w:val="6"/>
          <w:numId w:val="55"/>
        </w:numPr>
      </w:pPr>
      <w:del w:id="1119"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w:delText>
        </w:r>
        <w:r w:rsidR="007F4432" w:rsidRPr="001210E3" w:rsidDel="008D3E76">
          <w:delText>and</w:delText>
        </w:r>
        <w:r w:rsidR="007F4432" w:rsidDel="008D3E76">
          <w:delText xml:space="preserve"> </w:delText>
        </w:r>
      </w:del>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20D37E00" w:rsidR="007F4432" w:rsidRPr="003814C3" w:rsidRDefault="00C653C6" w:rsidP="00A02490">
      <w:pPr>
        <w:pStyle w:val="ListParagraph"/>
        <w:numPr>
          <w:ilvl w:val="6"/>
          <w:numId w:val="55"/>
        </w:numPr>
      </w:pPr>
      <w:del w:id="1120"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and </w:delText>
        </w:r>
      </w:del>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91BDC">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A02490">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A02490">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791BDC">
      <w:pPr>
        <w:pStyle w:val="Heading2"/>
      </w:pPr>
      <w:bookmarkStart w:id="1121" w:name="_Toc37849793"/>
      <w:bookmarkStart w:id="1122" w:name="_Toc204850637"/>
      <w:r>
        <w:t>Set System Use Days for LSAHousehold</w:t>
      </w:r>
      <w:bookmarkEnd w:id="1121"/>
      <w:bookmarkEnd w:id="112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lastRenderedPageBreak/>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lastRenderedPageBreak/>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91BDC">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91BDC">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791BDC">
      <w:pPr>
        <w:pStyle w:val="Heading2"/>
      </w:pPr>
      <w:bookmarkStart w:id="1123" w:name="_Toc29188247"/>
      <w:bookmarkStart w:id="1124" w:name="_Toc31197261"/>
      <w:bookmarkStart w:id="1125" w:name="_Toc29188248"/>
      <w:bookmarkStart w:id="1126" w:name="_Toc31197262"/>
      <w:bookmarkStart w:id="1127" w:name="_Toc29188249"/>
      <w:bookmarkStart w:id="1128" w:name="_Toc31197263"/>
      <w:bookmarkStart w:id="1129" w:name="_Toc29188250"/>
      <w:bookmarkStart w:id="1130" w:name="_Toc31197264"/>
      <w:bookmarkStart w:id="1131" w:name="_Get_Enrollments_Relevant_1"/>
      <w:bookmarkStart w:id="1132" w:name="_Toc34145101"/>
      <w:bookmarkStart w:id="1133" w:name="_Toc34145102"/>
      <w:bookmarkStart w:id="1134" w:name="_Toc34145103"/>
      <w:bookmarkStart w:id="1135" w:name="_Toc34145154"/>
      <w:bookmarkStart w:id="1136" w:name="_Toc34145155"/>
      <w:bookmarkStart w:id="1137" w:name="_Toc34145182"/>
      <w:bookmarkStart w:id="1138" w:name="_Toc34145183"/>
      <w:bookmarkStart w:id="1139" w:name="_Toc34145184"/>
      <w:bookmarkStart w:id="1140" w:name="_Toc34145185"/>
      <w:bookmarkStart w:id="1141" w:name="_Toc34145186"/>
      <w:bookmarkStart w:id="1142" w:name="_Toc34145187"/>
      <w:bookmarkStart w:id="1143" w:name="_Toc34145188"/>
      <w:bookmarkStart w:id="1144" w:name="_Toc34145189"/>
      <w:bookmarkStart w:id="1145" w:name="_Toc34145190"/>
      <w:bookmarkStart w:id="1146" w:name="_Toc34145191"/>
      <w:bookmarkStart w:id="1147" w:name="_Toc34145192"/>
      <w:bookmarkStart w:id="1148" w:name="_Toc34145193"/>
      <w:bookmarkStart w:id="1149" w:name="_Toc34145194"/>
      <w:bookmarkStart w:id="1150" w:name="_Toc34145195"/>
      <w:bookmarkStart w:id="1151" w:name="_Toc34145196"/>
      <w:bookmarkStart w:id="1152" w:name="_Toc34145197"/>
      <w:bookmarkStart w:id="1153" w:name="_Toc34145198"/>
      <w:bookmarkStart w:id="1154" w:name="_Toc34145199"/>
      <w:bookmarkStart w:id="1155" w:name="_Toc34145200"/>
      <w:bookmarkStart w:id="1156" w:name="_Toc34145201"/>
      <w:bookmarkStart w:id="1157" w:name="_Toc34145202"/>
      <w:bookmarkStart w:id="1158" w:name="_Toc34145203"/>
      <w:bookmarkStart w:id="1159" w:name="_Toc34145204"/>
      <w:bookmarkStart w:id="1160" w:name="_Toc34145205"/>
      <w:bookmarkStart w:id="1161" w:name="_Toc34145206"/>
      <w:bookmarkStart w:id="1162" w:name="_Toc34145207"/>
      <w:bookmarkStart w:id="1163" w:name="_Toc34145208"/>
      <w:bookmarkStart w:id="1164" w:name="_Toc34145209"/>
      <w:bookmarkStart w:id="1165" w:name="_Toc34145210"/>
      <w:bookmarkStart w:id="1166" w:name="_Toc34145211"/>
      <w:bookmarkStart w:id="1167" w:name="_Toc34145212"/>
      <w:bookmarkStart w:id="1168" w:name="_Toc34145213"/>
      <w:bookmarkStart w:id="1169" w:name="_Toc34145214"/>
      <w:bookmarkStart w:id="1170" w:name="_Toc34145215"/>
      <w:bookmarkStart w:id="1171" w:name="_Toc34145252"/>
      <w:bookmarkStart w:id="1172" w:name="_Toc34145253"/>
      <w:bookmarkStart w:id="1173" w:name="_Toc34145254"/>
      <w:bookmarkStart w:id="1174" w:name="_Toc34145255"/>
      <w:bookmarkStart w:id="1175" w:name="_Toc29188252"/>
      <w:bookmarkStart w:id="1176" w:name="_Toc31197266"/>
      <w:bookmarkStart w:id="1177" w:name="_Get_Last_Inactive"/>
      <w:bookmarkStart w:id="1178" w:name="_Toc34145256"/>
      <w:bookmarkStart w:id="1179" w:name="_Toc34145257"/>
      <w:bookmarkStart w:id="1180" w:name="_Toc34145258"/>
      <w:bookmarkStart w:id="1181" w:name="_Toc34145283"/>
      <w:bookmarkStart w:id="1182" w:name="_Toc34145288"/>
      <w:bookmarkStart w:id="1183" w:name="_Toc34145289"/>
      <w:bookmarkStart w:id="1184" w:name="_Toc34145290"/>
      <w:bookmarkStart w:id="1185" w:name="_Toc34145291"/>
      <w:bookmarkStart w:id="1186" w:name="_Toc34145292"/>
      <w:bookmarkStart w:id="1187" w:name="_Toc34145293"/>
      <w:bookmarkStart w:id="1188" w:name="_Toc34145294"/>
      <w:bookmarkStart w:id="1189" w:name="_Toc525229485"/>
      <w:bookmarkStart w:id="1190" w:name="_Toc34145295"/>
      <w:bookmarkStart w:id="1191" w:name="_Toc34145296"/>
      <w:bookmarkStart w:id="1192" w:name="_Toc34145297"/>
      <w:bookmarkStart w:id="1193" w:name="_Toc34145326"/>
      <w:bookmarkStart w:id="1194" w:name="_Toc34145327"/>
      <w:bookmarkStart w:id="1195" w:name="_Toc34145338"/>
      <w:bookmarkStart w:id="1196" w:name="_Toc34145339"/>
      <w:bookmarkStart w:id="1197" w:name="_Toc34145340"/>
      <w:bookmarkStart w:id="1198" w:name="_Toc34145341"/>
      <w:bookmarkStart w:id="1199" w:name="_Toc34145342"/>
      <w:bookmarkStart w:id="1200" w:name="_Toc34145343"/>
      <w:bookmarkStart w:id="1201" w:name="_Toc34145344"/>
      <w:bookmarkStart w:id="1202" w:name="_Toc34145360"/>
      <w:bookmarkStart w:id="1203" w:name="_Toc34145386"/>
      <w:bookmarkStart w:id="1204" w:name="_Toc34145387"/>
      <w:bookmarkStart w:id="1205" w:name="_Toc34145388"/>
      <w:bookmarkStart w:id="1206" w:name="_Toc34145423"/>
      <w:bookmarkStart w:id="1207" w:name="_Toc34145424"/>
      <w:bookmarkStart w:id="1208" w:name="_Toc34145435"/>
      <w:bookmarkStart w:id="1209" w:name="_Toc34145436"/>
      <w:bookmarkStart w:id="1210" w:name="_Toc34145437"/>
      <w:bookmarkStart w:id="1211" w:name="_Toc34145438"/>
      <w:bookmarkStart w:id="1212" w:name="_Toc34145439"/>
      <w:bookmarkStart w:id="1213" w:name="_Toc34145440"/>
      <w:bookmarkStart w:id="1214" w:name="_Toc34145441"/>
      <w:bookmarkStart w:id="1215" w:name="_Toc34145442"/>
      <w:bookmarkStart w:id="1216" w:name="_Toc34145443"/>
      <w:bookmarkStart w:id="1217" w:name="_Toc34145444"/>
      <w:bookmarkStart w:id="1218" w:name="_Toc34145445"/>
      <w:bookmarkStart w:id="1219" w:name="_Toc34145446"/>
      <w:bookmarkStart w:id="1220" w:name="_Toc34145447"/>
      <w:bookmarkStart w:id="1221" w:name="_Toc34145448"/>
      <w:bookmarkStart w:id="1222" w:name="_Toc34145449"/>
      <w:bookmarkStart w:id="1223" w:name="_Toc34145450"/>
      <w:bookmarkStart w:id="1224" w:name="_Toc34145451"/>
      <w:bookmarkStart w:id="1225" w:name="_Toc34145452"/>
      <w:bookmarkStart w:id="1226" w:name="_Toc34145463"/>
      <w:bookmarkStart w:id="1227" w:name="_Toc34145464"/>
      <w:bookmarkStart w:id="1228" w:name="_Toc34145465"/>
      <w:bookmarkStart w:id="1229" w:name="_Toc34145466"/>
      <w:bookmarkStart w:id="1230" w:name="_Toc34145489"/>
      <w:bookmarkStart w:id="1231" w:name="_Toc34145490"/>
      <w:bookmarkStart w:id="1232" w:name="_Toc34145491"/>
      <w:bookmarkStart w:id="1233" w:name="_Toc34145492"/>
      <w:bookmarkStart w:id="1234" w:name="_Toc34145493"/>
      <w:bookmarkStart w:id="1235" w:name="_Toc34145494"/>
      <w:bookmarkStart w:id="1236" w:name="_Toc34145495"/>
      <w:bookmarkStart w:id="1237" w:name="_Toc34145496"/>
      <w:bookmarkStart w:id="1238" w:name="_Toc34145497"/>
      <w:bookmarkStart w:id="1239" w:name="_Toc34145498"/>
      <w:bookmarkStart w:id="1240" w:name="_Toc34145499"/>
      <w:bookmarkStart w:id="1241" w:name="_Toc34145500"/>
      <w:bookmarkStart w:id="1242" w:name="_Toc34145501"/>
      <w:bookmarkStart w:id="1243" w:name="_Toc34145502"/>
      <w:bookmarkStart w:id="1244" w:name="_Toc34145503"/>
      <w:bookmarkStart w:id="1245" w:name="_Toc34145504"/>
      <w:bookmarkStart w:id="1246" w:name="_Toc34145505"/>
      <w:bookmarkStart w:id="1247" w:name="_Toc34145506"/>
      <w:bookmarkStart w:id="1248" w:name="_Toc34145507"/>
      <w:bookmarkStart w:id="1249" w:name="_Toc34145508"/>
      <w:bookmarkStart w:id="1250" w:name="_Toc34145509"/>
      <w:bookmarkStart w:id="1251" w:name="_Toc34145510"/>
      <w:bookmarkStart w:id="1252" w:name="_Toc34145511"/>
      <w:bookmarkStart w:id="1253" w:name="_Toc34145512"/>
      <w:bookmarkStart w:id="1254" w:name="_Toc34145513"/>
      <w:bookmarkStart w:id="1255" w:name="_Toc34145514"/>
      <w:bookmarkStart w:id="1256" w:name="_Toc34145515"/>
      <w:bookmarkStart w:id="1257" w:name="_Toc34145516"/>
      <w:bookmarkStart w:id="1258" w:name="_Toc34145517"/>
      <w:bookmarkStart w:id="1259" w:name="_Toc34145518"/>
      <w:bookmarkStart w:id="1260" w:name="_Toc34145519"/>
      <w:bookmarkStart w:id="1261" w:name="_Toc525229489"/>
      <w:bookmarkStart w:id="1262" w:name="_Toc525229490"/>
      <w:bookmarkStart w:id="1263" w:name="_Toc525229491"/>
      <w:bookmarkStart w:id="1264" w:name="_Toc525229492"/>
      <w:bookmarkStart w:id="1265" w:name="_Toc525229493"/>
      <w:bookmarkStart w:id="1266" w:name="_Toc525229494"/>
      <w:bookmarkStart w:id="1267" w:name="_Toc525229495"/>
      <w:bookmarkStart w:id="1268" w:name="_Toc525229496"/>
      <w:bookmarkStart w:id="1269" w:name="_Toc525229497"/>
      <w:bookmarkStart w:id="1270" w:name="_Update_ESHStatus_and"/>
      <w:bookmarkStart w:id="1271" w:name="_Update_EST/RRH/PSHStatus"/>
      <w:bookmarkStart w:id="1272" w:name="_Toc37849794"/>
      <w:bookmarkStart w:id="1273" w:name="_Toc204850638"/>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r>
        <w:t>Update EST</w:t>
      </w:r>
      <w:r w:rsidR="000C20AF">
        <w:t>/</w:t>
      </w:r>
      <w:r>
        <w:t>RRH</w:t>
      </w:r>
      <w:r w:rsidR="000C20AF">
        <w:t>/PSH</w:t>
      </w:r>
      <w:r w:rsidR="0015213A">
        <w:t>/RRHSO</w:t>
      </w:r>
      <w:r>
        <w:t>Status</w:t>
      </w:r>
      <w:bookmarkEnd w:id="1272"/>
      <w:bookmarkEnd w:id="127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lastRenderedPageBreak/>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91BDC">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91BDC">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91BDC">
      <w:pPr>
        <w:pStyle w:val="ListParagraph"/>
        <w:numPr>
          <w:ilvl w:val="0"/>
          <w:numId w:val="12"/>
        </w:numPr>
      </w:pPr>
      <w:r w:rsidRPr="0090517D">
        <w:rPr>
          <w:b/>
        </w:rPr>
        <w:t>RRHStatus</w:t>
      </w:r>
      <w:r w:rsidRPr="006C6EA4">
        <w:t xml:space="preserve"> = 0 and </w:t>
      </w:r>
    </w:p>
    <w:p w14:paraId="28BCD155" w14:textId="6D074F1D" w:rsidR="00EB7329" w:rsidRDefault="002B5968"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91BDC">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D93A281" w:rsidR="00457814" w:rsidRDefault="00457814" w:rsidP="00791BDC">
      <w:pPr>
        <w:pStyle w:val="Heading2"/>
      </w:pPr>
      <w:bookmarkStart w:id="1274" w:name="_Toc37849795"/>
      <w:bookmarkStart w:id="1275" w:name="_Toc204850639"/>
      <w:r w:rsidRPr="0088191A">
        <w:t>Set EST/RRH/PSH</w:t>
      </w:r>
      <w:del w:id="1276" w:author="Molly C McEvilley" w:date="2025-07-20T22:06:00Z" w16du:dateUtc="2025-07-21T02:06:00Z">
        <w:r w:rsidRPr="0088191A" w:rsidDel="001A2D2D">
          <w:delText>AHAR</w:delText>
        </w:r>
      </w:del>
      <w:bookmarkEnd w:id="1274"/>
      <w:ins w:id="1277" w:author="Molly C McEvilley" w:date="2025-07-20T22:06:00Z" w16du:dateUtc="2025-07-21T02:06:00Z">
        <w:r w:rsidR="001A2D2D">
          <w:t>AIR</w:t>
        </w:r>
      </w:ins>
      <w:bookmarkEnd w:id="127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21858E63" w:rsidR="00631799" w:rsidRDefault="00631799" w:rsidP="0088191A">
      <w:r>
        <w:t>The EST/RRH/PSH</w:t>
      </w:r>
      <w:del w:id="1278" w:author="Molly C McEvilley" w:date="2025-07-20T22:06:00Z" w16du:dateUtc="2025-07-21T02:06:00Z">
        <w:r w:rsidDel="001A2D2D">
          <w:delText>AHAR</w:delText>
        </w:r>
      </w:del>
      <w:ins w:id="1279" w:author="Molly C McEvilley" w:date="2025-07-20T22:06:00Z" w16du:dateUtc="2025-07-21T02:06:00Z">
        <w:r w:rsidR="001A2D2D">
          <w:t>AIR</w:t>
        </w:r>
      </w:ins>
      <w:r>
        <w:t xml:space="preserve"> columns identify </w:t>
      </w:r>
      <w:r w:rsidR="007B5290">
        <w:t>h</w:t>
      </w:r>
      <w:r>
        <w:t xml:space="preserve">ouseholds </w:t>
      </w:r>
      <w:del w:id="1280" w:author="Molly C McEvilley" w:date="2025-07-20T22:07:00Z" w16du:dateUtc="2025-07-21T02:07:00Z">
        <w:r w:rsidDel="001A2D2D">
          <w:delText>relevant to the AHAR reporting universe</w:delText>
        </w:r>
        <w:r w:rsidR="007B5290" w:rsidDel="001A2D2D">
          <w:delText xml:space="preserve">, which is limited to those with at least one </w:delText>
        </w:r>
        <w:r w:rsidR="6D3DC314" w:rsidDel="001A2D2D">
          <w:delText>bed night</w:delText>
        </w:r>
      </w:del>
      <w:ins w:id="1281" w:author="Molly C McEvilley" w:date="2025-07-20T22:07:00Z" w16du:dateUtc="2025-07-21T02:07:00Z">
        <w:r w:rsidR="001A2D2D">
          <w:t>active in residence</w:t>
        </w:r>
      </w:ins>
      <w:r w:rsidR="007B5290">
        <w:t xml:space="preserve"> during the report period</w:t>
      </w:r>
      <w:r w:rsidR="009B4418">
        <w:t xml:space="preserve">. </w:t>
      </w:r>
      <w:r w:rsidR="003E6D5C">
        <w:t xml:space="preserve">RRH-SO </w:t>
      </w:r>
      <w:r w:rsidR="008A3188">
        <w:t xml:space="preserve">enrollments are not relevant to </w:t>
      </w:r>
      <w:del w:id="1282" w:author="Molly C McEvilley" w:date="2025-07-20T22:08:00Z" w16du:dateUtc="2025-07-21T02:08:00Z">
        <w:r w:rsidR="008A3188" w:rsidDel="001A2D2D">
          <w:delText>AHAR</w:delText>
        </w:r>
      </w:del>
      <w:ins w:id="1283" w:author="Molly C McEvilley" w:date="2025-07-20T22:08:00Z" w16du:dateUtc="2025-07-21T02:08:00Z">
        <w:r w:rsidR="001A2D2D">
          <w:t>AIR</w:t>
        </w:r>
      </w:ins>
      <w:r w:rsidR="008A3188">
        <w:t xml:space="preserve">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lastRenderedPageBreak/>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12CDA29D" w:rsidR="00A65AA5" w:rsidRDefault="00A65AA5" w:rsidP="002B12FD">
            <w:pPr>
              <w:pStyle w:val="NoSpacing"/>
            </w:pPr>
            <w:del w:id="1284" w:author="Molly C McEvilley" w:date="2025-07-20T22:08:00Z" w16du:dateUtc="2025-07-21T02:08:00Z">
              <w:r w:rsidDel="001A2D2D">
                <w:delText>AHAR</w:delText>
              </w:r>
            </w:del>
            <w:ins w:id="1285" w:author="Molly C McEvilley" w:date="2025-07-20T22:08:00Z" w16du:dateUtc="2025-07-21T02:08:00Z">
              <w:r w:rsidR="001A2D2D">
                <w:t>AIR</w:t>
              </w:r>
            </w:ins>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992EC01" w:rsidR="00457814" w:rsidRPr="0081411E" w:rsidRDefault="0081411E">
            <w:pPr>
              <w:pStyle w:val="NoSpacing"/>
              <w:rPr>
                <w:rFonts w:ascii="Calibri" w:hAnsi="Calibri" w:cs="Calibri"/>
              </w:rPr>
            </w:pPr>
            <w:r w:rsidRPr="0081411E">
              <w:rPr>
                <w:rFonts w:ascii="Calibri" w:hAnsi="Calibri" w:cs="Calibri"/>
              </w:rPr>
              <w:t>EST</w:t>
            </w:r>
            <w:del w:id="1286" w:author="Molly C McEvilley" w:date="2025-07-20T22:08:00Z" w16du:dateUtc="2025-07-21T02:08:00Z">
              <w:r w:rsidRPr="0081411E" w:rsidDel="001A2D2D">
                <w:rPr>
                  <w:rFonts w:ascii="Calibri" w:hAnsi="Calibri" w:cs="Calibri"/>
                </w:rPr>
                <w:delText>AHAR</w:delText>
              </w:r>
            </w:del>
            <w:ins w:id="1287" w:author="Molly C McEvilley" w:date="2025-07-20T22:08:00Z" w16du:dateUtc="2025-07-21T02:08:00Z">
              <w:r w:rsidR="001A2D2D">
                <w:rPr>
                  <w:rFonts w:ascii="Calibri" w:hAnsi="Calibri" w:cs="Calibri"/>
                </w:rPr>
                <w:t>AIR</w:t>
              </w:r>
            </w:ins>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2010E164" w:rsidR="00457814" w:rsidRPr="0081411E" w:rsidRDefault="00F82E03">
            <w:pPr>
              <w:pStyle w:val="NoSpacing"/>
              <w:rPr>
                <w:rFonts w:ascii="Calibri" w:hAnsi="Calibri" w:cs="Calibri"/>
              </w:rPr>
            </w:pPr>
            <w:r w:rsidRPr="0081411E">
              <w:rPr>
                <w:rFonts w:ascii="Calibri" w:hAnsi="Calibri" w:cs="Calibri"/>
              </w:rPr>
              <w:t>RRH</w:t>
            </w:r>
            <w:del w:id="1288" w:author="Molly C McEvilley" w:date="2025-07-20T22:08:00Z" w16du:dateUtc="2025-07-21T02:08:00Z">
              <w:r w:rsidR="0081411E" w:rsidRPr="0081411E" w:rsidDel="001A2D2D">
                <w:rPr>
                  <w:rFonts w:ascii="Calibri" w:hAnsi="Calibri" w:cs="Calibri"/>
                </w:rPr>
                <w:delText>AHAR</w:delText>
              </w:r>
            </w:del>
            <w:ins w:id="1289" w:author="Molly C McEvilley" w:date="2025-07-20T22:08:00Z" w16du:dateUtc="2025-07-21T02:08:00Z">
              <w:r w:rsidR="001A2D2D">
                <w:rPr>
                  <w:rFonts w:ascii="Calibri" w:hAnsi="Calibri" w:cs="Calibri"/>
                </w:rPr>
                <w:t>AIR</w:t>
              </w:r>
            </w:ins>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042DD32D" w:rsidR="00457814" w:rsidRPr="0081411E" w:rsidRDefault="00F82E03">
            <w:pPr>
              <w:pStyle w:val="NoSpacing"/>
              <w:rPr>
                <w:rFonts w:ascii="Calibri" w:hAnsi="Calibri" w:cs="Calibri"/>
              </w:rPr>
            </w:pPr>
            <w:r w:rsidRPr="0081411E">
              <w:rPr>
                <w:rFonts w:ascii="Calibri" w:hAnsi="Calibri" w:cs="Calibri"/>
              </w:rPr>
              <w:t>PSH</w:t>
            </w:r>
            <w:del w:id="1290" w:author="Molly C McEvilley" w:date="2025-07-20T22:08:00Z" w16du:dateUtc="2025-07-21T02:08:00Z">
              <w:r w:rsidR="0081411E" w:rsidRPr="0081411E" w:rsidDel="001A2D2D">
                <w:rPr>
                  <w:rFonts w:ascii="Calibri" w:hAnsi="Calibri" w:cs="Calibri"/>
                </w:rPr>
                <w:delText>AHAR</w:delText>
              </w:r>
            </w:del>
            <w:ins w:id="1291" w:author="Molly C McEvilley" w:date="2025-07-20T22:08:00Z" w16du:dateUtc="2025-07-21T02:08:00Z">
              <w:r w:rsidR="001A2D2D">
                <w:rPr>
                  <w:rFonts w:ascii="Calibri" w:hAnsi="Calibri" w:cs="Calibri"/>
                </w:rPr>
                <w:t>AIR</w:t>
              </w:r>
            </w:ins>
          </w:p>
        </w:tc>
      </w:tr>
    </w:tbl>
    <w:p w14:paraId="06B0EB31" w14:textId="77777777" w:rsidR="00457814" w:rsidRPr="0088191A" w:rsidRDefault="00457814" w:rsidP="006A3016">
      <w:pPr>
        <w:pStyle w:val="Heading3"/>
        <w:rPr>
          <w:rFonts w:cs="Times New Roman"/>
          <w:szCs w:val="22"/>
        </w:rPr>
      </w:pPr>
      <w:r w:rsidRPr="0088191A">
        <w:t>Logic</w:t>
      </w:r>
    </w:p>
    <w:p w14:paraId="1999A686" w14:textId="5B9C1850" w:rsidR="00A65AA5" w:rsidRDefault="00A65AA5" w:rsidP="00A65AA5">
      <w:r>
        <w:t xml:space="preserve">Set </w:t>
      </w:r>
      <w:r w:rsidRPr="00845520">
        <w:rPr>
          <w:b/>
          <w:bCs/>
        </w:rPr>
        <w:t>EST/RRH/PSH</w:t>
      </w:r>
      <w:del w:id="1292" w:author="Molly C McEvilley" w:date="2025-07-20T22:08:00Z" w16du:dateUtc="2025-07-21T02:08:00Z">
        <w:r w:rsidRPr="00845520" w:rsidDel="001A2D2D">
          <w:rPr>
            <w:b/>
            <w:bCs/>
          </w:rPr>
          <w:delText>AHAR</w:delText>
        </w:r>
      </w:del>
      <w:ins w:id="1293" w:author="Molly C McEvilley" w:date="2025-07-20T22:08:00Z" w16du:dateUtc="2025-07-21T02:08:00Z">
        <w:r w:rsidR="001A2D2D">
          <w:rPr>
            <w:b/>
            <w:bCs/>
          </w:rPr>
          <w:t>AIR</w:t>
        </w:r>
      </w:ins>
      <w:r>
        <w:t xml:space="preserve"> = 1 for tlsa_Household records with one or more records in tlsa_HHID where: </w:t>
      </w:r>
    </w:p>
    <w:p w14:paraId="369624EB" w14:textId="3436B4A1" w:rsidR="00A65AA5" w:rsidRDefault="00A65AA5" w:rsidP="00791BDC">
      <w:pPr>
        <w:pStyle w:val="ListParagraph"/>
        <w:numPr>
          <w:ilvl w:val="0"/>
          <w:numId w:val="27"/>
        </w:numPr>
      </w:pPr>
      <w:r>
        <w:t>tlsa_HHID.</w:t>
      </w:r>
      <w:del w:id="1294" w:author="Molly C McEvilley" w:date="2025-07-20T22:08:00Z" w16du:dateUtc="2025-07-21T02:08:00Z">
        <w:r w:rsidRPr="49FCFE86" w:rsidDel="001A2D2D">
          <w:rPr>
            <w:b/>
            <w:bCs/>
          </w:rPr>
          <w:delText>AHAR</w:delText>
        </w:r>
      </w:del>
      <w:ins w:id="1295" w:author="Molly C McEvilley" w:date="2025-07-20T22:08:00Z" w16du:dateUtc="2025-07-21T02:08:00Z">
        <w:r w:rsidR="001A2D2D">
          <w:rPr>
            <w:b/>
            <w:bCs/>
          </w:rPr>
          <w:t>AIR</w:t>
        </w:r>
      </w:ins>
      <w:r>
        <w:t xml:space="preserve"> = 1 </w:t>
      </w:r>
    </w:p>
    <w:p w14:paraId="3913203A" w14:textId="77777777" w:rsidR="00A65AA5" w:rsidRDefault="00A65AA5" w:rsidP="00791BDC">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91BDC">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91BDC">
      <w:pPr>
        <w:pStyle w:val="ListParagraph"/>
        <w:numPr>
          <w:ilvl w:val="0"/>
          <w:numId w:val="27"/>
        </w:numPr>
      </w:pPr>
      <w:r>
        <w:t>Project type is consistent with project group:</w:t>
      </w:r>
    </w:p>
    <w:p w14:paraId="37F1851E" w14:textId="258DBE74" w:rsidR="00A65AA5" w:rsidRDefault="00A65AA5" w:rsidP="00791BDC">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91BDC">
      <w:pPr>
        <w:pStyle w:val="ListParagraph"/>
        <w:numPr>
          <w:ilvl w:val="0"/>
          <w:numId w:val="54"/>
        </w:numPr>
        <w:rPr>
          <w:u w:val="single"/>
        </w:rPr>
      </w:pPr>
      <w:r>
        <w:t xml:space="preserve">RRH - </w:t>
      </w:r>
      <w:r w:rsidR="00BC6801">
        <w:t>LSA</w:t>
      </w:r>
      <w:r w:rsidR="00BC6801" w:rsidRPr="00845520">
        <w:t>ProjectType</w:t>
      </w:r>
      <w:r w:rsidR="00BC6801">
        <w:t xml:space="preserve"> </w:t>
      </w:r>
      <w:r>
        <w:t>= 13</w:t>
      </w:r>
    </w:p>
    <w:p w14:paraId="78DD1A66" w14:textId="0B2C4D3B" w:rsidR="00A65AA5" w:rsidRPr="00E46A61" w:rsidRDefault="00A65AA5" w:rsidP="00791BDC">
      <w:pPr>
        <w:pStyle w:val="ListParagraph"/>
        <w:numPr>
          <w:ilvl w:val="0"/>
          <w:numId w:val="54"/>
        </w:numPr>
      </w:pPr>
      <w:r w:rsidRPr="00E46A61">
        <w:t xml:space="preserve">PSH - </w:t>
      </w:r>
      <w:r w:rsidR="00BC6801" w:rsidRPr="00B30B2D">
        <w:t>LSA</w:t>
      </w:r>
      <w:r w:rsidR="00BC6801" w:rsidRPr="00BC6801">
        <w:t xml:space="preserve">ProjectType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791BDC">
      <w:pPr>
        <w:pStyle w:val="Heading2"/>
      </w:pPr>
      <w:bookmarkStart w:id="1296" w:name="_Toc37849796"/>
      <w:bookmarkStart w:id="1297" w:name="_Toc204850640"/>
      <w:r>
        <w:t>Set SystemPath for LSAHousehold</w:t>
      </w:r>
      <w:bookmarkEnd w:id="1296"/>
      <w:bookmarkEnd w:id="129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lastRenderedPageBreak/>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791BDC">
      <w:pPr>
        <w:pStyle w:val="Heading2"/>
      </w:pPr>
      <w:bookmarkStart w:id="1298" w:name="_HMIS_Business_Logic:_3"/>
      <w:bookmarkStart w:id="1299" w:name="_Toc37849797"/>
      <w:bookmarkStart w:id="1300" w:name="_Toc204850641"/>
      <w:bookmarkEnd w:id="1298"/>
      <w:r>
        <w:t>LSAHousehold</w:t>
      </w:r>
      <w:bookmarkEnd w:id="1299"/>
      <w:bookmarkEnd w:id="130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lastRenderedPageBreak/>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lastRenderedPageBreak/>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9795C9"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w:t>
            </w:r>
            <w:del w:id="1301" w:author="Molly C McEvilley" w:date="2025-07-20T22:08:00Z" w16du:dateUtc="2025-07-21T02:08:00Z">
              <w:r w:rsidRPr="000D5A2E" w:rsidDel="001A2D2D">
                <w:rPr>
                  <w:b/>
                  <w:bCs/>
                </w:rPr>
                <w:delText>AHAR</w:delText>
              </w:r>
            </w:del>
            <w:ins w:id="1302" w:author="Molly C McEvilley" w:date="2025-07-20T22:08:00Z" w16du:dateUtc="2025-07-21T02:08:00Z">
              <w:r w:rsidR="001A2D2D">
                <w:rPr>
                  <w:b/>
                  <w:bCs/>
                </w:rPr>
                <w:t>AIR</w:t>
              </w:r>
            </w:ins>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544D174F"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w:t>
            </w:r>
            <w:del w:id="1303" w:author="Molly C McEvilley" w:date="2025-07-20T22:08:00Z" w16du:dateUtc="2025-07-21T02:08:00Z">
              <w:r w:rsidRPr="000D5A2E" w:rsidDel="001A2D2D">
                <w:rPr>
                  <w:b/>
                  <w:bCs/>
                </w:rPr>
                <w:delText>AHAR</w:delText>
              </w:r>
            </w:del>
            <w:ins w:id="1304" w:author="Molly C McEvilley" w:date="2025-07-20T22:08:00Z" w16du:dateUtc="2025-07-21T02:08:00Z">
              <w:r w:rsidR="001A2D2D">
                <w:rPr>
                  <w:b/>
                  <w:bCs/>
                </w:rPr>
                <w:t>AIR</w:t>
              </w:r>
            </w:ins>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00C2AC46"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w:t>
            </w:r>
            <w:del w:id="1305" w:author="Molly C McEvilley" w:date="2025-07-20T22:08:00Z" w16du:dateUtc="2025-07-21T02:08:00Z">
              <w:r w:rsidRPr="000D5A2E" w:rsidDel="001A2D2D">
                <w:rPr>
                  <w:b/>
                  <w:bCs/>
                </w:rPr>
                <w:delText>AHAR</w:delText>
              </w:r>
            </w:del>
            <w:ins w:id="1306" w:author="Molly C McEvilley" w:date="2025-07-20T22:08:00Z" w16du:dateUtc="2025-07-21T02:08:00Z">
              <w:r w:rsidR="001A2D2D">
                <w:rPr>
                  <w:b/>
                  <w:bCs/>
                </w:rPr>
                <w:t>AIR</w:t>
              </w:r>
            </w:ins>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791BDC">
      <w:pPr>
        <w:pStyle w:val="Heading1"/>
      </w:pPr>
      <w:bookmarkStart w:id="1307" w:name="_HMIS_Business_Logic:_5"/>
      <w:bookmarkStart w:id="1308" w:name="_Toc37849798"/>
      <w:bookmarkStart w:id="1309" w:name="_Toc204850642"/>
      <w:bookmarkEnd w:id="1307"/>
      <w:r w:rsidRPr="00C52062">
        <w:lastRenderedPageBreak/>
        <w:t>HMIS Business Logic</w:t>
      </w:r>
      <w:r>
        <w:t>:</w:t>
      </w:r>
      <w:r w:rsidR="005A642F">
        <w:t xml:space="preserve"> </w:t>
      </w:r>
      <w:r>
        <w:t>LSAExit</w:t>
      </w:r>
      <w:bookmarkEnd w:id="1308"/>
      <w:bookmarkEnd w:id="1309"/>
    </w:p>
    <w:p w14:paraId="1E4B078F" w14:textId="77777777" w:rsidR="00D2649F" w:rsidRDefault="00D2649F" w:rsidP="00D2649F">
      <w:pPr>
        <w:rPr>
          <w:rFonts w:cstheme="minorHAnsi"/>
        </w:rPr>
      </w:pPr>
      <w:bookmarkStart w:id="1310" w:name="_Toc34145524"/>
      <w:bookmarkStart w:id="1311" w:name="_Toc34145525"/>
      <w:bookmarkStart w:id="1312" w:name="_Toc34145526"/>
      <w:bookmarkStart w:id="1313" w:name="_Toc34145527"/>
      <w:bookmarkEnd w:id="1310"/>
      <w:bookmarkEnd w:id="1311"/>
      <w:bookmarkEnd w:id="1312"/>
      <w:bookmarkEnd w:id="1313"/>
      <w:r>
        <w:rPr>
          <w:rFonts w:cstheme="minorHAnsi"/>
        </w:rPr>
        <w:t xml:space="preserve">This section is required only if </w:t>
      </w:r>
      <w:r w:rsidRPr="00B44FA5">
        <w:rPr>
          <w:rFonts w:cstheme="minorHAnsi"/>
          <w:b/>
          <w:bCs/>
        </w:rPr>
        <w:t>LSAScope</w:t>
      </w:r>
      <w:r>
        <w:rPr>
          <w:rFonts w:cstheme="minorHAnsi"/>
        </w:rPr>
        <w:t xml:space="preserve"> &lt;&gt; 3 (HIC).</w:t>
      </w:r>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791BDC">
      <w:pPr>
        <w:pStyle w:val="Heading2"/>
      </w:pPr>
      <w:bookmarkStart w:id="1314" w:name="_Identify_Qualifying_Exits"/>
      <w:bookmarkStart w:id="1315" w:name="_Toc37849799"/>
      <w:bookmarkStart w:id="1316" w:name="_Toc204850643"/>
      <w:bookmarkEnd w:id="1314"/>
      <w:r>
        <w:t xml:space="preserve">Identify </w:t>
      </w:r>
      <w:r w:rsidR="0031059A">
        <w:t>Qualifying</w:t>
      </w:r>
      <w:r w:rsidR="00D96057">
        <w:t xml:space="preserve"> Exits</w:t>
      </w:r>
      <w:r w:rsidR="002C5DCB">
        <w:t xml:space="preserve"> </w:t>
      </w:r>
      <w:r w:rsidR="00DB35F0">
        <w:t>in Exit Cohort Periods</w:t>
      </w:r>
      <w:bookmarkEnd w:id="1315"/>
      <w:bookmarkEnd w:id="131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91BDC">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91BDC">
      <w:pPr>
        <w:pStyle w:val="ListParagraph"/>
        <w:numPr>
          <w:ilvl w:val="0"/>
          <w:numId w:val="42"/>
        </w:numPr>
      </w:pPr>
      <w:r>
        <w:t>There is no other record in tlsa_HHID where:</w:t>
      </w:r>
    </w:p>
    <w:p w14:paraId="79CA5BAF" w14:textId="5738E75F" w:rsidR="000B3A9E" w:rsidRPr="00414EE3" w:rsidRDefault="000B3A9E" w:rsidP="00791BDC">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91BDC">
      <w:pPr>
        <w:pStyle w:val="ListParagraph"/>
        <w:numPr>
          <w:ilvl w:val="1"/>
          <w:numId w:val="42"/>
        </w:numPr>
      </w:pPr>
      <w:r w:rsidRPr="00FE6B62">
        <w:t>Household type values match:</w:t>
      </w:r>
    </w:p>
    <w:p w14:paraId="74738195" w14:textId="77777777" w:rsidR="00842E81" w:rsidRPr="009E742A" w:rsidRDefault="00842E81" w:rsidP="00791BDC">
      <w:pPr>
        <w:pStyle w:val="ListParagraph"/>
        <w:numPr>
          <w:ilvl w:val="2"/>
          <w:numId w:val="42"/>
        </w:numPr>
      </w:pPr>
      <w:r w:rsidRPr="009E742A">
        <w:t xml:space="preserve">If </w:t>
      </w:r>
      <w:r>
        <w:t>ExitC</w:t>
      </w:r>
      <w:r w:rsidRPr="009E742A">
        <w:t xml:space="preserve">ohort = 0, </w:t>
      </w:r>
      <w:r w:rsidRPr="009E742A">
        <w:rPr>
          <w:bCs/>
        </w:rPr>
        <w:t>ActiveHHType</w:t>
      </w:r>
    </w:p>
    <w:p w14:paraId="0E3F2E56"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8E160CD"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-2</w:t>
      </w:r>
      <w:r w:rsidRPr="009E742A">
        <w:t xml:space="preserve">, </w:t>
      </w:r>
      <w:r>
        <w:rPr>
          <w:bCs/>
        </w:rPr>
        <w:t>Exit2</w:t>
      </w:r>
      <w:r w:rsidRPr="009E742A">
        <w:rPr>
          <w:bCs/>
        </w:rPr>
        <w:t>HHType</w:t>
      </w:r>
    </w:p>
    <w:p w14:paraId="0A2C9E79" w14:textId="77777777" w:rsidR="001C3F78" w:rsidRPr="000B3A9E" w:rsidRDefault="001C3F78" w:rsidP="00791BDC">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91BDC">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791BDC">
      <w:pPr>
        <w:pStyle w:val="Heading2"/>
      </w:pPr>
      <w:bookmarkStart w:id="1317" w:name="_Toc37973285"/>
      <w:bookmarkStart w:id="1318" w:name="_Toc37973840"/>
      <w:bookmarkStart w:id="1319" w:name="_Toc37974391"/>
      <w:bookmarkStart w:id="1320" w:name="_Toc37974943"/>
      <w:bookmarkStart w:id="1321" w:name="_Toc37973841"/>
      <w:bookmarkStart w:id="1322" w:name="_Toc37974392"/>
      <w:bookmarkStart w:id="1323" w:name="_Toc37974944"/>
      <w:bookmarkStart w:id="1324" w:name="_Toc31197276"/>
      <w:bookmarkStart w:id="1325" w:name="_Toc31197277"/>
      <w:bookmarkStart w:id="1326" w:name="_Toc31197278"/>
      <w:bookmarkStart w:id="1327" w:name="_Toc31197279"/>
      <w:bookmarkStart w:id="1328" w:name="_Toc31197280"/>
      <w:bookmarkStart w:id="1329" w:name="_Toc31197281"/>
      <w:bookmarkStart w:id="1330" w:name="_Toc37973417"/>
      <w:bookmarkStart w:id="1331" w:name="_Toc37973970"/>
      <w:bookmarkStart w:id="1332" w:name="_Toc37974521"/>
      <w:bookmarkStart w:id="1333" w:name="_Toc37975073"/>
      <w:bookmarkStart w:id="1334" w:name="_Toc37849800"/>
      <w:bookmarkStart w:id="1335" w:name="_Toc204850644"/>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r>
        <w:t xml:space="preserve">Select </w:t>
      </w:r>
      <w:r w:rsidR="00BE4030">
        <w:t>Reportable Exits</w:t>
      </w:r>
      <w:bookmarkEnd w:id="1334"/>
      <w:bookmarkEnd w:id="133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91BDC">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91BDC">
      <w:pPr>
        <w:pStyle w:val="ListParagraph"/>
        <w:numPr>
          <w:ilvl w:val="0"/>
          <w:numId w:val="43"/>
        </w:numPr>
      </w:pPr>
      <w:r>
        <w:t>tlsa_HHID.</w:t>
      </w:r>
      <w:r w:rsidR="00C6683A" w:rsidRPr="009E742A">
        <w:rPr>
          <w:b/>
        </w:rPr>
        <w:t xml:space="preserve">HoHID </w:t>
      </w:r>
      <w:r w:rsidR="00C653C6">
        <w:t>–</w:t>
      </w:r>
      <w:r w:rsidR="00C6683A" w:rsidRPr="009E742A">
        <w:t xml:space="preserve"> the HoHID from tlsa_HHID for each household with a qualifying exit in the cohort period; and</w:t>
      </w:r>
    </w:p>
    <w:p w14:paraId="78E7DC5B" w14:textId="59D2D55F" w:rsidR="00640786" w:rsidRPr="009E742A" w:rsidRDefault="00640786" w:rsidP="00791BDC">
      <w:pPr>
        <w:pStyle w:val="ListParagraph"/>
        <w:numPr>
          <w:ilvl w:val="0"/>
          <w:numId w:val="43"/>
        </w:numPr>
      </w:pPr>
      <w:r w:rsidRPr="00640786">
        <w:t>Household Type:</w:t>
      </w:r>
    </w:p>
    <w:p w14:paraId="1469A221" w14:textId="45896B51"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0, </w:t>
      </w:r>
      <w:r w:rsidRPr="009E742A">
        <w:rPr>
          <w:bCs/>
        </w:rPr>
        <w:t>ActiveHHType</w:t>
      </w:r>
    </w:p>
    <w:p w14:paraId="337D8E60" w14:textId="66EADFA7"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-1</w:t>
      </w:r>
      <w:r w:rsidRPr="009E742A">
        <w:t xml:space="preserve">, </w:t>
      </w:r>
      <w:r>
        <w:rPr>
          <w:bCs/>
        </w:rPr>
        <w:t>Exit1</w:t>
      </w:r>
      <w:r w:rsidRPr="009E742A">
        <w:rPr>
          <w:bCs/>
        </w:rPr>
        <w:t>HHType</w:t>
      </w:r>
    </w:p>
    <w:p w14:paraId="72CBD02A" w14:textId="79ADB5DB"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-2</w:t>
      </w:r>
      <w:r w:rsidRPr="009E742A">
        <w:t xml:space="preserve">, </w:t>
      </w:r>
      <w:r>
        <w:rPr>
          <w:bCs/>
        </w:rPr>
        <w:t>Exit2</w:t>
      </w:r>
      <w:r w:rsidRPr="009E742A">
        <w:rPr>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91BDC">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91BDC">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91BDC">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91BDC">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91BDC">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91BDC">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791BDC">
      <w:pPr>
        <w:pStyle w:val="Heading2"/>
      </w:pPr>
      <w:bookmarkStart w:id="1336" w:name="_Toc34145531"/>
      <w:bookmarkStart w:id="1337" w:name="_Toc34145532"/>
      <w:bookmarkStart w:id="1338" w:name="_Toc34145533"/>
      <w:bookmarkStart w:id="1339" w:name="_Toc34145534"/>
      <w:bookmarkStart w:id="1340" w:name="_Toc34145555"/>
      <w:bookmarkStart w:id="1341" w:name="_Toc34145628"/>
      <w:bookmarkStart w:id="1342" w:name="_Toc34145629"/>
      <w:bookmarkStart w:id="1343" w:name="_Toc34145630"/>
      <w:bookmarkStart w:id="1344" w:name="_Toc34145631"/>
      <w:bookmarkStart w:id="1345" w:name="_Toc34145632"/>
      <w:bookmarkStart w:id="1346" w:name="_Toc34145633"/>
      <w:bookmarkStart w:id="1347" w:name="_Toc34145674"/>
      <w:bookmarkStart w:id="1348" w:name="_Toc37849801"/>
      <w:bookmarkStart w:id="1349" w:name="_Toc204850645"/>
      <w:bookmarkEnd w:id="1336"/>
      <w:bookmarkEnd w:id="1337"/>
      <w:bookmarkEnd w:id="1338"/>
      <w:bookmarkEnd w:id="1339"/>
      <w:bookmarkEnd w:id="1340"/>
      <w:bookmarkEnd w:id="1341"/>
      <w:bookmarkEnd w:id="1342"/>
      <w:bookmarkEnd w:id="1343"/>
      <w:bookmarkEnd w:id="1344"/>
      <w:bookmarkEnd w:id="1345"/>
      <w:bookmarkEnd w:id="1346"/>
      <w:bookmarkEnd w:id="1347"/>
      <w:r>
        <w:t xml:space="preserve">Set </w:t>
      </w:r>
      <w:r w:rsidR="0018056C" w:rsidRPr="00655B0F">
        <w:t>ReturnTime</w:t>
      </w:r>
      <w:r>
        <w:t xml:space="preserve"> for Exit Cohort Households</w:t>
      </w:r>
      <w:bookmarkEnd w:id="1348"/>
      <w:bookmarkEnd w:id="134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91BDC">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91BDC">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91BDC">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0, </w:t>
      </w:r>
      <w:r w:rsidRPr="009E742A">
        <w:rPr>
          <w:bCs/>
        </w:rPr>
        <w:t>ActiveHHType</w:t>
      </w:r>
    </w:p>
    <w:p w14:paraId="3DC16E72" w14:textId="43C41EC5"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-1</w:t>
      </w:r>
      <w:r w:rsidRPr="009E742A">
        <w:t xml:space="preserve">, </w:t>
      </w:r>
      <w:r>
        <w:rPr>
          <w:bCs/>
        </w:rPr>
        <w:t>Exit1</w:t>
      </w:r>
      <w:r w:rsidRPr="009E742A">
        <w:rPr>
          <w:bCs/>
        </w:rPr>
        <w:t>HHType</w:t>
      </w:r>
    </w:p>
    <w:p w14:paraId="40B6DF56" w14:textId="08C0FB12"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-2</w:t>
      </w:r>
      <w:r w:rsidRPr="009E742A">
        <w:t xml:space="preserve">, </w:t>
      </w:r>
      <w:r>
        <w:rPr>
          <w:bCs/>
        </w:rPr>
        <w:t>Exit2</w:t>
      </w:r>
      <w:r w:rsidRPr="009E742A">
        <w:rPr>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91BDC">
      <w:pPr>
        <w:pStyle w:val="ListParagraph"/>
        <w:numPr>
          <w:ilvl w:val="0"/>
          <w:numId w:val="45"/>
        </w:numPr>
      </w:pPr>
      <w:r>
        <w:t xml:space="preserve">The </w:t>
      </w:r>
      <w:r w:rsidR="002F1D6E" w:rsidRPr="00AB4DA6">
        <w:t>ExitDate</w:t>
      </w:r>
      <w:r w:rsidR="002F1D6E">
        <w:t xml:space="preserve"> </w:t>
      </w:r>
      <w:r>
        <w:t xml:space="preserve">for the </w:t>
      </w:r>
      <w:r w:rsidR="002F4215" w:rsidRPr="004970B9">
        <w:rPr>
          <w:bCs/>
        </w:rPr>
        <w:t>QualifyingExitHHID</w:t>
      </w:r>
      <w:r w:rsidR="002F4215">
        <w:t xml:space="preserve"> </w:t>
      </w:r>
      <w:r w:rsidR="002F1D6E">
        <w:t xml:space="preserve">and </w:t>
      </w:r>
    </w:p>
    <w:p w14:paraId="0966121B" w14:textId="2A27BECB" w:rsidR="004970B9" w:rsidRDefault="002F4215" w:rsidP="00791BDC">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791BDC">
      <w:pPr>
        <w:pStyle w:val="Heading2"/>
      </w:pPr>
      <w:bookmarkStart w:id="1350" w:name="_Toc511182504"/>
      <w:bookmarkStart w:id="1351" w:name="_Set_Population_Identifiers"/>
      <w:bookmarkStart w:id="1352" w:name="_Toc78368774"/>
      <w:bookmarkStart w:id="1353" w:name="_Toc204850646"/>
      <w:bookmarkStart w:id="1354" w:name="_Toc37849802"/>
      <w:bookmarkEnd w:id="1350"/>
      <w:bookmarkEnd w:id="1351"/>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352"/>
      <w:bookmarkEnd w:id="1353"/>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91BDC">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91BDC">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91BDC">
      <w:pPr>
        <w:pStyle w:val="ListParagraph"/>
        <w:numPr>
          <w:ilvl w:val="0"/>
          <w:numId w:val="27"/>
        </w:numPr>
      </w:pPr>
      <w:r>
        <w:t>tlsa_Enrollment</w:t>
      </w:r>
      <w:r w:rsidR="00270ED4">
        <w:t>.</w:t>
      </w:r>
      <w:r w:rsidR="005846C0" w:rsidRPr="49FCFE86">
        <w:t>HouseholdID</w:t>
      </w:r>
      <w:r w:rsidR="005846C0">
        <w:t xml:space="preserve"> = </w:t>
      </w:r>
      <w:r w:rsidR="005846C0" w:rsidRPr="49FCFE86">
        <w:t>QualifyingExitHHID</w:t>
      </w:r>
      <w:r w:rsidR="005846C0">
        <w:t>; and</w:t>
      </w:r>
    </w:p>
    <w:p w14:paraId="1307D26F" w14:textId="6B334011" w:rsidR="005846C0" w:rsidRDefault="00270ED4" w:rsidP="00791BDC">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91BDC">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91BDC">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91BDC">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91BDC">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ch_Episodes_exit</w:t>
            </w:r>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91BDC">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91BDC">
      <w:pPr>
        <w:pStyle w:val="ListParagraph"/>
        <w:numPr>
          <w:ilvl w:val="0"/>
          <w:numId w:val="74"/>
        </w:numPr>
      </w:pPr>
      <w:r>
        <w:t>hmis_Enrollment.</w:t>
      </w:r>
      <w:r w:rsidRPr="0024095A">
        <w:t>TimesHomelessPastThreeYears</w:t>
      </w:r>
      <w:r>
        <w:t xml:space="preserve"> = 4; and</w:t>
      </w:r>
    </w:p>
    <w:p w14:paraId="78811DAD" w14:textId="76600E38" w:rsidR="00167038" w:rsidRDefault="00B94B8D" w:rsidP="00791BDC">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91BDC">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791BDC">
      <w:pPr>
        <w:pStyle w:val="Heading2"/>
      </w:pPr>
      <w:bookmarkStart w:id="1355" w:name="_Toc78368775"/>
      <w:bookmarkStart w:id="1356" w:name="_Toc204850647"/>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r w:rsidR="004E640D">
        <w:t>ch_Exclude_exit</w:t>
      </w:r>
      <w:r w:rsidR="005846C0">
        <w:t>)</w:t>
      </w:r>
      <w:bookmarkEnd w:id="1355"/>
      <w:bookmarkEnd w:id="1356"/>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ch_Exclude_exit</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ch_Exclude_exit</w:t>
      </w:r>
      <w:r>
        <w:t xml:space="preserve"> based on tlsa_Enrollment where:</w:t>
      </w:r>
    </w:p>
    <w:p w14:paraId="0F3AA45D" w14:textId="70173DBE" w:rsidR="005846C0" w:rsidRDefault="005846C0" w:rsidP="00791BDC">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91BDC">
      <w:pPr>
        <w:pStyle w:val="ListParagraph"/>
        <w:numPr>
          <w:ilvl w:val="0"/>
          <w:numId w:val="27"/>
        </w:numPr>
      </w:pPr>
      <w:r>
        <w:t>[Date] &lt; tlsa_Enrollment.</w:t>
      </w:r>
      <w:r w:rsidRPr="49FCFE86">
        <w:rPr>
          <w:b/>
          <w:bCs/>
        </w:rPr>
        <w:t>ExitDate; and</w:t>
      </w:r>
    </w:p>
    <w:p w14:paraId="57C048F1" w14:textId="77777777" w:rsidR="005846C0" w:rsidRDefault="005846C0" w:rsidP="00791BDC">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91BDC">
      <w:pPr>
        <w:pStyle w:val="ListParagraph"/>
        <w:numPr>
          <w:ilvl w:val="1"/>
          <w:numId w:val="27"/>
        </w:numPr>
      </w:pPr>
      <w:r>
        <w:t>LSA</w:t>
      </w:r>
      <w:r w:rsidRPr="00845520">
        <w:t>ProjectType</w:t>
      </w:r>
      <w:r>
        <w:t xml:space="preserve"> </w:t>
      </w:r>
      <w:r w:rsidR="005846C0">
        <w:t>= 2</w:t>
      </w:r>
      <w:r w:rsidR="00760F62">
        <w:t xml:space="preserve">; </w:t>
      </w:r>
      <w:r w:rsidR="00760F62" w:rsidRPr="00845520">
        <w:t>and</w:t>
      </w:r>
    </w:p>
    <w:p w14:paraId="577305AD" w14:textId="5A53823D" w:rsidR="005846C0" w:rsidRDefault="005846C0" w:rsidP="00791BDC">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91BDC">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91BDC">
      <w:pPr>
        <w:pStyle w:val="ListParagraph"/>
        <w:numPr>
          <w:ilvl w:val="1"/>
          <w:numId w:val="27"/>
        </w:numPr>
      </w:pPr>
      <w:r>
        <w:t>[Date] &gt;= tlsa_Enrollment.</w:t>
      </w:r>
      <w:r>
        <w:rPr>
          <w:b/>
          <w:bCs/>
        </w:rPr>
        <w:t>MoveInDate</w:t>
      </w:r>
    </w:p>
    <w:p w14:paraId="2D111641" w14:textId="0B72EC5C" w:rsidR="005846C0" w:rsidRDefault="005846C0" w:rsidP="00791BDC">
      <w:pPr>
        <w:pStyle w:val="Heading2"/>
      </w:pPr>
      <w:bookmarkStart w:id="1357" w:name="_Toc78368776"/>
      <w:bookmarkStart w:id="1358" w:name="_Toc204850648"/>
      <w:r>
        <w:t>Get Dates to Include in Counts of ES/SH/Street Days (</w:t>
      </w:r>
      <w:r w:rsidR="004E640D">
        <w:t>ch_Include_exit</w:t>
      </w:r>
      <w:r>
        <w:t>)</w:t>
      </w:r>
      <w:bookmarkEnd w:id="1357"/>
      <w:bookmarkEnd w:id="1358"/>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r w:rsidR="00894C85">
                                <w:t>_exit</w:t>
                              </w:r>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r w:rsidR="00894C85">
                          <w:t>_exit</w:t>
                        </w:r>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ch_Include_exit</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91BDC">
      <w:pPr>
        <w:pStyle w:val="ListParagraph"/>
        <w:numPr>
          <w:ilvl w:val="0"/>
          <w:numId w:val="17"/>
        </w:numPr>
      </w:pPr>
      <w:r>
        <w:t>The date is not excluded because the client was enrolled in a TH project or enrolled and housed in an RRH/PSH project (</w:t>
      </w:r>
      <w:r w:rsidR="0082216A">
        <w:t>ch_Exclude_exit</w:t>
      </w:r>
      <w:r>
        <w:t>.</w:t>
      </w:r>
      <w:r w:rsidRPr="005F4836">
        <w:rPr>
          <w:b/>
          <w:bCs/>
        </w:rPr>
        <w:t>ExcludeDate</w:t>
      </w:r>
      <w:r>
        <w:t xml:space="preserve">); and </w:t>
      </w:r>
    </w:p>
    <w:p w14:paraId="2B499142" w14:textId="77777777" w:rsidR="005846C0" w:rsidRDefault="005846C0" w:rsidP="00791BDC">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91BDC">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91BDC">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91BDC">
      <w:pPr>
        <w:pStyle w:val="ListParagraph"/>
        <w:numPr>
          <w:ilvl w:val="5"/>
          <w:numId w:val="50"/>
        </w:numPr>
      </w:pPr>
      <w:r>
        <w:t xml:space="preserve">ESSHStreetDate </w:t>
      </w:r>
      <w:r w:rsidRPr="002F68BE">
        <w:t xml:space="preserve">&lt; </w:t>
      </w:r>
      <w:r w:rsidRPr="009C008E">
        <w:rPr>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91BDC">
      <w:pPr>
        <w:pStyle w:val="ListParagraph"/>
        <w:numPr>
          <w:ilvl w:val="5"/>
          <w:numId w:val="51"/>
        </w:numPr>
      </w:pPr>
      <w:r>
        <w:t>LSA</w:t>
      </w:r>
      <w:r w:rsidRPr="00845520">
        <w:t>ProjectType</w:t>
      </w:r>
      <w:r>
        <w:t xml:space="preserve"> </w:t>
      </w:r>
      <w:r w:rsidR="005846C0" w:rsidRPr="00BF5535">
        <w:t>=</w:t>
      </w:r>
      <w:r>
        <w:t xml:space="preserve"> 1</w:t>
      </w:r>
      <w:r w:rsidR="005846C0" w:rsidRPr="00A6067F">
        <w:t>; and</w:t>
      </w:r>
    </w:p>
    <w:p w14:paraId="17B0B786" w14:textId="77777777" w:rsidR="005846C0" w:rsidRPr="00562B4E" w:rsidRDefault="005846C0" w:rsidP="00791BDC">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91BDC">
      <w:pPr>
        <w:pStyle w:val="ListParagraph"/>
        <w:numPr>
          <w:ilvl w:val="5"/>
          <w:numId w:val="51"/>
        </w:numPr>
      </w:pPr>
      <w:r w:rsidRPr="00277F30">
        <w:rPr>
          <w:i/>
        </w:rPr>
        <w:t>BedNightDate</w:t>
      </w:r>
      <w:r>
        <w:t xml:space="preserve"> &gt;= </w:t>
      </w:r>
      <w:r w:rsidR="005A6BF7" w:rsidRPr="005A6BF7">
        <w:rPr>
          <w:u w:val="words"/>
        </w:rPr>
        <w:t>LookbackDate</w:t>
      </w:r>
    </w:p>
    <w:p w14:paraId="6C9D51AD" w14:textId="77777777" w:rsidR="005846C0" w:rsidRPr="00645339" w:rsidRDefault="005846C0" w:rsidP="00791BDC">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91BDC">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91BDC">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91BDC">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91BDC">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91BDC">
      <w:pPr>
        <w:pStyle w:val="ListParagraph"/>
        <w:numPr>
          <w:ilvl w:val="0"/>
          <w:numId w:val="61"/>
        </w:numPr>
      </w:pPr>
      <w:r w:rsidRPr="00845520">
        <w:t>LengthOfStay</w:t>
      </w:r>
      <w:r w:rsidRPr="007327FC">
        <w:t xml:space="preserve"> in (10, 11) and </w:t>
      </w:r>
      <w:r w:rsidRPr="00845520">
        <w:t>PreviousStreetESSH</w:t>
      </w:r>
      <w:r w:rsidRPr="00DD4D75">
        <w:t xml:space="preserve"> = 1; or</w:t>
      </w:r>
    </w:p>
    <w:p w14:paraId="5A4CB7B5" w14:textId="1EEA8AFC" w:rsidR="005846C0" w:rsidRDefault="005846C0" w:rsidP="00791BDC">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91BDC">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91BDC">
      <w:pPr>
        <w:pStyle w:val="ListParagraph"/>
        <w:numPr>
          <w:ilvl w:val="1"/>
          <w:numId w:val="63"/>
        </w:numPr>
      </w:pPr>
      <w:r>
        <w:t>LSA</w:t>
      </w:r>
      <w:r w:rsidRPr="00845520">
        <w:t>ProjectType</w:t>
      </w:r>
      <w:r>
        <w:t xml:space="preserve"> </w:t>
      </w:r>
      <w:r w:rsidR="005846C0">
        <w:t xml:space="preserve">= 2 and </w:t>
      </w:r>
      <w:r w:rsidR="005846C0" w:rsidRPr="00845520">
        <w:t>ESSHStreetDate</w:t>
      </w:r>
      <w:r w:rsidR="005846C0">
        <w:t xml:space="preserve"> &lt; </w:t>
      </w:r>
      <w:r w:rsidR="005846C0" w:rsidRPr="00845520">
        <w:t>EntryDate</w:t>
      </w:r>
      <w:r w:rsidR="005846C0">
        <w:t>; or</w:t>
      </w:r>
    </w:p>
    <w:p w14:paraId="5BA1A2DB" w14:textId="057D362D" w:rsidR="005846C0" w:rsidRDefault="00A30C61" w:rsidP="00791BDC">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91BDC">
      <w:pPr>
        <w:pStyle w:val="ListParagraph"/>
        <w:numPr>
          <w:ilvl w:val="2"/>
          <w:numId w:val="64"/>
        </w:numPr>
      </w:pPr>
      <w:r w:rsidRPr="00845520">
        <w:t>ESSHStreetDate</w:t>
      </w:r>
      <w:r>
        <w:t xml:space="preserve"> &lt; </w:t>
      </w:r>
      <w:r w:rsidRPr="00845520">
        <w:t>MoveInDate</w:t>
      </w:r>
      <w:r w:rsidRPr="0044267F">
        <w:t>; or</w:t>
      </w:r>
    </w:p>
    <w:p w14:paraId="662FF061" w14:textId="56E658C9" w:rsidR="005846C0" w:rsidRPr="0044267F" w:rsidRDefault="005846C0" w:rsidP="00791BDC">
      <w:pPr>
        <w:pStyle w:val="ListParagraph"/>
        <w:numPr>
          <w:ilvl w:val="2"/>
          <w:numId w:val="64"/>
        </w:numPr>
      </w:pPr>
      <w:r w:rsidRPr="00845520">
        <w:t>MoveInDate</w:t>
      </w:r>
      <w:r>
        <w:t xml:space="preserve"> </w:t>
      </w:r>
      <w:r w:rsidRPr="0044267F">
        <w:t>is NULL and</w:t>
      </w:r>
      <w:r>
        <w:t xml:space="preserve"> </w:t>
      </w:r>
      <w:r w:rsidRPr="00845520">
        <w:t>ESSHStreetDate</w:t>
      </w:r>
      <w:r>
        <w:t xml:space="preserve"> &lt; </w:t>
      </w:r>
      <w:r w:rsidRPr="00845520">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91BDC">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91BDC">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91BDC">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ch_Exclude_exit</w:t>
      </w:r>
      <w:r>
        <w:t xml:space="preserve"> dates. </w:t>
      </w:r>
    </w:p>
    <w:p w14:paraId="583A4671" w14:textId="411875B2" w:rsidR="005846C0" w:rsidRDefault="00A35C99" w:rsidP="00791BDC">
      <w:pPr>
        <w:pStyle w:val="Heading2"/>
      </w:pPr>
      <w:bookmarkStart w:id="1359" w:name="_Toc78368777"/>
      <w:bookmarkStart w:id="1360" w:name="_Toc204850649"/>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ch_Include_exit</w:t>
                              </w:r>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r>
                                <w:t>_exit</w:t>
                              </w:r>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ch_Include_exit</w:t>
                        </w:r>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r>
                          <w:t>_exit</w:t>
                        </w:r>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ch_Episodes_exit</w:t>
      </w:r>
      <w:r w:rsidR="005846C0">
        <w:t>)</w:t>
      </w:r>
      <w:bookmarkEnd w:id="1359"/>
      <w:bookmarkEnd w:id="1360"/>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ch_Include_exit</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ch_Episodes_exit</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ch_Episodes_exit</w:t>
      </w:r>
      <w:r>
        <w:t xml:space="preserve"> represents an uninterrupted series of ES/SH/Street dates identified in the previous step. Based on </w:t>
      </w:r>
      <w:r w:rsidR="004E640D">
        <w:t>ch_Include_exit</w:t>
      </w:r>
      <w:r>
        <w:t xml:space="preserve"> for each HoH/adult in tlsa_Person:</w:t>
      </w:r>
    </w:p>
    <w:p w14:paraId="3C8EE36F" w14:textId="77777777" w:rsidR="005846C0" w:rsidRDefault="005846C0" w:rsidP="00791BDC">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791BDC">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791BDC">
      <w:pPr>
        <w:pStyle w:val="Heading2"/>
      </w:pPr>
      <w:bookmarkStart w:id="1361" w:name="_CHTime_and_CHTimeStatus_1"/>
      <w:bookmarkStart w:id="1362" w:name="_Toc78368778"/>
      <w:bookmarkStart w:id="1363" w:name="_Toc204850650"/>
      <w:bookmarkEnd w:id="1361"/>
      <w:r>
        <w:rPr>
          <w:noProof/>
        </w:rPr>
        <mc:AlternateContent>
          <mc:Choice Requires="wpg">
            <w:drawing>
              <wp:anchor distT="0" distB="0" distL="114300" distR="114300" simplePos="0" relativeHeight="251670553" behindDoc="0" locked="0" layoutInCell="1" allowOverlap="1" wp14:anchorId="127BCA9C" wp14:editId="3575E685">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MagneticDisk">
                              <a:avLst/>
                            </a:prstGeom>
                            <a:solidFill>
                              <a:schemeClr val="accent1">
                                <a:lumMod val="20000"/>
                                <a:lumOff val="80000"/>
                              </a:schemeClr>
                            </a:solidFill>
                            <a:ln w="6350">
                              <a:solidFill>
                                <a:schemeClr val="tx2">
                                  <a:lumMod val="40000"/>
                                  <a:lumOff val="60000"/>
                                </a:schemeClr>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376D69DE" w:rsidR="00A35C99" w:rsidRDefault="001B7DAC" w:rsidP="00A35C99">
                                <w:pPr>
                                  <w:pStyle w:val="Style3"/>
                                </w:pPr>
                                <w:del w:id="1364" w:author="Molly C McEvilley" w:date="2025-07-27T18:12:00Z" w16du:dateUtc="2025-07-27T22:12:00Z">
                                  <w:r w:rsidDel="001B7DAC">
                                    <w:delText>T</w:delText>
                                  </w:r>
                                  <w:r w:rsidR="00A35C99" w:rsidDel="001B7DAC">
                                    <w:delText>lsa</w:delText>
                                  </w:r>
                                </w:del>
                                <w:ins w:id="1365" w:author="Molly C McEvilley" w:date="2025-07-27T18:12:00Z" w16du:dateUtc="2025-07-27T22:12:00Z">
                                  <w:r>
                                    <w:t>hmis_Enrollment</w:t>
                                  </w:r>
                                </w:ins>
                                <w:del w:id="1366" w:author="Molly C McEvilley" w:date="2025-07-27T18:12:00Z" w16du:dateUtc="2025-07-27T22:12:00Z">
                                  <w:r w:rsidR="00A35C99" w:rsidDel="001B7DAC">
                                    <w:delText>_Person</w:delText>
                                  </w:r>
                                </w:del>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ch_Episodes_exit</w:t>
                                </w:r>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32"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" fillcolor="#dbe5f1 [660]" strokecolor="#8db3e2 [1311]" strokeweight=".5pt">
                    <v:stroke joinstyle="miter"/>
                    <v:shadow color="black" opacity="0" offset="0,0"/>
                    <v:textbox inset="0,0,0,0">
                      <w:txbxContent>
                        <w:p w14:paraId="72C06B27" w14:textId="376D69DE" w:rsidR="00A35C99" w:rsidRDefault="001B7DAC" w:rsidP="00A35C99">
                          <w:pPr>
                            <w:pStyle w:val="Style3"/>
                          </w:pPr>
                          <w:del w:id="1367" w:author="Molly C McEvilley" w:date="2025-07-27T18:12:00Z" w16du:dateUtc="2025-07-27T22:12:00Z">
                            <w:r w:rsidDel="001B7DAC">
                              <w:delText>T</w:delText>
                            </w:r>
                            <w:r w:rsidR="00A35C99" w:rsidDel="001B7DAC">
                              <w:delText>lsa</w:delText>
                            </w:r>
                          </w:del>
                          <w:ins w:id="1368" w:author="Molly C McEvilley" w:date="2025-07-27T18:12:00Z" w16du:dateUtc="2025-07-27T22:12:00Z">
                            <w:r>
                              <w:t>hmis_Enrollment</w:t>
                            </w:r>
                          </w:ins>
                          <w:del w:id="1369" w:author="Molly C McEvilley" w:date="2025-07-27T18:12:00Z" w16du:dateUtc="2025-07-27T22:12:00Z">
                            <w:r w:rsidR="00A35C99" w:rsidDel="001B7DAC">
                              <w:delText>_Person</w:delText>
                            </w:r>
                          </w:del>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ch_Episodes_exit</w:t>
                          </w:r>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362"/>
      <w:bookmarkEnd w:id="1363"/>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rsidDel="00A37E0E" w14:paraId="16BE9947" w14:textId="024B5D6D" w:rsidTr="0030339F">
        <w:trPr>
          <w:trHeight w:val="216"/>
          <w:del w:id="1370" w:author="Molly C McEvilley" w:date="2025-07-27T14:22:00Z"/>
        </w:trPr>
        <w:tc>
          <w:tcPr>
            <w:tcW w:w="9355" w:type="dxa"/>
            <w:shd w:val="clear" w:color="auto" w:fill="FDE9D9" w:themeFill="accent6" w:themeFillTint="33"/>
          </w:tcPr>
          <w:p w14:paraId="014A3421" w14:textId="3720D9AC" w:rsidR="005846C0" w:rsidRPr="005F4836" w:rsidDel="00A37E0E" w:rsidRDefault="005846C0" w:rsidP="0030339F">
            <w:pPr>
              <w:pStyle w:val="NoSpacing"/>
              <w:rPr>
                <w:del w:id="1371" w:author="Molly C McEvilley" w:date="2025-07-27T14:22:00Z" w16du:dateUtc="2025-07-27T18:22:00Z"/>
                <w:b/>
                <w:bCs/>
              </w:rPr>
            </w:pPr>
            <w:del w:id="1372" w:author="Molly C McEvilley" w:date="2025-07-27T14:22:00Z" w16du:dateUtc="2025-07-27T18:22:00Z">
              <w:r w:rsidDel="00A37E0E">
                <w:rPr>
                  <w:b/>
                  <w:bCs/>
                </w:rPr>
                <w:delText>tlsa</w:delText>
              </w:r>
              <w:r w:rsidRPr="005F4836" w:rsidDel="00A37E0E">
                <w:rPr>
                  <w:b/>
                  <w:bCs/>
                </w:rPr>
                <w:delText>_Person</w:delText>
              </w:r>
            </w:del>
          </w:p>
        </w:tc>
      </w:tr>
      <w:tr w:rsidR="005846C0" w:rsidRPr="005F4836" w:rsidDel="00A37E0E" w14:paraId="23BDA8BE" w14:textId="50A0848B" w:rsidTr="0030339F">
        <w:trPr>
          <w:trHeight w:val="216"/>
          <w:del w:id="1373" w:author="Molly C McEvilley" w:date="2025-07-27T14:22:00Z"/>
        </w:trPr>
        <w:tc>
          <w:tcPr>
            <w:tcW w:w="9355" w:type="dxa"/>
          </w:tcPr>
          <w:p w14:paraId="290AF09E" w14:textId="16E0FEED" w:rsidR="005846C0" w:rsidRPr="005F4836" w:rsidDel="00A37E0E" w:rsidRDefault="005846C0" w:rsidP="0030339F">
            <w:pPr>
              <w:pStyle w:val="NoSpacing"/>
              <w:rPr>
                <w:del w:id="1374" w:author="Molly C McEvilley" w:date="2025-07-27T14:22:00Z" w16du:dateUtc="2025-07-27T18:22:00Z"/>
              </w:rPr>
            </w:pPr>
            <w:del w:id="1375" w:author="Molly C McEvilley" w:date="2025-07-27T14:22:00Z" w16du:dateUtc="2025-07-27T18:22:00Z">
              <w:r w:rsidRPr="005F4836" w:rsidDel="00A37E0E">
                <w:delText>PersonalID</w:delText>
              </w:r>
            </w:del>
          </w:p>
        </w:tc>
      </w:tr>
      <w:tr w:rsidR="005846C0" w:rsidRPr="005F4836" w:rsidDel="00A37E0E" w14:paraId="035B6AEE" w14:textId="624CAA54" w:rsidTr="0030339F">
        <w:trPr>
          <w:trHeight w:val="216"/>
          <w:del w:id="1376" w:author="Molly C McEvilley" w:date="2025-07-27T14:22:00Z"/>
        </w:trPr>
        <w:tc>
          <w:tcPr>
            <w:tcW w:w="9355" w:type="dxa"/>
          </w:tcPr>
          <w:p w14:paraId="3DFF39DB" w14:textId="3FCE2420" w:rsidR="005846C0" w:rsidRPr="00E17F92" w:rsidDel="00A37E0E" w:rsidRDefault="005846C0" w:rsidP="0030339F">
            <w:pPr>
              <w:pStyle w:val="NoSpacing"/>
              <w:rPr>
                <w:del w:id="1377" w:author="Molly C McEvilley" w:date="2025-07-27T14:22:00Z" w16du:dateUtc="2025-07-27T18:22:00Z"/>
              </w:rPr>
            </w:pPr>
            <w:del w:id="1378" w:author="Molly C McEvilley" w:date="2025-07-27T14:22:00Z" w16du:dateUtc="2025-07-27T18:22:00Z">
              <w:r w:rsidDel="00A37E0E">
                <w:delText>HoHAdult</w:delText>
              </w:r>
            </w:del>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ch_Episodes_exit</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B3D3000" w:rsidR="005846C0" w:rsidRPr="005F4836" w:rsidRDefault="005846C0" w:rsidP="0030339F">
            <w:pPr>
              <w:pStyle w:val="NoSpacing"/>
            </w:pPr>
            <w:del w:id="1379" w:author="Molly C McEvilley" w:date="2025-07-27T18:13:00Z" w16du:dateUtc="2025-07-27T22:13:00Z">
              <w:r w:rsidDel="001B7DAC">
                <w:delText>CH</w:delText>
              </w:r>
            </w:del>
            <w:ins w:id="1380" w:author="Molly C McEvilley" w:date="2025-07-27T18:13:00Z" w16du:dateUtc="2025-07-27T22:13:00Z">
              <w:r w:rsidR="001B7DAC">
                <w:t>EntryDate</w:t>
              </w:r>
            </w:ins>
          </w:p>
        </w:tc>
      </w:tr>
      <w:tr w:rsidR="001B7DAC" w:rsidRPr="005F4836" w14:paraId="39451FE6" w14:textId="77777777" w:rsidTr="0030339F">
        <w:trPr>
          <w:trHeight w:val="216"/>
          <w:ins w:id="1381" w:author="Molly C McEvilley" w:date="2025-07-27T18:13:00Z"/>
        </w:trPr>
        <w:tc>
          <w:tcPr>
            <w:tcW w:w="9355" w:type="dxa"/>
          </w:tcPr>
          <w:p w14:paraId="13DDA665" w14:textId="3FA3182A" w:rsidR="001B7DAC" w:rsidDel="001B7DAC" w:rsidRDefault="001B7DAC" w:rsidP="0030339F">
            <w:pPr>
              <w:pStyle w:val="NoSpacing"/>
              <w:rPr>
                <w:ins w:id="1382" w:author="Molly C McEvilley" w:date="2025-07-27T18:13:00Z" w16du:dateUtc="2025-07-27T22:13:00Z"/>
              </w:rPr>
            </w:pPr>
            <w:ins w:id="1383" w:author="Molly C McEvilley" w:date="2025-07-27T18:13:00Z" w16du:dateUtc="2025-07-27T22:13:00Z">
              <w:r>
                <w:t>ExitDate</w:t>
              </w:r>
            </w:ins>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r w:rsidR="001B7DAC" w:rsidRPr="007327FC" w14:paraId="3CF3C4C6" w14:textId="77777777" w:rsidTr="00F909E1">
        <w:trPr>
          <w:trHeight w:val="216"/>
          <w:ins w:id="1384" w:author="Molly C McEvilley" w:date="2025-07-27T18:13:00Z"/>
        </w:trPr>
        <w:tc>
          <w:tcPr>
            <w:tcW w:w="9355" w:type="dxa"/>
            <w:shd w:val="clear" w:color="auto" w:fill="EEECE1" w:themeFill="background2"/>
          </w:tcPr>
          <w:p w14:paraId="6469767F" w14:textId="77777777" w:rsidR="001B7DAC" w:rsidRPr="000D5A2E" w:rsidRDefault="001B7DAC" w:rsidP="00F909E1">
            <w:pPr>
              <w:pStyle w:val="NoSpacing"/>
              <w:rPr>
                <w:ins w:id="1385" w:author="Molly C McEvilley" w:date="2025-07-27T18:13:00Z" w16du:dateUtc="2025-07-27T22:13:00Z"/>
                <w:b/>
                <w:bCs/>
              </w:rPr>
            </w:pPr>
            <w:ins w:id="1386" w:author="Molly C McEvilley" w:date="2025-07-27T18:13:00Z" w16du:dateUtc="2025-07-27T22:13:00Z">
              <w:r w:rsidRPr="000D5A2E">
                <w:rPr>
                  <w:b/>
                  <w:bCs/>
                </w:rPr>
                <w:t>hmis_Enrollment</w:t>
              </w:r>
            </w:ins>
          </w:p>
        </w:tc>
      </w:tr>
      <w:tr w:rsidR="001B7DAC" w:rsidRPr="006B4F91" w14:paraId="5512532A" w14:textId="77777777" w:rsidTr="00F909E1">
        <w:trPr>
          <w:trHeight w:val="216"/>
          <w:ins w:id="1387" w:author="Molly C McEvilley" w:date="2025-07-27T18:13:00Z"/>
        </w:trPr>
        <w:tc>
          <w:tcPr>
            <w:tcW w:w="9355" w:type="dxa"/>
          </w:tcPr>
          <w:p w14:paraId="6ED0A336" w14:textId="77777777" w:rsidR="001B7DAC" w:rsidRPr="00172D43" w:rsidRDefault="001B7DAC" w:rsidP="00F909E1">
            <w:pPr>
              <w:pStyle w:val="NoSpacing"/>
              <w:rPr>
                <w:ins w:id="1388" w:author="Molly C McEvilley" w:date="2025-07-27T18:13:00Z" w16du:dateUtc="2025-07-27T22:13:00Z"/>
              </w:rPr>
            </w:pPr>
            <w:ins w:id="1389" w:author="Molly C McEvilley" w:date="2025-07-27T18:13:00Z" w16du:dateUtc="2025-07-27T22:13:00Z">
              <w:r w:rsidRPr="00172D43">
                <w:t>PersonalID</w:t>
              </w:r>
            </w:ins>
          </w:p>
        </w:tc>
      </w:tr>
      <w:tr w:rsidR="001B7DAC" w:rsidRPr="005F4836" w14:paraId="0A0A574A" w14:textId="77777777" w:rsidTr="00F909E1">
        <w:trPr>
          <w:trHeight w:val="216"/>
          <w:ins w:id="1390" w:author="Molly C McEvilley" w:date="2025-07-27T18:13:00Z"/>
        </w:trPr>
        <w:tc>
          <w:tcPr>
            <w:tcW w:w="9355" w:type="dxa"/>
          </w:tcPr>
          <w:p w14:paraId="3B0D5889" w14:textId="77777777" w:rsidR="001B7DAC" w:rsidRPr="00172D43" w:rsidRDefault="001B7DAC" w:rsidP="00F909E1">
            <w:pPr>
              <w:pStyle w:val="NoSpacing"/>
              <w:rPr>
                <w:ins w:id="1391" w:author="Molly C McEvilley" w:date="2025-07-27T18:13:00Z" w16du:dateUtc="2025-07-27T22:13:00Z"/>
              </w:rPr>
            </w:pPr>
            <w:ins w:id="1392" w:author="Molly C McEvilley" w:date="2025-07-27T18:13:00Z" w16du:dateUtc="2025-07-27T22:13:00Z">
              <w:r w:rsidRPr="00172D43">
                <w:t>EntryDate</w:t>
              </w:r>
            </w:ins>
          </w:p>
        </w:tc>
      </w:tr>
      <w:tr w:rsidR="001B7DAC" w:rsidRPr="005F4836" w14:paraId="68FA41BF" w14:textId="77777777" w:rsidTr="00F909E1">
        <w:trPr>
          <w:trHeight w:val="216"/>
          <w:ins w:id="1393" w:author="Molly C McEvilley" w:date="2025-07-27T18:13:00Z"/>
        </w:trPr>
        <w:tc>
          <w:tcPr>
            <w:tcW w:w="9355" w:type="dxa"/>
          </w:tcPr>
          <w:p w14:paraId="49C36B5A" w14:textId="77777777" w:rsidR="001B7DAC" w:rsidRPr="00172D43" w:rsidRDefault="001B7DAC" w:rsidP="00F909E1">
            <w:pPr>
              <w:pStyle w:val="NoSpacing"/>
              <w:rPr>
                <w:ins w:id="1394" w:author="Molly C McEvilley" w:date="2025-07-27T18:13:00Z" w16du:dateUtc="2025-07-27T22:13:00Z"/>
              </w:rPr>
            </w:pPr>
            <w:ins w:id="1395" w:author="Molly C McEvilley" w:date="2025-07-27T18:13:00Z" w16du:dateUtc="2025-07-27T22:13:00Z">
              <w:r w:rsidRPr="00172D43">
                <w:t>LivingSituation</w:t>
              </w:r>
            </w:ins>
          </w:p>
        </w:tc>
      </w:tr>
      <w:tr w:rsidR="001B7DAC" w:rsidRPr="005F4836" w14:paraId="50DB269E" w14:textId="77777777" w:rsidTr="00F909E1">
        <w:trPr>
          <w:trHeight w:val="216"/>
          <w:ins w:id="1396" w:author="Molly C McEvilley" w:date="2025-07-27T18:13:00Z"/>
        </w:trPr>
        <w:tc>
          <w:tcPr>
            <w:tcW w:w="9355" w:type="dxa"/>
          </w:tcPr>
          <w:p w14:paraId="63B9255C" w14:textId="77777777" w:rsidR="001B7DAC" w:rsidRPr="00172D43" w:rsidRDefault="001B7DAC" w:rsidP="00F909E1">
            <w:pPr>
              <w:pStyle w:val="NoSpacing"/>
              <w:rPr>
                <w:ins w:id="1397" w:author="Molly C McEvilley" w:date="2025-07-27T18:13:00Z" w16du:dateUtc="2025-07-27T22:13:00Z"/>
              </w:rPr>
            </w:pPr>
            <w:ins w:id="1398" w:author="Molly C McEvilley" w:date="2025-07-27T18:13:00Z" w16du:dateUtc="2025-07-27T22:13:00Z">
              <w:r w:rsidRPr="00172D43">
                <w:t>LengthOfStay</w:t>
              </w:r>
            </w:ins>
          </w:p>
        </w:tc>
      </w:tr>
      <w:tr w:rsidR="001B7DAC" w:rsidRPr="005F4836" w14:paraId="062D43B2" w14:textId="77777777" w:rsidTr="00F909E1">
        <w:trPr>
          <w:trHeight w:val="216"/>
          <w:ins w:id="1399" w:author="Molly C McEvilley" w:date="2025-07-27T18:13:00Z"/>
        </w:trPr>
        <w:tc>
          <w:tcPr>
            <w:tcW w:w="9355" w:type="dxa"/>
          </w:tcPr>
          <w:p w14:paraId="02656055" w14:textId="77777777" w:rsidR="001B7DAC" w:rsidRPr="00172D43" w:rsidRDefault="001B7DAC" w:rsidP="00F909E1">
            <w:pPr>
              <w:pStyle w:val="NoSpacing"/>
              <w:rPr>
                <w:ins w:id="1400" w:author="Molly C McEvilley" w:date="2025-07-27T18:13:00Z" w16du:dateUtc="2025-07-27T22:13:00Z"/>
              </w:rPr>
            </w:pPr>
            <w:ins w:id="1401" w:author="Molly C McEvilley" w:date="2025-07-27T18:13:00Z" w16du:dateUtc="2025-07-27T22:13:00Z">
              <w:r w:rsidRPr="00172D43">
                <w:t>DateToStreetESSH</w:t>
              </w:r>
            </w:ins>
          </w:p>
        </w:tc>
      </w:tr>
      <w:tr w:rsidR="001B7DAC" w:rsidRPr="005F4836" w14:paraId="122502CC" w14:textId="77777777" w:rsidTr="00F909E1">
        <w:trPr>
          <w:trHeight w:val="216"/>
          <w:ins w:id="1402" w:author="Molly C McEvilley" w:date="2025-07-27T18:13:00Z"/>
        </w:trPr>
        <w:tc>
          <w:tcPr>
            <w:tcW w:w="9355" w:type="dxa"/>
          </w:tcPr>
          <w:p w14:paraId="118ABA98" w14:textId="77777777" w:rsidR="001B7DAC" w:rsidRPr="00172D43" w:rsidRDefault="001B7DAC" w:rsidP="00F909E1">
            <w:pPr>
              <w:pStyle w:val="NoSpacing"/>
              <w:rPr>
                <w:ins w:id="1403" w:author="Molly C McEvilley" w:date="2025-07-27T18:13:00Z" w16du:dateUtc="2025-07-27T22:13:00Z"/>
              </w:rPr>
            </w:pPr>
            <w:ins w:id="1404" w:author="Molly C McEvilley" w:date="2025-07-27T18:13:00Z" w16du:dateUtc="2025-07-27T22:13:00Z">
              <w:r w:rsidRPr="00172D43">
                <w:t>TimesHomelessPastThreeYears</w:t>
              </w:r>
            </w:ins>
          </w:p>
        </w:tc>
      </w:tr>
      <w:tr w:rsidR="001B7DAC" w:rsidRPr="005F4836" w14:paraId="7801E3CF" w14:textId="77777777" w:rsidTr="00F909E1">
        <w:trPr>
          <w:trHeight w:val="216"/>
          <w:ins w:id="1405" w:author="Molly C McEvilley" w:date="2025-07-27T18:13:00Z"/>
        </w:trPr>
        <w:tc>
          <w:tcPr>
            <w:tcW w:w="9355" w:type="dxa"/>
          </w:tcPr>
          <w:p w14:paraId="30E90F6F" w14:textId="77777777" w:rsidR="001B7DAC" w:rsidRPr="00172D43" w:rsidRDefault="001B7DAC" w:rsidP="00F909E1">
            <w:pPr>
              <w:pStyle w:val="NoSpacing"/>
              <w:rPr>
                <w:ins w:id="1406" w:author="Molly C McEvilley" w:date="2025-07-27T18:13:00Z" w16du:dateUtc="2025-07-27T22:13:00Z"/>
              </w:rPr>
            </w:pPr>
            <w:ins w:id="1407" w:author="Molly C McEvilley" w:date="2025-07-27T18:13:00Z" w16du:dateUtc="2025-07-27T22:13:00Z">
              <w:r w:rsidRPr="00172D43">
                <w:t>MonthsHomelessPastThreeYears</w:t>
              </w:r>
            </w:ins>
          </w:p>
        </w:tc>
      </w:tr>
    </w:tbl>
    <w:p w14:paraId="309BE80C" w14:textId="77777777" w:rsidR="005846C0" w:rsidRDefault="005846C0" w:rsidP="005846C0">
      <w:pPr>
        <w:pStyle w:val="Heading4"/>
      </w:pPr>
      <w:r>
        <w:lastRenderedPageBreak/>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4C1314F8" w14:textId="0D0D0F37" w:rsidR="00BC105F" w:rsidRPr="00A7544C" w:rsidRDefault="00BC105F" w:rsidP="00BC105F">
      <w:pPr>
        <w:rPr>
          <w:ins w:id="1408" w:author="Molly C McEvilley" w:date="2025-07-27T15:13:00Z" w16du:dateUtc="2025-07-27T19:13:00Z"/>
        </w:rPr>
      </w:pPr>
      <w:ins w:id="1409" w:author="Molly C McEvilley" w:date="2025-07-27T15:13:00Z" w16du:dateUtc="2025-07-27T19:13:00Z">
        <w:r>
          <w:t xml:space="preserve">There are a total of </w:t>
        </w:r>
      </w:ins>
      <w:ins w:id="1410" w:author="Molly C McEvilley" w:date="2025-07-27T15:15:00Z" w16du:dateUtc="2025-07-27T19:15:00Z">
        <w:r>
          <w:t>nine</w:t>
        </w:r>
      </w:ins>
      <w:ins w:id="1411" w:author="Molly C McEvilley" w:date="2025-07-27T15:13:00Z" w16du:dateUtc="2025-07-27T19:13:00Z">
        <w:r>
          <w:t xml:space="preserve"> valid combinations of </w:t>
        </w:r>
        <w:r w:rsidRPr="00B678E4">
          <w:rPr>
            <w:b/>
            <w:bCs/>
          </w:rPr>
          <w:t>CHTime</w:t>
        </w:r>
        <w:r>
          <w:t xml:space="preserve"> and </w:t>
        </w:r>
        <w:r w:rsidRPr="00B678E4">
          <w:rPr>
            <w:b/>
            <w:bCs/>
          </w:rPr>
          <w:t>CHTimeStatus</w:t>
        </w:r>
        <w:r>
          <w:t xml:space="preserve"> values</w:t>
        </w:r>
      </w:ins>
      <w:ins w:id="1412" w:author="Molly C McEvilley" w:date="2025-07-27T15:15:00Z" w16du:dateUtc="2025-07-27T19:15:00Z">
        <w:r>
          <w:t xml:space="preserve"> in tlsa_Ex</w:t>
        </w:r>
      </w:ins>
      <w:ins w:id="1413" w:author="Molly C McEvilley" w:date="2025-07-27T15:16:00Z" w16du:dateUtc="2025-07-27T19:16:00Z">
        <w:r>
          <w:t>itHoHAdult</w:t>
        </w:r>
      </w:ins>
      <w:ins w:id="1414" w:author="Molly C McEvilley" w:date="2025-07-27T15:13:00Z" w16du:dateUtc="2025-07-27T19:13:00Z">
        <w:r>
          <w:t>. They are summarized in the table below</w:t>
        </w:r>
      </w:ins>
      <w:ins w:id="1415" w:author="Molly C McEvilley" w:date="2025-07-27T15:16:00Z" w16du:dateUtc="2025-07-27T19:16:00Z">
        <w:r>
          <w:t>.</w:t>
        </w:r>
      </w:ins>
    </w:p>
    <w:tbl>
      <w:tblPr>
        <w:tblStyle w:val="Style1"/>
        <w:tblW w:w="0" w:type="auto"/>
        <w:tblLook w:val="04A0" w:firstRow="1" w:lastRow="0" w:firstColumn="1" w:lastColumn="0" w:noHBand="0" w:noVBand="1"/>
      </w:tblPr>
      <w:tblGrid>
        <w:gridCol w:w="873"/>
        <w:gridCol w:w="940"/>
        <w:gridCol w:w="1447"/>
        <w:gridCol w:w="6090"/>
      </w:tblGrid>
      <w:tr w:rsidR="00BC105F" w:rsidRPr="005F4836" w14:paraId="5394FC3C" w14:textId="77777777" w:rsidTr="00F909E1">
        <w:trPr>
          <w:cnfStyle w:val="100000000000" w:firstRow="1" w:lastRow="0" w:firstColumn="0" w:lastColumn="0" w:oddVBand="0" w:evenVBand="0" w:oddHBand="0" w:evenHBand="0" w:firstRowFirstColumn="0" w:firstRowLastColumn="0" w:lastRowFirstColumn="0" w:lastRowLastColumn="0"/>
          <w:ins w:id="1416"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3183966" w14:textId="77777777" w:rsidR="00BC105F" w:rsidRPr="005F4836" w:rsidRDefault="00BC105F" w:rsidP="00F909E1">
            <w:pPr>
              <w:pStyle w:val="NoSpacing"/>
              <w:rPr>
                <w:ins w:id="1417" w:author="Molly C McEvilley" w:date="2025-07-27T15:13:00Z" w16du:dateUtc="2025-07-27T19:13:00Z"/>
              </w:rPr>
            </w:pPr>
            <w:ins w:id="1418" w:author="Molly C McEvilley" w:date="2025-07-27T15:13:00Z" w16du:dateUtc="2025-07-27T19:13:00Z">
              <w:r w:rsidRPr="005F4836">
                <w:t>Priority</w:t>
              </w:r>
            </w:ins>
          </w:p>
        </w:tc>
        <w:tc>
          <w:tcPr>
            <w:tcW w:w="940" w:type="dxa"/>
          </w:tcPr>
          <w:p w14:paraId="235EC696"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19" w:author="Molly C McEvilley" w:date="2025-07-27T15:13:00Z" w16du:dateUtc="2025-07-27T19:13:00Z"/>
              </w:rPr>
            </w:pPr>
            <w:ins w:id="1420" w:author="Molly C McEvilley" w:date="2025-07-27T15:13:00Z" w16du:dateUtc="2025-07-27T19:13:00Z">
              <w:r w:rsidRPr="005F4836">
                <w:t>CHTime</w:t>
              </w:r>
            </w:ins>
          </w:p>
        </w:tc>
        <w:tc>
          <w:tcPr>
            <w:tcW w:w="1447" w:type="dxa"/>
          </w:tcPr>
          <w:p w14:paraId="05F53BBE"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21" w:author="Molly C McEvilley" w:date="2025-07-27T15:13:00Z" w16du:dateUtc="2025-07-27T19:13:00Z"/>
              </w:rPr>
            </w:pPr>
            <w:ins w:id="1422" w:author="Molly C McEvilley" w:date="2025-07-27T15:13:00Z" w16du:dateUtc="2025-07-27T19:13:00Z">
              <w:r w:rsidRPr="005F4836">
                <w:t>CHTimeStatus</w:t>
              </w:r>
            </w:ins>
          </w:p>
        </w:tc>
        <w:tc>
          <w:tcPr>
            <w:tcW w:w="6090" w:type="dxa"/>
          </w:tcPr>
          <w:p w14:paraId="2C0193EF" w14:textId="77777777" w:rsidR="00BC105F" w:rsidRPr="00D75C24"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23" w:author="Molly C McEvilley" w:date="2025-07-27T15:13:00Z" w16du:dateUtc="2025-07-27T19:13:00Z"/>
              </w:rPr>
            </w:pPr>
            <w:ins w:id="1424" w:author="Molly C McEvilley" w:date="2025-07-27T15:13:00Z" w16du:dateUtc="2025-07-27T19:13:00Z">
              <w:r w:rsidRPr="00E17F92">
                <w:t>Category</w:t>
              </w:r>
            </w:ins>
          </w:p>
        </w:tc>
      </w:tr>
      <w:tr w:rsidR="00BC105F" w:rsidRPr="005F4836" w14:paraId="1F0B46E8" w14:textId="77777777" w:rsidTr="00F909E1">
        <w:trPr>
          <w:cnfStyle w:val="000000100000" w:firstRow="0" w:lastRow="0" w:firstColumn="0" w:lastColumn="0" w:oddVBand="0" w:evenVBand="0" w:oddHBand="1" w:evenHBand="0" w:firstRowFirstColumn="0" w:firstRowLastColumn="0" w:lastRowFirstColumn="0" w:lastRowLastColumn="0"/>
          <w:ins w:id="1425" w:author="Molly C McEvilley" w:date="2025-07-27T15:18:00Z"/>
        </w:trPr>
        <w:tc>
          <w:tcPr>
            <w:cnfStyle w:val="001000000000" w:firstRow="0" w:lastRow="0" w:firstColumn="1" w:lastColumn="0" w:oddVBand="0" w:evenVBand="0" w:oddHBand="0" w:evenHBand="0" w:firstRowFirstColumn="0" w:firstRowLastColumn="0" w:lastRowFirstColumn="0" w:lastRowLastColumn="0"/>
            <w:tcW w:w="873" w:type="dxa"/>
          </w:tcPr>
          <w:p w14:paraId="2AD4233C" w14:textId="093C3088" w:rsidR="00BC105F" w:rsidRPr="005F4836" w:rsidRDefault="00BC105F" w:rsidP="001B7DAC">
            <w:pPr>
              <w:pStyle w:val="NoSpacing"/>
              <w:jc w:val="center"/>
              <w:rPr>
                <w:ins w:id="1426" w:author="Molly C McEvilley" w:date="2025-07-27T15:18:00Z" w16du:dateUtc="2025-07-27T19:18:00Z"/>
              </w:rPr>
            </w:pPr>
            <w:ins w:id="1427" w:author="Molly C McEvilley" w:date="2025-07-27T15:19:00Z" w16du:dateUtc="2025-07-27T19:19:00Z">
              <w:r>
                <w:t>1</w:t>
              </w:r>
            </w:ins>
          </w:p>
        </w:tc>
        <w:tc>
          <w:tcPr>
            <w:tcW w:w="940" w:type="dxa"/>
          </w:tcPr>
          <w:p w14:paraId="27588C77" w14:textId="70E48BB6"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28" w:author="Molly C McEvilley" w:date="2025-07-27T15:18:00Z" w16du:dateUtc="2025-07-27T19:18:00Z"/>
              </w:rPr>
            </w:pPr>
            <w:ins w:id="1429" w:author="Molly C McEvilley" w:date="2025-07-27T15:19:00Z" w16du:dateUtc="2025-07-27T19:19:00Z">
              <w:r>
                <w:t>400</w:t>
              </w:r>
            </w:ins>
          </w:p>
        </w:tc>
        <w:tc>
          <w:tcPr>
            <w:tcW w:w="1447" w:type="dxa"/>
          </w:tcPr>
          <w:p w14:paraId="0B1178A4" w14:textId="14D95ABD"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30" w:author="Molly C McEvilley" w:date="2025-07-27T15:18:00Z" w16du:dateUtc="2025-07-27T19:18:00Z"/>
              </w:rPr>
            </w:pPr>
            <w:ins w:id="1431" w:author="Molly C McEvilley" w:date="2025-07-27T15:19:00Z" w16du:dateUtc="2025-07-27T19:19:00Z">
              <w:r>
                <w:t>2</w:t>
              </w:r>
            </w:ins>
          </w:p>
        </w:tc>
        <w:tc>
          <w:tcPr>
            <w:tcW w:w="6090" w:type="dxa"/>
          </w:tcPr>
          <w:p w14:paraId="384DE307" w14:textId="512345D9" w:rsidR="00BC105F" w:rsidRPr="00E17F92"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32" w:author="Molly C McEvilley" w:date="2025-07-27T15:18:00Z" w16du:dateUtc="2025-07-27T19:18:00Z"/>
              </w:rPr>
            </w:pPr>
            <w:ins w:id="1433" w:author="Molly C McEvilley" w:date="2025-07-27T15:19:00Z" w16du:dateUtc="2025-07-27T19:19:00Z">
              <w:r>
                <w:t xml:space="preserve">(see Section 7.4 </w:t>
              </w:r>
            </w:ins>
          </w:p>
        </w:tc>
      </w:tr>
      <w:tr w:rsidR="00BC105F" w:rsidRPr="00E94277" w14:paraId="7B5865F5" w14:textId="77777777" w:rsidTr="00F909E1">
        <w:trPr>
          <w:cnfStyle w:val="000000010000" w:firstRow="0" w:lastRow="0" w:firstColumn="0" w:lastColumn="0" w:oddVBand="0" w:evenVBand="0" w:oddHBand="0" w:evenHBand="1" w:firstRowFirstColumn="0" w:firstRowLastColumn="0" w:lastRowFirstColumn="0" w:lastRowLastColumn="0"/>
          <w:ins w:id="1434"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7DF35AD" w14:textId="1CF8F3A8" w:rsidR="00BC105F" w:rsidRPr="00A7544C" w:rsidRDefault="00BC105F" w:rsidP="00F909E1">
            <w:pPr>
              <w:pStyle w:val="NoSpacing"/>
              <w:jc w:val="center"/>
              <w:rPr>
                <w:ins w:id="1435" w:author="Molly C McEvilley" w:date="2025-07-27T15:13:00Z" w16du:dateUtc="2025-07-27T19:13:00Z"/>
              </w:rPr>
            </w:pPr>
            <w:ins w:id="1436" w:author="Molly C McEvilley" w:date="2025-07-27T15:20:00Z" w16du:dateUtc="2025-07-27T19:20:00Z">
              <w:r>
                <w:t>2</w:t>
              </w:r>
            </w:ins>
          </w:p>
        </w:tc>
        <w:tc>
          <w:tcPr>
            <w:tcW w:w="940" w:type="dxa"/>
          </w:tcPr>
          <w:p w14:paraId="691AE658" w14:textId="77777777" w:rsidR="00BC105F" w:rsidRPr="00E17F92"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37" w:author="Molly C McEvilley" w:date="2025-07-27T15:13:00Z" w16du:dateUtc="2025-07-27T19:13:00Z"/>
              </w:rPr>
            </w:pPr>
            <w:ins w:id="1438" w:author="Molly C McEvilley" w:date="2025-07-27T15:13:00Z" w16du:dateUtc="2025-07-27T19:13:00Z">
              <w:r w:rsidRPr="00A7544C">
                <w:t>365</w:t>
              </w:r>
            </w:ins>
          </w:p>
        </w:tc>
        <w:tc>
          <w:tcPr>
            <w:tcW w:w="1447" w:type="dxa"/>
          </w:tcPr>
          <w:p w14:paraId="4803A1A9" w14:textId="77777777" w:rsidR="00BC105F" w:rsidRPr="00FC29E8"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39" w:author="Molly C McEvilley" w:date="2025-07-27T15:13:00Z" w16du:dateUtc="2025-07-27T19:13:00Z"/>
              </w:rPr>
            </w:pPr>
            <w:ins w:id="1440" w:author="Molly C McEvilley" w:date="2025-07-27T15:13:00Z" w16du:dateUtc="2025-07-27T19:13:00Z">
              <w:r w:rsidRPr="00D75C24">
                <w:t>1</w:t>
              </w:r>
            </w:ins>
          </w:p>
        </w:tc>
        <w:tc>
          <w:tcPr>
            <w:tcW w:w="6090" w:type="dxa"/>
          </w:tcPr>
          <w:p w14:paraId="4E5DB0E7"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41" w:author="Molly C McEvilley" w:date="2025-07-27T15:13:00Z" w16du:dateUtc="2025-07-27T19:13:00Z"/>
              </w:rPr>
            </w:pPr>
            <w:ins w:id="1442" w:author="Molly C McEvilley" w:date="2025-07-27T15:13:00Z" w16du:dateUtc="2025-07-27T19:13:00Z">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ins>
          </w:p>
        </w:tc>
      </w:tr>
      <w:tr w:rsidR="00BC105F" w:rsidRPr="00E94277" w14:paraId="7F44D641" w14:textId="77777777" w:rsidTr="00F909E1">
        <w:trPr>
          <w:cnfStyle w:val="000000100000" w:firstRow="0" w:lastRow="0" w:firstColumn="0" w:lastColumn="0" w:oddVBand="0" w:evenVBand="0" w:oddHBand="1" w:evenHBand="0" w:firstRowFirstColumn="0" w:firstRowLastColumn="0" w:lastRowFirstColumn="0" w:lastRowLastColumn="0"/>
          <w:ins w:id="1443"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94C5242" w14:textId="3F4379C6" w:rsidR="00BC105F" w:rsidRPr="00A7544C" w:rsidRDefault="00BC105F" w:rsidP="00F909E1">
            <w:pPr>
              <w:pStyle w:val="NoSpacing"/>
              <w:jc w:val="center"/>
              <w:rPr>
                <w:ins w:id="1444" w:author="Molly C McEvilley" w:date="2025-07-27T15:13:00Z" w16du:dateUtc="2025-07-27T19:13:00Z"/>
              </w:rPr>
            </w:pPr>
            <w:ins w:id="1445" w:author="Molly C McEvilley" w:date="2025-07-27T15:20:00Z" w16du:dateUtc="2025-07-27T19:20:00Z">
              <w:r>
                <w:t>3</w:t>
              </w:r>
            </w:ins>
          </w:p>
        </w:tc>
        <w:tc>
          <w:tcPr>
            <w:tcW w:w="940" w:type="dxa"/>
          </w:tcPr>
          <w:p w14:paraId="4FFC50F8" w14:textId="77777777" w:rsidR="00BC105F" w:rsidRPr="00E17F92"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46" w:author="Molly C McEvilley" w:date="2025-07-27T15:13:00Z" w16du:dateUtc="2025-07-27T19:13:00Z"/>
              </w:rPr>
            </w:pPr>
            <w:ins w:id="1447" w:author="Molly C McEvilley" w:date="2025-07-27T15:13:00Z" w16du:dateUtc="2025-07-27T19:13:00Z">
              <w:r w:rsidRPr="00A7544C">
                <w:t>365</w:t>
              </w:r>
            </w:ins>
          </w:p>
        </w:tc>
        <w:tc>
          <w:tcPr>
            <w:tcW w:w="1447" w:type="dxa"/>
          </w:tcPr>
          <w:p w14:paraId="1DBB0D44" w14:textId="77777777" w:rsidR="00BC105F" w:rsidRPr="00FC29E8"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48" w:author="Molly C McEvilley" w:date="2025-07-27T15:13:00Z" w16du:dateUtc="2025-07-27T19:13:00Z"/>
              </w:rPr>
            </w:pPr>
            <w:ins w:id="1449" w:author="Molly C McEvilley" w:date="2025-07-27T15:13:00Z" w16du:dateUtc="2025-07-27T19:13:00Z">
              <w:r w:rsidRPr="00D75C24">
                <w:t>2</w:t>
              </w:r>
            </w:ins>
          </w:p>
        </w:tc>
        <w:tc>
          <w:tcPr>
            <w:tcW w:w="6090" w:type="dxa"/>
          </w:tcPr>
          <w:p w14:paraId="2BF8B502"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50" w:author="Molly C McEvilley" w:date="2025-07-27T15:13:00Z" w16du:dateUtc="2025-07-27T19:13:00Z"/>
              </w:rPr>
            </w:pPr>
            <w:ins w:id="1451" w:author="Molly C McEvilley" w:date="2025-07-27T15:13:00Z" w16du:dateUtc="2025-07-27T19:13:00Z">
              <w:r>
                <w:t xml:space="preserve">Client has 4 or more episodes and the sum of </w:t>
              </w:r>
              <w:r w:rsidRPr="005F4836">
                <w:rPr>
                  <w:b/>
                  <w:bCs/>
                </w:rPr>
                <w:t>episodeDays</w:t>
              </w:r>
              <w:r>
                <w:t xml:space="preserve"> for all ch_Episodes is &gt;= 365.</w:t>
              </w:r>
            </w:ins>
          </w:p>
        </w:tc>
      </w:tr>
      <w:tr w:rsidR="00BC105F" w:rsidRPr="00E94277" w14:paraId="55D47DB0" w14:textId="77777777" w:rsidTr="00F909E1">
        <w:trPr>
          <w:cnfStyle w:val="000000010000" w:firstRow="0" w:lastRow="0" w:firstColumn="0" w:lastColumn="0" w:oddVBand="0" w:evenVBand="0" w:oddHBand="0" w:evenHBand="1" w:firstRowFirstColumn="0" w:firstRowLastColumn="0" w:lastRowFirstColumn="0" w:lastRowLastColumn="0"/>
          <w:ins w:id="1452"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66EFE918" w14:textId="43DD252D" w:rsidR="00BC105F" w:rsidRPr="006B4F91" w:rsidRDefault="00BC105F" w:rsidP="00F909E1">
            <w:pPr>
              <w:pStyle w:val="NoSpacing"/>
              <w:jc w:val="center"/>
              <w:rPr>
                <w:ins w:id="1453" w:author="Molly C McEvilley" w:date="2025-07-27T15:13:00Z" w16du:dateUtc="2025-07-27T19:13:00Z"/>
              </w:rPr>
            </w:pPr>
            <w:ins w:id="1454" w:author="Molly C McEvilley" w:date="2025-07-27T15:15:00Z" w16du:dateUtc="2025-07-27T19:15:00Z">
              <w:r>
                <w:t>4</w:t>
              </w:r>
            </w:ins>
          </w:p>
        </w:tc>
        <w:tc>
          <w:tcPr>
            <w:tcW w:w="940" w:type="dxa"/>
          </w:tcPr>
          <w:p w14:paraId="1CCE24F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55" w:author="Molly C McEvilley" w:date="2025-07-27T15:13:00Z" w16du:dateUtc="2025-07-27T19:13:00Z"/>
              </w:rPr>
            </w:pPr>
            <w:ins w:id="1456" w:author="Molly C McEvilley" w:date="2025-07-27T15:13:00Z" w16du:dateUtc="2025-07-27T19:13:00Z">
              <w:r w:rsidRPr="006B4F91">
                <w:t>365</w:t>
              </w:r>
            </w:ins>
          </w:p>
        </w:tc>
        <w:tc>
          <w:tcPr>
            <w:tcW w:w="1447" w:type="dxa"/>
          </w:tcPr>
          <w:p w14:paraId="2B6D237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57" w:author="Molly C McEvilley" w:date="2025-07-27T15:13:00Z" w16du:dateUtc="2025-07-27T19:13:00Z"/>
              </w:rPr>
            </w:pPr>
            <w:ins w:id="1458" w:author="Molly C McEvilley" w:date="2025-07-27T15:13:00Z" w16du:dateUtc="2025-07-27T19:13:00Z">
              <w:r>
                <w:t>3</w:t>
              </w:r>
            </w:ins>
          </w:p>
        </w:tc>
        <w:tc>
          <w:tcPr>
            <w:tcW w:w="6090" w:type="dxa"/>
          </w:tcPr>
          <w:p w14:paraId="14F6A995"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59" w:author="Molly C McEvilley" w:date="2025-07-27T15:13:00Z" w16du:dateUtc="2025-07-27T19:13:00Z"/>
              </w:rPr>
            </w:pPr>
            <w:ins w:id="1460" w:author="Molly C McEvilley" w:date="2025-07-27T15:13:00Z" w16du:dateUtc="2025-07-27T19:13:00Z">
              <w:r>
                <w:t xml:space="preserve">The sum of </w:t>
              </w:r>
              <w:r w:rsidRPr="006B4F91">
                <w:rPr>
                  <w:b/>
                  <w:bCs/>
                </w:rPr>
                <w:t>episodeDays</w:t>
              </w:r>
              <w:r>
                <w:t xml:space="preserve"> for all ch_Episodes is &gt;= 365 but the number of episodes is less than four; no relevant information is missing from records of </w:t>
              </w:r>
              <w:r w:rsidRPr="006B4F91">
                <w:rPr>
                  <w:i/>
                  <w:iCs/>
                </w:rPr>
                <w:t>3.917 Living Situation</w:t>
              </w:r>
              <w:r>
                <w:t>.</w:t>
              </w:r>
            </w:ins>
          </w:p>
        </w:tc>
      </w:tr>
      <w:tr w:rsidR="00BC105F" w:rsidRPr="00E94277" w14:paraId="7A33EB2A" w14:textId="77777777" w:rsidTr="00F909E1">
        <w:trPr>
          <w:cnfStyle w:val="000000100000" w:firstRow="0" w:lastRow="0" w:firstColumn="0" w:lastColumn="0" w:oddVBand="0" w:evenVBand="0" w:oddHBand="1" w:evenHBand="0" w:firstRowFirstColumn="0" w:firstRowLastColumn="0" w:lastRowFirstColumn="0" w:lastRowLastColumn="0"/>
          <w:ins w:id="1461"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E6AA7E" w14:textId="2586A83A" w:rsidR="00BC105F" w:rsidRDefault="00BC105F" w:rsidP="00F909E1">
            <w:pPr>
              <w:pStyle w:val="NoSpacing"/>
              <w:jc w:val="center"/>
              <w:rPr>
                <w:ins w:id="1462" w:author="Molly C McEvilley" w:date="2025-07-27T15:13:00Z" w16du:dateUtc="2025-07-27T19:13:00Z"/>
              </w:rPr>
            </w:pPr>
            <w:ins w:id="1463" w:author="Molly C McEvilley" w:date="2025-07-27T15:15:00Z" w16du:dateUtc="2025-07-27T19:15:00Z">
              <w:r>
                <w:t>4</w:t>
              </w:r>
            </w:ins>
          </w:p>
        </w:tc>
        <w:tc>
          <w:tcPr>
            <w:tcW w:w="940" w:type="dxa"/>
          </w:tcPr>
          <w:p w14:paraId="532790A5" w14:textId="77777777" w:rsidR="00BC105F" w:rsidRPr="006B4F91"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64" w:author="Molly C McEvilley" w:date="2025-07-27T15:13:00Z" w16du:dateUtc="2025-07-27T19:13:00Z"/>
              </w:rPr>
            </w:pPr>
            <w:ins w:id="1465" w:author="Molly C McEvilley" w:date="2025-07-27T15:13:00Z" w16du:dateUtc="2025-07-27T19:13:00Z">
              <w:r>
                <w:t>365</w:t>
              </w:r>
            </w:ins>
          </w:p>
        </w:tc>
        <w:tc>
          <w:tcPr>
            <w:tcW w:w="1447" w:type="dxa"/>
          </w:tcPr>
          <w:p w14:paraId="2FE4E0DC" w14:textId="77777777" w:rsidR="00BC105F"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66" w:author="Molly C McEvilley" w:date="2025-07-27T15:13:00Z" w16du:dateUtc="2025-07-27T19:13:00Z"/>
              </w:rPr>
            </w:pPr>
            <w:ins w:id="1467" w:author="Molly C McEvilley" w:date="2025-07-27T15:13:00Z" w16du:dateUtc="2025-07-27T19:13:00Z">
              <w:r>
                <w:t>99</w:t>
              </w:r>
            </w:ins>
          </w:p>
        </w:tc>
        <w:tc>
          <w:tcPr>
            <w:tcW w:w="6090" w:type="dxa"/>
          </w:tcPr>
          <w:p w14:paraId="7A93265E"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68" w:author="Molly C McEvilley" w:date="2025-07-27T15:13:00Z" w16du:dateUtc="2025-07-27T19:13:00Z"/>
              </w:rPr>
            </w:pPr>
            <w:ins w:id="1469" w:author="Molly C McEvilley" w:date="2025-07-27T15:13:00Z" w16du:dateUtc="2025-07-27T19:13:00Z">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ins>
          </w:p>
        </w:tc>
      </w:tr>
      <w:tr w:rsidR="00BC105F" w:rsidRPr="00E94277" w14:paraId="7731FB7D" w14:textId="77777777" w:rsidTr="00F909E1">
        <w:trPr>
          <w:cnfStyle w:val="000000010000" w:firstRow="0" w:lastRow="0" w:firstColumn="0" w:lastColumn="0" w:oddVBand="0" w:evenVBand="0" w:oddHBand="0" w:evenHBand="1" w:firstRowFirstColumn="0" w:firstRowLastColumn="0" w:lastRowFirstColumn="0" w:lastRowLastColumn="0"/>
          <w:ins w:id="1470"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34D1B6C0" w14:textId="77777777" w:rsidR="00BC105F" w:rsidRPr="006B4F91" w:rsidRDefault="00BC105F" w:rsidP="00F909E1">
            <w:pPr>
              <w:pStyle w:val="NoSpacing"/>
              <w:jc w:val="center"/>
              <w:rPr>
                <w:ins w:id="1471" w:author="Molly C McEvilley" w:date="2025-07-27T15:13:00Z" w16du:dateUtc="2025-07-27T19:13:00Z"/>
              </w:rPr>
            </w:pPr>
            <w:ins w:id="1472" w:author="Molly C McEvilley" w:date="2025-07-27T15:13:00Z" w16du:dateUtc="2025-07-27T19:13:00Z">
              <w:r>
                <w:t>--</w:t>
              </w:r>
            </w:ins>
          </w:p>
        </w:tc>
        <w:tc>
          <w:tcPr>
            <w:tcW w:w="940" w:type="dxa"/>
          </w:tcPr>
          <w:p w14:paraId="6C5CAD67"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3" w:author="Molly C McEvilley" w:date="2025-07-27T15:13:00Z" w16du:dateUtc="2025-07-27T19:13:00Z"/>
              </w:rPr>
            </w:pPr>
            <w:ins w:id="1474" w:author="Molly C McEvilley" w:date="2025-07-27T15:13:00Z" w16du:dateUtc="2025-07-27T19:13:00Z">
              <w:r w:rsidRPr="006B4F91">
                <w:t>270</w:t>
              </w:r>
            </w:ins>
          </w:p>
        </w:tc>
        <w:tc>
          <w:tcPr>
            <w:tcW w:w="1447" w:type="dxa"/>
          </w:tcPr>
          <w:p w14:paraId="3A753776"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5" w:author="Molly C McEvilley" w:date="2025-07-27T15:13:00Z" w16du:dateUtc="2025-07-27T19:13:00Z"/>
              </w:rPr>
            </w:pPr>
            <w:ins w:id="1476" w:author="Molly C McEvilley" w:date="2025-07-27T15:13:00Z" w16du:dateUtc="2025-07-27T19:13:00Z">
              <w:r w:rsidRPr="006B4F91">
                <w:t>99</w:t>
              </w:r>
            </w:ins>
          </w:p>
        </w:tc>
        <w:tc>
          <w:tcPr>
            <w:tcW w:w="6090" w:type="dxa"/>
          </w:tcPr>
          <w:p w14:paraId="3DDD8B33"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77" w:author="Molly C McEvilley" w:date="2025-07-27T15:13:00Z" w16du:dateUtc="2025-07-27T19:13:00Z"/>
              </w:rPr>
            </w:pPr>
            <w:ins w:id="1478" w:author="Molly C McEvilley" w:date="2025-07-27T15:13:00Z" w16du:dateUtc="2025-07-27T19:13:00Z">
              <w:r>
                <w:t xml:space="preserve">Client has a total of 270-364 ESSHStreet days and relevant data is missing from </w:t>
              </w:r>
              <w:r w:rsidRPr="006B4F91">
                <w:rPr>
                  <w:i/>
                  <w:iCs/>
                </w:rPr>
                <w:t>3.917 Living Situation</w:t>
              </w:r>
            </w:ins>
          </w:p>
        </w:tc>
      </w:tr>
      <w:tr w:rsidR="00BC105F" w:rsidRPr="00E94277" w14:paraId="71E85491" w14:textId="77777777" w:rsidTr="00F909E1">
        <w:trPr>
          <w:cnfStyle w:val="000000100000" w:firstRow="0" w:lastRow="0" w:firstColumn="0" w:lastColumn="0" w:oddVBand="0" w:evenVBand="0" w:oddHBand="1" w:evenHBand="0" w:firstRowFirstColumn="0" w:firstRowLastColumn="0" w:lastRowFirstColumn="0" w:lastRowLastColumn="0"/>
          <w:ins w:id="1479"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89F40D" w14:textId="77777777" w:rsidR="00BC105F" w:rsidRPr="00A7544C" w:rsidRDefault="00BC105F" w:rsidP="00F909E1">
            <w:pPr>
              <w:pStyle w:val="NoSpacing"/>
              <w:jc w:val="center"/>
              <w:rPr>
                <w:ins w:id="1480" w:author="Molly C McEvilley" w:date="2025-07-27T15:13:00Z" w16du:dateUtc="2025-07-27T19:13:00Z"/>
              </w:rPr>
            </w:pPr>
            <w:ins w:id="1481" w:author="Molly C McEvilley" w:date="2025-07-27T15:13:00Z" w16du:dateUtc="2025-07-27T19:13:00Z">
              <w:r>
                <w:t>--</w:t>
              </w:r>
            </w:ins>
          </w:p>
        </w:tc>
        <w:tc>
          <w:tcPr>
            <w:tcW w:w="940" w:type="dxa"/>
          </w:tcPr>
          <w:p w14:paraId="6E648A7C"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2" w:author="Molly C McEvilley" w:date="2025-07-27T15:13:00Z" w16du:dateUtc="2025-07-27T19:13:00Z"/>
              </w:rPr>
            </w:pPr>
            <w:ins w:id="1483" w:author="Molly C McEvilley" w:date="2025-07-27T15:13:00Z" w16du:dateUtc="2025-07-27T19:13:00Z">
              <w:r w:rsidRPr="00E17F92">
                <w:t>270</w:t>
              </w:r>
            </w:ins>
          </w:p>
        </w:tc>
        <w:tc>
          <w:tcPr>
            <w:tcW w:w="1447" w:type="dxa"/>
          </w:tcPr>
          <w:p w14:paraId="2221A93D"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4" w:author="Molly C McEvilley" w:date="2025-07-27T15:13:00Z" w16du:dateUtc="2025-07-27T19:13:00Z"/>
              </w:rPr>
            </w:pPr>
            <w:ins w:id="1485" w:author="Molly C McEvilley" w:date="2025-07-27T15:13:00Z" w16du:dateUtc="2025-07-27T19:13:00Z">
              <w:r w:rsidRPr="00FC29E8">
                <w:t>-1</w:t>
              </w:r>
            </w:ins>
          </w:p>
        </w:tc>
        <w:tc>
          <w:tcPr>
            <w:tcW w:w="6090" w:type="dxa"/>
          </w:tcPr>
          <w:p w14:paraId="00665C1C"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86" w:author="Molly C McEvilley" w:date="2025-07-27T15:13:00Z" w16du:dateUtc="2025-07-27T19:13:00Z"/>
              </w:rPr>
            </w:pPr>
            <w:ins w:id="1487"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r w:rsidR="00BC105F" w:rsidRPr="00E94277" w14:paraId="049C8610" w14:textId="77777777" w:rsidTr="00F909E1">
        <w:trPr>
          <w:cnfStyle w:val="000000010000" w:firstRow="0" w:lastRow="0" w:firstColumn="0" w:lastColumn="0" w:oddVBand="0" w:evenVBand="0" w:oddHBand="0" w:evenHBand="1" w:firstRowFirstColumn="0" w:firstRowLastColumn="0" w:lastRowFirstColumn="0" w:lastRowLastColumn="0"/>
          <w:ins w:id="1488"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790139EE" w14:textId="77777777" w:rsidR="00BC105F" w:rsidRPr="006B4F91" w:rsidRDefault="00BC105F" w:rsidP="00F909E1">
            <w:pPr>
              <w:pStyle w:val="NoSpacing"/>
              <w:jc w:val="center"/>
              <w:rPr>
                <w:ins w:id="1489" w:author="Molly C McEvilley" w:date="2025-07-27T15:13:00Z" w16du:dateUtc="2025-07-27T19:13:00Z"/>
              </w:rPr>
            </w:pPr>
            <w:ins w:id="1490" w:author="Molly C McEvilley" w:date="2025-07-27T15:13:00Z" w16du:dateUtc="2025-07-27T19:13:00Z">
              <w:r>
                <w:t>--</w:t>
              </w:r>
            </w:ins>
          </w:p>
        </w:tc>
        <w:tc>
          <w:tcPr>
            <w:tcW w:w="940" w:type="dxa"/>
          </w:tcPr>
          <w:p w14:paraId="3F186668"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91" w:author="Molly C McEvilley" w:date="2025-07-27T15:13:00Z" w16du:dateUtc="2025-07-27T19:13:00Z"/>
              </w:rPr>
            </w:pPr>
            <w:ins w:id="1492" w:author="Molly C McEvilley" w:date="2025-07-27T15:13:00Z" w16du:dateUtc="2025-07-27T19:13:00Z">
              <w:r w:rsidRPr="006B4F91">
                <w:t>0</w:t>
              </w:r>
            </w:ins>
          </w:p>
        </w:tc>
        <w:tc>
          <w:tcPr>
            <w:tcW w:w="1447" w:type="dxa"/>
          </w:tcPr>
          <w:p w14:paraId="261D82DE"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93" w:author="Molly C McEvilley" w:date="2025-07-27T15:13:00Z" w16du:dateUtc="2025-07-27T19:13:00Z"/>
              </w:rPr>
            </w:pPr>
            <w:ins w:id="1494" w:author="Molly C McEvilley" w:date="2025-07-27T15:13:00Z" w16du:dateUtc="2025-07-27T19:13:00Z">
              <w:r w:rsidRPr="006B4F91">
                <w:t>99</w:t>
              </w:r>
            </w:ins>
          </w:p>
        </w:tc>
        <w:tc>
          <w:tcPr>
            <w:tcW w:w="6090" w:type="dxa"/>
          </w:tcPr>
          <w:p w14:paraId="55324561"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95" w:author="Molly C McEvilley" w:date="2025-07-27T15:13:00Z" w16du:dateUtc="2025-07-27T19:13:00Z"/>
              </w:rPr>
            </w:pPr>
            <w:ins w:id="1496" w:author="Molly C McEvilley" w:date="2025-07-27T15:13:00Z" w16du:dateUtc="2025-07-27T19:13:00Z">
              <w:r>
                <w:t xml:space="preserve">Client has a total of 0-269 ESSHStreet days and relevant data is missing from </w:t>
              </w:r>
              <w:r w:rsidRPr="006B4F91">
                <w:rPr>
                  <w:i/>
                  <w:iCs/>
                </w:rPr>
                <w:t>3.917 Living Situation</w:t>
              </w:r>
            </w:ins>
          </w:p>
        </w:tc>
      </w:tr>
      <w:tr w:rsidR="00BC105F" w:rsidRPr="00E94277" w14:paraId="60E8D510" w14:textId="77777777" w:rsidTr="00F909E1">
        <w:trPr>
          <w:cnfStyle w:val="000000100000" w:firstRow="0" w:lastRow="0" w:firstColumn="0" w:lastColumn="0" w:oddVBand="0" w:evenVBand="0" w:oddHBand="1" w:evenHBand="0" w:firstRowFirstColumn="0" w:firstRowLastColumn="0" w:lastRowFirstColumn="0" w:lastRowLastColumn="0"/>
          <w:ins w:id="1497"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3CFD5E7" w14:textId="77777777" w:rsidR="00BC105F" w:rsidRPr="00A7544C" w:rsidRDefault="00BC105F" w:rsidP="00F909E1">
            <w:pPr>
              <w:pStyle w:val="NoSpacing"/>
              <w:jc w:val="center"/>
              <w:rPr>
                <w:ins w:id="1498" w:author="Molly C McEvilley" w:date="2025-07-27T15:13:00Z" w16du:dateUtc="2025-07-27T19:13:00Z"/>
              </w:rPr>
            </w:pPr>
            <w:ins w:id="1499" w:author="Molly C McEvilley" w:date="2025-07-27T15:13:00Z" w16du:dateUtc="2025-07-27T19:13:00Z">
              <w:r>
                <w:t>--</w:t>
              </w:r>
            </w:ins>
          </w:p>
        </w:tc>
        <w:tc>
          <w:tcPr>
            <w:tcW w:w="940" w:type="dxa"/>
          </w:tcPr>
          <w:p w14:paraId="574DBA56"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500" w:author="Molly C McEvilley" w:date="2025-07-27T15:13:00Z" w16du:dateUtc="2025-07-27T19:13:00Z"/>
              </w:rPr>
            </w:pPr>
            <w:ins w:id="1501" w:author="Molly C McEvilley" w:date="2025-07-27T15:13:00Z" w16du:dateUtc="2025-07-27T19:13:00Z">
              <w:r w:rsidRPr="00E17F92">
                <w:t>0</w:t>
              </w:r>
            </w:ins>
          </w:p>
        </w:tc>
        <w:tc>
          <w:tcPr>
            <w:tcW w:w="1447" w:type="dxa"/>
          </w:tcPr>
          <w:p w14:paraId="5BF250A7"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502" w:author="Molly C McEvilley" w:date="2025-07-27T15:13:00Z" w16du:dateUtc="2025-07-27T19:13:00Z"/>
              </w:rPr>
            </w:pPr>
            <w:ins w:id="1503" w:author="Molly C McEvilley" w:date="2025-07-27T15:13:00Z" w16du:dateUtc="2025-07-27T19:13:00Z">
              <w:r w:rsidRPr="00FC29E8">
                <w:t>-1</w:t>
              </w:r>
            </w:ins>
          </w:p>
        </w:tc>
        <w:tc>
          <w:tcPr>
            <w:tcW w:w="6090" w:type="dxa"/>
          </w:tcPr>
          <w:p w14:paraId="7A0D0795"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504" w:author="Molly C McEvilley" w:date="2025-07-27T15:13:00Z" w16du:dateUtc="2025-07-27T19:13:00Z"/>
              </w:rPr>
            </w:pPr>
            <w:ins w:id="1505"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bl>
    <w:p w14:paraId="5F42C36B" w14:textId="77777777" w:rsidR="00BC105F" w:rsidRPr="00E17F92" w:rsidRDefault="00BC105F" w:rsidP="00BC105F">
      <w:pPr>
        <w:widowControl w:val="0"/>
        <w:rPr>
          <w:ins w:id="1506" w:author="Molly C McEvilley" w:date="2025-07-27T15:13:00Z" w16du:dateUtc="2025-07-27T19:13:00Z"/>
          <w:szCs w:val="20"/>
        </w:rPr>
      </w:pPr>
      <w:ins w:id="1507" w:author="Molly C McEvilley" w:date="2025-07-27T15:13:00Z" w16du:dateUtc="2025-07-27T19:13:00Z">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ins>
    </w:p>
    <w:p w14:paraId="50F8E843" w14:textId="77777777" w:rsidR="00BC105F" w:rsidRPr="00A7544C" w:rsidRDefault="00BC105F" w:rsidP="00A02490">
      <w:pPr>
        <w:pStyle w:val="ListParagraph"/>
        <w:numPr>
          <w:ilvl w:val="0"/>
          <w:numId w:val="103"/>
        </w:numPr>
        <w:rPr>
          <w:ins w:id="1508" w:author="Molly C McEvilley" w:date="2025-07-27T15:13:00Z" w16du:dateUtc="2025-07-27T19:13:00Z"/>
        </w:rPr>
      </w:pPr>
      <w:ins w:id="1509" w:author="Molly C McEvilley" w:date="2025-07-27T15:13:00Z" w16du:dateUtc="2025-07-27T19:13:00Z">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ins>
    </w:p>
    <w:p w14:paraId="77F334F1" w14:textId="49504833" w:rsidR="00BC105F" w:rsidRPr="006B4F91" w:rsidRDefault="00BC105F" w:rsidP="00A02490">
      <w:pPr>
        <w:pStyle w:val="ListParagraph"/>
        <w:numPr>
          <w:ilvl w:val="0"/>
          <w:numId w:val="20"/>
        </w:numPr>
        <w:rPr>
          <w:ins w:id="1510" w:author="Molly C McEvilley" w:date="2025-07-27T15:13:00Z" w16du:dateUtc="2025-07-27T19:13:00Z"/>
        </w:rPr>
      </w:pPr>
      <w:ins w:id="1511" w:author="Molly C McEvilley" w:date="2025-07-27T15:13:00Z" w16du:dateUtc="2025-07-27T19:13:00Z">
        <w:r w:rsidRPr="006B4F91">
          <w:t>ch_Episodes</w:t>
        </w:r>
      </w:ins>
      <w:ins w:id="1512" w:author="Molly C McEvilley" w:date="2025-07-27T15:16:00Z" w16du:dateUtc="2025-07-27T19:16:00Z">
        <w:r>
          <w:t>_exit</w:t>
        </w:r>
      </w:ins>
      <w:ins w:id="1513" w:author="Molly C McEvilley" w:date="2025-07-27T15:13:00Z" w16du:dateUtc="2025-07-27T19:13:00Z">
        <w:r w:rsidRPr="006B4F91">
          <w:t>.</w:t>
        </w:r>
        <w:r w:rsidRPr="006B4F91">
          <w:rPr>
            <w:b/>
            <w:bCs/>
          </w:rPr>
          <w:t>episodeDays</w:t>
        </w:r>
        <w:r w:rsidRPr="006B4F91">
          <w:t xml:space="preserve"> &gt;= 365; and </w:t>
        </w:r>
      </w:ins>
    </w:p>
    <w:p w14:paraId="48430340" w14:textId="16040C50" w:rsidR="00BC105F" w:rsidRPr="006B4F91" w:rsidRDefault="00BC105F" w:rsidP="00A02490">
      <w:pPr>
        <w:pStyle w:val="ListParagraph"/>
        <w:numPr>
          <w:ilvl w:val="0"/>
          <w:numId w:val="20"/>
        </w:numPr>
        <w:rPr>
          <w:ins w:id="1514" w:author="Molly C McEvilley" w:date="2025-07-27T15:13:00Z" w16du:dateUtc="2025-07-27T19:13:00Z"/>
          <w:b/>
        </w:rPr>
      </w:pPr>
      <w:ins w:id="1515" w:author="Molly C McEvilley" w:date="2025-07-27T15:13:00Z" w16du:dateUtc="2025-07-27T19:13:00Z">
        <w:r w:rsidRPr="006B4F91">
          <w:rPr>
            <w:bCs/>
          </w:rPr>
          <w:t>ch_Episode</w:t>
        </w:r>
      </w:ins>
      <w:ins w:id="1516" w:author="Molly C McEvilley" w:date="2025-07-27T15:17:00Z" w16du:dateUtc="2025-07-27T19:17:00Z">
        <w:r>
          <w:rPr>
            <w:bCs/>
          </w:rPr>
          <w:t>s</w:t>
        </w:r>
        <w:r>
          <w:rPr>
            <w:szCs w:val="20"/>
          </w:rPr>
          <w:t>_exit</w:t>
        </w:r>
      </w:ins>
      <w:ins w:id="1517" w:author="Molly C McEvilley" w:date="2025-07-27T15:13:00Z" w16du:dateUtc="2025-07-27T19:13:00Z">
        <w:r w:rsidRPr="006B4F91">
          <w:rPr>
            <w:bCs/>
          </w:rPr>
          <w:t>.</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ins>
    </w:p>
    <w:p w14:paraId="4DE09846" w14:textId="77777777" w:rsidR="00BC105F" w:rsidRPr="00A7544C" w:rsidRDefault="00BC105F" w:rsidP="00A02490">
      <w:pPr>
        <w:pStyle w:val="ListParagraph"/>
        <w:numPr>
          <w:ilvl w:val="0"/>
          <w:numId w:val="103"/>
        </w:numPr>
        <w:rPr>
          <w:ins w:id="1518" w:author="Molly C McEvilley" w:date="2025-07-27T15:13:00Z" w16du:dateUtc="2025-07-27T19:13:00Z"/>
        </w:rPr>
      </w:pPr>
      <w:ins w:id="1519" w:author="Molly C McEvilley" w:date="2025-07-27T15:13:00Z" w16du:dateUtc="2025-07-27T19:13:00Z">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ins>
    </w:p>
    <w:p w14:paraId="3C3E9018" w14:textId="3C8906A1" w:rsidR="00BC105F" w:rsidRPr="005F4836" w:rsidRDefault="00BC105F" w:rsidP="00A02490">
      <w:pPr>
        <w:pStyle w:val="ListParagraph"/>
        <w:numPr>
          <w:ilvl w:val="0"/>
          <w:numId w:val="20"/>
        </w:numPr>
        <w:rPr>
          <w:ins w:id="1520" w:author="Molly C McEvilley" w:date="2025-07-27T15:13:00Z" w16du:dateUtc="2025-07-27T19:13:00Z"/>
          <w:b/>
        </w:rPr>
      </w:pPr>
      <w:ins w:id="1521" w:author="Molly C McEvilley" w:date="2025-07-27T15:13:00Z" w16du:dateUtc="2025-07-27T19:13:00Z">
        <w:r w:rsidRPr="006B4F91">
          <w:t>[SUM of ch_Episodes</w:t>
        </w:r>
      </w:ins>
      <w:ins w:id="1522" w:author="Molly C McEvilley" w:date="2025-07-27T15:21:00Z" w16du:dateUtc="2025-07-27T19:21:00Z">
        <w:r w:rsidR="00D0315E">
          <w:t>_exit</w:t>
        </w:r>
      </w:ins>
      <w:ins w:id="1523" w:author="Molly C McEvilley" w:date="2025-07-27T15:13:00Z" w16du:dateUtc="2025-07-27T19:13:00Z">
        <w:r w:rsidRPr="006B4F91">
          <w:t>.</w:t>
        </w:r>
        <w:r w:rsidRPr="006B4F91">
          <w:rPr>
            <w:b/>
            <w:bCs/>
          </w:rPr>
          <w:t>episodeDays</w:t>
        </w:r>
        <w:r w:rsidRPr="006B4F91">
          <w:t>] &gt;= 365</w:t>
        </w:r>
        <w:r>
          <w:t xml:space="preserve">; and </w:t>
        </w:r>
      </w:ins>
    </w:p>
    <w:p w14:paraId="472ABA51" w14:textId="5E28CCDB" w:rsidR="00BC105F" w:rsidRPr="005F4836" w:rsidRDefault="00BC105F" w:rsidP="00A02490">
      <w:pPr>
        <w:pStyle w:val="ListParagraph"/>
        <w:numPr>
          <w:ilvl w:val="0"/>
          <w:numId w:val="20"/>
        </w:numPr>
        <w:rPr>
          <w:ins w:id="1524" w:author="Molly C McEvilley" w:date="2025-07-27T15:13:00Z" w16du:dateUtc="2025-07-27T19:13:00Z"/>
          <w:b/>
        </w:rPr>
      </w:pPr>
      <w:ins w:id="1525" w:author="Molly C McEvilley" w:date="2025-07-27T15:13:00Z" w16du:dateUtc="2025-07-27T19:13:00Z">
        <w:r>
          <w:t>[COUNT of ch_</w:t>
        </w:r>
        <w:r w:rsidRPr="006B4F91">
          <w:t>Episodes</w:t>
        </w:r>
      </w:ins>
      <w:ins w:id="1526" w:author="Molly C McEvilley" w:date="2025-07-27T15:21:00Z" w16du:dateUtc="2025-07-27T19:21:00Z">
        <w:r w:rsidR="00D0315E">
          <w:t>_exit</w:t>
        </w:r>
      </w:ins>
      <w:ins w:id="1527" w:author="Molly C McEvilley" w:date="2025-07-27T15:13:00Z" w16du:dateUtc="2025-07-27T19:13:00Z">
        <w:r>
          <w:t>] &gt;= 4</w:t>
        </w:r>
      </w:ins>
    </w:p>
    <w:p w14:paraId="503FF698" w14:textId="77777777" w:rsidR="00BC105F" w:rsidRPr="006B4F91" w:rsidRDefault="00BC105F" w:rsidP="00A02490">
      <w:pPr>
        <w:pStyle w:val="ListParagraph"/>
        <w:numPr>
          <w:ilvl w:val="0"/>
          <w:numId w:val="103"/>
        </w:numPr>
        <w:rPr>
          <w:ins w:id="1528" w:author="Molly C McEvilley" w:date="2025-07-27T15:13:00Z" w16du:dateUtc="2025-07-27T19:13:00Z"/>
        </w:rPr>
      </w:pPr>
      <w:ins w:id="1529" w:author="Molly C McEvilley" w:date="2025-07-27T15:13:00Z" w16du:dateUtc="2025-07-27T19:13:00Z">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ins>
    </w:p>
    <w:p w14:paraId="40E40A99" w14:textId="78DB959F" w:rsidR="00BC105F" w:rsidRPr="006B4F91" w:rsidRDefault="00BC105F" w:rsidP="00A02490">
      <w:pPr>
        <w:pStyle w:val="ListParagraph"/>
        <w:numPr>
          <w:ilvl w:val="0"/>
          <w:numId w:val="20"/>
        </w:numPr>
        <w:rPr>
          <w:ins w:id="1530" w:author="Molly C McEvilley" w:date="2025-07-27T15:13:00Z" w16du:dateUtc="2025-07-27T19:13:00Z"/>
          <w:b/>
        </w:rPr>
      </w:pPr>
      <w:ins w:id="1531" w:author="Molly C McEvilley" w:date="2025-07-27T15:13:00Z" w16du:dateUtc="2025-07-27T19:13:00Z">
        <w:r w:rsidRPr="006B4F91">
          <w:t>[SUM of ch_Episodes</w:t>
        </w:r>
      </w:ins>
      <w:ins w:id="1532" w:author="Molly C McEvilley" w:date="2025-07-27T18:09:00Z" w16du:dateUtc="2025-07-27T22:09:00Z">
        <w:r w:rsidR="001B7DAC">
          <w:t>_exit</w:t>
        </w:r>
      </w:ins>
      <w:ins w:id="1533" w:author="Molly C McEvilley" w:date="2025-07-27T15:13:00Z" w16du:dateUtc="2025-07-27T19:13:00Z">
        <w:r w:rsidRPr="006B4F91">
          <w:t>.</w:t>
        </w:r>
        <w:r w:rsidRPr="006B4F91">
          <w:rPr>
            <w:b/>
            <w:bCs/>
          </w:rPr>
          <w:t>episodeDays</w:t>
        </w:r>
        <w:r w:rsidRPr="006B4F91">
          <w:t>] &gt;= 365</w:t>
        </w:r>
        <w:r>
          <w:t xml:space="preserve">; and </w:t>
        </w:r>
      </w:ins>
    </w:p>
    <w:p w14:paraId="07777736" w14:textId="28F7BC9E" w:rsidR="00BC105F" w:rsidRPr="006B4F91" w:rsidRDefault="00BC105F" w:rsidP="00A02490">
      <w:pPr>
        <w:pStyle w:val="ListParagraph"/>
        <w:numPr>
          <w:ilvl w:val="0"/>
          <w:numId w:val="20"/>
        </w:numPr>
        <w:rPr>
          <w:ins w:id="1534" w:author="Molly C McEvilley" w:date="2025-07-27T15:13:00Z" w16du:dateUtc="2025-07-27T19:13:00Z"/>
          <w:b/>
        </w:rPr>
      </w:pPr>
      <w:ins w:id="1535" w:author="Molly C McEvilley" w:date="2025-07-27T15:13:00Z" w16du:dateUtc="2025-07-27T19:13:00Z">
        <w:r>
          <w:t xml:space="preserve"> [COUNT of ch_</w:t>
        </w:r>
        <w:r w:rsidRPr="006B4F91">
          <w:t>Episodes</w:t>
        </w:r>
      </w:ins>
      <w:ins w:id="1536" w:author="Molly C McEvilley" w:date="2025-07-27T18:09:00Z" w16du:dateUtc="2025-07-27T22:09:00Z">
        <w:r w:rsidR="001B7DAC">
          <w:t>_exit</w:t>
        </w:r>
      </w:ins>
      <w:ins w:id="1537" w:author="Molly C McEvilley" w:date="2025-07-27T15:13:00Z" w16du:dateUtc="2025-07-27T19:13:00Z">
        <w:r>
          <w:t>] &lt; 4</w:t>
        </w:r>
      </w:ins>
    </w:p>
    <w:p w14:paraId="0D250E1D" w14:textId="2171EF20" w:rsidR="00BC105F" w:rsidRPr="005F4836" w:rsidRDefault="00BC105F" w:rsidP="00A02490">
      <w:pPr>
        <w:pStyle w:val="ListParagraph"/>
        <w:numPr>
          <w:ilvl w:val="0"/>
          <w:numId w:val="103"/>
        </w:numPr>
        <w:rPr>
          <w:ins w:id="1538" w:author="Molly C McEvilley" w:date="2025-07-27T15:13:00Z" w16du:dateUtc="2025-07-27T19:13:00Z"/>
        </w:rPr>
      </w:pPr>
      <w:ins w:id="1539" w:author="Molly C McEvilley" w:date="2025-07-27T15:13:00Z" w16du:dateUtc="2025-07-27T19:13:00Z">
        <w:r w:rsidRPr="00A7544C">
          <w:t xml:space="preserve">Set </w:t>
        </w:r>
        <w:r w:rsidRPr="00A7544C">
          <w:rPr>
            <w:b/>
            <w:bCs/>
          </w:rPr>
          <w:t>CHTime = 270</w:t>
        </w:r>
        <w:r w:rsidRPr="005C4382">
          <w:t xml:space="preserve"> and </w:t>
        </w:r>
        <w:r>
          <w:rPr>
            <w:b/>
            <w:bCs/>
          </w:rPr>
          <w:t>CHTimeStatus</w:t>
        </w:r>
        <w:r w:rsidRPr="005C4382">
          <w:t xml:space="preserve"> = -1 </w:t>
        </w:r>
        <w:r w:rsidRPr="00E17F92">
          <w:t>where</w:t>
        </w:r>
        <w:r w:rsidRPr="00D75C24">
          <w:t xml:space="preserve"> </w:t>
        </w:r>
        <w:r w:rsidRPr="00FC29E8">
          <w:t>[</w:t>
        </w:r>
        <w:r w:rsidRPr="005F4836">
          <w:t>SUM of ch_Episodes</w:t>
        </w:r>
      </w:ins>
      <w:ins w:id="1540" w:author="Molly C McEvilley" w:date="2025-07-27T18:09:00Z" w16du:dateUtc="2025-07-27T22:09:00Z">
        <w:r w:rsidR="001B7DAC">
          <w:t>_exit</w:t>
        </w:r>
      </w:ins>
      <w:ins w:id="1541" w:author="Molly C McEvilley" w:date="2025-07-27T15:13:00Z" w16du:dateUtc="2025-07-27T19:13:00Z">
        <w:r w:rsidRPr="005F4836">
          <w:t>.</w:t>
        </w:r>
        <w:r w:rsidRPr="005F4836">
          <w:rPr>
            <w:b/>
            <w:bCs/>
          </w:rPr>
          <w:t>episodeDays</w:t>
        </w:r>
        <w:r w:rsidRPr="005F4836">
          <w:t>] between 270 and 364</w:t>
        </w:r>
      </w:ins>
    </w:p>
    <w:p w14:paraId="619B2A8D" w14:textId="1A64D6D1" w:rsidR="00BC105F" w:rsidRDefault="00BC105F" w:rsidP="00A02490">
      <w:pPr>
        <w:pStyle w:val="ListParagraph"/>
        <w:numPr>
          <w:ilvl w:val="0"/>
          <w:numId w:val="103"/>
        </w:numPr>
        <w:rPr>
          <w:ins w:id="1542" w:author="Molly C McEvilley" w:date="2025-07-27T15:13:00Z" w16du:dateUtc="2025-07-27T19:13:00Z"/>
        </w:rPr>
      </w:pPr>
      <w:ins w:id="1543" w:author="Molly C McEvilley" w:date="2025-07-27T15:13:00Z" w16du:dateUtc="2025-07-27T19:13:00Z">
        <w:r w:rsidRPr="005F4836">
          <w:t xml:space="preserve">Set </w:t>
        </w:r>
        <w:r w:rsidRPr="005F4836">
          <w:rPr>
            <w:b/>
            <w:bCs/>
          </w:rPr>
          <w:t xml:space="preserve">CHTime = 0 </w:t>
        </w:r>
        <w:r w:rsidRPr="00BE797C">
          <w:t xml:space="preserve">and </w:t>
        </w:r>
        <w:r>
          <w:rPr>
            <w:b/>
            <w:bCs/>
          </w:rPr>
          <w:t>CHTimeStatus</w:t>
        </w:r>
        <w:r w:rsidRPr="00BE797C">
          <w:t xml:space="preserve"> = -1 </w:t>
        </w:r>
        <w:r w:rsidRPr="005F4836">
          <w:t>where [SUM of ch_Episodes</w:t>
        </w:r>
      </w:ins>
      <w:ins w:id="1544" w:author="Molly C McEvilley" w:date="2025-07-27T18:09:00Z" w16du:dateUtc="2025-07-27T22:09:00Z">
        <w:r w:rsidR="001B7DAC">
          <w:t>_exit</w:t>
        </w:r>
      </w:ins>
      <w:ins w:id="1545" w:author="Molly C McEvilley" w:date="2025-07-27T15:13:00Z" w16du:dateUtc="2025-07-27T19:13:00Z">
        <w:r w:rsidRPr="005F4836">
          <w:t>.</w:t>
        </w:r>
        <w:r w:rsidRPr="005F4836">
          <w:rPr>
            <w:b/>
            <w:bCs/>
          </w:rPr>
          <w:t>episodeDays</w:t>
        </w:r>
        <w:r w:rsidRPr="005F4836">
          <w:t>] &lt; 270</w:t>
        </w:r>
      </w:ins>
    </w:p>
    <w:p w14:paraId="18BC5005" w14:textId="50184095" w:rsidR="00BC105F" w:rsidRDefault="00BC105F" w:rsidP="00BC105F">
      <w:pPr>
        <w:widowControl w:val="0"/>
        <w:rPr>
          <w:ins w:id="1546" w:author="Molly C McEvilley" w:date="2025-07-27T15:13:00Z" w16du:dateUtc="2025-07-27T19:13:00Z"/>
          <w:szCs w:val="20"/>
        </w:rPr>
      </w:pPr>
      <w:ins w:id="1547" w:author="Molly C McEvilley" w:date="2025-07-27T15:13:00Z" w16du:dateUtc="2025-07-27T19:13:00Z">
        <w:r>
          <w:rPr>
            <w:szCs w:val="20"/>
          </w:rPr>
          <w:t xml:space="preserve">After these values are set, there is one additional update to </w:t>
        </w:r>
        <w:r w:rsidRPr="005C4382">
          <w:rPr>
            <w:b/>
            <w:bCs/>
            <w:szCs w:val="20"/>
          </w:rPr>
          <w:t>CHTimeStatus</w:t>
        </w:r>
        <w:r>
          <w:rPr>
            <w:szCs w:val="20"/>
          </w:rPr>
          <w:t xml:space="preserve"> to identify people who do not meet the time criteria for chronic homelessness and are missing relevant data (i.e., people who might meet the time criteria if data were complete). Set </w:t>
        </w:r>
        <w:r w:rsidRPr="005C4382">
          <w:rPr>
            <w:b/>
            <w:bCs/>
            <w:szCs w:val="20"/>
          </w:rPr>
          <w:t>CHTimeStatus</w:t>
        </w:r>
        <w:r>
          <w:rPr>
            <w:szCs w:val="20"/>
          </w:rPr>
          <w:t xml:space="preserve"> = 99 for all records in tlsa_</w:t>
        </w:r>
      </w:ins>
      <w:ins w:id="1548" w:author="Molly C McEvilley" w:date="2025-07-27T15:22:00Z" w16du:dateUtc="2025-07-27T19:22:00Z">
        <w:r w:rsidR="00D0315E">
          <w:rPr>
            <w:szCs w:val="20"/>
          </w:rPr>
          <w:t>ExitHoHAdult</w:t>
        </w:r>
      </w:ins>
      <w:ins w:id="1549" w:author="Molly C McEvilley" w:date="2025-07-27T15:13:00Z" w16du:dateUtc="2025-07-27T19:13:00Z">
        <w:r>
          <w:rPr>
            <w:szCs w:val="20"/>
          </w:rPr>
          <w:t xml:space="preserve"> where:</w:t>
        </w:r>
      </w:ins>
    </w:p>
    <w:p w14:paraId="0B569FC5" w14:textId="77777777" w:rsidR="00BC105F" w:rsidRDefault="00BC105F" w:rsidP="00A02490">
      <w:pPr>
        <w:pStyle w:val="ListParagraph"/>
        <w:numPr>
          <w:ilvl w:val="0"/>
          <w:numId w:val="49"/>
        </w:numPr>
        <w:rPr>
          <w:ins w:id="1550" w:author="Molly C McEvilley" w:date="2025-07-27T15:13:00Z" w16du:dateUtc="2025-07-27T19:13:00Z"/>
        </w:rPr>
      </w:pPr>
      <w:ins w:id="1551" w:author="Molly C McEvilley" w:date="2025-07-27T15:13:00Z" w16du:dateUtc="2025-07-27T19:13:00Z">
        <w:r w:rsidRPr="00FD1F07">
          <w:rPr>
            <w:b/>
          </w:rPr>
          <w:lastRenderedPageBreak/>
          <w:t>CHTime</w:t>
        </w:r>
        <w:r>
          <w:t xml:space="preserve"> in (0,270) – The total number of </w:t>
        </w:r>
        <w:r w:rsidRPr="005C4382">
          <w:rPr>
            <w:b/>
            <w:bCs/>
          </w:rPr>
          <w:t>ESSHStreetDate</w:t>
        </w:r>
        <w:r>
          <w:t xml:space="preserve">s in the three years ending on </w:t>
        </w:r>
        <w:r w:rsidRPr="005C4382">
          <w:rPr>
            <w:b/>
            <w:bCs/>
          </w:rPr>
          <w:t>LastActive</w:t>
        </w:r>
        <w:r>
          <w:t xml:space="preserve"> is less than 365; or</w:t>
        </w:r>
      </w:ins>
    </w:p>
    <w:p w14:paraId="153BF4C7" w14:textId="77777777" w:rsidR="00BC105F" w:rsidRDefault="00BC105F" w:rsidP="00A02490">
      <w:pPr>
        <w:pStyle w:val="ListParagraph"/>
        <w:numPr>
          <w:ilvl w:val="0"/>
          <w:numId w:val="49"/>
        </w:numPr>
        <w:rPr>
          <w:ins w:id="1552" w:author="Molly C McEvilley" w:date="2025-07-27T15:13:00Z" w16du:dateUtc="2025-07-27T19:13:00Z"/>
        </w:rPr>
      </w:pPr>
      <w:ins w:id="1553" w:author="Molly C McEvilley" w:date="2025-07-27T15:13:00Z" w16du:dateUtc="2025-07-27T19:13:00Z">
        <w:r w:rsidRPr="005C4382">
          <w:rPr>
            <w:b/>
            <w:bCs/>
          </w:rPr>
          <w:t>CHTimeStatus</w:t>
        </w:r>
        <w:r>
          <w:t xml:space="preserve"> = 3 – The total number of </w:t>
        </w:r>
        <w:r w:rsidRPr="00BE797C">
          <w:rPr>
            <w:b/>
            <w:bCs/>
          </w:rPr>
          <w:t>ESSHStreetDate</w:t>
        </w:r>
        <w:r>
          <w:t xml:space="preserve">s in the three years ending on </w:t>
        </w:r>
        <w:r w:rsidRPr="00BE797C">
          <w:rPr>
            <w:b/>
            <w:bCs/>
          </w:rPr>
          <w:t>LastActive</w:t>
        </w:r>
        <w:r>
          <w:t xml:space="preserve"> is at least 365, but they occur in fewer than four episodes;</w:t>
        </w:r>
      </w:ins>
    </w:p>
    <w:p w14:paraId="382A3037" w14:textId="72A39F81" w:rsidR="00BC105F" w:rsidRPr="005A6A83" w:rsidRDefault="00BC105F" w:rsidP="007355EA">
      <w:pPr>
        <w:pStyle w:val="ListParagraph"/>
        <w:widowControl w:val="0"/>
        <w:numPr>
          <w:ilvl w:val="0"/>
          <w:numId w:val="49"/>
        </w:numPr>
        <w:rPr>
          <w:ins w:id="1554" w:author="Molly C McEvilley" w:date="2025-08-07T15:29:00Z" w16du:dateUtc="2025-08-07T19:29:00Z"/>
          <w:szCs w:val="20"/>
        </w:rPr>
      </w:pPr>
      <w:ins w:id="1555" w:author="Molly C McEvilley" w:date="2025-07-27T15:13:00Z" w16du:dateUtc="2025-07-27T19:13:00Z">
        <w:r w:rsidRPr="005A6A83">
          <w:rPr>
            <w:szCs w:val="20"/>
          </w:rPr>
          <w:t xml:space="preserve">AND there is at least one enrollment for the </w:t>
        </w:r>
        <w:r w:rsidRPr="005A6A83">
          <w:rPr>
            <w:b/>
            <w:bCs/>
            <w:szCs w:val="20"/>
          </w:rPr>
          <w:t>PersonalID</w:t>
        </w:r>
        <w:r w:rsidRPr="005A6A83">
          <w:rPr>
            <w:szCs w:val="20"/>
          </w:rPr>
          <w:t xml:space="preserve"> in tlsa_Enrollment </w:t>
        </w:r>
      </w:ins>
      <w:ins w:id="1556" w:author="Molly C McEvilley" w:date="2025-07-27T18:08:00Z" w16du:dateUtc="2025-07-27T22:08:00Z">
        <w:r w:rsidR="001B7DAC" w:rsidRPr="005A6A83">
          <w:rPr>
            <w:szCs w:val="20"/>
          </w:rPr>
          <w:t xml:space="preserve">where the exit date falls between the relevant cohort start and end dates </w:t>
        </w:r>
      </w:ins>
      <w:ins w:id="1557" w:author="Molly C McEvilley" w:date="2025-07-27T15:13:00Z" w16du:dateUtc="2025-07-27T19:13:00Z">
        <w:r w:rsidRPr="005A6A83">
          <w:rPr>
            <w:szCs w:val="20"/>
          </w:rPr>
          <w:t>and any of the following are true:</w:t>
        </w:r>
      </w:ins>
    </w:p>
    <w:tbl>
      <w:tblPr>
        <w:tblStyle w:val="PlainTable3"/>
        <w:tblW w:w="9360" w:type="dxa"/>
        <w:tblInd w:w="360" w:type="dxa"/>
        <w:tblLook w:val="0400" w:firstRow="0" w:lastRow="0" w:firstColumn="0" w:lastColumn="0" w:noHBand="0" w:noVBand="1"/>
      </w:tblPr>
      <w:tblGrid>
        <w:gridCol w:w="3256"/>
        <w:gridCol w:w="988"/>
        <w:gridCol w:w="5116"/>
      </w:tblGrid>
      <w:tr w:rsidR="00164D8B" w14:paraId="3B2120BE" w14:textId="77777777" w:rsidTr="007355EA">
        <w:trPr>
          <w:cnfStyle w:val="000000100000" w:firstRow="0" w:lastRow="0" w:firstColumn="0" w:lastColumn="0" w:oddVBand="0" w:evenVBand="0" w:oddHBand="1" w:evenHBand="0" w:firstRowFirstColumn="0" w:firstRowLastColumn="0" w:lastRowFirstColumn="0" w:lastRowLastColumn="0"/>
          <w:ins w:id="1558" w:author="Molly C McEvilley" w:date="2025-08-07T15:40:00Z"/>
        </w:trPr>
        <w:tc>
          <w:tcPr>
            <w:tcW w:w="0" w:type="dxa"/>
            <w:gridSpan w:val="3"/>
          </w:tcPr>
          <w:p w14:paraId="447E44C5" w14:textId="576080E6" w:rsidR="00164D8B" w:rsidRPr="00164D8B" w:rsidRDefault="00164D8B" w:rsidP="00164D8B">
            <w:pPr>
              <w:ind w:left="432" w:hanging="432"/>
              <w:rPr>
                <w:ins w:id="1559" w:author="Molly C McEvilley" w:date="2025-08-07T15:40:00Z" w16du:dateUtc="2025-08-07T19:40:00Z"/>
                <w:i/>
                <w:iCs/>
              </w:rPr>
            </w:pPr>
            <w:commentRangeStart w:id="1560"/>
            <w:ins w:id="1561" w:author="Molly C McEvilley" w:date="2025-08-07T15:41:00Z" w16du:dateUtc="2025-08-07T19:41:00Z">
              <w:r w:rsidRPr="49FCFE86">
                <w:t xml:space="preserve">DateToStreetESSH &gt; </w:t>
              </w:r>
              <w:r w:rsidRPr="007F6F6B">
                <w:rPr>
                  <w:b/>
                  <w:bCs/>
                </w:rPr>
                <w:t>EntryDate</w:t>
              </w:r>
              <w:r w:rsidRPr="49FCFE86">
                <w:t xml:space="preserve"> </w:t>
              </w:r>
            </w:ins>
            <w:commentRangeEnd w:id="1560"/>
            <w:ins w:id="1562" w:author="Molly C McEvilley" w:date="2025-08-07T15:53:00Z" w16du:dateUtc="2025-08-07T19:53:00Z">
              <w:r w:rsidR="0085124E">
                <w:rPr>
                  <w:rStyle w:val="CommentReference"/>
                </w:rPr>
                <w:commentReference w:id="1560"/>
              </w:r>
            </w:ins>
          </w:p>
        </w:tc>
      </w:tr>
      <w:tr w:rsidR="00164D8B" w14:paraId="6FFC2E2C" w14:textId="77777777" w:rsidTr="007355EA">
        <w:trPr>
          <w:ins w:id="1563" w:author="Molly C McEvilley" w:date="2025-08-07T15:40:00Z"/>
        </w:trPr>
        <w:tc>
          <w:tcPr>
            <w:tcW w:w="0" w:type="dxa"/>
            <w:gridSpan w:val="3"/>
          </w:tcPr>
          <w:p w14:paraId="38109A4C" w14:textId="0CD38B4A" w:rsidR="00164D8B" w:rsidRPr="00164D8B" w:rsidRDefault="00164D8B" w:rsidP="00164D8B">
            <w:pPr>
              <w:ind w:left="432" w:hanging="432"/>
              <w:rPr>
                <w:ins w:id="1564" w:author="Molly C McEvilley" w:date="2025-08-07T15:40:00Z" w16du:dateUtc="2025-08-07T19:40:00Z"/>
                <w:i/>
                <w:iCs/>
              </w:rPr>
            </w:pPr>
            <w:ins w:id="1565" w:author="Molly C McEvilley" w:date="2025-08-07T15:41:00Z" w16du:dateUtc="2025-08-07T19:41:00Z">
              <w:r w:rsidRPr="00340B33">
                <w:rPr>
                  <w:i/>
                  <w:iCs/>
                </w:rPr>
                <w:t xml:space="preserve">LivingSituation </w:t>
              </w:r>
              <w:r w:rsidRPr="00340B33">
                <w:t>in (8,9,99) or is NULL</w:t>
              </w:r>
            </w:ins>
          </w:p>
        </w:tc>
      </w:tr>
      <w:tr w:rsidR="00164D8B" w14:paraId="4D76414E" w14:textId="77777777" w:rsidTr="007355EA">
        <w:trPr>
          <w:cnfStyle w:val="000000100000" w:firstRow="0" w:lastRow="0" w:firstColumn="0" w:lastColumn="0" w:oddVBand="0" w:evenVBand="0" w:oddHBand="1" w:evenHBand="0" w:firstRowFirstColumn="0" w:firstRowLastColumn="0" w:lastRowFirstColumn="0" w:lastRowLastColumn="0"/>
          <w:ins w:id="1566" w:author="Molly C McEvilley" w:date="2025-08-07T15:40:00Z"/>
        </w:trPr>
        <w:tc>
          <w:tcPr>
            <w:tcW w:w="0" w:type="dxa"/>
            <w:gridSpan w:val="3"/>
          </w:tcPr>
          <w:p w14:paraId="010F9290" w14:textId="23F94C0B" w:rsidR="00164D8B" w:rsidRPr="00164D8B" w:rsidRDefault="00164D8B" w:rsidP="00164D8B">
            <w:pPr>
              <w:ind w:left="432" w:hanging="432"/>
              <w:rPr>
                <w:ins w:id="1567" w:author="Molly C McEvilley" w:date="2025-08-07T15:40:00Z" w16du:dateUtc="2025-08-07T19:40:00Z"/>
                <w:i/>
                <w:iCs/>
              </w:rPr>
            </w:pPr>
            <w:ins w:id="1568" w:author="Molly C McEvilley" w:date="2025-08-07T15:41:00Z" w16du:dateUtc="2025-08-07T19:41:00Z">
              <w:r w:rsidRPr="00340B33">
                <w:rPr>
                  <w:i/>
                  <w:iCs/>
                </w:rPr>
                <w:t xml:space="preserve">LengthOfStay </w:t>
              </w:r>
              <w:r w:rsidRPr="00340B33">
                <w:t>in (8,9,99) or is NULL</w:t>
              </w:r>
            </w:ins>
          </w:p>
        </w:tc>
      </w:tr>
      <w:tr w:rsidR="00164D8B" w14:paraId="74B04788" w14:textId="77777777" w:rsidTr="007355EA">
        <w:trPr>
          <w:trHeight w:val="2195"/>
          <w:ins w:id="1569" w:author="Molly C McEvilley" w:date="2025-08-07T15:40:00Z"/>
        </w:trPr>
        <w:tc>
          <w:tcPr>
            <w:tcW w:w="3150" w:type="dxa"/>
          </w:tcPr>
          <w:p w14:paraId="601F507C" w14:textId="63799DEA" w:rsidR="00164D8B" w:rsidRPr="002E3C69" w:rsidRDefault="00164D8B" w:rsidP="00164D8B">
            <w:pPr>
              <w:ind w:left="432" w:hanging="432"/>
              <w:rPr>
                <w:ins w:id="1570" w:author="Molly C McEvilley" w:date="2025-08-07T15:40:00Z" w16du:dateUtc="2025-08-07T19:40:00Z"/>
                <w:b/>
                <w:bCs/>
              </w:rPr>
            </w:pPr>
            <w:ins w:id="1571" w:author="Molly C McEvilley" w:date="2025-08-07T15:40:00Z" w16du:dateUtc="2025-08-07T19:40:00Z">
              <w:r w:rsidRPr="002E3C69">
                <w:rPr>
                  <w:i/>
                  <w:iCs/>
                </w:rPr>
                <w:t>LivingSituation</w:t>
              </w:r>
              <w:r>
                <w:t xml:space="preserve"> in (101,116,118)</w:t>
              </w:r>
            </w:ins>
          </w:p>
        </w:tc>
        <w:tc>
          <w:tcPr>
            <w:tcW w:w="0" w:type="dxa"/>
          </w:tcPr>
          <w:p w14:paraId="2C5F9118" w14:textId="4BAC102B" w:rsidR="00164D8B" w:rsidRPr="00164D8B" w:rsidRDefault="00164D8B" w:rsidP="00164D8B">
            <w:pPr>
              <w:ind w:left="360"/>
              <w:rPr>
                <w:ins w:id="1572" w:author="Molly C McEvilley" w:date="2025-08-07T15:40:00Z" w16du:dateUtc="2025-08-07T19:40:00Z"/>
                <w:b/>
                <w:bCs/>
              </w:rPr>
            </w:pPr>
            <w:ins w:id="1573" w:author="Molly C McEvilley" w:date="2025-08-07T15:40:00Z" w16du:dateUtc="2025-08-07T19:40:00Z">
              <w:r w:rsidRPr="00274E3F">
                <w:rPr>
                  <w:b/>
                  <w:bCs/>
                </w:rPr>
                <w:t>AND</w:t>
              </w:r>
            </w:ins>
          </w:p>
        </w:tc>
        <w:tc>
          <w:tcPr>
            <w:tcW w:w="4950" w:type="dxa"/>
          </w:tcPr>
          <w:p w14:paraId="04B4C9AF" w14:textId="77777777" w:rsidR="00D86212" w:rsidRDefault="00D86212" w:rsidP="00D86212">
            <w:pPr>
              <w:ind w:left="432" w:hanging="432"/>
              <w:rPr>
                <w:ins w:id="1574" w:author="Molly C McEvilley" w:date="2025-08-07T15:49:00Z" w16du:dateUtc="2025-08-07T19:49:00Z"/>
              </w:rPr>
            </w:pPr>
            <w:ins w:id="1575" w:author="Molly C McEvilley" w:date="2025-08-07T15:49:00Z" w16du:dateUtc="2025-08-07T19:49:00Z">
              <w:r w:rsidRPr="00274E3F">
                <w:rPr>
                  <w:i/>
                  <w:iCs/>
                </w:rPr>
                <w:t>DateToStreetESSH</w:t>
              </w:r>
              <w:r w:rsidRPr="00104046">
                <w:t xml:space="preserve"> </w:t>
              </w:r>
              <w:r w:rsidRPr="00A6067F">
                <w:t xml:space="preserve">is </w:t>
              </w:r>
              <w:r>
                <w:t>NULL; or</w:t>
              </w:r>
            </w:ins>
          </w:p>
          <w:p w14:paraId="26A9E8E9" w14:textId="77777777" w:rsidR="00D86212" w:rsidRDefault="00D86212" w:rsidP="00D86212">
            <w:pPr>
              <w:ind w:left="432" w:hanging="432"/>
              <w:rPr>
                <w:ins w:id="1576" w:author="Molly C McEvilley" w:date="2025-08-07T15:49:00Z" w16du:dateUtc="2025-08-07T19:49:00Z"/>
              </w:rPr>
            </w:pPr>
            <w:ins w:id="1577" w:author="Molly C McEvilley" w:date="2025-08-07T15:49:00Z" w16du:dateUtc="2025-08-07T19:49:00Z">
              <w:r w:rsidRPr="00274E3F">
                <w:rPr>
                  <w:i/>
                  <w:iCs/>
                </w:rPr>
                <w:t>TimesHomelessPastThreeYears</w:t>
              </w:r>
              <w:r>
                <w:t xml:space="preserve"> </w:t>
              </w:r>
              <w:r w:rsidRPr="00104046">
                <w:t>in (8,9,99)</w:t>
              </w:r>
              <w:r>
                <w:t>; or</w:t>
              </w:r>
            </w:ins>
          </w:p>
          <w:p w14:paraId="5F58FE2C" w14:textId="77777777" w:rsidR="00D86212" w:rsidRPr="00104046" w:rsidRDefault="00D86212" w:rsidP="00D86212">
            <w:pPr>
              <w:ind w:left="432" w:hanging="432"/>
              <w:rPr>
                <w:ins w:id="1578" w:author="Molly C McEvilley" w:date="2025-08-07T15:49:00Z" w16du:dateUtc="2025-08-07T19:49:00Z"/>
              </w:rPr>
            </w:pPr>
            <w:ins w:id="1579" w:author="Molly C McEvilley" w:date="2025-08-07T15:49:00Z" w16du:dateUtc="2025-08-07T19:49:00Z">
              <w:r w:rsidRPr="00274E3F">
                <w:rPr>
                  <w:i/>
                  <w:iCs/>
                </w:rPr>
                <w:t>TimesHomelessPastThreeYears</w:t>
              </w:r>
              <w:r w:rsidRPr="00104046">
                <w:t xml:space="preserve"> is </w:t>
              </w:r>
              <w:r>
                <w:t>NULL; or</w:t>
              </w:r>
            </w:ins>
          </w:p>
          <w:p w14:paraId="741BBB6B" w14:textId="77777777" w:rsidR="00D86212" w:rsidRDefault="00D86212" w:rsidP="00D86212">
            <w:pPr>
              <w:ind w:left="432" w:hanging="432"/>
              <w:rPr>
                <w:ins w:id="1580" w:author="Molly C McEvilley" w:date="2025-08-07T15:49:00Z" w16du:dateUtc="2025-08-07T19:49:00Z"/>
              </w:rPr>
            </w:pPr>
            <w:ins w:id="1581" w:author="Molly C McEvilley" w:date="2025-08-07T15:49:00Z" w16du:dateUtc="2025-08-07T19:49:00Z">
              <w:r w:rsidRPr="00274E3F">
                <w:rPr>
                  <w:i/>
                  <w:iCs/>
                </w:rPr>
                <w:t>MonthsHomelessPastThreeYears</w:t>
              </w:r>
              <w:r>
                <w:t xml:space="preserve"> </w:t>
              </w:r>
              <w:r w:rsidRPr="00104046">
                <w:t>in (8,9</w:t>
              </w:r>
              <w:r>
                <w:t>,</w:t>
              </w:r>
              <w:r w:rsidRPr="00104046">
                <w:t>99)</w:t>
              </w:r>
              <w:r>
                <w:t>;</w:t>
              </w:r>
              <w:r w:rsidRPr="00104046">
                <w:t xml:space="preserve"> or </w:t>
              </w:r>
            </w:ins>
          </w:p>
          <w:p w14:paraId="694E1CB5" w14:textId="66F1E51D" w:rsidR="00164D8B" w:rsidRPr="00164D8B" w:rsidRDefault="00D86212" w:rsidP="00D86212">
            <w:pPr>
              <w:ind w:left="432" w:hanging="432"/>
              <w:rPr>
                <w:ins w:id="1582" w:author="Molly C McEvilley" w:date="2025-08-07T15:40:00Z" w16du:dateUtc="2025-08-07T19:40:00Z"/>
                <w:i/>
                <w:iCs/>
              </w:rPr>
            </w:pPr>
            <w:ins w:id="1583" w:author="Molly C McEvilley" w:date="2025-08-07T15:49:00Z" w16du:dateUtc="2025-08-07T19:49:00Z">
              <w:r w:rsidRPr="00274E3F">
                <w:rPr>
                  <w:i/>
                  <w:iCs/>
                </w:rPr>
                <w:t>MonthsHomelessPastThreeYears</w:t>
              </w:r>
              <w:r>
                <w:t xml:space="preserve"> </w:t>
              </w:r>
              <w:r w:rsidRPr="00104046">
                <w:t xml:space="preserve">is </w:t>
              </w:r>
              <w:r>
                <w:t>NULL</w:t>
              </w:r>
            </w:ins>
          </w:p>
        </w:tc>
      </w:tr>
      <w:tr w:rsidR="00D86212" w14:paraId="6BF750AD" w14:textId="77777777" w:rsidTr="007355EA">
        <w:trPr>
          <w:cnfStyle w:val="000000100000" w:firstRow="0" w:lastRow="0" w:firstColumn="0" w:lastColumn="0" w:oddVBand="0" w:evenVBand="0" w:oddHBand="1" w:evenHBand="0" w:firstRowFirstColumn="0" w:firstRowLastColumn="0" w:lastRowFirstColumn="0" w:lastRowLastColumn="0"/>
          <w:trHeight w:val="2195"/>
          <w:ins w:id="1584" w:author="Molly C McEvilley" w:date="2025-08-07T15:48:00Z"/>
        </w:trPr>
        <w:tc>
          <w:tcPr>
            <w:tcW w:w="0" w:type="dxa"/>
          </w:tcPr>
          <w:p w14:paraId="5BB5ADDF" w14:textId="63323C6F" w:rsidR="00D86212" w:rsidRPr="002E3C69" w:rsidRDefault="00D86212" w:rsidP="00164D8B">
            <w:pPr>
              <w:ind w:left="432" w:hanging="432"/>
              <w:rPr>
                <w:ins w:id="1585" w:author="Molly C McEvilley" w:date="2025-08-07T15:48:00Z" w16du:dateUtc="2025-08-07T19:48:00Z"/>
                <w:b/>
                <w:bCs/>
              </w:rPr>
            </w:pPr>
            <w:ins w:id="1586" w:author="Molly C McEvilley" w:date="2025-08-07T15:49:00Z" w16du:dateUtc="2025-08-07T19:49:00Z">
              <w:r w:rsidRPr="002E3C69">
                <w:rPr>
                  <w:i/>
                  <w:iCs/>
                </w:rPr>
                <w:t>LivingSituation</w:t>
              </w:r>
              <w:r>
                <w:t xml:space="preserve"> in (101,116,118)</w:t>
              </w:r>
            </w:ins>
          </w:p>
        </w:tc>
        <w:tc>
          <w:tcPr>
            <w:tcW w:w="0" w:type="dxa"/>
          </w:tcPr>
          <w:p w14:paraId="63DC3D9E" w14:textId="6EBC0FF8" w:rsidR="00D86212" w:rsidRPr="00274E3F" w:rsidRDefault="00D86212" w:rsidP="00164D8B">
            <w:pPr>
              <w:ind w:left="360"/>
              <w:rPr>
                <w:ins w:id="1587" w:author="Molly C McEvilley" w:date="2025-08-07T15:48:00Z" w16du:dateUtc="2025-08-07T19:48:00Z"/>
                <w:b/>
                <w:bCs/>
              </w:rPr>
            </w:pPr>
            <w:ins w:id="1588" w:author="Molly C McEvilley" w:date="2025-08-07T15:49:00Z" w16du:dateUtc="2025-08-07T19:49:00Z">
              <w:r>
                <w:rPr>
                  <w:b/>
                  <w:bCs/>
                </w:rPr>
                <w:t>AND</w:t>
              </w:r>
            </w:ins>
          </w:p>
        </w:tc>
        <w:tc>
          <w:tcPr>
            <w:tcW w:w="0" w:type="dxa"/>
          </w:tcPr>
          <w:p w14:paraId="79CE1921" w14:textId="77777777" w:rsidR="00D86212" w:rsidRDefault="00D86212" w:rsidP="00D86212">
            <w:pPr>
              <w:ind w:left="432" w:hanging="432"/>
              <w:rPr>
                <w:ins w:id="1589" w:author="Molly C McEvilley" w:date="2025-08-07T15:49:00Z" w16du:dateUtc="2025-08-07T19:49:00Z"/>
              </w:rPr>
            </w:pPr>
            <w:ins w:id="1590" w:author="Molly C McEvilley" w:date="2025-08-07T15:49:00Z" w16du:dateUtc="2025-08-07T19:49:00Z">
              <w:r w:rsidRPr="00274E3F">
                <w:rPr>
                  <w:i/>
                  <w:iCs/>
                </w:rPr>
                <w:t>DateToStreetESSH</w:t>
              </w:r>
              <w:r w:rsidRPr="00104046">
                <w:t xml:space="preserve"> </w:t>
              </w:r>
              <w:r w:rsidRPr="00A6067F">
                <w:t xml:space="preserve">is </w:t>
              </w:r>
              <w:r>
                <w:t>NULL; or</w:t>
              </w:r>
            </w:ins>
          </w:p>
          <w:p w14:paraId="72A70829" w14:textId="77777777" w:rsidR="00D86212" w:rsidRDefault="00D86212" w:rsidP="00D86212">
            <w:pPr>
              <w:ind w:left="432" w:hanging="432"/>
              <w:rPr>
                <w:ins w:id="1591" w:author="Molly C McEvilley" w:date="2025-08-07T15:49:00Z" w16du:dateUtc="2025-08-07T19:49:00Z"/>
              </w:rPr>
            </w:pPr>
            <w:ins w:id="1592" w:author="Molly C McEvilley" w:date="2025-08-07T15:49:00Z" w16du:dateUtc="2025-08-07T19:49:00Z">
              <w:r w:rsidRPr="00274E3F">
                <w:rPr>
                  <w:i/>
                  <w:iCs/>
                </w:rPr>
                <w:t>TimesHomelessPastThreeYears</w:t>
              </w:r>
              <w:r>
                <w:t xml:space="preserve"> </w:t>
              </w:r>
              <w:r w:rsidRPr="00104046">
                <w:t>in (8,9,99)</w:t>
              </w:r>
              <w:r>
                <w:t>; or</w:t>
              </w:r>
            </w:ins>
          </w:p>
          <w:p w14:paraId="0CF112CB" w14:textId="77777777" w:rsidR="00D86212" w:rsidRPr="00104046" w:rsidRDefault="00D86212" w:rsidP="00D86212">
            <w:pPr>
              <w:ind w:left="432" w:hanging="432"/>
              <w:rPr>
                <w:ins w:id="1593" w:author="Molly C McEvilley" w:date="2025-08-07T15:49:00Z" w16du:dateUtc="2025-08-07T19:49:00Z"/>
              </w:rPr>
            </w:pPr>
            <w:ins w:id="1594" w:author="Molly C McEvilley" w:date="2025-08-07T15:49:00Z" w16du:dateUtc="2025-08-07T19:49:00Z">
              <w:r w:rsidRPr="00274E3F">
                <w:rPr>
                  <w:i/>
                  <w:iCs/>
                </w:rPr>
                <w:t>TimesHomelessPastThreeYears</w:t>
              </w:r>
              <w:r w:rsidRPr="00104046">
                <w:t xml:space="preserve"> is </w:t>
              </w:r>
              <w:r>
                <w:t>NULL; or</w:t>
              </w:r>
            </w:ins>
          </w:p>
          <w:p w14:paraId="176AC001" w14:textId="77777777" w:rsidR="00D86212" w:rsidRDefault="00D86212" w:rsidP="00D86212">
            <w:pPr>
              <w:ind w:left="432" w:hanging="432"/>
              <w:rPr>
                <w:ins w:id="1595" w:author="Molly C McEvilley" w:date="2025-08-07T15:49:00Z" w16du:dateUtc="2025-08-07T19:49:00Z"/>
              </w:rPr>
            </w:pPr>
            <w:ins w:id="1596" w:author="Molly C McEvilley" w:date="2025-08-07T15:49:00Z" w16du:dateUtc="2025-08-07T19:49:00Z">
              <w:r w:rsidRPr="00274E3F">
                <w:rPr>
                  <w:i/>
                  <w:iCs/>
                </w:rPr>
                <w:t>MonthsHomelessPastThreeYears</w:t>
              </w:r>
              <w:r>
                <w:t xml:space="preserve"> </w:t>
              </w:r>
              <w:r w:rsidRPr="00104046">
                <w:t>in (8,9</w:t>
              </w:r>
              <w:r>
                <w:t>,</w:t>
              </w:r>
              <w:r w:rsidRPr="00104046">
                <w:t>99)</w:t>
              </w:r>
              <w:r>
                <w:t>;</w:t>
              </w:r>
              <w:r w:rsidRPr="00104046">
                <w:t xml:space="preserve"> or </w:t>
              </w:r>
            </w:ins>
          </w:p>
          <w:p w14:paraId="1334CF09" w14:textId="75549A10" w:rsidR="00D86212" w:rsidRPr="00274E3F" w:rsidRDefault="00D86212" w:rsidP="00D86212">
            <w:pPr>
              <w:ind w:left="432" w:hanging="432"/>
              <w:rPr>
                <w:ins w:id="1597" w:author="Molly C McEvilley" w:date="2025-08-07T15:48:00Z" w16du:dateUtc="2025-08-07T19:48:00Z"/>
                <w:i/>
                <w:iCs/>
              </w:rPr>
            </w:pPr>
            <w:ins w:id="1598" w:author="Molly C McEvilley" w:date="2025-08-07T15:49:00Z" w16du:dateUtc="2025-08-07T19:49:00Z">
              <w:r w:rsidRPr="00274E3F">
                <w:rPr>
                  <w:i/>
                  <w:iCs/>
                </w:rPr>
                <w:t>MonthsHomelessPastThreeYears</w:t>
              </w:r>
              <w:r>
                <w:t xml:space="preserve"> </w:t>
              </w:r>
              <w:r w:rsidRPr="00104046">
                <w:t xml:space="preserve">is </w:t>
              </w:r>
              <w:r>
                <w:t>NULL</w:t>
              </w:r>
            </w:ins>
          </w:p>
        </w:tc>
      </w:tr>
      <w:tr w:rsidR="0042229B" w14:paraId="7A58403C" w14:textId="77777777" w:rsidTr="007355EA">
        <w:trPr>
          <w:trHeight w:val="2195"/>
          <w:ins w:id="1599" w:author="Molly C McEvilley" w:date="2025-08-07T15:42:00Z"/>
        </w:trPr>
        <w:tc>
          <w:tcPr>
            <w:tcW w:w="3150" w:type="dxa"/>
          </w:tcPr>
          <w:p w14:paraId="03D816BF" w14:textId="77777777" w:rsidR="0042229B" w:rsidRPr="002E3C69" w:rsidRDefault="0042229B" w:rsidP="007355EA">
            <w:pPr>
              <w:rPr>
                <w:ins w:id="1600" w:author="Molly C McEvilley" w:date="2025-08-07T15:42:00Z" w16du:dateUtc="2025-08-07T19:42:00Z"/>
                <w:iCs/>
              </w:rPr>
            </w:pPr>
            <w:ins w:id="1601" w:author="Molly C McEvilley" w:date="2025-08-07T15:42:00Z" w16du:dateUtc="2025-08-07T19:42:00Z">
              <w:r w:rsidRPr="002E3C69">
                <w:rPr>
                  <w:b/>
                  <w:bCs/>
                </w:rPr>
                <w:t>LSAProjectType</w:t>
              </w:r>
              <w:r>
                <w:t xml:space="preserve"> is not in (0,1,8) and </w:t>
              </w:r>
            </w:ins>
          </w:p>
          <w:p w14:paraId="7EE1C8E4" w14:textId="77777777" w:rsidR="002612E4" w:rsidRDefault="0042229B" w:rsidP="0042229B">
            <w:pPr>
              <w:ind w:left="432" w:hanging="432"/>
              <w:rPr>
                <w:ins w:id="1602" w:author="Molly C McEvilley" w:date="2025-08-07T15:46:00Z" w16du:dateUtc="2025-08-07T19:46:00Z"/>
                <w:iCs/>
              </w:rPr>
            </w:pPr>
            <w:ins w:id="1603" w:author="Molly C McEvilley" w:date="2025-08-07T15:42:00Z" w16du:dateUtc="2025-08-07T19:42:00Z">
              <w:r w:rsidRPr="002E3C69">
                <w:rPr>
                  <w:i/>
                </w:rPr>
                <w:t>LengthOfStay</w:t>
              </w:r>
              <w:r>
                <w:t xml:space="preserve"> in (2,3) </w:t>
              </w:r>
              <w:r w:rsidRPr="002E3C69">
                <w:rPr>
                  <w:iCs/>
                </w:rPr>
                <w:t xml:space="preserve">and </w:t>
              </w:r>
            </w:ins>
          </w:p>
          <w:p w14:paraId="783A5ECA" w14:textId="6D4EB0CE" w:rsidR="0042229B" w:rsidRPr="002E3C69" w:rsidRDefault="0042229B" w:rsidP="0042229B">
            <w:pPr>
              <w:ind w:left="432" w:hanging="432"/>
              <w:rPr>
                <w:ins w:id="1604" w:author="Molly C McEvilley" w:date="2025-08-07T15:42:00Z" w16du:dateUtc="2025-08-07T19:42:00Z"/>
                <w:b/>
                <w:bCs/>
              </w:rPr>
            </w:pPr>
            <w:ins w:id="1605" w:author="Molly C McEvilley" w:date="2025-08-07T15:42:00Z" w16du:dateUtc="2025-08-07T19:42:00Z">
              <w:r w:rsidRPr="002E3C69">
                <w:rPr>
                  <w:i/>
                </w:rPr>
                <w:t>LivingSituation</w:t>
              </w:r>
              <w:r>
                <w:t xml:space="preserve"> in (204,205,206,207,215,225)</w:t>
              </w:r>
            </w:ins>
          </w:p>
        </w:tc>
        <w:tc>
          <w:tcPr>
            <w:tcW w:w="0" w:type="dxa"/>
          </w:tcPr>
          <w:p w14:paraId="725369DC" w14:textId="0312651F" w:rsidR="0042229B" w:rsidRPr="00274E3F" w:rsidRDefault="00CA7061" w:rsidP="00164D8B">
            <w:pPr>
              <w:ind w:left="360"/>
              <w:rPr>
                <w:ins w:id="1606" w:author="Molly C McEvilley" w:date="2025-08-07T15:42:00Z" w16du:dateUtc="2025-08-07T19:42:00Z"/>
                <w:b/>
                <w:bCs/>
              </w:rPr>
            </w:pPr>
            <w:ins w:id="1607" w:author="Molly C McEvilley" w:date="2025-08-07T15:42:00Z" w16du:dateUtc="2025-08-07T19:42:00Z">
              <w:r>
                <w:rPr>
                  <w:b/>
                  <w:bCs/>
                </w:rPr>
                <w:t>AND</w:t>
              </w:r>
            </w:ins>
          </w:p>
        </w:tc>
        <w:tc>
          <w:tcPr>
            <w:tcW w:w="4950" w:type="dxa"/>
          </w:tcPr>
          <w:p w14:paraId="37C57973" w14:textId="52640124" w:rsidR="00B960B5" w:rsidRDefault="00CA7061" w:rsidP="00B960B5">
            <w:pPr>
              <w:ind w:left="432" w:hanging="432"/>
              <w:rPr>
                <w:ins w:id="1608" w:author="Molly C McEvilley" w:date="2025-08-07T15:43:00Z" w16du:dateUtc="2025-08-07T19:43:00Z"/>
              </w:rPr>
            </w:pPr>
            <w:ins w:id="1609" w:author="Molly C McEvilley" w:date="2025-08-07T15:43:00Z" w16du:dateUtc="2025-08-07T19:43:00Z">
              <w:r w:rsidRPr="007355EA">
                <w:rPr>
                  <w:i/>
                  <w:iCs/>
                </w:rPr>
                <w:t>PreviousStreetESSH</w:t>
              </w:r>
              <w:r>
                <w:t xml:space="preserve"> </w:t>
              </w:r>
              <w:r w:rsidRPr="00A6067F">
                <w:t xml:space="preserve">is </w:t>
              </w:r>
              <w:r>
                <w:t>NULL</w:t>
              </w:r>
              <w:r w:rsidR="00B960B5">
                <w:t>;</w:t>
              </w:r>
              <w:r w:rsidRPr="00A6067F">
                <w:t xml:space="preserve"> or </w:t>
              </w:r>
            </w:ins>
          </w:p>
          <w:p w14:paraId="2A6AE5CE" w14:textId="75CC4023" w:rsidR="00CA7061" w:rsidRDefault="00CA7061" w:rsidP="007355EA">
            <w:pPr>
              <w:ind w:left="432" w:hanging="432"/>
              <w:rPr>
                <w:ins w:id="1610" w:author="Molly C McEvilley" w:date="2025-08-07T15:43:00Z" w16du:dateUtc="2025-08-07T19:43:00Z"/>
              </w:rPr>
            </w:pPr>
            <w:ins w:id="1611" w:author="Molly C McEvilley" w:date="2025-08-07T15:43:00Z" w16du:dateUtc="2025-08-07T19:43:00Z">
              <w:r w:rsidRPr="007355EA">
                <w:rPr>
                  <w:i/>
                  <w:iCs/>
                </w:rPr>
                <w:t>PreviousStreetESSH</w:t>
              </w:r>
              <w:r>
                <w:t xml:space="preserve"> </w:t>
              </w:r>
              <w:r w:rsidRPr="002E3C69">
                <w:rPr>
                  <w:iCs/>
                </w:rPr>
                <w:t>not in (0,1); or</w:t>
              </w:r>
            </w:ins>
          </w:p>
          <w:p w14:paraId="08D9403C" w14:textId="0B0CE9A4" w:rsidR="00CA7061" w:rsidRDefault="00CA7061" w:rsidP="007355EA">
            <w:pPr>
              <w:ind w:left="432" w:hanging="432"/>
              <w:rPr>
                <w:ins w:id="1612" w:author="Molly C McEvilley" w:date="2025-08-07T15:43:00Z" w16du:dateUtc="2025-08-07T19:43:00Z"/>
              </w:rPr>
            </w:pPr>
            <w:ins w:id="1613" w:author="Molly C McEvilley" w:date="2025-08-07T15:43:00Z" w16du:dateUtc="2025-08-07T19:43:00Z">
              <w:r w:rsidRPr="007355EA">
                <w:rPr>
                  <w:i/>
                  <w:iCs/>
                </w:rPr>
                <w:t>PreviousStreetESSH</w:t>
              </w:r>
              <w:r>
                <w:t xml:space="preserve"> = 1 </w:t>
              </w:r>
              <w:r w:rsidRPr="00A6067F">
                <w:t xml:space="preserve">and </w:t>
              </w:r>
              <w:r w:rsidRPr="007355EA">
                <w:rPr>
                  <w:i/>
                  <w:iCs/>
                </w:rPr>
                <w:t>DateToStreetESSH</w:t>
              </w:r>
              <w:r w:rsidRPr="00104046">
                <w:t xml:space="preserve"> </w:t>
              </w:r>
              <w:r w:rsidRPr="00A6067F">
                <w:t xml:space="preserve">is </w:t>
              </w:r>
              <w:r>
                <w:t>NULL; or</w:t>
              </w:r>
            </w:ins>
          </w:p>
          <w:p w14:paraId="0D3CC81C" w14:textId="77777777" w:rsidR="00E80021" w:rsidRDefault="00E80021" w:rsidP="00E80021">
            <w:pPr>
              <w:ind w:left="432" w:hanging="432"/>
              <w:rPr>
                <w:ins w:id="1614" w:author="Molly C McEvilley" w:date="2025-08-07T15:44:00Z" w16du:dateUtc="2025-08-07T19:44:00Z"/>
              </w:rPr>
            </w:pPr>
            <w:ins w:id="1615" w:author="Molly C McEvilley" w:date="2025-08-07T15:44:00Z" w16du:dateUtc="2025-08-07T19:44:00Z">
              <w:r w:rsidRPr="00274E3F">
                <w:rPr>
                  <w:i/>
                  <w:iCs/>
                </w:rPr>
                <w:t>TimesHomelessPastThreeYears</w:t>
              </w:r>
              <w:r>
                <w:t xml:space="preserve"> </w:t>
              </w:r>
              <w:r w:rsidRPr="00104046">
                <w:t>in (8,9,99)</w:t>
              </w:r>
              <w:r>
                <w:t>; or</w:t>
              </w:r>
            </w:ins>
          </w:p>
          <w:p w14:paraId="6FD586AD" w14:textId="77777777" w:rsidR="00E80021" w:rsidRPr="00104046" w:rsidRDefault="00E80021" w:rsidP="00E80021">
            <w:pPr>
              <w:ind w:left="432" w:hanging="432"/>
              <w:rPr>
                <w:ins w:id="1616" w:author="Molly C McEvilley" w:date="2025-08-07T15:44:00Z" w16du:dateUtc="2025-08-07T19:44:00Z"/>
              </w:rPr>
            </w:pPr>
            <w:ins w:id="1617" w:author="Molly C McEvilley" w:date="2025-08-07T15:44:00Z" w16du:dateUtc="2025-08-07T19:44:00Z">
              <w:r w:rsidRPr="00274E3F">
                <w:rPr>
                  <w:i/>
                  <w:iCs/>
                </w:rPr>
                <w:t>TimesHomelessPastThreeYears</w:t>
              </w:r>
              <w:r w:rsidRPr="00104046">
                <w:t xml:space="preserve"> is </w:t>
              </w:r>
              <w:r>
                <w:t>NULL; or</w:t>
              </w:r>
            </w:ins>
          </w:p>
          <w:p w14:paraId="6D9C9700" w14:textId="77777777" w:rsidR="00E80021" w:rsidRDefault="00E80021" w:rsidP="00E80021">
            <w:pPr>
              <w:ind w:left="432" w:hanging="432"/>
              <w:rPr>
                <w:ins w:id="1618" w:author="Molly C McEvilley" w:date="2025-08-07T15:44:00Z" w16du:dateUtc="2025-08-07T19:44:00Z"/>
              </w:rPr>
            </w:pPr>
            <w:ins w:id="1619" w:author="Molly C McEvilley" w:date="2025-08-07T15:44:00Z" w16du:dateUtc="2025-08-07T19:44:00Z">
              <w:r w:rsidRPr="00274E3F">
                <w:rPr>
                  <w:i/>
                  <w:iCs/>
                </w:rPr>
                <w:t>MonthsHomelessPastThreeYears</w:t>
              </w:r>
              <w:r>
                <w:t xml:space="preserve"> </w:t>
              </w:r>
              <w:r w:rsidRPr="00104046">
                <w:t>in (8,9</w:t>
              </w:r>
              <w:r>
                <w:t>,</w:t>
              </w:r>
              <w:r w:rsidRPr="00104046">
                <w:t>99)</w:t>
              </w:r>
              <w:r>
                <w:t>;</w:t>
              </w:r>
              <w:r w:rsidRPr="00104046">
                <w:t xml:space="preserve"> or </w:t>
              </w:r>
            </w:ins>
          </w:p>
          <w:p w14:paraId="05110E24" w14:textId="62B137FC" w:rsidR="0042229B" w:rsidRPr="00274E3F" w:rsidRDefault="00E80021" w:rsidP="00D313E2">
            <w:pPr>
              <w:ind w:left="432" w:hanging="432"/>
              <w:rPr>
                <w:ins w:id="1620" w:author="Molly C McEvilley" w:date="2025-08-07T15:42:00Z" w16du:dateUtc="2025-08-07T19:42:00Z"/>
                <w:i/>
                <w:iCs/>
              </w:rPr>
            </w:pPr>
            <w:ins w:id="1621" w:author="Molly C McEvilley" w:date="2025-08-07T15:44:00Z" w16du:dateUtc="2025-08-07T19:44:00Z">
              <w:r w:rsidRPr="00274E3F">
                <w:rPr>
                  <w:i/>
                  <w:iCs/>
                </w:rPr>
                <w:t>MonthsHomelessPastThreeYears</w:t>
              </w:r>
              <w:r>
                <w:t xml:space="preserve"> </w:t>
              </w:r>
              <w:r w:rsidRPr="00104046">
                <w:t xml:space="preserve">is </w:t>
              </w:r>
              <w:r>
                <w:t>NULL</w:t>
              </w:r>
            </w:ins>
          </w:p>
        </w:tc>
      </w:tr>
      <w:tr w:rsidR="002612E4" w14:paraId="082FB0BE" w14:textId="77777777" w:rsidTr="007355EA">
        <w:trPr>
          <w:cnfStyle w:val="000000100000" w:firstRow="0" w:lastRow="0" w:firstColumn="0" w:lastColumn="0" w:oddVBand="0" w:evenVBand="0" w:oddHBand="1" w:evenHBand="0" w:firstRowFirstColumn="0" w:firstRowLastColumn="0" w:lastRowFirstColumn="0" w:lastRowLastColumn="0"/>
          <w:trHeight w:val="2195"/>
          <w:ins w:id="1622" w:author="Molly C McEvilley" w:date="2025-08-07T15:45:00Z"/>
        </w:trPr>
        <w:tc>
          <w:tcPr>
            <w:tcW w:w="3150" w:type="dxa"/>
          </w:tcPr>
          <w:p w14:paraId="4383F77D" w14:textId="77777777" w:rsidR="002612E4" w:rsidRPr="002E3C69" w:rsidRDefault="002612E4" w:rsidP="002612E4">
            <w:pPr>
              <w:rPr>
                <w:ins w:id="1623" w:author="Molly C McEvilley" w:date="2025-08-07T15:46:00Z" w16du:dateUtc="2025-08-07T19:46:00Z"/>
                <w:iCs/>
              </w:rPr>
            </w:pPr>
            <w:ins w:id="1624" w:author="Molly C McEvilley" w:date="2025-08-07T15:46:00Z" w16du:dateUtc="2025-08-07T19:46:00Z">
              <w:r w:rsidRPr="002E3C69">
                <w:rPr>
                  <w:b/>
                  <w:bCs/>
                </w:rPr>
                <w:t>LSAProjectType</w:t>
              </w:r>
              <w:r>
                <w:t xml:space="preserve"> is not in (0,1,8) and </w:t>
              </w:r>
            </w:ins>
          </w:p>
          <w:p w14:paraId="62D31218" w14:textId="4B515225" w:rsidR="002612E4" w:rsidRPr="002E3C69" w:rsidRDefault="002612E4" w:rsidP="002612E4">
            <w:pPr>
              <w:rPr>
                <w:ins w:id="1625" w:author="Molly C McEvilley" w:date="2025-08-07T15:45:00Z" w16du:dateUtc="2025-08-07T19:45:00Z"/>
                <w:b/>
                <w:bCs/>
              </w:rPr>
            </w:pPr>
            <w:ins w:id="1626" w:author="Molly C McEvilley" w:date="2025-08-07T15:46:00Z" w16du:dateUtc="2025-08-07T19:46:00Z">
              <w:r w:rsidRPr="002E3C69">
                <w:rPr>
                  <w:i/>
                </w:rPr>
                <w:t>LengthOfStay</w:t>
              </w:r>
              <w:r>
                <w:t xml:space="preserve"> in (10,11) </w:t>
              </w:r>
            </w:ins>
          </w:p>
        </w:tc>
        <w:tc>
          <w:tcPr>
            <w:tcW w:w="0" w:type="dxa"/>
          </w:tcPr>
          <w:p w14:paraId="566A10B6" w14:textId="5D102B28" w:rsidR="002612E4" w:rsidRDefault="002612E4" w:rsidP="002612E4">
            <w:pPr>
              <w:ind w:left="360"/>
              <w:rPr>
                <w:ins w:id="1627" w:author="Molly C McEvilley" w:date="2025-08-07T15:45:00Z" w16du:dateUtc="2025-08-07T19:45:00Z"/>
                <w:b/>
                <w:bCs/>
              </w:rPr>
            </w:pPr>
            <w:ins w:id="1628" w:author="Molly C McEvilley" w:date="2025-08-07T15:46:00Z" w16du:dateUtc="2025-08-07T19:46:00Z">
              <w:r>
                <w:rPr>
                  <w:b/>
                  <w:bCs/>
                </w:rPr>
                <w:t>AND</w:t>
              </w:r>
            </w:ins>
          </w:p>
        </w:tc>
        <w:tc>
          <w:tcPr>
            <w:tcW w:w="4950" w:type="dxa"/>
          </w:tcPr>
          <w:p w14:paraId="50547C8A" w14:textId="77777777" w:rsidR="002612E4" w:rsidRDefault="002612E4" w:rsidP="002612E4">
            <w:pPr>
              <w:ind w:left="432" w:hanging="432"/>
              <w:rPr>
                <w:ins w:id="1629" w:author="Molly C McEvilley" w:date="2025-08-07T15:46:00Z" w16du:dateUtc="2025-08-07T19:46:00Z"/>
              </w:rPr>
            </w:pPr>
            <w:ins w:id="1630" w:author="Molly C McEvilley" w:date="2025-08-07T15:46:00Z" w16du:dateUtc="2025-08-07T19:46:00Z">
              <w:r w:rsidRPr="00274E3F">
                <w:rPr>
                  <w:i/>
                  <w:iCs/>
                </w:rPr>
                <w:t>PreviousStreetESSH</w:t>
              </w:r>
              <w:r>
                <w:t xml:space="preserve"> </w:t>
              </w:r>
              <w:r w:rsidRPr="00A6067F">
                <w:t xml:space="preserve">is </w:t>
              </w:r>
              <w:r>
                <w:t>NULL;</w:t>
              </w:r>
              <w:r w:rsidRPr="00A6067F">
                <w:t xml:space="preserve"> or </w:t>
              </w:r>
            </w:ins>
          </w:p>
          <w:p w14:paraId="543AA042" w14:textId="77777777" w:rsidR="002612E4" w:rsidRDefault="002612E4" w:rsidP="002612E4">
            <w:pPr>
              <w:ind w:left="432" w:hanging="432"/>
              <w:rPr>
                <w:ins w:id="1631" w:author="Molly C McEvilley" w:date="2025-08-07T15:46:00Z" w16du:dateUtc="2025-08-07T19:46:00Z"/>
              </w:rPr>
            </w:pPr>
            <w:ins w:id="1632" w:author="Molly C McEvilley" w:date="2025-08-07T15:46:00Z" w16du:dateUtc="2025-08-07T19:46:00Z">
              <w:r w:rsidRPr="00274E3F">
                <w:rPr>
                  <w:i/>
                  <w:iCs/>
                </w:rPr>
                <w:t>PreviousStreetESSH</w:t>
              </w:r>
              <w:r>
                <w:t xml:space="preserve"> </w:t>
              </w:r>
              <w:r w:rsidRPr="002E3C69">
                <w:rPr>
                  <w:iCs/>
                </w:rPr>
                <w:t>not in (0,1); or</w:t>
              </w:r>
            </w:ins>
          </w:p>
          <w:p w14:paraId="6822F3EB" w14:textId="77777777" w:rsidR="002612E4" w:rsidRDefault="002612E4" w:rsidP="002612E4">
            <w:pPr>
              <w:ind w:left="432" w:hanging="432"/>
              <w:rPr>
                <w:ins w:id="1633" w:author="Molly C McEvilley" w:date="2025-08-07T15:46:00Z" w16du:dateUtc="2025-08-07T19:46:00Z"/>
              </w:rPr>
            </w:pPr>
            <w:ins w:id="1634" w:author="Molly C McEvilley" w:date="2025-08-07T15:46:00Z" w16du:dateUtc="2025-08-07T19:46:00Z">
              <w:r w:rsidRPr="00274E3F">
                <w:rPr>
                  <w:i/>
                  <w:iCs/>
                </w:rPr>
                <w:t>PreviousStreetESSH</w:t>
              </w:r>
              <w:r>
                <w:t xml:space="preserve"> = 1 </w:t>
              </w:r>
              <w:r w:rsidRPr="00A6067F">
                <w:t xml:space="preserve">and </w:t>
              </w:r>
              <w:r w:rsidRPr="007355EA">
                <w:rPr>
                  <w:i/>
                  <w:iCs/>
                </w:rPr>
                <w:t>DateToStreetESSH</w:t>
              </w:r>
              <w:r w:rsidRPr="00104046">
                <w:t xml:space="preserve"> </w:t>
              </w:r>
              <w:r w:rsidRPr="00A6067F">
                <w:t xml:space="preserve">is </w:t>
              </w:r>
              <w:r>
                <w:t>NULL; or</w:t>
              </w:r>
            </w:ins>
          </w:p>
          <w:p w14:paraId="1FF46673" w14:textId="77777777" w:rsidR="002612E4" w:rsidRDefault="002612E4" w:rsidP="002612E4">
            <w:pPr>
              <w:ind w:left="432" w:hanging="432"/>
              <w:rPr>
                <w:ins w:id="1635" w:author="Molly C McEvilley" w:date="2025-08-07T15:46:00Z" w16du:dateUtc="2025-08-07T19:46:00Z"/>
              </w:rPr>
            </w:pPr>
            <w:ins w:id="1636" w:author="Molly C McEvilley" w:date="2025-08-07T15:46:00Z" w16du:dateUtc="2025-08-07T19:46:00Z">
              <w:r w:rsidRPr="00274E3F">
                <w:rPr>
                  <w:i/>
                  <w:iCs/>
                </w:rPr>
                <w:t>TimesHomelessPastThreeYears</w:t>
              </w:r>
              <w:r>
                <w:t xml:space="preserve"> </w:t>
              </w:r>
              <w:r w:rsidRPr="00104046">
                <w:t>in (8,9,99)</w:t>
              </w:r>
              <w:r>
                <w:t>; or</w:t>
              </w:r>
            </w:ins>
          </w:p>
          <w:p w14:paraId="7E0B08B7" w14:textId="77777777" w:rsidR="002612E4" w:rsidRPr="00104046" w:rsidRDefault="002612E4" w:rsidP="002612E4">
            <w:pPr>
              <w:ind w:left="432" w:hanging="432"/>
              <w:rPr>
                <w:ins w:id="1637" w:author="Molly C McEvilley" w:date="2025-08-07T15:46:00Z" w16du:dateUtc="2025-08-07T19:46:00Z"/>
              </w:rPr>
            </w:pPr>
            <w:ins w:id="1638" w:author="Molly C McEvilley" w:date="2025-08-07T15:46:00Z" w16du:dateUtc="2025-08-07T19:46:00Z">
              <w:r w:rsidRPr="00274E3F">
                <w:rPr>
                  <w:i/>
                  <w:iCs/>
                </w:rPr>
                <w:t>TimesHomelessPastThreeYears</w:t>
              </w:r>
              <w:r w:rsidRPr="00104046">
                <w:t xml:space="preserve"> is </w:t>
              </w:r>
              <w:r>
                <w:t>NULL; or</w:t>
              </w:r>
            </w:ins>
          </w:p>
          <w:p w14:paraId="085A4481" w14:textId="77777777" w:rsidR="002612E4" w:rsidRDefault="002612E4" w:rsidP="002612E4">
            <w:pPr>
              <w:ind w:left="432" w:hanging="432"/>
              <w:rPr>
                <w:ins w:id="1639" w:author="Molly C McEvilley" w:date="2025-08-07T15:46:00Z" w16du:dateUtc="2025-08-07T19:46:00Z"/>
              </w:rPr>
            </w:pPr>
            <w:ins w:id="1640" w:author="Molly C McEvilley" w:date="2025-08-07T15:46:00Z" w16du:dateUtc="2025-08-07T19:46:00Z">
              <w:r w:rsidRPr="00274E3F">
                <w:rPr>
                  <w:i/>
                  <w:iCs/>
                </w:rPr>
                <w:t>MonthsHomelessPastThreeYears</w:t>
              </w:r>
              <w:r>
                <w:t xml:space="preserve"> </w:t>
              </w:r>
              <w:r w:rsidRPr="00104046">
                <w:t>in (8,9</w:t>
              </w:r>
              <w:r>
                <w:t>,</w:t>
              </w:r>
              <w:r w:rsidRPr="00104046">
                <w:t>99)</w:t>
              </w:r>
              <w:r>
                <w:t>;</w:t>
              </w:r>
              <w:r w:rsidRPr="00104046">
                <w:t xml:space="preserve"> or </w:t>
              </w:r>
            </w:ins>
          </w:p>
          <w:p w14:paraId="3E1008D5" w14:textId="0A02AB42" w:rsidR="002612E4" w:rsidRPr="00FE539E" w:rsidRDefault="002612E4" w:rsidP="002612E4">
            <w:pPr>
              <w:ind w:left="432" w:hanging="432"/>
              <w:rPr>
                <w:ins w:id="1641" w:author="Molly C McEvilley" w:date="2025-08-07T15:45:00Z" w16du:dateUtc="2025-08-07T19:45:00Z"/>
                <w:i/>
                <w:iCs/>
              </w:rPr>
            </w:pPr>
            <w:ins w:id="1642" w:author="Molly C McEvilley" w:date="2025-08-07T15:46:00Z" w16du:dateUtc="2025-08-07T19:46:00Z">
              <w:r w:rsidRPr="00274E3F">
                <w:rPr>
                  <w:i/>
                  <w:iCs/>
                </w:rPr>
                <w:lastRenderedPageBreak/>
                <w:t>MonthsHomelessPastThreeYears</w:t>
              </w:r>
              <w:r>
                <w:t xml:space="preserve"> </w:t>
              </w:r>
              <w:r w:rsidRPr="00104046">
                <w:t xml:space="preserve">is </w:t>
              </w:r>
              <w:r>
                <w:t>NULL</w:t>
              </w:r>
            </w:ins>
          </w:p>
        </w:tc>
      </w:tr>
    </w:tbl>
    <w:p w14:paraId="2A826D6A" w14:textId="77777777" w:rsidR="007F6F6B" w:rsidRPr="004043CB" w:rsidRDefault="007F6F6B" w:rsidP="00BC105F">
      <w:pPr>
        <w:widowControl w:val="0"/>
        <w:rPr>
          <w:ins w:id="1643" w:author="Molly C McEvilley" w:date="2025-07-27T15:13:00Z" w16du:dateUtc="2025-07-27T19:13:00Z"/>
          <w:szCs w:val="20"/>
        </w:rPr>
      </w:pPr>
    </w:p>
    <w:p w14:paraId="7C46FF83" w14:textId="405B2019" w:rsidR="005846C0" w:rsidRPr="00E17F92" w:rsidDel="00D0315E" w:rsidRDefault="005846C0" w:rsidP="005846C0">
      <w:pPr>
        <w:widowControl w:val="0"/>
        <w:rPr>
          <w:del w:id="1644" w:author="Molly C McEvilley" w:date="2025-07-27T15:23:00Z" w16du:dateUtc="2025-07-27T19:23:00Z"/>
          <w:szCs w:val="20"/>
        </w:rPr>
      </w:pPr>
      <w:del w:id="1645" w:author="Molly C McEvilley" w:date="2025-07-27T15:23:00Z" w16du:dateUtc="2025-07-27T19:23:00Z">
        <w:r w:rsidDel="00D0315E">
          <w:rPr>
            <w:szCs w:val="20"/>
          </w:rPr>
          <w:delText xml:space="preserve">The conditions associated with valid combinations of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are not all mutually exclusive. </w:delText>
        </w:r>
        <w:r w:rsidR="007F10DD" w:rsidDel="00D0315E">
          <w:rPr>
            <w:szCs w:val="20"/>
          </w:rPr>
          <w:delText>For records where values were not already set in step 7.4</w:delText>
        </w:r>
        <w:r w:rsidR="00537EAD" w:rsidDel="00D0315E">
          <w:rPr>
            <w:szCs w:val="20"/>
          </w:rPr>
          <w:delText xml:space="preserve"> (i.e., where </w:delText>
        </w:r>
        <w:r w:rsidR="00537EAD" w:rsidDel="00D0315E">
          <w:rPr>
            <w:b/>
            <w:bCs/>
            <w:szCs w:val="20"/>
          </w:rPr>
          <w:delText xml:space="preserve">CHTime </w:delText>
        </w:r>
        <w:r w:rsidR="00537EAD" w:rsidDel="00D0315E">
          <w:rPr>
            <w:szCs w:val="20"/>
          </w:rPr>
          <w:delText>is NULL)</w:delText>
        </w:r>
        <w:r w:rsidR="007F10DD" w:rsidDel="00D0315E">
          <w:rPr>
            <w:szCs w:val="20"/>
          </w:rPr>
          <w:delText xml:space="preserve">,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should be set for the first set of criteria met by records for each person. </w:delText>
        </w:r>
      </w:del>
    </w:p>
    <w:p w14:paraId="4AC541DF" w14:textId="335CED23" w:rsidR="005846C0" w:rsidRPr="00A7544C" w:rsidDel="00D0315E" w:rsidRDefault="005846C0" w:rsidP="00791BDC">
      <w:pPr>
        <w:pStyle w:val="ListParagraph"/>
        <w:numPr>
          <w:ilvl w:val="0"/>
          <w:numId w:val="70"/>
        </w:numPr>
        <w:rPr>
          <w:del w:id="1646" w:author="Molly C McEvilley" w:date="2025-07-27T15:23:00Z" w16du:dateUtc="2025-07-27T19:23:00Z"/>
        </w:rPr>
      </w:pPr>
      <w:del w:id="1647" w:author="Molly C McEvilley" w:date="2025-07-27T15:23:00Z" w16du:dateUtc="2025-07-27T19:23:00Z">
        <w:r w:rsidRPr="005F4836" w:rsidDel="00D0315E">
          <w:delText xml:space="preserve">Set </w:delText>
        </w:r>
        <w:r w:rsidRPr="005F4836" w:rsidDel="00D0315E">
          <w:rPr>
            <w:b/>
            <w:bCs/>
          </w:rPr>
          <w:delText>CHTime</w:delText>
        </w:r>
        <w:r w:rsidRPr="005F4836" w:rsidDel="00D0315E">
          <w:delText xml:space="preserve"> = 365 and </w:delText>
        </w:r>
        <w:r w:rsidRPr="005F4836" w:rsidDel="00D0315E">
          <w:rPr>
            <w:b/>
            <w:bCs/>
          </w:rPr>
          <w:delText>CHTimeStatus</w:delText>
        </w:r>
        <w:r w:rsidRPr="005F4836" w:rsidDel="00D0315E">
          <w:delText xml:space="preserve"> = 1 </w:delText>
        </w:r>
        <w:r w:rsidDel="00D0315E">
          <w:delText>when there is a single episode where:</w:delText>
        </w:r>
      </w:del>
    </w:p>
    <w:p w14:paraId="0C7CD677" w14:textId="74BF90B7" w:rsidR="005846C0" w:rsidRPr="00845520" w:rsidDel="00D0315E" w:rsidRDefault="0082216A" w:rsidP="00791BDC">
      <w:pPr>
        <w:pStyle w:val="ListParagraph"/>
        <w:numPr>
          <w:ilvl w:val="0"/>
          <w:numId w:val="20"/>
        </w:numPr>
        <w:rPr>
          <w:del w:id="1648" w:author="Molly C McEvilley" w:date="2025-07-27T15:23:00Z" w16du:dateUtc="2025-07-27T19:23:00Z"/>
          <w:b/>
        </w:rPr>
      </w:pPr>
      <w:del w:id="1649" w:author="Molly C McEvilley" w:date="2025-07-27T15:23:00Z" w16du:dateUtc="2025-07-27T19:23:00Z">
        <w:r w:rsidDel="00D0315E">
          <w:rPr>
            <w:bCs/>
          </w:rPr>
          <w:delText>ch_Episodes_exit</w:delText>
        </w:r>
        <w:r w:rsidR="005846C0" w:rsidRPr="006B4F91" w:rsidDel="00D0315E">
          <w:rPr>
            <w:bCs/>
          </w:rPr>
          <w:delText>.</w:delText>
        </w:r>
        <w:r w:rsidR="005846C0" w:rsidRPr="006B4F91" w:rsidDel="00D0315E">
          <w:rPr>
            <w:b/>
          </w:rPr>
          <w:delText>episodeEnd</w:delText>
        </w:r>
        <w:r w:rsidR="005846C0" w:rsidDel="00D0315E">
          <w:delText xml:space="preserve"> &gt; </w:delText>
        </w:r>
        <w:r w:rsidR="005846C0" w:rsidRPr="00E6519A" w:rsidDel="00D0315E">
          <w:delText>(</w:delText>
        </w:r>
        <w:r w:rsidR="005846C0" w:rsidRPr="006B4F91" w:rsidDel="00D0315E">
          <w:rPr>
            <w:b/>
          </w:rPr>
          <w:delText>LastActive</w:delText>
        </w:r>
        <w:r w:rsidR="005846C0" w:rsidRPr="006B4F91" w:rsidDel="00D0315E">
          <w:rPr>
            <w:i/>
          </w:rPr>
          <w:delText xml:space="preserve"> </w:delText>
        </w:r>
        <w:r w:rsidR="005846C0" w:rsidRPr="00E6519A" w:rsidDel="00D0315E">
          <w:delText xml:space="preserve">– </w:delText>
        </w:r>
        <w:r w:rsidR="005846C0" w:rsidDel="00D0315E">
          <w:delText xml:space="preserve">1 year) </w:delText>
        </w:r>
      </w:del>
    </w:p>
    <w:p w14:paraId="2C3C4D87" w14:textId="391F9177" w:rsidR="005846C0" w:rsidRPr="006B4F91" w:rsidDel="00D0315E" w:rsidRDefault="0082216A" w:rsidP="00791BDC">
      <w:pPr>
        <w:pStyle w:val="ListParagraph"/>
        <w:numPr>
          <w:ilvl w:val="0"/>
          <w:numId w:val="20"/>
        </w:numPr>
        <w:rPr>
          <w:del w:id="1650" w:author="Molly C McEvilley" w:date="2025-07-27T15:23:00Z" w16du:dateUtc="2025-07-27T19:23:00Z"/>
          <w:b/>
        </w:rPr>
      </w:pPr>
      <w:del w:id="1651" w:author="Molly C McEvilley" w:date="2025-07-27T15:23:00Z" w16du:dateUtc="2025-07-27T19:23:00Z">
        <w:r w:rsidDel="00D0315E">
          <w:delText>ch_Episodes_exit</w:delText>
        </w:r>
        <w:r w:rsidR="005846C0" w:rsidDel="00D0315E">
          <w:delText>.</w:delText>
        </w:r>
        <w:r w:rsidR="005846C0" w:rsidRPr="00845520" w:rsidDel="00D0315E">
          <w:rPr>
            <w:b/>
            <w:bCs/>
          </w:rPr>
          <w:delText>episodeStart</w:delText>
        </w:r>
        <w:r w:rsidR="005846C0" w:rsidDel="00D0315E">
          <w:delText xml:space="preserve"> &lt;= [</w:delText>
        </w:r>
        <w:r w:rsidR="005846C0" w:rsidRPr="00845520" w:rsidDel="00D0315E">
          <w:rPr>
            <w:b/>
            <w:bCs/>
          </w:rPr>
          <w:delText>episodeEnd</w:delText>
        </w:r>
        <w:r w:rsidR="005846C0" w:rsidDel="00D0315E">
          <w:delText xml:space="preserve"> – 1 year]</w:delText>
        </w:r>
      </w:del>
    </w:p>
    <w:p w14:paraId="2076F3A9" w14:textId="36870463" w:rsidR="005846C0" w:rsidRPr="00A7544C" w:rsidDel="00D0315E" w:rsidRDefault="005846C0" w:rsidP="00791BDC">
      <w:pPr>
        <w:pStyle w:val="ListParagraph"/>
        <w:numPr>
          <w:ilvl w:val="0"/>
          <w:numId w:val="70"/>
        </w:numPr>
        <w:rPr>
          <w:del w:id="1652" w:author="Molly C McEvilley" w:date="2025-07-27T15:23:00Z" w16du:dateUtc="2025-07-27T19:23:00Z"/>
        </w:rPr>
      </w:pPr>
      <w:del w:id="1653" w:author="Molly C McEvilley" w:date="2025-07-27T15:23:00Z" w16du:dateUtc="2025-07-27T19:23:00Z">
        <w:r w:rsidRPr="00A7544C" w:rsidDel="00D0315E">
          <w:delText xml:space="preserve">Set </w:delText>
        </w:r>
        <w:r w:rsidRPr="00A7544C" w:rsidDel="00D0315E">
          <w:rPr>
            <w:b/>
            <w:bCs/>
          </w:rPr>
          <w:delText>CHTime</w:delText>
        </w:r>
        <w:r w:rsidRPr="00A7544C" w:rsidDel="00D0315E">
          <w:delText xml:space="preserve"> = 365 </w:delText>
        </w:r>
        <w:r w:rsidDel="00D0315E">
          <w:delText xml:space="preserve">and </w:delText>
        </w:r>
        <w:r w:rsidRPr="00A7544C" w:rsidDel="00D0315E">
          <w:rPr>
            <w:b/>
            <w:bCs/>
          </w:rPr>
          <w:delText>CHTimeStatus</w:delText>
        </w:r>
        <w:r w:rsidDel="00D0315E">
          <w:delText xml:space="preserve"> = 2 </w:delText>
        </w:r>
        <w:r w:rsidRPr="00A7544C" w:rsidDel="00D0315E">
          <w:delText>wh</w:delText>
        </w:r>
        <w:r w:rsidRPr="003E2D7F" w:rsidDel="00D0315E">
          <w:delText>ere</w:delText>
        </w:r>
        <w:r w:rsidDel="00D0315E">
          <w:delText>:</w:delText>
        </w:r>
      </w:del>
    </w:p>
    <w:p w14:paraId="0E6E560A" w14:textId="433CC4FA" w:rsidR="005846C0" w:rsidRPr="005F4836" w:rsidDel="00D0315E" w:rsidRDefault="00A41ADE" w:rsidP="00791BDC">
      <w:pPr>
        <w:pStyle w:val="ListParagraph"/>
        <w:numPr>
          <w:ilvl w:val="0"/>
          <w:numId w:val="20"/>
        </w:numPr>
        <w:rPr>
          <w:del w:id="1654" w:author="Molly C McEvilley" w:date="2025-07-27T15:23:00Z" w16du:dateUtc="2025-07-27T19:23:00Z"/>
          <w:b/>
        </w:rPr>
      </w:pPr>
      <w:del w:id="1655" w:author="Molly C McEvilley" w:date="2025-07-27T15:23:00Z" w16du:dateUtc="2025-07-27T19:23:00Z">
        <w:r w:rsidDel="00D0315E">
          <w:delText xml:space="preserve">There are at least </w:delText>
        </w:r>
        <w:r w:rsidR="00DD5554" w:rsidDel="00D0315E">
          <w:delText>4 episodes (</w:delText>
        </w:r>
        <w:r w:rsidR="005846C0" w:rsidDel="00D0315E">
          <w:delText xml:space="preserve">[COUNT of </w:delText>
        </w:r>
        <w:r w:rsidR="0082216A" w:rsidDel="00D0315E">
          <w:delText>ch_Episodes_exit</w:delText>
        </w:r>
        <w:r w:rsidR="005846C0" w:rsidDel="00D0315E">
          <w:delText>] &gt;= 4</w:delText>
        </w:r>
        <w:r w:rsidR="00DD5554" w:rsidDel="00D0315E">
          <w:delText>)</w:delText>
        </w:r>
        <w:r w:rsidR="007D22CF" w:rsidDel="00D0315E">
          <w:delText xml:space="preserve"> that overlap with the period between </w:delText>
        </w:r>
        <w:r w:rsidR="005846C0" w:rsidRPr="00845520" w:rsidDel="00D0315E">
          <w:rPr>
            <w:b/>
            <w:bCs/>
          </w:rPr>
          <w:delText>CHStart</w:delText>
        </w:r>
        <w:r w:rsidR="005846C0" w:rsidDel="00D0315E">
          <w:delText xml:space="preserve"> and </w:delText>
        </w:r>
        <w:r w:rsidR="005846C0" w:rsidRPr="00845520" w:rsidDel="00D0315E">
          <w:rPr>
            <w:b/>
            <w:bCs/>
          </w:rPr>
          <w:delText>Last</w:delText>
        </w:r>
        <w:r w:rsidR="008F25FC" w:rsidDel="00D0315E">
          <w:rPr>
            <w:b/>
            <w:bCs/>
          </w:rPr>
          <w:delText>A</w:delText>
        </w:r>
        <w:r w:rsidR="005846C0" w:rsidRPr="00845520" w:rsidDel="00D0315E">
          <w:rPr>
            <w:b/>
            <w:bCs/>
          </w:rPr>
          <w:delText>ctive</w:delText>
        </w:r>
        <w:r w:rsidR="005846C0" w:rsidDel="00D0315E">
          <w:delText>; and</w:delText>
        </w:r>
      </w:del>
    </w:p>
    <w:p w14:paraId="39E78796" w14:textId="35D32892" w:rsidR="005846C0" w:rsidRPr="005F4836" w:rsidDel="00D0315E" w:rsidRDefault="005846C0" w:rsidP="00791BDC">
      <w:pPr>
        <w:pStyle w:val="ListParagraph"/>
        <w:numPr>
          <w:ilvl w:val="0"/>
          <w:numId w:val="20"/>
        </w:numPr>
        <w:rPr>
          <w:del w:id="1656" w:author="Molly C McEvilley" w:date="2025-07-27T15:23:00Z" w16du:dateUtc="2025-07-27T19:23:00Z"/>
          <w:b/>
        </w:rPr>
      </w:pPr>
      <w:del w:id="1657"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AB6EBE1" w14:textId="28C4DF2F" w:rsidR="005846C0" w:rsidRPr="006B4F91" w:rsidDel="00D0315E" w:rsidRDefault="005846C0" w:rsidP="00791BDC">
      <w:pPr>
        <w:pStyle w:val="ListParagraph"/>
        <w:numPr>
          <w:ilvl w:val="0"/>
          <w:numId w:val="70"/>
        </w:numPr>
        <w:rPr>
          <w:del w:id="1658" w:author="Molly C McEvilley" w:date="2025-07-27T15:23:00Z" w16du:dateUtc="2025-07-27T19:23:00Z"/>
        </w:rPr>
      </w:pPr>
      <w:del w:id="1659" w:author="Molly C McEvilley" w:date="2025-07-27T15:23:00Z" w16du:dateUtc="2025-07-27T19:23:00Z">
        <w:r w:rsidRPr="006B4F91" w:rsidDel="00D0315E">
          <w:delText xml:space="preserve">Set </w:delText>
        </w:r>
        <w:r w:rsidRPr="006B4F91" w:rsidDel="00D0315E">
          <w:rPr>
            <w:b/>
            <w:bCs/>
          </w:rPr>
          <w:delText>CHTime</w:delText>
        </w:r>
        <w:r w:rsidRPr="006B4F91" w:rsidDel="00D0315E">
          <w:delText xml:space="preserve"> = 365 </w:delText>
        </w:r>
        <w:r w:rsidDel="00D0315E">
          <w:delText xml:space="preserve">and </w:delText>
        </w:r>
        <w:r w:rsidRPr="00A7544C" w:rsidDel="00D0315E">
          <w:rPr>
            <w:b/>
            <w:bCs/>
          </w:rPr>
          <w:delText>CHTimeStatus</w:delText>
        </w:r>
        <w:r w:rsidDel="00D0315E">
          <w:delText xml:space="preserve"> = 3 </w:delText>
        </w:r>
        <w:r w:rsidRPr="006B4F91" w:rsidDel="00D0315E">
          <w:delText>where</w:delText>
        </w:r>
        <w:r w:rsidDel="00D0315E">
          <w:delText>:</w:delText>
        </w:r>
      </w:del>
    </w:p>
    <w:p w14:paraId="568418BD" w14:textId="65DD13EE" w:rsidR="005846C0" w:rsidRPr="005F4836" w:rsidDel="00D0315E" w:rsidRDefault="007D22CF" w:rsidP="00791BDC">
      <w:pPr>
        <w:pStyle w:val="ListParagraph"/>
        <w:numPr>
          <w:ilvl w:val="0"/>
          <w:numId w:val="20"/>
        </w:numPr>
        <w:rPr>
          <w:del w:id="1660" w:author="Molly C McEvilley" w:date="2025-07-27T15:23:00Z" w16du:dateUtc="2025-07-27T19:23:00Z"/>
          <w:b/>
        </w:rPr>
      </w:pPr>
      <w:del w:id="1661" w:author="Molly C McEvilley" w:date="2025-07-27T15:23:00Z" w16du:dateUtc="2025-07-27T19:23:00Z">
        <w:r w:rsidDel="00D0315E">
          <w:delText>There are betwee</w:delText>
        </w:r>
        <w:r w:rsidR="00D73CC8" w:rsidDel="00D0315E">
          <w:delText>n 1 and 3 episodes (</w:delText>
        </w:r>
        <w:r w:rsidR="005846C0" w:rsidDel="00D0315E">
          <w:delText xml:space="preserve">[COUNT of </w:delText>
        </w:r>
        <w:r w:rsidR="0082216A" w:rsidDel="00D0315E">
          <w:delText>ch_Episodes_exit</w:delText>
        </w:r>
        <w:r w:rsidR="005846C0" w:rsidDel="00D0315E">
          <w:delText>]</w:delText>
        </w:r>
        <w:r w:rsidR="00D73CC8" w:rsidDel="00D0315E">
          <w:delText>)</w:delText>
        </w:r>
        <w:r w:rsidR="00D73CC8" w:rsidRPr="00D73CC8" w:rsidDel="00D0315E">
          <w:delText xml:space="preserve"> </w:delText>
        </w:r>
        <w:r w:rsidR="00D73CC8" w:rsidDel="00D0315E">
          <w:delText xml:space="preserve">that overlap with the period between </w:delText>
        </w:r>
        <w:r w:rsidR="00D73CC8" w:rsidRPr="00845520" w:rsidDel="00D0315E">
          <w:rPr>
            <w:b/>
            <w:bCs/>
          </w:rPr>
          <w:delText>CHStart</w:delText>
        </w:r>
        <w:r w:rsidR="00D73CC8" w:rsidDel="00D0315E">
          <w:delText xml:space="preserve"> and </w:delText>
        </w:r>
        <w:r w:rsidR="00D73CC8" w:rsidRPr="00845520" w:rsidDel="00D0315E">
          <w:rPr>
            <w:b/>
            <w:bCs/>
          </w:rPr>
          <w:delText>Last</w:delText>
        </w:r>
        <w:r w:rsidR="00D73CC8" w:rsidDel="00D0315E">
          <w:rPr>
            <w:b/>
            <w:bCs/>
          </w:rPr>
          <w:delText>A</w:delText>
        </w:r>
        <w:r w:rsidR="00D73CC8" w:rsidRPr="00845520" w:rsidDel="00D0315E">
          <w:rPr>
            <w:b/>
            <w:bCs/>
          </w:rPr>
          <w:delText>ctive</w:delText>
        </w:r>
        <w:r w:rsidR="005846C0" w:rsidDel="00D0315E">
          <w:delText>; and</w:delText>
        </w:r>
      </w:del>
    </w:p>
    <w:p w14:paraId="24B5EA32" w14:textId="0DBABF33" w:rsidR="005846C0" w:rsidRPr="00845520" w:rsidDel="00D0315E" w:rsidRDefault="005846C0" w:rsidP="00791BDC">
      <w:pPr>
        <w:pStyle w:val="ListParagraph"/>
        <w:numPr>
          <w:ilvl w:val="0"/>
          <w:numId w:val="20"/>
        </w:numPr>
        <w:rPr>
          <w:del w:id="1662" w:author="Molly C McEvilley" w:date="2025-07-27T15:23:00Z" w16du:dateUtc="2025-07-27T19:23:00Z"/>
          <w:b/>
        </w:rPr>
      </w:pPr>
      <w:del w:id="1663"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1E64A57" w14:textId="66F83599" w:rsidR="005846C0" w:rsidDel="00D0315E" w:rsidRDefault="005846C0" w:rsidP="00791BDC">
      <w:pPr>
        <w:pStyle w:val="ListParagraph"/>
        <w:numPr>
          <w:ilvl w:val="0"/>
          <w:numId w:val="70"/>
        </w:numPr>
        <w:rPr>
          <w:del w:id="1664" w:author="Molly C McEvilley" w:date="2025-07-27T15:23:00Z" w16du:dateUtc="2025-07-27T19:23:00Z"/>
        </w:rPr>
      </w:pPr>
      <w:del w:id="1665" w:author="Molly C McEvilley" w:date="2025-07-27T15:23:00Z" w16du:dateUtc="2025-07-27T19:23:00Z">
        <w:r w:rsidRPr="00A7544C" w:rsidDel="00D0315E">
          <w:delText xml:space="preserve">Set </w:delText>
        </w:r>
        <w:r w:rsidRPr="00A7544C" w:rsidDel="00D0315E">
          <w:rPr>
            <w:b/>
            <w:bCs/>
          </w:rPr>
          <w:delText xml:space="preserve">CHTime </w:delText>
        </w:r>
        <w:r w:rsidRPr="006F42D9" w:rsidDel="00D0315E">
          <w:delText>= 270</w:delText>
        </w:r>
        <w:r w:rsidRPr="005C4382" w:rsidDel="00D0315E">
          <w:delText xml:space="preserve"> </w:delText>
        </w:r>
        <w:r w:rsidR="003156CE" w:rsidDel="00D0315E">
          <w:delText>(</w:delText>
        </w:r>
        <w:r w:rsidDel="00D0315E">
          <w:rPr>
            <w:b/>
            <w:bCs/>
          </w:rPr>
          <w:delText>CHTimeStatus</w:delText>
        </w:r>
        <w:r w:rsidRPr="005C4382" w:rsidDel="00D0315E">
          <w:delText xml:space="preserve"> </w:delText>
        </w:r>
        <w:r w:rsidR="00E60516" w:rsidDel="00D0315E">
          <w:delText xml:space="preserve">is n/a for tlsa_Exit when </w:delText>
        </w:r>
        <w:r w:rsidR="00E60516" w:rsidRPr="00E60516" w:rsidDel="00D0315E">
          <w:rPr>
            <w:b/>
            <w:bCs/>
          </w:rPr>
          <w:delText>CHTime</w:delText>
        </w:r>
        <w:r w:rsidR="00E60516" w:rsidDel="00D0315E">
          <w:delText xml:space="preserve"> = 270)</w:delText>
        </w:r>
        <w:r w:rsidR="00474DFA" w:rsidDel="00D0315E">
          <w:delText xml:space="preserve"> </w:delText>
        </w:r>
        <w:r w:rsidRPr="00E17F92" w:rsidDel="00D0315E">
          <w:delText>where</w:delText>
        </w:r>
        <w:r w:rsidRPr="00D75C24" w:rsidDel="00D0315E">
          <w:delText xml:space="preserve"> </w:delText>
        </w:r>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s] is between 270 and 364</w:delText>
        </w:r>
        <w:r w:rsidR="00BC3753" w:rsidDel="00D0315E">
          <w:delText>.</w:delText>
        </w:r>
      </w:del>
    </w:p>
    <w:p w14:paraId="5C938BB3" w14:textId="71A0FFB3" w:rsidR="00316D0B" w:rsidRPr="005F4836" w:rsidDel="00D0315E" w:rsidRDefault="00316D0B">
      <w:pPr>
        <w:pStyle w:val="ListParagraph"/>
        <w:numPr>
          <w:ilvl w:val="0"/>
          <w:numId w:val="70"/>
        </w:numPr>
        <w:rPr>
          <w:del w:id="1666" w:author="Molly C McEvilley" w:date="2025-07-27T15:23:00Z" w16du:dateUtc="2025-07-27T19:23:00Z"/>
        </w:rPr>
        <w:pPrChange w:id="1667" w:author="Molly C McEvilley" w:date="2025-07-31T09:57:00Z" w16du:dateUtc="2025-07-31T13:57:00Z">
          <w:pPr>
            <w:pStyle w:val="ListParagraph"/>
            <w:widowControl w:val="0"/>
            <w:numPr>
              <w:numId w:val="70"/>
            </w:numPr>
          </w:pPr>
        </w:pPrChange>
      </w:pPr>
      <w:del w:id="1668" w:author="Molly C McEvilley" w:date="2025-07-27T15:23:00Z" w16du:dateUtc="2025-07-27T19:23:00Z">
        <w:r w:rsidDel="00D0315E">
          <w:delText>(</w:delText>
        </w:r>
        <w:r w:rsidR="00743C8A" w:rsidDel="00D0315E">
          <w:delText>O</w:delText>
        </w:r>
        <w:r w:rsidDel="00D0315E">
          <w:delText>ther</w:delText>
        </w:r>
        <w:r w:rsidR="002730F1" w:rsidDel="00D0315E">
          <w:delText xml:space="preserve"> combinations are not applicable to </w:delText>
        </w:r>
        <w:r w:rsidR="00743C8A" w:rsidDel="00D0315E">
          <w:delText xml:space="preserve">setting </w:delText>
        </w:r>
        <w:r w:rsidR="00743C8A" w:rsidRPr="00743C8A" w:rsidDel="00D0315E">
          <w:rPr>
            <w:b/>
            <w:bCs/>
          </w:rPr>
          <w:delText>HHChronic</w:delText>
        </w:r>
        <w:r w:rsidR="00743C8A" w:rsidDel="00D0315E">
          <w:delText xml:space="preserve"> for LSAExit and may be left NULL.)</w:delText>
        </w:r>
      </w:del>
    </w:p>
    <w:p w14:paraId="02FC2E05" w14:textId="2D3FF595" w:rsidR="0003147B" w:rsidRPr="00C52062" w:rsidRDefault="0003147B" w:rsidP="00791BDC">
      <w:pPr>
        <w:pStyle w:val="Heading2"/>
      </w:pPr>
      <w:bookmarkStart w:id="1669" w:name="_Toc204850651"/>
      <w:r>
        <w:t>Set Population Identifiers for Exit Cohort Households</w:t>
      </w:r>
      <w:bookmarkEnd w:id="1354"/>
      <w:bookmarkEnd w:id="1669"/>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lastRenderedPageBreak/>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w:t>
            </w:r>
            <w:del w:id="1670" w:author="Molly C McEvilley" w:date="2025-08-21T11:21:00Z" w16du:dateUtc="2025-08-21T15:21:00Z">
              <w:r w:rsidDel="00B8718D">
                <w:delText>e</w:delText>
              </w:r>
            </w:del>
            <w:r>
              <w:t>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lastRenderedPageBreak/>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4917C428"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w:t>
            </w:r>
            <w:r w:rsidRPr="00227DF6">
              <w:rPr>
                <w:color w:val="000000"/>
              </w:rPr>
              <w:t>= 99 and</w:t>
            </w:r>
            <w:r>
              <w:rPr>
                <w:color w:val="000000"/>
              </w:rPr>
              <w:t xml:space="preserve">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7BAE78E6"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r w:rsidR="005452A3">
        <w:rPr>
          <w:rFonts w:cstheme="minorHAnsi"/>
        </w:rPr>
        <w:t xml:space="preserve">has </w:t>
      </w:r>
      <w:r w:rsidRPr="00655B0F">
        <w:rPr>
          <w:b/>
        </w:rPr>
        <w:t>DVStatus</w:t>
      </w:r>
      <w:r w:rsidRPr="00A6067F">
        <w:rPr>
          <w:rFonts w:cstheme="minorHAnsi"/>
        </w:rPr>
        <w:t xml:space="preserve"> = 1</w:t>
      </w:r>
      <w:r w:rsidR="009B4418">
        <w:rPr>
          <w:rFonts w:cstheme="minorHAnsi"/>
        </w:rPr>
        <w:t xml:space="preserve">. </w:t>
      </w:r>
    </w:p>
    <w:p w14:paraId="6CBB2464" w14:textId="75CA6EC6" w:rsidR="000F10D4" w:rsidRDefault="0069184D" w:rsidP="0069184D">
      <w:pPr>
        <w:rPr>
          <w:rFonts w:cstheme="minorHAnsi"/>
        </w:rPr>
      </w:pPr>
      <w:r w:rsidRPr="00655B0F">
        <w:rPr>
          <w:b/>
        </w:rPr>
        <w:t>HHFleeingDV</w:t>
      </w:r>
      <w:r w:rsidRPr="00A6067F">
        <w:rPr>
          <w:rFonts w:cstheme="minorHAnsi"/>
        </w:rPr>
        <w:t xml:space="preserve"> = </w:t>
      </w:r>
      <w:r>
        <w:rPr>
          <w:rFonts w:cstheme="minorHAnsi"/>
        </w:rPr>
        <w:t>2 (Domestic Violence Survivors Not Currently Fleeing) if the</w:t>
      </w:r>
      <w:r w:rsidRPr="00A6067F">
        <w:rPr>
          <w:rFonts w:cstheme="minorHAnsi"/>
        </w:rPr>
        <w:t xml:space="preserve"> head of household or any adult in the household </w:t>
      </w:r>
      <w:r w:rsidR="0064674D">
        <w:rPr>
          <w:rFonts w:cstheme="minorHAnsi"/>
        </w:rPr>
        <w:t>has</w:t>
      </w:r>
      <w:r>
        <w:rPr>
          <w:rFonts w:cstheme="minorHAnsi"/>
        </w:rPr>
        <w:t xml:space="preserve"> </w:t>
      </w:r>
      <w:r w:rsidRPr="00655B0F">
        <w:rPr>
          <w:b/>
        </w:rPr>
        <w:t>DVStatus</w:t>
      </w:r>
      <w:r w:rsidRPr="00A6067F">
        <w:rPr>
          <w:rFonts w:cstheme="minorHAnsi"/>
        </w:rPr>
        <w:t xml:space="preserve"> </w:t>
      </w:r>
      <w:r w:rsidR="000F10D4">
        <w:rPr>
          <w:rFonts w:cstheme="minorHAnsi"/>
        </w:rPr>
        <w:t>= 2.</w:t>
      </w:r>
    </w:p>
    <w:p w14:paraId="0E2F3609" w14:textId="407A36FD" w:rsidR="0069184D" w:rsidRDefault="0069184D" w:rsidP="0069184D">
      <w:pPr>
        <w:rPr>
          <w:rFonts w:cstheme="minorHAnsi"/>
        </w:rPr>
      </w:pPr>
      <w:r>
        <w:rPr>
          <w:rFonts w:cstheme="minorHAnsi"/>
        </w:rPr>
        <w:t xml:space="preserve"> </w:t>
      </w:r>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r w:rsidR="00E95ECA">
        <w:rPr>
          <w:rFonts w:cstheme="minorHAnsi"/>
        </w:rPr>
        <w:t>3</w:t>
      </w:r>
      <w:r w:rsidR="00FB7D9D">
        <w:rPr>
          <w:rFonts w:cstheme="minorHAnsi"/>
        </w:rPr>
        <w:t>.</w:t>
      </w:r>
    </w:p>
    <w:tbl>
      <w:tblPr>
        <w:tblStyle w:val="Style11"/>
        <w:tblW w:w="9175" w:type="dxa"/>
        <w:tblLook w:val="0420" w:firstRow="1" w:lastRow="0" w:firstColumn="0" w:lastColumn="0" w:noHBand="0" w:noVBand="1"/>
      </w:tblPr>
      <w:tblGrid>
        <w:gridCol w:w="2352"/>
        <w:gridCol w:w="4299"/>
        <w:gridCol w:w="2524"/>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72089AA3" w:rsidR="0069184D" w:rsidRPr="008743AE" w:rsidRDefault="0069184D">
            <w:pPr>
              <w:pStyle w:val="NoSpacing"/>
            </w:pPr>
            <w:r>
              <w:lastRenderedPageBreak/>
              <w:t>tlsa_</w:t>
            </w:r>
            <w:r w:rsidR="00E6606B">
              <w:t>Enrollment</w:t>
            </w:r>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4F215108" w:rsidR="0069184D" w:rsidRPr="008743AE" w:rsidRDefault="0069184D">
            <w:pPr>
              <w:pStyle w:val="NoSpacing"/>
            </w:pPr>
            <w:r>
              <w:t>tlsa_</w:t>
            </w:r>
            <w:r w:rsidR="006C5F6C">
              <w:t>Exit</w:t>
            </w:r>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4C2E7673" w:rsidR="0069184D" w:rsidRPr="00577A54" w:rsidRDefault="00B671D1">
            <w:pPr>
              <w:pStyle w:val="NoSpacing"/>
            </w:pPr>
            <w:r>
              <w:t>3</w:t>
            </w:r>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w:t>
      </w:r>
      <w:r w:rsidR="001206AA">
        <w:rPr>
          <w:rFonts w:eastAsia="Times New Roman" w:cstheme="minorHAnsi"/>
          <w:szCs w:val="20"/>
        </w:rPr>
        <w:t xml:space="preserve">household type and </w:t>
      </w:r>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91BDC">
      <w:pPr>
        <w:pStyle w:val="ListParagraph"/>
        <w:numPr>
          <w:ilvl w:val="1"/>
          <w:numId w:val="27"/>
        </w:numPr>
      </w:pPr>
      <w:r w:rsidRPr="00845520">
        <w:t>Cohort</w:t>
      </w:r>
      <w:r>
        <w:t xml:space="preserve"> = 0 </w:t>
      </w:r>
      <w:r w:rsidR="00C653C6">
        <w:t>–</w:t>
      </w:r>
      <w:r>
        <w:t xml:space="preserve"> </w:t>
      </w:r>
      <w:r w:rsidRPr="00845520">
        <w:t>ActiveAge</w:t>
      </w:r>
      <w:r>
        <w:t xml:space="preserve"> </w:t>
      </w:r>
    </w:p>
    <w:p w14:paraId="097128E3" w14:textId="3A0C6F06" w:rsidR="005846C0" w:rsidRDefault="005846C0" w:rsidP="00791BDC">
      <w:pPr>
        <w:pStyle w:val="ListParagraph"/>
        <w:numPr>
          <w:ilvl w:val="1"/>
          <w:numId w:val="27"/>
        </w:numPr>
      </w:pPr>
      <w:r w:rsidRPr="00845520">
        <w:t>Cohort</w:t>
      </w:r>
      <w:r>
        <w:t xml:space="preserve"> = -1 </w:t>
      </w:r>
      <w:r w:rsidR="00C653C6">
        <w:t>–</w:t>
      </w:r>
      <w:r>
        <w:t xml:space="preserve"> </w:t>
      </w:r>
      <w:r w:rsidRPr="00845520">
        <w:t>Exit1Age</w:t>
      </w:r>
      <w:r>
        <w:t xml:space="preserve"> </w:t>
      </w:r>
    </w:p>
    <w:p w14:paraId="553A3C58" w14:textId="0A0C0097" w:rsidR="005846C0" w:rsidRDefault="005846C0" w:rsidP="00791BDC">
      <w:pPr>
        <w:pStyle w:val="ListParagraph"/>
        <w:numPr>
          <w:ilvl w:val="1"/>
          <w:numId w:val="27"/>
        </w:numPr>
      </w:pPr>
      <w:r w:rsidRPr="00845520">
        <w:t>Cohort</w:t>
      </w:r>
      <w:r>
        <w:t xml:space="preserve"> = -2 </w:t>
      </w:r>
      <w:r w:rsidR="00C653C6">
        <w:t>–</w:t>
      </w:r>
      <w:r>
        <w:t xml:space="preserve"> </w:t>
      </w:r>
      <w:r w:rsidRPr="00845520">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pPr>
            <w:r>
              <w:t>-1</w:t>
            </w:r>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D35F9">
              <w:rPr>
                <w:rFonts w:cstheme="minorHAnsi"/>
                <w:b/>
                <w:bCs/>
              </w:rPr>
              <w:t>HHType</w:t>
            </w:r>
            <w:r>
              <w:rPr>
                <w:rFonts w:cstheme="minorHAnsi"/>
              </w:rPr>
              <w:t xml:space="preserve"> not in (1,2)</w:t>
            </w:r>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791BDC">
      <w:pPr>
        <w:pStyle w:val="Heading2"/>
      </w:pPr>
      <w:bookmarkStart w:id="1671" w:name="_Toc37849803"/>
      <w:bookmarkStart w:id="1672" w:name="_Toc204850652"/>
      <w:r>
        <w:t xml:space="preserve">Set </w:t>
      </w:r>
      <w:r w:rsidR="001C6307">
        <w:t xml:space="preserve">System Engagement </w:t>
      </w:r>
      <w:r w:rsidR="00EB1AA1">
        <w:t>Stat</w:t>
      </w:r>
      <w:r w:rsidR="001C6307">
        <w:t>us</w:t>
      </w:r>
      <w:r w:rsidR="00EB1AA1">
        <w:t xml:space="preserve"> for Exit Cohort Households</w:t>
      </w:r>
      <w:bookmarkEnd w:id="1671"/>
      <w:bookmarkEnd w:id="167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lastRenderedPageBreak/>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91BDC">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91BDC">
      <w:pPr>
        <w:pStyle w:val="ListParagraph"/>
        <w:numPr>
          <w:ilvl w:val="0"/>
          <w:numId w:val="31"/>
        </w:numPr>
      </w:pPr>
      <w:r w:rsidRPr="003112BE">
        <w:t>[</w:t>
      </w:r>
      <w:r w:rsidR="00AD259C">
        <w:t>Previous</w:t>
      </w:r>
      <w:r w:rsidRPr="003112BE">
        <w:t>].</w:t>
      </w:r>
      <w:r w:rsidR="0022206D">
        <w:rPr>
          <w:bCs/>
        </w:rPr>
        <w:t>EntryDate</w:t>
      </w:r>
      <w:r w:rsidR="0022206D" w:rsidRPr="00EB0196">
        <w:t xml:space="preserve"> </w:t>
      </w:r>
      <w:r w:rsidR="002C009E">
        <w:t xml:space="preserve">&lt; </w:t>
      </w:r>
      <w:r w:rsidR="00066D67" w:rsidRPr="00066D67">
        <w:t>qx</w:t>
      </w:r>
      <w:r w:rsidR="00FC615A" w:rsidRPr="002F0D32">
        <w:t>.</w:t>
      </w:r>
      <w:r w:rsidR="00FC615A" w:rsidRPr="00EB0196">
        <w:t xml:space="preserve">EntryDate </w:t>
      </w:r>
    </w:p>
    <w:p w14:paraId="4876C0C3" w14:textId="74DA3F43" w:rsidR="00FC615A" w:rsidRPr="00EB0196" w:rsidRDefault="00066D67" w:rsidP="00791BDC">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91BDC">
      <w:pPr>
        <w:pStyle w:val="ListParagraph"/>
        <w:numPr>
          <w:ilvl w:val="0"/>
          <w:numId w:val="31"/>
        </w:numPr>
      </w:pPr>
      <w:r>
        <w:t xml:space="preserve">The household </w:t>
      </w:r>
      <w:r w:rsidR="00FC615A">
        <w:t xml:space="preserve">type matches </w:t>
      </w:r>
      <w:r w:rsidR="00F6042F">
        <w:t>tlsa_</w:t>
      </w:r>
      <w:r>
        <w:t>Exit</w:t>
      </w:r>
      <w:r w:rsidR="00FC615A">
        <w:t>.</w:t>
      </w:r>
      <w:r w:rsidR="00FC615A" w:rsidRPr="002F0D32">
        <w:rPr>
          <w:b/>
        </w:rPr>
        <w:t>HHType</w:t>
      </w:r>
      <w:r w:rsidR="00FC615A" w:rsidRPr="00EB0196">
        <w:rPr>
          <w:b/>
        </w:rPr>
        <w:t xml:space="preserve"> </w:t>
      </w:r>
      <w:r>
        <w:t>for the tlsa_Exit.</w:t>
      </w:r>
      <w:r w:rsidRPr="00A40DBF">
        <w:rPr>
          <w:b/>
        </w:rPr>
        <w:t>Cohort</w:t>
      </w:r>
      <w:r w:rsidR="00FC615A">
        <w:t>:</w:t>
      </w:r>
    </w:p>
    <w:p w14:paraId="57DD3E6A"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0, </w:t>
      </w:r>
      <w:r w:rsidRPr="009E742A">
        <w:rPr>
          <w:bCs/>
        </w:rPr>
        <w:t>ActiveHHType</w:t>
      </w:r>
    </w:p>
    <w:p w14:paraId="5DB04DBD"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w:t>
      </w:r>
      <w:r>
        <w:t>-1</w:t>
      </w:r>
      <w:r w:rsidRPr="009E742A">
        <w:t xml:space="preserve">, </w:t>
      </w:r>
      <w:r>
        <w:rPr>
          <w:bCs/>
        </w:rPr>
        <w:t>Exit1</w:t>
      </w:r>
      <w:r w:rsidRPr="009E742A">
        <w:rPr>
          <w:bCs/>
        </w:rPr>
        <w:t>HHType</w:t>
      </w:r>
    </w:p>
    <w:p w14:paraId="4FA32559" w14:textId="0AC3CC89" w:rsidR="00012BFA" w:rsidRPr="0083187A" w:rsidRDefault="00012BFA" w:rsidP="00791BDC">
      <w:pPr>
        <w:pStyle w:val="ListParagraph"/>
        <w:numPr>
          <w:ilvl w:val="1"/>
          <w:numId w:val="31"/>
        </w:numPr>
      </w:pPr>
      <w:r w:rsidRPr="009E742A">
        <w:t xml:space="preserve">If </w:t>
      </w:r>
      <w:r w:rsidRPr="00A40DBF">
        <w:t>Cohort</w:t>
      </w:r>
      <w:r w:rsidRPr="009E742A">
        <w:t xml:space="preserve"> = </w:t>
      </w:r>
      <w:r>
        <w:t>-2</w:t>
      </w:r>
      <w:r w:rsidRPr="009E742A">
        <w:t xml:space="preserve">, </w:t>
      </w:r>
      <w:r>
        <w:rPr>
          <w:bCs/>
        </w:rPr>
        <w:t>Exit2</w:t>
      </w:r>
      <w:r w:rsidRPr="009E742A">
        <w:rPr>
          <w:bCs/>
        </w:rPr>
        <w:t>HHType</w:t>
      </w:r>
    </w:p>
    <w:p w14:paraId="68751701" w14:textId="11DC7FEB" w:rsidR="000D1432" w:rsidRDefault="007B1840" w:rsidP="000D1432">
      <w:bookmarkStart w:id="1673" w:name="_Hlk49414362"/>
      <w:r>
        <w:t>If</w:t>
      </w:r>
      <w:r w:rsidR="000D1432">
        <w:t xml:space="preserve"> there are two or more enrollments with the same (most recent) exit date:</w:t>
      </w:r>
    </w:p>
    <w:p w14:paraId="6F0078A6" w14:textId="77777777" w:rsidR="000D1432" w:rsidRDefault="000D1432" w:rsidP="00791BDC">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91BDC">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91BDC">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673"/>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74" w:name="_Set_SystemPath_for"/>
      <w:bookmarkEnd w:id="1674"/>
    </w:p>
    <w:p w14:paraId="041815E9" w14:textId="3310CFE4" w:rsidR="0034252A" w:rsidRPr="00000B20" w:rsidRDefault="0034252A" w:rsidP="00791BDC">
      <w:pPr>
        <w:pStyle w:val="Heading2"/>
      </w:pPr>
      <w:bookmarkStart w:id="1675" w:name="_Toc37973422"/>
      <w:bookmarkStart w:id="1676" w:name="_Toc37973975"/>
      <w:bookmarkStart w:id="1677" w:name="_Toc37974526"/>
      <w:bookmarkStart w:id="1678" w:name="_Toc37975078"/>
      <w:bookmarkStart w:id="1679" w:name="_Toc37973500"/>
      <w:bookmarkStart w:id="1680" w:name="_Toc37974053"/>
      <w:bookmarkStart w:id="1681" w:name="_Toc37974604"/>
      <w:bookmarkStart w:id="1682" w:name="_Toc37975156"/>
      <w:bookmarkStart w:id="1683" w:name="_Toc37973564"/>
      <w:bookmarkStart w:id="1684" w:name="_Toc37974117"/>
      <w:bookmarkStart w:id="1685" w:name="_Toc37974668"/>
      <w:bookmarkStart w:id="1686" w:name="_Toc37975157"/>
      <w:bookmarkStart w:id="1687" w:name="_Toc37975196"/>
      <w:bookmarkStart w:id="1688" w:name="_Toc37849805"/>
      <w:bookmarkStart w:id="1689" w:name="_Toc204850653"/>
      <w:bookmarkEnd w:id="1094"/>
      <w:bookmarkEnd w:id="1675"/>
      <w:bookmarkEnd w:id="1676"/>
      <w:bookmarkEnd w:id="1677"/>
      <w:bookmarkEnd w:id="1678"/>
      <w:bookmarkEnd w:id="1679"/>
      <w:bookmarkEnd w:id="1680"/>
      <w:bookmarkEnd w:id="1681"/>
      <w:bookmarkEnd w:id="1682"/>
      <w:bookmarkEnd w:id="1683"/>
      <w:bookmarkEnd w:id="1684"/>
      <w:bookmarkEnd w:id="1685"/>
      <w:bookmarkEnd w:id="1686"/>
      <w:bookmarkEnd w:id="1687"/>
      <w:r w:rsidRPr="00000B20">
        <w:t>Last Inactive Date</w:t>
      </w:r>
      <w:r w:rsidR="00343642" w:rsidRPr="00000B20">
        <w:t xml:space="preserve"> for Exit Cohorts</w:t>
      </w:r>
      <w:bookmarkEnd w:id="1688"/>
      <w:bookmarkEnd w:id="168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r w:rsidR="00170D45">
                                <w:t>_exit</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r w:rsidR="00170D45">
                          <w:t>_exit</w:t>
                        </w:r>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sys_TimePadded_exit</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tcPr>
          <w:p w14:paraId="3490FE7A" w14:textId="4DBFF985" w:rsidR="003B7D59" w:rsidRPr="003B7D59" w:rsidRDefault="003B7D59" w:rsidP="00EB0196">
            <w:pPr>
              <w:pStyle w:val="NoSpacing"/>
              <w:rPr>
                <w:b/>
                <w:bCs/>
              </w:rPr>
            </w:pPr>
            <w:r w:rsidRPr="003B7D59">
              <w:rPr>
                <w:b/>
                <w:bCs/>
              </w:rPr>
              <w:t>Cohort</w:t>
            </w:r>
          </w:p>
        </w:tc>
        <w:tc>
          <w:tcPr>
            <w:tcW w:w="7560" w:type="dxa"/>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lastRenderedPageBreak/>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A02490">
            <w:pPr>
              <w:pStyle w:val="ListParagraph"/>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A02490">
            <w:pPr>
              <w:pStyle w:val="ListParagraph"/>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A02490">
            <w:pPr>
              <w:pStyle w:val="ListParagraph"/>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91BDC">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91BDC">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91BDC">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91BDC">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791BDC">
      <w:pPr>
        <w:pStyle w:val="Heading2"/>
      </w:pPr>
      <w:bookmarkStart w:id="1690" w:name="_Toc37849806"/>
      <w:bookmarkStart w:id="1691" w:name="_Toc204850654"/>
      <w:r w:rsidRPr="00000B20">
        <w:t>Set SystemPath for LSAExit</w:t>
      </w:r>
      <w:bookmarkEnd w:id="1690"/>
      <w:bookmarkEnd w:id="1691"/>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lastRenderedPageBreak/>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91BDC">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91BDC">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91BDC">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91BDC">
      <w:pPr>
        <w:pStyle w:val="ListParagraph"/>
        <w:numPr>
          <w:ilvl w:val="0"/>
          <w:numId w:val="46"/>
        </w:numPr>
      </w:pPr>
      <w:r>
        <w:t xml:space="preserve">Any part of the enrollment is after </w:t>
      </w:r>
      <w:r w:rsidRPr="00206475">
        <w:rPr>
          <w:b/>
        </w:rPr>
        <w:t>LastInactive</w:t>
      </w:r>
      <w:r>
        <w:t xml:space="preserve">; </w:t>
      </w:r>
      <w:r w:rsidR="00311BB3">
        <w:t>and</w:t>
      </w:r>
    </w:p>
    <w:p w14:paraId="5C5F8C4B" w14:textId="3505D354" w:rsidR="00CC4786" w:rsidRDefault="00407C04" w:rsidP="00791BDC">
      <w:pPr>
        <w:pStyle w:val="ListParagraph"/>
        <w:numPr>
          <w:ilvl w:val="0"/>
          <w:numId w:val="46"/>
        </w:numPr>
      </w:pPr>
      <w:r>
        <w:rPr>
          <w:b/>
        </w:rPr>
        <w:t xml:space="preserve">EntryDate </w:t>
      </w:r>
      <w:r>
        <w:t xml:space="preserve">&lt;= </w:t>
      </w:r>
      <w:r w:rsidR="00403D64">
        <w:t xml:space="preserve">the </w:t>
      </w:r>
      <w:r w:rsidR="00403D64" w:rsidRPr="00562B4E">
        <w:rPr>
          <w:b/>
        </w:rPr>
        <w:t>ExitDate</w:t>
      </w:r>
      <w:r w:rsidR="00403D64">
        <w:t xml:space="preserve"> for the qualifying exit</w:t>
      </w:r>
      <w:r w:rsidR="00DD5F28">
        <w:t>; and</w:t>
      </w:r>
    </w:p>
    <w:p w14:paraId="4C6256C2" w14:textId="583C23EA" w:rsidR="004A2152" w:rsidRDefault="004A2152" w:rsidP="00791BDC">
      <w:pPr>
        <w:pStyle w:val="ListParagraph"/>
        <w:numPr>
          <w:ilvl w:val="0"/>
          <w:numId w:val="46"/>
        </w:numPr>
      </w:pPr>
      <w:r>
        <w:t>tlsa_Exit.</w:t>
      </w:r>
      <w:r w:rsidR="00B26540">
        <w:t xml:space="preserve">HHType = </w:t>
      </w:r>
    </w:p>
    <w:p w14:paraId="2AA17848" w14:textId="77777777" w:rsidR="004A2152" w:rsidRPr="009E742A" w:rsidRDefault="004A2152" w:rsidP="00791BDC">
      <w:pPr>
        <w:pStyle w:val="ListParagraph"/>
        <w:numPr>
          <w:ilvl w:val="1"/>
          <w:numId w:val="43"/>
        </w:numPr>
      </w:pPr>
      <w:r w:rsidRPr="009E742A">
        <w:t xml:space="preserve">If </w:t>
      </w:r>
      <w:r>
        <w:t>ExitC</w:t>
      </w:r>
      <w:r w:rsidRPr="009E742A">
        <w:t xml:space="preserve">ohort = 0, </w:t>
      </w:r>
      <w:r w:rsidRPr="009E742A">
        <w:rPr>
          <w:bCs/>
        </w:rPr>
        <w:t>ActiveHHType</w:t>
      </w:r>
    </w:p>
    <w:p w14:paraId="0F901B2E"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66F6FF5"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-2</w:t>
      </w:r>
      <w:r w:rsidRPr="009E742A">
        <w:t xml:space="preserve">, </w:t>
      </w:r>
      <w:r>
        <w:rPr>
          <w:bCs/>
        </w:rPr>
        <w:t>Exit2</w:t>
      </w:r>
      <w:r w:rsidRPr="009E742A">
        <w:rPr>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791BDC">
      <w:pPr>
        <w:pStyle w:val="Heading2"/>
      </w:pPr>
      <w:bookmarkStart w:id="1692" w:name="_LSACalculated_Population_Identifier_1"/>
      <w:bookmarkStart w:id="1693" w:name="_Toc31197328"/>
      <w:bookmarkStart w:id="1694" w:name="_Toc31197329"/>
      <w:bookmarkStart w:id="1695" w:name="_Toc31197330"/>
      <w:bookmarkStart w:id="1696" w:name="_Toc31197331"/>
      <w:bookmarkStart w:id="1697" w:name="_Toc31197332"/>
      <w:bookmarkStart w:id="1698" w:name="_Toc31197333"/>
      <w:bookmarkStart w:id="1699" w:name="_Toc31197334"/>
      <w:bookmarkStart w:id="1700" w:name="_Toc31197335"/>
      <w:bookmarkStart w:id="1701" w:name="_Toc31197336"/>
      <w:bookmarkStart w:id="1702" w:name="_Toc511743960"/>
      <w:bookmarkStart w:id="1703" w:name="_Toc511743961"/>
      <w:bookmarkStart w:id="1704" w:name="_Toc511743962"/>
      <w:bookmarkStart w:id="1705" w:name="_Toc511743983"/>
      <w:bookmarkStart w:id="1706" w:name="_Toc511743984"/>
      <w:bookmarkStart w:id="1707" w:name="_Toc511743985"/>
      <w:bookmarkStart w:id="1708" w:name="_Toc511743986"/>
      <w:bookmarkStart w:id="1709" w:name="_Toc511743987"/>
      <w:bookmarkStart w:id="1710" w:name="_Toc511743988"/>
      <w:bookmarkStart w:id="1711" w:name="_Toc511743989"/>
      <w:bookmarkStart w:id="1712" w:name="_Toc511743990"/>
      <w:bookmarkStart w:id="1713" w:name="_Toc511744006"/>
      <w:bookmarkStart w:id="1714" w:name="_Toc511744007"/>
      <w:bookmarkStart w:id="1715" w:name="_Toc511744008"/>
      <w:bookmarkStart w:id="1716" w:name="_Toc511744009"/>
      <w:bookmarkStart w:id="1717" w:name="_Get_LSACalculated_Population"/>
      <w:bookmarkStart w:id="1718" w:name="_LSACalculated_Population_Identifier"/>
      <w:bookmarkStart w:id="1719" w:name="_Toc31197397"/>
      <w:bookmarkStart w:id="1720" w:name="_Toc31197398"/>
      <w:bookmarkStart w:id="1721" w:name="_Toc31197399"/>
      <w:bookmarkStart w:id="1722" w:name="_Toc31197400"/>
      <w:bookmarkStart w:id="1723" w:name="_Toc31197401"/>
      <w:bookmarkStart w:id="1724" w:name="_Toc31197402"/>
      <w:bookmarkStart w:id="1725" w:name="_Toc31197403"/>
      <w:bookmarkStart w:id="1726" w:name="_Toc31197404"/>
      <w:bookmarkStart w:id="1727" w:name="_Toc31197405"/>
      <w:bookmarkStart w:id="1728" w:name="_Toc511744151"/>
      <w:bookmarkStart w:id="1729" w:name="_Toc511744152"/>
      <w:bookmarkStart w:id="1730" w:name="_Toc511744153"/>
      <w:bookmarkStart w:id="1731" w:name="_Toc511744154"/>
      <w:bookmarkStart w:id="1732" w:name="_Toc511744155"/>
      <w:bookmarkStart w:id="1733" w:name="_Toc511744156"/>
      <w:bookmarkStart w:id="1734" w:name="_Toc511744181"/>
      <w:bookmarkStart w:id="1735" w:name="_Toc511744182"/>
      <w:bookmarkStart w:id="1736" w:name="_Toc511744250"/>
      <w:bookmarkStart w:id="1737" w:name="_Toc511744251"/>
      <w:bookmarkStart w:id="1738" w:name="_Toc511744252"/>
      <w:bookmarkStart w:id="1739" w:name="_Toc31197822"/>
      <w:bookmarkStart w:id="1740" w:name="_Toc31197823"/>
      <w:bookmarkStart w:id="1741" w:name="_Toc31197824"/>
      <w:bookmarkStart w:id="1742" w:name="_Toc31197825"/>
      <w:bookmarkStart w:id="1743" w:name="_Toc31197826"/>
      <w:bookmarkStart w:id="1744" w:name="_Toc31197827"/>
      <w:bookmarkStart w:id="1745" w:name="_Toc31197828"/>
      <w:bookmarkStart w:id="1746" w:name="_Toc31197829"/>
      <w:bookmarkStart w:id="1747" w:name="_Toc31197830"/>
      <w:bookmarkStart w:id="1748" w:name="_Toc511744338"/>
      <w:bookmarkStart w:id="1749" w:name="_Toc31198235"/>
      <w:bookmarkStart w:id="1750" w:name="_Toc37849807"/>
      <w:bookmarkStart w:id="1751" w:name="_Toc204850655"/>
      <w:bookmarkStart w:id="1752" w:name="_Toc50672121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r>
        <w:t>LSAExit</w:t>
      </w:r>
      <w:bookmarkEnd w:id="1750"/>
      <w:bookmarkEnd w:id="1751"/>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lastRenderedPageBreak/>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53" w:name="_HMIS_Business_Logic:_6"/>
      <w:bookmarkStart w:id="1754" w:name="_Toc37849808"/>
      <w:bookmarkEnd w:id="175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791BDC">
      <w:pPr>
        <w:pStyle w:val="Heading1"/>
      </w:pPr>
      <w:bookmarkStart w:id="1755" w:name="_HMIS_Business_Logic:_7"/>
      <w:bookmarkStart w:id="1756" w:name="_Toc204850656"/>
      <w:bookmarkEnd w:id="1755"/>
      <w:r w:rsidRPr="00C52062">
        <w:lastRenderedPageBreak/>
        <w:t>HMIS Business Logic</w:t>
      </w:r>
      <w:r>
        <w:t>: LSACalculated</w:t>
      </w:r>
      <w:bookmarkEnd w:id="1754"/>
      <w:r w:rsidR="00751B37">
        <w:t xml:space="preserve"> Averages</w:t>
      </w:r>
      <w:bookmarkEnd w:id="1756"/>
    </w:p>
    <w:p w14:paraId="5B096FC5"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91BDC">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91BDC">
      <w:pPr>
        <w:pStyle w:val="ListParagraph"/>
        <w:numPr>
          <w:ilvl w:val="0"/>
          <w:numId w:val="65"/>
        </w:numPr>
      </w:pPr>
      <w:r>
        <w:t>Counts are only included if they are greater than zero.</w:t>
      </w:r>
    </w:p>
    <w:p w14:paraId="475CA7EF" w14:textId="77777777" w:rsidR="00751B37" w:rsidRDefault="00751B37" w:rsidP="00791BDC">
      <w:pPr>
        <w:pStyle w:val="Heading2"/>
      </w:pPr>
      <w:bookmarkStart w:id="1757" w:name="_Toc78368785"/>
      <w:bookmarkStart w:id="1758" w:name="_Toc204850657"/>
      <w:r>
        <w:t>LSACalculated Columns</w:t>
      </w:r>
      <w:bookmarkEnd w:id="1757"/>
      <w:bookmarkEnd w:id="1758"/>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59" w:name="_Hlk142559936"/>
            <w:r>
              <w:t>18-</w:t>
            </w:r>
            <w:r w:rsidR="008357E8">
              <w:t xml:space="preserve">36, </w:t>
            </w:r>
            <w:r w:rsidR="00A67253">
              <w:t>63-66, and 101-136</w:t>
            </w:r>
            <w:bookmarkEnd w:id="1759"/>
            <w:r>
              <w:t xml:space="preserve">) </w:t>
            </w:r>
            <w:r w:rsidR="00C653C6">
              <w:t>–</w:t>
            </w:r>
            <w:r>
              <w:t xml:space="preserve"> exit cohorts (-2, -1, 0)</w:t>
            </w:r>
          </w:p>
          <w:p w14:paraId="362D0A14" w14:textId="5D71BBA7"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r w:rsidR="00C43E76">
              <w:t>-</w:t>
            </w:r>
            <w:r>
              <w:t>in</w:t>
            </w:r>
            <w:r w:rsidR="00C43E76">
              <w:t>-</w:t>
            </w:r>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60" w:name="_Int_7r26Jd9D"/>
            <w:r>
              <w:t>SystemPath</w:t>
            </w:r>
            <w:bookmarkEnd w:id="1760"/>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91BDC">
      <w:pPr>
        <w:pStyle w:val="Heading2"/>
      </w:pPr>
      <w:bookmarkStart w:id="1761" w:name="_Toc78368786"/>
      <w:bookmarkStart w:id="1762" w:name="_Toc78368787"/>
      <w:bookmarkStart w:id="1763" w:name="_Toc204850658"/>
      <w:bookmarkEnd w:id="1761"/>
      <w:r>
        <w:t>Report Rows for LSACalculated Averages</w:t>
      </w:r>
      <w:bookmarkEnd w:id="1762"/>
      <w:bookmarkEnd w:id="1763"/>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7"/>
          <w:pgSz w:w="12240" w:h="15840"/>
          <w:pgMar w:top="1350" w:right="1440" w:bottom="1260" w:left="1440" w:header="720" w:footer="465" w:gutter="0"/>
          <w:pgNumType w:start="1"/>
          <w:cols w:space="720"/>
          <w:docGrid w:linePitch="326"/>
        </w:sectPr>
      </w:pPr>
    </w:p>
    <w:p w14:paraId="7BEEC0CE" w14:textId="77777777" w:rsidR="006F0577" w:rsidRDefault="006F0577" w:rsidP="00791BDC">
      <w:pPr>
        <w:pStyle w:val="Heading2"/>
      </w:pPr>
      <w:bookmarkStart w:id="1764" w:name="_Toc78368788"/>
      <w:bookmarkStart w:id="1765" w:name="_Toc204850659"/>
      <w:r>
        <w:lastRenderedPageBreak/>
        <w:t>Populations for Average Days from LSAHousehold and LSAExit</w:t>
      </w:r>
      <w:bookmarkEnd w:id="1764"/>
      <w:bookmarkEnd w:id="1765"/>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A02490">
      <w:pPr>
        <w:pStyle w:val="ListParagraph"/>
        <w:numPr>
          <w:ilvl w:val="0"/>
          <w:numId w:val="72"/>
        </w:numPr>
      </w:pPr>
      <w:r w:rsidRPr="00845520" w:rsidDel="009F1DC6">
        <w:t>Length of Time Homeless (rows 1-9) – Section 8.</w:t>
      </w:r>
      <w:r w:rsidR="00687640" w:rsidDel="009F1DC6">
        <w:t>4</w:t>
      </w:r>
    </w:p>
    <w:p w14:paraId="6084B5E2" w14:textId="217BD02F" w:rsidR="006F0577" w:rsidRPr="00845520" w:rsidDel="009F1DC6" w:rsidRDefault="006F0577" w:rsidP="00A02490">
      <w:pPr>
        <w:pStyle w:val="ListParagraph"/>
        <w:numPr>
          <w:ilvl w:val="0"/>
          <w:numId w:val="72"/>
        </w:numPr>
      </w:pPr>
      <w:r w:rsidRPr="00845520" w:rsidDel="009F1DC6">
        <w:t>Length of Time Homeless by System Path (rows 1-9) – Section 8.</w:t>
      </w:r>
      <w:r w:rsidR="00687640" w:rsidDel="009F1DC6">
        <w:t>5</w:t>
      </w:r>
    </w:p>
    <w:p w14:paraId="5E428321" w14:textId="6615503D" w:rsidR="006F0577" w:rsidRPr="00845520" w:rsidDel="009F1DC6" w:rsidRDefault="006F0577" w:rsidP="00A02490">
      <w:pPr>
        <w:pStyle w:val="ListParagraph"/>
        <w:numPr>
          <w:ilvl w:val="0"/>
          <w:numId w:val="72"/>
        </w:numPr>
      </w:pPr>
      <w:r w:rsidRPr="00845520" w:rsidDel="009F1DC6">
        <w:t>Cumulative Length of Time Housed in PSH (rows 10 and 11) – Section 8.</w:t>
      </w:r>
      <w:r w:rsidR="00687640" w:rsidDel="009F1DC6">
        <w:t>6</w:t>
      </w:r>
    </w:p>
    <w:p w14:paraId="38AD75A3" w14:textId="14AB621E" w:rsidR="006F0577" w:rsidRPr="00845520" w:rsidDel="009F1DC6" w:rsidRDefault="006F0577" w:rsidP="00A02490">
      <w:pPr>
        <w:pStyle w:val="ListParagraph"/>
        <w:numPr>
          <w:ilvl w:val="0"/>
          <w:numId w:val="72"/>
        </w:numPr>
      </w:pPr>
      <w:r w:rsidRPr="00845520" w:rsidDel="009F1DC6">
        <w:t>Length of Time in RRH Projects (rows 12-16) – Section 8.</w:t>
      </w:r>
      <w:r w:rsidR="00687640" w:rsidDel="009F1DC6">
        <w:t>7</w:t>
      </w:r>
    </w:p>
    <w:p w14:paraId="7186B039" w14:textId="704B8406" w:rsidR="006F0577" w:rsidRPr="00845520" w:rsidDel="009F1DC6" w:rsidRDefault="006F0577" w:rsidP="00A02490">
      <w:pPr>
        <w:pStyle w:val="ListParagraph"/>
        <w:numPr>
          <w:ilvl w:val="0"/>
          <w:numId w:val="72"/>
        </w:numPr>
      </w:pPr>
      <w:r w:rsidRPr="00845520" w:rsidDel="009F1DC6">
        <w:t>Time to Return by Last Project Type (rows 18-22, 63</w:t>
      </w:r>
      <w:r w:rsidR="00C17A80" w:rsidDel="009F1DC6">
        <w:t>-66</w:t>
      </w:r>
      <w:r w:rsidRPr="00845520" w:rsidDel="009F1DC6">
        <w:t>)</w:t>
      </w:r>
      <w:r w:rsidR="00687640" w:rsidDel="009F1DC6">
        <w:t xml:space="preserve"> – Section 8.8</w:t>
      </w:r>
    </w:p>
    <w:p w14:paraId="57237BE2" w14:textId="7795A4BF" w:rsidR="006F0577" w:rsidRPr="00845520" w:rsidDel="009F1DC6" w:rsidRDefault="006F0577" w:rsidP="00A02490">
      <w:pPr>
        <w:pStyle w:val="ListParagraph"/>
        <w:numPr>
          <w:ilvl w:val="0"/>
          <w:numId w:val="72"/>
        </w:numPr>
      </w:pPr>
      <w:r w:rsidRPr="00845520" w:rsidDel="009F1DC6">
        <w:t>Time to Return by Population (row 23)</w:t>
      </w:r>
      <w:r w:rsidR="00687640" w:rsidDel="009F1DC6">
        <w:t xml:space="preserve"> – Section 8.9</w:t>
      </w:r>
    </w:p>
    <w:p w14:paraId="07546CA4" w14:textId="2BCC74F5" w:rsidR="006F0577" w:rsidRPr="00845520" w:rsidDel="009F1DC6" w:rsidRDefault="006F0577" w:rsidP="00A02490">
      <w:pPr>
        <w:pStyle w:val="ListParagraph"/>
        <w:numPr>
          <w:ilvl w:val="0"/>
          <w:numId w:val="72"/>
        </w:numPr>
      </w:pPr>
      <w:r w:rsidRPr="00845520" w:rsidDel="009F1DC6">
        <w:t>Time to Return by System Path (rows 24-36)</w:t>
      </w:r>
      <w:r w:rsidR="00687640" w:rsidDel="009F1DC6">
        <w:t xml:space="preserve"> – Section 8.10</w:t>
      </w:r>
    </w:p>
    <w:p w14:paraId="4CD87365" w14:textId="57617954" w:rsidR="006F0577" w:rsidRPr="00845520" w:rsidDel="009F1DC6" w:rsidRDefault="006F0577" w:rsidP="00A02490">
      <w:pPr>
        <w:pStyle w:val="ListParagraph"/>
        <w:numPr>
          <w:ilvl w:val="0"/>
          <w:numId w:val="72"/>
        </w:numPr>
      </w:pPr>
      <w:r w:rsidRPr="00845520" w:rsidDel="009F1DC6">
        <w:t xml:space="preserve">Time to Return by Exit Destination (rows </w:t>
      </w:r>
      <w:r w:rsidR="00C17A80" w:rsidDel="009F1DC6">
        <w:t>101-136</w:t>
      </w:r>
      <w:r w:rsidRPr="00845520" w:rsidDel="009F1DC6">
        <w:t>)</w:t>
      </w:r>
      <w:r w:rsidR="00687640" w:rsidDel="009F1DC6">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A02490">
      <w:pPr>
        <w:pStyle w:val="ListParagraph"/>
        <w:numPr>
          <w:ilvl w:val="0"/>
          <w:numId w:val="72"/>
        </w:numPr>
      </w:pPr>
      <w:r w:rsidRPr="00845520" w:rsidDel="009F1DC6">
        <w:t>Zero (0) represents a count of all records that meet the criteria, regardless of household type.</w:t>
      </w:r>
    </w:p>
    <w:p w14:paraId="7807407E" w14:textId="48C848D4" w:rsidR="006F0577" w:rsidRPr="00845520" w:rsidDel="009F1DC6" w:rsidRDefault="006F0577" w:rsidP="00A02490">
      <w:pPr>
        <w:pStyle w:val="ListParagraph"/>
        <w:numPr>
          <w:ilvl w:val="0"/>
          <w:numId w:val="72"/>
        </w:numPr>
      </w:pPr>
      <w:r w:rsidRPr="00845520" w:rsidDel="009F1DC6">
        <w:t xml:space="preserve">The value for </w:t>
      </w:r>
      <w:r w:rsidRPr="00845520" w:rsidDel="009F1DC6">
        <w:rPr>
          <w:b/>
          <w:bCs/>
        </w:rPr>
        <w:t>HHType</w:t>
      </w:r>
      <w:r w:rsidRPr="00845520" w:rsidDel="009F1DC6">
        <w:t xml:space="preserve"> in LSACalculated should use the values shown below, based on tlsa_Household.</w:t>
      </w:r>
      <w:r w:rsidRPr="00845520" w:rsidDel="009F1DC6">
        <w:rPr>
          <w:b/>
          <w:bCs/>
        </w:rPr>
        <w:t>HHType</w:t>
      </w:r>
      <w:r w:rsidRPr="00845520" w:rsidDel="009F1DC6">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766"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91BDC">
      <w:pPr>
        <w:pStyle w:val="ListParagraph"/>
        <w:numPr>
          <w:ilvl w:val="0"/>
          <w:numId w:val="72"/>
        </w:numPr>
      </w:pPr>
      <w:r w:rsidRPr="00845520">
        <w:lastRenderedPageBreak/>
        <w:t>Length of Time Homeless (rows 1-9) – Section 8.</w:t>
      </w:r>
      <w:r w:rsidR="00687640">
        <w:t>4</w:t>
      </w:r>
    </w:p>
    <w:p w14:paraId="0EB835DE" w14:textId="77777777" w:rsidR="006F0577" w:rsidRPr="00845520" w:rsidRDefault="006F0577" w:rsidP="00791BDC">
      <w:pPr>
        <w:pStyle w:val="ListParagraph"/>
        <w:numPr>
          <w:ilvl w:val="0"/>
          <w:numId w:val="72"/>
        </w:numPr>
      </w:pPr>
      <w:r w:rsidRPr="00845520">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766"/>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791BDC">
      <w:pPr>
        <w:pStyle w:val="Heading2"/>
      </w:pPr>
      <w:bookmarkStart w:id="1767" w:name="_Get_Average_Days_3"/>
      <w:bookmarkStart w:id="1768" w:name="_Toc37849809"/>
      <w:bookmarkStart w:id="1769" w:name="_Toc204850660"/>
      <w:bookmarkEnd w:id="1767"/>
      <w:r w:rsidRPr="00C52062">
        <w:t xml:space="preserve">Get Average Days for </w:t>
      </w:r>
      <w:r>
        <w:t>Length of Time Homeless</w:t>
      </w:r>
      <w:bookmarkEnd w:id="1752"/>
      <w:bookmarkEnd w:id="1768"/>
      <w:bookmarkEnd w:id="176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791BDC">
      <w:pPr>
        <w:pStyle w:val="Heading2"/>
      </w:pPr>
      <w:bookmarkStart w:id="1770" w:name="_Toc31198237"/>
      <w:bookmarkStart w:id="1771" w:name="_Toc31198238"/>
      <w:bookmarkStart w:id="1772" w:name="_Toc37849810"/>
      <w:bookmarkStart w:id="1773" w:name="_Toc204850661"/>
      <w:bookmarkEnd w:id="1770"/>
      <w:bookmarkEnd w:id="1771"/>
      <w:r w:rsidRPr="00C52062">
        <w:t xml:space="preserve">Get Average Days for </w:t>
      </w:r>
      <w:r>
        <w:t>Length of Time Homeless by System Path</w:t>
      </w:r>
      <w:bookmarkEnd w:id="1772"/>
      <w:bookmarkEnd w:id="177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791BDC">
      <w:pPr>
        <w:pStyle w:val="Heading2"/>
      </w:pPr>
      <w:bookmarkStart w:id="1774" w:name="_Toc31198693"/>
      <w:bookmarkStart w:id="1775" w:name="_Get_Average_Days_1"/>
      <w:bookmarkStart w:id="1776" w:name="_Toc506721212"/>
      <w:bookmarkStart w:id="1777" w:name="_Toc37849811"/>
      <w:bookmarkStart w:id="1778" w:name="_Toc204850662"/>
      <w:bookmarkEnd w:id="1774"/>
      <w:bookmarkEnd w:id="1775"/>
      <w:r w:rsidRPr="00C52062">
        <w:t>Get Average Days for Cumulative Length of Time Housed in PSH</w:t>
      </w:r>
      <w:bookmarkEnd w:id="1776"/>
      <w:bookmarkEnd w:id="1777"/>
      <w:bookmarkEnd w:id="177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779"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779"/>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791BDC">
      <w:pPr>
        <w:pStyle w:val="Heading2"/>
      </w:pPr>
      <w:bookmarkStart w:id="1780" w:name="_Toc34145685"/>
      <w:bookmarkStart w:id="1781" w:name="_Toc34145686"/>
      <w:bookmarkStart w:id="1782" w:name="_Get_Average_Days_2"/>
      <w:bookmarkStart w:id="1783" w:name="_Toc506721213"/>
      <w:bookmarkStart w:id="1784" w:name="_Toc37849812"/>
      <w:bookmarkStart w:id="1785" w:name="_Toc204850663"/>
      <w:bookmarkEnd w:id="1780"/>
      <w:bookmarkEnd w:id="1781"/>
      <w:bookmarkEnd w:id="1782"/>
      <w:r w:rsidRPr="00C52062">
        <w:t>Get Average Days for Length of Time in RRH Projects</w:t>
      </w:r>
      <w:bookmarkEnd w:id="1783"/>
      <w:bookmarkEnd w:id="1784"/>
      <w:bookmarkEnd w:id="178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791BDC">
      <w:pPr>
        <w:pStyle w:val="Heading2"/>
      </w:pPr>
      <w:bookmarkStart w:id="1786" w:name="_Toc34145696"/>
      <w:bookmarkStart w:id="1787" w:name="_Toc34145697"/>
      <w:bookmarkStart w:id="1788" w:name="_Toc506721215"/>
      <w:bookmarkStart w:id="1789" w:name="_Toc37849813"/>
      <w:bookmarkStart w:id="1790" w:name="_Toc204850664"/>
      <w:bookmarkEnd w:id="1786"/>
      <w:bookmarkEnd w:id="1787"/>
      <w:r w:rsidRPr="00C52062">
        <w:t>Get Average Days to Return/Re-engage by Last Project Type</w:t>
      </w:r>
      <w:bookmarkEnd w:id="1788"/>
      <w:bookmarkEnd w:id="1789"/>
      <w:bookmarkEnd w:id="179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791" w:name="_Get_Average_Days"/>
            <w:bookmarkStart w:id="1792" w:name="_Toc37973614"/>
            <w:bookmarkStart w:id="1793" w:name="_Toc37974167"/>
            <w:bookmarkStart w:id="1794" w:name="_Toc37974718"/>
            <w:bookmarkStart w:id="1795" w:name="_Toc37975206"/>
            <w:bookmarkStart w:id="1796" w:name="_Toc37849814"/>
            <w:bookmarkStart w:id="1797" w:name="_Toc506721216"/>
            <w:bookmarkEnd w:id="1791"/>
            <w:bookmarkEnd w:id="1792"/>
            <w:bookmarkEnd w:id="1793"/>
            <w:bookmarkEnd w:id="1794"/>
            <w:bookmarkEnd w:id="1795"/>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791BDC">
      <w:pPr>
        <w:pStyle w:val="Heading2"/>
      </w:pPr>
      <w:bookmarkStart w:id="1798" w:name="_Toc204850665"/>
      <w:r w:rsidRPr="00C52062">
        <w:t>Get Average Days to Return/Re-engage by Population</w:t>
      </w:r>
      <w:bookmarkEnd w:id="1796"/>
      <w:bookmarkEnd w:id="1798"/>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791BDC">
      <w:pPr>
        <w:pStyle w:val="Heading2"/>
      </w:pPr>
      <w:bookmarkStart w:id="1799" w:name="_Toc31198752"/>
      <w:bookmarkStart w:id="1800" w:name="_Toc37849815"/>
      <w:bookmarkStart w:id="1801" w:name="_Toc204850666"/>
      <w:bookmarkEnd w:id="1799"/>
      <w:r w:rsidRPr="00C52062">
        <w:t xml:space="preserve">Get Average Days to Return/Re-engage by </w:t>
      </w:r>
      <w:r>
        <w:t>System Path</w:t>
      </w:r>
      <w:bookmarkEnd w:id="1797"/>
      <w:bookmarkEnd w:id="1800"/>
      <w:bookmarkEnd w:id="180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791BDC">
      <w:pPr>
        <w:pStyle w:val="Heading2"/>
      </w:pPr>
      <w:bookmarkStart w:id="1802" w:name="_Toc31198754"/>
      <w:bookmarkStart w:id="1803" w:name="_Toc37973617"/>
      <w:bookmarkStart w:id="1804" w:name="_Toc37974170"/>
      <w:bookmarkStart w:id="1805" w:name="_Toc37974721"/>
      <w:bookmarkStart w:id="1806" w:name="_Toc37975209"/>
      <w:bookmarkStart w:id="1807" w:name="_Toc506721217"/>
      <w:bookmarkStart w:id="1808" w:name="_Toc37849816"/>
      <w:bookmarkStart w:id="1809" w:name="_Toc204850667"/>
      <w:bookmarkStart w:id="1810" w:name="_Toc499544018"/>
      <w:bookmarkEnd w:id="1802"/>
      <w:bookmarkEnd w:id="1803"/>
      <w:bookmarkEnd w:id="1804"/>
      <w:bookmarkEnd w:id="1805"/>
      <w:bookmarkEnd w:id="1806"/>
      <w:r w:rsidRPr="00C52062">
        <w:t>Get Average Days to Return/Re-engage by Exit Destination</w:t>
      </w:r>
      <w:bookmarkEnd w:id="1807"/>
      <w:bookmarkEnd w:id="1808"/>
      <w:bookmarkEnd w:id="180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811" w:name="_Toc31198792"/>
      <w:bookmarkStart w:id="1812" w:name="_Toc37849817"/>
      <w:bookmarkStart w:id="1813" w:name="_Toc499292041"/>
      <w:bookmarkStart w:id="1814" w:name="_Toc499544003"/>
      <w:bookmarkStart w:id="1815" w:name="_Toc506721219"/>
      <w:bookmarkEnd w:id="1811"/>
    </w:p>
    <w:p w14:paraId="14F8F368" w14:textId="58DFFE02" w:rsidR="00E86581" w:rsidRDefault="00E86581" w:rsidP="00791BDC">
      <w:pPr>
        <w:pStyle w:val="Heading1"/>
      </w:pPr>
      <w:bookmarkStart w:id="1816" w:name="_Toc204850668"/>
      <w:r>
        <w:lastRenderedPageBreak/>
        <w:t xml:space="preserve">HMIS Business Logic:  LSACalculated </w:t>
      </w:r>
      <w:del w:id="1817" w:author="Molly C McEvilley" w:date="2025-07-20T22:08:00Z" w16du:dateUtc="2025-07-21T02:08:00Z">
        <w:r w:rsidDel="001A2D2D">
          <w:delText xml:space="preserve">AHAR </w:delText>
        </w:r>
      </w:del>
      <w:r>
        <w:t>Counts</w:t>
      </w:r>
      <w:bookmarkEnd w:id="1816"/>
    </w:p>
    <w:p w14:paraId="75CA130C" w14:textId="77777777" w:rsidR="00D3069A" w:rsidRDefault="00D3069A" w:rsidP="00791BDC">
      <w:pPr>
        <w:pStyle w:val="Heading2"/>
      </w:pPr>
      <w:bookmarkStart w:id="1818" w:name="_Toc78368848"/>
      <w:bookmarkStart w:id="1819" w:name="_Toc204850669"/>
      <w:r>
        <w:t>Report Rows for LSACalculated Counts</w:t>
      </w:r>
      <w:bookmarkEnd w:id="1818"/>
      <w:bookmarkEnd w:id="181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820" w:name="_Toc78368849"/>
    </w:p>
    <w:p w14:paraId="787A1976" w14:textId="5852DF36" w:rsidR="00D3069A" w:rsidRDefault="00D3069A" w:rsidP="00791BDC">
      <w:pPr>
        <w:pStyle w:val="Heading2"/>
      </w:pPr>
      <w:bookmarkStart w:id="1821" w:name="_Toc204850670"/>
      <w:r>
        <w:t xml:space="preserve">Identify Active and Point in Time Cohorts for LSACalculated </w:t>
      </w:r>
      <w:del w:id="1822" w:author="Molly C McEvilley" w:date="2025-07-20T22:08:00Z" w16du:dateUtc="2025-07-21T02:08:00Z">
        <w:r w:rsidDel="001A2D2D">
          <w:delText xml:space="preserve">AHAR </w:delText>
        </w:r>
      </w:del>
      <w:r>
        <w:t>Counts</w:t>
      </w:r>
      <w:bookmarkEnd w:id="1820"/>
      <w:bookmarkEnd w:id="1821"/>
    </w:p>
    <w:p w14:paraId="18FFA9B0" w14:textId="6A11989A" w:rsidR="00D3069A" w:rsidRDefault="00D3069A" w:rsidP="00D3069A">
      <w:r>
        <w:t xml:space="preserve">The ‘active’ cohort for these counts is limited to people and households with enrollments where </w:t>
      </w:r>
      <w:ins w:id="1823" w:author="Molly C McEvilley" w:date="2025-07-20T22:09:00Z" w16du:dateUtc="2025-07-21T02:09:00Z">
        <w:r w:rsidR="001A2D2D">
          <w:rPr>
            <w:b/>
            <w:bCs/>
          </w:rPr>
          <w:t>AIR</w:t>
        </w:r>
      </w:ins>
      <w:del w:id="1824" w:author="Molly C McEvilley" w:date="2025-07-20T22:09:00Z" w16du:dateUtc="2025-07-21T02:09:00Z">
        <w:r w:rsidDel="001A2D2D">
          <w:delText>AHAR</w:delText>
        </w:r>
      </w:del>
      <w:r>
        <w:t xml:space="preserve">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4ABA931F" w:rsidR="00D3069A" w:rsidRPr="005F4836" w:rsidRDefault="00D3069A" w:rsidP="0030339F">
            <w:pPr>
              <w:pStyle w:val="NoSpacing"/>
            </w:pPr>
            <w:del w:id="1825" w:author="Molly C McEvilley" w:date="2025-07-20T22:09:00Z" w16du:dateUtc="2025-07-21T02:09:00Z">
              <w:r w:rsidDel="001A2D2D">
                <w:delText>AHAR</w:delText>
              </w:r>
            </w:del>
            <w:ins w:id="1826" w:author="Molly C McEvilley" w:date="2025-07-20T22:09:00Z" w16du:dateUtc="2025-07-21T02:09:00Z">
              <w:r w:rsidR="001A2D2D">
                <w:t>AIR</w:t>
              </w:r>
            </w:ins>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2B6626AB"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del w:id="1827" w:author="Molly C McEvilley" w:date="2025-07-20T22:10:00Z" w16du:dateUtc="2025-07-21T02:10:00Z">
        <w:r w:rsidRPr="00845520" w:rsidDel="001A2D2D">
          <w:rPr>
            <w:b/>
            <w:bCs/>
          </w:rPr>
          <w:delText>AHAR</w:delText>
        </w:r>
      </w:del>
      <w:ins w:id="1828" w:author="Molly C McEvilley" w:date="2025-07-20T22:10:00Z" w16du:dateUtc="2025-07-21T02:10:00Z">
        <w:r w:rsidR="001A2D2D">
          <w:rPr>
            <w:b/>
            <w:bCs/>
          </w:rPr>
          <w:t>AIR</w:t>
        </w:r>
      </w:ins>
      <w:r>
        <w:t xml:space="preserve"> = 1 and:</w:t>
      </w:r>
    </w:p>
    <w:p w14:paraId="6F3E3DE9" w14:textId="4FF992B5"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del w:id="1829" w:author="Molly C McEvilley" w:date="2025-07-20T22:10:00Z" w16du:dateUtc="2025-07-21T02:10:00Z">
        <w:r w:rsidDel="001A2D2D">
          <w:delText xml:space="preserve"> (do not count people not in housing)</w:delText>
        </w:r>
      </w:del>
      <w:r>
        <w:t>; and</w:t>
      </w:r>
    </w:p>
    <w:p w14:paraId="41DA0BFB" w14:textId="6637BECA"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791BDC">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791BDC">
      <w:pPr>
        <w:pStyle w:val="Heading2"/>
      </w:pPr>
      <w:bookmarkStart w:id="1830" w:name="_Toc78368888"/>
      <w:bookmarkStart w:id="1831" w:name="_Toc204850671"/>
      <w:r>
        <w:t>Counts of People and Households by Project and Household Characteristics</w:t>
      </w:r>
      <w:bookmarkEnd w:id="1830"/>
      <w:bookmarkEnd w:id="1831"/>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28E30E44" w:rsidR="003C3461" w:rsidRPr="00246D5B" w:rsidRDefault="003C3461" w:rsidP="0030339F">
            <w:pPr>
              <w:pStyle w:val="NoSpacing"/>
            </w:pPr>
            <w:del w:id="1832" w:author="Molly C McEvilley" w:date="2025-07-20T22:11:00Z" w16du:dateUtc="2025-07-21T02:11:00Z">
              <w:r w:rsidRPr="00246D5B" w:rsidDel="001A2D2D">
                <w:delText>AHAR</w:delText>
              </w:r>
            </w:del>
            <w:ins w:id="1833" w:author="Molly C McEvilley" w:date="2025-07-20T22:11:00Z" w16du:dateUtc="2025-07-21T02:11:00Z">
              <w:r w:rsidR="001A2D2D">
                <w:t>AIR</w:t>
              </w:r>
            </w:ins>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6B3B6F49"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del w:id="1834" w:author="Molly C McEvilley" w:date="2025-07-20T22:11:00Z" w16du:dateUtc="2025-07-21T02:11:00Z">
              <w:r w:rsidRPr="00845520" w:rsidDel="001A2D2D">
                <w:rPr>
                  <w:b/>
                  <w:bCs/>
                </w:rPr>
                <w:delText>AHAR</w:delText>
              </w:r>
            </w:del>
            <w:ins w:id="1835" w:author="Molly C McEvilley" w:date="2025-07-20T22:11:00Z" w16du:dateUtc="2025-07-21T02:11:00Z">
              <w:r w:rsidR="001A2D2D">
                <w:rPr>
                  <w:b/>
                  <w:bCs/>
                </w:rPr>
                <w:t>AIR</w:t>
              </w:r>
            </w:ins>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791BDC">
      <w:pPr>
        <w:pStyle w:val="Heading2"/>
      </w:pPr>
      <w:bookmarkStart w:id="1836" w:name="_Toc525229521"/>
      <w:bookmarkStart w:id="1837" w:name="_Toc525229522"/>
      <w:bookmarkStart w:id="1838" w:name="_Toc525229523"/>
      <w:bookmarkStart w:id="1839" w:name="_Toc525229524"/>
      <w:bookmarkStart w:id="1840" w:name="_Toc525229525"/>
      <w:bookmarkStart w:id="1841" w:name="_Toc525229526"/>
      <w:bookmarkStart w:id="1842" w:name="_Toc525229527"/>
      <w:bookmarkStart w:id="1843" w:name="_Toc525229553"/>
      <w:bookmarkStart w:id="1844" w:name="_Toc525229554"/>
      <w:bookmarkStart w:id="1845" w:name="_Toc525229555"/>
      <w:bookmarkStart w:id="1846" w:name="_Toc525229556"/>
      <w:bookmarkStart w:id="1847" w:name="_Toc525229557"/>
      <w:bookmarkStart w:id="1848" w:name="_Toc525229558"/>
      <w:bookmarkStart w:id="1849" w:name="_Toc525229559"/>
      <w:bookmarkStart w:id="1850" w:name="_Toc525229585"/>
      <w:bookmarkStart w:id="1851" w:name="_Toc525229586"/>
      <w:bookmarkStart w:id="1852" w:name="_Toc525229587"/>
      <w:bookmarkStart w:id="1853" w:name="_Toc525229588"/>
      <w:bookmarkStart w:id="1854" w:name="_Toc525229589"/>
      <w:bookmarkStart w:id="1855" w:name="_Toc525229590"/>
      <w:bookmarkStart w:id="1856" w:name="_Toc525229591"/>
      <w:bookmarkStart w:id="1857" w:name="_Toc525229617"/>
      <w:bookmarkStart w:id="1858" w:name="_Toc525229618"/>
      <w:bookmarkStart w:id="1859" w:name="_Toc525229619"/>
      <w:bookmarkStart w:id="1860" w:name="_Toc525229620"/>
      <w:bookmarkStart w:id="1861" w:name="_Toc525229621"/>
      <w:bookmarkStart w:id="1862" w:name="_Toc525229622"/>
      <w:bookmarkStart w:id="1863" w:name="_Toc525229623"/>
      <w:bookmarkStart w:id="1864" w:name="_Toc511744576"/>
      <w:bookmarkStart w:id="1865" w:name="_Toc511744577"/>
      <w:bookmarkStart w:id="1866" w:name="_Toc511744578"/>
      <w:bookmarkStart w:id="1867" w:name="_Toc511744579"/>
      <w:bookmarkStart w:id="1868" w:name="_Toc511744580"/>
      <w:bookmarkStart w:id="1869" w:name="_Toc511744581"/>
      <w:bookmarkStart w:id="1870" w:name="_Toc511744582"/>
      <w:bookmarkStart w:id="1871" w:name="_Toc511744591"/>
      <w:bookmarkStart w:id="1872" w:name="_Toc511744592"/>
      <w:bookmarkStart w:id="1873" w:name="_Toc511744593"/>
      <w:bookmarkStart w:id="1874" w:name="_Toc511744594"/>
      <w:bookmarkStart w:id="1875" w:name="_Toc511744595"/>
      <w:bookmarkStart w:id="1876" w:name="_Toc511744656"/>
      <w:bookmarkStart w:id="1877" w:name="_Toc511744657"/>
      <w:bookmarkStart w:id="1878" w:name="_Toc511744658"/>
      <w:bookmarkStart w:id="1879" w:name="_Toc511744659"/>
      <w:bookmarkStart w:id="1880" w:name="_Toc511744660"/>
      <w:bookmarkStart w:id="1881" w:name="_Toc511744661"/>
      <w:bookmarkStart w:id="1882" w:name="_Toc511744662"/>
      <w:bookmarkStart w:id="1883" w:name="_Toc511744663"/>
      <w:bookmarkStart w:id="1884" w:name="_Toc511182521"/>
      <w:bookmarkStart w:id="1885" w:name="_Toc37849821"/>
      <w:bookmarkStart w:id="1886" w:name="_Toc204850672"/>
      <w:bookmarkEnd w:id="1812"/>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r>
        <w:t>Get Counts of People by Project and Personal Characteristics</w:t>
      </w:r>
      <w:bookmarkEnd w:id="1885"/>
      <w:bookmarkEnd w:id="188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0F6A095C" w:rsidR="00153611" w:rsidRPr="00246D5B" w:rsidRDefault="00153611" w:rsidP="0030339F">
            <w:pPr>
              <w:pStyle w:val="NoSpacing"/>
            </w:pPr>
            <w:del w:id="1887" w:author="Molly C McEvilley" w:date="2025-07-20T22:11:00Z" w16du:dateUtc="2025-07-21T02:11:00Z">
              <w:r w:rsidRPr="00246D5B" w:rsidDel="001A2D2D">
                <w:delText>AHAR</w:delText>
              </w:r>
            </w:del>
            <w:ins w:id="1888" w:author="Molly C McEvilley" w:date="2025-07-20T22:11:00Z" w16du:dateUtc="2025-07-21T02:11:00Z">
              <w:r w:rsidR="001A2D2D">
                <w:t>AIR</w:t>
              </w:r>
            </w:ins>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2C6FD24E"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del w:id="1889" w:author="Molly C McEvilley" w:date="2025-07-20T22:11:00Z" w16du:dateUtc="2025-07-21T02:11:00Z">
              <w:r w:rsidRPr="00845520" w:rsidDel="001A2D2D">
                <w:rPr>
                  <w:b/>
                  <w:bCs/>
                </w:rPr>
                <w:delText>AHAR</w:delText>
              </w:r>
            </w:del>
            <w:ins w:id="1890" w:author="Molly C McEvilley" w:date="2025-07-20T22:11:00Z" w16du:dateUtc="2025-07-21T02:11:00Z">
              <w:r w:rsidR="001A2D2D">
                <w:rPr>
                  <w:b/>
                  <w:bCs/>
                </w:rPr>
                <w:t>AIR</w:t>
              </w:r>
            </w:ins>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1289DAB" w14:textId="28E2980B" w:rsidR="004D1D0B" w:rsidRPr="00660AB8" w:rsidRDefault="004D1D0B" w:rsidP="004D1D0B">
            <w:pPr>
              <w:pStyle w:val="NoSpacing"/>
            </w:pPr>
            <w:r w:rsidRPr="0012150A">
              <w:t>56</w:t>
            </w:r>
          </w:p>
        </w:tc>
        <w:tc>
          <w:tcPr>
            <w:tcW w:w="3184"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5C16E226" w14:textId="17EF967F" w:rsidR="004D1D0B" w:rsidRPr="00660AB8" w:rsidRDefault="004D1D0B" w:rsidP="004D1D0B">
            <w:pPr>
              <w:pStyle w:val="NoSpacing"/>
            </w:pPr>
            <w:r w:rsidRPr="0012150A">
              <w:t>57</w:t>
            </w:r>
          </w:p>
        </w:tc>
        <w:tc>
          <w:tcPr>
            <w:tcW w:w="3184"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0A19B29" w14:textId="5D6D37F6" w:rsidR="004D1D0B" w:rsidRPr="00660AB8" w:rsidRDefault="004D1D0B" w:rsidP="004D1D0B">
            <w:pPr>
              <w:pStyle w:val="NoSpacing"/>
            </w:pPr>
            <w:r w:rsidRPr="0012150A">
              <w:t>58</w:t>
            </w:r>
          </w:p>
        </w:tc>
        <w:tc>
          <w:tcPr>
            <w:tcW w:w="3184"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930486E" w14:textId="4208D08D" w:rsidR="004D1D0B" w:rsidRPr="00660AB8" w:rsidRDefault="004D1D0B" w:rsidP="004D1D0B">
            <w:pPr>
              <w:pStyle w:val="NoSpacing"/>
            </w:pPr>
            <w:r w:rsidRPr="0012150A">
              <w:t>59</w:t>
            </w:r>
          </w:p>
        </w:tc>
        <w:tc>
          <w:tcPr>
            <w:tcW w:w="3184"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822980" w14:textId="6735988C" w:rsidR="004D1D0B" w:rsidRPr="00660AB8" w:rsidRDefault="004D1D0B" w:rsidP="004D1D0B">
            <w:pPr>
              <w:pStyle w:val="NoSpacing"/>
            </w:pPr>
            <w:r w:rsidRPr="0012150A">
              <w:t>60</w:t>
            </w:r>
          </w:p>
        </w:tc>
        <w:tc>
          <w:tcPr>
            <w:tcW w:w="3184"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EDB66AF" w14:textId="0E2A1F36" w:rsidR="004D1D0B" w:rsidRPr="00660AB8" w:rsidRDefault="004D1D0B" w:rsidP="004D1D0B">
            <w:pPr>
              <w:pStyle w:val="NoSpacing"/>
            </w:pPr>
            <w:r w:rsidRPr="0012150A">
              <w:t>61</w:t>
            </w:r>
          </w:p>
        </w:tc>
        <w:tc>
          <w:tcPr>
            <w:tcW w:w="3184"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AA75168" w14:textId="00FC00C3" w:rsidR="004D1D0B" w:rsidRPr="00660AB8" w:rsidRDefault="004D1D0B" w:rsidP="004D1D0B">
            <w:pPr>
              <w:pStyle w:val="NoSpacing"/>
            </w:pPr>
            <w:r w:rsidRPr="0012150A">
              <w:t>62</w:t>
            </w:r>
          </w:p>
        </w:tc>
        <w:tc>
          <w:tcPr>
            <w:tcW w:w="3184"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3C66698" w14:textId="5EB5D769" w:rsidR="004D1D0B" w:rsidRPr="00660AB8" w:rsidRDefault="004D1D0B" w:rsidP="004D1D0B">
            <w:pPr>
              <w:pStyle w:val="NoSpacing"/>
            </w:pPr>
            <w:r w:rsidRPr="0012150A">
              <w:t>63</w:t>
            </w:r>
          </w:p>
        </w:tc>
        <w:tc>
          <w:tcPr>
            <w:tcW w:w="3184"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75F55B5" w14:textId="0115B52F" w:rsidR="004D1D0B" w:rsidRPr="00660AB8" w:rsidRDefault="004D1D0B" w:rsidP="004D1D0B">
            <w:pPr>
              <w:pStyle w:val="NoSpacing"/>
            </w:pPr>
            <w:r w:rsidRPr="0012150A">
              <w:t>64</w:t>
            </w:r>
          </w:p>
        </w:tc>
        <w:tc>
          <w:tcPr>
            <w:tcW w:w="3184"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B8DB82A" w14:textId="38D48971" w:rsidR="004D1D0B" w:rsidRPr="00660AB8" w:rsidRDefault="004D1D0B" w:rsidP="004D1D0B">
            <w:pPr>
              <w:pStyle w:val="NoSpacing"/>
            </w:pPr>
            <w:r w:rsidRPr="0012150A">
              <w:t>65</w:t>
            </w:r>
          </w:p>
        </w:tc>
        <w:tc>
          <w:tcPr>
            <w:tcW w:w="3184"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D9DB324" w14:textId="4CA984D3" w:rsidR="004D1D0B" w:rsidRPr="00660AB8" w:rsidRDefault="004D1D0B" w:rsidP="004D1D0B">
            <w:pPr>
              <w:pStyle w:val="NoSpacing"/>
            </w:pPr>
            <w:r w:rsidRPr="0012150A">
              <w:t>66</w:t>
            </w:r>
          </w:p>
        </w:tc>
        <w:tc>
          <w:tcPr>
            <w:tcW w:w="3184"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C50FF55" w14:textId="1E59709D" w:rsidR="004D1D0B" w:rsidRPr="00660AB8" w:rsidRDefault="004D1D0B" w:rsidP="004D1D0B">
            <w:pPr>
              <w:pStyle w:val="NoSpacing"/>
            </w:pPr>
            <w:r w:rsidRPr="0012150A">
              <w:t>67</w:t>
            </w:r>
          </w:p>
        </w:tc>
        <w:tc>
          <w:tcPr>
            <w:tcW w:w="3184"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286D2CE" w14:textId="68420855" w:rsidR="004D1D0B" w:rsidRPr="00660AB8" w:rsidRDefault="004D1D0B" w:rsidP="004D1D0B">
            <w:pPr>
              <w:pStyle w:val="NoSpacing"/>
            </w:pPr>
            <w:r w:rsidRPr="0012150A">
              <w:t>68</w:t>
            </w:r>
          </w:p>
        </w:tc>
        <w:tc>
          <w:tcPr>
            <w:tcW w:w="3184"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51A6617" w14:textId="484681CA" w:rsidR="004D1D0B" w:rsidRPr="00660AB8" w:rsidRDefault="004D1D0B" w:rsidP="004D1D0B">
            <w:pPr>
              <w:pStyle w:val="NoSpacing"/>
            </w:pPr>
            <w:r w:rsidRPr="0012150A">
              <w:t>69</w:t>
            </w:r>
          </w:p>
        </w:tc>
        <w:tc>
          <w:tcPr>
            <w:tcW w:w="3184"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F397885" w14:textId="53EE0536" w:rsidR="004D1D0B" w:rsidRPr="00660AB8" w:rsidRDefault="004D1D0B" w:rsidP="004D1D0B">
            <w:pPr>
              <w:pStyle w:val="NoSpacing"/>
            </w:pPr>
            <w:r w:rsidRPr="0012150A">
              <w:t>70</w:t>
            </w:r>
          </w:p>
        </w:tc>
        <w:tc>
          <w:tcPr>
            <w:tcW w:w="3184"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D951070" w14:textId="6D4AD8DB" w:rsidR="004D1D0B" w:rsidRPr="00660AB8" w:rsidRDefault="004D1D0B" w:rsidP="004D1D0B">
            <w:pPr>
              <w:pStyle w:val="NoSpacing"/>
            </w:pPr>
            <w:r w:rsidRPr="0012150A">
              <w:t>71</w:t>
            </w:r>
          </w:p>
        </w:tc>
        <w:tc>
          <w:tcPr>
            <w:tcW w:w="3184"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3BC8BBD8" w14:textId="6B6E4D81" w:rsidR="004D1D0B" w:rsidRPr="00660AB8" w:rsidRDefault="004D1D0B" w:rsidP="004D1D0B">
            <w:pPr>
              <w:pStyle w:val="NoSpacing"/>
            </w:pPr>
            <w:r w:rsidRPr="0012150A">
              <w:t>72</w:t>
            </w:r>
          </w:p>
        </w:tc>
        <w:tc>
          <w:tcPr>
            <w:tcW w:w="3184"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951969" w14:textId="01A04920" w:rsidR="004D1D0B" w:rsidRPr="00660AB8" w:rsidRDefault="004D1D0B" w:rsidP="004D1D0B">
            <w:pPr>
              <w:pStyle w:val="NoSpacing"/>
            </w:pPr>
            <w:r w:rsidRPr="0012150A">
              <w:t>73</w:t>
            </w:r>
          </w:p>
        </w:tc>
        <w:tc>
          <w:tcPr>
            <w:tcW w:w="3184"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88F9157" w14:textId="7D21FC74" w:rsidR="004D1D0B" w:rsidRPr="00660AB8" w:rsidRDefault="004D1D0B" w:rsidP="004D1D0B">
            <w:pPr>
              <w:pStyle w:val="NoSpacing"/>
            </w:pPr>
            <w:r w:rsidRPr="0012150A">
              <w:t>74</w:t>
            </w:r>
          </w:p>
        </w:tc>
        <w:tc>
          <w:tcPr>
            <w:tcW w:w="3184"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D4DC266" w14:textId="1BDEF850" w:rsidR="004D1D0B" w:rsidRPr="00660AB8" w:rsidRDefault="004D1D0B" w:rsidP="004D1D0B">
            <w:pPr>
              <w:pStyle w:val="NoSpacing"/>
            </w:pPr>
            <w:r w:rsidRPr="0012150A">
              <w:t>75</w:t>
            </w:r>
          </w:p>
        </w:tc>
        <w:tc>
          <w:tcPr>
            <w:tcW w:w="3184"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44F8208B" w14:textId="53E8D1FA" w:rsidR="004D1D0B" w:rsidRPr="00660AB8" w:rsidRDefault="004D1D0B" w:rsidP="004D1D0B">
            <w:pPr>
              <w:pStyle w:val="NoSpacing"/>
            </w:pPr>
            <w:r w:rsidRPr="0012150A">
              <w:t>76</w:t>
            </w:r>
          </w:p>
        </w:tc>
        <w:tc>
          <w:tcPr>
            <w:tcW w:w="3184"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55A4CDA6"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0C047A8" w14:textId="2195D7C0" w:rsidR="004D1D0B" w:rsidRPr="00660AB8" w:rsidRDefault="004D1D0B" w:rsidP="004D1D0B">
            <w:pPr>
              <w:pStyle w:val="NoSpacing"/>
            </w:pPr>
            <w:r w:rsidRPr="0012150A">
              <w:t>77</w:t>
            </w:r>
          </w:p>
        </w:tc>
        <w:tc>
          <w:tcPr>
            <w:tcW w:w="3184" w:type="dxa"/>
          </w:tcPr>
          <w:p w14:paraId="0B89B207" w14:textId="0CE4140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0930403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02772C70" w14:textId="0365060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rsidDel="00FF7064" w14:paraId="508707E3" w14:textId="4F4D02B9" w:rsidTr="00A24981">
        <w:trPr>
          <w:cnfStyle w:val="000000100000" w:firstRow="0" w:lastRow="0" w:firstColumn="0" w:lastColumn="0" w:oddVBand="0" w:evenVBand="0" w:oddHBand="1" w:evenHBand="0" w:firstRowFirstColumn="0" w:firstRowLastColumn="0" w:lastRowFirstColumn="0" w:lastRowLastColumn="0"/>
          <w:cantSplit/>
          <w:trHeight w:val="216"/>
          <w:del w:id="1891"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59CAC32" w14:textId="50F4611B" w:rsidR="002F1B12" w:rsidRPr="00660AB8" w:rsidDel="00FF7064" w:rsidRDefault="002F1B12" w:rsidP="002F1B12">
            <w:pPr>
              <w:pStyle w:val="NoSpacing"/>
              <w:rPr>
                <w:del w:id="1892" w:author="Molly C McEvilley" w:date="2025-07-21T07:41:00Z" w16du:dateUtc="2025-07-21T11:41:00Z"/>
              </w:rPr>
            </w:pPr>
            <w:del w:id="1893" w:author="Molly C McEvilley" w:date="2025-07-21T07:41:00Z" w16du:dateUtc="2025-07-21T11:41:00Z">
              <w:r w:rsidRPr="0012150A" w:rsidDel="00FF7064">
                <w:delText>78</w:delText>
              </w:r>
            </w:del>
          </w:p>
        </w:tc>
        <w:tc>
          <w:tcPr>
            <w:tcW w:w="3184" w:type="dxa"/>
          </w:tcPr>
          <w:p w14:paraId="1686F3ED" w14:textId="4F702D32"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94" w:author="Molly C McEvilley" w:date="2025-07-21T07:41:00Z" w16du:dateUtc="2025-07-21T11:41:00Z"/>
                <w:rFonts w:ascii="Calibri" w:hAnsi="Calibri" w:cs="Calibri"/>
                <w:color w:val="000000"/>
              </w:rPr>
            </w:pPr>
            <w:del w:id="1895" w:author="Molly C McEvilley" w:date="2025-07-21T07:41:00Z" w16du:dateUtc="2025-07-21T11:41:00Z">
              <w:r w:rsidRPr="004877D2" w:rsidDel="00FF7064">
                <w:delText>Woman/Girl</w:delText>
              </w:r>
            </w:del>
          </w:p>
        </w:tc>
        <w:tc>
          <w:tcPr>
            <w:tcW w:w="1024" w:type="dxa"/>
          </w:tcPr>
          <w:p w14:paraId="52488504" w14:textId="3C3A291A"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96" w:author="Molly C McEvilley" w:date="2025-07-21T07:41:00Z" w16du:dateUtc="2025-07-21T11:41:00Z"/>
                <w:rFonts w:ascii="Calibri" w:hAnsi="Calibri" w:cs="Calibri"/>
                <w:color w:val="000000"/>
              </w:rPr>
            </w:pPr>
            <w:del w:id="1897"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323D3F4" w14:textId="1D93EF38"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898" w:author="Molly C McEvilley" w:date="2025-07-21T07:41:00Z" w16du:dateUtc="2025-07-21T11:41:00Z"/>
                <w:rFonts w:ascii="Calibri" w:hAnsi="Calibri" w:cs="Calibri"/>
                <w:color w:val="000000"/>
              </w:rPr>
            </w:pPr>
            <w:del w:id="1899" w:author="Molly C McEvilley" w:date="2025-07-21T07:41:00Z" w16du:dateUtc="2025-07-21T11:41:00Z">
              <w:r w:rsidRPr="00277F30" w:rsidDel="00FF7064">
                <w:rPr>
                  <w:rFonts w:ascii="Calibri" w:hAnsi="Calibri" w:cs="Calibri"/>
                  <w:b/>
                  <w:bCs/>
                  <w:color w:val="000000"/>
                </w:rPr>
                <w:delText>Gender</w:delText>
              </w:r>
              <w:r w:rsidDel="00FF7064">
                <w:rPr>
                  <w:rFonts w:ascii="Calibri" w:hAnsi="Calibri" w:cs="Calibri"/>
                  <w:color w:val="000000"/>
                </w:rPr>
                <w:delText xml:space="preserve"> = 0</w:delText>
              </w:r>
            </w:del>
          </w:p>
        </w:tc>
      </w:tr>
      <w:tr w:rsidR="002F1B12" w:rsidRPr="00660AB8" w:rsidDel="00FF7064" w14:paraId="6FD41E77" w14:textId="5A8D5FBD" w:rsidTr="00A24981">
        <w:trPr>
          <w:cnfStyle w:val="000000010000" w:firstRow="0" w:lastRow="0" w:firstColumn="0" w:lastColumn="0" w:oddVBand="0" w:evenVBand="0" w:oddHBand="0" w:evenHBand="1" w:firstRowFirstColumn="0" w:firstRowLastColumn="0" w:lastRowFirstColumn="0" w:lastRowLastColumn="0"/>
          <w:cantSplit/>
          <w:trHeight w:val="216"/>
          <w:del w:id="1900"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6DFE1F3" w14:textId="1901E8E2" w:rsidR="002F1B12" w:rsidRPr="00660AB8" w:rsidDel="00FF7064" w:rsidRDefault="002F1B12" w:rsidP="002F1B12">
            <w:pPr>
              <w:pStyle w:val="NoSpacing"/>
              <w:rPr>
                <w:del w:id="1901" w:author="Molly C McEvilley" w:date="2025-07-21T07:41:00Z" w16du:dateUtc="2025-07-21T11:41:00Z"/>
              </w:rPr>
            </w:pPr>
            <w:del w:id="1902" w:author="Molly C McEvilley" w:date="2025-07-21T07:41:00Z" w16du:dateUtc="2025-07-21T11:41:00Z">
              <w:r w:rsidRPr="0012150A" w:rsidDel="00FF7064">
                <w:delText>79</w:delText>
              </w:r>
            </w:del>
          </w:p>
        </w:tc>
        <w:tc>
          <w:tcPr>
            <w:tcW w:w="3184" w:type="dxa"/>
          </w:tcPr>
          <w:p w14:paraId="05EC31AC" w14:textId="0646E0D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03" w:author="Molly C McEvilley" w:date="2025-07-21T07:41:00Z" w16du:dateUtc="2025-07-21T11:41:00Z"/>
                <w:rFonts w:ascii="Calibri" w:hAnsi="Calibri" w:cs="Calibri"/>
                <w:color w:val="000000"/>
              </w:rPr>
            </w:pPr>
            <w:del w:id="1904" w:author="Molly C McEvilley" w:date="2025-07-21T07:41:00Z" w16du:dateUtc="2025-07-21T11:41:00Z">
              <w:r w:rsidRPr="004877D2" w:rsidDel="00FF7064">
                <w:delText>Man/Boy</w:delText>
              </w:r>
            </w:del>
          </w:p>
        </w:tc>
        <w:tc>
          <w:tcPr>
            <w:tcW w:w="1024" w:type="dxa"/>
          </w:tcPr>
          <w:p w14:paraId="513A59D7" w14:textId="1F1BC7C5"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05" w:author="Molly C McEvilley" w:date="2025-07-21T07:41:00Z" w16du:dateUtc="2025-07-21T11:41:00Z"/>
                <w:rFonts w:ascii="Calibri" w:hAnsi="Calibri" w:cs="Calibri"/>
                <w:color w:val="000000"/>
              </w:rPr>
            </w:pPr>
            <w:del w:id="1906"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6957C73" w14:textId="44C5279C"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07" w:author="Molly C McEvilley" w:date="2025-07-21T07:41:00Z" w16du:dateUtc="2025-07-21T11:41:00Z"/>
                <w:rFonts w:ascii="Calibri" w:hAnsi="Calibri" w:cs="Calibri"/>
                <w:color w:val="000000"/>
              </w:rPr>
            </w:pPr>
            <w:del w:id="1908"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1</w:delText>
              </w:r>
            </w:del>
          </w:p>
        </w:tc>
      </w:tr>
      <w:tr w:rsidR="002F1B12" w:rsidRPr="00660AB8" w:rsidDel="00FF7064" w14:paraId="509CB247" w14:textId="5368413F" w:rsidTr="00A24981">
        <w:trPr>
          <w:cnfStyle w:val="000000100000" w:firstRow="0" w:lastRow="0" w:firstColumn="0" w:lastColumn="0" w:oddVBand="0" w:evenVBand="0" w:oddHBand="1" w:evenHBand="0" w:firstRowFirstColumn="0" w:firstRowLastColumn="0" w:lastRowFirstColumn="0" w:lastRowLastColumn="0"/>
          <w:cantSplit/>
          <w:trHeight w:val="216"/>
          <w:del w:id="1909"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6AEBC3AE" w14:textId="735A1E25" w:rsidR="002F1B12" w:rsidRPr="00660AB8" w:rsidDel="00FF7064" w:rsidRDefault="002F1B12" w:rsidP="002F1B12">
            <w:pPr>
              <w:pStyle w:val="NoSpacing"/>
              <w:rPr>
                <w:del w:id="1910" w:author="Molly C McEvilley" w:date="2025-07-21T07:41:00Z" w16du:dateUtc="2025-07-21T11:41:00Z"/>
              </w:rPr>
            </w:pPr>
            <w:del w:id="1911" w:author="Molly C McEvilley" w:date="2025-07-21T07:41:00Z" w16du:dateUtc="2025-07-21T11:41:00Z">
              <w:r w:rsidRPr="0012150A" w:rsidDel="00FF7064">
                <w:lastRenderedPageBreak/>
                <w:delText>80</w:delText>
              </w:r>
            </w:del>
          </w:p>
        </w:tc>
        <w:tc>
          <w:tcPr>
            <w:tcW w:w="3184" w:type="dxa"/>
          </w:tcPr>
          <w:p w14:paraId="71BED608" w14:textId="2D1B1C5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12" w:author="Molly C McEvilley" w:date="2025-07-21T07:41:00Z" w16du:dateUtc="2025-07-21T11:41:00Z"/>
                <w:rFonts w:ascii="Calibri" w:hAnsi="Calibri" w:cs="Calibri"/>
                <w:color w:val="000000"/>
              </w:rPr>
            </w:pPr>
            <w:del w:id="1913" w:author="Molly C McEvilley" w:date="2025-07-21T07:41:00Z" w16du:dateUtc="2025-07-21T11:41:00Z">
              <w:r w:rsidRPr="004877D2" w:rsidDel="00FF7064">
                <w:delText>Culturally Specific Identity</w:delText>
              </w:r>
            </w:del>
          </w:p>
        </w:tc>
        <w:tc>
          <w:tcPr>
            <w:tcW w:w="1024" w:type="dxa"/>
          </w:tcPr>
          <w:p w14:paraId="4125D96E" w14:textId="70340009"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14" w:author="Molly C McEvilley" w:date="2025-07-21T07:41:00Z" w16du:dateUtc="2025-07-21T11:41:00Z"/>
                <w:rFonts w:ascii="Calibri" w:hAnsi="Calibri" w:cs="Calibri"/>
                <w:color w:val="000000"/>
              </w:rPr>
            </w:pPr>
            <w:del w:id="1915"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641339C9" w14:textId="02996FF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16" w:author="Molly C McEvilley" w:date="2025-07-21T07:41:00Z" w16du:dateUtc="2025-07-21T11:41:00Z"/>
                <w:rFonts w:ascii="Calibri" w:hAnsi="Calibri" w:cs="Calibri"/>
                <w:color w:val="000000"/>
              </w:rPr>
            </w:pPr>
            <w:del w:id="1917"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2</w:delText>
              </w:r>
            </w:del>
          </w:p>
        </w:tc>
      </w:tr>
      <w:tr w:rsidR="002F1B12" w:rsidRPr="00660AB8" w:rsidDel="00FF7064" w14:paraId="7FD8042D" w14:textId="16F3B50E" w:rsidTr="00A24981">
        <w:trPr>
          <w:cnfStyle w:val="000000010000" w:firstRow="0" w:lastRow="0" w:firstColumn="0" w:lastColumn="0" w:oddVBand="0" w:evenVBand="0" w:oddHBand="0" w:evenHBand="1" w:firstRowFirstColumn="0" w:firstRowLastColumn="0" w:lastRowFirstColumn="0" w:lastRowLastColumn="0"/>
          <w:cantSplit/>
          <w:trHeight w:val="216"/>
          <w:del w:id="1918"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1ED31DCE" w14:textId="38B069BB" w:rsidR="002F1B12" w:rsidRPr="00660AB8" w:rsidDel="00FF7064" w:rsidRDefault="002F1B12" w:rsidP="002F1B12">
            <w:pPr>
              <w:pStyle w:val="NoSpacing"/>
              <w:rPr>
                <w:del w:id="1919" w:author="Molly C McEvilley" w:date="2025-07-21T07:41:00Z" w16du:dateUtc="2025-07-21T11:41:00Z"/>
              </w:rPr>
            </w:pPr>
            <w:del w:id="1920" w:author="Molly C McEvilley" w:date="2025-07-21T07:41:00Z" w16du:dateUtc="2025-07-21T11:41:00Z">
              <w:r w:rsidRPr="0012150A" w:rsidDel="00FF7064">
                <w:delText>81</w:delText>
              </w:r>
            </w:del>
          </w:p>
        </w:tc>
        <w:tc>
          <w:tcPr>
            <w:tcW w:w="3184" w:type="dxa"/>
          </w:tcPr>
          <w:p w14:paraId="242B213C" w14:textId="22B19FC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21" w:author="Molly C McEvilley" w:date="2025-07-21T07:41:00Z" w16du:dateUtc="2025-07-21T11:41:00Z"/>
                <w:rFonts w:ascii="Calibri" w:hAnsi="Calibri" w:cs="Calibri"/>
                <w:color w:val="000000"/>
              </w:rPr>
            </w:pPr>
            <w:del w:id="1922" w:author="Molly C McEvilley" w:date="2025-07-21T07:41:00Z" w16du:dateUtc="2025-07-21T11:41:00Z">
              <w:r w:rsidRPr="004877D2" w:rsidDel="00FF7064">
                <w:delText>Transgender</w:delText>
              </w:r>
            </w:del>
          </w:p>
        </w:tc>
        <w:tc>
          <w:tcPr>
            <w:tcW w:w="1024" w:type="dxa"/>
          </w:tcPr>
          <w:p w14:paraId="25A6B385" w14:textId="2E663F7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23" w:author="Molly C McEvilley" w:date="2025-07-21T07:41:00Z" w16du:dateUtc="2025-07-21T11:41:00Z"/>
                <w:rFonts w:ascii="Calibri" w:hAnsi="Calibri" w:cs="Calibri"/>
                <w:color w:val="000000"/>
              </w:rPr>
            </w:pPr>
            <w:del w:id="1924"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0741BC0D" w14:textId="4155E309"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25" w:author="Molly C McEvilley" w:date="2025-07-21T07:41:00Z" w16du:dateUtc="2025-07-21T11:41:00Z"/>
                <w:rFonts w:ascii="Calibri" w:hAnsi="Calibri" w:cs="Calibri"/>
                <w:color w:val="000000"/>
              </w:rPr>
            </w:pPr>
            <w:del w:id="1926"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5</w:delText>
              </w:r>
            </w:del>
          </w:p>
        </w:tc>
      </w:tr>
      <w:tr w:rsidR="002F1B12" w:rsidRPr="00660AB8" w:rsidDel="00FF7064" w14:paraId="7F259763" w14:textId="14195A9B" w:rsidTr="00A24981">
        <w:trPr>
          <w:cnfStyle w:val="000000100000" w:firstRow="0" w:lastRow="0" w:firstColumn="0" w:lastColumn="0" w:oddVBand="0" w:evenVBand="0" w:oddHBand="1" w:evenHBand="0" w:firstRowFirstColumn="0" w:firstRowLastColumn="0" w:lastRowFirstColumn="0" w:lastRowLastColumn="0"/>
          <w:cantSplit/>
          <w:trHeight w:val="216"/>
          <w:del w:id="1927"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F5A3BB4" w14:textId="1E3AA532" w:rsidR="002F1B12" w:rsidRPr="00660AB8" w:rsidDel="00FF7064" w:rsidRDefault="002F1B12" w:rsidP="002F1B12">
            <w:pPr>
              <w:pStyle w:val="NoSpacing"/>
              <w:rPr>
                <w:del w:id="1928" w:author="Molly C McEvilley" w:date="2025-07-21T07:41:00Z" w16du:dateUtc="2025-07-21T11:41:00Z"/>
              </w:rPr>
            </w:pPr>
            <w:del w:id="1929" w:author="Molly C McEvilley" w:date="2025-07-21T07:41:00Z" w16du:dateUtc="2025-07-21T11:41:00Z">
              <w:r w:rsidRPr="0012150A" w:rsidDel="00FF7064">
                <w:delText>82</w:delText>
              </w:r>
            </w:del>
          </w:p>
        </w:tc>
        <w:tc>
          <w:tcPr>
            <w:tcW w:w="3184" w:type="dxa"/>
          </w:tcPr>
          <w:p w14:paraId="43B176FB" w14:textId="147275A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30" w:author="Molly C McEvilley" w:date="2025-07-21T07:41:00Z" w16du:dateUtc="2025-07-21T11:41:00Z"/>
                <w:rFonts w:ascii="Calibri" w:hAnsi="Calibri" w:cs="Calibri"/>
                <w:color w:val="000000"/>
              </w:rPr>
            </w:pPr>
            <w:del w:id="1931" w:author="Molly C McEvilley" w:date="2025-07-21T07:41:00Z" w16du:dateUtc="2025-07-21T11:41:00Z">
              <w:r w:rsidRPr="004877D2" w:rsidDel="00FF7064">
                <w:delText>Non-Binary</w:delText>
              </w:r>
            </w:del>
          </w:p>
        </w:tc>
        <w:tc>
          <w:tcPr>
            <w:tcW w:w="1024" w:type="dxa"/>
          </w:tcPr>
          <w:p w14:paraId="0A2E4823" w14:textId="18D937D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32" w:author="Molly C McEvilley" w:date="2025-07-21T07:41:00Z" w16du:dateUtc="2025-07-21T11:41:00Z"/>
                <w:rFonts w:ascii="Calibri" w:hAnsi="Calibri" w:cs="Calibri"/>
                <w:color w:val="000000"/>
              </w:rPr>
            </w:pPr>
            <w:del w:id="1933"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C922F19" w14:textId="718B9D2A"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34" w:author="Molly C McEvilley" w:date="2025-07-21T07:41:00Z" w16du:dateUtc="2025-07-21T11:41:00Z"/>
                <w:rFonts w:ascii="Calibri" w:hAnsi="Calibri" w:cs="Calibri"/>
                <w:color w:val="000000"/>
              </w:rPr>
            </w:pPr>
            <w:del w:id="1935"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4</w:delText>
              </w:r>
            </w:del>
          </w:p>
        </w:tc>
      </w:tr>
      <w:tr w:rsidR="002F1B12" w:rsidRPr="00660AB8" w:rsidDel="00FF7064" w14:paraId="4F08BD63" w14:textId="10AF663F" w:rsidTr="00A24981">
        <w:trPr>
          <w:cnfStyle w:val="000000010000" w:firstRow="0" w:lastRow="0" w:firstColumn="0" w:lastColumn="0" w:oddVBand="0" w:evenVBand="0" w:oddHBand="0" w:evenHBand="1" w:firstRowFirstColumn="0" w:firstRowLastColumn="0" w:lastRowFirstColumn="0" w:lastRowLastColumn="0"/>
          <w:cantSplit/>
          <w:trHeight w:val="216"/>
          <w:del w:id="1936"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34512782" w14:textId="75ADC66D" w:rsidR="002F1B12" w:rsidRPr="00660AB8" w:rsidDel="00FF7064" w:rsidRDefault="002F1B12" w:rsidP="002F1B12">
            <w:pPr>
              <w:pStyle w:val="NoSpacing"/>
              <w:rPr>
                <w:del w:id="1937" w:author="Molly C McEvilley" w:date="2025-07-21T07:41:00Z" w16du:dateUtc="2025-07-21T11:41:00Z"/>
              </w:rPr>
            </w:pPr>
            <w:del w:id="1938" w:author="Molly C McEvilley" w:date="2025-07-21T07:41:00Z" w16du:dateUtc="2025-07-21T11:41:00Z">
              <w:r w:rsidRPr="0012150A" w:rsidDel="00FF7064">
                <w:delText>83</w:delText>
              </w:r>
            </w:del>
          </w:p>
        </w:tc>
        <w:tc>
          <w:tcPr>
            <w:tcW w:w="3184" w:type="dxa"/>
          </w:tcPr>
          <w:p w14:paraId="28656BE9" w14:textId="368F099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39" w:author="Molly C McEvilley" w:date="2025-07-21T07:41:00Z" w16du:dateUtc="2025-07-21T11:41:00Z"/>
                <w:rFonts w:ascii="Calibri" w:hAnsi="Calibri" w:cs="Calibri"/>
                <w:color w:val="000000"/>
              </w:rPr>
            </w:pPr>
            <w:del w:id="1940" w:author="Molly C McEvilley" w:date="2025-07-21T07:41:00Z" w16du:dateUtc="2025-07-21T11:41:00Z">
              <w:r w:rsidRPr="004877D2" w:rsidDel="00FF7064">
                <w:delText>Questioning</w:delText>
              </w:r>
            </w:del>
          </w:p>
        </w:tc>
        <w:tc>
          <w:tcPr>
            <w:tcW w:w="1024" w:type="dxa"/>
          </w:tcPr>
          <w:p w14:paraId="55E9A0A3" w14:textId="438C613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41" w:author="Molly C McEvilley" w:date="2025-07-21T07:41:00Z" w16du:dateUtc="2025-07-21T11:41:00Z"/>
                <w:rFonts w:ascii="Calibri" w:hAnsi="Calibri" w:cs="Calibri"/>
                <w:color w:val="000000"/>
              </w:rPr>
            </w:pPr>
            <w:del w:id="1942"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7EC462A1" w14:textId="53A8E03D"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43" w:author="Molly C McEvilley" w:date="2025-07-21T07:41:00Z" w16du:dateUtc="2025-07-21T11:41:00Z"/>
                <w:rFonts w:ascii="Calibri" w:hAnsi="Calibri" w:cs="Calibri"/>
                <w:color w:val="000000"/>
              </w:rPr>
            </w:pPr>
            <w:del w:id="1944"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6</w:delText>
              </w:r>
            </w:del>
          </w:p>
        </w:tc>
      </w:tr>
      <w:tr w:rsidR="002F1B12" w:rsidRPr="00660AB8" w:rsidDel="00FF7064" w14:paraId="2345E326" w14:textId="5041342C" w:rsidTr="00A24981">
        <w:trPr>
          <w:cnfStyle w:val="000000100000" w:firstRow="0" w:lastRow="0" w:firstColumn="0" w:lastColumn="0" w:oddVBand="0" w:evenVBand="0" w:oddHBand="1" w:evenHBand="0" w:firstRowFirstColumn="0" w:firstRowLastColumn="0" w:lastRowFirstColumn="0" w:lastRowLastColumn="0"/>
          <w:cantSplit/>
          <w:trHeight w:val="216"/>
          <w:del w:id="1945"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58767D66" w14:textId="6C2CDAD8" w:rsidR="002F1B12" w:rsidRPr="00660AB8" w:rsidDel="00FF7064" w:rsidRDefault="002F1B12" w:rsidP="002F1B12">
            <w:pPr>
              <w:pStyle w:val="NoSpacing"/>
              <w:rPr>
                <w:del w:id="1946" w:author="Molly C McEvilley" w:date="2025-07-21T07:41:00Z" w16du:dateUtc="2025-07-21T11:41:00Z"/>
              </w:rPr>
            </w:pPr>
            <w:del w:id="1947" w:author="Molly C McEvilley" w:date="2025-07-21T07:41:00Z" w16du:dateUtc="2025-07-21T11:41:00Z">
              <w:r w:rsidRPr="0012150A" w:rsidDel="00FF7064">
                <w:delText>84</w:delText>
              </w:r>
            </w:del>
          </w:p>
        </w:tc>
        <w:tc>
          <w:tcPr>
            <w:tcW w:w="3184" w:type="dxa"/>
          </w:tcPr>
          <w:p w14:paraId="54B59350" w14:textId="676E976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48" w:author="Molly C McEvilley" w:date="2025-07-21T07:41:00Z" w16du:dateUtc="2025-07-21T11:41:00Z"/>
                <w:rFonts w:ascii="Calibri" w:hAnsi="Calibri" w:cs="Calibri"/>
                <w:color w:val="000000"/>
              </w:rPr>
            </w:pPr>
            <w:del w:id="1949" w:author="Molly C McEvilley" w:date="2025-07-21T07:41:00Z" w16du:dateUtc="2025-07-21T11:41:00Z">
              <w:r w:rsidRPr="004877D2" w:rsidDel="00FF7064">
                <w:delText>Different Identity</w:delText>
              </w:r>
            </w:del>
          </w:p>
        </w:tc>
        <w:tc>
          <w:tcPr>
            <w:tcW w:w="1024" w:type="dxa"/>
          </w:tcPr>
          <w:p w14:paraId="54E1350F" w14:textId="5ECA9B04"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50" w:author="Molly C McEvilley" w:date="2025-07-21T07:41:00Z" w16du:dateUtc="2025-07-21T11:41:00Z"/>
                <w:rFonts w:ascii="Calibri" w:hAnsi="Calibri" w:cs="Calibri"/>
                <w:color w:val="000000"/>
              </w:rPr>
            </w:pPr>
            <w:del w:id="1951"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5EBD67D9" w14:textId="490497D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52" w:author="Molly C McEvilley" w:date="2025-07-21T07:41:00Z" w16du:dateUtc="2025-07-21T11:41:00Z"/>
                <w:rFonts w:ascii="Calibri" w:hAnsi="Calibri" w:cs="Calibri"/>
                <w:color w:val="000000"/>
              </w:rPr>
            </w:pPr>
            <w:del w:id="1953"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3</w:delText>
              </w:r>
            </w:del>
          </w:p>
        </w:tc>
      </w:tr>
      <w:tr w:rsidR="002F1B12" w:rsidRPr="00660AB8" w:rsidDel="00FF7064" w14:paraId="38F10A55" w14:textId="37BD3B9D" w:rsidTr="00A24981">
        <w:trPr>
          <w:cnfStyle w:val="000000010000" w:firstRow="0" w:lastRow="0" w:firstColumn="0" w:lastColumn="0" w:oddVBand="0" w:evenVBand="0" w:oddHBand="0" w:evenHBand="1" w:firstRowFirstColumn="0" w:firstRowLastColumn="0" w:lastRowFirstColumn="0" w:lastRowLastColumn="0"/>
          <w:cantSplit/>
          <w:trHeight w:val="216"/>
          <w:del w:id="1954"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2A59954A" w14:textId="45CC3A82" w:rsidR="002F1B12" w:rsidRPr="0012150A" w:rsidDel="00FF7064" w:rsidRDefault="002F1B12" w:rsidP="002F1B12">
            <w:pPr>
              <w:pStyle w:val="NoSpacing"/>
              <w:rPr>
                <w:del w:id="1955" w:author="Molly C McEvilley" w:date="2025-07-21T07:41:00Z" w16du:dateUtc="2025-07-21T11:41:00Z"/>
              </w:rPr>
            </w:pPr>
            <w:del w:id="1956" w:author="Molly C McEvilley" w:date="2025-07-21T07:41:00Z" w16du:dateUtc="2025-07-21T11:41:00Z">
              <w:r w:rsidDel="00FF7064">
                <w:delText>85</w:delText>
              </w:r>
            </w:del>
          </w:p>
        </w:tc>
        <w:tc>
          <w:tcPr>
            <w:tcW w:w="3184" w:type="dxa"/>
          </w:tcPr>
          <w:p w14:paraId="49C0FF4A" w14:textId="1A64623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57" w:author="Molly C McEvilley" w:date="2025-07-21T07:41:00Z" w16du:dateUtc="2025-07-21T11:41:00Z"/>
                <w:rFonts w:ascii="Calibri" w:hAnsi="Calibri" w:cs="Calibri"/>
                <w:color w:val="000000"/>
              </w:rPr>
            </w:pPr>
            <w:del w:id="1958" w:author="Molly C McEvilley" w:date="2025-07-21T07:41:00Z" w16du:dateUtc="2025-07-21T11:41:00Z">
              <w:r w:rsidRPr="004877D2" w:rsidDel="00FF7064">
                <w:delText>Multiple Selections</w:delText>
              </w:r>
            </w:del>
          </w:p>
        </w:tc>
        <w:tc>
          <w:tcPr>
            <w:tcW w:w="1024" w:type="dxa"/>
          </w:tcPr>
          <w:p w14:paraId="0C0E97B2" w14:textId="69EB1F30"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59" w:author="Molly C McEvilley" w:date="2025-07-21T07:41:00Z" w16du:dateUtc="2025-07-21T11:41:00Z"/>
                <w:rFonts w:ascii="Calibri" w:hAnsi="Calibri" w:cs="Calibri"/>
                <w:color w:val="000000"/>
              </w:rPr>
            </w:pPr>
            <w:del w:id="1960"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6DE4B07" w14:textId="58B1CAC8" w:rsidR="002F1B12" w:rsidRPr="00660AB8" w:rsidDel="00FF7064" w:rsidRDefault="00F1717A" w:rsidP="002F1B12">
            <w:pPr>
              <w:pStyle w:val="NoSpacing"/>
              <w:cnfStyle w:val="000000010000" w:firstRow="0" w:lastRow="0" w:firstColumn="0" w:lastColumn="0" w:oddVBand="0" w:evenVBand="0" w:oddHBand="0" w:evenHBand="1" w:firstRowFirstColumn="0" w:firstRowLastColumn="0" w:lastRowFirstColumn="0" w:lastRowLastColumn="0"/>
              <w:rPr>
                <w:del w:id="1961" w:author="Molly C McEvilley" w:date="2025-07-21T07:41:00Z" w16du:dateUtc="2025-07-21T11:41:00Z"/>
                <w:rFonts w:ascii="Calibri" w:hAnsi="Calibri" w:cs="Calibri"/>
                <w:color w:val="000000"/>
              </w:rPr>
            </w:pPr>
            <w:del w:id="1962"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&gt;= 10 and not in (98,99)</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rsidDel="00264816" w14:paraId="5ECB5565" w14:textId="04FD961C" w:rsidTr="00680983">
        <w:trPr>
          <w:cnfStyle w:val="000000010000" w:firstRow="0" w:lastRow="0" w:firstColumn="0" w:lastColumn="0" w:oddVBand="0" w:evenVBand="0" w:oddHBand="0" w:evenHBand="1" w:firstRowFirstColumn="0" w:firstRowLastColumn="0" w:lastRowFirstColumn="0" w:lastRowLastColumn="0"/>
          <w:cantSplit/>
          <w:trHeight w:val="216"/>
          <w:del w:id="1963"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2E2EAA50" w:rsidR="00F1717A" w:rsidRPr="00845520" w:rsidDel="00264816" w:rsidRDefault="00F1717A" w:rsidP="00F1717A">
            <w:pPr>
              <w:pStyle w:val="NoSpacing"/>
              <w:rPr>
                <w:del w:id="1964" w:author="Molly C McEvilley" w:date="2025-07-20T21:23:00Z" w16du:dateUtc="2025-07-21T01:23:00Z"/>
              </w:rPr>
            </w:pPr>
            <w:del w:id="1965" w:author="Molly C McEvilley" w:date="2025-07-20T21:23:00Z" w16du:dateUtc="2025-07-21T01:23:00Z">
              <w:r w:rsidRPr="0012150A" w:rsidDel="00264816">
                <w:delText>78</w:delText>
              </w:r>
            </w:del>
          </w:p>
        </w:tc>
        <w:tc>
          <w:tcPr>
            <w:tcW w:w="8015" w:type="dxa"/>
          </w:tcPr>
          <w:p w14:paraId="57D9EFA4" w14:textId="2FA5C183"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66" w:author="Molly C McEvilley" w:date="2025-07-20T21:23:00Z" w16du:dateUtc="2025-07-21T01:23:00Z"/>
                <w:rFonts w:ascii="Calibri" w:hAnsi="Calibri" w:cs="Calibri"/>
                <w:color w:val="000000"/>
              </w:rPr>
            </w:pPr>
            <w:del w:id="1967" w:author="Molly C McEvilley" w:date="2025-07-20T21:23:00Z" w16du:dateUtc="2025-07-21T01:23:00Z">
              <w:r w:rsidRPr="004877D2" w:rsidDel="00264816">
                <w:delText>Woman/Girl</w:delText>
              </w:r>
            </w:del>
          </w:p>
        </w:tc>
      </w:tr>
      <w:tr w:rsidR="00F1717A" w:rsidRPr="00845520" w:rsidDel="00264816" w14:paraId="61793306" w14:textId="7C74CEAD" w:rsidTr="00680983">
        <w:trPr>
          <w:cnfStyle w:val="000000100000" w:firstRow="0" w:lastRow="0" w:firstColumn="0" w:lastColumn="0" w:oddVBand="0" w:evenVBand="0" w:oddHBand="1" w:evenHBand="0" w:firstRowFirstColumn="0" w:firstRowLastColumn="0" w:lastRowFirstColumn="0" w:lastRowLastColumn="0"/>
          <w:cantSplit/>
          <w:trHeight w:val="216"/>
          <w:del w:id="1968"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00059EA2" w:rsidR="00F1717A" w:rsidRPr="00845520" w:rsidDel="00264816" w:rsidRDefault="00F1717A" w:rsidP="00F1717A">
            <w:pPr>
              <w:pStyle w:val="NoSpacing"/>
              <w:rPr>
                <w:del w:id="1969" w:author="Molly C McEvilley" w:date="2025-07-20T21:23:00Z" w16du:dateUtc="2025-07-21T01:23:00Z"/>
              </w:rPr>
            </w:pPr>
            <w:del w:id="1970" w:author="Molly C McEvilley" w:date="2025-07-20T21:23:00Z" w16du:dateUtc="2025-07-21T01:23:00Z">
              <w:r w:rsidRPr="0012150A" w:rsidDel="00264816">
                <w:delText>79</w:delText>
              </w:r>
            </w:del>
          </w:p>
        </w:tc>
        <w:tc>
          <w:tcPr>
            <w:tcW w:w="8015" w:type="dxa"/>
          </w:tcPr>
          <w:p w14:paraId="30CA71B6" w14:textId="02F7EE12"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71" w:author="Molly C McEvilley" w:date="2025-07-20T21:23:00Z" w16du:dateUtc="2025-07-21T01:23:00Z"/>
                <w:rFonts w:ascii="Calibri" w:hAnsi="Calibri" w:cs="Calibri"/>
                <w:color w:val="000000"/>
              </w:rPr>
            </w:pPr>
            <w:del w:id="1972" w:author="Molly C McEvilley" w:date="2025-07-20T21:23:00Z" w16du:dateUtc="2025-07-21T01:23:00Z">
              <w:r w:rsidRPr="004877D2" w:rsidDel="00264816">
                <w:delText>Man/Boy</w:delText>
              </w:r>
            </w:del>
          </w:p>
        </w:tc>
      </w:tr>
      <w:tr w:rsidR="00F1717A" w:rsidRPr="00845520" w:rsidDel="00264816" w14:paraId="62D91E79" w14:textId="168C8DD1" w:rsidTr="00680983">
        <w:trPr>
          <w:cnfStyle w:val="000000010000" w:firstRow="0" w:lastRow="0" w:firstColumn="0" w:lastColumn="0" w:oddVBand="0" w:evenVBand="0" w:oddHBand="0" w:evenHBand="1" w:firstRowFirstColumn="0" w:firstRowLastColumn="0" w:lastRowFirstColumn="0" w:lastRowLastColumn="0"/>
          <w:cantSplit/>
          <w:trHeight w:val="216"/>
          <w:del w:id="1973"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620AB68D" w:rsidR="00F1717A" w:rsidRPr="00845520" w:rsidDel="00264816" w:rsidRDefault="00F1717A" w:rsidP="00F1717A">
            <w:pPr>
              <w:pStyle w:val="NoSpacing"/>
              <w:rPr>
                <w:del w:id="1974" w:author="Molly C McEvilley" w:date="2025-07-20T21:23:00Z" w16du:dateUtc="2025-07-21T01:23:00Z"/>
              </w:rPr>
            </w:pPr>
            <w:del w:id="1975" w:author="Molly C McEvilley" w:date="2025-07-20T21:23:00Z" w16du:dateUtc="2025-07-21T01:23:00Z">
              <w:r w:rsidRPr="0012150A" w:rsidDel="00264816">
                <w:delText>80</w:delText>
              </w:r>
            </w:del>
          </w:p>
        </w:tc>
        <w:tc>
          <w:tcPr>
            <w:tcW w:w="8015" w:type="dxa"/>
          </w:tcPr>
          <w:p w14:paraId="68D58841" w14:textId="33A3309C"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76" w:author="Molly C McEvilley" w:date="2025-07-20T21:23:00Z" w16du:dateUtc="2025-07-21T01:23:00Z"/>
                <w:rFonts w:ascii="Calibri" w:hAnsi="Calibri" w:cs="Calibri"/>
                <w:color w:val="000000"/>
              </w:rPr>
            </w:pPr>
            <w:del w:id="1977" w:author="Molly C McEvilley" w:date="2025-07-20T21:23:00Z" w16du:dateUtc="2025-07-21T01:23:00Z">
              <w:r w:rsidRPr="004877D2" w:rsidDel="00264816">
                <w:delText>Culturally Specific Identity</w:delText>
              </w:r>
            </w:del>
          </w:p>
        </w:tc>
      </w:tr>
      <w:tr w:rsidR="00F1717A" w:rsidRPr="00845520" w:rsidDel="00264816" w14:paraId="02EFCECD" w14:textId="61D9EB1D" w:rsidTr="00680983">
        <w:trPr>
          <w:cnfStyle w:val="000000100000" w:firstRow="0" w:lastRow="0" w:firstColumn="0" w:lastColumn="0" w:oddVBand="0" w:evenVBand="0" w:oddHBand="1" w:evenHBand="0" w:firstRowFirstColumn="0" w:firstRowLastColumn="0" w:lastRowFirstColumn="0" w:lastRowLastColumn="0"/>
          <w:cantSplit/>
          <w:trHeight w:val="216"/>
          <w:del w:id="1978"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2F8DB89B" w:rsidR="00F1717A" w:rsidRPr="00845520" w:rsidDel="00264816" w:rsidRDefault="00F1717A" w:rsidP="00F1717A">
            <w:pPr>
              <w:pStyle w:val="NoSpacing"/>
              <w:rPr>
                <w:del w:id="1979" w:author="Molly C McEvilley" w:date="2025-07-20T21:23:00Z" w16du:dateUtc="2025-07-21T01:23:00Z"/>
              </w:rPr>
            </w:pPr>
            <w:del w:id="1980" w:author="Molly C McEvilley" w:date="2025-07-20T21:23:00Z" w16du:dateUtc="2025-07-21T01:23:00Z">
              <w:r w:rsidRPr="0012150A" w:rsidDel="00264816">
                <w:delText>81</w:delText>
              </w:r>
            </w:del>
          </w:p>
        </w:tc>
        <w:tc>
          <w:tcPr>
            <w:tcW w:w="8015" w:type="dxa"/>
          </w:tcPr>
          <w:p w14:paraId="71EBECFE" w14:textId="11040253"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81" w:author="Molly C McEvilley" w:date="2025-07-20T21:23:00Z" w16du:dateUtc="2025-07-21T01:23:00Z"/>
                <w:rFonts w:ascii="Calibri" w:hAnsi="Calibri" w:cs="Calibri"/>
                <w:color w:val="000000"/>
              </w:rPr>
            </w:pPr>
            <w:del w:id="1982" w:author="Molly C McEvilley" w:date="2025-07-20T21:23:00Z" w16du:dateUtc="2025-07-21T01:23:00Z">
              <w:r w:rsidRPr="004877D2" w:rsidDel="00264816">
                <w:delText>Transgender</w:delText>
              </w:r>
            </w:del>
          </w:p>
        </w:tc>
      </w:tr>
      <w:tr w:rsidR="00F1717A" w:rsidRPr="00845520" w:rsidDel="00264816" w14:paraId="3A3F0AAD" w14:textId="614CF572" w:rsidTr="00680983">
        <w:trPr>
          <w:cnfStyle w:val="000000010000" w:firstRow="0" w:lastRow="0" w:firstColumn="0" w:lastColumn="0" w:oddVBand="0" w:evenVBand="0" w:oddHBand="0" w:evenHBand="1" w:firstRowFirstColumn="0" w:firstRowLastColumn="0" w:lastRowFirstColumn="0" w:lastRowLastColumn="0"/>
          <w:cantSplit/>
          <w:trHeight w:val="216"/>
          <w:del w:id="1983"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0C24E19B" w:rsidR="00F1717A" w:rsidRPr="00845520" w:rsidDel="00264816" w:rsidRDefault="00F1717A" w:rsidP="00F1717A">
            <w:pPr>
              <w:pStyle w:val="NoSpacing"/>
              <w:rPr>
                <w:del w:id="1984" w:author="Molly C McEvilley" w:date="2025-07-20T21:23:00Z" w16du:dateUtc="2025-07-21T01:23:00Z"/>
              </w:rPr>
            </w:pPr>
            <w:del w:id="1985" w:author="Molly C McEvilley" w:date="2025-07-20T21:23:00Z" w16du:dateUtc="2025-07-21T01:23:00Z">
              <w:r w:rsidRPr="0012150A" w:rsidDel="00264816">
                <w:delText>82</w:delText>
              </w:r>
            </w:del>
          </w:p>
        </w:tc>
        <w:tc>
          <w:tcPr>
            <w:tcW w:w="8015" w:type="dxa"/>
          </w:tcPr>
          <w:p w14:paraId="194D017E" w14:textId="711582EF"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86" w:author="Molly C McEvilley" w:date="2025-07-20T21:23:00Z" w16du:dateUtc="2025-07-21T01:23:00Z"/>
                <w:rFonts w:ascii="Calibri" w:hAnsi="Calibri" w:cs="Calibri"/>
                <w:color w:val="000000"/>
              </w:rPr>
            </w:pPr>
            <w:del w:id="1987" w:author="Molly C McEvilley" w:date="2025-07-20T21:23:00Z" w16du:dateUtc="2025-07-21T01:23:00Z">
              <w:r w:rsidRPr="004877D2" w:rsidDel="00264816">
                <w:delText>Non-Binary</w:delText>
              </w:r>
            </w:del>
          </w:p>
        </w:tc>
      </w:tr>
      <w:tr w:rsidR="00F1717A" w:rsidRPr="00845520" w:rsidDel="00264816" w14:paraId="78B6419F" w14:textId="5F1FE0CC" w:rsidTr="00680983">
        <w:trPr>
          <w:cnfStyle w:val="000000100000" w:firstRow="0" w:lastRow="0" w:firstColumn="0" w:lastColumn="0" w:oddVBand="0" w:evenVBand="0" w:oddHBand="1" w:evenHBand="0" w:firstRowFirstColumn="0" w:firstRowLastColumn="0" w:lastRowFirstColumn="0" w:lastRowLastColumn="0"/>
          <w:cantSplit/>
          <w:trHeight w:val="216"/>
          <w:del w:id="1988"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6A7B1FBA" w:rsidR="00F1717A" w:rsidRPr="00845520" w:rsidDel="00264816" w:rsidRDefault="00F1717A" w:rsidP="00F1717A">
            <w:pPr>
              <w:pStyle w:val="NoSpacing"/>
              <w:rPr>
                <w:del w:id="1989" w:author="Molly C McEvilley" w:date="2025-07-20T21:23:00Z" w16du:dateUtc="2025-07-21T01:23:00Z"/>
              </w:rPr>
            </w:pPr>
            <w:del w:id="1990" w:author="Molly C McEvilley" w:date="2025-07-20T21:23:00Z" w16du:dateUtc="2025-07-21T01:23:00Z">
              <w:r w:rsidRPr="0012150A" w:rsidDel="00264816">
                <w:delText>83</w:delText>
              </w:r>
            </w:del>
          </w:p>
        </w:tc>
        <w:tc>
          <w:tcPr>
            <w:tcW w:w="8015" w:type="dxa"/>
          </w:tcPr>
          <w:p w14:paraId="74338D07" w14:textId="2A64265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91" w:author="Molly C McEvilley" w:date="2025-07-20T21:23:00Z" w16du:dateUtc="2025-07-21T01:23:00Z"/>
                <w:rFonts w:ascii="Calibri" w:hAnsi="Calibri" w:cs="Calibri"/>
                <w:color w:val="000000"/>
              </w:rPr>
            </w:pPr>
            <w:del w:id="1992" w:author="Molly C McEvilley" w:date="2025-07-20T21:23:00Z" w16du:dateUtc="2025-07-21T01:23:00Z">
              <w:r w:rsidRPr="004877D2" w:rsidDel="00264816">
                <w:delText>Questioning</w:delText>
              </w:r>
            </w:del>
          </w:p>
        </w:tc>
      </w:tr>
      <w:tr w:rsidR="00F1717A" w:rsidRPr="00845520" w:rsidDel="00264816" w14:paraId="15BD87F9" w14:textId="7DF42069" w:rsidTr="00680983">
        <w:trPr>
          <w:cnfStyle w:val="000000010000" w:firstRow="0" w:lastRow="0" w:firstColumn="0" w:lastColumn="0" w:oddVBand="0" w:evenVBand="0" w:oddHBand="0" w:evenHBand="1" w:firstRowFirstColumn="0" w:firstRowLastColumn="0" w:lastRowFirstColumn="0" w:lastRowLastColumn="0"/>
          <w:cantSplit/>
          <w:trHeight w:val="216"/>
          <w:del w:id="1993"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479B7448" w:rsidR="00F1717A" w:rsidRPr="00845520" w:rsidDel="00264816" w:rsidRDefault="00F1717A" w:rsidP="00F1717A">
            <w:pPr>
              <w:pStyle w:val="NoSpacing"/>
              <w:rPr>
                <w:del w:id="1994" w:author="Molly C McEvilley" w:date="2025-07-20T21:23:00Z" w16du:dateUtc="2025-07-21T01:23:00Z"/>
              </w:rPr>
            </w:pPr>
            <w:del w:id="1995" w:author="Molly C McEvilley" w:date="2025-07-20T21:23:00Z" w16du:dateUtc="2025-07-21T01:23:00Z">
              <w:r w:rsidRPr="0012150A" w:rsidDel="00264816">
                <w:delText>84</w:delText>
              </w:r>
            </w:del>
          </w:p>
        </w:tc>
        <w:tc>
          <w:tcPr>
            <w:tcW w:w="8015" w:type="dxa"/>
          </w:tcPr>
          <w:p w14:paraId="26A4A793" w14:textId="7DECBBF8"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96" w:author="Molly C McEvilley" w:date="2025-07-20T21:23:00Z" w16du:dateUtc="2025-07-21T01:23:00Z"/>
                <w:rFonts w:ascii="Calibri" w:hAnsi="Calibri" w:cs="Calibri"/>
                <w:color w:val="000000"/>
              </w:rPr>
            </w:pPr>
            <w:del w:id="1997" w:author="Molly C McEvilley" w:date="2025-07-20T21:23:00Z" w16du:dateUtc="2025-07-21T01:23:00Z">
              <w:r w:rsidRPr="004877D2" w:rsidDel="00264816">
                <w:delText>Different Identity</w:delText>
              </w:r>
            </w:del>
          </w:p>
        </w:tc>
      </w:tr>
      <w:tr w:rsidR="00F1717A" w:rsidRPr="00845520" w:rsidDel="00264816" w14:paraId="22EC7542" w14:textId="2714037E" w:rsidTr="00680983">
        <w:trPr>
          <w:cnfStyle w:val="000000100000" w:firstRow="0" w:lastRow="0" w:firstColumn="0" w:lastColumn="0" w:oddVBand="0" w:evenVBand="0" w:oddHBand="1" w:evenHBand="0" w:firstRowFirstColumn="0" w:firstRowLastColumn="0" w:lastRowFirstColumn="0" w:lastRowLastColumn="0"/>
          <w:cantSplit/>
          <w:trHeight w:val="216"/>
          <w:del w:id="1998"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390490FA" w:rsidR="00F1717A" w:rsidRPr="00845520" w:rsidDel="00264816" w:rsidRDefault="00F1717A" w:rsidP="00F1717A">
            <w:pPr>
              <w:pStyle w:val="NoSpacing"/>
              <w:rPr>
                <w:del w:id="1999" w:author="Molly C McEvilley" w:date="2025-07-20T21:23:00Z" w16du:dateUtc="2025-07-21T01:23:00Z"/>
              </w:rPr>
            </w:pPr>
            <w:del w:id="2000" w:author="Molly C McEvilley" w:date="2025-07-20T21:23:00Z" w16du:dateUtc="2025-07-21T01:23:00Z">
              <w:r w:rsidDel="00264816">
                <w:delText>85</w:delText>
              </w:r>
            </w:del>
          </w:p>
        </w:tc>
        <w:tc>
          <w:tcPr>
            <w:tcW w:w="8015" w:type="dxa"/>
          </w:tcPr>
          <w:p w14:paraId="7E33C3D3" w14:textId="04D9801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2001" w:author="Molly C McEvilley" w:date="2025-07-20T21:23:00Z" w16du:dateUtc="2025-07-21T01:23:00Z"/>
                <w:rFonts w:ascii="Calibri" w:hAnsi="Calibri" w:cs="Calibri"/>
                <w:color w:val="000000"/>
              </w:rPr>
            </w:pPr>
            <w:del w:id="2002" w:author="Molly C McEvilley" w:date="2025-07-20T21:23:00Z" w16du:dateUtc="2025-07-21T01:23:00Z">
              <w:r w:rsidRPr="004877D2" w:rsidDel="00264816">
                <w:delText>Multiple Selections</w:delText>
              </w:r>
            </w:del>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791BDC">
      <w:pPr>
        <w:pStyle w:val="Heading2"/>
      </w:pPr>
      <w:bookmarkStart w:id="2003" w:name="_Get_Counts_of"/>
      <w:bookmarkStart w:id="2004" w:name="_Toc204850673"/>
      <w:bookmarkStart w:id="2005" w:name="_Toc37849823"/>
      <w:bookmarkEnd w:id="2003"/>
      <w:r>
        <w:t>Get Counts of Bednights</w:t>
      </w:r>
      <w:bookmarkEnd w:id="2004"/>
      <w:r>
        <w:t xml:space="preserve"> </w:t>
      </w:r>
      <w:bookmarkEnd w:id="2005"/>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1C61D621" w:rsidR="006D690D" w:rsidRPr="00246D5B" w:rsidRDefault="006D690D" w:rsidP="0030339F">
            <w:pPr>
              <w:pStyle w:val="NoSpacing"/>
            </w:pPr>
            <w:del w:id="2006" w:author="Molly C McEvilley" w:date="2025-07-20T22:11:00Z" w16du:dateUtc="2025-07-21T02:11:00Z">
              <w:r w:rsidRPr="00246D5B" w:rsidDel="001A2D2D">
                <w:delText>AHAR</w:delText>
              </w:r>
            </w:del>
            <w:ins w:id="2007" w:author="Molly C McEvilley" w:date="2025-07-20T22:11:00Z" w16du:dateUtc="2025-07-21T02:11:00Z">
              <w:r w:rsidR="001A2D2D">
                <w:t>AIR</w:t>
              </w:r>
            </w:ins>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791BDC">
      <w:pPr>
        <w:pStyle w:val="ListParagraph"/>
        <w:numPr>
          <w:ilvl w:val="0"/>
          <w:numId w:val="9"/>
        </w:numPr>
      </w:pPr>
      <w:r w:rsidRPr="00271EB6">
        <w:rPr>
          <w:u w:val="single"/>
        </w:rPr>
        <w:t>ReportStart</w:t>
      </w:r>
      <w:r>
        <w:t xml:space="preserve"> is October 1 </w:t>
      </w:r>
    </w:p>
    <w:p w14:paraId="18D0A579" w14:textId="77777777" w:rsidR="00FD7A5D" w:rsidRDefault="00FD7A5D" w:rsidP="00791BDC">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791BDC">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5DB6D4D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del w:id="2008" w:author="Molly C McEvilley" w:date="2025-07-20T22:11:00Z" w16du:dateUtc="2025-07-21T02:11:00Z">
        <w:r w:rsidR="008D320E" w:rsidRPr="008D320E" w:rsidDel="001A2D2D">
          <w:rPr>
            <w:b/>
            <w:bCs/>
          </w:rPr>
          <w:delText>AHAR</w:delText>
        </w:r>
      </w:del>
      <w:ins w:id="2009" w:author="Molly C McEvilley" w:date="2025-07-20T22:11:00Z" w16du:dateUtc="2025-07-21T02:11:00Z">
        <w:r w:rsidR="001A2D2D">
          <w:rPr>
            <w:b/>
            <w:bCs/>
          </w:rPr>
          <w:t>AIR</w:t>
        </w:r>
      </w:ins>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791BDC">
      <w:pPr>
        <w:pStyle w:val="Heading2"/>
      </w:pPr>
      <w:bookmarkStart w:id="2010" w:name="_Toc31198840"/>
      <w:bookmarkStart w:id="2011" w:name="_Get_OPH_Point-In-Time"/>
      <w:bookmarkStart w:id="2012" w:name="_Toc204850674"/>
      <w:bookmarkStart w:id="2013" w:name="_Toc37849827"/>
      <w:bookmarkEnd w:id="2010"/>
      <w:bookmarkEnd w:id="2011"/>
      <w:r>
        <w:t xml:space="preserve">Get </w:t>
      </w:r>
      <w:r w:rsidR="000D289E">
        <w:t>OPH Point-</w:t>
      </w:r>
      <w:r w:rsidR="003D7DCC">
        <w:t>i</w:t>
      </w:r>
      <w:r w:rsidR="000D289E">
        <w:t>n-Time Counts</w:t>
      </w:r>
      <w:r w:rsidR="00B7717C">
        <w:t xml:space="preserve"> for HIC</w:t>
      </w:r>
      <w:bookmarkEnd w:id="2012"/>
    </w:p>
    <w:p w14:paraId="2E4F6753" w14:textId="3EBE6B9F" w:rsidR="002B7228" w:rsidRPr="00F824D6" w:rsidRDefault="002B7228" w:rsidP="002B7228">
      <w:pPr>
        <w:jc w:val="center"/>
      </w:pPr>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p>
    <w:p w14:paraId="0515D430" w14:textId="77777777" w:rsidR="008D3005" w:rsidRDefault="008D3005" w:rsidP="008D3005">
      <w:pPr>
        <w:pStyle w:val="Heading3"/>
      </w:pPr>
      <w:r>
        <w:t>Relevant Data</w:t>
      </w:r>
    </w:p>
    <w:p w14:paraId="3179E94A" w14:textId="77777777" w:rsidR="008D3005" w:rsidRDefault="008D3005" w:rsidP="008D300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trPr>
        <w:tc>
          <w:tcPr>
            <w:tcW w:w="9355" w:type="dxa"/>
            <w:shd w:val="clear" w:color="auto" w:fill="FDE9D9" w:themeFill="accent6" w:themeFillTint="33"/>
          </w:tcPr>
          <w:p w14:paraId="3967EDCF" w14:textId="654B0B0B" w:rsidR="00C16FEC" w:rsidRPr="005F4836" w:rsidRDefault="002363EF" w:rsidP="00B44FA5">
            <w:pPr>
              <w:pStyle w:val="NoSpacing"/>
              <w:rPr>
                <w:b/>
                <w:bCs/>
              </w:rPr>
            </w:pPr>
            <w:r>
              <w:rPr>
                <w:b/>
                <w:bCs/>
              </w:rPr>
              <w:t>lsa_Report</w:t>
            </w:r>
          </w:p>
        </w:tc>
      </w:tr>
      <w:tr w:rsidR="00C16FEC" w:rsidRPr="005F4836" w14:paraId="5E44427E" w14:textId="77777777" w:rsidTr="00B44FA5">
        <w:trPr>
          <w:trHeight w:val="216"/>
        </w:trPr>
        <w:tc>
          <w:tcPr>
            <w:tcW w:w="9355" w:type="dxa"/>
          </w:tcPr>
          <w:p w14:paraId="1D4E41EF" w14:textId="603FED38" w:rsidR="00C16FEC" w:rsidRPr="00246D5B" w:rsidRDefault="002363EF" w:rsidP="00B44FA5">
            <w:pPr>
              <w:pStyle w:val="NoSpacing"/>
            </w:pPr>
            <w:r>
              <w:t>LSAScope</w:t>
            </w:r>
          </w:p>
        </w:tc>
      </w:tr>
      <w:tr w:rsidR="00C16FEC" w:rsidRPr="005F4836" w14:paraId="5334C8E5" w14:textId="77777777" w:rsidTr="00B44FA5">
        <w:trPr>
          <w:trHeight w:val="216"/>
        </w:trPr>
        <w:tc>
          <w:tcPr>
            <w:tcW w:w="9355" w:type="dxa"/>
          </w:tcPr>
          <w:p w14:paraId="7BB7BF5A" w14:textId="0CE89CA9" w:rsidR="00C16FEC" w:rsidRPr="00246D5B" w:rsidRDefault="002363EF" w:rsidP="00B44FA5">
            <w:pPr>
              <w:pStyle w:val="NoSpacing"/>
            </w:pPr>
            <w:r>
              <w:t>ReportStart</w:t>
            </w:r>
          </w:p>
        </w:tc>
      </w:tr>
      <w:tr w:rsidR="00CB5A5C" w:rsidRPr="00845520" w14:paraId="1CA0DF7C" w14:textId="77777777" w:rsidTr="00B44FA5">
        <w:trPr>
          <w:trHeight w:val="216"/>
        </w:trPr>
        <w:tc>
          <w:tcPr>
            <w:tcW w:w="9355" w:type="dxa"/>
            <w:shd w:val="clear" w:color="auto" w:fill="FDE9D9" w:themeFill="accent6" w:themeFillTint="33"/>
          </w:tcPr>
          <w:p w14:paraId="5E7A8082" w14:textId="01D907A2" w:rsidR="00CB5A5C" w:rsidRPr="00845520" w:rsidRDefault="00CB5A5C" w:rsidP="00B44FA5">
            <w:pPr>
              <w:pStyle w:val="NoSpacing"/>
              <w:rPr>
                <w:b/>
                <w:bCs/>
              </w:rPr>
            </w:pPr>
            <w:r w:rsidRPr="00845520">
              <w:rPr>
                <w:b/>
                <w:bCs/>
              </w:rPr>
              <w:lastRenderedPageBreak/>
              <w:t>lsa_</w:t>
            </w:r>
            <w:r>
              <w:rPr>
                <w:b/>
                <w:bCs/>
              </w:rPr>
              <w:t>Project</w:t>
            </w:r>
          </w:p>
        </w:tc>
      </w:tr>
      <w:tr w:rsidR="00CB5A5C" w:rsidRPr="005F4836" w14:paraId="3A53E306" w14:textId="77777777" w:rsidTr="00B44FA5">
        <w:trPr>
          <w:trHeight w:val="216"/>
        </w:trPr>
        <w:tc>
          <w:tcPr>
            <w:tcW w:w="9355" w:type="dxa"/>
          </w:tcPr>
          <w:p w14:paraId="62AA4CDF" w14:textId="6F11A8C0" w:rsidR="00CB5A5C" w:rsidRPr="00845520" w:rsidRDefault="009F7DA8" w:rsidP="00B44FA5">
            <w:pPr>
              <w:pStyle w:val="NoSpacing"/>
            </w:pPr>
            <w:r>
              <w:t>ProjectID</w:t>
            </w:r>
          </w:p>
        </w:tc>
      </w:tr>
      <w:tr w:rsidR="009F7DA8" w:rsidRPr="005F4836" w14:paraId="6E4730FD" w14:textId="77777777" w:rsidTr="00B44FA5">
        <w:trPr>
          <w:trHeight w:val="216"/>
        </w:trPr>
        <w:tc>
          <w:tcPr>
            <w:tcW w:w="9355" w:type="dxa"/>
          </w:tcPr>
          <w:p w14:paraId="4AD87D2E" w14:textId="2B3E168E" w:rsidR="009F7DA8" w:rsidRDefault="009F7DA8" w:rsidP="00B44FA5">
            <w:pPr>
              <w:pStyle w:val="NoSpacing"/>
            </w:pPr>
            <w:r>
              <w:t>ProjectType</w:t>
            </w:r>
          </w:p>
        </w:tc>
      </w:tr>
      <w:tr w:rsidR="00C16FEC" w:rsidRPr="00845520" w14:paraId="61725D43" w14:textId="77777777" w:rsidTr="00B44FA5">
        <w:trPr>
          <w:trHeight w:val="216"/>
        </w:trPr>
        <w:tc>
          <w:tcPr>
            <w:tcW w:w="9355" w:type="dxa"/>
            <w:shd w:val="clear" w:color="auto" w:fill="FDE9D9" w:themeFill="accent6" w:themeFillTint="33"/>
          </w:tcPr>
          <w:p w14:paraId="232F1CD8" w14:textId="68ED4DCB" w:rsidR="00C16FEC" w:rsidRPr="00845520" w:rsidRDefault="00C16FEC" w:rsidP="00B44FA5">
            <w:pPr>
              <w:pStyle w:val="NoSpacing"/>
              <w:rPr>
                <w:b/>
                <w:bCs/>
              </w:rPr>
            </w:pPr>
            <w:r w:rsidRPr="00845520">
              <w:rPr>
                <w:b/>
                <w:bCs/>
              </w:rPr>
              <w:t>lsa_H</w:t>
            </w:r>
            <w:r w:rsidR="00857EA2">
              <w:rPr>
                <w:b/>
                <w:bCs/>
              </w:rPr>
              <w:t>MISParticipation</w:t>
            </w:r>
          </w:p>
        </w:tc>
      </w:tr>
      <w:tr w:rsidR="00C16FEC" w:rsidRPr="005F4836" w14:paraId="30C9C02E" w14:textId="77777777" w:rsidTr="00B44FA5">
        <w:trPr>
          <w:trHeight w:val="216"/>
        </w:trPr>
        <w:tc>
          <w:tcPr>
            <w:tcW w:w="9355" w:type="dxa"/>
          </w:tcPr>
          <w:p w14:paraId="7B70C886" w14:textId="18520B6F" w:rsidR="00C16FEC" w:rsidRPr="00845520" w:rsidRDefault="00857EA2" w:rsidP="00B44FA5">
            <w:pPr>
              <w:pStyle w:val="NoSpacing"/>
            </w:pPr>
            <w:r>
              <w:t>HMISParticipation</w:t>
            </w:r>
            <w:r w:rsidR="00CB5A5C">
              <w:t>Type</w:t>
            </w:r>
          </w:p>
        </w:tc>
      </w:tr>
      <w:tr w:rsidR="00C16FEC" w:rsidRPr="005F4836" w14:paraId="5F67C761" w14:textId="77777777" w:rsidTr="00B44FA5">
        <w:trPr>
          <w:trHeight w:val="216"/>
        </w:trPr>
        <w:tc>
          <w:tcPr>
            <w:tcW w:w="9355" w:type="dxa"/>
          </w:tcPr>
          <w:p w14:paraId="46DE7628" w14:textId="3FACF40E" w:rsidR="00C16FEC" w:rsidRDefault="00857EA2" w:rsidP="00B44FA5">
            <w:pPr>
              <w:pStyle w:val="NoSpacing"/>
            </w:pPr>
            <w:r>
              <w:t>HMISParticipation</w:t>
            </w:r>
            <w:r w:rsidR="00CB5A5C">
              <w:t>StatusStartDate</w:t>
            </w:r>
          </w:p>
        </w:tc>
      </w:tr>
      <w:tr w:rsidR="00C16FEC" w:rsidRPr="005F4836" w14:paraId="0437C5A6" w14:textId="77777777" w:rsidTr="00B44FA5">
        <w:trPr>
          <w:trHeight w:val="216"/>
        </w:trPr>
        <w:tc>
          <w:tcPr>
            <w:tcW w:w="9355" w:type="dxa"/>
          </w:tcPr>
          <w:p w14:paraId="2B58AED4" w14:textId="0C292F89" w:rsidR="00C16FEC" w:rsidRDefault="00857EA2" w:rsidP="00B44FA5">
            <w:pPr>
              <w:pStyle w:val="NoSpacing"/>
            </w:pPr>
            <w:r>
              <w:t>HMISParticipation</w:t>
            </w:r>
            <w:r w:rsidR="00CB5A5C">
              <w:t>StatusEndDate</w:t>
            </w:r>
          </w:p>
        </w:tc>
      </w:tr>
      <w:tr w:rsidR="00C16FEC" w:rsidRPr="005F4836" w14:paraId="57E26A96" w14:textId="77777777" w:rsidTr="008D41BA">
        <w:trPr>
          <w:trHeight w:val="216"/>
        </w:trPr>
        <w:tc>
          <w:tcPr>
            <w:tcW w:w="9355" w:type="dxa"/>
            <w:shd w:val="clear" w:color="auto" w:fill="DBE5F1" w:themeFill="accent1" w:themeFillTint="33"/>
          </w:tcPr>
          <w:p w14:paraId="208CE2B8" w14:textId="266C8647" w:rsidR="00C16FEC" w:rsidRPr="009F7C9F" w:rsidRDefault="00B202DC" w:rsidP="00B44FA5">
            <w:pPr>
              <w:pStyle w:val="NoSpacing"/>
              <w:rPr>
                <w:b/>
              </w:rPr>
            </w:pPr>
            <w:r>
              <w:rPr>
                <w:b/>
              </w:rPr>
              <w:t>hmis_Enrollment</w:t>
            </w:r>
          </w:p>
        </w:tc>
      </w:tr>
      <w:tr w:rsidR="00C16FEC" w:rsidRPr="005F4836" w14:paraId="75FDDA92" w14:textId="77777777" w:rsidTr="00B44FA5">
        <w:trPr>
          <w:trHeight w:val="216"/>
        </w:trPr>
        <w:tc>
          <w:tcPr>
            <w:tcW w:w="9355" w:type="dxa"/>
          </w:tcPr>
          <w:p w14:paraId="241FE0C0" w14:textId="5F5F878E" w:rsidR="00C16FEC" w:rsidRPr="00845520" w:rsidRDefault="009F7DA8" w:rsidP="00B44FA5">
            <w:pPr>
              <w:pStyle w:val="NoSpacing"/>
              <w:rPr>
                <w:bCs/>
              </w:rPr>
            </w:pPr>
            <w:r>
              <w:rPr>
                <w:bCs/>
              </w:rPr>
              <w:t>HouseholdID</w:t>
            </w:r>
          </w:p>
        </w:tc>
      </w:tr>
      <w:tr w:rsidR="009F7DA8" w:rsidRPr="005F4836" w14:paraId="5421DF0E" w14:textId="77777777" w:rsidTr="00B44FA5">
        <w:trPr>
          <w:trHeight w:val="216"/>
        </w:trPr>
        <w:tc>
          <w:tcPr>
            <w:tcW w:w="9355" w:type="dxa"/>
          </w:tcPr>
          <w:p w14:paraId="6A72E0AB" w14:textId="718427C2" w:rsidR="009F7DA8" w:rsidRDefault="009F7DA8" w:rsidP="00B44FA5">
            <w:pPr>
              <w:pStyle w:val="NoSpacing"/>
              <w:rPr>
                <w:bCs/>
              </w:rPr>
            </w:pPr>
            <w:r>
              <w:rPr>
                <w:bCs/>
              </w:rPr>
              <w:t>PersonalID</w:t>
            </w:r>
          </w:p>
        </w:tc>
      </w:tr>
      <w:tr w:rsidR="009F7DA8" w:rsidRPr="005F4836" w14:paraId="70D0048D" w14:textId="77777777" w:rsidTr="00B44FA5">
        <w:trPr>
          <w:trHeight w:val="216"/>
        </w:trPr>
        <w:tc>
          <w:tcPr>
            <w:tcW w:w="9355" w:type="dxa"/>
          </w:tcPr>
          <w:p w14:paraId="100A28E8" w14:textId="5271A815" w:rsidR="009F7DA8" w:rsidRDefault="009F7DA8" w:rsidP="00B44FA5">
            <w:pPr>
              <w:pStyle w:val="NoSpacing"/>
              <w:rPr>
                <w:bCs/>
              </w:rPr>
            </w:pPr>
            <w:r>
              <w:rPr>
                <w:bCs/>
              </w:rPr>
              <w:t>EntryDate</w:t>
            </w:r>
          </w:p>
        </w:tc>
      </w:tr>
      <w:tr w:rsidR="00C16FEC" w:rsidRPr="005F4836" w14:paraId="58BD5F72" w14:textId="77777777" w:rsidTr="00B44FA5">
        <w:trPr>
          <w:trHeight w:val="216"/>
        </w:trPr>
        <w:tc>
          <w:tcPr>
            <w:tcW w:w="9355" w:type="dxa"/>
          </w:tcPr>
          <w:p w14:paraId="26B7156B" w14:textId="4F71DA28" w:rsidR="00C16FEC" w:rsidRPr="00845520" w:rsidRDefault="00B202DC" w:rsidP="00B44FA5">
            <w:pPr>
              <w:pStyle w:val="NoSpacing"/>
              <w:rPr>
                <w:bCs/>
              </w:rPr>
            </w:pPr>
            <w:r>
              <w:rPr>
                <w:bCs/>
              </w:rPr>
              <w:t>RelationshipToHoH</w:t>
            </w:r>
          </w:p>
        </w:tc>
      </w:tr>
      <w:tr w:rsidR="00C16FEC" w:rsidRPr="005F4836" w14:paraId="428821B1" w14:textId="77777777" w:rsidTr="00B44FA5">
        <w:trPr>
          <w:trHeight w:val="216"/>
        </w:trPr>
        <w:tc>
          <w:tcPr>
            <w:tcW w:w="9355" w:type="dxa"/>
          </w:tcPr>
          <w:p w14:paraId="74036D61" w14:textId="73CC7D28" w:rsidR="00C16FEC" w:rsidRPr="00845520" w:rsidRDefault="00B202DC" w:rsidP="00B44FA5">
            <w:pPr>
              <w:pStyle w:val="NoSpacing"/>
              <w:rPr>
                <w:bCs/>
              </w:rPr>
            </w:pPr>
            <w:r>
              <w:rPr>
                <w:bCs/>
              </w:rPr>
              <w:t>MoveInDate</w:t>
            </w:r>
          </w:p>
        </w:tc>
      </w:tr>
      <w:tr w:rsidR="009F7DA8" w:rsidRPr="005F4836" w14:paraId="205FDD32" w14:textId="77777777" w:rsidTr="008D41BA">
        <w:trPr>
          <w:trHeight w:val="216"/>
        </w:trPr>
        <w:tc>
          <w:tcPr>
            <w:tcW w:w="9355" w:type="dxa"/>
            <w:shd w:val="clear" w:color="auto" w:fill="DBE5F1" w:themeFill="accent1" w:themeFillTint="33"/>
          </w:tcPr>
          <w:p w14:paraId="4A079805" w14:textId="485E3437" w:rsidR="009F7DA8" w:rsidRPr="009F7C9F" w:rsidRDefault="009F7DA8" w:rsidP="00B44FA5">
            <w:pPr>
              <w:pStyle w:val="NoSpacing"/>
              <w:rPr>
                <w:b/>
              </w:rPr>
            </w:pPr>
            <w:r>
              <w:rPr>
                <w:b/>
              </w:rPr>
              <w:t>hmis_Exit</w:t>
            </w:r>
          </w:p>
        </w:tc>
      </w:tr>
      <w:tr w:rsidR="009F7DA8" w:rsidRPr="005F4836" w14:paraId="098CE4F2" w14:textId="77777777" w:rsidTr="00B44FA5">
        <w:trPr>
          <w:trHeight w:val="216"/>
        </w:trPr>
        <w:tc>
          <w:tcPr>
            <w:tcW w:w="9355" w:type="dxa"/>
          </w:tcPr>
          <w:p w14:paraId="18B597CA" w14:textId="7E240773" w:rsidR="009F7DA8" w:rsidRPr="00845520" w:rsidRDefault="009F7DA8" w:rsidP="00B44FA5">
            <w:pPr>
              <w:pStyle w:val="NoSpacing"/>
              <w:rPr>
                <w:bCs/>
              </w:rPr>
            </w:pPr>
            <w:r>
              <w:rPr>
                <w:bCs/>
              </w:rPr>
              <w:t>ExitDate</w:t>
            </w:r>
          </w:p>
        </w:tc>
      </w:tr>
    </w:tbl>
    <w:p w14:paraId="36D752BF" w14:textId="1BFFA39B" w:rsidR="0024710E" w:rsidRDefault="00C40B59" w:rsidP="0024710E">
      <w:pPr>
        <w:pStyle w:val="Heading4"/>
      </w:pPr>
      <w:r>
        <w:t>T</w:t>
      </w:r>
      <w:r w:rsidR="0024710E">
        <w:t>arget</w:t>
      </w:r>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c>
          <w:tcPr>
            <w:tcW w:w="1435" w:type="dxa"/>
          </w:tcPr>
          <w:p w14:paraId="4BC6D114" w14:textId="77777777" w:rsidR="00F45196" w:rsidRPr="00845520" w:rsidRDefault="00F45196" w:rsidP="00B44FA5">
            <w:pPr>
              <w:pStyle w:val="NoSpacing"/>
              <w:rPr>
                <w:b/>
                <w:bCs/>
              </w:rPr>
            </w:pPr>
            <w:r w:rsidRPr="00845520">
              <w:rPr>
                <w:b/>
                <w:bCs/>
              </w:rPr>
              <w:t>Cohort</w:t>
            </w:r>
          </w:p>
        </w:tc>
        <w:tc>
          <w:tcPr>
            <w:tcW w:w="7915" w:type="dxa"/>
          </w:tcPr>
          <w:p w14:paraId="254FBA1E" w14:textId="52A76D4B" w:rsidR="00F45196" w:rsidRPr="003A0FA0" w:rsidRDefault="00F45196" w:rsidP="00B44FA5">
            <w:pPr>
              <w:pStyle w:val="NoSpacing"/>
            </w:pPr>
            <w:r>
              <w:t>1</w:t>
            </w:r>
          </w:p>
        </w:tc>
      </w:tr>
      <w:tr w:rsidR="00F45196" w:rsidRPr="003A0FA0" w14:paraId="63862CA5" w14:textId="77777777" w:rsidTr="00B44FA5">
        <w:tc>
          <w:tcPr>
            <w:tcW w:w="1435" w:type="dxa"/>
          </w:tcPr>
          <w:p w14:paraId="6FDBD890" w14:textId="77777777" w:rsidR="00F45196" w:rsidRPr="00845520" w:rsidRDefault="00F45196" w:rsidP="00B44FA5">
            <w:pPr>
              <w:pStyle w:val="NoSpacing"/>
              <w:rPr>
                <w:b/>
                <w:bCs/>
              </w:rPr>
            </w:pPr>
            <w:r w:rsidRPr="00845520">
              <w:rPr>
                <w:b/>
                <w:bCs/>
              </w:rPr>
              <w:t>Universe</w:t>
            </w:r>
          </w:p>
        </w:tc>
        <w:tc>
          <w:tcPr>
            <w:tcW w:w="7915" w:type="dxa"/>
          </w:tcPr>
          <w:p w14:paraId="601011C2" w14:textId="2CA5500F" w:rsidR="00F45196" w:rsidRPr="003A0FA0" w:rsidRDefault="00F45196" w:rsidP="00B44FA5">
            <w:pPr>
              <w:pStyle w:val="NoSpacing"/>
            </w:pPr>
            <w:r>
              <w:t xml:space="preserve">10 </w:t>
            </w:r>
          </w:p>
        </w:tc>
      </w:tr>
      <w:tr w:rsidR="00F45196" w:rsidRPr="003A0FA0" w14:paraId="083ED680" w14:textId="77777777" w:rsidTr="00B44FA5">
        <w:tc>
          <w:tcPr>
            <w:tcW w:w="1435" w:type="dxa"/>
          </w:tcPr>
          <w:p w14:paraId="2D6BA8BC" w14:textId="77777777" w:rsidR="00F45196" w:rsidRPr="003A0FA0" w:rsidRDefault="00F45196" w:rsidP="00B44FA5">
            <w:pPr>
              <w:pStyle w:val="NoSpacing"/>
            </w:pPr>
            <w:r w:rsidRPr="00845520">
              <w:rPr>
                <w:b/>
                <w:bCs/>
              </w:rPr>
              <w:t>HHType</w:t>
            </w:r>
          </w:p>
        </w:tc>
        <w:tc>
          <w:tcPr>
            <w:tcW w:w="7915" w:type="dxa"/>
          </w:tcPr>
          <w:p w14:paraId="1634F244" w14:textId="3A3D5CFF" w:rsidR="00F45196" w:rsidRPr="003A0FA0" w:rsidRDefault="00F45196" w:rsidP="00B44FA5">
            <w:pPr>
              <w:pStyle w:val="NoSpacing"/>
            </w:pPr>
            <w:r>
              <w:t>0</w:t>
            </w:r>
          </w:p>
        </w:tc>
      </w:tr>
      <w:tr w:rsidR="00F45196" w:rsidRPr="003A0FA0" w14:paraId="167BF902" w14:textId="77777777" w:rsidTr="00B44FA5">
        <w:tc>
          <w:tcPr>
            <w:tcW w:w="1435" w:type="dxa"/>
          </w:tcPr>
          <w:p w14:paraId="6DB79E06" w14:textId="77777777" w:rsidR="00F45196" w:rsidRPr="003A0FA0" w:rsidRDefault="00F45196" w:rsidP="00B44FA5">
            <w:pPr>
              <w:pStyle w:val="NoSpacing"/>
            </w:pPr>
            <w:r w:rsidRPr="00845520">
              <w:rPr>
                <w:b/>
                <w:bCs/>
              </w:rPr>
              <w:t>Population</w:t>
            </w:r>
          </w:p>
        </w:tc>
        <w:tc>
          <w:tcPr>
            <w:tcW w:w="7915" w:type="dxa"/>
          </w:tcPr>
          <w:p w14:paraId="38364EDB" w14:textId="69A6FA40" w:rsidR="00F45196" w:rsidRPr="003A0FA0" w:rsidRDefault="00F45196" w:rsidP="00B44FA5">
            <w:pPr>
              <w:pStyle w:val="NoSpacing"/>
            </w:pPr>
            <w:r>
              <w:t>0</w:t>
            </w:r>
          </w:p>
        </w:tc>
      </w:tr>
      <w:tr w:rsidR="00F45196" w:rsidRPr="003A0FA0" w14:paraId="255FDBE2" w14:textId="77777777" w:rsidTr="00B44FA5">
        <w:tc>
          <w:tcPr>
            <w:tcW w:w="1435" w:type="dxa"/>
          </w:tcPr>
          <w:p w14:paraId="2D0C8636" w14:textId="7A748F3A" w:rsidR="00F45196" w:rsidRPr="00845520" w:rsidRDefault="00F45196" w:rsidP="00B44FA5">
            <w:pPr>
              <w:pStyle w:val="NoSpacing"/>
              <w:rPr>
                <w:b/>
                <w:bCs/>
              </w:rPr>
            </w:pPr>
            <w:r w:rsidRPr="00845520">
              <w:rPr>
                <w:b/>
                <w:bCs/>
              </w:rPr>
              <w:t>SystemPath</w:t>
            </w:r>
          </w:p>
        </w:tc>
        <w:tc>
          <w:tcPr>
            <w:tcW w:w="7915" w:type="dxa"/>
          </w:tcPr>
          <w:p w14:paraId="5485A034" w14:textId="77777777" w:rsidR="00F45196" w:rsidRPr="003A0FA0" w:rsidRDefault="00F45196" w:rsidP="00B44FA5">
            <w:pPr>
              <w:pStyle w:val="NoSpacing"/>
            </w:pPr>
            <w:r>
              <w:t>-1</w:t>
            </w:r>
          </w:p>
        </w:tc>
      </w:tr>
      <w:tr w:rsidR="00F45196" w:rsidRPr="003A0FA0" w14:paraId="47FBF9E8" w14:textId="77777777" w:rsidTr="00B44FA5">
        <w:tc>
          <w:tcPr>
            <w:tcW w:w="1435" w:type="dxa"/>
          </w:tcPr>
          <w:p w14:paraId="698343A4" w14:textId="6A16B71E" w:rsidR="00F45196" w:rsidRPr="00845520" w:rsidRDefault="00F45196" w:rsidP="00B44FA5">
            <w:pPr>
              <w:pStyle w:val="NoSpacing"/>
              <w:rPr>
                <w:b/>
                <w:bCs/>
              </w:rPr>
            </w:pPr>
            <w:r w:rsidRPr="00845520">
              <w:rPr>
                <w:b/>
                <w:bCs/>
              </w:rPr>
              <w:t>ProjectID</w:t>
            </w:r>
          </w:p>
        </w:tc>
        <w:tc>
          <w:tcPr>
            <w:tcW w:w="7915" w:type="dxa"/>
          </w:tcPr>
          <w:p w14:paraId="6BC6E2E9" w14:textId="22F219DF" w:rsidR="00F45196" w:rsidRPr="00D14A3F" w:rsidRDefault="00F45196" w:rsidP="00B44FA5">
            <w:pPr>
              <w:pStyle w:val="NoSpacing"/>
            </w:pPr>
            <w:r>
              <w:t>Must match Project.</w:t>
            </w:r>
            <w:r w:rsidRPr="00A51A8B">
              <w:rPr>
                <w:b/>
                <w:bCs/>
              </w:rPr>
              <w:t>ProjectID</w:t>
            </w:r>
            <w:r>
              <w:rPr>
                <w:b/>
                <w:bCs/>
              </w:rPr>
              <w:t xml:space="preserve"> </w:t>
            </w:r>
            <w:r w:rsidR="00D14A3F">
              <w:t xml:space="preserve">where </w:t>
            </w:r>
            <w:r w:rsidR="00D14A3F" w:rsidRPr="008D41BA">
              <w:rPr>
                <w:b/>
                <w:bCs/>
              </w:rPr>
              <w:t>ProjectType</w:t>
            </w:r>
            <w:r w:rsidR="00D14A3F">
              <w:t xml:space="preserve"> in (9,10)</w:t>
            </w:r>
          </w:p>
        </w:tc>
      </w:tr>
      <w:tr w:rsidR="007833FA" w:rsidRPr="003A0FA0" w14:paraId="2D2A6C5C" w14:textId="77777777" w:rsidTr="00B44FA5">
        <w:tc>
          <w:tcPr>
            <w:tcW w:w="1435" w:type="dxa"/>
          </w:tcPr>
          <w:p w14:paraId="7051343E" w14:textId="6D7F1D37" w:rsidR="007833FA" w:rsidRPr="00845520" w:rsidRDefault="007833FA" w:rsidP="00B44FA5">
            <w:pPr>
              <w:pStyle w:val="NoSpacing"/>
              <w:rPr>
                <w:b/>
                <w:bCs/>
              </w:rPr>
            </w:pPr>
            <w:r>
              <w:rPr>
                <w:b/>
                <w:bCs/>
              </w:rPr>
              <w:t>ReportRow</w:t>
            </w:r>
          </w:p>
        </w:tc>
        <w:tc>
          <w:tcPr>
            <w:tcW w:w="7915" w:type="dxa"/>
          </w:tcPr>
          <w:p w14:paraId="764E1938" w14:textId="16248AFB" w:rsidR="007833FA" w:rsidRDefault="00A152C5" w:rsidP="00B44FA5">
            <w:pPr>
              <w:pStyle w:val="NoSpacing"/>
            </w:pPr>
            <w:r>
              <w:t>53</w:t>
            </w:r>
          </w:p>
        </w:tc>
      </w:tr>
      <w:tr w:rsidR="00F45196" w:rsidRPr="003A0FA0" w14:paraId="597E8820" w14:textId="77777777" w:rsidTr="00B44FA5">
        <w:tc>
          <w:tcPr>
            <w:tcW w:w="1435" w:type="dxa"/>
          </w:tcPr>
          <w:p w14:paraId="28AF1D76" w14:textId="29590927" w:rsidR="00F45196" w:rsidRPr="00465885" w:rsidRDefault="00F45196" w:rsidP="00B44FA5">
            <w:pPr>
              <w:pStyle w:val="NoSpacing"/>
              <w:rPr>
                <w:b/>
                <w:bCs/>
              </w:rPr>
            </w:pPr>
            <w:r w:rsidRPr="00465885">
              <w:rPr>
                <w:b/>
                <w:bCs/>
              </w:rPr>
              <w:t>ReportID</w:t>
            </w:r>
          </w:p>
        </w:tc>
        <w:tc>
          <w:tcPr>
            <w:tcW w:w="7915" w:type="dxa"/>
          </w:tcPr>
          <w:p w14:paraId="610A0C16" w14:textId="47A54572" w:rsidR="00F45196" w:rsidRPr="003A0FA0" w:rsidRDefault="00F45196" w:rsidP="00B44FA5">
            <w:pPr>
              <w:pStyle w:val="NoSpacing"/>
            </w:pPr>
            <w:r>
              <w:t>Must match LSAReport.</w:t>
            </w:r>
            <w:r w:rsidRPr="00845520">
              <w:rPr>
                <w:b/>
                <w:bCs/>
              </w:rPr>
              <w:t>ReportID</w:t>
            </w:r>
          </w:p>
        </w:tc>
      </w:tr>
    </w:tbl>
    <w:p w14:paraId="3874D19B" w14:textId="5552C1E3" w:rsidR="004E54DD" w:rsidRDefault="004E54DD" w:rsidP="008D41BA">
      <w:pPr>
        <w:pStyle w:val="Heading3"/>
      </w:pPr>
      <w:r>
        <w:t>Logic</w:t>
      </w:r>
    </w:p>
    <w:p w14:paraId="5F690167" w14:textId="23B394A1" w:rsidR="00DA74F6" w:rsidRDefault="00DE2E5E" w:rsidP="00AF227E">
      <w:r>
        <w:t xml:space="preserve">This adds </w:t>
      </w:r>
      <w:r w:rsidR="009D2CB6">
        <w:t xml:space="preserve">a project-level </w:t>
      </w:r>
      <w:r w:rsidR="004819CF">
        <w:t xml:space="preserve">point-in-time </w:t>
      </w:r>
      <w:r w:rsidR="009D2CB6">
        <w:t xml:space="preserve">count of people housed in OPH </w:t>
      </w:r>
      <w:r w:rsidR="004819CF">
        <w:t>for the HIC</w:t>
      </w:r>
      <w:r w:rsidR="009B4418">
        <w:t xml:space="preserve">. </w:t>
      </w:r>
    </w:p>
    <w:p w14:paraId="771E4AAD" w14:textId="2891F7A3" w:rsidR="00AF227E" w:rsidRDefault="00CE2690" w:rsidP="00AF227E">
      <w:r w:rsidRPr="008D41BA">
        <w:t xml:space="preserve">If </w:t>
      </w:r>
      <w:r w:rsidR="00DA74F6">
        <w:rPr>
          <w:b/>
          <w:bCs/>
        </w:rPr>
        <w:t xml:space="preserve">LSAScope </w:t>
      </w:r>
      <w:r w:rsidR="00DA74F6">
        <w:t xml:space="preserve">= 3 (HIC), </w:t>
      </w:r>
      <w:r w:rsidR="00B005BB">
        <w:rPr>
          <w:b/>
          <w:bCs/>
        </w:rPr>
        <w:t xml:space="preserve">Value </w:t>
      </w:r>
      <w:r w:rsidR="004465F4">
        <w:t xml:space="preserve">= a count of distinct </w:t>
      </w:r>
      <w:r w:rsidR="004465F4">
        <w:rPr>
          <w:i/>
          <w:iCs/>
        </w:rPr>
        <w:t>PersonalID</w:t>
      </w:r>
      <w:r w:rsidR="004465F4">
        <w:t>s in hmis_Enrollment where:</w:t>
      </w:r>
    </w:p>
    <w:p w14:paraId="2F02A87D" w14:textId="77777777" w:rsidR="006503AC" w:rsidRPr="008D41BA" w:rsidRDefault="005E4A14" w:rsidP="00791BDC">
      <w:pPr>
        <w:pStyle w:val="ListParagraph"/>
        <w:numPr>
          <w:ilvl w:val="0"/>
          <w:numId w:val="94"/>
        </w:numPr>
      </w:pPr>
      <w:r>
        <w:rPr>
          <w:i/>
          <w:iCs/>
        </w:rPr>
        <w:t xml:space="preserve">EntryDate </w:t>
      </w:r>
      <w:r>
        <w:t xml:space="preserve">&lt;= </w:t>
      </w:r>
      <w:r w:rsidR="006503AC">
        <w:rPr>
          <w:u w:val="single"/>
        </w:rPr>
        <w:t>ReportStart</w:t>
      </w:r>
    </w:p>
    <w:p w14:paraId="7C08F716" w14:textId="3B48A7A2" w:rsidR="00754604" w:rsidRDefault="006503AC" w:rsidP="00791BDC">
      <w:pPr>
        <w:pStyle w:val="ListParagraph"/>
        <w:numPr>
          <w:ilvl w:val="0"/>
          <w:numId w:val="94"/>
        </w:numPr>
      </w:pPr>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p>
    <w:p w14:paraId="2C53F9C3" w14:textId="744255BD" w:rsidR="009548E9" w:rsidRDefault="00CE157C" w:rsidP="00791BDC">
      <w:pPr>
        <w:pStyle w:val="ListParagraph"/>
        <w:numPr>
          <w:ilvl w:val="0"/>
          <w:numId w:val="94"/>
        </w:numPr>
      </w:pPr>
      <w:r>
        <w:t xml:space="preserve">The </w:t>
      </w:r>
      <w:r>
        <w:rPr>
          <w:i/>
          <w:iCs/>
        </w:rPr>
        <w:t xml:space="preserve">HouseholdID </w:t>
      </w:r>
      <w:r>
        <w:t xml:space="preserve">is associated with an enrollment </w:t>
      </w:r>
      <w:r w:rsidR="0044731C">
        <w:t>that meets the following criteria</w:t>
      </w:r>
      <w:r w:rsidR="005E4A14">
        <w:t>:</w:t>
      </w:r>
    </w:p>
    <w:p w14:paraId="780223E7" w14:textId="55D92EB1" w:rsidR="00CE157C" w:rsidRDefault="00CE157C" w:rsidP="00791BDC">
      <w:pPr>
        <w:pStyle w:val="ListParagraph"/>
        <w:numPr>
          <w:ilvl w:val="1"/>
          <w:numId w:val="94"/>
        </w:numPr>
      </w:pPr>
      <w:r w:rsidRPr="001C5381">
        <w:rPr>
          <w:b/>
          <w:bCs/>
          <w:i/>
          <w:iCs/>
        </w:rPr>
        <w:t>RelationshipToHoH</w:t>
      </w:r>
      <w:r>
        <w:t xml:space="preserve"> = 1</w:t>
      </w:r>
    </w:p>
    <w:p w14:paraId="242A855F" w14:textId="229BE8FE" w:rsidR="00DD4560" w:rsidRPr="00FB59F1" w:rsidRDefault="00DD4560" w:rsidP="00791BDC">
      <w:pPr>
        <w:pStyle w:val="ListParagraph"/>
        <w:numPr>
          <w:ilvl w:val="1"/>
          <w:numId w:val="94"/>
        </w:numPr>
      </w:pPr>
      <w:r w:rsidRPr="001C5381">
        <w:rPr>
          <w:i/>
          <w:iCs/>
        </w:rPr>
        <w:t>EnrollmentCoC</w:t>
      </w:r>
      <w:r>
        <w:t xml:space="preserve"> = </w:t>
      </w:r>
      <w:r w:rsidRPr="000D35F9">
        <w:rPr>
          <w:u w:val="single"/>
        </w:rPr>
        <w:t>ReportCoC</w:t>
      </w:r>
    </w:p>
    <w:p w14:paraId="070972CB" w14:textId="1207718B" w:rsidR="00D13D06" w:rsidRDefault="009451AA" w:rsidP="00791BDC">
      <w:pPr>
        <w:pStyle w:val="ListParagraph"/>
        <w:numPr>
          <w:ilvl w:val="1"/>
          <w:numId w:val="94"/>
        </w:numPr>
      </w:pPr>
      <w:r w:rsidRPr="001C5381">
        <w:rPr>
          <w:i/>
          <w:iCs/>
        </w:rPr>
        <w:t>EntryDate</w:t>
      </w:r>
      <w:r>
        <w:t xml:space="preserve"> &lt;= </w:t>
      </w:r>
      <w:r w:rsidRPr="00FB59F1">
        <w:rPr>
          <w:u w:val="single"/>
        </w:rPr>
        <w:t>ReportStart</w:t>
      </w:r>
    </w:p>
    <w:p w14:paraId="123237D8" w14:textId="5F9EA5F6" w:rsidR="00CE157C" w:rsidRPr="00FB59F1" w:rsidRDefault="00CE157C" w:rsidP="00791BDC">
      <w:pPr>
        <w:pStyle w:val="ListParagraph"/>
        <w:numPr>
          <w:ilvl w:val="1"/>
          <w:numId w:val="94"/>
        </w:numPr>
      </w:pPr>
      <w:r w:rsidRPr="008D41BA">
        <w:rPr>
          <w:i/>
          <w:iCs/>
        </w:rPr>
        <w:t>MoveInDate</w:t>
      </w:r>
      <w:r>
        <w:t xml:space="preserve"> &lt;= </w:t>
      </w:r>
      <w:r w:rsidR="0044442D">
        <w:rPr>
          <w:u w:val="single"/>
        </w:rPr>
        <w:t>ReportStart</w:t>
      </w:r>
      <w:r w:rsidR="001A6A5D">
        <w:rPr>
          <w:u w:val="single"/>
        </w:rPr>
        <w:t xml:space="preserve"> </w:t>
      </w:r>
    </w:p>
    <w:p w14:paraId="0CC5A6D3" w14:textId="20FA86BF" w:rsidR="0006229E" w:rsidRPr="008D41BA" w:rsidRDefault="0006229E" w:rsidP="00791BDC">
      <w:pPr>
        <w:pStyle w:val="ListParagraph"/>
        <w:numPr>
          <w:ilvl w:val="1"/>
          <w:numId w:val="94"/>
        </w:numPr>
      </w:pPr>
      <w:r>
        <w:t>MoveInDate &gt;= EntryDate</w:t>
      </w:r>
      <w:r w:rsidR="003310BD">
        <w:t xml:space="preserve"> </w:t>
      </w:r>
    </w:p>
    <w:p w14:paraId="295D4BC4" w14:textId="703B764B" w:rsidR="0044442D" w:rsidRPr="008D41BA" w:rsidRDefault="0044442D" w:rsidP="00791BDC">
      <w:pPr>
        <w:pStyle w:val="ListParagraph"/>
        <w:numPr>
          <w:ilvl w:val="1"/>
          <w:numId w:val="94"/>
        </w:numPr>
      </w:pPr>
      <w:r w:rsidRPr="008D41BA">
        <w:rPr>
          <w:i/>
          <w:iCs/>
        </w:rPr>
        <w:t>ExitDate</w:t>
      </w:r>
      <w:r w:rsidRPr="008D41BA">
        <w:t xml:space="preserve"> &gt;</w:t>
      </w:r>
      <w:r w:rsidR="00A765DF" w:rsidRPr="008D41BA">
        <w:t xml:space="preserve"> </w:t>
      </w:r>
      <w:r w:rsidR="00A765DF">
        <w:t>ReportStart</w:t>
      </w:r>
      <w:r w:rsidR="000379E8">
        <w:t xml:space="preserve"> or is NULL</w:t>
      </w:r>
    </w:p>
    <w:p w14:paraId="3B3525BB" w14:textId="518EFFF3" w:rsidR="004465F4" w:rsidRDefault="00765A26" w:rsidP="00791BDC">
      <w:pPr>
        <w:pStyle w:val="ListParagraph"/>
        <w:numPr>
          <w:ilvl w:val="1"/>
          <w:numId w:val="94"/>
        </w:numPr>
      </w:pPr>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p>
    <w:p w14:paraId="3E55E70F" w14:textId="0B334A6B" w:rsidR="003F4DC5" w:rsidRDefault="003F4DC5" w:rsidP="00791BDC">
      <w:pPr>
        <w:pStyle w:val="ListParagraph"/>
        <w:numPr>
          <w:ilvl w:val="1"/>
          <w:numId w:val="94"/>
        </w:numPr>
      </w:pPr>
      <w:r>
        <w:t xml:space="preserve">There is a record in </w:t>
      </w:r>
      <w:r w:rsidR="00DA093F">
        <w:t>lsa_HMISParticipation</w:t>
      </w:r>
      <w:r>
        <w:t xml:space="preserve"> for the ProjectID where:</w:t>
      </w:r>
    </w:p>
    <w:p w14:paraId="05D5F236" w14:textId="282A6B52" w:rsidR="00977D0B" w:rsidRDefault="00977D0B" w:rsidP="00791BDC">
      <w:pPr>
        <w:pStyle w:val="ListParagraph"/>
        <w:numPr>
          <w:ilvl w:val="2"/>
          <w:numId w:val="94"/>
        </w:numPr>
      </w:pPr>
      <w:r>
        <w:rPr>
          <w:b/>
          <w:bCs/>
        </w:rPr>
        <w:t xml:space="preserve">HMISParticipationType </w:t>
      </w:r>
      <w:r>
        <w:t>= 1 (participating in HMIS)</w:t>
      </w:r>
    </w:p>
    <w:p w14:paraId="39052AEE" w14:textId="43788105" w:rsidR="000518D3" w:rsidRDefault="008D784E" w:rsidP="00791BDC">
      <w:pPr>
        <w:pStyle w:val="ListParagraph"/>
        <w:numPr>
          <w:ilvl w:val="2"/>
          <w:numId w:val="94"/>
        </w:numPr>
      </w:pPr>
      <w:r w:rsidRPr="001C5381">
        <w:rPr>
          <w:b/>
          <w:bCs/>
        </w:rPr>
        <w:t>HMISParticipationStatus</w:t>
      </w:r>
      <w:r w:rsidR="009469A5" w:rsidRPr="001C5381">
        <w:rPr>
          <w:b/>
          <w:bCs/>
        </w:rPr>
        <w:t>StartDate</w:t>
      </w:r>
      <w:r w:rsidR="009469A5">
        <w:t xml:space="preserve"> &lt;= </w:t>
      </w:r>
      <w:r w:rsidR="009469A5" w:rsidRPr="008D41BA">
        <w:rPr>
          <w:u w:val="single"/>
        </w:rPr>
        <w:t>ReportStart</w:t>
      </w:r>
      <w:r w:rsidR="00DA093F">
        <w:t>.</w:t>
      </w:r>
    </w:p>
    <w:p w14:paraId="1E62EA85" w14:textId="0B91573A" w:rsidR="009548E9" w:rsidRPr="004465F4" w:rsidRDefault="009469A5" w:rsidP="00791BDC">
      <w:pPr>
        <w:pStyle w:val="ListParagraph"/>
        <w:numPr>
          <w:ilvl w:val="2"/>
          <w:numId w:val="94"/>
        </w:numPr>
      </w:pPr>
      <w:r w:rsidRPr="001C5381">
        <w:rPr>
          <w:b/>
          <w:bCs/>
        </w:rPr>
        <w:t>HMISParticipationStatusEndDate</w:t>
      </w:r>
      <w:r>
        <w:t xml:space="preserve"> &gt; </w:t>
      </w:r>
      <w:r w:rsidRPr="00B44FA5">
        <w:rPr>
          <w:u w:val="single"/>
        </w:rPr>
        <w:t>ReportStart</w:t>
      </w:r>
      <w:r>
        <w:t>.</w:t>
      </w:r>
      <w:r w:rsidR="00DE2E5E">
        <w:t>or is null</w:t>
      </w:r>
    </w:p>
    <w:p w14:paraId="2CA328ED" w14:textId="1AD9B3DF" w:rsidR="00F263B3" w:rsidRDefault="00F263B3" w:rsidP="00B152B4"/>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791BDC">
      <w:pPr>
        <w:pStyle w:val="Heading1"/>
      </w:pPr>
      <w:bookmarkStart w:id="2014" w:name="_Toc204850675"/>
      <w:r>
        <w:lastRenderedPageBreak/>
        <w:t xml:space="preserve">HMIS Business Logic:  LSACalculated </w:t>
      </w:r>
      <w:r w:rsidR="00F66E2A">
        <w:t xml:space="preserve">Project-Level </w:t>
      </w:r>
      <w:r>
        <w:t>Data Quality Counts</w:t>
      </w:r>
      <w:bookmarkEnd w:id="2014"/>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791BDC">
      <w:pPr>
        <w:pStyle w:val="Heading2"/>
      </w:pPr>
      <w:bookmarkStart w:id="2015" w:name="_Toc204850676"/>
      <w:r>
        <w:t>Static Column Values</w:t>
      </w:r>
      <w:bookmarkEnd w:id="2015"/>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791BDC">
      <w:pPr>
        <w:pStyle w:val="Heading2"/>
      </w:pPr>
      <w:bookmarkStart w:id="2016" w:name="_Toc204850677"/>
      <w:r w:rsidRPr="00B50D01">
        <w:t xml:space="preserve">DQ - </w:t>
      </w:r>
      <w:r w:rsidR="00DE2AC2" w:rsidRPr="00B50D01">
        <w:t>Enrollments Active After Project Operating End Date</w:t>
      </w:r>
      <w:r w:rsidR="00DA0B37" w:rsidRPr="00B50D01">
        <w:t xml:space="preserve"> by Project</w:t>
      </w:r>
      <w:bookmarkEnd w:id="2013"/>
      <w:bookmarkEnd w:id="2016"/>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1A6294F"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91BDC">
      <w:pPr>
        <w:pStyle w:val="ListParagraph"/>
        <w:numPr>
          <w:ilvl w:val="0"/>
          <w:numId w:val="32"/>
        </w:numPr>
        <w:rPr>
          <w:u w:val="single"/>
        </w:rPr>
      </w:pPr>
      <w:r>
        <w:t>Exit.</w:t>
      </w:r>
      <w:r>
        <w:rPr>
          <w:i/>
          <w:iCs/>
        </w:rPr>
        <w:t>ExitDate</w:t>
      </w:r>
      <w:r>
        <w:t xml:space="preserve"> is NULL (</w:t>
      </w:r>
      <w:r>
        <w:rPr>
          <w:b/>
          <w:bCs/>
        </w:rPr>
        <w:t>ReportRow</w:t>
      </w:r>
      <w:r>
        <w:t xml:space="preserve"> </w:t>
      </w:r>
      <w:r w:rsidR="00F34264">
        <w:t>901</w:t>
      </w:r>
      <w:r>
        <w:t xml:space="preserve">); or </w:t>
      </w:r>
    </w:p>
    <w:p w14:paraId="6A2F823F" w14:textId="0D22D2E7" w:rsidR="00CD30B3" w:rsidRDefault="00CD30B3" w:rsidP="00791BDC">
      <w:pPr>
        <w:pStyle w:val="ListParagraph"/>
        <w:numPr>
          <w:ilvl w:val="0"/>
          <w:numId w:val="32"/>
        </w:numPr>
        <w:rPr>
          <w:u w:val="single"/>
        </w:rPr>
      </w:pPr>
      <w:r>
        <w:t>Exit.</w:t>
      </w:r>
      <w:r w:rsidRPr="00A51A8B">
        <w:rPr>
          <w:i/>
          <w:iCs/>
        </w:rPr>
        <w:t>ExitDate</w:t>
      </w:r>
      <w:r>
        <w:t xml:space="preserve"> &gt; Project. </w:t>
      </w:r>
      <w:r>
        <w:rPr>
          <w:i/>
          <w:iCs/>
        </w:rPr>
        <w:t xml:space="preserve">OperatingEndDate </w:t>
      </w:r>
      <w:r>
        <w:t>(</w:t>
      </w:r>
      <w:r>
        <w:rPr>
          <w:b/>
          <w:bCs/>
        </w:rPr>
        <w:t>ReportRow</w:t>
      </w:r>
      <w:r>
        <w:t xml:space="preserve"> </w:t>
      </w:r>
      <w:r w:rsidR="00F34264">
        <w:t>902</w:t>
      </w:r>
      <w:r>
        <w:t>)</w:t>
      </w:r>
      <w:r w:rsidR="00A53022">
        <w:t>;</w:t>
      </w:r>
    </w:p>
    <w:p w14:paraId="08D6DBFB" w14:textId="2C03BA5D" w:rsidR="00CD30B3" w:rsidRDefault="00704F41" w:rsidP="00DE2AC2">
      <w:r>
        <w:t>AND:</w:t>
      </w:r>
    </w:p>
    <w:p w14:paraId="65B1ABA3" w14:textId="78213BF6" w:rsidR="00DE2AC2" w:rsidRDefault="00293D98" w:rsidP="00791BDC">
      <w:pPr>
        <w:pStyle w:val="ListParagraph"/>
        <w:numPr>
          <w:ilvl w:val="0"/>
          <w:numId w:val="32"/>
        </w:numPr>
      </w:pPr>
      <w:r>
        <w:t>hmis_</w:t>
      </w:r>
      <w:r w:rsidR="00DE2AC2">
        <w:t>Project.</w:t>
      </w:r>
      <w:r w:rsidR="00DE2AC2">
        <w:rPr>
          <w:i/>
          <w:iCs/>
        </w:rPr>
        <w:t>OperatingEndDate</w:t>
      </w:r>
      <w:r w:rsidR="00DE2AC2">
        <w:t xml:space="preserve"> between </w:t>
      </w:r>
      <w:r w:rsidR="00AE4887">
        <w:rPr>
          <w:u w:val="single"/>
        </w:rPr>
        <w:t>Rep</w:t>
      </w:r>
      <w:r w:rsidR="00DE2AC2">
        <w:rPr>
          <w:u w:val="single"/>
        </w:rPr>
        <w:t>ortStart</w:t>
      </w:r>
      <w:r w:rsidR="00DE2AC2">
        <w:t xml:space="preserve"> and </w:t>
      </w:r>
      <w:r w:rsidR="00AE4887">
        <w:rPr>
          <w:u w:val="single"/>
        </w:rPr>
        <w:t>Rep</w:t>
      </w:r>
      <w:r w:rsidR="00DE2AC2">
        <w:rPr>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791BDC">
      <w:pPr>
        <w:pStyle w:val="Heading2"/>
      </w:pPr>
      <w:bookmarkStart w:id="2017" w:name="_Toc37849828"/>
      <w:bookmarkStart w:id="2018" w:name="_Toc204850678"/>
      <w:r>
        <w:t xml:space="preserve">DQ - </w:t>
      </w:r>
      <w:r w:rsidR="00DE2AC2">
        <w:t xml:space="preserve">Night-by-Night Enrollments </w:t>
      </w:r>
      <w:r w:rsidR="00E53100">
        <w:t xml:space="preserve">with Exit Date Discrepancies </w:t>
      </w:r>
      <w:r w:rsidR="00D705D2">
        <w:t>by Project</w:t>
      </w:r>
      <w:bookmarkEnd w:id="2017"/>
      <w:bookmarkEnd w:id="2018"/>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91BDC">
      <w:pPr>
        <w:pStyle w:val="ListParagraph"/>
        <w:numPr>
          <w:ilvl w:val="0"/>
          <w:numId w:val="32"/>
        </w:numPr>
      </w:pPr>
      <w:r>
        <w:t>hmis_</w:t>
      </w:r>
      <w:r w:rsidR="00DE2AC2">
        <w:t>Project.</w:t>
      </w:r>
      <w:r w:rsidR="00DE2AC2">
        <w:rPr>
          <w:i/>
          <w:iCs/>
        </w:rPr>
        <w:t>ProjectType</w:t>
      </w:r>
      <w:r w:rsidR="00DE2AC2">
        <w:t xml:space="preserve"> = 1</w:t>
      </w:r>
      <w:r w:rsidR="007F32D3">
        <w:t>; and</w:t>
      </w:r>
    </w:p>
    <w:p w14:paraId="2D65334D" w14:textId="2D3278EB" w:rsidR="00DE2AC2" w:rsidRDefault="001D3503" w:rsidP="00791BDC">
      <w:pPr>
        <w:pStyle w:val="ListParagraph"/>
        <w:numPr>
          <w:ilvl w:val="0"/>
          <w:numId w:val="32"/>
        </w:numPr>
      </w:pPr>
      <w:r>
        <w:t>hmis_</w:t>
      </w:r>
      <w:r w:rsidR="00DE2AC2">
        <w:t>Project.</w:t>
      </w:r>
      <w:r w:rsidR="00DE2AC2">
        <w:rPr>
          <w:i/>
          <w:iCs/>
        </w:rPr>
        <w:t>ContinuumProject</w:t>
      </w:r>
      <w:r w:rsidR="00DE2AC2">
        <w:t xml:space="preserve"> = 1</w:t>
      </w:r>
      <w:r w:rsidR="007F32D3">
        <w:t>; and</w:t>
      </w:r>
      <w:r w:rsidR="00DE2AC2">
        <w:t xml:space="preserve"> </w:t>
      </w:r>
    </w:p>
    <w:p w14:paraId="1E6DDAEE" w14:textId="0C7ECDE2" w:rsidR="00DE2AC2" w:rsidRDefault="00DE2AC2" w:rsidP="00791BDC">
      <w:pPr>
        <w:pStyle w:val="ListParagraph"/>
        <w:numPr>
          <w:ilvl w:val="0"/>
          <w:numId w:val="32"/>
        </w:numPr>
        <w:rPr>
          <w:u w:val="single"/>
        </w:rPr>
      </w:pPr>
      <w:r>
        <w:t>There is a</w:t>
      </w:r>
      <w:r w:rsidR="00084D18">
        <w:t xml:space="preserve"> record for the </w:t>
      </w:r>
      <w:r w:rsidR="00084D18" w:rsidRPr="00084D18">
        <w:rPr>
          <w:i/>
          <w:iCs/>
        </w:rPr>
        <w:t>HouseholdID</w:t>
      </w:r>
      <w:r w:rsidR="00084D18">
        <w:t xml:space="preserve"> in tlsa_HHID (i.e., the household was active in </w:t>
      </w:r>
      <w:r w:rsidR="00084D18" w:rsidRPr="00084D18">
        <w:rPr>
          <w:u w:val="single"/>
        </w:rPr>
        <w:t>ReportCoC</w:t>
      </w:r>
      <w:r w:rsidR="00084D18">
        <w:t>)</w:t>
      </w:r>
    </w:p>
    <w:p w14:paraId="1DD5DA98" w14:textId="1D4D9263" w:rsidR="00581CAA" w:rsidRPr="00581CAA" w:rsidRDefault="00DE2AC2" w:rsidP="00791BDC">
      <w:pPr>
        <w:pStyle w:val="ListParagraph"/>
        <w:numPr>
          <w:ilvl w:val="1"/>
          <w:numId w:val="32"/>
        </w:numPr>
        <w:rPr>
          <w:u w:val="single"/>
        </w:rPr>
      </w:pPr>
      <w:r>
        <w:t>Exit.</w:t>
      </w:r>
      <w:r>
        <w:rPr>
          <w:i/>
          <w:iCs/>
        </w:rPr>
        <w:t>ExitDate</w:t>
      </w:r>
      <w:r>
        <w:t xml:space="preserve"> is </w:t>
      </w:r>
      <w:r w:rsidR="00143E83">
        <w:t>NULL</w:t>
      </w:r>
      <w:r>
        <w:t xml:space="preserve"> </w:t>
      </w:r>
      <w:r w:rsidR="00042024">
        <w:t>or Exit.</w:t>
      </w:r>
      <w:r w:rsidR="00042024" w:rsidRPr="00042024">
        <w:rPr>
          <w:i/>
          <w:iCs/>
        </w:rPr>
        <w:t>ExitDate</w:t>
      </w:r>
      <w:r w:rsidR="00042024">
        <w:t xml:space="preserve"> &gt; </w:t>
      </w:r>
      <w:r w:rsidR="00581CAA">
        <w:rPr>
          <w:u w:val="single"/>
        </w:rPr>
        <w:t>ReportEnd;</w:t>
      </w:r>
      <w:r w:rsidR="00042024">
        <w:t xml:space="preserve"> </w:t>
      </w:r>
      <w:r>
        <w:t xml:space="preserve">and </w:t>
      </w:r>
    </w:p>
    <w:p w14:paraId="77749AA6" w14:textId="3F280381" w:rsidR="00DE2AC2" w:rsidRDefault="2705E6F0" w:rsidP="00791BDC">
      <w:pPr>
        <w:pStyle w:val="ListParagraph"/>
        <w:numPr>
          <w:ilvl w:val="2"/>
          <w:numId w:val="32"/>
        </w:numPr>
        <w:rPr>
          <w:u w:val="single"/>
        </w:rPr>
      </w:pPr>
      <w:r w:rsidRPr="10B9F996">
        <w:rPr>
          <w:b/>
          <w:bCs/>
        </w:rPr>
        <w:t>LastBedNight</w:t>
      </w:r>
      <w:r w:rsidR="00DE2AC2" w:rsidRPr="10B9F996">
        <w:t xml:space="preserve"> &lt;= [CohortEnd – 90 days](</w:t>
      </w:r>
      <w:r w:rsidR="00DE2AC2" w:rsidRPr="10B9F996">
        <w:rPr>
          <w:b/>
          <w:bCs/>
        </w:rPr>
        <w:t>ReportRow</w:t>
      </w:r>
      <w:r w:rsidR="00DE2AC2" w:rsidRPr="10B9F996">
        <w:t xml:space="preserve"> </w:t>
      </w:r>
      <w:r w:rsidR="00F34264">
        <w:t>903</w:t>
      </w:r>
      <w:r w:rsidR="00DE2AC2" w:rsidRPr="10B9F996">
        <w:t xml:space="preserve">); or </w:t>
      </w:r>
    </w:p>
    <w:p w14:paraId="4F5DC95D" w14:textId="7D1B52F6" w:rsidR="00DE2AC2" w:rsidRPr="00AB2970" w:rsidRDefault="00DE2AC2" w:rsidP="00791BDC">
      <w:pPr>
        <w:pStyle w:val="ListParagraph"/>
        <w:numPr>
          <w:ilvl w:val="1"/>
          <w:numId w:val="32"/>
        </w:numPr>
        <w:rPr>
          <w:u w:val="single"/>
        </w:rPr>
      </w:pPr>
      <w:r w:rsidRPr="10B9F996">
        <w:lastRenderedPageBreak/>
        <w:t>Exit.</w:t>
      </w:r>
      <w:r w:rsidRPr="10B9F996">
        <w:rPr>
          <w:i/>
          <w:iCs/>
        </w:rPr>
        <w:t>ExitDate</w:t>
      </w:r>
      <w:r w:rsidRPr="10B9F996">
        <w:t xml:space="preserve"> between </w:t>
      </w:r>
      <w:r w:rsidR="003A4DF2" w:rsidRPr="10B9F996">
        <w:rPr>
          <w:u w:val="single"/>
        </w:rPr>
        <w:t>ReportStart</w:t>
      </w:r>
      <w:r w:rsidR="003A4DF2">
        <w:t xml:space="preserve"> and </w:t>
      </w:r>
      <w:r w:rsidR="003A4DF2" w:rsidRPr="10B9F996">
        <w:rPr>
          <w:u w:val="single"/>
        </w:rPr>
        <w:t xml:space="preserve">ReportEnd </w:t>
      </w:r>
      <w:r w:rsidRPr="10B9F996">
        <w:t xml:space="preserve">and </w:t>
      </w:r>
      <w:r w:rsidR="2705E6F0" w:rsidRPr="10B9F996">
        <w:rPr>
          <w:b/>
          <w:bCs/>
        </w:rPr>
        <w:t>LastBedNight</w:t>
      </w:r>
      <w:r w:rsidRPr="10B9F996">
        <w:t xml:space="preserve"> &lt;&gt; </w:t>
      </w:r>
      <w:r w:rsidRPr="10B9F996">
        <w:rPr>
          <w:i/>
          <w:iCs/>
        </w:rPr>
        <w:t>ExitDate</w:t>
      </w:r>
      <w:r w:rsidRPr="10B9F996">
        <w:t xml:space="preserve"> – 1 day] (</w:t>
      </w:r>
      <w:r w:rsidRPr="10B9F996">
        <w:rPr>
          <w:b/>
          <w:bCs/>
        </w:rPr>
        <w:t>ReportRow</w:t>
      </w:r>
      <w:r w:rsidRPr="10B9F996">
        <w:t xml:space="preserve"> </w:t>
      </w:r>
      <w:r w:rsidR="00F34264">
        <w:t>904</w:t>
      </w:r>
      <w:r w:rsidRPr="10B9F996">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791BDC">
      <w:pPr>
        <w:pStyle w:val="Heading2"/>
      </w:pPr>
      <w:bookmarkStart w:id="2019" w:name="_Data_Quality_–"/>
      <w:bookmarkStart w:id="2020" w:name="_Counts_of_Households"/>
      <w:bookmarkStart w:id="2021" w:name="_Toc37849829"/>
      <w:bookmarkStart w:id="2022" w:name="_Toc204850679"/>
      <w:bookmarkEnd w:id="2019"/>
      <w:bookmarkEnd w:id="2020"/>
      <w:r>
        <w:t xml:space="preserve">DQ - </w:t>
      </w:r>
      <w:r w:rsidR="00D705D2">
        <w:t xml:space="preserve">Counts of </w:t>
      </w:r>
      <w:r w:rsidR="00EB1C9F">
        <w:t xml:space="preserve">Households </w:t>
      </w:r>
      <w:r w:rsidR="00D705D2">
        <w:t>with no EnrollmentCoC by Project</w:t>
      </w:r>
      <w:bookmarkEnd w:id="2021"/>
      <w:bookmarkEnd w:id="2022"/>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91BDC">
      <w:pPr>
        <w:pStyle w:val="ListParagraph"/>
        <w:numPr>
          <w:ilvl w:val="0"/>
          <w:numId w:val="32"/>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2690D06F" w14:textId="460A8EC3" w:rsidR="00EB1C9F" w:rsidRDefault="00EB1C9F" w:rsidP="00791BDC">
      <w:pPr>
        <w:pStyle w:val="ListParagraph"/>
        <w:numPr>
          <w:ilvl w:val="0"/>
          <w:numId w:val="32"/>
        </w:numPr>
      </w:pPr>
      <w:r>
        <w:rPr>
          <w:i/>
          <w:iCs/>
        </w:rPr>
        <w:t>EntryDate</w:t>
      </w:r>
      <w:r>
        <w:t xml:space="preserve"> &lt;= </w:t>
      </w:r>
      <w:r w:rsidRPr="00EB1C9F">
        <w:rPr>
          <w:u w:val="single"/>
        </w:rPr>
        <w:t>ReportEnd</w:t>
      </w:r>
      <w:r>
        <w:rPr>
          <w:u w:val="single"/>
        </w:rPr>
        <w:t>; and</w:t>
      </w:r>
    </w:p>
    <w:p w14:paraId="1C98F71C" w14:textId="3C4C2EEC" w:rsidR="00EB1C9F" w:rsidRDefault="00EB1C9F" w:rsidP="00791BDC">
      <w:pPr>
        <w:pStyle w:val="ListParagraph"/>
        <w:numPr>
          <w:ilvl w:val="0"/>
          <w:numId w:val="32"/>
        </w:numPr>
        <w:rPr>
          <w:u w:val="single"/>
        </w:rPr>
      </w:pPr>
      <w:r>
        <w:t>hmis_Exit</w:t>
      </w:r>
      <w:r w:rsidRPr="00277F30">
        <w:rPr>
          <w:i/>
          <w:iCs/>
        </w:rPr>
        <w:t>.</w:t>
      </w:r>
      <w:r>
        <w:rPr>
          <w:i/>
          <w:iCs/>
        </w:rPr>
        <w:t>ExitDate</w:t>
      </w:r>
      <w:r>
        <w:t xml:space="preserve"> is NULL or </w:t>
      </w:r>
    </w:p>
    <w:p w14:paraId="334CBD45" w14:textId="77777777" w:rsidR="00EB1C9F" w:rsidRDefault="00EB1C9F" w:rsidP="00791BDC">
      <w:pPr>
        <w:pStyle w:val="ListParagraph"/>
        <w:numPr>
          <w:ilvl w:val="1"/>
          <w:numId w:val="32"/>
        </w:numPr>
        <w:rPr>
          <w:u w:val="single"/>
        </w:rPr>
      </w:pPr>
      <w:r>
        <w:t>Exit</w:t>
      </w:r>
      <w:r>
        <w:rPr>
          <w:i/>
          <w:iCs/>
        </w:rPr>
        <w:t>.ExitDate</w:t>
      </w:r>
      <w:r>
        <w:t xml:space="preserve"> &gt;= </w:t>
      </w:r>
      <w:r>
        <w:rPr>
          <w:u w:val="single"/>
        </w:rPr>
        <w:t>ReportStart</w:t>
      </w:r>
      <w:r>
        <w:t xml:space="preserve">; and </w:t>
      </w:r>
    </w:p>
    <w:p w14:paraId="2205E094" w14:textId="77777777" w:rsidR="00EB1C9F" w:rsidRDefault="00EB1C9F" w:rsidP="00791BDC">
      <w:pPr>
        <w:pStyle w:val="ListParagraph"/>
        <w:numPr>
          <w:ilvl w:val="1"/>
          <w:numId w:val="32"/>
        </w:numPr>
        <w:rPr>
          <w:u w:val="single"/>
        </w:rPr>
      </w:pPr>
      <w:r>
        <w:t>Exit</w:t>
      </w:r>
      <w:r>
        <w:rPr>
          <w:i/>
          <w:iCs/>
        </w:rPr>
        <w:t>.ExitDate</w:t>
      </w:r>
      <w:r>
        <w:t xml:space="preserve"> &gt; Enrollment.</w:t>
      </w:r>
      <w:r>
        <w:rPr>
          <w:i/>
          <w:iCs/>
        </w:rPr>
        <w:t>EntryDate</w:t>
      </w:r>
    </w:p>
    <w:p w14:paraId="08989EFC" w14:textId="4593CFAB" w:rsidR="00EB1C9F" w:rsidRPr="00EB1C9F" w:rsidRDefault="00EB1C9F" w:rsidP="00791BDC">
      <w:pPr>
        <w:pStyle w:val="ListParagraph"/>
        <w:numPr>
          <w:ilvl w:val="0"/>
          <w:numId w:val="32"/>
        </w:numPr>
        <w:rPr>
          <w:u w:val="single"/>
        </w:rPr>
      </w:pPr>
      <w:commentRangeStart w:id="2023"/>
      <w:r>
        <w:t>There is no hmis_Enrollment record where:</w:t>
      </w:r>
    </w:p>
    <w:p w14:paraId="638A4760" w14:textId="70DA79E7" w:rsidR="00EB1C9F" w:rsidRPr="00EB1C9F" w:rsidRDefault="00ED0F11" w:rsidP="00791BDC">
      <w:pPr>
        <w:pStyle w:val="ListParagraph"/>
        <w:numPr>
          <w:ilvl w:val="1"/>
          <w:numId w:val="32"/>
        </w:numPr>
        <w:rPr>
          <w:u w:val="single"/>
        </w:rPr>
      </w:pPr>
      <w:r w:rsidRPr="10B9F996">
        <w:t xml:space="preserve">EnrollmentCoC </w:t>
      </w:r>
      <w:r w:rsidR="00EB1C9F" w:rsidRPr="10B9F996">
        <w:t xml:space="preserve">is </w:t>
      </w:r>
      <w:ins w:id="2024" w:author="Molly C McEvilley" w:date="2025-08-21T17:07:00Z" w16du:dateUtc="2025-08-21T21:07:00Z">
        <w:r w:rsidR="00A12EA8">
          <w:t xml:space="preserve">not </w:t>
        </w:r>
      </w:ins>
      <w:r w:rsidR="00EB1C9F" w:rsidRPr="10B9F996">
        <w:t xml:space="preserve">NULL; </w:t>
      </w:r>
      <w:ins w:id="2025" w:author="Molly C McEvilley" w:date="2025-08-21T17:07:00Z" w16du:dateUtc="2025-08-21T21:07:00Z">
        <w:r w:rsidR="00A12EA8">
          <w:t>and</w:t>
        </w:r>
      </w:ins>
      <w:del w:id="2026" w:author="Molly C McEvilley" w:date="2025-08-21T17:07:00Z" w16du:dateUtc="2025-08-21T21:07:00Z">
        <w:r w:rsidR="71F9632C" w:rsidRPr="10B9F996" w:rsidDel="00A12EA8">
          <w:delText>or</w:delText>
        </w:r>
      </w:del>
    </w:p>
    <w:p w14:paraId="3D0CA3FD" w14:textId="1A94DFD2" w:rsidR="00EB1C9F" w:rsidRPr="00EB1C9F" w:rsidRDefault="00047209" w:rsidP="00791BDC">
      <w:pPr>
        <w:pStyle w:val="ListParagraph"/>
        <w:numPr>
          <w:ilvl w:val="1"/>
          <w:numId w:val="32"/>
        </w:numPr>
        <w:rPr>
          <w:u w:val="single"/>
        </w:rPr>
      </w:pPr>
      <w:r w:rsidRPr="10B9F996">
        <w:t xml:space="preserve">RelationshipToHoH </w:t>
      </w:r>
      <w:del w:id="2027" w:author="Molly C McEvilley" w:date="2025-08-21T17:07:00Z" w16du:dateUtc="2025-08-21T21:07:00Z">
        <w:r w:rsidR="0058365D" w:rsidRPr="10B9F996" w:rsidDel="00843CAC">
          <w:delText>&lt;&gt;</w:delText>
        </w:r>
        <w:r w:rsidRPr="10B9F996" w:rsidDel="00843CAC">
          <w:delText xml:space="preserve"> </w:delText>
        </w:r>
      </w:del>
      <w:ins w:id="2028" w:author="Molly C McEvilley" w:date="2025-08-21T17:07:00Z" w16du:dateUtc="2025-08-21T21:07:00Z">
        <w:r w:rsidR="00843CAC">
          <w:t>=</w:t>
        </w:r>
        <w:r w:rsidR="00843CAC" w:rsidRPr="10B9F996">
          <w:t xml:space="preserve"> </w:t>
        </w:r>
      </w:ins>
      <w:r w:rsidRPr="10B9F996">
        <w:t>1</w:t>
      </w:r>
      <w:commentRangeEnd w:id="2023"/>
      <w:r w:rsidR="00A12EA8">
        <w:rPr>
          <w:rStyle w:val="CommentReference"/>
          <w:rFonts w:eastAsiaTheme="minorHAnsi" w:cstheme="minorBidi"/>
        </w:rPr>
        <w:commentReference w:id="2023"/>
      </w:r>
    </w:p>
    <w:p w14:paraId="309C3A68" w14:textId="5E222081" w:rsidR="00F34264" w:rsidRPr="00000B20" w:rsidRDefault="00F34264" w:rsidP="00791BDC">
      <w:pPr>
        <w:pStyle w:val="Heading2"/>
      </w:pPr>
      <w:bookmarkStart w:id="2029" w:name="_DQ_–_Enrollments"/>
      <w:bookmarkStart w:id="2030" w:name="_Toc204850680"/>
      <w:bookmarkStart w:id="2031" w:name="_Hlk175036186"/>
      <w:bookmarkEnd w:id="2029"/>
      <w:r>
        <w:t>DQ – Enrollments in Non-Participating Projects</w:t>
      </w:r>
      <w:bookmarkEnd w:id="2030"/>
    </w:p>
    <w:bookmarkEnd w:id="2031"/>
    <w:p w14:paraId="72554613" w14:textId="08FE97E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r w:rsidR="002F4B8D">
        <w:t xml:space="preserve"> hmis</w:t>
      </w:r>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r w:rsidR="005A1A81">
        <w:t xml:space="preserve">This </w:t>
      </w:r>
      <w:r w:rsidR="009602ED">
        <w:t xml:space="preserve">may include enrollments that were excluded from the LSA entirely and/or enrollments </w:t>
      </w:r>
      <w:r w:rsidR="00904215">
        <w:t>used in LSA reporting with adjusted entry/exit dates.</w:t>
      </w:r>
    </w:p>
    <w:p w14:paraId="5FC47D92" w14:textId="24BF2617" w:rsidR="0012107E" w:rsidRDefault="00F34264" w:rsidP="00F34264">
      <w:r>
        <w:rPr>
          <w:b/>
          <w:bCs/>
        </w:rPr>
        <w:t>Value</w:t>
      </w:r>
      <w:r>
        <w:t xml:space="preserve"> = a count of distinct </w:t>
      </w:r>
      <w:r w:rsidR="00AA0417">
        <w:rPr>
          <w:i/>
          <w:iCs/>
        </w:rPr>
        <w:t>Enrollment</w:t>
      </w:r>
      <w:r>
        <w:rPr>
          <w:i/>
          <w:iCs/>
        </w:rPr>
        <w:t>ID</w:t>
      </w:r>
      <w:r>
        <w:t xml:space="preserve">s in </w:t>
      </w:r>
      <w:r w:rsidR="005F21BF">
        <w:t>hmis</w:t>
      </w:r>
      <w:r>
        <w:t xml:space="preserve">_Enrollment </w:t>
      </w:r>
      <w:r w:rsidR="003C45A5">
        <w:t>where</w:t>
      </w:r>
      <w:r w:rsidR="0012107E">
        <w:t>:</w:t>
      </w:r>
    </w:p>
    <w:p w14:paraId="1FD8D42B" w14:textId="77777777" w:rsidR="00A04DCD" w:rsidRDefault="00A04DCD" w:rsidP="00791BDC">
      <w:pPr>
        <w:pStyle w:val="ListParagraph"/>
        <w:numPr>
          <w:ilvl w:val="0"/>
          <w:numId w:val="99"/>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5C5042B9" w14:textId="77777777" w:rsidR="00A04DCD" w:rsidRDefault="00A04DCD" w:rsidP="00791BDC">
      <w:pPr>
        <w:pStyle w:val="ListParagraph"/>
        <w:numPr>
          <w:ilvl w:val="0"/>
          <w:numId w:val="99"/>
        </w:numPr>
      </w:pPr>
      <w:r>
        <w:rPr>
          <w:i/>
          <w:iCs/>
        </w:rPr>
        <w:t>EntryDate</w:t>
      </w:r>
      <w:r>
        <w:t xml:space="preserve"> &lt;= </w:t>
      </w:r>
      <w:r w:rsidRPr="00EB1C9F">
        <w:rPr>
          <w:u w:val="single"/>
        </w:rPr>
        <w:t>ReportEnd</w:t>
      </w:r>
      <w:r>
        <w:rPr>
          <w:u w:val="single"/>
        </w:rPr>
        <w:t>; and</w:t>
      </w:r>
    </w:p>
    <w:p w14:paraId="0E1C8987" w14:textId="77777777" w:rsidR="00A04DCD" w:rsidRDefault="00A04DCD" w:rsidP="00791BDC">
      <w:pPr>
        <w:pStyle w:val="ListParagraph"/>
        <w:numPr>
          <w:ilvl w:val="0"/>
          <w:numId w:val="99"/>
        </w:numPr>
        <w:rPr>
          <w:u w:val="single"/>
        </w:rPr>
      </w:pPr>
      <w:r>
        <w:t>hmis_Exit</w:t>
      </w:r>
      <w:r w:rsidRPr="00277F30">
        <w:rPr>
          <w:i/>
          <w:iCs/>
        </w:rPr>
        <w:t>.</w:t>
      </w:r>
      <w:r>
        <w:rPr>
          <w:i/>
          <w:iCs/>
        </w:rPr>
        <w:t>ExitDate</w:t>
      </w:r>
      <w:r>
        <w:t xml:space="preserve"> is NULL or </w:t>
      </w:r>
    </w:p>
    <w:p w14:paraId="77D4BD1B" w14:textId="77777777" w:rsidR="00A04DCD" w:rsidRDefault="00A04DCD" w:rsidP="00791BDC">
      <w:pPr>
        <w:pStyle w:val="ListParagraph"/>
        <w:numPr>
          <w:ilvl w:val="1"/>
          <w:numId w:val="99"/>
        </w:numPr>
        <w:rPr>
          <w:u w:val="single"/>
        </w:rPr>
      </w:pPr>
      <w:r>
        <w:t>Exit</w:t>
      </w:r>
      <w:r>
        <w:rPr>
          <w:i/>
          <w:iCs/>
        </w:rPr>
        <w:t>.ExitDate</w:t>
      </w:r>
      <w:r>
        <w:t xml:space="preserve"> &gt;= </w:t>
      </w:r>
      <w:r>
        <w:rPr>
          <w:u w:val="single"/>
        </w:rPr>
        <w:t>ReportStart</w:t>
      </w:r>
      <w:r>
        <w:t xml:space="preserve">; and </w:t>
      </w:r>
    </w:p>
    <w:p w14:paraId="3767B66F" w14:textId="77777777" w:rsidR="00A04DCD" w:rsidRDefault="00A04DCD" w:rsidP="00791BDC">
      <w:pPr>
        <w:pStyle w:val="ListParagraph"/>
        <w:numPr>
          <w:ilvl w:val="1"/>
          <w:numId w:val="99"/>
        </w:numPr>
        <w:rPr>
          <w:u w:val="single"/>
        </w:rPr>
      </w:pPr>
      <w:r>
        <w:t>Exit</w:t>
      </w:r>
      <w:r>
        <w:rPr>
          <w:i/>
          <w:iCs/>
        </w:rPr>
        <w:t>.ExitDate</w:t>
      </w:r>
      <w:r>
        <w:t xml:space="preserve"> &gt; Enrollment.</w:t>
      </w:r>
      <w:r>
        <w:rPr>
          <w:i/>
          <w:iCs/>
        </w:rPr>
        <w:t>EntryDate</w:t>
      </w:r>
    </w:p>
    <w:p w14:paraId="1288D443" w14:textId="542514B9" w:rsidR="008B2953" w:rsidRPr="00AE4FA4" w:rsidRDefault="008B2953" w:rsidP="00791BDC">
      <w:pPr>
        <w:pStyle w:val="ListParagraph"/>
        <w:numPr>
          <w:ilvl w:val="0"/>
          <w:numId w:val="99"/>
        </w:numPr>
        <w:rPr>
          <w:u w:val="single"/>
        </w:rPr>
      </w:pPr>
      <w:r w:rsidRPr="009A65DF">
        <w:rPr>
          <w:i/>
          <w:iCs/>
        </w:rPr>
        <w:t xml:space="preserve">EnrollmentCoC </w:t>
      </w:r>
      <w:r>
        <w:t xml:space="preserve">= </w:t>
      </w:r>
      <w:r w:rsidRPr="009A65DF">
        <w:rPr>
          <w:u w:val="single"/>
        </w:rPr>
        <w:t>ReportCoC</w:t>
      </w:r>
      <w:r w:rsidR="006D01DF" w:rsidRPr="00013433">
        <w:t xml:space="preserve"> for the head of household’s enrollment</w:t>
      </w:r>
      <w:r w:rsidRPr="00FB59F1">
        <w:t>; and</w:t>
      </w:r>
    </w:p>
    <w:p w14:paraId="4C6E3B1E" w14:textId="5E86D61D" w:rsidR="00F34264" w:rsidRDefault="008B2953" w:rsidP="00791BDC">
      <w:pPr>
        <w:pStyle w:val="ListParagraph"/>
        <w:numPr>
          <w:ilvl w:val="0"/>
          <w:numId w:val="99"/>
        </w:numPr>
      </w:pPr>
      <w:r w:rsidRPr="00FB59F1">
        <w:t xml:space="preserve">There is no </w:t>
      </w:r>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791BDC">
      <w:pPr>
        <w:pStyle w:val="ListParagraph"/>
        <w:numPr>
          <w:ilvl w:val="0"/>
          <w:numId w:val="99"/>
        </w:numPr>
      </w:pPr>
      <w:r w:rsidRPr="00FB59F1">
        <w:t xml:space="preserve">HMISParticipationType = 1 and </w:t>
      </w:r>
      <w:r w:rsidR="009A1B3C" w:rsidRPr="00FB59F1">
        <w:t xml:space="preserve">HMISParticipationStatusStartDate </w:t>
      </w:r>
      <w:r w:rsidRPr="00FB59F1">
        <w:t>&lt;= EntryDate</w:t>
      </w:r>
      <w:r w:rsidR="007D68B5" w:rsidRPr="00FB59F1">
        <w:t>; and</w:t>
      </w:r>
    </w:p>
    <w:p w14:paraId="7F2AB119" w14:textId="77777777" w:rsidR="00C129E1" w:rsidRDefault="007D68B5" w:rsidP="00791BDC">
      <w:pPr>
        <w:pStyle w:val="ListParagraph"/>
        <w:numPr>
          <w:ilvl w:val="1"/>
          <w:numId w:val="92"/>
        </w:numPr>
      </w:pPr>
      <w:r w:rsidRPr="00295014">
        <w:t>HMISParticipationStatus</w:t>
      </w:r>
      <w:r w:rsidR="00C129E1">
        <w:t>End</w:t>
      </w:r>
      <w:r w:rsidRPr="00295014">
        <w:t>Date</w:t>
      </w:r>
      <w:r w:rsidRPr="00735E97">
        <w:t xml:space="preserve"> </w:t>
      </w:r>
      <w:r w:rsidR="00C129E1">
        <w:t>is null; or</w:t>
      </w:r>
    </w:p>
    <w:p w14:paraId="43484CB3" w14:textId="6B8B6594" w:rsidR="002064B6" w:rsidRDefault="00C129E1" w:rsidP="00791BDC">
      <w:pPr>
        <w:pStyle w:val="ListParagraph"/>
        <w:numPr>
          <w:ilvl w:val="1"/>
          <w:numId w:val="92"/>
        </w:numPr>
      </w:pPr>
      <w:r w:rsidRPr="00295014">
        <w:t>HMISParticipationStatus</w:t>
      </w:r>
      <w:r>
        <w:t>End</w:t>
      </w:r>
      <w:r w:rsidRPr="00295014">
        <w:t xml:space="preserve">Date </w:t>
      </w:r>
      <w:r w:rsidRPr="00735E97">
        <w:t>&gt;</w:t>
      </w:r>
      <w:r w:rsidR="00A14A96">
        <w:t>=</w:t>
      </w:r>
      <w:r w:rsidRPr="00735E97">
        <w:t xml:space="preserve"> </w:t>
      </w:r>
      <w:r w:rsidRPr="00E526D7">
        <w:rPr>
          <w:i/>
          <w:iCs/>
        </w:rPr>
        <w:t>ExitDate</w:t>
      </w:r>
      <w:r w:rsidR="002064B6">
        <w:rPr>
          <w:i/>
          <w:iCs/>
        </w:rPr>
        <w:t xml:space="preserve">; </w:t>
      </w:r>
      <w:r w:rsidR="002064B6">
        <w:t>or</w:t>
      </w:r>
    </w:p>
    <w:p w14:paraId="2F003B8B" w14:textId="442825C6" w:rsidR="00AA0417" w:rsidRDefault="007F7A6C" w:rsidP="00791BDC">
      <w:pPr>
        <w:pStyle w:val="ListParagraph"/>
        <w:numPr>
          <w:ilvl w:val="1"/>
          <w:numId w:val="92"/>
        </w:numPr>
      </w:pPr>
      <w:r w:rsidRPr="00E526D7">
        <w:rPr>
          <w:i/>
          <w:iCs/>
        </w:rPr>
        <w:t>ExitDate</w:t>
      </w:r>
      <w:r>
        <w:rPr>
          <w:b/>
          <w:bCs/>
        </w:rPr>
        <w:t xml:space="preserve"> </w:t>
      </w:r>
      <w:r w:rsidRPr="00E526D7">
        <w:t>is null and</w:t>
      </w:r>
      <w:r>
        <w:rPr>
          <w:b/>
          <w:bCs/>
        </w:rPr>
        <w:t xml:space="preserve"> HMISParticipationStatusEndDate</w:t>
      </w:r>
      <w:r w:rsidRPr="00013433">
        <w:t xml:space="preserve"> &gt; </w:t>
      </w:r>
      <w:r w:rsidR="007A2409" w:rsidRPr="00E526D7">
        <w:rPr>
          <w:u w:val="single"/>
        </w:rPr>
        <w:t>ReportEnd</w:t>
      </w:r>
      <w:r w:rsidR="00E5659D">
        <w:rPr>
          <w:i/>
          <w:iCs/>
        </w:rPr>
        <w:t xml:space="preserve"> </w:t>
      </w:r>
    </w:p>
    <w:p w14:paraId="14BCE0CF" w14:textId="211149F3" w:rsidR="00A42F15" w:rsidRDefault="00A42F15" w:rsidP="00791BDC">
      <w:pPr>
        <w:pStyle w:val="Heading2"/>
      </w:pPr>
      <w:bookmarkStart w:id="2032" w:name="_Toc204850681"/>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032"/>
    </w:p>
    <w:p w14:paraId="722F68BF" w14:textId="1BF1204B" w:rsidR="001049F7" w:rsidRPr="001049F7" w:rsidRDefault="001049F7" w:rsidP="001049F7">
      <w:bookmarkStart w:id="2033"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791BDC">
      <w:pPr>
        <w:pStyle w:val="Heading2"/>
      </w:pPr>
      <w:bookmarkStart w:id="2034" w:name="_Toc204850682"/>
      <w:bookmarkEnd w:id="2033"/>
      <w:r w:rsidRPr="00A42F15">
        <w:t xml:space="preserve">DQ – </w:t>
      </w:r>
      <w:r w:rsidR="0069318D">
        <w:t xml:space="preserve">Enrollments Active in LSA Projects without a Valid </w:t>
      </w:r>
      <w:r w:rsidRPr="00A42F15">
        <w:t>Relationship to HoH</w:t>
      </w:r>
      <w:bookmarkEnd w:id="2034"/>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791BDC">
      <w:pPr>
        <w:pStyle w:val="Heading2"/>
      </w:pPr>
      <w:bookmarkStart w:id="2035" w:name="_Toc204850683"/>
      <w:r w:rsidRPr="00A42F15">
        <w:t>DQ – Household Entry</w:t>
      </w:r>
      <w:bookmarkEnd w:id="2035"/>
    </w:p>
    <w:p w14:paraId="5E18D602" w14:textId="5F00255F"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del w:id="2036" w:author="Molly C McEvilley" w:date="2025-08-21T17:10:00Z" w16du:dateUtc="2025-08-21T21:10:00Z">
        <w:r w:rsidR="00532EBC" w:rsidRPr="49FCFE86" w:rsidDel="00BD76CE">
          <w:rPr>
            <w:b/>
            <w:bCs/>
          </w:rPr>
          <w:delText xml:space="preserve">Active </w:delText>
        </w:r>
      </w:del>
      <w:ins w:id="2037" w:author="Molly C McEvilley" w:date="2025-08-21T17:10:00Z" w16du:dateUtc="2025-08-21T21:10:00Z">
        <w:r w:rsidR="00BD76CE">
          <w:rPr>
            <w:b/>
            <w:bCs/>
          </w:rPr>
          <w:t>AIR</w:t>
        </w:r>
        <w:r w:rsidR="00BD76CE" w:rsidRPr="49FCFE86">
          <w:rPr>
            <w:b/>
            <w:bCs/>
          </w:rPr>
          <w:t xml:space="preserve"> </w:t>
        </w:r>
      </w:ins>
      <w:r w:rsidR="00532EBC">
        <w:t>= 1</w:t>
      </w:r>
      <w:ins w:id="2038" w:author="Molly C McEvilley" w:date="2025-08-21T17:11:00Z" w16du:dateUtc="2025-08-21T21:11:00Z">
        <w:r w:rsidR="00BD76CE">
          <w:t xml:space="preserve"> or (</w:t>
        </w:r>
        <w:r w:rsidR="00BD76CE">
          <w:rPr>
            <w:b/>
            <w:bCs/>
          </w:rPr>
          <w:t>LSAScope</w:t>
        </w:r>
        <w:r w:rsidR="00E54A17">
          <w:rPr>
            <w:b/>
            <w:bCs/>
          </w:rPr>
          <w:t xml:space="preserve"> </w:t>
        </w:r>
        <w:r w:rsidR="00E54A17">
          <w:t xml:space="preserve">&lt;&gt; 3 and </w:t>
        </w:r>
        <w:r w:rsidR="00E54A17">
          <w:rPr>
            <w:b/>
            <w:bCs/>
          </w:rPr>
          <w:t xml:space="preserve">Active </w:t>
        </w:r>
        <w:r w:rsidR="00E54A17">
          <w:t>= 1</w:t>
        </w:r>
      </w:ins>
      <w:ins w:id="2039" w:author="Molly C McEvilley" w:date="2025-08-21T17:12:00Z" w16du:dateUtc="2025-08-21T21:12:00Z">
        <w:r w:rsidR="00A94B0E">
          <w:t>)</w:t>
        </w:r>
      </w:ins>
      <w:r w:rsidR="009B4418">
        <w:t xml:space="preserve">. </w:t>
      </w:r>
    </w:p>
    <w:p w14:paraId="61A740FD" w14:textId="028B8A1F" w:rsidR="00A42F15" w:rsidRDefault="00A42F15" w:rsidP="00791BDC">
      <w:pPr>
        <w:pStyle w:val="Heading2"/>
      </w:pPr>
      <w:bookmarkStart w:id="2040" w:name="_Toc204850684"/>
      <w:r w:rsidRPr="00A42F15">
        <w:t>DQ – Client Entry</w:t>
      </w:r>
      <w:bookmarkEnd w:id="2040"/>
    </w:p>
    <w:p w14:paraId="3E0C2946" w14:textId="1EEE6030"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ins w:id="2041" w:author="Molly C McEvilley" w:date="2025-08-21T17:11:00Z" w16du:dateUtc="2025-08-21T21:11: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ins>
      <w:ins w:id="2042" w:author="Molly C McEvilley" w:date="2025-08-21T17:12:00Z" w16du:dateUtc="2025-08-21T21:12:00Z">
        <w:r w:rsidR="00A94B0E">
          <w:t>)</w:t>
        </w:r>
      </w:ins>
      <w:del w:id="2043" w:author="Molly C McEvilley" w:date="2025-08-21T17:11:00Z" w16du:dateUtc="2025-08-21T21:11:00Z">
        <w:r w:rsidR="00532EBC" w:rsidDel="002A5A81">
          <w:rPr>
            <w:b/>
            <w:bCs/>
          </w:rPr>
          <w:delText xml:space="preserve">Active </w:delText>
        </w:r>
        <w:r w:rsidR="00532EBC" w:rsidDel="002A5A81">
          <w:delText>= 1</w:delText>
        </w:r>
      </w:del>
      <w:r w:rsidR="00532EBC">
        <w:t>.</w:t>
      </w:r>
    </w:p>
    <w:p w14:paraId="6875028C" w14:textId="5D065117" w:rsidR="00A42F15" w:rsidRDefault="00A42F15" w:rsidP="00791BDC">
      <w:pPr>
        <w:pStyle w:val="Heading2"/>
      </w:pPr>
      <w:bookmarkStart w:id="2044" w:name="_Toc204850685"/>
      <w:r w:rsidRPr="00A42F15">
        <w:t>DQ – Adult/HoH Entry</w:t>
      </w:r>
      <w:bookmarkEnd w:id="2044"/>
    </w:p>
    <w:p w14:paraId="470F58D9" w14:textId="735C284B"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ins w:id="2045" w:author="Molly C McEvilley" w:date="2025-08-21T17:12:00Z" w16du:dateUtc="2025-08-21T21:12: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r w:rsidR="00A94B0E">
          <w:t>)</w:t>
        </w:r>
        <w:r w:rsidR="002A5A81">
          <w:t xml:space="preserve"> </w:t>
        </w:r>
      </w:ins>
      <w:del w:id="2046" w:author="Molly C McEvilley" w:date="2025-08-21T17:12:00Z" w16du:dateUtc="2025-08-21T21:12:00Z">
        <w:r w:rsidR="00532EBC" w:rsidDel="002A5A81">
          <w:rPr>
            <w:b/>
            <w:bCs/>
          </w:rPr>
          <w:delText xml:space="preserve">Active </w:delText>
        </w:r>
        <w:r w:rsidR="00532EBC" w:rsidDel="002A5A81">
          <w:delText xml:space="preserve">= 1 </w:delText>
        </w:r>
      </w:del>
      <w:r w:rsidR="00532EBC">
        <w:t>and:</w:t>
      </w:r>
    </w:p>
    <w:p w14:paraId="32D04B95" w14:textId="77777777" w:rsidR="00532EBC" w:rsidRDefault="00532EBC" w:rsidP="00A02490">
      <w:pPr>
        <w:pStyle w:val="ListParagraph"/>
        <w:numPr>
          <w:ilvl w:val="0"/>
          <w:numId w:val="79"/>
        </w:numPr>
      </w:pPr>
      <w:r>
        <w:rPr>
          <w:b/>
          <w:bCs/>
        </w:rPr>
        <w:t>ActiveAge</w:t>
      </w:r>
      <w:r>
        <w:t xml:space="preserve"> between 18 and 65; or</w:t>
      </w:r>
    </w:p>
    <w:p w14:paraId="7BF0694B" w14:textId="77777777" w:rsidR="00532EBC" w:rsidRDefault="00532EBC" w:rsidP="00A02490">
      <w:pPr>
        <w:pStyle w:val="ListParagraph"/>
        <w:numPr>
          <w:ilvl w:val="0"/>
          <w:numId w:val="79"/>
        </w:numPr>
      </w:pPr>
      <w:r>
        <w:t>RelationshipToHoH = 1.</w:t>
      </w:r>
    </w:p>
    <w:p w14:paraId="6BEFB07D" w14:textId="6E89AD7F" w:rsidR="00A42F15" w:rsidRDefault="00A42F15" w:rsidP="00791BDC">
      <w:pPr>
        <w:pStyle w:val="Heading2"/>
      </w:pPr>
      <w:bookmarkStart w:id="2047" w:name="_Toc204850686"/>
      <w:r w:rsidRPr="00A42F15">
        <w:t>DQ – Client Exit</w:t>
      </w:r>
      <w:bookmarkEnd w:id="2047"/>
    </w:p>
    <w:p w14:paraId="6C502D4B" w14:textId="24F3ED9C"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ins w:id="2048" w:author="Molly C McEvilley" w:date="2025-08-21T17:12:00Z" w16du:dateUtc="2025-08-21T21:12: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r w:rsidR="00A94B0E">
          <w:t>)</w:t>
        </w:r>
      </w:ins>
      <w:del w:id="2049" w:author="Molly C McEvilley" w:date="2025-08-21T17:12:00Z" w16du:dateUtc="2025-08-21T21:12:00Z">
        <w:r w:rsidR="00532EBC" w:rsidDel="002A5A81">
          <w:rPr>
            <w:b/>
            <w:bCs/>
          </w:rPr>
          <w:delText xml:space="preserve">Active </w:delText>
        </w:r>
        <w:r w:rsidR="00532EBC" w:rsidDel="002A5A81">
          <w:delText>= 1</w:delText>
        </w:r>
      </w:del>
      <w:r w:rsidR="00532EBC">
        <w:t xml:space="preserve">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791BDC">
      <w:pPr>
        <w:pStyle w:val="Heading2"/>
      </w:pPr>
      <w:bookmarkStart w:id="2050" w:name="_Toc204850687"/>
      <w:r w:rsidRPr="00A42F15">
        <w:t>DQ – Disabling Condition</w:t>
      </w:r>
      <w:bookmarkEnd w:id="2050"/>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61A11358"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w:t>
      </w:r>
      <w:ins w:id="2051" w:author="Molly C McEvilley" w:date="2025-08-21T17:12:00Z" w16du:dateUtc="2025-08-21T21:12: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ins w:id="2052" w:author="Molly C McEvilley" w:date="2025-08-21T17:13:00Z" w16du:dateUtc="2025-08-21T21:13:00Z">
        <w:r w:rsidR="00A94B0E">
          <w:t xml:space="preserve"> </w:t>
        </w:r>
      </w:ins>
      <w:del w:id="2053" w:author="Molly C McEvilley" w:date="2025-08-21T17:12:00Z" w16du:dateUtc="2025-08-21T21:12:00Z">
        <w:r w:rsidDel="00A94B0E">
          <w:rPr>
            <w:b/>
            <w:bCs/>
          </w:rPr>
          <w:delText>Active</w:delText>
        </w:r>
        <w:r w:rsidDel="00A94B0E">
          <w:delText xml:space="preserve"> = 1 </w:delText>
        </w:r>
      </w:del>
      <w:r>
        <w:t>and:</w:t>
      </w:r>
    </w:p>
    <w:p w14:paraId="0E4161A0" w14:textId="55BEE5C2" w:rsidR="00384A27" w:rsidRDefault="00384A27" w:rsidP="00791BDC">
      <w:pPr>
        <w:pStyle w:val="ListParagraph"/>
        <w:numPr>
          <w:ilvl w:val="0"/>
          <w:numId w:val="84"/>
        </w:numPr>
      </w:pPr>
      <w:r w:rsidRPr="001E71E8">
        <w:t>DisabilityStat</w:t>
      </w:r>
      <w:r w:rsidR="00333D8A">
        <w:t>us</w:t>
      </w:r>
      <w:r>
        <w:t xml:space="preserve"> = 99.</w:t>
      </w:r>
    </w:p>
    <w:p w14:paraId="2DDF4B2F" w14:textId="78BFE07D" w:rsidR="00A42F15" w:rsidRDefault="00A42F15" w:rsidP="00791BDC">
      <w:pPr>
        <w:pStyle w:val="Heading2"/>
      </w:pPr>
      <w:bookmarkStart w:id="2054" w:name="_Toc204850688"/>
      <w:r w:rsidRPr="00A42F15">
        <w:t>DQ – Living Situation</w:t>
      </w:r>
      <w:bookmarkEnd w:id="2054"/>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0A84FA98"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55" w:author="Molly C McEvilley" w:date="2025-08-21T17:13:00Z" w16du:dateUtc="2025-08-21T21:13: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56" w:author="Molly C McEvilley" w:date="2025-08-21T17:13:00Z" w16du:dateUtc="2025-08-21T21:13:00Z">
        <w:r w:rsidR="00384A27" w:rsidDel="00A94B0E">
          <w:rPr>
            <w:b/>
            <w:bCs/>
          </w:rPr>
          <w:delText>Active</w:delText>
        </w:r>
        <w:r w:rsidR="00384A27" w:rsidDel="00A94B0E">
          <w:delText xml:space="preserve"> = 1</w:delText>
        </w:r>
      </w:del>
      <w:r w:rsidR="00384A27">
        <w:t xml:space="preserve"> and:</w:t>
      </w:r>
    </w:p>
    <w:p w14:paraId="609BDE29" w14:textId="77777777" w:rsidR="00384A27" w:rsidRDefault="00384A27" w:rsidP="00A02490">
      <w:pPr>
        <w:pStyle w:val="ListParagraph"/>
        <w:numPr>
          <w:ilvl w:val="0"/>
          <w:numId w:val="81"/>
        </w:numPr>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6A54086A" w14:textId="4ABC2EEC" w:rsidR="00A42F15" w:rsidRDefault="00A42F15" w:rsidP="00791BDC">
      <w:pPr>
        <w:pStyle w:val="Heading2"/>
      </w:pPr>
      <w:bookmarkStart w:id="2057" w:name="_Toc204850689"/>
      <w:r w:rsidRPr="00A42F15">
        <w:lastRenderedPageBreak/>
        <w:t>DQ – Length of Stay</w:t>
      </w:r>
      <w:bookmarkEnd w:id="2057"/>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2BC9039B"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58" w:author="Molly C McEvilley" w:date="2025-08-21T17:13:00Z" w16du:dateUtc="2025-08-21T21:13: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59" w:author="Molly C McEvilley" w:date="2025-08-21T17:13:00Z" w16du:dateUtc="2025-08-21T21:13:00Z">
        <w:r w:rsidR="00384A27" w:rsidDel="00A94B0E">
          <w:rPr>
            <w:b/>
            <w:bCs/>
          </w:rPr>
          <w:delText>Active</w:delText>
        </w:r>
        <w:r w:rsidR="00384A27" w:rsidDel="00A94B0E">
          <w:delText xml:space="preserve"> = 1</w:delText>
        </w:r>
      </w:del>
      <w:r w:rsidR="00384A27">
        <w:t xml:space="preserve"> and:</w:t>
      </w:r>
    </w:p>
    <w:p w14:paraId="07D3440E" w14:textId="77777777" w:rsidR="00384A27" w:rsidRDefault="00384A27" w:rsidP="00A02490">
      <w:pPr>
        <w:pStyle w:val="ListParagraph"/>
        <w:numPr>
          <w:ilvl w:val="0"/>
          <w:numId w:val="81"/>
        </w:numPr>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34D3A925" w14:textId="546C55ED" w:rsidR="00A42F15" w:rsidRDefault="00A42F15" w:rsidP="00791BDC">
      <w:pPr>
        <w:pStyle w:val="Heading2"/>
      </w:pPr>
      <w:bookmarkStart w:id="2060" w:name="_Toc204850690"/>
      <w:r w:rsidRPr="00A42F15">
        <w:t>DQ – Date ES/SH/Street Homelessness Started</w:t>
      </w:r>
      <w:bookmarkEnd w:id="2060"/>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56241A9E"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61" w:author="Molly C McEvilley" w:date="2025-08-21T17:14:00Z" w16du:dateUtc="2025-08-21T21:14: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62" w:author="Molly C McEvilley" w:date="2025-08-21T17:14:00Z" w16du:dateUtc="2025-08-21T21:14:00Z">
        <w:r w:rsidR="00384A27" w:rsidDel="00A94B0E">
          <w:rPr>
            <w:b/>
            <w:bCs/>
          </w:rPr>
          <w:delText>Active</w:delText>
        </w:r>
        <w:r w:rsidR="00384A27" w:rsidDel="00A94B0E">
          <w:delText xml:space="preserve"> = 1</w:delText>
        </w:r>
      </w:del>
      <w:r w:rsidR="00384A27">
        <w:t xml:space="preserve"> and:</w:t>
      </w:r>
    </w:p>
    <w:p w14:paraId="55C26D29"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1EE2AFDD" w14:textId="77777777" w:rsidR="00384A27" w:rsidRDefault="00384A27" w:rsidP="00A02490">
      <w:pPr>
        <w:pStyle w:val="ListParagraph"/>
        <w:numPr>
          <w:ilvl w:val="0"/>
          <w:numId w:val="81"/>
        </w:numPr>
      </w:pPr>
      <w:r>
        <w:t>hmis_Enrollment</w:t>
      </w:r>
      <w:r>
        <w:rPr>
          <w:b/>
          <w:bCs/>
        </w:rPr>
        <w:t>.</w:t>
      </w:r>
      <w:r w:rsidRPr="00A94B0E">
        <w:rPr>
          <w:i/>
          <w:iCs/>
        </w:rPr>
        <w:t>DateToStreetESSH</w:t>
      </w:r>
      <w:r>
        <w:t xml:space="preserve"> &gt; </w:t>
      </w:r>
      <w:r w:rsidRPr="00A94B0E">
        <w:rPr>
          <w:i/>
          <w:iCs/>
        </w:rPr>
        <w:t>EntryDate</w:t>
      </w:r>
      <w:r>
        <w:t>; or</w:t>
      </w:r>
    </w:p>
    <w:p w14:paraId="79816F53" w14:textId="77777777" w:rsidR="00384A27" w:rsidRDefault="00384A27" w:rsidP="00A02490">
      <w:pPr>
        <w:pStyle w:val="ListParagraph"/>
        <w:numPr>
          <w:ilvl w:val="0"/>
          <w:numId w:val="81"/>
        </w:numPr>
      </w:pPr>
      <w:r>
        <w:t>hmis_Enrollment</w:t>
      </w:r>
      <w:r>
        <w:rPr>
          <w:b/>
          <w:bCs/>
        </w:rPr>
        <w:t>.</w:t>
      </w:r>
      <w:r>
        <w:rPr>
          <w:i/>
          <w:iCs/>
        </w:rPr>
        <w:t xml:space="preserve">DateToStreetESSH </w:t>
      </w:r>
      <w:r>
        <w:t>is NULL; and</w:t>
      </w:r>
    </w:p>
    <w:p w14:paraId="7598AC46" w14:textId="77777777" w:rsidR="00384A27" w:rsidRDefault="00384A27" w:rsidP="00A02490">
      <w:pPr>
        <w:pStyle w:val="ListParagraph"/>
        <w:numPr>
          <w:ilvl w:val="1"/>
          <w:numId w:val="81"/>
        </w:numPr>
      </w:pPr>
      <w:r>
        <w:t>tlsa_Enrollment.</w:t>
      </w:r>
      <w:r>
        <w:rPr>
          <w:b/>
          <w:bCs/>
        </w:rPr>
        <w:t>LSAProjectType</w:t>
      </w:r>
      <w:r>
        <w:t xml:space="preserve"> in (0,1,8); or</w:t>
      </w:r>
    </w:p>
    <w:p w14:paraId="7D15F3A2"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4E3097F2" w14:textId="77777777" w:rsidR="00384A27" w:rsidRDefault="00384A27" w:rsidP="00A02490">
      <w:pPr>
        <w:pStyle w:val="ListParagraph"/>
        <w:numPr>
          <w:ilvl w:val="1"/>
          <w:numId w:val="81"/>
        </w:numPr>
      </w:pPr>
      <w:r w:rsidRPr="00A94B0E">
        <w:rPr>
          <w:i/>
          <w:iCs/>
        </w:rPr>
        <w:t>PreviousStreetESSH</w:t>
      </w:r>
      <w:r>
        <w:t xml:space="preserve"> = 1.</w:t>
      </w:r>
    </w:p>
    <w:p w14:paraId="370CB3BA" w14:textId="646BA8B4" w:rsidR="00A42F15" w:rsidRDefault="00A42F15" w:rsidP="00791BDC">
      <w:pPr>
        <w:pStyle w:val="Heading2"/>
      </w:pPr>
      <w:bookmarkStart w:id="2063" w:name="_Toc204850691"/>
      <w:r w:rsidRPr="00A42F15">
        <w:t>DQ – Times ES/SH/Street Homeless Last 3 Years</w:t>
      </w:r>
      <w:bookmarkEnd w:id="2063"/>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C4599FC"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64" w:author="Molly C McEvilley" w:date="2025-08-21T17:14:00Z" w16du:dateUtc="2025-08-21T21:14: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ins>
      <w:del w:id="2065" w:author="Molly C McEvilley" w:date="2025-08-21T17:14:00Z" w16du:dateUtc="2025-08-21T21:14:00Z">
        <w:r w:rsidR="00384A27" w:rsidDel="00990F53">
          <w:rPr>
            <w:b/>
            <w:bCs/>
          </w:rPr>
          <w:delText>Active</w:delText>
        </w:r>
        <w:r w:rsidR="00384A27" w:rsidDel="00990F53">
          <w:delText xml:space="preserve"> = 1</w:delText>
        </w:r>
      </w:del>
      <w:r w:rsidR="00384A27">
        <w:t xml:space="preserve"> and:</w:t>
      </w:r>
    </w:p>
    <w:p w14:paraId="55D28C7C"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09645B13" w14:textId="77777777" w:rsidR="00384A27" w:rsidRDefault="00384A27" w:rsidP="00A02490">
      <w:pPr>
        <w:pStyle w:val="ListParagraph"/>
        <w:numPr>
          <w:ilvl w:val="0"/>
          <w:numId w:val="81"/>
        </w:numPr>
      </w:pPr>
      <w:r>
        <w:t>hmis_Enrollment</w:t>
      </w:r>
      <w:r>
        <w:rPr>
          <w:b/>
          <w:bCs/>
        </w:rPr>
        <w:t>.</w:t>
      </w:r>
      <w:r>
        <w:rPr>
          <w:i/>
          <w:iCs/>
        </w:rPr>
        <w:t>TimesHomelessPastThreeYears</w:t>
      </w:r>
      <w:r>
        <w:t xml:space="preserve"> is NULL or not in (1,2,3,4); and</w:t>
      </w:r>
    </w:p>
    <w:p w14:paraId="6A069C33" w14:textId="77777777" w:rsidR="00384A27" w:rsidRDefault="00384A27" w:rsidP="00A02490">
      <w:pPr>
        <w:pStyle w:val="ListParagraph"/>
        <w:numPr>
          <w:ilvl w:val="1"/>
          <w:numId w:val="81"/>
        </w:numPr>
      </w:pPr>
      <w:r>
        <w:t>tlsa_Enrollment.</w:t>
      </w:r>
      <w:r w:rsidRPr="00C653C6">
        <w:rPr>
          <w:b/>
          <w:bCs/>
        </w:rPr>
        <w:t xml:space="preserve"> </w:t>
      </w:r>
      <w:r>
        <w:rPr>
          <w:b/>
          <w:bCs/>
        </w:rPr>
        <w:t>LSAProjectType</w:t>
      </w:r>
      <w:r>
        <w:t xml:space="preserve"> in (0,1,8); or</w:t>
      </w:r>
    </w:p>
    <w:p w14:paraId="1AA3487D"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0520B5D6" w14:textId="77777777" w:rsidR="00384A27" w:rsidRDefault="00384A27" w:rsidP="00A02490">
      <w:pPr>
        <w:pStyle w:val="ListParagraph"/>
        <w:numPr>
          <w:ilvl w:val="1"/>
          <w:numId w:val="81"/>
        </w:numPr>
      </w:pPr>
      <w:r w:rsidRPr="00990F53">
        <w:rPr>
          <w:i/>
          <w:iCs/>
        </w:rPr>
        <w:t>PreviousStreetESSH</w:t>
      </w:r>
      <w:r>
        <w:t xml:space="preserve"> = 1.</w:t>
      </w:r>
    </w:p>
    <w:p w14:paraId="7D57C4C0" w14:textId="06320625" w:rsidR="00A42F15" w:rsidRDefault="00A42F15" w:rsidP="00791BDC">
      <w:pPr>
        <w:pStyle w:val="Heading2"/>
      </w:pPr>
      <w:bookmarkStart w:id="2066" w:name="_Toc204850692"/>
      <w:r w:rsidRPr="00A42F15">
        <w:t>DQ – Months ES/SH/Street Homeless Last 3 Years</w:t>
      </w:r>
      <w:bookmarkEnd w:id="2066"/>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39C823D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ins w:id="2067" w:author="Molly C McEvilley" w:date="2025-08-21T17:14:00Z" w16du:dateUtc="2025-08-21T21:14: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xml:space="preserve">= 1) </w:t>
        </w:r>
      </w:ins>
      <w:del w:id="2068" w:author="Molly C McEvilley" w:date="2025-08-21T17:14:00Z" w16du:dateUtc="2025-08-21T21:14:00Z">
        <w:r w:rsidR="00384A27" w:rsidDel="00990F53">
          <w:rPr>
            <w:b/>
            <w:bCs/>
          </w:rPr>
          <w:delText>Active</w:delText>
        </w:r>
        <w:r w:rsidR="00384A27" w:rsidDel="00990F53">
          <w:delText xml:space="preserve"> = 1 </w:delText>
        </w:r>
      </w:del>
      <w:r w:rsidR="00384A27">
        <w:t>and:</w:t>
      </w:r>
    </w:p>
    <w:p w14:paraId="3CD09A36"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29B8D3A6" w14:textId="77777777" w:rsidR="00384A27" w:rsidRDefault="00384A27" w:rsidP="00A02490">
      <w:pPr>
        <w:pStyle w:val="ListParagraph"/>
        <w:numPr>
          <w:ilvl w:val="0"/>
          <w:numId w:val="81"/>
        </w:numPr>
      </w:pPr>
      <w:r>
        <w:t>hmis_Enrollment</w:t>
      </w:r>
      <w:r>
        <w:rPr>
          <w:b/>
          <w:bCs/>
        </w:rPr>
        <w:t>.</w:t>
      </w:r>
      <w:r>
        <w:rPr>
          <w:i/>
          <w:iCs/>
        </w:rPr>
        <w:t>MonthsHomelessPastThreeYears</w:t>
      </w:r>
      <w:r>
        <w:t xml:space="preserve"> is NULL or not between 101 and 113; and</w:t>
      </w:r>
    </w:p>
    <w:p w14:paraId="329C4C77" w14:textId="77777777" w:rsidR="00384A27" w:rsidRDefault="00384A27" w:rsidP="00A02490">
      <w:pPr>
        <w:pStyle w:val="ListParagraph"/>
        <w:numPr>
          <w:ilvl w:val="1"/>
          <w:numId w:val="81"/>
        </w:numPr>
      </w:pPr>
      <w:r>
        <w:t>tlsa_Enrollment.</w:t>
      </w:r>
      <w:r>
        <w:rPr>
          <w:b/>
          <w:bCs/>
        </w:rPr>
        <w:t>LSAProjectType</w:t>
      </w:r>
      <w:r>
        <w:t xml:space="preserve"> in (0,1,8); or</w:t>
      </w:r>
    </w:p>
    <w:p w14:paraId="312E3DCF"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5605FA1A" w14:textId="77777777" w:rsidR="00384A27" w:rsidRDefault="00384A27" w:rsidP="00A02490">
      <w:pPr>
        <w:pStyle w:val="ListParagraph"/>
        <w:numPr>
          <w:ilvl w:val="1"/>
          <w:numId w:val="81"/>
        </w:numPr>
      </w:pPr>
      <w:r w:rsidRPr="00990F53">
        <w:rPr>
          <w:i/>
          <w:iCs/>
        </w:rPr>
        <w:t>PreviousStreetESSH</w:t>
      </w:r>
      <w:r>
        <w:t xml:space="preserve"> = 1.</w:t>
      </w:r>
    </w:p>
    <w:p w14:paraId="1636E972" w14:textId="3BA99B0F" w:rsidR="00F34264" w:rsidRPr="00735E97" w:rsidRDefault="00A42F15" w:rsidP="00791BDC">
      <w:pPr>
        <w:pStyle w:val="Heading2"/>
        <w:rPr>
          <w:rFonts w:eastAsiaTheme="minorHAnsi"/>
        </w:rPr>
      </w:pPr>
      <w:bookmarkStart w:id="2069" w:name="_Toc204850693"/>
      <w:r w:rsidRPr="00A42F15">
        <w:t>DQ – Destination</w:t>
      </w:r>
      <w:bookmarkEnd w:id="2069"/>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73D921D8"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ins w:id="2070" w:author="Molly C McEvilley" w:date="2025-08-21T17:15:00Z" w16du:dateUtc="2025-08-21T21:15: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ins>
      <w:del w:id="2071" w:author="Molly C McEvilley" w:date="2025-08-21T17:15:00Z" w16du:dateUtc="2025-08-21T21:15:00Z">
        <w:r w:rsidR="008A03CC" w:rsidDel="00990F53">
          <w:rPr>
            <w:b/>
            <w:bCs/>
          </w:rPr>
          <w:delText>Active</w:delText>
        </w:r>
      </w:del>
      <w:r w:rsidR="008A03CC">
        <w:t xml:space="preserve"> = 1 and:</w:t>
      </w:r>
    </w:p>
    <w:p w14:paraId="1A13AC8F" w14:textId="77777777" w:rsidR="008A03CC" w:rsidRDefault="008A03CC" w:rsidP="00A02490">
      <w:pPr>
        <w:pStyle w:val="ListParagraph"/>
        <w:numPr>
          <w:ilvl w:val="0"/>
          <w:numId w:val="82"/>
        </w:numPr>
      </w:pPr>
      <w:r w:rsidRPr="001E71E8">
        <w:rPr>
          <w:b/>
          <w:bCs/>
        </w:rPr>
        <w:lastRenderedPageBreak/>
        <w:t>ExitDate</w:t>
      </w:r>
      <w:r>
        <w:t xml:space="preserve"> is not NULL; and</w:t>
      </w:r>
    </w:p>
    <w:p w14:paraId="7FCF9C73" w14:textId="77777777" w:rsidR="008A03CC" w:rsidRDefault="008A03CC" w:rsidP="00A02490">
      <w:pPr>
        <w:pStyle w:val="ListParagraph"/>
        <w:numPr>
          <w:ilvl w:val="1"/>
          <w:numId w:val="78"/>
        </w:numPr>
      </w:pPr>
      <w:r>
        <w:t>hmis_Exit.</w:t>
      </w:r>
      <w:r>
        <w:rPr>
          <w:i/>
          <w:iCs/>
        </w:rPr>
        <w:t>Destination</w:t>
      </w:r>
      <w:r>
        <w:t xml:space="preserve"> is NULL or in (8,9,17,30,99) or</w:t>
      </w:r>
    </w:p>
    <w:p w14:paraId="5AB1D1F3" w14:textId="77777777" w:rsidR="008A03CC" w:rsidRDefault="008A03CC" w:rsidP="00A02490">
      <w:pPr>
        <w:pStyle w:val="ListParagraph"/>
        <w:numPr>
          <w:ilvl w:val="1"/>
          <w:numId w:val="78"/>
        </w:numPr>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791BDC">
      <w:pPr>
        <w:pStyle w:val="Heading2"/>
        <w:rPr>
          <w:rFonts w:eastAsiaTheme="minorHAnsi"/>
        </w:rPr>
      </w:pPr>
      <w:bookmarkStart w:id="2072" w:name="_HMIS_Business_Logic:"/>
      <w:bookmarkStart w:id="2073" w:name="_Toc204850694"/>
      <w:bookmarkStart w:id="2074" w:name="_Toc37849830"/>
      <w:bookmarkEnd w:id="2072"/>
      <w:r w:rsidRPr="00A42F15">
        <w:t xml:space="preserve">DQ – </w:t>
      </w:r>
      <w:r w:rsidR="006F2DFB">
        <w:t>Date of Birth</w:t>
      </w:r>
      <w:bookmarkEnd w:id="2073"/>
    </w:p>
    <w:p w14:paraId="47D8660E" w14:textId="329B62C1"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ins w:id="2075" w:author="Molly C McEvilley" w:date="2025-08-21T17:15:00Z" w16du:dateUtc="2025-08-21T21:15: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xml:space="preserve">= 1) </w:t>
        </w:r>
      </w:ins>
      <w:del w:id="2076" w:author="Molly C McEvilley" w:date="2025-08-21T17:15:00Z" w16du:dateUtc="2025-08-21T21:15:00Z">
        <w:r w:rsidR="006F2DFB" w:rsidDel="00990F53">
          <w:rPr>
            <w:b/>
            <w:bCs/>
          </w:rPr>
          <w:delText>Active</w:delText>
        </w:r>
        <w:r w:rsidR="006F2DFB" w:rsidDel="00990F53">
          <w:delText xml:space="preserve"> = 1 </w:delText>
        </w:r>
      </w:del>
      <w:r w:rsidR="006F2DFB">
        <w:t>and</w:t>
      </w:r>
      <w:r>
        <w:t xml:space="preserve"> </w:t>
      </w:r>
      <w:r w:rsidRPr="00735E97">
        <w:rPr>
          <w:b/>
          <w:bCs/>
        </w:rPr>
        <w:t>ActiveAge</w:t>
      </w:r>
      <w:r>
        <w:t xml:space="preserve"> in (98,99).</w:t>
      </w:r>
    </w:p>
    <w:p w14:paraId="4B385E16" w14:textId="3FDE6FE3" w:rsidR="007C0D7B" w:rsidRDefault="007C0D7B" w:rsidP="00791BDC">
      <w:pPr>
        <w:pStyle w:val="Heading2"/>
      </w:pPr>
      <w:bookmarkStart w:id="2077" w:name="_Toc204850695"/>
      <w:r>
        <w:t>LSACalculated</w:t>
      </w:r>
      <w:bookmarkEnd w:id="2074"/>
      <w:bookmarkEnd w:id="2077"/>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791BDC">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A02490">
      <w:pPr>
        <w:pStyle w:val="ListParagraph"/>
        <w:numPr>
          <w:ilvl w:val="0"/>
          <w:numId w:val="11"/>
        </w:num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078" w:name="_HMIS_Business_Logic:_4"/>
      <w:bookmarkStart w:id="2079" w:name="_Toc37849831"/>
      <w:bookmarkEnd w:id="2078"/>
      <w:r>
        <w:br w:type="page"/>
      </w:r>
    </w:p>
    <w:p w14:paraId="1EDCFB18" w14:textId="70B605DC" w:rsidR="00F25CD0" w:rsidRDefault="00914DDA" w:rsidP="00791BDC">
      <w:pPr>
        <w:pStyle w:val="Heading1"/>
      </w:pPr>
      <w:bookmarkStart w:id="2080" w:name="_Toc204850696"/>
      <w:r>
        <w:lastRenderedPageBreak/>
        <w:t>HMIS Business Logic: LSAReport</w:t>
      </w:r>
      <w:r w:rsidR="006D6D01">
        <w:t xml:space="preserve"> Data Quality</w:t>
      </w:r>
      <w:r w:rsidR="00D854C4">
        <w:t xml:space="preserve"> and ReportDate</w:t>
      </w:r>
      <w:bookmarkEnd w:id="2079"/>
      <w:bookmarkEnd w:id="2080"/>
    </w:p>
    <w:p w14:paraId="67DD686B" w14:textId="77777777" w:rsidR="00C1694A" w:rsidRDefault="00C1694A" w:rsidP="00A02490">
      <w:pPr>
        <w:pStyle w:val="Heading2"/>
      </w:pPr>
      <w:bookmarkStart w:id="2081" w:name="_Data_Quality:_"/>
      <w:bookmarkStart w:id="2082" w:name="_Toc204850697"/>
      <w:bookmarkEnd w:id="2081"/>
      <w:r>
        <w:t>Data Quality:  HMIS Household Enrollments Not Associated with a CoC</w:t>
      </w:r>
      <w:bookmarkEnd w:id="2082"/>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113CEDF6"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 xml:space="preserve">Any number higher than zero may have an impact on the usability of a CoC’s LSA data for AHAR </w:t>
      </w:r>
      <w:ins w:id="2083" w:author="Molly C McEvilley" w:date="2025-07-20T22:12:00Z" w16du:dateUtc="2025-07-21T02:12:00Z">
        <w:r w:rsidR="001A2D2D">
          <w:rPr>
            <w:b/>
            <w:bCs/>
          </w:rPr>
          <w:t>and/or HIC</w:t>
        </w:r>
      </w:ins>
      <w:ins w:id="2084" w:author="Molly C McEvilley" w:date="2025-07-20T22:11:00Z" w16du:dateUtc="2025-07-21T02:11:00Z">
        <w:r w:rsidR="001A2D2D">
          <w:rPr>
            <w:b/>
            <w:bCs/>
          </w:rPr>
          <w:t xml:space="preserve"> </w:t>
        </w:r>
      </w:ins>
      <w:r>
        <w:rPr>
          <w:b/>
          <w:bCs/>
        </w:rPr>
        <w:t>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A02490">
      <w:pPr>
        <w:pStyle w:val="ListParagraph"/>
        <w:numPr>
          <w:ilvl w:val="0"/>
          <w:numId w:val="76"/>
        </w:numPr>
      </w:pPr>
      <w:r>
        <w:rPr>
          <w:i/>
          <w:iCs/>
        </w:rPr>
        <w:t>EntryDate</w:t>
      </w:r>
      <w:r>
        <w:t xml:space="preserve"> &lt;= </w:t>
      </w:r>
      <w:r>
        <w:rPr>
          <w:u w:val="single"/>
        </w:rPr>
        <w:t>ReportEnd</w:t>
      </w:r>
      <w:r w:rsidR="005311DF" w:rsidRPr="00190224">
        <w:t>; and</w:t>
      </w:r>
    </w:p>
    <w:p w14:paraId="3FF6AF06" w14:textId="4A1B8A7A" w:rsidR="00387AD2" w:rsidRDefault="00387AD2" w:rsidP="00A02490">
      <w:pPr>
        <w:pStyle w:val="ListParagraph"/>
        <w:numPr>
          <w:ilvl w:val="0"/>
          <w:numId w:val="76"/>
        </w:numPr>
      </w:pPr>
      <w:r>
        <w:t>RelationshipToHoH = 1</w:t>
      </w:r>
      <w:r w:rsidR="005311DF" w:rsidRPr="007D0EBC">
        <w:t>; and</w:t>
      </w:r>
    </w:p>
    <w:p w14:paraId="1B0E3F75" w14:textId="6447D2E6" w:rsidR="00C1694A" w:rsidRDefault="00C1694A" w:rsidP="00A02490">
      <w:pPr>
        <w:pStyle w:val="ListParagraph"/>
        <w:numPr>
          <w:ilvl w:val="0"/>
          <w:numId w:val="76"/>
        </w:numPr>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A02490">
      <w:pPr>
        <w:pStyle w:val="ListParagraph"/>
        <w:numPr>
          <w:ilvl w:val="0"/>
          <w:numId w:val="76"/>
        </w:numPr>
      </w:pPr>
      <w:r>
        <w:rPr>
          <w:i/>
          <w:iCs/>
        </w:rPr>
        <w:t xml:space="preserve">ProjectID </w:t>
      </w:r>
      <w:r>
        <w:t>= lsa_Project.</w:t>
      </w:r>
      <w:r>
        <w:rPr>
          <w:b/>
          <w:bCs/>
        </w:rPr>
        <w:t>ProjectID</w:t>
      </w:r>
      <w:r w:rsidR="005311DF" w:rsidRPr="007D0EBC">
        <w:t>; and</w:t>
      </w:r>
    </w:p>
    <w:p w14:paraId="3E591749" w14:textId="151BC1B5" w:rsidR="00761F88" w:rsidRDefault="00C653C6" w:rsidP="00A02490">
      <w:pPr>
        <w:pStyle w:val="ListParagraph"/>
        <w:numPr>
          <w:ilvl w:val="0"/>
          <w:numId w:val="76"/>
        </w:numPr>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A02490">
      <w:pPr>
        <w:pStyle w:val="ListParagraph"/>
        <w:numPr>
          <w:ilvl w:val="0"/>
          <w:numId w:val="76"/>
        </w:numPr>
      </w:pPr>
      <w:r>
        <w:t>lsa_Organization.</w:t>
      </w:r>
      <w:r>
        <w:rPr>
          <w:b/>
          <w:bCs/>
        </w:rPr>
        <w:t xml:space="preserve">VictimServiceProvider </w:t>
      </w:r>
      <w:r>
        <w:t>= 0; and</w:t>
      </w:r>
    </w:p>
    <w:p w14:paraId="6850F514" w14:textId="718A8FCE" w:rsidR="00C1694A" w:rsidRDefault="003D196F" w:rsidP="00A02490">
      <w:pPr>
        <w:pStyle w:val="ListParagraph"/>
        <w:numPr>
          <w:ilvl w:val="0"/>
          <w:numId w:val="76"/>
        </w:numPr>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A02490">
      <w:pPr>
        <w:pStyle w:val="Heading2"/>
      </w:pPr>
      <w:bookmarkStart w:id="2085" w:name="_Toc204850698"/>
      <w:r>
        <w:t>Data Quality:  Households Excluded from the LSA Due to HoH Errors</w:t>
      </w:r>
      <w:bookmarkEnd w:id="208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66794246"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 xml:space="preserve">Any number higher than zero will have an impact on the usability of a CoC’s LSA data for AHAR </w:t>
      </w:r>
      <w:ins w:id="2086" w:author="Molly C McEvilley" w:date="2025-07-20T22:12:00Z" w16du:dateUtc="2025-07-21T02:12:00Z">
        <w:r w:rsidR="001A2D2D">
          <w:rPr>
            <w:b/>
            <w:bCs/>
          </w:rPr>
          <w:t xml:space="preserve">and/or HIC </w:t>
        </w:r>
      </w:ins>
      <w:r>
        <w:rPr>
          <w:b/>
          <w:bCs/>
        </w:rPr>
        <w:t>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A02490">
      <w:pPr>
        <w:pStyle w:val="ListParagraph"/>
        <w:numPr>
          <w:ilvl w:val="0"/>
          <w:numId w:val="76"/>
        </w:numPr>
      </w:pPr>
      <w:r>
        <w:t xml:space="preserve">There are no </w:t>
      </w:r>
      <w:r w:rsidRPr="49FCFE86">
        <w:t>EnrollmentID</w:t>
      </w:r>
      <w:r>
        <w:t xml:space="preserve">s for the </w:t>
      </w:r>
      <w:r w:rsidRPr="49FCFE86">
        <w:t>HouseholdID</w:t>
      </w:r>
      <w:r>
        <w:t xml:space="preserve"> where </w:t>
      </w:r>
      <w:r w:rsidRPr="49FCFE86">
        <w:t>RelationshipToHoH</w:t>
      </w:r>
      <w:r>
        <w:t xml:space="preserve"> = 1; or</w:t>
      </w:r>
    </w:p>
    <w:p w14:paraId="6BA52D5C" w14:textId="77777777" w:rsidR="00C1694A" w:rsidRDefault="00C1694A" w:rsidP="00A02490">
      <w:pPr>
        <w:pStyle w:val="ListParagraph"/>
        <w:numPr>
          <w:ilvl w:val="0"/>
          <w:numId w:val="76"/>
        </w:numPr>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A02490">
      <w:pPr>
        <w:pStyle w:val="ListParagraph"/>
        <w:numPr>
          <w:ilvl w:val="0"/>
          <w:numId w:val="76"/>
        </w:numPr>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A02490">
      <w:pPr>
        <w:pStyle w:val="ListParagraph"/>
        <w:numPr>
          <w:ilvl w:val="0"/>
          <w:numId w:val="76"/>
        </w:numPr>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A02490">
      <w:pPr>
        <w:pStyle w:val="ListParagraph"/>
        <w:numPr>
          <w:ilvl w:val="0"/>
          <w:numId w:val="76"/>
        </w:numPr>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A02490">
      <w:pPr>
        <w:pStyle w:val="ListParagraph"/>
        <w:numPr>
          <w:ilvl w:val="0"/>
          <w:numId w:val="76"/>
        </w:numPr>
      </w:pPr>
      <w:r>
        <w:t>lsa_Project.</w:t>
      </w:r>
      <w:r w:rsidRPr="49FCFE86">
        <w:rPr>
          <w:b/>
          <w:bCs/>
        </w:rPr>
        <w:t>ProjectType</w:t>
      </w:r>
      <w:r>
        <w:t xml:space="preserve"> in (</w:t>
      </w:r>
      <w:r w:rsidR="6842D2F1">
        <w:t>0,</w:t>
      </w:r>
      <w:r>
        <w:t>1,2,3,8,13); and</w:t>
      </w:r>
    </w:p>
    <w:p w14:paraId="6AB78CEF" w14:textId="2F200DFB" w:rsidR="00480F40" w:rsidRDefault="00480F40" w:rsidP="00A02490">
      <w:pPr>
        <w:pStyle w:val="ListParagraph"/>
        <w:numPr>
          <w:ilvl w:val="0"/>
          <w:numId w:val="76"/>
        </w:numPr>
      </w:pPr>
      <w:r>
        <w:t>lsa_Organization.</w:t>
      </w:r>
      <w:r w:rsidRPr="49FCFE86">
        <w:rPr>
          <w:b/>
          <w:bCs/>
        </w:rPr>
        <w:t xml:space="preserve">VictimServiceProvider </w:t>
      </w:r>
      <w:r>
        <w:t>= 0</w:t>
      </w:r>
      <w:r w:rsidR="00287A48">
        <w:t>; and</w:t>
      </w:r>
    </w:p>
    <w:p w14:paraId="683A4743" w14:textId="17C10CC4" w:rsidR="00C1694A" w:rsidRDefault="000A3A98" w:rsidP="00A02490">
      <w:pPr>
        <w:pStyle w:val="ListParagraph"/>
        <w:numPr>
          <w:ilvl w:val="0"/>
          <w:numId w:val="76"/>
        </w:numPr>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A02490">
      <w:pPr>
        <w:pStyle w:val="Heading2"/>
      </w:pPr>
      <w:bookmarkStart w:id="2087" w:name="_Toc204850699"/>
      <w:r>
        <w:t>Data Quality:  Enrollments Excluded from the LSA Due to Invalid RelationshipToHoH</w:t>
      </w:r>
      <w:bookmarkEnd w:id="2087"/>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lastRenderedPageBreak/>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4BBA07F3"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 xml:space="preserve">Any number higher than zero will have an impact on the usability of a CoC’s LSA data for AHAR </w:t>
      </w:r>
      <w:ins w:id="2088" w:author="Molly C McEvilley" w:date="2025-07-20T22:13:00Z" w16du:dateUtc="2025-07-21T02:13:00Z">
        <w:r w:rsidR="001A2D2D">
          <w:rPr>
            <w:b/>
            <w:bCs/>
          </w:rPr>
          <w:t xml:space="preserve">and/or HIC </w:t>
        </w:r>
      </w:ins>
      <w:r>
        <w:rPr>
          <w:b/>
          <w:bCs/>
        </w:rPr>
        <w:t>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A02490">
      <w:pPr>
        <w:pStyle w:val="ListParagraph"/>
        <w:numPr>
          <w:ilvl w:val="0"/>
          <w:numId w:val="77"/>
        </w:numPr>
      </w:pPr>
      <w:r>
        <w:rPr>
          <w:i/>
          <w:iCs/>
        </w:rPr>
        <w:t>RelationshipToHoH</w:t>
      </w:r>
      <w:r>
        <w:t xml:space="preserve"> is NULL or not in (1,2,3,4,5); and</w:t>
      </w:r>
    </w:p>
    <w:p w14:paraId="59446F90" w14:textId="2635573B" w:rsidR="00C1694A" w:rsidRDefault="00C1694A" w:rsidP="00A02490">
      <w:pPr>
        <w:pStyle w:val="ListParagraph"/>
        <w:numPr>
          <w:ilvl w:val="0"/>
          <w:numId w:val="77"/>
        </w:numPr>
      </w:pPr>
      <w:r>
        <w:rPr>
          <w:i/>
          <w:iCs/>
        </w:rPr>
        <w:t xml:space="preserve">DateDeleted </w:t>
      </w:r>
      <w:r>
        <w:t>is NULL</w:t>
      </w:r>
      <w:r w:rsidR="000D2FAD">
        <w:t>; and</w:t>
      </w:r>
    </w:p>
    <w:p w14:paraId="3178CA38" w14:textId="2E804ED3" w:rsidR="00C1694A" w:rsidRPr="00190224" w:rsidRDefault="00C1694A" w:rsidP="00A02490">
      <w:pPr>
        <w:pStyle w:val="ListParagraph"/>
        <w:numPr>
          <w:ilvl w:val="0"/>
          <w:numId w:val="77"/>
        </w:numPr>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A02490">
      <w:pPr>
        <w:pStyle w:val="ListParagraph"/>
        <w:numPr>
          <w:ilvl w:val="0"/>
          <w:numId w:val="77"/>
        </w:numPr>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A02490">
      <w:pPr>
        <w:pStyle w:val="ListParagraph"/>
        <w:numPr>
          <w:ilvl w:val="0"/>
          <w:numId w:val="77"/>
        </w:numPr>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A02490">
      <w:pPr>
        <w:pStyle w:val="Heading2"/>
      </w:pPr>
      <w:bookmarkStart w:id="2089" w:name="_Toc204850700"/>
      <w:r>
        <w:t>Data Quality:  Invalid Move-In Dates</w:t>
      </w:r>
      <w:bookmarkEnd w:id="2089"/>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lastRenderedPageBreak/>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91BDC">
      <w:pPr>
        <w:pStyle w:val="ListParagraph"/>
        <w:numPr>
          <w:ilvl w:val="0"/>
          <w:numId w:val="83"/>
        </w:numPr>
      </w:pPr>
      <w:r w:rsidRPr="00C84904">
        <w:rPr>
          <w:b/>
          <w:bCs/>
        </w:rPr>
        <w:t>LSAProjectType</w:t>
      </w:r>
      <w:r>
        <w:t xml:space="preserve"> in (3,13</w:t>
      </w:r>
      <w:r w:rsidR="009B439E">
        <w:t>,15</w:t>
      </w:r>
      <w:r>
        <w:t>); and</w:t>
      </w:r>
    </w:p>
    <w:p w14:paraId="1B865D7F" w14:textId="77777777" w:rsidR="00C1694A" w:rsidRDefault="00C1694A" w:rsidP="00791BDC">
      <w:pPr>
        <w:pStyle w:val="ListParagraph"/>
        <w:numPr>
          <w:ilvl w:val="0"/>
          <w:numId w:val="83"/>
        </w:numPr>
      </w:pPr>
      <w:r w:rsidRPr="00C84904">
        <w:rPr>
          <w:b/>
          <w:bCs/>
        </w:rPr>
        <w:t xml:space="preserve">Active </w:t>
      </w:r>
      <w:r>
        <w:t>= 1, and:</w:t>
      </w:r>
    </w:p>
    <w:p w14:paraId="0CBDA270" w14:textId="77777777" w:rsidR="00C1694A" w:rsidRDefault="00C1694A" w:rsidP="00A02490">
      <w:pPr>
        <w:pStyle w:val="ListParagraph"/>
        <w:numPr>
          <w:ilvl w:val="0"/>
          <w:numId w:val="78"/>
        </w:numPr>
      </w:pPr>
      <w:r>
        <w:t>tlsa_HHID.</w:t>
      </w:r>
      <w:r w:rsidRPr="49FCFE86">
        <w:rPr>
          <w:b/>
          <w:bCs/>
        </w:rPr>
        <w:t>MoveInDate</w:t>
      </w:r>
      <w:r>
        <w:t xml:space="preserve"> is NULL; and </w:t>
      </w:r>
    </w:p>
    <w:p w14:paraId="620D593C" w14:textId="6B993EC0" w:rsidR="00C1694A" w:rsidRDefault="00C1694A" w:rsidP="00A02490">
      <w:pPr>
        <w:pStyle w:val="ListParagraph"/>
        <w:numPr>
          <w:ilvl w:val="0"/>
          <w:numId w:val="78"/>
        </w:numPr>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A02490">
      <w:pPr>
        <w:pStyle w:val="Heading2"/>
      </w:pPr>
      <w:bookmarkStart w:id="2090" w:name="_Toc204850701"/>
      <w:r>
        <w:t>Data Quality: Counts of Clients / HouseholdIDs / EnrollmentIDs</w:t>
      </w:r>
      <w:bookmarkEnd w:id="2090"/>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0196DFB" w:rsidR="00C1694A" w:rsidRDefault="00C1694A" w:rsidP="00C1694A">
      <w:r>
        <w:t xml:space="preserve">A count of distinct </w:t>
      </w:r>
      <w:r>
        <w:rPr>
          <w:b/>
          <w:bCs/>
        </w:rPr>
        <w:t>PersonalID</w:t>
      </w:r>
      <w:r>
        <w:t>s in tlsa_</w:t>
      </w:r>
      <w:ins w:id="2091" w:author="Molly C McEvilley" w:date="2025-08-21T12:15:00Z" w16du:dateUtc="2025-08-21T16:15:00Z">
        <w:r w:rsidR="0049342B" w:rsidDel="0049342B">
          <w:t xml:space="preserve"> </w:t>
        </w:r>
      </w:ins>
      <w:del w:id="2092" w:author="Molly C McEvilley" w:date="2025-08-21T12:15:00Z" w16du:dateUtc="2025-08-21T16:15:00Z">
        <w:r w:rsidDel="0049342B">
          <w:delText>Person</w:delText>
        </w:r>
      </w:del>
      <w:ins w:id="2093" w:author="Molly C McEvilley" w:date="2025-08-21T12:12:00Z" w16du:dateUtc="2025-08-21T16:12:00Z">
        <w:r w:rsidR="00616835">
          <w:t xml:space="preserve">Enrollment where </w:t>
        </w:r>
        <w:r w:rsidR="00616835" w:rsidRPr="007355EA">
          <w:rPr>
            <w:b/>
            <w:bCs/>
          </w:rPr>
          <w:t>A</w:t>
        </w:r>
        <w:r w:rsidR="00F50433" w:rsidRPr="007355EA">
          <w:rPr>
            <w:b/>
            <w:bCs/>
          </w:rPr>
          <w:t>IR</w:t>
        </w:r>
        <w:r w:rsidR="00F50433">
          <w:t xml:space="preserve"> = 1</w:t>
        </w:r>
      </w:ins>
      <w:ins w:id="2094" w:author="Molly C McEvilley" w:date="2025-08-21T12:15:00Z" w16du:dateUtc="2025-08-21T16:15:00Z">
        <w:r w:rsidR="0049342B">
          <w:t xml:space="preserve"> </w:t>
        </w:r>
        <w:r w:rsidR="002B64C3">
          <w:t>or (</w:t>
        </w:r>
        <w:r w:rsidR="002B64C3" w:rsidRPr="007355EA">
          <w:rPr>
            <w:b/>
            <w:bCs/>
          </w:rPr>
          <w:t>Active</w:t>
        </w:r>
        <w:r w:rsidR="002B64C3">
          <w:t xml:space="preserve"> = 1 and </w:t>
        </w:r>
        <w:r w:rsidR="002B64C3" w:rsidRPr="007355EA">
          <w:rPr>
            <w:b/>
            <w:bCs/>
          </w:rPr>
          <w:t>LSAScope</w:t>
        </w:r>
        <w:r w:rsidR="002B64C3">
          <w:t xml:space="preserve"> &lt;&gt; 3).</w:t>
        </w:r>
      </w:ins>
      <w:del w:id="2095" w:author="Molly C McEvilley" w:date="2025-08-21T12:13:00Z" w16du:dateUtc="2025-08-21T16:13:00Z">
        <w:r w:rsidR="009B4418" w:rsidDel="00F50433">
          <w:delText xml:space="preserve">. </w:delText>
        </w:r>
      </w:del>
    </w:p>
    <w:p w14:paraId="19B510D6" w14:textId="77777777" w:rsidR="00C1694A" w:rsidRDefault="00C1694A" w:rsidP="00C1694A">
      <w:pPr>
        <w:pStyle w:val="Heading4"/>
      </w:pPr>
      <w:r>
        <w:t>HouseholdEntry</w:t>
      </w:r>
    </w:p>
    <w:p w14:paraId="4B92D5DE" w14:textId="77777777" w:rsidR="002B64C3" w:rsidRDefault="00C1694A" w:rsidP="002B64C3">
      <w:pPr>
        <w:rPr>
          <w:ins w:id="2096" w:author="Molly C McEvilley" w:date="2025-08-21T12:15:00Z" w16du:dateUtc="2025-08-21T16:15:00Z"/>
        </w:rPr>
      </w:pPr>
      <w:r>
        <w:t xml:space="preserve">A count of distinct </w:t>
      </w:r>
      <w:r w:rsidRPr="49FCFE86">
        <w:rPr>
          <w:b/>
          <w:bCs/>
        </w:rPr>
        <w:t>HouseholdID</w:t>
      </w:r>
      <w:r>
        <w:t xml:space="preserve">s in tlsa_HHID where </w:t>
      </w:r>
      <w:ins w:id="2097" w:author="Molly C McEvilley" w:date="2025-08-21T12:15:00Z" w16du:dateUtc="2025-08-21T16:15:00Z">
        <w:r w:rsidR="002B64C3" w:rsidRPr="009B515A">
          <w:rPr>
            <w:b/>
            <w:bCs/>
          </w:rPr>
          <w:t>AIR</w:t>
        </w:r>
        <w:r w:rsidR="002B64C3">
          <w:t xml:space="preserve"> = 1 or (</w:t>
        </w:r>
        <w:r w:rsidR="002B64C3" w:rsidRPr="009B515A">
          <w:rPr>
            <w:b/>
            <w:bCs/>
          </w:rPr>
          <w:t>Active</w:t>
        </w:r>
        <w:r w:rsidR="002B64C3">
          <w:t xml:space="preserve"> = 1 and </w:t>
        </w:r>
        <w:r w:rsidR="002B64C3" w:rsidRPr="009B515A">
          <w:rPr>
            <w:b/>
            <w:bCs/>
          </w:rPr>
          <w:t>LSAScope</w:t>
        </w:r>
        <w:r w:rsidR="002B64C3">
          <w:t xml:space="preserve"> &lt;&gt; 3).</w:t>
        </w:r>
      </w:ins>
    </w:p>
    <w:p w14:paraId="52539332" w14:textId="5B238122" w:rsidR="00C1694A" w:rsidDel="002B64C3" w:rsidRDefault="00C1694A" w:rsidP="007355EA">
      <w:pPr>
        <w:pStyle w:val="Heading4"/>
        <w:rPr>
          <w:del w:id="2098" w:author="Molly C McEvilley" w:date="2025-08-21T12:15:00Z" w16du:dateUtc="2025-08-21T16:15:00Z"/>
        </w:rPr>
      </w:pPr>
      <w:del w:id="2099" w:author="Molly C McEvilley" w:date="2025-08-21T12:15:00Z" w16du:dateUtc="2025-08-21T16:15:00Z">
        <w:r w:rsidRPr="49FCFE86" w:rsidDel="002B64C3">
          <w:lastRenderedPageBreak/>
          <w:delText xml:space="preserve">Active </w:delText>
        </w:r>
        <w:r w:rsidDel="002B64C3">
          <w:delText>= 1</w:delText>
        </w:r>
      </w:del>
    </w:p>
    <w:p w14:paraId="6B42BA81" w14:textId="77777777" w:rsidR="00C1694A" w:rsidRDefault="00C1694A" w:rsidP="007355EA">
      <w:pPr>
        <w:pStyle w:val="Heading4"/>
      </w:pPr>
      <w:r>
        <w:t>ClientEntry</w:t>
      </w:r>
    </w:p>
    <w:p w14:paraId="79F9E2CB" w14:textId="3E168F35" w:rsidR="00C1694A" w:rsidRPr="007355EA" w:rsidRDefault="00C1694A" w:rsidP="00C1694A">
      <w:r>
        <w:t xml:space="preserve">A count of distinct </w:t>
      </w:r>
      <w:r>
        <w:rPr>
          <w:b/>
          <w:bCs/>
        </w:rPr>
        <w:t>EnrollmentID</w:t>
      </w:r>
      <w:r>
        <w:t xml:space="preserve">s in tlsa_Enrollment where </w:t>
      </w:r>
      <w:ins w:id="2100" w:author="Molly C McEvilley" w:date="2025-08-21T12:15:00Z" w16du:dateUtc="2025-08-21T16:15: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ins>
      <w:del w:id="2101" w:author="Molly C McEvilley" w:date="2025-08-21T12:15:00Z" w16du:dateUtc="2025-08-21T16:15:00Z">
        <w:r w:rsidDel="00E60BA4">
          <w:rPr>
            <w:b/>
            <w:bCs/>
          </w:rPr>
          <w:delText xml:space="preserve">Active </w:delText>
        </w:r>
        <w:r w:rsidDel="00E60BA4">
          <w:delText>= 1</w:delText>
        </w:r>
      </w:del>
      <w:r>
        <w:t>.</w:t>
      </w:r>
    </w:p>
    <w:p w14:paraId="027E7060" w14:textId="77777777" w:rsidR="00C1694A" w:rsidRDefault="00C1694A" w:rsidP="00C1694A">
      <w:pPr>
        <w:pStyle w:val="Heading4"/>
      </w:pPr>
      <w:r>
        <w:t>AdultHoHEntry</w:t>
      </w:r>
    </w:p>
    <w:p w14:paraId="47A9B245" w14:textId="7C94C8DC" w:rsidR="00C1694A" w:rsidRDefault="00C1694A" w:rsidP="00C1694A">
      <w:r>
        <w:t xml:space="preserve">A count of distinct </w:t>
      </w:r>
      <w:r>
        <w:rPr>
          <w:b/>
          <w:bCs/>
        </w:rPr>
        <w:t>EnrollmentID</w:t>
      </w:r>
      <w:r>
        <w:t xml:space="preserve">s in tlsa_Enrollment where </w:t>
      </w:r>
      <w:ins w:id="2102" w:author="Molly C McEvilley" w:date="2025-08-21T12:16:00Z" w16du:dateUtc="2025-08-21T16:16: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ins>
      <w:del w:id="2103" w:author="Molly C McEvilley" w:date="2025-08-21T12:16:00Z" w16du:dateUtc="2025-08-21T16:16:00Z">
        <w:r w:rsidDel="00E60BA4">
          <w:rPr>
            <w:b/>
            <w:bCs/>
          </w:rPr>
          <w:delText>Active</w:delText>
        </w:r>
      </w:del>
      <w:r>
        <w:rPr>
          <w:b/>
          <w:bCs/>
        </w:rPr>
        <w:t xml:space="preserve"> </w:t>
      </w:r>
      <w:del w:id="2104" w:author="Molly C McEvilley" w:date="2025-08-21T12:27:00Z" w16du:dateUtc="2025-08-21T16:27:00Z">
        <w:r w:rsidDel="006F5B6B">
          <w:delText xml:space="preserve">= 1 </w:delText>
        </w:r>
      </w:del>
      <w:r>
        <w:t>and:</w:t>
      </w:r>
    </w:p>
    <w:p w14:paraId="5428DF07" w14:textId="77777777" w:rsidR="00C1694A" w:rsidRDefault="00C1694A" w:rsidP="00A02490">
      <w:pPr>
        <w:pStyle w:val="ListParagraph"/>
        <w:numPr>
          <w:ilvl w:val="0"/>
          <w:numId w:val="79"/>
        </w:numPr>
      </w:pPr>
      <w:r>
        <w:rPr>
          <w:b/>
          <w:bCs/>
        </w:rPr>
        <w:t>ActiveAge</w:t>
      </w:r>
      <w:r>
        <w:t xml:space="preserve"> between 18 and 65; or</w:t>
      </w:r>
    </w:p>
    <w:p w14:paraId="3F00F7D8" w14:textId="77777777" w:rsidR="00C1694A" w:rsidRDefault="00C1694A" w:rsidP="00A02490">
      <w:pPr>
        <w:pStyle w:val="ListParagraph"/>
        <w:numPr>
          <w:ilvl w:val="0"/>
          <w:numId w:val="79"/>
        </w:numPr>
      </w:pPr>
      <w:r>
        <w:t>RelationshipToHoH = 1.</w:t>
      </w:r>
    </w:p>
    <w:p w14:paraId="2330ED51" w14:textId="77777777" w:rsidR="00C1694A" w:rsidRDefault="00C1694A" w:rsidP="00C1694A">
      <w:pPr>
        <w:pStyle w:val="Heading4"/>
      </w:pPr>
      <w:r>
        <w:t>ClientExit</w:t>
      </w:r>
    </w:p>
    <w:p w14:paraId="270CF9B8" w14:textId="6B0D0A9D" w:rsidR="00C1694A" w:rsidRDefault="00C1694A" w:rsidP="00C1694A">
      <w:r>
        <w:t xml:space="preserve">A count of distinct </w:t>
      </w:r>
      <w:r>
        <w:rPr>
          <w:b/>
          <w:bCs/>
        </w:rPr>
        <w:t>PersonalID</w:t>
      </w:r>
      <w:r>
        <w:t>s in tlsa_Enrollment where</w:t>
      </w:r>
      <w:r w:rsidR="00254059">
        <w:t xml:space="preserve"> </w:t>
      </w:r>
      <w:ins w:id="2105" w:author="Molly C McEvilley" w:date="2025-08-21T12:16:00Z" w16du:dateUtc="2025-08-21T16:16: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 </w:t>
        </w:r>
      </w:ins>
      <w:del w:id="2106" w:author="Molly C McEvilley" w:date="2025-08-21T12:16:00Z" w16du:dateUtc="2025-08-21T16:16:00Z">
        <w:r w:rsidR="000264E0" w:rsidDel="00E60BA4">
          <w:rPr>
            <w:b/>
            <w:bCs/>
          </w:rPr>
          <w:delText xml:space="preserve">Active </w:delText>
        </w:r>
        <w:r w:rsidR="000264E0" w:rsidDel="00E60BA4">
          <w:delText xml:space="preserve">= 1 </w:delText>
        </w:r>
      </w:del>
      <w:r w:rsidR="000264E0">
        <w:t xml:space="preserve">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A02490">
      <w:pPr>
        <w:pStyle w:val="Heading2"/>
      </w:pPr>
      <w:bookmarkStart w:id="2107" w:name="_Toc204850702"/>
      <w:r>
        <w:t>Data Quality:  SSN Issues</w:t>
      </w:r>
      <w:bookmarkEnd w:id="2107"/>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lastRenderedPageBreak/>
              <w:t>Length(hmis_Client.</w:t>
            </w:r>
            <w:r w:rsidRPr="49FCFE86">
              <w:rPr>
                <w:i/>
                <w:iCs/>
              </w:rPr>
              <w:t>SSN</w:t>
            </w:r>
            <w:r>
              <w:t>) &lt;&gt; 9; or</w:t>
            </w:r>
          </w:p>
          <w:p w14:paraId="11F4AE6F"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lastRenderedPageBreak/>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2BE694BD" w14:textId="77777777" w:rsidR="006F5B6B" w:rsidRDefault="00C1694A" w:rsidP="00C1694A">
      <w:pPr>
        <w:rPr>
          <w:ins w:id="2108" w:author="Molly C McEvilley" w:date="2025-08-21T12:27:00Z" w16du:dateUtc="2025-08-21T16:27:00Z"/>
        </w:rPr>
      </w:pPr>
      <w:r>
        <w:t xml:space="preserve">A count of </w:t>
      </w:r>
      <w:ins w:id="2109" w:author="Molly C McEvilley" w:date="2025-08-21T12:27:00Z" w16du:dateUtc="2025-08-21T16:27:00Z">
        <w:r w:rsidR="008046F4">
          <w:t xml:space="preserve">distinct </w:t>
        </w:r>
      </w:ins>
      <w:r>
        <w:rPr>
          <w:b/>
          <w:bCs/>
        </w:rPr>
        <w:t>PersonalID</w:t>
      </w:r>
      <w:r>
        <w:t xml:space="preserve">s in </w:t>
      </w:r>
      <w:ins w:id="2110" w:author="Molly C McEvilley" w:date="2025-08-21T12:27:00Z" w16du:dateUtc="2025-08-21T16:27:00Z">
        <w:r w:rsidR="006F5B6B">
          <w:t>tlsa_Enrollment where:</w:t>
        </w:r>
      </w:ins>
    </w:p>
    <w:p w14:paraId="4F28F2CB" w14:textId="1D8D1982" w:rsidR="00C1694A" w:rsidRDefault="00C1694A" w:rsidP="007355EA">
      <w:pPr>
        <w:pStyle w:val="ListParagraph"/>
        <w:numPr>
          <w:ilvl w:val="0"/>
          <w:numId w:val="130"/>
        </w:numPr>
        <w:rPr>
          <w:ins w:id="2111" w:author="Molly C McEvilley" w:date="2025-08-21T12:28:00Z" w16du:dateUtc="2025-08-21T16:28:00Z"/>
        </w:rPr>
      </w:pPr>
      <w:r>
        <w:t>tlsa_Person</w:t>
      </w:r>
      <w:del w:id="2112" w:author="Molly C McEvilley" w:date="2025-08-21T12:27:00Z" w16du:dateUtc="2025-08-21T16:27:00Z">
        <w:r w:rsidDel="006F5B6B">
          <w:delText xml:space="preserve"> where </w:delText>
        </w:r>
      </w:del>
      <w:ins w:id="2113" w:author="Molly C McEvilley" w:date="2025-08-21T12:27:00Z" w16du:dateUtc="2025-08-21T16:27:00Z">
        <w:r w:rsidR="006F5B6B">
          <w:t>.</w:t>
        </w:r>
      </w:ins>
      <w:r w:rsidRPr="007355EA">
        <w:rPr>
          <w:b/>
          <w:bCs/>
        </w:rPr>
        <w:t>SSNValid</w:t>
      </w:r>
      <w:r>
        <w:t xml:space="preserve"> = 9</w:t>
      </w:r>
      <w:ins w:id="2114" w:author="Molly C McEvilley" w:date="2025-08-21T12:28:00Z" w16du:dateUtc="2025-08-21T16:28:00Z">
        <w:r w:rsidR="008577EE">
          <w:t>;</w:t>
        </w:r>
      </w:ins>
      <w:ins w:id="2115" w:author="Molly C McEvilley" w:date="2025-08-21T12:26:00Z" w16du:dateUtc="2025-08-21T16:26:00Z">
        <w:r w:rsidR="002B0B12">
          <w:t xml:space="preserve"> and</w:t>
        </w:r>
      </w:ins>
    </w:p>
    <w:p w14:paraId="1E73BD0E" w14:textId="69D34E8C" w:rsidR="008577EE" w:rsidRDefault="008577EE" w:rsidP="007355EA">
      <w:pPr>
        <w:pStyle w:val="ListParagraph"/>
        <w:numPr>
          <w:ilvl w:val="0"/>
          <w:numId w:val="130"/>
        </w:numPr>
      </w:pPr>
      <w:ins w:id="2116" w:author="Molly C McEvilley" w:date="2025-08-21T12:28:00Z" w16du:dateUtc="2025-08-21T16:28:00Z">
        <w:r w:rsidRPr="008577EE">
          <w:rPr>
            <w:b/>
            <w:bCs/>
          </w:rPr>
          <w:t>AIR</w:t>
        </w:r>
        <w:r>
          <w:t xml:space="preserve"> = 1 or (</w:t>
        </w:r>
        <w:r w:rsidRPr="008577EE">
          <w:rPr>
            <w:b/>
            <w:bCs/>
          </w:rPr>
          <w:t>Active</w:t>
        </w:r>
        <w:r>
          <w:t xml:space="preserve"> = 1 and </w:t>
        </w:r>
        <w:r w:rsidRPr="008577EE">
          <w:rPr>
            <w:b/>
            <w:bCs/>
          </w:rPr>
          <w:t>LSAScope</w:t>
        </w:r>
        <w:r>
          <w:t xml:space="preserve"> &lt;&gt; 3)</w:t>
        </w:r>
      </w:ins>
    </w:p>
    <w:p w14:paraId="70F73102" w14:textId="77777777" w:rsidR="00C1694A" w:rsidRDefault="00C1694A" w:rsidP="00C1694A">
      <w:pPr>
        <w:pStyle w:val="Heading4"/>
      </w:pPr>
      <w:r>
        <w:t>SSNMissingOrInvalid</w:t>
      </w:r>
    </w:p>
    <w:p w14:paraId="7EA5C41A" w14:textId="77777777" w:rsidR="008577EE" w:rsidRDefault="008577EE" w:rsidP="008577EE">
      <w:pPr>
        <w:rPr>
          <w:ins w:id="2117" w:author="Molly C McEvilley" w:date="2025-08-21T12:28:00Z" w16du:dateUtc="2025-08-21T16:28:00Z"/>
        </w:rPr>
      </w:pPr>
      <w:ins w:id="2118" w:author="Molly C McEvilley" w:date="2025-08-21T12:28:00Z" w16du:dateUtc="2025-08-21T16:28:00Z">
        <w:r>
          <w:t xml:space="preserve">A count of distinct </w:t>
        </w:r>
        <w:r>
          <w:rPr>
            <w:b/>
            <w:bCs/>
          </w:rPr>
          <w:t>PersonalID</w:t>
        </w:r>
        <w:r>
          <w:t>s in tlsa_Enrollment where:</w:t>
        </w:r>
      </w:ins>
    </w:p>
    <w:p w14:paraId="38611514" w14:textId="0E08BD6F" w:rsidR="008577EE" w:rsidRDefault="008577EE" w:rsidP="008577EE">
      <w:pPr>
        <w:pStyle w:val="ListParagraph"/>
        <w:numPr>
          <w:ilvl w:val="0"/>
          <w:numId w:val="130"/>
        </w:numPr>
        <w:rPr>
          <w:ins w:id="2119" w:author="Molly C McEvilley" w:date="2025-08-21T12:28:00Z" w16du:dateUtc="2025-08-21T16:28:00Z"/>
        </w:rPr>
      </w:pPr>
      <w:ins w:id="2120" w:author="Molly C McEvilley" w:date="2025-08-21T12:28:00Z" w16du:dateUtc="2025-08-21T16:28:00Z">
        <w:r>
          <w:t>tlsa_Person.</w:t>
        </w:r>
        <w:r w:rsidRPr="009B515A">
          <w:rPr>
            <w:b/>
            <w:bCs/>
          </w:rPr>
          <w:t>SSNValid</w:t>
        </w:r>
        <w:r>
          <w:t xml:space="preserve"> = 0; and</w:t>
        </w:r>
      </w:ins>
    </w:p>
    <w:p w14:paraId="7F726F03" w14:textId="77777777" w:rsidR="008577EE" w:rsidRDefault="008577EE" w:rsidP="008577EE">
      <w:pPr>
        <w:pStyle w:val="ListParagraph"/>
        <w:numPr>
          <w:ilvl w:val="0"/>
          <w:numId w:val="130"/>
        </w:numPr>
        <w:rPr>
          <w:ins w:id="2121" w:author="Molly C McEvilley" w:date="2025-08-21T12:28:00Z" w16du:dateUtc="2025-08-21T16:28:00Z"/>
        </w:rPr>
      </w:pPr>
      <w:ins w:id="2122" w:author="Molly C McEvilley" w:date="2025-08-21T12:28:00Z" w16du:dateUtc="2025-08-21T16:28:00Z">
        <w:r w:rsidRPr="008577EE">
          <w:rPr>
            <w:b/>
            <w:bCs/>
          </w:rPr>
          <w:t>AIR</w:t>
        </w:r>
        <w:r>
          <w:t xml:space="preserve"> = 1 or (</w:t>
        </w:r>
        <w:r w:rsidRPr="008577EE">
          <w:rPr>
            <w:b/>
            <w:bCs/>
          </w:rPr>
          <w:t>Active</w:t>
        </w:r>
        <w:r>
          <w:t xml:space="preserve"> = 1 and </w:t>
        </w:r>
        <w:r w:rsidRPr="008577EE">
          <w:rPr>
            <w:b/>
            <w:bCs/>
          </w:rPr>
          <w:t>LSAScope</w:t>
        </w:r>
        <w:r>
          <w:t xml:space="preserve"> &lt;&gt; 3)</w:t>
        </w:r>
      </w:ins>
    </w:p>
    <w:p w14:paraId="561FFCB5" w14:textId="64CF42F2" w:rsidR="00C1694A" w:rsidDel="008577EE" w:rsidRDefault="00C1694A" w:rsidP="00C1694A">
      <w:pPr>
        <w:rPr>
          <w:del w:id="2123" w:author="Molly C McEvilley" w:date="2025-08-21T12:28:00Z" w16du:dateUtc="2025-08-21T16:28:00Z"/>
        </w:rPr>
      </w:pPr>
      <w:del w:id="2124" w:author="Molly C McEvilley" w:date="2025-08-21T12:28:00Z" w16du:dateUtc="2025-08-21T16:28:00Z">
        <w:r w:rsidDel="008577EE">
          <w:delText xml:space="preserve">A count of </w:delText>
        </w:r>
        <w:r w:rsidDel="008577EE">
          <w:rPr>
            <w:b/>
            <w:bCs/>
          </w:rPr>
          <w:delText>PersonalID</w:delText>
        </w:r>
        <w:r w:rsidDel="008577EE">
          <w:delText xml:space="preserve">s in tlsa_Person where </w:delText>
        </w:r>
        <w:r w:rsidRPr="00190224" w:rsidDel="008577EE">
          <w:rPr>
            <w:b/>
            <w:bCs/>
          </w:rPr>
          <w:delText>SSNValid</w:delText>
        </w:r>
        <w:r w:rsidDel="008577EE">
          <w:delText xml:space="preserve"> = 0</w:delText>
        </w:r>
      </w:del>
    </w:p>
    <w:p w14:paraId="242E83A6" w14:textId="77777777" w:rsidR="00C1694A" w:rsidRDefault="00C1694A" w:rsidP="00C1694A">
      <w:pPr>
        <w:pStyle w:val="Heading4"/>
      </w:pPr>
      <w:r>
        <w:t>ClientSSNNotUnique</w:t>
      </w:r>
    </w:p>
    <w:p w14:paraId="61B5AA49" w14:textId="77777777" w:rsidR="00CA69B3" w:rsidRDefault="00CA69B3" w:rsidP="00CA69B3">
      <w:pPr>
        <w:rPr>
          <w:ins w:id="2125" w:author="Molly C McEvilley" w:date="2025-08-21T12:30:00Z" w16du:dateUtc="2025-08-21T16:30:00Z"/>
        </w:rPr>
      </w:pPr>
      <w:ins w:id="2126" w:author="Molly C McEvilley" w:date="2025-08-21T12:30:00Z" w16du:dateUtc="2025-08-21T16:30:00Z">
        <w:r>
          <w:t xml:space="preserve">A count of distinct </w:t>
        </w:r>
        <w:r>
          <w:rPr>
            <w:b/>
            <w:bCs/>
          </w:rPr>
          <w:t>PersonalID</w:t>
        </w:r>
        <w:r>
          <w:t>s in tlsa_Enrollment where:</w:t>
        </w:r>
      </w:ins>
    </w:p>
    <w:p w14:paraId="1152AC6E" w14:textId="68C23BCF" w:rsidR="00CA69B3" w:rsidRDefault="00CA69B3" w:rsidP="00CA69B3">
      <w:pPr>
        <w:pStyle w:val="ListParagraph"/>
        <w:numPr>
          <w:ilvl w:val="0"/>
          <w:numId w:val="130"/>
        </w:numPr>
        <w:rPr>
          <w:ins w:id="2127" w:author="Molly C McEvilley" w:date="2025-08-21T12:30:00Z" w16du:dateUtc="2025-08-21T16:30:00Z"/>
        </w:rPr>
      </w:pPr>
      <w:ins w:id="2128" w:author="Molly C McEvilley" w:date="2025-08-21T12:30:00Z" w16du:dateUtc="2025-08-21T16:30:00Z">
        <w:r>
          <w:t>tlsa_Person.</w:t>
        </w:r>
        <w:r w:rsidRPr="009B515A">
          <w:rPr>
            <w:b/>
            <w:bCs/>
          </w:rPr>
          <w:t>SSNValid</w:t>
        </w:r>
        <w:r>
          <w:t xml:space="preserve"> = </w:t>
        </w:r>
      </w:ins>
      <w:ins w:id="2129" w:author="Molly C McEvilley" w:date="2025-09-18T12:40:00Z" w16du:dateUtc="2025-09-18T16:40:00Z">
        <w:r w:rsidR="002343B5">
          <w:t>1</w:t>
        </w:r>
      </w:ins>
      <w:ins w:id="2130" w:author="Molly C McEvilley" w:date="2025-08-21T12:30:00Z" w16du:dateUtc="2025-08-21T16:30:00Z">
        <w:r>
          <w:t>; and</w:t>
        </w:r>
      </w:ins>
    </w:p>
    <w:p w14:paraId="2BADBFBE" w14:textId="663DAA1A" w:rsidR="00CA69B3" w:rsidRDefault="00CA69B3" w:rsidP="00CA69B3">
      <w:pPr>
        <w:pStyle w:val="ListParagraph"/>
        <w:numPr>
          <w:ilvl w:val="0"/>
          <w:numId w:val="130"/>
        </w:numPr>
        <w:rPr>
          <w:ins w:id="2131" w:author="Molly C McEvilley" w:date="2025-08-21T12:30:00Z" w16du:dateUtc="2025-08-21T16:30:00Z"/>
        </w:rPr>
      </w:pPr>
      <w:ins w:id="2132" w:author="Molly C McEvilley" w:date="2025-08-21T12:30:00Z" w16du:dateUtc="2025-08-21T16:30:00Z">
        <w:r w:rsidRPr="008577EE">
          <w:rPr>
            <w:b/>
            <w:bCs/>
          </w:rPr>
          <w:t>AIR</w:t>
        </w:r>
        <w:r>
          <w:t xml:space="preserve"> = 1 or (</w:t>
        </w:r>
        <w:r w:rsidRPr="008577EE">
          <w:rPr>
            <w:b/>
            <w:bCs/>
          </w:rPr>
          <w:t>Active</w:t>
        </w:r>
        <w:r>
          <w:t xml:space="preserve"> = 1 and </w:t>
        </w:r>
        <w:r w:rsidRPr="008577EE">
          <w:rPr>
            <w:b/>
            <w:bCs/>
          </w:rPr>
          <w:t>LSAScope</w:t>
        </w:r>
        <w:r>
          <w:t xml:space="preserve"> &lt;&gt; 3)</w:t>
        </w:r>
        <w:r w:rsidR="00F3001C">
          <w:t>; and</w:t>
        </w:r>
      </w:ins>
    </w:p>
    <w:p w14:paraId="7CB24DD2" w14:textId="7C03E746" w:rsidR="00F3001C" w:rsidRDefault="00F3001C" w:rsidP="00CA69B3">
      <w:pPr>
        <w:pStyle w:val="ListParagraph"/>
        <w:numPr>
          <w:ilvl w:val="0"/>
          <w:numId w:val="130"/>
        </w:numPr>
        <w:rPr>
          <w:ins w:id="2133" w:author="Molly C McEvilley" w:date="2025-08-21T12:30:00Z" w16du:dateUtc="2025-08-21T16:30:00Z"/>
        </w:rPr>
      </w:pPr>
      <w:ins w:id="2134" w:author="Molly C McEvilley" w:date="2025-08-21T12:30:00Z" w16du:dateUtc="2025-08-21T16:30:00Z">
        <w:r>
          <w:t>hmis_Client.</w:t>
        </w:r>
        <w:r>
          <w:rPr>
            <w:i/>
            <w:iCs/>
          </w:rPr>
          <w:t xml:space="preserve">SSN </w:t>
        </w:r>
      </w:ins>
      <w:ins w:id="2135" w:author="Molly C McEvilley" w:date="2025-08-21T12:31:00Z" w16du:dateUtc="2025-08-21T16:31:00Z">
        <w:r>
          <w:t xml:space="preserve">= </w:t>
        </w:r>
      </w:ins>
      <w:ins w:id="2136" w:author="Molly C McEvilley" w:date="2025-08-21T12:32:00Z" w16du:dateUtc="2025-08-21T16:32:00Z">
        <w:r w:rsidR="00CB5FEC">
          <w:t>[</w:t>
        </w:r>
      </w:ins>
      <w:ins w:id="2137" w:author="Molly C McEvilley" w:date="2025-08-21T12:31:00Z" w16du:dateUtc="2025-08-21T16:31:00Z">
        <w:r w:rsidR="00264F4B">
          <w:t>the hmis_Client.</w:t>
        </w:r>
        <w:r w:rsidR="00264F4B" w:rsidRPr="007355EA">
          <w:rPr>
            <w:i/>
            <w:iCs/>
          </w:rPr>
          <w:t>SSN</w:t>
        </w:r>
        <w:r w:rsidR="00264F4B">
          <w:t xml:space="preserve"> for </w:t>
        </w:r>
        <w:r w:rsidR="00CB5FEC">
          <w:t xml:space="preserve">another </w:t>
        </w:r>
        <w:r w:rsidR="00CB5FEC" w:rsidRPr="007355EA">
          <w:rPr>
            <w:b/>
            <w:bCs/>
          </w:rPr>
          <w:t>PersonalID</w:t>
        </w:r>
        <w:r w:rsidR="00CB5FEC">
          <w:t xml:space="preserve"> in tlsa</w:t>
        </w:r>
      </w:ins>
      <w:ins w:id="2138" w:author="Molly C McEvilley" w:date="2025-08-21T12:32:00Z" w16du:dateUtc="2025-08-21T16:32:00Z">
        <w:r w:rsidR="00CB5FEC">
          <w:t xml:space="preserve">_Person, regardless of </w:t>
        </w:r>
        <w:r w:rsidR="005F31D2" w:rsidRPr="007355EA">
          <w:rPr>
            <w:b/>
            <w:bCs/>
          </w:rPr>
          <w:t>LSAScope</w:t>
        </w:r>
        <w:r w:rsidR="005F31D2">
          <w:t>]</w:t>
        </w:r>
      </w:ins>
    </w:p>
    <w:p w14:paraId="277D2D41" w14:textId="4F3FF690" w:rsidR="00C1694A" w:rsidDel="00D63761" w:rsidRDefault="00C1694A" w:rsidP="00C1694A">
      <w:pPr>
        <w:rPr>
          <w:del w:id="2139" w:author="Molly C McEvilley" w:date="2025-09-18T12:49:00Z" w16du:dateUtc="2025-09-18T16:49:00Z"/>
        </w:rPr>
      </w:pPr>
      <w:del w:id="2140" w:author="Molly C McEvilley" w:date="2025-09-18T12:49:00Z" w16du:dateUtc="2025-09-18T16:49:00Z">
        <w:r w:rsidDel="00D63761">
          <w:delText xml:space="preserve">A count of distinct </w:delText>
        </w:r>
        <w:r w:rsidDel="00D63761">
          <w:rPr>
            <w:b/>
            <w:bCs/>
          </w:rPr>
          <w:delText>PersonalID</w:delText>
        </w:r>
        <w:r w:rsidDel="00D63761">
          <w:delText>s in tlsa_Person who have the same value in hmis_Client.</w:delText>
        </w:r>
        <w:r w:rsidDel="00D63761">
          <w:rPr>
            <w:i/>
            <w:iCs/>
          </w:rPr>
          <w:delText xml:space="preserve">SSN </w:delText>
        </w:r>
        <w:r w:rsidDel="00D63761">
          <w:delText xml:space="preserve">as one or more other </w:delText>
        </w:r>
        <w:r w:rsidDel="00D63761">
          <w:rPr>
            <w:b/>
            <w:bCs/>
          </w:rPr>
          <w:delText>PersonalID</w:delText>
        </w:r>
        <w:r w:rsidDel="00D63761">
          <w:delText xml:space="preserve">s in tlsa_Person where </w:delText>
        </w:r>
        <w:r w:rsidDel="00D63761">
          <w:rPr>
            <w:b/>
            <w:bCs/>
          </w:rPr>
          <w:delText>SSNValid</w:delText>
        </w:r>
        <w:r w:rsidDel="00D63761">
          <w:delText xml:space="preserve"> = 1</w:delText>
        </w:r>
      </w:del>
      <w:del w:id="2141" w:author="Molly C McEvilley" w:date="2025-09-18T12:41:00Z" w16du:dateUtc="2025-09-18T16:41:00Z">
        <w:r w:rsidR="00B75317" w:rsidDel="00770AA7">
          <w:delText xml:space="preserve"> for at least one of the records</w:delText>
        </w:r>
      </w:del>
      <w:del w:id="2142" w:author="Molly C McEvilley" w:date="2025-09-18T12:49:00Z" w16du:dateUtc="2025-09-18T16:49:00Z">
        <w:r w:rsidR="00B75317" w:rsidDel="00D63761">
          <w:delText>.</w:delText>
        </w:r>
      </w:del>
    </w:p>
    <w:p w14:paraId="083DE810" w14:textId="77777777" w:rsidR="00C1694A" w:rsidRDefault="00C1694A" w:rsidP="00C1694A">
      <w:pPr>
        <w:pStyle w:val="Heading4"/>
      </w:pPr>
      <w:r>
        <w:t>DistinctSSNValueNotUnique</w:t>
      </w:r>
    </w:p>
    <w:p w14:paraId="54522612" w14:textId="4DA6216A" w:rsidR="007735E6" w:rsidRDefault="007735E6" w:rsidP="007735E6">
      <w:pPr>
        <w:rPr>
          <w:ins w:id="2143" w:author="Molly C McEvilley" w:date="2025-09-18T12:50:00Z" w16du:dateUtc="2025-09-18T16:50:00Z"/>
        </w:rPr>
      </w:pPr>
      <w:ins w:id="2144" w:author="Molly C McEvilley" w:date="2025-09-18T12:50:00Z" w16du:dateUtc="2025-09-18T16:50:00Z">
        <w:r>
          <w:t>A count of distinct hmis_Client.</w:t>
        </w:r>
        <w:r>
          <w:rPr>
            <w:i/>
            <w:iCs/>
          </w:rPr>
          <w:t>SSN</w:t>
        </w:r>
        <w:r>
          <w:t xml:space="preserve"> values </w:t>
        </w:r>
      </w:ins>
      <w:ins w:id="2145" w:author="Molly C McEvilley" w:date="2025-09-18T12:51:00Z" w16du:dateUtc="2025-09-18T16:51:00Z">
        <w:r w:rsidR="00E03419">
          <w:t>for people with</w:t>
        </w:r>
      </w:ins>
      <w:ins w:id="2146" w:author="Molly C McEvilley" w:date="2025-09-18T12:50:00Z" w16du:dateUtc="2025-09-18T16:50:00Z">
        <w:r>
          <w:t>:</w:t>
        </w:r>
      </w:ins>
    </w:p>
    <w:p w14:paraId="54527FA0" w14:textId="77777777" w:rsidR="00A7073E" w:rsidRDefault="00A7073E" w:rsidP="00A7073E">
      <w:pPr>
        <w:pStyle w:val="ListParagraph"/>
        <w:numPr>
          <w:ilvl w:val="0"/>
          <w:numId w:val="130"/>
        </w:numPr>
        <w:rPr>
          <w:ins w:id="2147" w:author="Molly C McEvilley" w:date="2025-09-18T12:52:00Z" w16du:dateUtc="2025-09-18T16:52:00Z"/>
        </w:rPr>
      </w:pPr>
      <w:ins w:id="2148" w:author="Molly C McEvilley" w:date="2025-09-18T12:52:00Z" w16du:dateUtc="2025-09-18T16:52:00Z">
        <w:r>
          <w:t>tlsa_Person.</w:t>
        </w:r>
        <w:r w:rsidRPr="009B515A">
          <w:rPr>
            <w:b/>
            <w:bCs/>
          </w:rPr>
          <w:t>SSNValid</w:t>
        </w:r>
        <w:r>
          <w:t xml:space="preserve"> = 1; and</w:t>
        </w:r>
      </w:ins>
    </w:p>
    <w:p w14:paraId="7BF70798" w14:textId="2EA9774A" w:rsidR="00A7073E" w:rsidRDefault="008350C7" w:rsidP="00A7073E">
      <w:pPr>
        <w:pStyle w:val="ListParagraph"/>
        <w:numPr>
          <w:ilvl w:val="0"/>
          <w:numId w:val="130"/>
        </w:numPr>
        <w:rPr>
          <w:ins w:id="2149" w:author="Molly C McEvilley" w:date="2025-09-18T12:52:00Z" w16du:dateUtc="2025-09-18T16:52:00Z"/>
        </w:rPr>
      </w:pPr>
      <w:ins w:id="2150" w:author="Molly C McEvilley" w:date="2025-09-18T12:53:00Z" w16du:dateUtc="2025-09-18T16:53:00Z">
        <w:r>
          <w:t xml:space="preserve">At least one record in tlsa_Enrollment where </w:t>
        </w:r>
      </w:ins>
      <w:ins w:id="2151" w:author="Molly C McEvilley" w:date="2025-09-18T12:52:00Z" w16du:dateUtc="2025-09-18T16:52:00Z">
        <w:r w:rsidR="00A7073E" w:rsidRPr="008577EE">
          <w:rPr>
            <w:b/>
            <w:bCs/>
          </w:rPr>
          <w:t>AIR</w:t>
        </w:r>
        <w:r w:rsidR="00A7073E">
          <w:t xml:space="preserve"> = 1 or (</w:t>
        </w:r>
        <w:r w:rsidR="00A7073E" w:rsidRPr="008577EE">
          <w:rPr>
            <w:b/>
            <w:bCs/>
          </w:rPr>
          <w:t>Active</w:t>
        </w:r>
        <w:r w:rsidR="00A7073E">
          <w:t xml:space="preserve"> = 1 and </w:t>
        </w:r>
        <w:r w:rsidR="00A7073E" w:rsidRPr="008577EE">
          <w:rPr>
            <w:b/>
            <w:bCs/>
          </w:rPr>
          <w:t>LSAScope</w:t>
        </w:r>
        <w:r w:rsidR="00A7073E">
          <w:t xml:space="preserve"> &lt;&gt; 3); and</w:t>
        </w:r>
      </w:ins>
    </w:p>
    <w:p w14:paraId="4EEB56B1" w14:textId="77777777" w:rsidR="00A7073E" w:rsidRDefault="00A7073E" w:rsidP="00A7073E">
      <w:pPr>
        <w:pStyle w:val="ListParagraph"/>
        <w:numPr>
          <w:ilvl w:val="0"/>
          <w:numId w:val="130"/>
        </w:numPr>
        <w:rPr>
          <w:ins w:id="2152" w:author="Molly C McEvilley" w:date="2025-09-18T12:52:00Z" w16du:dateUtc="2025-09-18T16:52:00Z"/>
        </w:rPr>
      </w:pPr>
      <w:ins w:id="2153" w:author="Molly C McEvilley" w:date="2025-09-18T12:52:00Z" w16du:dateUtc="2025-09-18T16:52:00Z">
        <w:r>
          <w:t>hmis_Client.</w:t>
        </w:r>
        <w:r>
          <w:rPr>
            <w:i/>
            <w:iCs/>
          </w:rPr>
          <w:t xml:space="preserve">SSN </w:t>
        </w:r>
        <w:r>
          <w:t>= [the hmis_Client.</w:t>
        </w:r>
        <w:r w:rsidRPr="007355EA">
          <w:rPr>
            <w:i/>
            <w:iCs/>
          </w:rPr>
          <w:t>SSN</w:t>
        </w:r>
        <w:r>
          <w:t xml:space="preserve"> for another </w:t>
        </w:r>
        <w:r w:rsidRPr="007355EA">
          <w:rPr>
            <w:b/>
            <w:bCs/>
          </w:rPr>
          <w:t>PersonalID</w:t>
        </w:r>
        <w:r>
          <w:t xml:space="preserve"> in tlsa_Person, regardless of </w:t>
        </w:r>
        <w:r w:rsidRPr="007355EA">
          <w:rPr>
            <w:b/>
            <w:bCs/>
          </w:rPr>
          <w:t>LSAScope</w:t>
        </w:r>
        <w:r>
          <w:t>]</w:t>
        </w:r>
      </w:ins>
    </w:p>
    <w:p w14:paraId="49FC724C" w14:textId="60663891" w:rsidR="00C1694A" w:rsidDel="008350C7" w:rsidRDefault="00C1694A" w:rsidP="00C1694A">
      <w:pPr>
        <w:rPr>
          <w:del w:id="2154" w:author="Molly C McEvilley" w:date="2025-09-18T12:53:00Z" w16du:dateUtc="2025-09-18T16:53:00Z"/>
        </w:rPr>
      </w:pPr>
      <w:del w:id="2155" w:author="Molly C McEvilley" w:date="2025-09-18T12:53:00Z" w16du:dateUtc="2025-09-18T16:53:00Z">
        <w:r w:rsidDel="008350C7">
          <w:delText>A count of distinct hmis_Client.</w:delText>
        </w:r>
        <w:r w:rsidDel="008350C7">
          <w:rPr>
            <w:i/>
            <w:iCs/>
          </w:rPr>
          <w:delText>SSN</w:delText>
        </w:r>
        <w:r w:rsidDel="008350C7">
          <w:delText xml:space="preserve"> values associated with more than one </w:delText>
        </w:r>
        <w:r w:rsidDel="008350C7">
          <w:rPr>
            <w:b/>
            <w:bCs/>
          </w:rPr>
          <w:delText>PersonalID</w:delText>
        </w:r>
        <w:r w:rsidDel="008350C7">
          <w:delText xml:space="preserve"> tlsa_Person where </w:delText>
        </w:r>
        <w:r w:rsidDel="008350C7">
          <w:rPr>
            <w:b/>
            <w:bCs/>
          </w:rPr>
          <w:delText>SSNValid</w:delText>
        </w:r>
        <w:r w:rsidDel="008350C7">
          <w:delText xml:space="preserve"> = 1</w:delText>
        </w:r>
        <w:r w:rsidR="00B75317" w:rsidDel="008350C7">
          <w:delText xml:space="preserve"> for at least one of the records.</w:delText>
        </w:r>
      </w:del>
    </w:p>
    <w:p w14:paraId="11767729" w14:textId="77777777" w:rsidR="00C1694A" w:rsidRDefault="00C1694A" w:rsidP="00A02490">
      <w:pPr>
        <w:pStyle w:val="Heading2"/>
      </w:pPr>
      <w:bookmarkStart w:id="2156" w:name="_Toc204850703"/>
      <w:r>
        <w:lastRenderedPageBreak/>
        <w:t>Data Quality:  Enrollment Data</w:t>
      </w:r>
      <w:bookmarkEnd w:id="2156"/>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3BAB5863" w:rsidR="00C1694A" w:rsidRDefault="00C1694A" w:rsidP="00C1694A">
      <w:r>
        <w:t>A count of distinct</w:t>
      </w:r>
      <w:r>
        <w:rPr>
          <w:b/>
          <w:bCs/>
        </w:rPr>
        <w:t xml:space="preserve"> EnrollmentIDs </w:t>
      </w:r>
      <w:r>
        <w:t>in tlsa_Enrollment where</w:t>
      </w:r>
      <w:r>
        <w:rPr>
          <w:b/>
          <w:bCs/>
        </w:rPr>
        <w:t xml:space="preserve"> </w:t>
      </w:r>
      <w:r>
        <w:t xml:space="preserve">where </w:t>
      </w:r>
      <w:ins w:id="2157" w:author="Molly C McEvilley" w:date="2025-08-21T12:38:00Z" w16du:dateUtc="2025-08-21T16:38: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58" w:author="Molly C McEvilley" w:date="2025-08-21T12:38:00Z" w16du:dateUtc="2025-08-21T16:38:00Z">
        <w:r w:rsidDel="00D94309">
          <w:rPr>
            <w:b/>
            <w:bCs/>
          </w:rPr>
          <w:delText>Active</w:delText>
        </w:r>
        <w:r w:rsidDel="00D94309">
          <w:delText xml:space="preserve"> = 1 </w:delText>
        </w:r>
      </w:del>
      <w:r>
        <w:t>and:</w:t>
      </w:r>
    </w:p>
    <w:p w14:paraId="4A1587FD" w14:textId="3C1442CF" w:rsidR="00C1694A" w:rsidRDefault="00C1694A" w:rsidP="00791BDC">
      <w:pPr>
        <w:pStyle w:val="ListParagraph"/>
        <w:numPr>
          <w:ilvl w:val="0"/>
          <w:numId w:val="84"/>
        </w:numPr>
      </w:pPr>
      <w:r w:rsidRPr="00296BBD">
        <w:rPr>
          <w:b/>
          <w:bCs/>
        </w:rPr>
        <w:t>DisabilityStat</w:t>
      </w:r>
      <w:r w:rsidR="00333D8A" w:rsidRPr="00296BBD">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0E3B795B" w:rsidR="00C1694A" w:rsidRDefault="00C1694A" w:rsidP="00C1694A">
      <w:r>
        <w:t>A count of distinct</w:t>
      </w:r>
      <w:r>
        <w:rPr>
          <w:b/>
          <w:bCs/>
        </w:rPr>
        <w:t xml:space="preserve"> EnrollmentIDs </w:t>
      </w:r>
      <w:r>
        <w:t xml:space="preserve">in tlsa_Enrollment where </w:t>
      </w:r>
      <w:ins w:id="2159"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0" w:author="Molly C McEvilley" w:date="2025-08-21T12:39:00Z" w16du:dateUtc="2025-08-21T16:39:00Z">
        <w:r w:rsidDel="00D94309">
          <w:rPr>
            <w:b/>
            <w:bCs/>
          </w:rPr>
          <w:delText>Active</w:delText>
        </w:r>
        <w:r w:rsidDel="00D94309">
          <w:delText xml:space="preserve"> = 1 </w:delText>
        </w:r>
      </w:del>
      <w:r>
        <w:t>and:</w:t>
      </w:r>
    </w:p>
    <w:p w14:paraId="10293860" w14:textId="77777777" w:rsidR="00C1694A" w:rsidRDefault="00C1694A" w:rsidP="00A02490">
      <w:pPr>
        <w:pStyle w:val="ListParagraph"/>
        <w:numPr>
          <w:ilvl w:val="0"/>
          <w:numId w:val="81"/>
        </w:numPr>
      </w:pPr>
      <w:r>
        <w:lastRenderedPageBreak/>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1C22A4CE" w:rsidR="00C1694A" w:rsidRDefault="00C1694A" w:rsidP="00C1694A">
      <w:r>
        <w:t>A count of distinct</w:t>
      </w:r>
      <w:r>
        <w:rPr>
          <w:b/>
          <w:bCs/>
        </w:rPr>
        <w:t xml:space="preserve"> EnrollmentIDs </w:t>
      </w:r>
      <w:r>
        <w:t xml:space="preserve">in tlsa_Enrollment where </w:t>
      </w:r>
      <w:ins w:id="2161"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2" w:author="Molly C McEvilley" w:date="2025-08-21T12:39:00Z" w16du:dateUtc="2025-08-21T16:39:00Z">
        <w:r w:rsidDel="00D94309">
          <w:rPr>
            <w:b/>
            <w:bCs/>
          </w:rPr>
          <w:delText>Active</w:delText>
        </w:r>
        <w:r w:rsidDel="00D94309">
          <w:delText xml:space="preserve"> = 1 </w:delText>
        </w:r>
      </w:del>
      <w:r>
        <w:t>and:</w:t>
      </w:r>
    </w:p>
    <w:p w14:paraId="1653581E" w14:textId="77777777" w:rsidR="00C1694A" w:rsidRDefault="00C1694A" w:rsidP="00A02490">
      <w:pPr>
        <w:pStyle w:val="ListParagraph"/>
        <w:numPr>
          <w:ilvl w:val="0"/>
          <w:numId w:val="81"/>
        </w:numPr>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542FA64F" w:rsidR="00C1694A" w:rsidRDefault="00C1694A" w:rsidP="00C1694A">
      <w:r>
        <w:t>A count of distinct</w:t>
      </w:r>
      <w:r>
        <w:rPr>
          <w:b/>
          <w:bCs/>
        </w:rPr>
        <w:t xml:space="preserve"> EnrollmentIDs </w:t>
      </w:r>
      <w:r>
        <w:t xml:space="preserve">in tlsa_Enrollment where </w:t>
      </w:r>
      <w:ins w:id="2163"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4" w:author="Molly C McEvilley" w:date="2025-08-21T12:39:00Z" w16du:dateUtc="2025-08-21T16:39:00Z">
        <w:r w:rsidDel="00D94309">
          <w:rPr>
            <w:b/>
            <w:bCs/>
          </w:rPr>
          <w:delText>Active</w:delText>
        </w:r>
        <w:r w:rsidDel="00D94309">
          <w:delText xml:space="preserve"> = 1 </w:delText>
        </w:r>
      </w:del>
      <w:r>
        <w:t>and:</w:t>
      </w:r>
    </w:p>
    <w:p w14:paraId="2F47523B"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A02490">
      <w:pPr>
        <w:pStyle w:val="ListParagraph"/>
        <w:numPr>
          <w:ilvl w:val="1"/>
          <w:numId w:val="81"/>
        </w:numPr>
      </w:pPr>
      <w:r>
        <w:t>hmis_Enrollment</w:t>
      </w:r>
      <w:r w:rsidRPr="49FCFE86">
        <w:rPr>
          <w:b/>
          <w:bCs/>
        </w:rPr>
        <w:t>.</w:t>
      </w:r>
      <w:r w:rsidRPr="49FCFE86">
        <w:t xml:space="preserve">DateToStreetESSH </w:t>
      </w:r>
      <w:r>
        <w:t xml:space="preserve">&gt; </w:t>
      </w:r>
      <w:r w:rsidRPr="49FCFE86">
        <w:t>EntryDate</w:t>
      </w:r>
      <w:r>
        <w:t>; or</w:t>
      </w:r>
    </w:p>
    <w:p w14:paraId="1AE56ADA" w14:textId="77777777" w:rsidR="00C1694A" w:rsidRDefault="00C1694A" w:rsidP="00A02490">
      <w:pPr>
        <w:pStyle w:val="ListParagraph"/>
        <w:numPr>
          <w:ilvl w:val="1"/>
          <w:numId w:val="81"/>
        </w:numPr>
      </w:pPr>
      <w:r>
        <w:t>hmis_Enrollment</w:t>
      </w:r>
      <w:r w:rsidRPr="49FCFE86">
        <w:rPr>
          <w:b/>
          <w:bCs/>
        </w:rPr>
        <w:t>.</w:t>
      </w:r>
      <w:r w:rsidRPr="49FCFE86">
        <w:rPr>
          <w:i/>
          <w:iCs/>
        </w:rPr>
        <w:t xml:space="preserve">DateToStreetESSH </w:t>
      </w:r>
      <w:r>
        <w:t>is NULL; and</w:t>
      </w:r>
    </w:p>
    <w:p w14:paraId="6E40E6AA" w14:textId="4D03C41C" w:rsidR="00C1694A" w:rsidRDefault="00C1694A" w:rsidP="00A02490">
      <w:pPr>
        <w:pStyle w:val="ListParagraph"/>
        <w:numPr>
          <w:ilvl w:val="2"/>
          <w:numId w:val="81"/>
        </w:numPr>
      </w:pPr>
      <w:r>
        <w:t>tlsa_Enrollment.</w:t>
      </w:r>
      <w:r w:rsidRPr="49FCFE86">
        <w:rPr>
          <w:b/>
          <w:bCs/>
        </w:rPr>
        <w:t>LSAProjectType</w:t>
      </w:r>
      <w:r>
        <w:t xml:space="preserve"> in (0,1,8); or</w:t>
      </w:r>
    </w:p>
    <w:p w14:paraId="4ADDEDCF" w14:textId="38805B4E" w:rsidR="00C1694A" w:rsidRDefault="00C1694A" w:rsidP="00A02490">
      <w:pPr>
        <w:pStyle w:val="ListParagraph"/>
        <w:numPr>
          <w:ilvl w:val="2"/>
          <w:numId w:val="81"/>
        </w:numPr>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A02490">
      <w:pPr>
        <w:pStyle w:val="ListParagraph"/>
        <w:numPr>
          <w:ilvl w:val="2"/>
          <w:numId w:val="81"/>
        </w:numPr>
      </w:pPr>
      <w:r w:rsidRPr="49FCFE86">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4921B5FD" w:rsidR="00C1694A" w:rsidRDefault="00C1694A" w:rsidP="00C1694A">
      <w:r>
        <w:t>A count of distinct</w:t>
      </w:r>
      <w:r>
        <w:rPr>
          <w:b/>
          <w:bCs/>
        </w:rPr>
        <w:t xml:space="preserve"> EnrollmentIDs </w:t>
      </w:r>
      <w:r>
        <w:t xml:space="preserve">in tlsa_Enrollment where </w:t>
      </w:r>
      <w:ins w:id="2165"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6" w:author="Molly C McEvilley" w:date="2025-08-21T12:39:00Z" w16du:dateUtc="2025-08-21T16:39:00Z">
        <w:r w:rsidDel="00D94309">
          <w:rPr>
            <w:b/>
            <w:bCs/>
          </w:rPr>
          <w:delText>Active</w:delText>
        </w:r>
        <w:r w:rsidDel="00D94309">
          <w:delText xml:space="preserve"> = 1 </w:delText>
        </w:r>
      </w:del>
      <w:r>
        <w:t>and:</w:t>
      </w:r>
    </w:p>
    <w:p w14:paraId="73D154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A02490">
      <w:pPr>
        <w:pStyle w:val="ListParagraph"/>
        <w:numPr>
          <w:ilvl w:val="0"/>
          <w:numId w:val="81"/>
        </w:numPr>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A02490">
      <w:pPr>
        <w:pStyle w:val="ListParagraph"/>
        <w:numPr>
          <w:ilvl w:val="1"/>
          <w:numId w:val="81"/>
        </w:numPr>
      </w:pPr>
      <w:r>
        <w:t>tlsa_Enrollment.</w:t>
      </w:r>
      <w:r w:rsidR="00C653C6" w:rsidRPr="00C653C6">
        <w:rPr>
          <w:b/>
          <w:bCs/>
        </w:rPr>
        <w:t xml:space="preserve"> </w:t>
      </w:r>
      <w:r>
        <w:rPr>
          <w:b/>
          <w:bCs/>
        </w:rPr>
        <w:t>LSAProjectType</w:t>
      </w:r>
      <w:r>
        <w:t xml:space="preserve"> in (0,1,8); or</w:t>
      </w:r>
    </w:p>
    <w:p w14:paraId="4F091FC7" w14:textId="3170EA16"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A02490">
      <w:pPr>
        <w:pStyle w:val="ListParagraph"/>
        <w:numPr>
          <w:ilvl w:val="1"/>
          <w:numId w:val="81"/>
        </w:numPr>
      </w:pPr>
      <w:r>
        <w:t>PreviousStreetESSH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2A67F2CA" w:rsidR="00C1694A" w:rsidRDefault="00C1694A" w:rsidP="00C1694A">
      <w:r>
        <w:t>A count of distinct</w:t>
      </w:r>
      <w:r>
        <w:rPr>
          <w:b/>
          <w:bCs/>
        </w:rPr>
        <w:t xml:space="preserve"> EnrollmentIDs </w:t>
      </w:r>
      <w:r>
        <w:t xml:space="preserve">in tlsa_Enrollment where </w:t>
      </w:r>
      <w:ins w:id="2167"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8" w:author="Molly C McEvilley" w:date="2025-08-21T12:39:00Z" w16du:dateUtc="2025-08-21T16:39:00Z">
        <w:r w:rsidDel="00D94309">
          <w:rPr>
            <w:b/>
            <w:bCs/>
          </w:rPr>
          <w:delText>Active</w:delText>
        </w:r>
        <w:r w:rsidDel="00D94309">
          <w:delText xml:space="preserve"> = 1 </w:delText>
        </w:r>
      </w:del>
      <w:r>
        <w:t>and:</w:t>
      </w:r>
    </w:p>
    <w:p w14:paraId="69CC2824"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A02490">
      <w:pPr>
        <w:pStyle w:val="ListParagraph"/>
        <w:numPr>
          <w:ilvl w:val="0"/>
          <w:numId w:val="81"/>
        </w:numPr>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A02490">
      <w:pPr>
        <w:pStyle w:val="ListParagraph"/>
        <w:numPr>
          <w:ilvl w:val="1"/>
          <w:numId w:val="81"/>
        </w:numPr>
      </w:pPr>
      <w:r>
        <w:t>tlsa_Enrollment.</w:t>
      </w:r>
      <w:r>
        <w:rPr>
          <w:b/>
          <w:bCs/>
        </w:rPr>
        <w:t>LSAProjectType</w:t>
      </w:r>
      <w:r>
        <w:t xml:space="preserve"> in (0,1,8); or</w:t>
      </w:r>
    </w:p>
    <w:p w14:paraId="316A5C12" w14:textId="53D12B21"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A02490">
      <w:pPr>
        <w:pStyle w:val="ListParagraph"/>
        <w:numPr>
          <w:ilvl w:val="1"/>
          <w:numId w:val="81"/>
        </w:numPr>
      </w:pPr>
      <w:r>
        <w:t>PreviousStreetESSH = 1.</w:t>
      </w:r>
    </w:p>
    <w:p w14:paraId="30852620" w14:textId="77777777" w:rsidR="00C1694A" w:rsidRDefault="00C1694A" w:rsidP="00C1694A">
      <w:pPr>
        <w:pStyle w:val="Heading4"/>
      </w:pPr>
      <w:r>
        <w:lastRenderedPageBreak/>
        <w:t>Destination</w:t>
      </w:r>
    </w:p>
    <w:p w14:paraId="7F146154" w14:textId="77777777" w:rsidR="00C1694A" w:rsidRDefault="00C1694A" w:rsidP="00C1694A">
      <w:r>
        <w:t xml:space="preserve">This is a subset of </w:t>
      </w:r>
      <w:r>
        <w:rPr>
          <w:b/>
          <w:bCs/>
        </w:rPr>
        <w:t>ClientExit</w:t>
      </w:r>
      <w:r>
        <w:t>.</w:t>
      </w:r>
    </w:p>
    <w:p w14:paraId="4BE6CD33" w14:textId="67B09325" w:rsidR="00C1694A" w:rsidRDefault="00C1694A" w:rsidP="00C1694A">
      <w:r>
        <w:t>A count of distinct</w:t>
      </w:r>
      <w:r>
        <w:rPr>
          <w:b/>
          <w:bCs/>
        </w:rPr>
        <w:t xml:space="preserve"> EnrollmentIDs </w:t>
      </w:r>
      <w:r>
        <w:t xml:space="preserve">in tlsa_Enrollment where </w:t>
      </w:r>
      <w:ins w:id="2169"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70" w:author="Molly C McEvilley" w:date="2025-08-21T12:39:00Z" w16du:dateUtc="2025-08-21T16:39:00Z">
        <w:r w:rsidDel="00D94309">
          <w:rPr>
            <w:b/>
            <w:bCs/>
          </w:rPr>
          <w:delText>Active</w:delText>
        </w:r>
        <w:r w:rsidDel="00D94309">
          <w:delText xml:space="preserve"> = 1 </w:delText>
        </w:r>
      </w:del>
      <w:r>
        <w:t>and:</w:t>
      </w:r>
    </w:p>
    <w:p w14:paraId="705AF6C4" w14:textId="77777777" w:rsidR="00C1694A" w:rsidRDefault="00C1694A" w:rsidP="00A02490">
      <w:pPr>
        <w:pStyle w:val="ListParagraph"/>
        <w:numPr>
          <w:ilvl w:val="0"/>
          <w:numId w:val="82"/>
        </w:numPr>
      </w:pPr>
      <w:r w:rsidRPr="49FCFE86">
        <w:rPr>
          <w:b/>
          <w:bCs/>
        </w:rPr>
        <w:t>ExitDate</w:t>
      </w:r>
      <w:r>
        <w:t xml:space="preserve"> is not NULL; and</w:t>
      </w:r>
    </w:p>
    <w:p w14:paraId="6CB9A3DA" w14:textId="731F1FE3" w:rsidR="00C1694A" w:rsidRDefault="00C1694A" w:rsidP="00A02490">
      <w:pPr>
        <w:pStyle w:val="ListParagraph"/>
        <w:numPr>
          <w:ilvl w:val="1"/>
          <w:numId w:val="78"/>
        </w:numPr>
      </w:pPr>
      <w:r>
        <w:t>hmis_Exit.</w:t>
      </w:r>
      <w:r>
        <w:rPr>
          <w:i/>
          <w:iCs/>
        </w:rPr>
        <w:t>Destination</w:t>
      </w:r>
      <w:r>
        <w:t xml:space="preserve"> is NULL or in (8,9,17,30,99)</w:t>
      </w:r>
      <w:r w:rsidR="006C0D96">
        <w:t xml:space="preserve"> or</w:t>
      </w:r>
    </w:p>
    <w:p w14:paraId="57303FA4" w14:textId="648089C2" w:rsidR="001B3DFD" w:rsidRDefault="00C2035B" w:rsidP="00A02490">
      <w:pPr>
        <w:pStyle w:val="ListParagraph"/>
        <w:numPr>
          <w:ilvl w:val="1"/>
          <w:numId w:val="78"/>
        </w:numPr>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A02490">
      <w:pPr>
        <w:pStyle w:val="Heading2"/>
      </w:pPr>
      <w:bookmarkStart w:id="2171" w:name="_Toc204850704"/>
      <w:r>
        <w:t>Set LSAReport ReportDate</w:t>
      </w:r>
      <w:bookmarkEnd w:id="2171"/>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A02490">
      <w:pPr>
        <w:pStyle w:val="Heading2"/>
      </w:pPr>
      <w:bookmarkStart w:id="2172" w:name="_Toc204850705"/>
      <w:r>
        <w:t>LSAReport</w:t>
      </w:r>
      <w:bookmarkEnd w:id="2172"/>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lastRenderedPageBreak/>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173" w:name="_NoCoC"/>
      <w:bookmarkStart w:id="2174" w:name="_Toc109988255"/>
      <w:bookmarkStart w:id="2175" w:name="_Toc109993219"/>
      <w:bookmarkStart w:id="2176" w:name="_Toc109988383"/>
      <w:bookmarkStart w:id="2177" w:name="_Toc109993347"/>
      <w:bookmarkStart w:id="2178" w:name="_Toc109988385"/>
      <w:bookmarkStart w:id="2179" w:name="_Toc109993349"/>
      <w:bookmarkStart w:id="2180" w:name="_Toc109988387"/>
      <w:bookmarkStart w:id="2181" w:name="_Toc109993351"/>
      <w:bookmarkStart w:id="2182" w:name="_Toc109988389"/>
      <w:bookmarkStart w:id="2183" w:name="_Toc109993353"/>
      <w:bookmarkStart w:id="2184" w:name="_Toc109988400"/>
      <w:bookmarkStart w:id="2185" w:name="_Toc109993364"/>
      <w:bookmarkStart w:id="2186" w:name="_Toc109988402"/>
      <w:bookmarkStart w:id="2187" w:name="_Toc109993366"/>
      <w:bookmarkStart w:id="2188" w:name="_Toc109988404"/>
      <w:bookmarkStart w:id="2189" w:name="_Toc109993368"/>
      <w:bookmarkStart w:id="2190" w:name="_Toc109988406"/>
      <w:bookmarkStart w:id="2191" w:name="_Toc109993370"/>
      <w:bookmarkStart w:id="2192" w:name="_Toc37973636"/>
      <w:bookmarkStart w:id="2193" w:name="_Toc37974189"/>
      <w:bookmarkStart w:id="2194" w:name="_Toc37974740"/>
      <w:bookmarkStart w:id="2195" w:name="_Toc37975228"/>
      <w:bookmarkStart w:id="2196" w:name="_Set_LSAReport_ReportDate"/>
      <w:bookmarkStart w:id="2197" w:name="_Toc34145731"/>
      <w:bookmarkStart w:id="2198" w:name="_LSAHousehold"/>
      <w:bookmarkStart w:id="2199" w:name="_System_Engagement_Status"/>
      <w:bookmarkStart w:id="2200" w:name="_Length_of_Time_1"/>
      <w:bookmarkStart w:id="2201" w:name="_Length_of_Time"/>
      <w:bookmarkStart w:id="2202" w:name="_Cumulative_Length_of"/>
      <w:bookmarkStart w:id="2203" w:name="_Length_of_Time_2"/>
      <w:bookmarkStart w:id="2204" w:name="_Returns"/>
      <w:bookmarkStart w:id="2205" w:name="_Days_to_Return/Re-engage_3"/>
      <w:bookmarkStart w:id="2206" w:name="_Days_to_Return/Re-engage"/>
      <w:bookmarkStart w:id="2207" w:name="_Days_to_Return/Re-engage_2"/>
      <w:bookmarkStart w:id="2208" w:name="_Days_to_Return/Re-engage_1"/>
      <w:bookmarkStart w:id="2209" w:name="_Data_Quality_:"/>
      <w:bookmarkEnd w:id="3"/>
      <w:bookmarkEnd w:id="1810"/>
      <w:bookmarkEnd w:id="1813"/>
      <w:bookmarkEnd w:id="1814"/>
      <w:bookmarkEnd w:id="1815"/>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7" w:author="Molly C McEvilley" w:date="2025-07-31T10:12:00Z" w:initials="McE">
    <w:p w14:paraId="25EE033D" w14:textId="77777777" w:rsidR="00E26016" w:rsidRDefault="00E26016" w:rsidP="00E26016">
      <w:pPr>
        <w:pStyle w:val="CommentText"/>
      </w:pPr>
      <w:r>
        <w:rPr>
          <w:rStyle w:val="CommentReference"/>
        </w:rPr>
        <w:annotationRef/>
      </w:r>
      <w:r>
        <w:t>Links are both to the HMIS Data Standards page on the HUD Exchange as content is currently unavailable.</w:t>
      </w:r>
    </w:p>
  </w:comment>
  <w:comment w:id="84" w:author="Molly C McEvilley" w:date="2025-07-20T22:27:00Z" w:initials="McE">
    <w:p w14:paraId="0D1379F3" w14:textId="4998A3E6" w:rsidR="006911DD" w:rsidRDefault="006911DD" w:rsidP="006911DD">
      <w:pPr>
        <w:pStyle w:val="CommentText"/>
      </w:pPr>
      <w:r>
        <w:rPr>
          <w:rStyle w:val="CommentReference"/>
        </w:rPr>
        <w:annotationRef/>
      </w:r>
      <w:r>
        <w:t>All of this content is currently unavailable on the HUD Exchange.</w:t>
      </w:r>
    </w:p>
  </w:comment>
  <w:comment w:id="1560" w:author="Molly C McEvilley" w:date="2025-08-07T15:53:00Z" w:initials="McE">
    <w:p w14:paraId="38A6619B" w14:textId="77777777" w:rsidR="00976729" w:rsidRDefault="0085124E" w:rsidP="00976729">
      <w:pPr>
        <w:pStyle w:val="CommentText"/>
      </w:pPr>
      <w:r>
        <w:rPr>
          <w:rStyle w:val="CommentReference"/>
        </w:rPr>
        <w:annotationRef/>
      </w:r>
      <w:r w:rsidR="00976729">
        <w:t>Changing this from a bulleted list to a table without changing any of the logic -- the bulleted list lost all of its formatting one too many times.</w:t>
      </w:r>
    </w:p>
  </w:comment>
  <w:comment w:id="2023" w:author="Molly C McEvilley" w:date="2025-08-21T17:07:00Z" w:initials="McE">
    <w:p w14:paraId="7DFA941C" w14:textId="77777777" w:rsidR="00477A84" w:rsidRDefault="00A12EA8" w:rsidP="00477A84">
      <w:pPr>
        <w:pStyle w:val="CommentText"/>
      </w:pPr>
      <w:r>
        <w:rPr>
          <w:rStyle w:val="CommentReference"/>
        </w:rPr>
        <w:annotationRef/>
      </w:r>
      <w:r w:rsidR="00477A84">
        <w:t>This has been here for multiple years, I believe, but it makes no sense at all and I am updating it so that it’s consistent with the sample code.  (This would have counted every household with a non-HoH member.)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EE033D" w15:done="0"/>
  <w15:commentEx w15:paraId="0D1379F3" w15:done="0"/>
  <w15:commentEx w15:paraId="38A6619B" w15:done="0"/>
  <w15:commentEx w15:paraId="7DFA94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E45217" w16cex:dateUtc="2025-07-31T14:12:00Z"/>
  <w16cex:commentExtensible w16cex:durableId="6C4A45AE" w16cex:dateUtc="2025-07-21T02:27:00Z"/>
  <w16cex:commentExtensible w16cex:durableId="0F0999E1" w16cex:dateUtc="2025-08-07T19:53:00Z"/>
  <w16cex:commentExtensible w16cex:durableId="448442D8" w16cex:dateUtc="2025-08-21T2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EE033D" w16cid:durableId="15E45217"/>
  <w16cid:commentId w16cid:paraId="0D1379F3" w16cid:durableId="6C4A45AE"/>
  <w16cid:commentId w16cid:paraId="38A6619B" w16cid:durableId="0F0999E1"/>
  <w16cid:commentId w16cid:paraId="7DFA941C" w16cid:durableId="448442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BD879" w14:textId="77777777" w:rsidR="00705E01" w:rsidRDefault="00705E01" w:rsidP="008E455B">
      <w:pPr>
        <w:spacing w:after="0" w:line="240" w:lineRule="auto"/>
      </w:pPr>
      <w:r>
        <w:separator/>
      </w:r>
    </w:p>
  </w:endnote>
  <w:endnote w:type="continuationSeparator" w:id="0">
    <w:p w14:paraId="239F058A" w14:textId="77777777" w:rsidR="00705E01" w:rsidRDefault="00705E01" w:rsidP="008E455B">
      <w:pPr>
        <w:spacing w:after="0" w:line="240" w:lineRule="auto"/>
      </w:pPr>
      <w:r>
        <w:continuationSeparator/>
      </w:r>
    </w:p>
  </w:endnote>
  <w:endnote w:type="continuationNotice" w:id="1">
    <w:p w14:paraId="048118FC" w14:textId="77777777" w:rsidR="00705E01" w:rsidRDefault="00705E0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A34CB" w14:textId="77777777" w:rsidR="00705E01" w:rsidRDefault="00705E01" w:rsidP="008E455B">
      <w:pPr>
        <w:spacing w:after="0" w:line="240" w:lineRule="auto"/>
      </w:pPr>
      <w:r>
        <w:separator/>
      </w:r>
    </w:p>
  </w:footnote>
  <w:footnote w:type="continuationSeparator" w:id="0">
    <w:p w14:paraId="067BF2DE" w14:textId="77777777" w:rsidR="00705E01" w:rsidRDefault="00705E01" w:rsidP="008E455B">
      <w:pPr>
        <w:spacing w:after="0" w:line="240" w:lineRule="auto"/>
      </w:pPr>
      <w:r>
        <w:continuationSeparator/>
      </w:r>
    </w:p>
  </w:footnote>
  <w:footnote w:type="continuationNotice" w:id="1">
    <w:p w14:paraId="72061486" w14:textId="77777777" w:rsidR="00705E01" w:rsidRDefault="00705E01">
      <w:pPr>
        <w:spacing w:before="0" w:after="0" w:line="240" w:lineRule="auto"/>
      </w:pPr>
    </w:p>
  </w:footnote>
  <w:footnote w:id="2">
    <w:p w14:paraId="4BCD6F47" w14:textId="3883CC17" w:rsidR="005A14C7" w:rsidRDefault="005A14C7">
      <w:pPr>
        <w:pStyle w:val="FootnoteText"/>
      </w:pPr>
      <w:r>
        <w:rPr>
          <w:rStyle w:val="FootnoteReference"/>
        </w:rPr>
        <w:footnoteRef/>
      </w:r>
      <w:r>
        <w:t xml:space="preserve"> The only exceptions to this are </w:t>
      </w:r>
      <w:r w:rsidR="00FB5B29">
        <w:t xml:space="preserve">OPH counts (section 9.6) and data quality reporting (sections </w:t>
      </w:r>
      <w:r w:rsidR="00C123FB">
        <w:t>10 and 11).</w:t>
      </w:r>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F7513"/>
    <w:multiLevelType w:val="multilevel"/>
    <w:tmpl w:val="0409001D"/>
    <w:numStyleLink w:val="CorrectListStyle"/>
  </w:abstractNum>
  <w:abstractNum w:abstractNumId="10"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B92CE4"/>
    <w:multiLevelType w:val="hybridMultilevel"/>
    <w:tmpl w:val="B10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35F33"/>
    <w:multiLevelType w:val="hybridMultilevel"/>
    <w:tmpl w:val="5D72748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15"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0" w15:restartNumberingAfterBreak="0">
    <w:nsid w:val="13CF18F4"/>
    <w:multiLevelType w:val="hybridMultilevel"/>
    <w:tmpl w:val="5D7CECB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1"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18215CA4"/>
    <w:multiLevelType w:val="hybridMultilevel"/>
    <w:tmpl w:val="180CE42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6"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3"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542B9"/>
    <w:multiLevelType w:val="hybridMultilevel"/>
    <w:tmpl w:val="03A8879C"/>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1"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153C4D"/>
    <w:multiLevelType w:val="hybridMultilevel"/>
    <w:tmpl w:val="1B2E0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FB6217E"/>
    <w:multiLevelType w:val="hybridMultilevel"/>
    <w:tmpl w:val="56E8914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8"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AD423E"/>
    <w:multiLevelType w:val="hybridMultilevel"/>
    <w:tmpl w:val="6BA298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7311F5"/>
    <w:multiLevelType w:val="hybridMultilevel"/>
    <w:tmpl w:val="450AF7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o"/>
      <w:lvlJc w:val="left"/>
      <w:pPr>
        <w:ind w:left="5040" w:hanging="360"/>
      </w:pPr>
      <w:rPr>
        <w:rFonts w:ascii="Courier New" w:hAnsi="Courier New" w:cs="Courier New"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EF1731D"/>
    <w:multiLevelType w:val="hybridMultilevel"/>
    <w:tmpl w:val="6C1ABBD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37F2381"/>
    <w:multiLevelType w:val="hybridMultilevel"/>
    <w:tmpl w:val="AF9C8EF0"/>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8"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4" w15:restartNumberingAfterBreak="0">
    <w:nsid w:val="4A6D0810"/>
    <w:multiLevelType w:val="hybridMultilevel"/>
    <w:tmpl w:val="400ED934"/>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75"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15:restartNumberingAfterBreak="0">
    <w:nsid w:val="50842E09"/>
    <w:multiLevelType w:val="multilevel"/>
    <w:tmpl w:val="0409001D"/>
    <w:styleLink w:val="CorrectListStyle"/>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8F33F1"/>
    <w:multiLevelType w:val="hybridMultilevel"/>
    <w:tmpl w:val="70D89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93"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EA0636"/>
    <w:multiLevelType w:val="hybridMultilevel"/>
    <w:tmpl w:val="DA30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792D7F35"/>
    <w:multiLevelType w:val="hybridMultilevel"/>
    <w:tmpl w:val="3CA60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9E3407C"/>
    <w:multiLevelType w:val="hybridMultilevel"/>
    <w:tmpl w:val="DB3897F4"/>
    <w:lvl w:ilvl="0" w:tplc="F26A69C2">
      <w:start w:val="1"/>
      <w:numFmt w:val="bullet"/>
      <w:pStyle w:val="ListParagraph"/>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3">
      <w:start w:val="1"/>
      <w:numFmt w:val="bullet"/>
      <w:lvlText w:val="o"/>
      <w:lvlJc w:val="left"/>
      <w:pPr>
        <w:ind w:left="4320" w:hanging="360"/>
      </w:pPr>
      <w:rPr>
        <w:rFonts w:ascii="Courier New" w:hAnsi="Courier New" w:cs="Courier New"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10" w15:restartNumberingAfterBreak="0">
    <w:nsid w:val="7B320818"/>
    <w:multiLevelType w:val="hybridMultilevel"/>
    <w:tmpl w:val="D1C630B8"/>
    <w:lvl w:ilvl="0" w:tplc="9358425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7"/>
  </w:num>
  <w:num w:numId="2" w16cid:durableId="1511406238">
    <w:abstractNumId w:val="78"/>
  </w:num>
  <w:num w:numId="3" w16cid:durableId="483398084">
    <w:abstractNumId w:val="109"/>
  </w:num>
  <w:num w:numId="4" w16cid:durableId="1127625607">
    <w:abstractNumId w:val="59"/>
  </w:num>
  <w:num w:numId="5" w16cid:durableId="14581417">
    <w:abstractNumId w:val="80"/>
  </w:num>
  <w:num w:numId="6" w16cid:durableId="300043491">
    <w:abstractNumId w:val="94"/>
  </w:num>
  <w:num w:numId="7" w16cid:durableId="1851330398">
    <w:abstractNumId w:val="8"/>
  </w:num>
  <w:num w:numId="8" w16cid:durableId="247734797">
    <w:abstractNumId w:val="7"/>
  </w:num>
  <w:num w:numId="9" w16cid:durableId="127206468">
    <w:abstractNumId w:val="70"/>
  </w:num>
  <w:num w:numId="10" w16cid:durableId="782723994">
    <w:abstractNumId w:val="100"/>
  </w:num>
  <w:num w:numId="11" w16cid:durableId="1738825110">
    <w:abstractNumId w:val="37"/>
  </w:num>
  <w:num w:numId="12" w16cid:durableId="125587676">
    <w:abstractNumId w:val="1"/>
  </w:num>
  <w:num w:numId="13" w16cid:durableId="494875928">
    <w:abstractNumId w:val="88"/>
  </w:num>
  <w:num w:numId="14" w16cid:durableId="1047989320">
    <w:abstractNumId w:val="97"/>
  </w:num>
  <w:num w:numId="15" w16cid:durableId="448931954">
    <w:abstractNumId w:val="105"/>
  </w:num>
  <w:num w:numId="16" w16cid:durableId="1097797384">
    <w:abstractNumId w:val="29"/>
  </w:num>
  <w:num w:numId="17" w16cid:durableId="218633861">
    <w:abstractNumId w:val="3"/>
  </w:num>
  <w:num w:numId="18" w16cid:durableId="1605528667">
    <w:abstractNumId w:val="11"/>
  </w:num>
  <w:num w:numId="19" w16cid:durableId="2124037639">
    <w:abstractNumId w:val="95"/>
  </w:num>
  <w:num w:numId="20" w16cid:durableId="1547524355">
    <w:abstractNumId w:val="31"/>
  </w:num>
  <w:num w:numId="21" w16cid:durableId="1748721499">
    <w:abstractNumId w:val="93"/>
  </w:num>
  <w:num w:numId="22" w16cid:durableId="677196759">
    <w:abstractNumId w:val="72"/>
  </w:num>
  <w:num w:numId="23" w16cid:durableId="1879858862">
    <w:abstractNumId w:val="0"/>
  </w:num>
  <w:num w:numId="24" w16cid:durableId="1172068241">
    <w:abstractNumId w:val="75"/>
  </w:num>
  <w:num w:numId="25" w16cid:durableId="1257901482">
    <w:abstractNumId w:val="43"/>
  </w:num>
  <w:num w:numId="26" w16cid:durableId="211311088">
    <w:abstractNumId w:val="6"/>
  </w:num>
  <w:num w:numId="27" w16cid:durableId="970021186">
    <w:abstractNumId w:val="87"/>
  </w:num>
  <w:num w:numId="28" w16cid:durableId="775835317">
    <w:abstractNumId w:val="91"/>
  </w:num>
  <w:num w:numId="29" w16cid:durableId="894506214">
    <w:abstractNumId w:val="42"/>
  </w:num>
  <w:num w:numId="30" w16cid:durableId="1945965678">
    <w:abstractNumId w:val="90"/>
  </w:num>
  <w:num w:numId="31" w16cid:durableId="162211105">
    <w:abstractNumId w:val="30"/>
  </w:num>
  <w:num w:numId="32" w16cid:durableId="445470572">
    <w:abstractNumId w:val="44"/>
  </w:num>
  <w:num w:numId="33" w16cid:durableId="1395857803">
    <w:abstractNumId w:val="96"/>
  </w:num>
  <w:num w:numId="34" w16cid:durableId="1581866287">
    <w:abstractNumId w:val="57"/>
  </w:num>
  <w:num w:numId="35" w16cid:durableId="1243612397">
    <w:abstractNumId w:val="99"/>
  </w:num>
  <w:num w:numId="36" w16cid:durableId="410274204">
    <w:abstractNumId w:val="85"/>
  </w:num>
  <w:num w:numId="37" w16cid:durableId="760029215">
    <w:abstractNumId w:val="89"/>
  </w:num>
  <w:num w:numId="38" w16cid:durableId="1745565734">
    <w:abstractNumId w:val="15"/>
  </w:num>
  <w:num w:numId="39" w16cid:durableId="1789855291">
    <w:abstractNumId w:val="18"/>
  </w:num>
  <w:num w:numId="40" w16cid:durableId="440955717">
    <w:abstractNumId w:val="86"/>
  </w:num>
  <w:num w:numId="41" w16cid:durableId="737364626">
    <w:abstractNumId w:val="48"/>
  </w:num>
  <w:num w:numId="42" w16cid:durableId="1294748967">
    <w:abstractNumId w:val="4"/>
  </w:num>
  <w:num w:numId="43" w16cid:durableId="1689060328">
    <w:abstractNumId w:val="103"/>
  </w:num>
  <w:num w:numId="44" w16cid:durableId="1327318549">
    <w:abstractNumId w:val="73"/>
  </w:num>
  <w:num w:numId="45" w16cid:durableId="1925801880">
    <w:abstractNumId w:val="55"/>
  </w:num>
  <w:num w:numId="46" w16cid:durableId="897518093">
    <w:abstractNumId w:val="24"/>
  </w:num>
  <w:num w:numId="47" w16cid:durableId="2143961901">
    <w:abstractNumId w:val="110"/>
  </w:num>
  <w:num w:numId="48" w16cid:durableId="1800293139">
    <w:abstractNumId w:val="104"/>
  </w:num>
  <w:num w:numId="49" w16cid:durableId="1503352532">
    <w:abstractNumId w:val="108"/>
  </w:num>
  <w:num w:numId="50" w16cid:durableId="1878883323">
    <w:abstractNumId w:val="16"/>
  </w:num>
  <w:num w:numId="51" w16cid:durableId="36900066">
    <w:abstractNumId w:val="19"/>
  </w:num>
  <w:num w:numId="52" w16cid:durableId="2006128856">
    <w:abstractNumId w:val="32"/>
  </w:num>
  <w:num w:numId="53" w16cid:durableId="1390231720">
    <w:abstractNumId w:val="112"/>
  </w:num>
  <w:num w:numId="54" w16cid:durableId="1839227909">
    <w:abstractNumId w:val="66"/>
  </w:num>
  <w:num w:numId="55" w16cid:durableId="127671122">
    <w:abstractNumId w:val="114"/>
  </w:num>
  <w:num w:numId="56" w16cid:durableId="2034916505">
    <w:abstractNumId w:val="77"/>
  </w:num>
  <w:num w:numId="57" w16cid:durableId="718163010">
    <w:abstractNumId w:val="58"/>
  </w:num>
  <w:num w:numId="58" w16cid:durableId="2026902341">
    <w:abstractNumId w:val="107"/>
  </w:num>
  <w:num w:numId="59" w16cid:durableId="1386489680">
    <w:abstractNumId w:val="81"/>
  </w:num>
  <w:num w:numId="60" w16cid:durableId="892889596">
    <w:abstractNumId w:val="71"/>
  </w:num>
  <w:num w:numId="61" w16cid:durableId="1435708129">
    <w:abstractNumId w:val="82"/>
  </w:num>
  <w:num w:numId="62" w16cid:durableId="436369993">
    <w:abstractNumId w:val="60"/>
  </w:num>
  <w:num w:numId="63" w16cid:durableId="1596936749">
    <w:abstractNumId w:val="34"/>
  </w:num>
  <w:num w:numId="64" w16cid:durableId="1112670927">
    <w:abstractNumId w:val="33"/>
  </w:num>
  <w:num w:numId="65" w16cid:durableId="982468157">
    <w:abstractNumId w:val="13"/>
  </w:num>
  <w:num w:numId="66" w16cid:durableId="958494432">
    <w:abstractNumId w:val="5"/>
  </w:num>
  <w:num w:numId="67" w16cid:durableId="1745491171">
    <w:abstractNumId w:val="38"/>
  </w:num>
  <w:num w:numId="68" w16cid:durableId="986741331">
    <w:abstractNumId w:val="113"/>
  </w:num>
  <w:num w:numId="69" w16cid:durableId="1879662668">
    <w:abstractNumId w:val="2"/>
  </w:num>
  <w:num w:numId="70" w16cid:durableId="1263220098">
    <w:abstractNumId w:val="41"/>
  </w:num>
  <w:num w:numId="71" w16cid:durableId="1375233888">
    <w:abstractNumId w:val="45"/>
  </w:num>
  <w:num w:numId="72" w16cid:durableId="1247767296">
    <w:abstractNumId w:val="68"/>
  </w:num>
  <w:num w:numId="73" w16cid:durableId="2114549191">
    <w:abstractNumId w:val="50"/>
  </w:num>
  <w:num w:numId="74" w16cid:durableId="1291983736">
    <w:abstractNumId w:val="84"/>
  </w:num>
  <w:num w:numId="75" w16cid:durableId="179896542">
    <w:abstractNumId w:val="27"/>
  </w:num>
  <w:num w:numId="76" w16cid:durableId="1498958782">
    <w:abstractNumId w:val="22"/>
  </w:num>
  <w:num w:numId="77" w16cid:durableId="959654592">
    <w:abstractNumId w:val="49"/>
  </w:num>
  <w:num w:numId="78" w16cid:durableId="466975038">
    <w:abstractNumId w:val="28"/>
  </w:num>
  <w:num w:numId="79" w16cid:durableId="1037386607">
    <w:abstractNumId w:val="21"/>
  </w:num>
  <w:num w:numId="80" w16cid:durableId="956058043">
    <w:abstractNumId w:val="36"/>
  </w:num>
  <w:num w:numId="81" w16cid:durableId="1886988541">
    <w:abstractNumId w:val="102"/>
  </w:num>
  <w:num w:numId="82" w16cid:durableId="1807820044">
    <w:abstractNumId w:val="35"/>
  </w:num>
  <w:num w:numId="83" w16cid:durableId="1750686843">
    <w:abstractNumId w:val="23"/>
  </w:num>
  <w:num w:numId="84" w16cid:durableId="512231577">
    <w:abstractNumId w:val="111"/>
  </w:num>
  <w:num w:numId="85" w16cid:durableId="1357660945">
    <w:abstractNumId w:val="26"/>
  </w:num>
  <w:num w:numId="86" w16cid:durableId="127630224">
    <w:abstractNumId w:val="10"/>
  </w:num>
  <w:num w:numId="87" w16cid:durableId="1317612661">
    <w:abstractNumId w:val="76"/>
  </w:num>
  <w:num w:numId="88" w16cid:durableId="684596903">
    <w:abstractNumId w:val="39"/>
  </w:num>
  <w:num w:numId="89" w16cid:durableId="501941185">
    <w:abstractNumId w:val="64"/>
  </w:num>
  <w:num w:numId="90" w16cid:durableId="1629773608">
    <w:abstractNumId w:val="63"/>
  </w:num>
  <w:num w:numId="91" w16cid:durableId="35931534">
    <w:abstractNumId w:val="87"/>
  </w:num>
  <w:num w:numId="92" w16cid:durableId="1082485925">
    <w:abstractNumId w:val="61"/>
  </w:num>
  <w:num w:numId="93" w16cid:durableId="63066712">
    <w:abstractNumId w:val="65"/>
  </w:num>
  <w:num w:numId="94" w16cid:durableId="403723254">
    <w:abstractNumId w:val="69"/>
  </w:num>
  <w:num w:numId="95" w16cid:durableId="1178811867">
    <w:abstractNumId w:val="53"/>
  </w:num>
  <w:num w:numId="96" w16cid:durableId="796803999">
    <w:abstractNumId w:val="106"/>
  </w:num>
  <w:num w:numId="97" w16cid:durableId="999504073">
    <w:abstractNumId w:val="54"/>
  </w:num>
  <w:num w:numId="98" w16cid:durableId="883637230">
    <w:abstractNumId w:val="83"/>
  </w:num>
  <w:num w:numId="99" w16cid:durableId="1960335393">
    <w:abstractNumId w:val="46"/>
  </w:num>
  <w:num w:numId="100" w16cid:durableId="536354644">
    <w:abstractNumId w:val="92"/>
  </w:num>
  <w:num w:numId="101" w16cid:durableId="868492060">
    <w:abstractNumId w:val="109"/>
  </w:num>
  <w:num w:numId="102" w16cid:durableId="347490187">
    <w:abstractNumId w:val="98"/>
  </w:num>
  <w:num w:numId="103" w16cid:durableId="184754759">
    <w:abstractNumId w:val="52"/>
  </w:num>
  <w:num w:numId="104" w16cid:durableId="1758866771">
    <w:abstractNumId w:val="40"/>
  </w:num>
  <w:num w:numId="105" w16cid:durableId="1200973539">
    <w:abstractNumId w:val="67"/>
  </w:num>
  <w:num w:numId="106" w16cid:durableId="1822579769">
    <w:abstractNumId w:val="20"/>
  </w:num>
  <w:num w:numId="107" w16cid:durableId="6757001">
    <w:abstractNumId w:val="74"/>
  </w:num>
  <w:num w:numId="108" w16cid:durableId="198511937">
    <w:abstractNumId w:val="47"/>
  </w:num>
  <w:num w:numId="109" w16cid:durableId="1777213859">
    <w:abstractNumId w:val="14"/>
  </w:num>
  <w:num w:numId="110" w16cid:durableId="108210088">
    <w:abstractNumId w:val="56"/>
  </w:num>
  <w:num w:numId="111" w16cid:durableId="310208055">
    <w:abstractNumId w:val="109"/>
  </w:num>
  <w:num w:numId="112" w16cid:durableId="1204635996">
    <w:abstractNumId w:val="25"/>
  </w:num>
  <w:num w:numId="113" w16cid:durableId="2126729999">
    <w:abstractNumId w:val="62"/>
  </w:num>
  <w:num w:numId="114" w16cid:durableId="1649747950">
    <w:abstractNumId w:val="109"/>
  </w:num>
  <w:num w:numId="115" w16cid:durableId="25449917">
    <w:abstractNumId w:val="109"/>
  </w:num>
  <w:num w:numId="116" w16cid:durableId="1326670657">
    <w:abstractNumId w:val="109"/>
  </w:num>
  <w:num w:numId="117" w16cid:durableId="1162626128">
    <w:abstractNumId w:val="109"/>
  </w:num>
  <w:num w:numId="118" w16cid:durableId="63264842">
    <w:abstractNumId w:val="109"/>
  </w:num>
  <w:num w:numId="119" w16cid:durableId="1267422611">
    <w:abstractNumId w:val="109"/>
  </w:num>
  <w:num w:numId="120" w16cid:durableId="1311668995">
    <w:abstractNumId w:val="109"/>
  </w:num>
  <w:num w:numId="121" w16cid:durableId="221915682">
    <w:abstractNumId w:val="109"/>
  </w:num>
  <w:num w:numId="122" w16cid:durableId="515076966">
    <w:abstractNumId w:val="109"/>
  </w:num>
  <w:num w:numId="123" w16cid:durableId="127944653">
    <w:abstractNumId w:val="109"/>
  </w:num>
  <w:num w:numId="124" w16cid:durableId="832531628">
    <w:abstractNumId w:val="109"/>
  </w:num>
  <w:num w:numId="125" w16cid:durableId="769738317">
    <w:abstractNumId w:val="109"/>
  </w:num>
  <w:num w:numId="126" w16cid:durableId="2047214667">
    <w:abstractNumId w:val="109"/>
  </w:num>
  <w:num w:numId="127" w16cid:durableId="738359316">
    <w:abstractNumId w:val="109"/>
  </w:num>
  <w:num w:numId="128" w16cid:durableId="50422412">
    <w:abstractNumId w:val="79"/>
  </w:num>
  <w:num w:numId="129" w16cid:durableId="590773649">
    <w:abstractNumId w:val="9"/>
  </w:num>
  <w:num w:numId="130" w16cid:durableId="1147088735">
    <w:abstractNumId w:val="12"/>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lly C McEvilley">
    <w15:presenceInfo w15:providerId="None" w15:userId="Molly C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6D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433"/>
    <w:rsid w:val="000138DF"/>
    <w:rsid w:val="000139B3"/>
    <w:rsid w:val="00013BC5"/>
    <w:rsid w:val="00013DBA"/>
    <w:rsid w:val="00013F5A"/>
    <w:rsid w:val="0001415C"/>
    <w:rsid w:val="000146AE"/>
    <w:rsid w:val="00014A64"/>
    <w:rsid w:val="00014C4B"/>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3A"/>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174"/>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34"/>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1E0C"/>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2A3"/>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3EE0"/>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669"/>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B7"/>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A9B"/>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4D"/>
    <w:rsid w:val="000D23B2"/>
    <w:rsid w:val="000D23DD"/>
    <w:rsid w:val="000D24A7"/>
    <w:rsid w:val="000D24D0"/>
    <w:rsid w:val="000D259E"/>
    <w:rsid w:val="000D271E"/>
    <w:rsid w:val="000D289E"/>
    <w:rsid w:val="000D2964"/>
    <w:rsid w:val="000D2A87"/>
    <w:rsid w:val="000D2AA2"/>
    <w:rsid w:val="000D2D87"/>
    <w:rsid w:val="000D2E31"/>
    <w:rsid w:val="000D2FAD"/>
    <w:rsid w:val="000D2FC7"/>
    <w:rsid w:val="000D302D"/>
    <w:rsid w:val="000D3130"/>
    <w:rsid w:val="000D3567"/>
    <w:rsid w:val="000D35F9"/>
    <w:rsid w:val="000D37C8"/>
    <w:rsid w:val="000D37F0"/>
    <w:rsid w:val="000D39C6"/>
    <w:rsid w:val="000D3B00"/>
    <w:rsid w:val="000D3CAE"/>
    <w:rsid w:val="000D3D33"/>
    <w:rsid w:val="000D3D47"/>
    <w:rsid w:val="000D3DB0"/>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7BC"/>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7E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9F"/>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0B"/>
    <w:rsid w:val="00153611"/>
    <w:rsid w:val="00153617"/>
    <w:rsid w:val="00153B9A"/>
    <w:rsid w:val="00153DDB"/>
    <w:rsid w:val="00153F94"/>
    <w:rsid w:val="0015440B"/>
    <w:rsid w:val="0015443F"/>
    <w:rsid w:val="00154705"/>
    <w:rsid w:val="0015496F"/>
    <w:rsid w:val="00154AA6"/>
    <w:rsid w:val="00154AD1"/>
    <w:rsid w:val="00154BAA"/>
    <w:rsid w:val="00154F8F"/>
    <w:rsid w:val="00154F9E"/>
    <w:rsid w:val="001550AA"/>
    <w:rsid w:val="00155278"/>
    <w:rsid w:val="001552F7"/>
    <w:rsid w:val="00155374"/>
    <w:rsid w:val="00155407"/>
    <w:rsid w:val="00155474"/>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668"/>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D8B"/>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15"/>
    <w:rsid w:val="00172748"/>
    <w:rsid w:val="00172989"/>
    <w:rsid w:val="00172B58"/>
    <w:rsid w:val="00172C91"/>
    <w:rsid w:val="00172D2D"/>
    <w:rsid w:val="00172D43"/>
    <w:rsid w:val="00173145"/>
    <w:rsid w:val="0017366E"/>
    <w:rsid w:val="00173761"/>
    <w:rsid w:val="00173820"/>
    <w:rsid w:val="00173859"/>
    <w:rsid w:val="00173D51"/>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05"/>
    <w:rsid w:val="00183A49"/>
    <w:rsid w:val="00184061"/>
    <w:rsid w:val="00184324"/>
    <w:rsid w:val="001843C2"/>
    <w:rsid w:val="00184B4C"/>
    <w:rsid w:val="001850AB"/>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2E8"/>
    <w:rsid w:val="001874BE"/>
    <w:rsid w:val="0018768D"/>
    <w:rsid w:val="0018791A"/>
    <w:rsid w:val="00187A8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2D2D"/>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DAC"/>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81"/>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80B"/>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E90"/>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27DF6"/>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3B5"/>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AD6"/>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7F3"/>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2E4"/>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16"/>
    <w:rsid w:val="002648F9"/>
    <w:rsid w:val="00264F4B"/>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031"/>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5FA"/>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640"/>
    <w:rsid w:val="00296A5B"/>
    <w:rsid w:val="00296B60"/>
    <w:rsid w:val="00296BBD"/>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4CF"/>
    <w:rsid w:val="002A164F"/>
    <w:rsid w:val="002A16B2"/>
    <w:rsid w:val="002A16FF"/>
    <w:rsid w:val="002A173D"/>
    <w:rsid w:val="002A18C1"/>
    <w:rsid w:val="002A1902"/>
    <w:rsid w:val="002A1985"/>
    <w:rsid w:val="002A1ACC"/>
    <w:rsid w:val="002A1C78"/>
    <w:rsid w:val="002A1CE7"/>
    <w:rsid w:val="002A1F33"/>
    <w:rsid w:val="002A22BA"/>
    <w:rsid w:val="002A2408"/>
    <w:rsid w:val="002A290B"/>
    <w:rsid w:val="002A291B"/>
    <w:rsid w:val="002A2B64"/>
    <w:rsid w:val="002A2D59"/>
    <w:rsid w:val="002A3006"/>
    <w:rsid w:val="002A3115"/>
    <w:rsid w:val="002A3282"/>
    <w:rsid w:val="002A3591"/>
    <w:rsid w:val="002A38F0"/>
    <w:rsid w:val="002A3D6C"/>
    <w:rsid w:val="002A403C"/>
    <w:rsid w:val="002A42DD"/>
    <w:rsid w:val="002A438E"/>
    <w:rsid w:val="002A43B6"/>
    <w:rsid w:val="002A465C"/>
    <w:rsid w:val="002A4897"/>
    <w:rsid w:val="002A4CCC"/>
    <w:rsid w:val="002A4E2A"/>
    <w:rsid w:val="002A4FA0"/>
    <w:rsid w:val="002A5584"/>
    <w:rsid w:val="002A561B"/>
    <w:rsid w:val="002A5652"/>
    <w:rsid w:val="002A5A47"/>
    <w:rsid w:val="002A5A81"/>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B12"/>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4C3"/>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A9D"/>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4FE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C69"/>
    <w:rsid w:val="002E3FF0"/>
    <w:rsid w:val="002E4002"/>
    <w:rsid w:val="002E40E7"/>
    <w:rsid w:val="002E46AB"/>
    <w:rsid w:val="002E4947"/>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955"/>
    <w:rsid w:val="00332A66"/>
    <w:rsid w:val="00332AF6"/>
    <w:rsid w:val="00332CAC"/>
    <w:rsid w:val="00332CE1"/>
    <w:rsid w:val="00332E02"/>
    <w:rsid w:val="0033320D"/>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5C53"/>
    <w:rsid w:val="00335CC0"/>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0EEE"/>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48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4CDC"/>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C4"/>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BD5"/>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051"/>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1F1"/>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4C"/>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A65"/>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9C6"/>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29B"/>
    <w:rsid w:val="0042244A"/>
    <w:rsid w:val="00422740"/>
    <w:rsid w:val="0042310C"/>
    <w:rsid w:val="0042315F"/>
    <w:rsid w:val="004231FC"/>
    <w:rsid w:val="004234EC"/>
    <w:rsid w:val="004236B5"/>
    <w:rsid w:val="00423803"/>
    <w:rsid w:val="00423907"/>
    <w:rsid w:val="00423969"/>
    <w:rsid w:val="00423B12"/>
    <w:rsid w:val="004242E1"/>
    <w:rsid w:val="00424475"/>
    <w:rsid w:val="004246B9"/>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3F0E"/>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B4"/>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5BA"/>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3F18"/>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2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A8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42B"/>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1EC0"/>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83C"/>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394"/>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9C4"/>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253"/>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CEE"/>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0ABC"/>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839"/>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2D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80C"/>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A83"/>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173"/>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9F"/>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3C"/>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1D2"/>
    <w:rsid w:val="005F335E"/>
    <w:rsid w:val="005F353E"/>
    <w:rsid w:val="005F3D6B"/>
    <w:rsid w:val="005F3FD8"/>
    <w:rsid w:val="005F42B7"/>
    <w:rsid w:val="005F4633"/>
    <w:rsid w:val="005F4758"/>
    <w:rsid w:val="005F479B"/>
    <w:rsid w:val="005F4836"/>
    <w:rsid w:val="005F5762"/>
    <w:rsid w:val="005F57BC"/>
    <w:rsid w:val="005F5C31"/>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C02"/>
    <w:rsid w:val="00611D33"/>
    <w:rsid w:val="00612908"/>
    <w:rsid w:val="006129CD"/>
    <w:rsid w:val="00612B35"/>
    <w:rsid w:val="00612F28"/>
    <w:rsid w:val="00613201"/>
    <w:rsid w:val="0061365F"/>
    <w:rsid w:val="00613681"/>
    <w:rsid w:val="00613720"/>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835"/>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36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0FAB"/>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99E"/>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21"/>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6B"/>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1DD"/>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55F"/>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A60"/>
    <w:rsid w:val="006C1BDC"/>
    <w:rsid w:val="006C1D26"/>
    <w:rsid w:val="006C1DC2"/>
    <w:rsid w:val="006C1EF4"/>
    <w:rsid w:val="006C22C3"/>
    <w:rsid w:val="006C2385"/>
    <w:rsid w:val="006C2C73"/>
    <w:rsid w:val="006C2D43"/>
    <w:rsid w:val="006C2E51"/>
    <w:rsid w:val="006C31D1"/>
    <w:rsid w:val="006C331D"/>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3"/>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1DF"/>
    <w:rsid w:val="006D02DE"/>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2EA5"/>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5B8"/>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03"/>
    <w:rsid w:val="006E2336"/>
    <w:rsid w:val="006E27CF"/>
    <w:rsid w:val="006E27E3"/>
    <w:rsid w:val="006E2826"/>
    <w:rsid w:val="006E2919"/>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285"/>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B6B"/>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55D"/>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E01"/>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02"/>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2F2"/>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B62"/>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BE4"/>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30"/>
    <w:rsid w:val="00733ED1"/>
    <w:rsid w:val="007342C3"/>
    <w:rsid w:val="007343B9"/>
    <w:rsid w:val="0073445F"/>
    <w:rsid w:val="0073460B"/>
    <w:rsid w:val="00734B0A"/>
    <w:rsid w:val="00734BAE"/>
    <w:rsid w:val="007354A2"/>
    <w:rsid w:val="007355EA"/>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1E7E"/>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AF7"/>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796"/>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6CB"/>
    <w:rsid w:val="00762713"/>
    <w:rsid w:val="007628AF"/>
    <w:rsid w:val="00762E07"/>
    <w:rsid w:val="00763164"/>
    <w:rsid w:val="007631E7"/>
    <w:rsid w:val="00763971"/>
    <w:rsid w:val="007639EE"/>
    <w:rsid w:val="00763AD5"/>
    <w:rsid w:val="00763C7B"/>
    <w:rsid w:val="00763EC4"/>
    <w:rsid w:val="0076495D"/>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AA7"/>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6"/>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BDC"/>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C5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AE3"/>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88B"/>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E9E"/>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0D4"/>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A99"/>
    <w:rsid w:val="007D6D4E"/>
    <w:rsid w:val="007D6E30"/>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0B"/>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38"/>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6F6B"/>
    <w:rsid w:val="007F7009"/>
    <w:rsid w:val="007F704F"/>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0F91"/>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6F4"/>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C96"/>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2F6A"/>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C7"/>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3A3"/>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CAC"/>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E0"/>
    <w:rsid w:val="008471FC"/>
    <w:rsid w:val="00847483"/>
    <w:rsid w:val="008474BF"/>
    <w:rsid w:val="008479B3"/>
    <w:rsid w:val="00847AD7"/>
    <w:rsid w:val="00847D3B"/>
    <w:rsid w:val="00847EC8"/>
    <w:rsid w:val="00850B79"/>
    <w:rsid w:val="0085124E"/>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7EE"/>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433"/>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401"/>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1E89"/>
    <w:rsid w:val="00882101"/>
    <w:rsid w:val="00882803"/>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2EE"/>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841"/>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06F"/>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3E76"/>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8C7"/>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9B8"/>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586"/>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57D"/>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5D"/>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A2E"/>
    <w:rsid w:val="00975B34"/>
    <w:rsid w:val="00975B99"/>
    <w:rsid w:val="00975D6F"/>
    <w:rsid w:val="00975DDB"/>
    <w:rsid w:val="00975ECE"/>
    <w:rsid w:val="00975F2D"/>
    <w:rsid w:val="009764F3"/>
    <w:rsid w:val="009765DF"/>
    <w:rsid w:val="00976729"/>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53"/>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9D9"/>
    <w:rsid w:val="00997A5C"/>
    <w:rsid w:val="00997B31"/>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6A6"/>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C37"/>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7B0"/>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C7ED4"/>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913"/>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AF1"/>
    <w:rsid w:val="00A01B6F"/>
    <w:rsid w:val="00A02490"/>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2EA8"/>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981"/>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9DD"/>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0E"/>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894"/>
    <w:rsid w:val="00A41ADE"/>
    <w:rsid w:val="00A41EBE"/>
    <w:rsid w:val="00A420FE"/>
    <w:rsid w:val="00A42470"/>
    <w:rsid w:val="00A424FF"/>
    <w:rsid w:val="00A4260C"/>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BF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0EB"/>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73E"/>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02B"/>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B0E"/>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1A6"/>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963"/>
    <w:rsid w:val="00AC1D94"/>
    <w:rsid w:val="00AC25EE"/>
    <w:rsid w:val="00AC260C"/>
    <w:rsid w:val="00AC2680"/>
    <w:rsid w:val="00AC2928"/>
    <w:rsid w:val="00AC2942"/>
    <w:rsid w:val="00AC2999"/>
    <w:rsid w:val="00AC2ACF"/>
    <w:rsid w:val="00AC2D3A"/>
    <w:rsid w:val="00AC315B"/>
    <w:rsid w:val="00AC32EE"/>
    <w:rsid w:val="00AC3547"/>
    <w:rsid w:val="00AC3681"/>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4D0"/>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070"/>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3EA5"/>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6D0A"/>
    <w:rsid w:val="00B16E03"/>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2F5"/>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90E"/>
    <w:rsid w:val="00B45C2C"/>
    <w:rsid w:val="00B46011"/>
    <w:rsid w:val="00B4633F"/>
    <w:rsid w:val="00B46441"/>
    <w:rsid w:val="00B46568"/>
    <w:rsid w:val="00B46622"/>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5E0"/>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843"/>
    <w:rsid w:val="00B80D4E"/>
    <w:rsid w:val="00B81076"/>
    <w:rsid w:val="00B81179"/>
    <w:rsid w:val="00B8120F"/>
    <w:rsid w:val="00B81318"/>
    <w:rsid w:val="00B814BE"/>
    <w:rsid w:val="00B81565"/>
    <w:rsid w:val="00B81B31"/>
    <w:rsid w:val="00B81E93"/>
    <w:rsid w:val="00B82288"/>
    <w:rsid w:val="00B8235C"/>
    <w:rsid w:val="00B8253F"/>
    <w:rsid w:val="00B82784"/>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6F4E"/>
    <w:rsid w:val="00B8718D"/>
    <w:rsid w:val="00B87275"/>
    <w:rsid w:val="00B87306"/>
    <w:rsid w:val="00B873F6"/>
    <w:rsid w:val="00B87539"/>
    <w:rsid w:val="00B87706"/>
    <w:rsid w:val="00B87DA6"/>
    <w:rsid w:val="00B87E1C"/>
    <w:rsid w:val="00B9004F"/>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0B5"/>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DA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BD7"/>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BC2"/>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3D"/>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05F"/>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B60"/>
    <w:rsid w:val="00BC3ED7"/>
    <w:rsid w:val="00BC4291"/>
    <w:rsid w:val="00BC444E"/>
    <w:rsid w:val="00BC4537"/>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6CE"/>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6F4"/>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356"/>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B32"/>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1FC"/>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69B3"/>
    <w:rsid w:val="00CA7061"/>
    <w:rsid w:val="00CA70DC"/>
    <w:rsid w:val="00CA7665"/>
    <w:rsid w:val="00CA77B4"/>
    <w:rsid w:val="00CA7932"/>
    <w:rsid w:val="00CA7934"/>
    <w:rsid w:val="00CA79FA"/>
    <w:rsid w:val="00CA7A14"/>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5FEC"/>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83"/>
    <w:rsid w:val="00CF1FB8"/>
    <w:rsid w:val="00CF1FBF"/>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15E"/>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91"/>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3E2"/>
    <w:rsid w:val="00D314DA"/>
    <w:rsid w:val="00D31737"/>
    <w:rsid w:val="00D31AB6"/>
    <w:rsid w:val="00D31B7D"/>
    <w:rsid w:val="00D31BD0"/>
    <w:rsid w:val="00D31BE3"/>
    <w:rsid w:val="00D31DBE"/>
    <w:rsid w:val="00D31E21"/>
    <w:rsid w:val="00D31FA6"/>
    <w:rsid w:val="00D3235C"/>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761"/>
    <w:rsid w:val="00D63951"/>
    <w:rsid w:val="00D63C14"/>
    <w:rsid w:val="00D63CA7"/>
    <w:rsid w:val="00D64663"/>
    <w:rsid w:val="00D64872"/>
    <w:rsid w:val="00D64C51"/>
    <w:rsid w:val="00D652A7"/>
    <w:rsid w:val="00D653F6"/>
    <w:rsid w:val="00D65591"/>
    <w:rsid w:val="00D65655"/>
    <w:rsid w:val="00D65784"/>
    <w:rsid w:val="00D658F0"/>
    <w:rsid w:val="00D65928"/>
    <w:rsid w:val="00D65D4B"/>
    <w:rsid w:val="00D65FD4"/>
    <w:rsid w:val="00D6602B"/>
    <w:rsid w:val="00D66141"/>
    <w:rsid w:val="00D66170"/>
    <w:rsid w:val="00D66265"/>
    <w:rsid w:val="00D66317"/>
    <w:rsid w:val="00D664D2"/>
    <w:rsid w:val="00D66594"/>
    <w:rsid w:val="00D665A9"/>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A7A"/>
    <w:rsid w:val="00D73CC8"/>
    <w:rsid w:val="00D73EDA"/>
    <w:rsid w:val="00D73F02"/>
    <w:rsid w:val="00D73F14"/>
    <w:rsid w:val="00D7401B"/>
    <w:rsid w:val="00D7422E"/>
    <w:rsid w:val="00D742A2"/>
    <w:rsid w:val="00D7432D"/>
    <w:rsid w:val="00D74379"/>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212"/>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309"/>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E7CE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419"/>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412"/>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16"/>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833"/>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8AD"/>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4A17"/>
    <w:rsid w:val="00E552C0"/>
    <w:rsid w:val="00E554AB"/>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0BA4"/>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E81"/>
    <w:rsid w:val="00E64FC8"/>
    <w:rsid w:val="00E650AA"/>
    <w:rsid w:val="00E6519A"/>
    <w:rsid w:val="00E653ED"/>
    <w:rsid w:val="00E65500"/>
    <w:rsid w:val="00E6552B"/>
    <w:rsid w:val="00E65728"/>
    <w:rsid w:val="00E65947"/>
    <w:rsid w:val="00E65B24"/>
    <w:rsid w:val="00E6606B"/>
    <w:rsid w:val="00E6618B"/>
    <w:rsid w:val="00E662AF"/>
    <w:rsid w:val="00E662E8"/>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021"/>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3BF"/>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2F4F"/>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42B"/>
    <w:rsid w:val="00EA4528"/>
    <w:rsid w:val="00EA498B"/>
    <w:rsid w:val="00EA4BAD"/>
    <w:rsid w:val="00EA4C7A"/>
    <w:rsid w:val="00EA5478"/>
    <w:rsid w:val="00EA54E4"/>
    <w:rsid w:val="00EA54ED"/>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9FE"/>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2E3"/>
    <w:rsid w:val="00ED73A4"/>
    <w:rsid w:val="00ED76D9"/>
    <w:rsid w:val="00ED79C5"/>
    <w:rsid w:val="00EE0324"/>
    <w:rsid w:val="00EE05BE"/>
    <w:rsid w:val="00EE0852"/>
    <w:rsid w:val="00EE0A57"/>
    <w:rsid w:val="00EE0F44"/>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096"/>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01C"/>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5DDE"/>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1DC"/>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433"/>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5FBB"/>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462"/>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837"/>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15A"/>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C9A"/>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C24"/>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6A1"/>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3E"/>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39E"/>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2A9"/>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064"/>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91BDC"/>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91BDC"/>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 w:type="numbering" w:customStyle="1" w:styleId="CorrectListStyle">
    <w:name w:val="Correct List Style"/>
    <w:basedOn w:val="NoList"/>
    <w:uiPriority w:val="99"/>
    <w:rsid w:val="007B2E9E"/>
    <w:pPr>
      <w:numPr>
        <w:numId w:val="128"/>
      </w:numPr>
    </w:pPr>
  </w:style>
  <w:style w:type="paragraph" w:customStyle="1" w:styleId="CorrectListParagraph">
    <w:name w:val="Correct List Paragraph"/>
    <w:basedOn w:val="ListParagraph"/>
    <w:qFormat/>
    <w:rsid w:val="00FE313E"/>
  </w:style>
  <w:style w:type="table" w:styleId="PlainTable3">
    <w:name w:val="Plain Table 3"/>
    <w:basedOn w:val="TableNormal"/>
    <w:uiPriority w:val="43"/>
    <w:rsid w:val="004222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66922770">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211730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hudexchange.info/resource/5726/lsa-report-specifications-and-tool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10633</TotalTime>
  <Pages>179</Pages>
  <Words>48388</Words>
  <Characters>275818</Characters>
  <Application>Microsoft Office Word</Application>
  <DocSecurity>0</DocSecurity>
  <Lines>2298</Lines>
  <Paragraphs>647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Cicely Wanska</Manager>
  <Company>US Department of Housing and Urban Development</Company>
  <LinksUpToDate>false</LinksUpToDate>
  <CharactersWithSpaces>323559</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C McEvilley</cp:lastModifiedBy>
  <cp:revision>119</cp:revision>
  <cp:lastPrinted>2018-10-11T19:23:00Z</cp:lastPrinted>
  <dcterms:created xsi:type="dcterms:W3CDTF">2025-07-27T23:17:00Z</dcterms:created>
  <dcterms:modified xsi:type="dcterms:W3CDTF">2025-09-18T16:53:00Z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