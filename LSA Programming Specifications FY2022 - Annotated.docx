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C45324">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C45324">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C45324">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C45324">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C45324">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C45324">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C45324">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C45324">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C45324">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C45324">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C45324">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C45324">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C45324">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C45324">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C45324">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C45324">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C45324">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C45324">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C45324">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C45324">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C45324">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C45324">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C45324">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C45324">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C45324">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C45324">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C45324">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C45324">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C45324">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C45324">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C45324">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C45324">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C45324">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C45324">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C45324">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C45324">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C45324">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C45324">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C45324">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C45324">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C45324">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C45324">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C45324">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C45324">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C45324">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C45324">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C45324">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C45324">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C45324">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C45324">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C45324">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C45324">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C45324">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C45324">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C45324">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C45324">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C45324">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C45324">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C45324">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C45324">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C45324">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C45324">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C45324">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C45324">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C45324">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C45324">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C45324">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C45324">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C45324">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C45324">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C45324">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C45324">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C45324">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C45324">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C45324">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C45324">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C45324">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C45324">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C45324">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C45324">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C45324">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C45324">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C45324">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C45324">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C45324">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C45324">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C45324">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C45324">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C45324">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C45324">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C45324">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C45324">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C45324">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C45324">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C45324">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C45324">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C45324">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C45324">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C45324">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C45324">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C45324">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C45324">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C45324">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C45324">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C45324">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C45324">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C45324">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C45324">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C45324">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C45324">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C45324">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C45324">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C45324">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 xml:space="preserve">3 </w:t>
        </w:r>
      </w:ins>
      <w:r>
        <w:t>(</w:t>
      </w:r>
      <w:r>
        <w:fldChar w:fldCharType="begin"/>
      </w:r>
      <w:ins w:id="31" w:author="Molly McEvilley" w:date="2022-08-18T09:17:00Z">
        <w:r w:rsidR="00772CF4">
          <w:instrText>HYPERLINK "https://hudhdx.info/Resources/Vendors/HMIS_CSV_Specifications_FY2022_v1.3.pdf"</w:instrText>
        </w:r>
      </w:ins>
      <w:del w:id="32" w:author="Molly McEvilley" w:date="2022-08-18T09:17:00Z">
        <w:r w:rsidDel="00772CF4">
          <w:delInstrText xml:space="preserve"> HYPERLINK "https://www.hudhdx.info/Resources/Vendors/HMIS_CSV_Specifications_FY2022_v1.2_clean.pdf" </w:delInstrText>
        </w:r>
      </w:del>
      <w:r>
        <w:fldChar w:fldCharType="separate"/>
      </w:r>
      <w:r w:rsidRPr="00370C39">
        <w:rPr>
          <w:rStyle w:val="Hyperlink"/>
        </w:rPr>
        <w:t>HMIS CSV</w:t>
      </w:r>
      <w:r>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7"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ins w:id="38" w:author="Molly McEvilley" w:date="2022-07-28T11:44:00Z">
              <w:r w:rsidR="008355C0" w:rsidRPr="008355C0">
                <w:rPr>
                  <w:rFonts w:cstheme="minorHAnsi"/>
                  <w:u w:val="words"/>
                </w:rPr>
                <w:t>LookbackDate</w:t>
              </w:r>
            </w:ins>
            <w:ins w:id="39" w:author="Molly McEvilley" w:date="2022-07-28T10:06:00Z">
              <w:r w:rsidR="00C4517D">
                <w:rPr>
                  <w:rFonts w:ascii="Times New Roman" w:hAnsi="Times New Roman" w:cs="Times New Roman"/>
                  <w:sz w:val="24"/>
                  <w:szCs w:val="24"/>
                </w:rPr>
                <w:t xml:space="preserve"> </w:t>
              </w:r>
            </w:ins>
            <w:del w:id="40" w:author="Molly McEvilley" w:date="2022-07-28T10:06:00Z">
              <w:r w:rsidDel="00C4517D">
                <w:rPr>
                  <w:rFonts w:cstheme="minorHAnsi"/>
                </w:rPr>
                <w:delText xml:space="preserve">10/1/2012 </w:delText>
              </w:r>
            </w:del>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1"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ins w:id="42" w:author="Molly McEvilley" w:date="2022-07-28T11:44:00Z">
              <w:r w:rsidR="008355C0" w:rsidRPr="008355C0">
                <w:rPr>
                  <w:rFonts w:cstheme="minorHAnsi"/>
                  <w:u w:val="words"/>
                </w:rPr>
                <w:t>LookbackDate</w:t>
              </w:r>
            </w:ins>
            <w:del w:id="43"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4" w:name="_Toc37849733"/>
      <w:bookmarkStart w:id="45" w:name="_Toc109992941"/>
      <w:bookmarkEnd w:id="33"/>
      <w:bookmarkEnd w:id="34"/>
      <w:bookmarkEnd w:id="35"/>
      <w:bookmarkEnd w:id="36"/>
      <w:r w:rsidRPr="0036072B">
        <w:t>Definitions/Acronyms</w:t>
      </w:r>
      <w:bookmarkEnd w:id="44"/>
      <w:bookmarkEnd w:id="4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6"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7" w:author="Molly McEvilley" w:date="2022-07-28T10:23:00Z">
        <w:r>
          <w:rPr>
            <w:b/>
            <w:bCs/>
          </w:rPr>
          <w:t xml:space="preserve">Lookback </w:t>
        </w:r>
      </w:ins>
      <w:ins w:id="48" w:author="Molly McEvilley" w:date="2022-07-28T10:24:00Z">
        <w:r w:rsidR="00AB1D55">
          <w:rPr>
            <w:b/>
            <w:bCs/>
          </w:rPr>
          <w:t>D</w:t>
        </w:r>
      </w:ins>
      <w:ins w:id="49" w:author="Molly McEvilley" w:date="2022-07-28T10:23:00Z">
        <w:r>
          <w:rPr>
            <w:b/>
            <w:bCs/>
          </w:rPr>
          <w:t xml:space="preserve">ate </w:t>
        </w:r>
        <w:r w:rsidR="00511E9A">
          <w:t>–</w:t>
        </w:r>
        <w:r>
          <w:t xml:space="preserve"> </w:t>
        </w:r>
      </w:ins>
      <w:ins w:id="50" w:author="Molly McEvilley" w:date="2022-07-28T10:24:00Z">
        <w:r w:rsidR="00AB1D55">
          <w:t>For LSA purposes, this is [</w:t>
        </w:r>
        <w:r w:rsidR="00AB1D55">
          <w:rPr>
            <w:u w:val="single"/>
          </w:rPr>
          <w:t xml:space="preserve">ReportStart </w:t>
        </w:r>
        <w:r w:rsidR="00AB1D55">
          <w:t>– 7 years]</w:t>
        </w:r>
      </w:ins>
      <w:ins w:id="51" w:author="Molly McEvilley" w:date="2022-07-28T10:25:00Z">
        <w:r w:rsidR="00ED5F02">
          <w:t xml:space="preserve">.  </w:t>
        </w:r>
      </w:ins>
      <w:ins w:id="52" w:author="Molly McEvilley" w:date="2022-07-28T10:26:00Z">
        <w:r w:rsidR="00ED5F02">
          <w:t xml:space="preserve">Projects with operating end dates </w:t>
        </w:r>
        <w:r w:rsidR="00BA32BA">
          <w:t xml:space="preserve">and enrollments with exit dates that occur prior to </w:t>
        </w:r>
      </w:ins>
      <w:ins w:id="53" w:author="Molly McEvilley" w:date="2022-07-28T10:25:00Z">
        <w:r w:rsidR="00ED5F02">
          <w:t xml:space="preserve">the </w:t>
        </w:r>
        <w:r w:rsidR="00ED5F02">
          <w:rPr>
            <w:u w:val="single"/>
          </w:rPr>
          <w:t xml:space="preserve">LookbackDate </w:t>
        </w:r>
        <w:r w:rsidR="00ED5F02">
          <w:t>is not relevant to the LSA.</w:t>
        </w:r>
      </w:ins>
      <w:ins w:id="54"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5" w:name="_Toc109992942"/>
      <w:r>
        <w:t xml:space="preserve">Previous Versions and </w:t>
      </w:r>
      <w:r w:rsidR="00B214A9">
        <w:t xml:space="preserve">Changes for </w:t>
      </w:r>
      <w:del w:id="56" w:author="Molly McEvilley" w:date="2022-07-29T12:58:00Z">
        <w:r w:rsidR="00B214A9" w:rsidDel="00C1694A">
          <w:delText xml:space="preserve">FY2021 </w:delText>
        </w:r>
      </w:del>
      <w:ins w:id="57" w:author="Molly McEvilley" w:date="2022-07-29T12:58:00Z">
        <w:r w:rsidR="00C1694A">
          <w:t xml:space="preserve">FY2022 </w:t>
        </w:r>
      </w:ins>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C45324"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C45324"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8" w:author="Molly McEvilley" w:date="2022-07-28T10:09:00Z"/>
        </w:rPr>
      </w:pPr>
      <w:ins w:id="59" w:author="Molly McEvilley" w:date="2022-07-28T10:09:00Z">
        <w:r>
          <w:t>Exclude Enrollment Data from Projects Based on HMIS Participation and Victim Service Provider Status</w:t>
        </w:r>
      </w:ins>
    </w:p>
    <w:p w14:paraId="4EF2D1AD" w14:textId="3B9422EB" w:rsidR="00EC13E0" w:rsidRDefault="001B7FEC" w:rsidP="00512552">
      <w:pPr>
        <w:rPr>
          <w:ins w:id="60" w:author="Molly McEvilley" w:date="2022-07-28T10:12:00Z"/>
        </w:rPr>
      </w:pPr>
      <w:ins w:id="61" w:author="Molly McEvilley" w:date="2022-08-18T09:23:00Z">
        <w:r>
          <w:t>E</w:t>
        </w:r>
      </w:ins>
      <w:ins w:id="62" w:author="Molly McEvilley" w:date="2022-07-28T10:11:00Z">
        <w:r w:rsidR="00327FDB">
          <w:t>nrollment</w:t>
        </w:r>
      </w:ins>
      <w:ins w:id="63" w:author="Molly McEvilley" w:date="2022-08-18T09:23:00Z">
        <w:r>
          <w:t xml:space="preserve"> data</w:t>
        </w:r>
      </w:ins>
      <w:ins w:id="64" w:author="Molly McEvilley" w:date="2022-07-28T10:11:00Z">
        <w:r w:rsidR="00327FDB">
          <w:t xml:space="preserve"> </w:t>
        </w:r>
      </w:ins>
      <w:ins w:id="65"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6" w:author="Molly McEvilley" w:date="2022-07-28T10:13:00Z"/>
        </w:rPr>
        <w:pPrChange w:id="67" w:author="Molly McEvilley" w:date="2022-07-28T10:14:00Z">
          <w:pPr/>
        </w:pPrChange>
      </w:pPr>
      <w:ins w:id="68" w:author="Molly McEvilley" w:date="2022-07-28T10:12:00Z">
        <w:r>
          <w:t xml:space="preserve">The </w:t>
        </w:r>
        <w:r w:rsidR="00C76449">
          <w:t xml:space="preserve">organization that operates the relevant project is identified as a </w:t>
        </w:r>
      </w:ins>
      <w:ins w:id="69" w:author="Molly McEvilley" w:date="2022-07-28T10:11:00Z">
        <w:r>
          <w:t>victim services provide</w:t>
        </w:r>
      </w:ins>
      <w:ins w:id="70" w:author="Molly McEvilley" w:date="2022-07-28T10:12:00Z">
        <w:r w:rsidR="00C76449">
          <w:t>r (Organization.</w:t>
        </w:r>
      </w:ins>
      <w:ins w:id="71" w:author="Molly McEvilley" w:date="2022-07-28T10:13:00Z">
        <w:r w:rsidR="00C76449" w:rsidRPr="001B494A">
          <w:rPr>
            <w:i/>
            <w:iCs/>
          </w:rPr>
          <w:t xml:space="preserve">VictimServicesProvider </w:t>
        </w:r>
        <w:r w:rsidR="00C76449">
          <w:t>= 1); or</w:t>
        </w:r>
      </w:ins>
    </w:p>
    <w:p w14:paraId="110372E9" w14:textId="6BB1AE24" w:rsidR="00C76449" w:rsidRDefault="001B494A">
      <w:pPr>
        <w:pStyle w:val="ListParagraph"/>
        <w:numPr>
          <w:ilvl w:val="0"/>
          <w:numId w:val="108"/>
        </w:numPr>
        <w:rPr>
          <w:ins w:id="72" w:author="Molly McEvilley" w:date="2022-08-18T09:23:00Z"/>
        </w:rPr>
      </w:pPr>
      <w:ins w:id="73" w:author="Molly McEvilley" w:date="2022-07-28T10:13:00Z">
        <w:r>
          <w:t>The project is identified as not participating in HMIS (Project.</w:t>
        </w:r>
        <w:r w:rsidRPr="001B494A">
          <w:rPr>
            <w:i/>
            <w:iCs/>
          </w:rPr>
          <w:t>HMISParticipatingProject</w:t>
        </w:r>
      </w:ins>
      <w:ins w:id="74" w:author="Molly McEvilley" w:date="2022-07-28T10:14:00Z">
        <w:r w:rsidRPr="001B494A">
          <w:rPr>
            <w:i/>
            <w:iCs/>
          </w:rPr>
          <w:t xml:space="preserve"> </w:t>
        </w:r>
        <w:r>
          <w:t>= 0).</w:t>
        </w:r>
      </w:ins>
    </w:p>
    <w:p w14:paraId="1A728E18" w14:textId="094A2B4F" w:rsidR="001B7FEC" w:rsidRPr="001B494A" w:rsidRDefault="001B7FEC">
      <w:pPr>
        <w:rPr>
          <w:ins w:id="75" w:author="Molly McEvilley" w:date="2022-07-28T10:10:00Z"/>
        </w:rPr>
        <w:pPrChange w:id="76" w:author="Molly McEvilley" w:date="2022-08-18T09:23:00Z">
          <w:pPr>
            <w:pStyle w:val="H3Numbered"/>
          </w:pPr>
        </w:pPrChange>
      </w:pPr>
      <w:ins w:id="77" w:author="Molly McEvilley" w:date="2022-08-18T09:23:00Z">
        <w:r>
          <w:t xml:space="preserve">This change does not impact the logic associated with selecting </w:t>
        </w:r>
        <w:r w:rsidR="007D2AC5">
          <w:t>project</w:t>
        </w:r>
      </w:ins>
      <w:ins w:id="78" w:author="Molly McEvilley" w:date="2022-08-18T09:24:00Z">
        <w:r w:rsidR="007D2AC5">
          <w:t xml:space="preserve"> </w:t>
        </w:r>
      </w:ins>
      <w:ins w:id="79" w:author="Molly McEvilley" w:date="2022-08-18T09:23:00Z">
        <w:r>
          <w:t xml:space="preserve">data for </w:t>
        </w:r>
      </w:ins>
      <w:ins w:id="80" w:author="Molly McEvilley" w:date="2022-08-18T09:24:00Z">
        <w:r w:rsidR="007D2AC5">
          <w:t xml:space="preserve">inclusion in the </w:t>
        </w:r>
      </w:ins>
      <w:ins w:id="81" w:author="Molly McEvilley" w:date="2022-08-18T09:23:00Z">
        <w:r>
          <w:t>upload.</w:t>
        </w:r>
      </w:ins>
    </w:p>
    <w:p w14:paraId="555C755B" w14:textId="3CAC1581" w:rsidR="00BD7CE4" w:rsidRDefault="00BD7CE4" w:rsidP="00BD7CE4">
      <w:pPr>
        <w:pStyle w:val="H3Numbered"/>
        <w:rPr>
          <w:ins w:id="82" w:author="Molly McEvilley" w:date="2022-07-28T10:09:00Z"/>
        </w:rPr>
      </w:pPr>
      <w:ins w:id="83" w:author="Molly McEvilley" w:date="2022-07-28T10:09:00Z">
        <w:r>
          <w:t>Change From Fixed Lookback Date to Rolling Date Based on ReportStart</w:t>
        </w:r>
      </w:ins>
    </w:p>
    <w:p w14:paraId="570EFFFF" w14:textId="69A1DFB5" w:rsidR="00BD7CE4" w:rsidRDefault="00BD7CE4" w:rsidP="00BD7CE4">
      <w:pPr>
        <w:rPr>
          <w:ins w:id="84" w:author="Molly McEvilley" w:date="2022-07-28T11:57:00Z"/>
        </w:rPr>
      </w:pPr>
      <w:ins w:id="85" w:author="Molly McEvilley" w:date="2022-07-28T10:09:00Z">
        <w:r>
          <w:t xml:space="preserve">Previous versions of the LSA included relevant project and client data extending back in time as far as </w:t>
        </w:r>
      </w:ins>
      <w:ins w:id="86" w:author="Molly McEvilley" w:date="2022-07-28T10:32:00Z">
        <w:r w:rsidR="005A6BF7">
          <w:t xml:space="preserve">a fixed date of </w:t>
        </w:r>
      </w:ins>
      <w:ins w:id="87" w:author="Molly McEvilley" w:date="2022-07-28T10:09:00Z">
        <w:r>
          <w:t>10/1/2012</w:t>
        </w:r>
      </w:ins>
      <w:ins w:id="88" w:author="Molly McEvilley" w:date="2022-07-28T10:32:00Z">
        <w:r w:rsidR="005A6BF7">
          <w:t xml:space="preserve">, which meant that the </w:t>
        </w:r>
      </w:ins>
      <w:ins w:id="89" w:author="Molly McEvilley" w:date="2022-07-28T10:33:00Z">
        <w:r w:rsidR="005A6BF7">
          <w:t>data universe for the LSA expanded every year</w:t>
        </w:r>
      </w:ins>
      <w:ins w:id="90" w:author="Molly McEvilley" w:date="2022-07-28T10:09:00Z">
        <w:r>
          <w:t>.  Beginning with reporting for FY2022, no project or enrollment data prior to [</w:t>
        </w:r>
        <w:r w:rsidRPr="00926111">
          <w:rPr>
            <w:u w:val="single"/>
          </w:rPr>
          <w:t>ReportStart</w:t>
        </w:r>
        <w:r>
          <w:t xml:space="preserve"> – 7 years] will be utilized.</w:t>
        </w:r>
      </w:ins>
      <w:ins w:id="91" w:author="Molly McEvilley" w:date="2022-07-28T10:27:00Z">
        <w:r w:rsidR="00A401BE">
          <w:t xml:space="preserve">  References to this date </w:t>
        </w:r>
      </w:ins>
      <w:ins w:id="92" w:author="Molly McEvilley" w:date="2022-07-28T10:31:00Z">
        <w:r w:rsidR="006C4206">
          <w:t>use</w:t>
        </w:r>
      </w:ins>
      <w:ins w:id="93" w:author="Molly McEvilley" w:date="2022-07-28T10:27:00Z">
        <w:r w:rsidR="00A401BE">
          <w:t xml:space="preserve"> the term </w:t>
        </w:r>
        <w:r w:rsidR="00A401BE">
          <w:rPr>
            <w:u w:val="single"/>
          </w:rPr>
          <w:t>LookbackDate</w:t>
        </w:r>
      </w:ins>
      <w:ins w:id="94" w:author="Molly McEvilley" w:date="2022-07-28T10:28:00Z">
        <w:r w:rsidR="00C51523">
          <w:t xml:space="preserve"> (underlined).</w:t>
        </w:r>
      </w:ins>
    </w:p>
    <w:p w14:paraId="45203945" w14:textId="25E3998F" w:rsidR="00FB13B1" w:rsidRDefault="00FB13B1">
      <w:pPr>
        <w:pStyle w:val="H3Numbered"/>
        <w:rPr>
          <w:ins w:id="95" w:author="Molly McEvilley" w:date="2022-07-28T11:57:00Z"/>
        </w:rPr>
        <w:pPrChange w:id="96" w:author="Molly McEvilley" w:date="2022-07-28T11:57:00Z">
          <w:pPr>
            <w:pStyle w:val="H3Numbered"/>
            <w:numPr>
              <w:numId w:val="109"/>
            </w:numPr>
            <w:tabs>
              <w:tab w:val="left" w:pos="720"/>
            </w:tabs>
          </w:pPr>
        </w:pPrChange>
      </w:pPr>
      <w:ins w:id="97" w:author="Molly McEvilley" w:date="2022-07-28T11:57:00Z">
        <w:r>
          <w:t xml:space="preserve">Limit </w:t>
        </w:r>
      </w:ins>
      <w:ins w:id="98" w:author="Molly McEvilley" w:date="2022-07-28T13:10:00Z">
        <w:r w:rsidR="006E4A5A">
          <w:t>Data Quality Reporting in LSAReport</w:t>
        </w:r>
      </w:ins>
      <w:ins w:id="99" w:author="Molly McEvilley" w:date="2022-07-28T11:57:00Z">
        <w:r>
          <w:t xml:space="preserve"> to the Report Period/Active Cohort</w:t>
        </w:r>
      </w:ins>
    </w:p>
    <w:p w14:paraId="0041D7AC" w14:textId="2325BD69" w:rsidR="00FB13B1" w:rsidRDefault="00FB13B1" w:rsidP="00FB13B1">
      <w:pPr>
        <w:rPr>
          <w:ins w:id="100" w:author="Molly McEvilley" w:date="2022-07-28T11:57:00Z"/>
        </w:rPr>
      </w:pPr>
      <w:ins w:id="101" w:author="Molly McEvilley" w:date="2022-07-28T11:57:00Z">
        <w:r>
          <w:t xml:space="preserve">Data quality reporting in LSAReport will be limited to the active cohort.  All of the three-year data quality columns </w:t>
        </w:r>
      </w:ins>
      <w:ins w:id="102" w:author="Molly McEvilley" w:date="2022-07-28T13:06:00Z">
        <w:r w:rsidR="00CD36A8">
          <w:t>have been removed from LSAReport</w:t>
        </w:r>
      </w:ins>
      <w:ins w:id="103" w:author="Molly McEvilley" w:date="2022-07-28T13:09:00Z">
        <w:r w:rsidR="006E4A5A">
          <w:t>.  I</w:t>
        </w:r>
      </w:ins>
      <w:ins w:id="104" w:author="Molly McEvilley" w:date="2022-07-28T13:06:00Z">
        <w:r w:rsidR="00CD36A8">
          <w:t>n addition, given that reporting i</w:t>
        </w:r>
      </w:ins>
      <w:ins w:id="105" w:author="Molly McEvilley" w:date="2022-07-28T13:07:00Z">
        <w:r w:rsidR="00CD36A8">
          <w:t xml:space="preserve">s limited to the active cohort, counts of </w:t>
        </w:r>
        <w:r w:rsidR="00CD36A8">
          <w:lastRenderedPageBreak/>
          <w:t xml:space="preserve">relevant </w:t>
        </w:r>
      </w:ins>
      <w:ins w:id="106" w:author="Molly McEvilley" w:date="2022-07-28T13:08:00Z">
        <w:r w:rsidR="006E4A5A">
          <w:t>data quality issues with date of birth, g</w:t>
        </w:r>
      </w:ins>
      <w:ins w:id="107" w:author="Molly McEvilley" w:date="2022-07-28T13:07:00Z">
        <w:r w:rsidR="00CD36A8">
          <w:t>ender</w:t>
        </w:r>
      </w:ins>
      <w:ins w:id="108" w:author="Molly McEvilley" w:date="2022-07-28T13:08:00Z">
        <w:r w:rsidR="006E4A5A">
          <w:t>, r</w:t>
        </w:r>
      </w:ins>
      <w:ins w:id="109" w:author="Molly McEvilley" w:date="2022-07-28T13:07:00Z">
        <w:r w:rsidR="00CD36A8">
          <w:t>ace</w:t>
        </w:r>
      </w:ins>
      <w:ins w:id="110" w:author="Molly McEvilley" w:date="2022-07-28T13:08:00Z">
        <w:r w:rsidR="006E4A5A">
          <w:t xml:space="preserve">, ethnicity, and veteran status are available from LSAPerson; </w:t>
        </w:r>
      </w:ins>
      <w:ins w:id="111" w:author="Molly McEvilley" w:date="2022-07-28T13:09:00Z">
        <w:r w:rsidR="006E4A5A">
          <w:t>the associated columns for those counts have been removed from LSAReport.</w:t>
        </w:r>
      </w:ins>
    </w:p>
    <w:p w14:paraId="47B616C4" w14:textId="58D859E5" w:rsidR="009F00E9" w:rsidRPr="00C52062" w:rsidRDefault="009F00E9" w:rsidP="009F00E9">
      <w:pPr>
        <w:pStyle w:val="Heading1"/>
      </w:pPr>
      <w:bookmarkStart w:id="112" w:name="_Toc37849734"/>
      <w:bookmarkStart w:id="113" w:name="_Toc109992943"/>
      <w:r w:rsidRPr="00C52062">
        <w:t xml:space="preserve">HDX </w:t>
      </w:r>
      <w:bookmarkEnd w:id="112"/>
      <w:r w:rsidR="00AD44E9" w:rsidRPr="00C52062">
        <w:t>2.0 Upload</w:t>
      </w:r>
      <w:bookmarkEnd w:id="11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4" w:name="_Toc37849735"/>
      <w:bookmarkStart w:id="115" w:name="_Toc109992944"/>
      <w:r>
        <w:t>Project.csv</w:t>
      </w:r>
      <w:bookmarkEnd w:id="114"/>
      <w:bookmarkEnd w:id="115"/>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ins w:id="116" w:author="Molly McEvilley" w:date="2022-07-28T10:29:00Z">
        <w:r w:rsidR="00C51523">
          <w:rPr>
            <w:rFonts w:cstheme="minorHAnsi"/>
            <w:u w:val="single"/>
          </w:rPr>
          <w:t>LookbackDate</w:t>
        </w:r>
      </w:ins>
      <w:del w:id="117" w:author="Molly McEvilley" w:date="2022-07-28T10:16:00Z">
        <w:r w:rsidR="008A7F66" w:rsidDel="00D76176">
          <w:delText>10/1/2012</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18" w:name="_Toc37849736"/>
      <w:bookmarkStart w:id="119" w:name="_Toc109992945"/>
      <w:r>
        <w:t>Organization.csv</w:t>
      </w:r>
      <w:bookmarkEnd w:id="118"/>
      <w:bookmarkEnd w:id="11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20" w:name="_Toc37849737"/>
      <w:bookmarkStart w:id="121" w:name="_Toc109992946"/>
      <w:r>
        <w:t>Funder.csv</w:t>
      </w:r>
      <w:bookmarkEnd w:id="120"/>
      <w:bookmarkEnd w:id="12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22" w:name="_Toc37849738"/>
      <w:bookmarkStart w:id="123" w:name="_Toc109992947"/>
      <w:r>
        <w:t>ProjectCoC.csv</w:t>
      </w:r>
      <w:bookmarkEnd w:id="122"/>
      <w:bookmarkEnd w:id="12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24" w:name="_Toc37849739"/>
      <w:bookmarkStart w:id="125" w:name="_Toc38030514"/>
      <w:bookmarkStart w:id="126" w:name="_Toc109992948"/>
      <w:r>
        <w:t>Inventory.csv</w:t>
      </w:r>
      <w:bookmarkEnd w:id="124"/>
      <w:bookmarkEnd w:id="125"/>
      <w:bookmarkEnd w:id="12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27" w:name="_Toc37849740"/>
      <w:bookmarkStart w:id="128" w:name="_Toc109992949"/>
      <w:r w:rsidRPr="00107D01">
        <w:t>LSAReport.csv</w:t>
      </w:r>
      <w:bookmarkEnd w:id="127"/>
      <w:bookmarkEnd w:id="12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C45324"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C45324"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29" w:name="_Toc37973097"/>
      <w:bookmarkStart w:id="130" w:name="_Toc37973652"/>
      <w:bookmarkStart w:id="131" w:name="_Toc37974203"/>
      <w:bookmarkStart w:id="132" w:name="_Toc37974755"/>
      <w:bookmarkStart w:id="133" w:name="_Toc37849741"/>
      <w:bookmarkStart w:id="134" w:name="_Toc109992950"/>
      <w:bookmarkEnd w:id="129"/>
      <w:bookmarkEnd w:id="130"/>
      <w:bookmarkEnd w:id="131"/>
      <w:bookmarkEnd w:id="132"/>
      <w:r w:rsidRPr="00107D01">
        <w:lastRenderedPageBreak/>
        <w:t>LSAPerson.csv</w:t>
      </w:r>
      <w:bookmarkEnd w:id="133"/>
      <w:bookmarkEnd w:id="134"/>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35" w:name="_Toc37849742"/>
      <w:bookmarkStart w:id="136" w:name="_Toc109992951"/>
      <w:r w:rsidRPr="00914087">
        <w:t>LSAHousehold.csv</w:t>
      </w:r>
      <w:bookmarkEnd w:id="135"/>
      <w:bookmarkEnd w:id="13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37" w:name="_Toc37849743"/>
      <w:bookmarkStart w:id="138" w:name="_Toc109992952"/>
      <w:r>
        <w:t>LSAExit</w:t>
      </w:r>
      <w:r w:rsidRPr="00C52062">
        <w:t>.csv</w:t>
      </w:r>
      <w:bookmarkEnd w:id="137"/>
      <w:bookmarkEnd w:id="138"/>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39" w:name="_Toc37849744"/>
      <w:bookmarkStart w:id="140" w:name="_Toc109992953"/>
      <w:r>
        <w:t>LSACalculated</w:t>
      </w:r>
      <w:r w:rsidRPr="00C52062">
        <w:t>.csv</w:t>
      </w:r>
      <w:bookmarkEnd w:id="139"/>
      <w:bookmarkEnd w:id="14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on four specific dates during the report period;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1" w:name="_Toc37849745"/>
      <w:bookmarkStart w:id="142" w:name="_Toc109992954"/>
      <w:bookmarkEnd w:id="2"/>
      <w:r>
        <w:lastRenderedPageBreak/>
        <w:t xml:space="preserve">HMIS Business </w:t>
      </w:r>
      <w:bookmarkEnd w:id="141"/>
      <w:r w:rsidR="00AD1657">
        <w:t>Logic: Core Concepts</w:t>
      </w:r>
      <w:bookmarkEnd w:id="142"/>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3" w:author="Molly McEvilley" w:date="2022-07-28T10:19:00Z">
        <w:r w:rsidR="0099797B">
          <w:t xml:space="preserve">HMIS-participating </w:t>
        </w:r>
      </w:ins>
      <w:r>
        <w:t>continuum ES, SH, TH, RRH, and PSH projects and includes project descriptor data for OPH projects</w:t>
      </w:r>
      <w:ins w:id="144" w:author="Molly McEvilley" w:date="2022-07-28T10:20:00Z">
        <w:r w:rsidR="00BA4AC3">
          <w:t>.</w:t>
        </w:r>
      </w:ins>
      <w:ins w:id="145" w:author="Molly McEvilley" w:date="2022-07-29T12:58:00Z">
        <w:r w:rsidR="00181E4E">
          <w:t xml:space="preserve">  It</w:t>
        </w:r>
      </w:ins>
      <w:del w:id="146" w:author="Molly McEvilley" w:date="2022-07-28T10:20:00Z">
        <w:r w:rsidDel="00BA4AC3">
          <w:delText>;</w:delText>
        </w:r>
      </w:del>
      <w:del w:id="147" w:author="Molly McEvilley" w:date="2022-07-29T12:58:00Z">
        <w:r w:rsidDel="00181E4E">
          <w:delText xml:space="preserve"> and</w:delText>
        </w:r>
      </w:del>
      <w:r>
        <w:t xml:space="preserve"> may include enrollments with exit dates and projects with operating end dates as far back as</w:t>
      </w:r>
      <w:ins w:id="148" w:author="Molly McEvilley" w:date="2022-07-28T10:30:00Z">
        <w:r w:rsidR="00C51523">
          <w:t xml:space="preserve"> the</w:t>
        </w:r>
      </w:ins>
      <w:r>
        <w:t xml:space="preserve"> </w:t>
      </w:r>
      <w:ins w:id="149" w:author="Molly McEvilley" w:date="2022-07-28T10:29:00Z">
        <w:r w:rsidR="00C51523">
          <w:rPr>
            <w:rFonts w:cstheme="minorHAnsi"/>
            <w:u w:val="single"/>
          </w:rPr>
          <w:t>LookbackDate</w:t>
        </w:r>
      </w:ins>
      <w:ins w:id="150" w:author="Molly McEvilley" w:date="2022-07-28T10:30:00Z">
        <w:r w:rsidR="00C51523" w:rsidRPr="006C4206">
          <w:rPr>
            <w:rFonts w:cstheme="minorHAnsi"/>
            <w:rPrChange w:id="151" w:author="Molly McEvilley" w:date="2022-07-28T10:30:00Z">
              <w:rPr>
                <w:rFonts w:cstheme="minorHAnsi"/>
                <w:u w:val="single"/>
              </w:rPr>
            </w:rPrChange>
          </w:rPr>
          <w:t xml:space="preserve"> </w:t>
        </w:r>
        <w:r w:rsidR="006C4206" w:rsidRPr="006C4206">
          <w:rPr>
            <w:rFonts w:cstheme="minorHAnsi"/>
            <w:rPrChange w:id="152" w:author="Molly McEvilley" w:date="2022-07-28T10:30:00Z">
              <w:rPr>
                <w:rFonts w:cstheme="minorHAnsi"/>
                <w:u w:val="single"/>
              </w:rPr>
            </w:rPrChange>
          </w:rPr>
          <w:t>(</w:t>
        </w:r>
        <w:r w:rsidR="006C4206" w:rsidRPr="006C4206">
          <w:rPr>
            <w:rFonts w:cstheme="minorHAnsi"/>
            <w:u w:val="single"/>
            <w:rPrChange w:id="153" w:author="Molly McEvilley" w:date="2022-07-28T10:30:00Z">
              <w:rPr>
                <w:rFonts w:cstheme="minorHAnsi"/>
              </w:rPr>
            </w:rPrChange>
          </w:rPr>
          <w:t>ReportStart</w:t>
        </w:r>
        <w:r w:rsidR="006C4206">
          <w:rPr>
            <w:rFonts w:cstheme="minorHAnsi"/>
          </w:rPr>
          <w:t xml:space="preserve"> – 7 years)</w:t>
        </w:r>
      </w:ins>
      <w:del w:id="154"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ins w:id="155" w:author="Molly McEvilley" w:date="2022-07-28T11:44:00Z">
        <w:r w:rsidR="008355C0" w:rsidRPr="008355C0">
          <w:rPr>
            <w:rFonts w:cstheme="minorHAnsi"/>
            <w:u w:val="words"/>
          </w:rPr>
          <w:t>LookbackDate</w:t>
        </w:r>
      </w:ins>
      <w:del w:id="156" w:author="Molly McEvilley" w:date="2022-07-28T10:17:00Z">
        <w:r w:rsidDel="00B458E6">
          <w:delText>10/1/2012</w:delText>
        </w:r>
      </w:del>
      <w:r>
        <w:t xml:space="preserve"> in </w:t>
      </w:r>
      <w:ins w:id="157" w:author="Molly McEvilley" w:date="2022-07-28T10:17:00Z">
        <w:r w:rsidR="00B458E6">
          <w:t>H</w:t>
        </w:r>
      </w:ins>
      <w:ins w:id="158"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59" w:author="Molly McEvilley" w:date="2022-07-28T10:22:00Z">
                                <w:r w:rsidRPr="00F05154" w:rsidDel="00F05154">
                                  <w:rPr>
                                    <w:u w:val="single"/>
                                    <w:rPrChange w:id="160" w:author="Molly McEvilley" w:date="2022-07-28T10:22:00Z">
                                      <w:rPr/>
                                    </w:rPrChange>
                                  </w:rPr>
                                  <w:delText>10/1/2012</w:delText>
                                </w:r>
                              </w:del>
                              <w:ins w:id="161" w:author="Molly McEvilley" w:date="2022-07-28T10:22:00Z">
                                <w:r w:rsidR="00F05154">
                                  <w:rPr>
                                    <w:u w:val="single"/>
                                  </w:rPr>
                                  <w:t>–</w:t>
                                </w:r>
                              </w:ins>
                              <w:ins w:id="162" w:author="Molly McEvilley" w:date="2022-07-28T14:28:00Z">
                                <w:r w:rsidR="000010F9" w:rsidRPr="000010F9">
                                  <w:rPr>
                                    <w:rPrChange w:id="163"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4" w:author="Molly McEvilley" w:date="2022-07-28T10:22:00Z">
                          <w:r w:rsidRPr="00F05154" w:rsidDel="00F05154">
                            <w:rPr>
                              <w:u w:val="single"/>
                              <w:rPrChange w:id="165" w:author="Molly McEvilley" w:date="2022-07-28T10:22:00Z">
                                <w:rPr/>
                              </w:rPrChange>
                            </w:rPr>
                            <w:delText>10/1/2012</w:delText>
                          </w:r>
                        </w:del>
                        <w:ins w:id="166" w:author="Molly McEvilley" w:date="2022-07-28T10:22:00Z">
                          <w:r w:rsidR="00F05154">
                            <w:rPr>
                              <w:u w:val="single"/>
                            </w:rPr>
                            <w:t>–</w:t>
                          </w:r>
                        </w:ins>
                        <w:ins w:id="167" w:author="Molly McEvilley" w:date="2022-07-28T14:28:00Z">
                          <w:r w:rsidR="000010F9" w:rsidRPr="000010F9">
                            <w:rPr>
                              <w:rPrChange w:id="168"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69" w:name="_Report_Parameters"/>
      <w:bookmarkStart w:id="170" w:name="_Report_Parameters_and"/>
      <w:bookmarkStart w:id="171" w:name="_Toc497116396"/>
      <w:bookmarkStart w:id="172" w:name="_Toc498527188"/>
      <w:bookmarkStart w:id="173" w:name="_Toc499543979"/>
      <w:bookmarkStart w:id="174" w:name="_Toc37849746"/>
      <w:bookmarkStart w:id="175" w:name="_Toc109992955"/>
      <w:bookmarkStart w:id="176" w:name="_Toc498527190"/>
      <w:bookmarkEnd w:id="169"/>
      <w:bookmarkEnd w:id="170"/>
      <w:r w:rsidRPr="00107D01">
        <w:lastRenderedPageBreak/>
        <w:t>Report Parameters</w:t>
      </w:r>
      <w:bookmarkEnd w:id="171"/>
      <w:bookmarkEnd w:id="172"/>
      <w:bookmarkEnd w:id="173"/>
      <w:r w:rsidR="00E14C44">
        <w:t xml:space="preserve"> </w:t>
      </w:r>
      <w:r w:rsidR="00D87EAD">
        <w:t xml:space="preserve">and Metadata </w:t>
      </w:r>
      <w:r w:rsidR="00E14928">
        <w:t>(lsa_Report)</w:t>
      </w:r>
      <w:bookmarkEnd w:id="174"/>
      <w:bookmarkEnd w:id="17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77" w:name="_Hlk490711189"/>
      <w:r w:rsidRPr="00A6067F">
        <w:t xml:space="preserve">The HUD-assigned code identifying the continuum for which the </w:t>
      </w:r>
      <w:r w:rsidR="0002698D" w:rsidRPr="00A6067F">
        <w:t>LSA</w:t>
      </w:r>
      <w:r w:rsidRPr="00A6067F">
        <w:t xml:space="preserve"> is being produced</w:t>
      </w:r>
      <w:bookmarkEnd w:id="17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ins w:id="178" w:author="Molly McEvilley" w:date="2022-08-18T08:07:00Z">
        <w:r w:rsidR="000D2E31">
          <w:t>)</w:t>
        </w:r>
      </w:ins>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79" w:name="_HMIS_Data_Elements"/>
      <w:bookmarkStart w:id="180" w:name="_Toc37849747"/>
      <w:bookmarkStart w:id="181" w:name="_Toc109992956"/>
      <w:bookmarkEnd w:id="176"/>
      <w:bookmarkEnd w:id="179"/>
      <w:r>
        <w:t xml:space="preserve">LSA Reporting Cohorts </w:t>
      </w:r>
      <w:r w:rsidR="00E14928">
        <w:t>and Dates (tlsa_CohortDates)</w:t>
      </w:r>
      <w:bookmarkEnd w:id="180"/>
      <w:bookmarkEnd w:id="18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7C6BBC85" w:rsidR="000E55E6" w:rsidRPr="00A6067F" w:rsidRDefault="00B319D1" w:rsidP="000E55E6">
      <w:ins w:id="182" w:author="Molly McEvilley" w:date="2022-08-18T08:14:00Z">
        <w:r>
          <w:t>Finally, t</w:t>
        </w:r>
      </w:ins>
      <w:del w:id="183"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17B7F9F7" w14:textId="0A5D051A" w:rsidR="000E55E6" w:rsidDel="00B319D1" w:rsidRDefault="000E55E6" w:rsidP="000E55E6">
      <w:pPr>
        <w:rPr>
          <w:del w:id="184" w:author="Molly McEvilley" w:date="2022-08-18T08:14:00Z"/>
          <w:rFonts w:eastAsia="Times New Roman" w:cstheme="minorHAnsi"/>
        </w:rPr>
      </w:pPr>
      <w:del w:id="185"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6"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7" w:author="Molly McEvilley" w:date="2022-08-18T09:33:00Z"/>
              </w:rPr>
            </w:pPr>
            <w:del w:id="188"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9" w:author="Molly McEvilley" w:date="2022-08-18T09:33:00Z"/>
              </w:rPr>
            </w:pPr>
            <w:del w:id="190"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1" w:author="Molly McEvilley" w:date="2022-08-18T09:33:00Z"/>
              </w:rPr>
            </w:pPr>
            <w:del w:id="192"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93" w:author="Molly McEvilley" w:date="2022-08-18T09:33:00Z"/>
                <w:u w:val="single"/>
              </w:rPr>
            </w:pPr>
            <w:del w:id="194"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5" w:name="_Toc37849748"/>
      <w:bookmarkStart w:id="196" w:name="_Toc109992957"/>
      <w:r>
        <w:lastRenderedPageBreak/>
        <w:t>HMIS Household Enrollments (tlsa_HHID)</w:t>
      </w:r>
      <w:bookmarkEnd w:id="195"/>
      <w:bookmarkEnd w:id="196"/>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7D0EBC">
        <w:trPr>
          <w:cantSplit/>
          <w:trHeight w:val="216"/>
          <w:ins w:id="197"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8" w:author="Molly McEvilley" w:date="2022-08-18T09:27:00Z"/>
                <w:b/>
                <w:bCs/>
              </w:rPr>
            </w:pPr>
            <w:ins w:id="199" w:author="Molly McEvilley" w:date="2022-08-18T09:27:00Z">
              <w:r>
                <w:rPr>
                  <w:b/>
                  <w:bCs/>
                </w:rPr>
                <w:t>hmis</w:t>
              </w:r>
              <w:r w:rsidRPr="00C032F4">
                <w:rPr>
                  <w:b/>
                  <w:bCs/>
                </w:rPr>
                <w:t>_</w:t>
              </w:r>
              <w:r>
                <w:rPr>
                  <w:b/>
                  <w:bCs/>
                </w:rPr>
                <w:t>Organization</w:t>
              </w:r>
            </w:ins>
          </w:p>
        </w:tc>
      </w:tr>
      <w:tr w:rsidR="006C6FFA" w14:paraId="2ECC6701" w14:textId="77777777" w:rsidTr="007D0EBC">
        <w:trPr>
          <w:cantSplit/>
          <w:trHeight w:val="216"/>
          <w:ins w:id="200" w:author="Molly McEvilley" w:date="2022-08-18T09:27:00Z"/>
        </w:trPr>
        <w:tc>
          <w:tcPr>
            <w:tcW w:w="9355" w:type="dxa"/>
          </w:tcPr>
          <w:p w14:paraId="5161C4EC" w14:textId="7C9F765B" w:rsidR="006C6FFA" w:rsidRPr="00C032F4" w:rsidRDefault="006C6FFA" w:rsidP="007D0EBC">
            <w:pPr>
              <w:pStyle w:val="NoSpacing"/>
              <w:rPr>
                <w:ins w:id="201" w:author="Molly McEvilley" w:date="2022-08-18T09:27:00Z"/>
              </w:rPr>
            </w:pPr>
            <w:ins w:id="202" w:author="Molly McEvilley" w:date="2022-08-18T09:27:00Z">
              <w:r>
                <w:t>VictimServiceProvider</w:t>
              </w:r>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6C6FFA" w14:paraId="44BFCA6B" w14:textId="77777777" w:rsidTr="0084349D">
        <w:trPr>
          <w:cantSplit/>
          <w:trHeight w:val="216"/>
          <w:ins w:id="203" w:author="Molly McEvilley" w:date="2022-08-18T09:27:00Z"/>
        </w:trPr>
        <w:tc>
          <w:tcPr>
            <w:tcW w:w="9355" w:type="dxa"/>
          </w:tcPr>
          <w:p w14:paraId="6D35D1D5" w14:textId="25E7C5E1" w:rsidR="006C6FFA" w:rsidRPr="00C032F4" w:rsidRDefault="006C6FFA" w:rsidP="0084349D">
            <w:pPr>
              <w:pStyle w:val="NoSpacing"/>
              <w:rPr>
                <w:ins w:id="204" w:author="Molly McEvilley" w:date="2022-08-18T09:27:00Z"/>
              </w:rPr>
            </w:pPr>
            <w:ins w:id="205" w:author="Molly McEvilley" w:date="2022-08-18T09:27:00Z">
              <w:r>
                <w:t>HMISParticipatingProject</w:t>
              </w:r>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lastRenderedPageBreak/>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1125A6F9"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ins w:id="206" w:author="Molly McEvilley" w:date="2022-07-28T10:31:00Z">
              <w:r w:rsidR="006C4206">
                <w:rPr>
                  <w:rFonts w:cstheme="minorHAnsi"/>
                  <w:u w:val="single"/>
                </w:rPr>
                <w:t>LookbackDate</w:t>
              </w:r>
            </w:ins>
            <w:del w:id="207" w:author="Molly McEvilley" w:date="2022-07-28T10:31:00Z">
              <w:r w:rsidDel="006C4206">
                <w:rPr>
                  <w:rFonts w:cstheme="minorHAnsi"/>
                </w:rPr>
                <w:delText>10/1/2012</w:delText>
              </w:r>
            </w:del>
            <w:r>
              <w:rPr>
                <w:rFonts w:cstheme="minorHAnsi"/>
              </w:rPr>
              <w:t xml:space="preserve">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77777777" w:rsidR="00D27CF7" w:rsidRDefault="00D27CF7" w:rsidP="0084349D">
            <w:pPr>
              <w:pStyle w:val="NoSpacing"/>
            </w:pPr>
            <w:r>
              <w:t>From hmis_Project</w:t>
            </w:r>
            <w:r w:rsidR="00282613">
              <w:t xml:space="preserve"> </w:t>
            </w:r>
            <w:r w:rsidR="00282613" w:rsidRPr="001253B6">
              <w:rPr>
                <w:i/>
                <w:iCs/>
              </w:rPr>
              <w:t>ProjectType</w:t>
            </w:r>
            <w:r w:rsidR="00282613">
              <w:t xml:space="preserve"> and </w:t>
            </w:r>
            <w:r w:rsidR="00282613" w:rsidRPr="001253B6">
              <w:rPr>
                <w:i/>
                <w:iCs/>
              </w:rPr>
              <w:t>TrackingMethod</w:t>
            </w:r>
            <w:r w:rsidR="00282613">
              <w:t xml:space="preserve"> columns.</w:t>
            </w:r>
          </w:p>
          <w:p w14:paraId="6D3DD66D" w14:textId="77777777" w:rsidR="00282613" w:rsidRDefault="00282613" w:rsidP="0084349D">
            <w:pPr>
              <w:pStyle w:val="NoSpacing"/>
            </w:pPr>
            <w:r>
              <w:t xml:space="preserve">If </w:t>
            </w:r>
            <w:r w:rsidRPr="001253B6">
              <w:rPr>
                <w:i/>
                <w:iCs/>
              </w:rPr>
              <w:t>ProjectType</w:t>
            </w:r>
            <w:r>
              <w:t xml:space="preserve"> = 1 and </w:t>
            </w:r>
            <w:r w:rsidRPr="001253B6">
              <w:rPr>
                <w:i/>
                <w:iCs/>
              </w:rPr>
              <w:t>TrackingMethod</w:t>
            </w:r>
            <w:r>
              <w:t xml:space="preserve"> = 0, </w:t>
            </w:r>
            <w:r w:rsidRPr="001253B6">
              <w:rPr>
                <w:b/>
                <w:bCs/>
              </w:rPr>
              <w:t>LSAProjectType</w:t>
            </w:r>
            <w:r>
              <w:t xml:space="preserve"> = 0</w:t>
            </w:r>
          </w:p>
          <w:p w14:paraId="0B987A2A" w14:textId="77777777" w:rsidR="00282613" w:rsidRDefault="00282613" w:rsidP="002B04FF">
            <w:pPr>
              <w:pStyle w:val="NoSpacing"/>
            </w:pPr>
            <w:r>
              <w:t xml:space="preserve">If </w:t>
            </w:r>
            <w:r w:rsidRPr="001253B6">
              <w:rPr>
                <w:i/>
                <w:iCs/>
              </w:rPr>
              <w:t>ProjectType</w:t>
            </w:r>
            <w:r>
              <w:t xml:space="preserve"> = 1 and </w:t>
            </w:r>
            <w:r w:rsidRPr="001253B6">
              <w:rPr>
                <w:i/>
                <w:iCs/>
              </w:rPr>
              <w:t>TrackingMethod</w:t>
            </w:r>
            <w:r>
              <w:t xml:space="preserve"> = 3, </w:t>
            </w:r>
            <w:r w:rsidRPr="001253B6">
              <w:rPr>
                <w:b/>
                <w:bCs/>
              </w:rPr>
              <w:t>LSAProjectType</w:t>
            </w:r>
            <w:r>
              <w:t xml:space="preserve"> = </w:t>
            </w:r>
            <w:r w:rsidR="002B04FF">
              <w:t>1</w:t>
            </w:r>
          </w:p>
          <w:p w14:paraId="367FB6DC" w14:textId="0C2B31CB" w:rsidR="002B04FF" w:rsidRDefault="002B04FF" w:rsidP="00B30B2D">
            <w:pPr>
              <w:pStyle w:val="NoSpacing"/>
            </w:pPr>
            <w:r>
              <w:t xml:space="preserve">Otherwise, LSAProjectType = </w:t>
            </w:r>
            <w:r w:rsidR="00C76BC9">
              <w:t>hmis_Project.</w:t>
            </w:r>
            <w:r w:rsidR="00C76BC9" w:rsidRPr="001253B6">
              <w:rPr>
                <w:i/>
                <w:iCs/>
              </w:rPr>
              <w:t>ProjectType</w:t>
            </w:r>
            <w:r w:rsidR="00C76BC9">
              <w:t>.</w:t>
            </w:r>
          </w:p>
        </w:tc>
      </w:tr>
      <w:tr w:rsidR="00D27CF7" w:rsidDel="00412F79" w14:paraId="45233A43" w14:textId="16560DD5" w:rsidTr="0084349D">
        <w:trPr>
          <w:cantSplit/>
          <w:trHeight w:val="216"/>
          <w:del w:id="208" w:author="Molly McEvilley" w:date="2022-07-28T14:55:00Z"/>
        </w:trPr>
        <w:tc>
          <w:tcPr>
            <w:tcW w:w="2335" w:type="dxa"/>
          </w:tcPr>
          <w:p w14:paraId="233FB71F" w14:textId="075982C2" w:rsidR="00D27CF7" w:rsidRPr="00C032F4" w:rsidDel="00412F79" w:rsidRDefault="00D27CF7" w:rsidP="0084349D">
            <w:pPr>
              <w:pStyle w:val="NoSpacing"/>
              <w:rPr>
                <w:del w:id="209" w:author="Molly McEvilley" w:date="2022-07-28T14:55:00Z"/>
                <w:b/>
              </w:rPr>
            </w:pPr>
            <w:commentRangeStart w:id="210"/>
            <w:del w:id="211"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12" w:author="Molly McEvilley" w:date="2022-07-28T14:55:00Z"/>
              </w:rPr>
            </w:pPr>
            <w:del w:id="213" w:author="Molly McEvilley" w:date="2022-07-28T14:55:00Z">
              <w:r w:rsidDel="00412F79">
                <w:delText>From hmis_Project</w:delText>
              </w:r>
            </w:del>
            <w:commentRangeEnd w:id="210"/>
            <w:r w:rsidR="008D7426">
              <w:rPr>
                <w:rStyle w:val="CommentReference"/>
                <w:rFonts w:eastAsiaTheme="minorHAnsi"/>
              </w:rPr>
              <w:commentReference w:id="210"/>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Identifies the subset of active enrollments that meet the criteria for inclusion in AHAR reporting / have at least one bednight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Identifies the subset of AHAR enrollments with a bednight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Identifies the subset of AHAR enrollments with a bednight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Identifies the subset of AHAR enrollments with a bednight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Identifies the subset of AHAR enrollments with a bednight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r>
              <w:rPr>
                <w:bCs/>
              </w:rPr>
              <w:t>ExitCohort</w:t>
            </w:r>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14"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NotOneHoH</w:t>
      </w:r>
      <w:del w:id="215" w:author="Molly McEvilley" w:date="2022-08-18T09:30:00Z">
        <w:r w:rsidDel="00364778">
          <w:rPr>
            <w:b/>
            <w:bCs/>
          </w:rPr>
          <w:delText>3</w:delText>
        </w:r>
      </w:del>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1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7" w:author="Molly McEvilley" w:date="2022-07-28T11:46:00Z"/>
        </w:rPr>
      </w:pPr>
      <w:ins w:id="218" w:author="Molly McEvilley" w:date="2022-07-28T11:46:00Z">
        <w:r>
          <w:t>Organization.</w:t>
        </w:r>
        <w:r>
          <w:rPr>
            <w:i/>
            <w:iCs/>
          </w:rPr>
          <w:t xml:space="preserve">VictimServiceProvider = </w:t>
        </w:r>
        <w:r>
          <w:t>0</w:t>
        </w:r>
      </w:ins>
    </w:p>
    <w:p w14:paraId="34E1BBF8" w14:textId="77777777" w:rsidR="003C0391" w:rsidRDefault="003C0391" w:rsidP="003C0391">
      <w:pPr>
        <w:pStyle w:val="ListParagraph"/>
        <w:numPr>
          <w:ilvl w:val="0"/>
          <w:numId w:val="32"/>
        </w:numPr>
        <w:rPr>
          <w:ins w:id="219" w:author="Molly McEvilley" w:date="2022-07-28T11:46:00Z"/>
        </w:rPr>
      </w:pPr>
      <w:ins w:id="220" w:author="Molly McEvilley" w:date="2022-07-28T11:46:00Z">
        <w:r>
          <w:t>Project.</w:t>
        </w:r>
        <w:r w:rsidRPr="00E07229">
          <w:rPr>
            <w:i/>
            <w:iCs/>
          </w:rPr>
          <w:t>HMISParticipatingProject</w:t>
        </w:r>
        <w:r>
          <w:t xml:space="preserve"> = 1</w:t>
        </w:r>
      </w:ins>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3534E8B5"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w:t>
      </w:r>
      <w:ins w:id="221" w:author="Molly McEvilley" w:date="2022-07-28T10:32:00Z">
        <w:r w:rsidR="005A6BF7">
          <w:rPr>
            <w:u w:val="single"/>
          </w:rPr>
          <w:t>LookbackDate</w:t>
        </w:r>
      </w:ins>
      <w:del w:id="222" w:author="Molly McEvilley" w:date="2022-07-28T10:32:00Z">
        <w:r w:rsidR="00D27CF7" w:rsidDel="005A6BF7">
          <w:delText>10/1/2012</w:delText>
        </w:r>
      </w:del>
      <w:r w:rsidR="00D27CF7">
        <w:t xml:space="preserve"> </w:t>
      </w:r>
      <w:r>
        <w:t>and &gt; Project.</w:t>
      </w:r>
      <w:r>
        <w:rPr>
          <w:i/>
          <w:iCs/>
        </w:rPr>
        <w:t>OperatingStartDate</w:t>
      </w:r>
      <w:r>
        <w:t xml:space="preserve"> </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ins w:id="223" w:author="Molly McEvilley" w:date="2022-07-28T10:32:00Z">
        <w:r w:rsidR="005A6BF7">
          <w:rPr>
            <w:u w:val="single"/>
          </w:rPr>
          <w:t>LookbackDate</w:t>
        </w:r>
        <w:r w:rsidR="005A6BF7" w:rsidRPr="00CF43CA" w:rsidDel="005A6BF7">
          <w:rPr>
            <w:u w:val="single"/>
          </w:rPr>
          <w:t xml:space="preserve"> </w:t>
        </w:r>
      </w:ins>
      <w:del w:id="224" w:author="Molly McEvilley" w:date="2022-07-28T10:32:00Z">
        <w:r w:rsidRPr="00CF43CA" w:rsidDel="005A6BF7">
          <w:rPr>
            <w:u w:val="single"/>
          </w:rPr>
          <w:delText>10/1/2012</w:delText>
        </w:r>
        <w:r w:rsidDel="005A6BF7">
          <w:delText xml:space="preserve"> </w:delText>
        </w:r>
      </w:del>
      <w:r>
        <w:t>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If Project.</w:t>
      </w:r>
      <w:r w:rsidRPr="00145130">
        <w:rPr>
          <w:i/>
          <w:iCs/>
        </w:rPr>
        <w:t>ProjectType</w:t>
      </w:r>
      <w:r>
        <w:t xml:space="preserve"> = 1 and Project.</w:t>
      </w:r>
      <w:r w:rsidRPr="00145130">
        <w:rPr>
          <w:i/>
          <w:iCs/>
        </w:rPr>
        <w:t>TrackingMethod</w:t>
      </w:r>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(hmis_Services.</w:t>
      </w:r>
      <w:r w:rsidR="009D1431" w:rsidRPr="00845520">
        <w:rPr>
          <w:i/>
          <w:iCs/>
        </w:rPr>
        <w:t>RecordType</w:t>
      </w:r>
      <w:r w:rsidR="009D1431">
        <w:t xml:space="preserve"> = 200) </w:t>
      </w:r>
      <w:r w:rsidR="009D1431" w:rsidRPr="00A6067F">
        <w:t>record</w:t>
      </w:r>
      <w:r w:rsidR="009D1431">
        <w:t xml:space="preserve"> for the enrollment where </w:t>
      </w:r>
      <w:r w:rsidR="009D1431">
        <w:rPr>
          <w:i/>
          <w:iCs/>
        </w:rPr>
        <w:t xml:space="preserve">DateProvided </w:t>
      </w:r>
      <w:r w:rsidR="009D1431">
        <w:t>is:</w:t>
      </w:r>
    </w:p>
    <w:p w14:paraId="35F4989B" w14:textId="513B5C17" w:rsidR="009D1431" w:rsidRDefault="009D1431" w:rsidP="009D1431">
      <w:pPr>
        <w:pStyle w:val="ListParagraph"/>
        <w:numPr>
          <w:ilvl w:val="1"/>
          <w:numId w:val="32"/>
        </w:numPr>
      </w:pPr>
      <w:r>
        <w:t>On or after</w:t>
      </w:r>
      <w:r w:rsidRPr="00A6067F">
        <w:t xml:space="preserve"> </w:t>
      </w:r>
      <w:ins w:id="225" w:author="Molly McEvilley" w:date="2022-07-28T10:32:00Z">
        <w:r w:rsidR="005A6BF7">
          <w:rPr>
            <w:u w:val="single"/>
          </w:rPr>
          <w:t>LookbackDate</w:t>
        </w:r>
        <w:r w:rsidR="005A6BF7" w:rsidDel="005A6BF7">
          <w:t xml:space="preserve"> </w:t>
        </w:r>
      </w:ins>
      <w:del w:id="226"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For night by night enrollments (</w:t>
      </w:r>
      <w:r w:rsidRPr="006F51AA">
        <w:t>Project.</w:t>
      </w:r>
      <w:r w:rsidRPr="00145130">
        <w:rPr>
          <w:i/>
          <w:iCs/>
        </w:rPr>
        <w:t>ProjectType</w:t>
      </w:r>
      <w:r>
        <w:t xml:space="preserve"> = 1 and Project.</w:t>
      </w:r>
      <w:r w:rsidRPr="00145130">
        <w:rPr>
          <w:i/>
          <w:iCs/>
        </w:rPr>
        <w:t>TrackingMethod</w:t>
      </w:r>
      <w:r w:rsidRPr="00A6067F">
        <w:t xml:space="preserve"> = 3</w:t>
      </w:r>
      <w:r>
        <w:t>), tlsa_HHID.</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if there is no record of a bednight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651A2544"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27" w:name="_ExitDest"/>
      <w:bookmarkEnd w:id="227"/>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7AED96C0" w:rsidR="008467F8" w:rsidRDefault="00E234A9" w:rsidP="00006A41">
      <w:pPr>
        <w:pStyle w:val="ListParagraph"/>
      </w:pPr>
      <w:r>
        <w:t>If tlsa_HHID.</w:t>
      </w:r>
      <w:r w:rsidRPr="008467F8">
        <w:rPr>
          <w:b/>
          <w:bCs/>
        </w:rPr>
        <w:t>ExitDate</w:t>
      </w:r>
      <w:r>
        <w:t xml:space="preserve"> &lt;&gt; hmis_Exit.</w:t>
      </w:r>
      <w:r w:rsidRPr="008467F8">
        <w:rPr>
          <w:i/>
          <w:iCs/>
        </w:rPr>
        <w:t>ExitDate</w:t>
      </w:r>
      <w:r w:rsidR="00A927F6">
        <w:rPr>
          <w:i/>
          <w:iCs/>
        </w:rPr>
        <w:t xml:space="preserve"> </w:t>
      </w:r>
      <w:r w:rsidR="006F4ED3">
        <w:t>and hmis_Exit.</w:t>
      </w:r>
      <w:r w:rsidR="006F4ED3" w:rsidRPr="001253B6">
        <w:rPr>
          <w:i/>
          <w:iCs/>
        </w:rPr>
        <w:t>ExitDate</w:t>
      </w:r>
      <w:r w:rsidR="006F4ED3">
        <w:t xml:space="preserve"> &lt;&gt; tlsa_HHID.</w:t>
      </w:r>
      <w:r w:rsidR="006F4ED3" w:rsidRPr="001253B6">
        <w:rPr>
          <w:b/>
          <w:bCs/>
        </w:rPr>
        <w:t>MoveInDate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8"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8"/>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29" w:name="_HMIS_Data_Requirements"/>
      <w:bookmarkStart w:id="230" w:name="_Toc37849749"/>
      <w:bookmarkStart w:id="231" w:name="_Toc109992958"/>
      <w:bookmarkEnd w:id="229"/>
      <w:r>
        <w:t>HMIS Client Enrollments</w:t>
      </w:r>
      <w:r w:rsidR="00B054F4">
        <w:t xml:space="preserve"> (tlsa_Enrollment)</w:t>
      </w:r>
      <w:bookmarkEnd w:id="230"/>
      <w:bookmarkEnd w:id="231"/>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A76B3EF"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ins w:id="232" w:author="Molly McEvilley" w:date="2022-07-28T10:33:00Z">
              <w:r w:rsidR="005A6BF7">
                <w:rPr>
                  <w:rFonts w:cstheme="minorHAnsi"/>
                  <w:u w:val="single"/>
                </w:rPr>
                <w:t>LookbackDate</w:t>
              </w:r>
            </w:ins>
            <w:del w:id="233" w:author="Molly McEvilley" w:date="2022-07-28T10:33:00Z">
              <w:r w:rsidDel="005A6BF7">
                <w:rPr>
                  <w:rFonts w:cstheme="minorHAnsi"/>
                </w:rPr>
                <w:delText>10/1/2012</w:delText>
              </w:r>
            </w:del>
            <w:r>
              <w:rPr>
                <w:rFonts w:cstheme="minorHAnsi"/>
              </w:rPr>
              <w:t xml:space="preserve">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r>
              <w:rPr>
                <w:b/>
              </w:rPr>
              <w:t>LastBednight</w:t>
            </w:r>
          </w:p>
        </w:tc>
        <w:tc>
          <w:tcPr>
            <w:tcW w:w="7020" w:type="dxa"/>
          </w:tcPr>
          <w:p w14:paraId="63064C34" w14:textId="1CA354D8"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34"/>
            <w:ins w:id="235" w:author="Molly McEvilley" w:date="2022-07-28T14:57:00Z">
              <w:r>
                <w:t>Identifies the subset of active enrollments that meet the criteria for inclusion in AHAR reporting / have at least one bednight in the report period</w:t>
              </w:r>
            </w:ins>
            <w:del w:id="236" w:author="Molly McEvilley" w:date="2022-07-28T14:57:00Z">
              <w:r w:rsidDel="00A062C4">
                <w:delText xml:space="preserve">Identifies the subset of AHAR enrollments with a bednight on October 31 (if within the report period) </w:delText>
              </w:r>
            </w:del>
            <w:commentRangeEnd w:id="234"/>
            <w:r w:rsidR="00FB7201">
              <w:rPr>
                <w:rStyle w:val="CommentReference"/>
                <w:rFonts w:eastAsiaTheme="minorHAnsi"/>
              </w:rPr>
              <w:commentReference w:id="234"/>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6D505EB0" w:rsidR="008D7426" w:rsidRDefault="008D7426" w:rsidP="008D7426">
            <w:pPr>
              <w:pStyle w:val="NoSpacing"/>
            </w:pPr>
            <w:r>
              <w:t>Identifies the subset of AHAR enrollments with a bednight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1C8D1FEA" w:rsidR="008D7426" w:rsidRDefault="008D7426" w:rsidP="008D7426">
            <w:pPr>
              <w:pStyle w:val="NoSpacing"/>
            </w:pPr>
            <w:r>
              <w:t>Identifies the subset of AHAR enrollments with a bednight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35439664" w:rsidR="008D7426" w:rsidRDefault="008D7426" w:rsidP="008D7426">
            <w:pPr>
              <w:pStyle w:val="NoSpacing"/>
            </w:pPr>
            <w:r>
              <w:t>Identifies the subset of AHAR enrollments with a bednight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14FC018C" w:rsidR="008D7426" w:rsidRDefault="008D7426" w:rsidP="008D7426">
            <w:pPr>
              <w:pStyle w:val="NoSpacing"/>
            </w:pPr>
            <w:r>
              <w:t>Identifies the subset of AHAR enrollments with a bednight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7AB88EFC" w:rsidR="00C3527B" w:rsidRDefault="00C3527B" w:rsidP="0030608E">
      <w:pPr>
        <w:pStyle w:val="ListParagraph"/>
        <w:numPr>
          <w:ilvl w:val="0"/>
          <w:numId w:val="32"/>
        </w:numPr>
      </w:pPr>
      <w:r w:rsidRPr="002F0D32">
        <w:t>Enrollment.</w:t>
      </w:r>
      <w:r w:rsidRPr="002F0D32">
        <w:rPr>
          <w:i/>
          <w:iCs/>
        </w:rPr>
        <w:t>EntryDate</w:t>
      </w:r>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ins w:id="237" w:author="Molly McEvilley" w:date="2022-07-28T10:33:00Z">
        <w:r w:rsidR="005A6BF7">
          <w:rPr>
            <w:u w:val="single"/>
          </w:rPr>
          <w:t>LookbackDate</w:t>
        </w:r>
      </w:ins>
      <w:del w:id="238"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r>
        <w:t>Exit.</w:t>
      </w:r>
      <w:r>
        <w:rPr>
          <w:i/>
          <w:iCs/>
        </w:rPr>
        <w:t xml:space="preserve">ExitDate </w:t>
      </w:r>
      <w:r>
        <w:t>&gt; HHID.</w:t>
      </w:r>
      <w:r>
        <w:rPr>
          <w:i/>
          <w:iCs/>
        </w:rPr>
        <w:t>EntryDate</w:t>
      </w:r>
      <w:r w:rsidR="004873DC">
        <w:t xml:space="preserve">. </w:t>
      </w:r>
    </w:p>
    <w:p w14:paraId="077CEF0F" w14:textId="06E3AA55" w:rsidR="002A3D6C" w:rsidRDefault="002A3D6C" w:rsidP="002A3D6C">
      <w:pPr>
        <w:pStyle w:val="ListParagraph"/>
        <w:numPr>
          <w:ilvl w:val="0"/>
          <w:numId w:val="32"/>
        </w:numPr>
      </w:pPr>
      <w:r w:rsidRPr="006F51AA">
        <w:t xml:space="preserve">If </w:t>
      </w:r>
      <w:r>
        <w:t>tlsa_HHID</w:t>
      </w:r>
      <w:r w:rsidRPr="006F51AA">
        <w:t>.</w:t>
      </w:r>
      <w:r w:rsidR="00EB6127">
        <w:rPr>
          <w:b/>
          <w:bCs/>
        </w:rPr>
        <w:t>LSAProjectType</w:t>
      </w:r>
      <w:r w:rsidR="00EB6127">
        <w:t xml:space="preserve"> </w:t>
      </w:r>
      <w:r>
        <w:t xml:space="preserve">= 1, there is at least one </w:t>
      </w:r>
      <w:r w:rsidRPr="00145130">
        <w:rPr>
          <w:i/>
          <w:iCs/>
        </w:rPr>
        <w:t>BedNightDate</w:t>
      </w:r>
      <w:r w:rsidRPr="00A6067F">
        <w:t xml:space="preserve"> </w:t>
      </w:r>
      <w:r>
        <w:t>Services.</w:t>
      </w:r>
      <w:r w:rsidRPr="00845520">
        <w:rPr>
          <w:i/>
          <w:iCs/>
        </w:rPr>
        <w:t>RecordType</w:t>
      </w:r>
      <w:r>
        <w:t xml:space="preserve"> = 200) </w:t>
      </w:r>
      <w:r w:rsidRPr="00A6067F">
        <w:t>record</w:t>
      </w:r>
      <w:r>
        <w:t xml:space="preserve"> for the enrollment where </w:t>
      </w:r>
      <w:r>
        <w:rPr>
          <w:i/>
          <w:iCs/>
        </w:rPr>
        <w:t xml:space="preserve">DateProvided </w:t>
      </w:r>
      <w:r>
        <w:t>is:</w:t>
      </w:r>
    </w:p>
    <w:p w14:paraId="5EEBCF11" w14:textId="65BFC999" w:rsidR="002A3D6C" w:rsidRDefault="00161F0B" w:rsidP="002A3D6C">
      <w:pPr>
        <w:pStyle w:val="ListParagraph"/>
        <w:numPr>
          <w:ilvl w:val="1"/>
          <w:numId w:val="32"/>
        </w:numPr>
      </w:pPr>
      <w:r>
        <w:t>Between</w:t>
      </w:r>
      <w:r w:rsidR="002A3D6C" w:rsidRPr="00A6067F">
        <w:t xml:space="preserve"> </w:t>
      </w:r>
      <w:ins w:id="239" w:author="Molly McEvilley" w:date="2022-07-28T10:33:00Z">
        <w:r w:rsidR="005A6BF7">
          <w:rPr>
            <w:u w:val="single"/>
          </w:rPr>
          <w:t>LookbackDate</w:t>
        </w:r>
      </w:ins>
      <w:del w:id="240" w:author="Molly McEvilley" w:date="2022-07-28T10:33:00Z">
        <w:r w:rsidR="002A3D6C" w:rsidDel="005A6BF7">
          <w:delText>10/1/2012</w:delText>
        </w:r>
      </w:del>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37265850"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r w:rsidR="00BB219F">
        <w:t>tlsa_HHID</w:t>
      </w:r>
      <w:r w:rsidR="00BB219F" w:rsidRPr="006F51AA">
        <w:t>.</w:t>
      </w:r>
      <w:r w:rsidR="00BB219F">
        <w:rPr>
          <w:b/>
          <w:bCs/>
        </w:rPr>
        <w:t>LSAProjectType</w:t>
      </w:r>
      <w:r w:rsidR="00BB219F">
        <w:t xml:space="preserve"> = 1</w:t>
      </w:r>
      <w:r>
        <w:t xml:space="preserve">, </w:t>
      </w:r>
      <w:r w:rsidRPr="002F0D32">
        <w:rPr>
          <w:b/>
          <w:bCs/>
        </w:rPr>
        <w:t>LastBedNight</w:t>
      </w:r>
      <w:r>
        <w:t xml:space="preserve"> refers to the most recent record (hmis_Services.</w:t>
      </w:r>
      <w:r w:rsidRPr="00A10662">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CBFBAE1" w:rsidR="00D3743B" w:rsidRDefault="00D3743B" w:rsidP="00D3743B">
      <w:r>
        <w:t xml:space="preserve">For night by night ES enrollments </w:t>
      </w:r>
      <w:r w:rsidR="00BB219F">
        <w:t>(tlsa_HHID</w:t>
      </w:r>
      <w:r w:rsidR="00BB219F" w:rsidRPr="006F51AA">
        <w:t>.</w:t>
      </w:r>
      <w:r w:rsidR="00BB219F">
        <w:rPr>
          <w:b/>
          <w:bCs/>
        </w:rPr>
        <w:t>LSAProjectType</w:t>
      </w:r>
      <w:r w:rsidR="00BB219F">
        <w:t xml:space="preserve"> = 1</w:t>
      </w:r>
      <w:r w:rsidR="00BB219F" w:rsidDel="00BB219F">
        <w:t xml:space="preserve"> </w:t>
      </w:r>
      <w:r>
        <w:t xml:space="preserve">), </w:t>
      </w:r>
      <w:r w:rsidRPr="00845520">
        <w:rPr>
          <w:b/>
          <w:bCs/>
        </w:rPr>
        <w:t>E</w:t>
      </w:r>
      <w:r>
        <w:rPr>
          <w:b/>
          <w:bCs/>
        </w:rPr>
        <w:t>xit</w:t>
      </w:r>
      <w:r w:rsidRPr="00845520">
        <w:rPr>
          <w:b/>
          <w:bCs/>
        </w:rPr>
        <w: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7777777" w:rsidR="00D3743B" w:rsidRDefault="00D3743B" w:rsidP="00D3743B">
      <w:pPr>
        <w:pStyle w:val="ListParagraph"/>
        <w:numPr>
          <w:ilvl w:val="0"/>
          <w:numId w:val="102"/>
        </w:numPr>
      </w:pPr>
      <w:r w:rsidRPr="00FA5512">
        <w:rPr>
          <w:b/>
          <w:bCs/>
        </w:rPr>
        <w:t>[</w:t>
      </w:r>
      <w:r w:rsidRPr="009F5967">
        <w:rPr>
          <w:b/>
          <w:bCs/>
        </w:rPr>
        <w:t>LastBedNight</w:t>
      </w:r>
      <w:r>
        <w:t xml:space="preserve"> + 90 days] &gt; </w:t>
      </w:r>
      <w:r w:rsidRPr="009F5967">
        <w:rPr>
          <w:u w:val="single"/>
        </w:rPr>
        <w:t>ReportEnd</w:t>
      </w:r>
      <w:r>
        <w:t>.</w:t>
      </w:r>
    </w:p>
    <w:p w14:paraId="3F7556E2" w14:textId="38D0795F" w:rsidR="00D3743B" w:rsidRDefault="00D3743B" w:rsidP="00D3743B">
      <w:r>
        <w:t xml:space="preserve">Otherwise, </w:t>
      </w:r>
      <w:r w:rsidRPr="009F5967">
        <w:rPr>
          <w:b/>
          <w:bCs/>
        </w:rPr>
        <w:t>ExitDate</w:t>
      </w:r>
      <w:r>
        <w:t xml:space="preserve"> = </w:t>
      </w:r>
      <w:r w:rsidRPr="002F0D32">
        <w:t>[</w:t>
      </w:r>
      <w:r w:rsidRPr="002F0D32">
        <w:rPr>
          <w:b/>
          <w:bCs/>
        </w:rPr>
        <w:t>LastBednight</w:t>
      </w:r>
      <w:r>
        <w:rPr>
          <w:i/>
          <w:iCs/>
        </w:rPr>
        <w:t xml:space="preserve"> </w:t>
      </w:r>
      <w:r w:rsidRPr="002F0D32">
        <w:t>+ 1 day</w:t>
      </w:r>
      <w:r>
        <w:t>].</w:t>
      </w:r>
    </w:p>
    <w:p w14:paraId="0C68FD51" w14:textId="0ABC09D6"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3EB0173C" w:rsidR="00C3527B" w:rsidRDefault="0009759C" w:rsidP="0030608E">
      <w:pPr>
        <w:pStyle w:val="ListParagraph"/>
        <w:numPr>
          <w:ilvl w:val="0"/>
          <w:numId w:val="55"/>
        </w:numPr>
        <w:rPr>
          <w:ins w:id="241" w:author="Molly McEvilley" w:date="2022-10-18T12:49:00Z"/>
        </w:rPr>
      </w:pPr>
      <w:r>
        <w:t xml:space="preserve">On or before </w:t>
      </w:r>
      <w:r w:rsidR="00C3527B" w:rsidRPr="000743E4">
        <w:rPr>
          <w:u w:val="single"/>
        </w:rPr>
        <w:t>ReportEnd</w:t>
      </w:r>
      <w:ins w:id="242" w:author="Molly McEvilley" w:date="2022-10-18T13:17:00Z">
        <w:r w:rsidR="002B1B8B">
          <w:t>;</w:t>
        </w:r>
      </w:ins>
      <w:del w:id="243" w:author="Molly McEvilley" w:date="2022-10-18T13:17:00Z">
        <w:r w:rsidR="00C3527B" w:rsidDel="002B1B8B">
          <w:delText>:</w:delText>
        </w:r>
      </w:del>
      <w:r>
        <w:t xml:space="preserve"> and</w:t>
      </w:r>
    </w:p>
    <w:p w14:paraId="3611A1A0" w14:textId="2D6C7C80" w:rsidR="00B7732E" w:rsidRDefault="00B7732E" w:rsidP="0030608E">
      <w:pPr>
        <w:pStyle w:val="ListParagraph"/>
        <w:numPr>
          <w:ilvl w:val="0"/>
          <w:numId w:val="55"/>
        </w:numPr>
      </w:pPr>
      <w:commentRangeStart w:id="244"/>
      <w:ins w:id="245" w:author="Molly McEvilley" w:date="2022-10-18T12:49:00Z">
        <w:r>
          <w:t xml:space="preserve">On or after </w:t>
        </w:r>
      </w:ins>
      <w:ins w:id="246" w:author="Molly McEvilley" w:date="2022-10-18T12:53:00Z">
        <w:r w:rsidR="00183840">
          <w:t>tlsa</w:t>
        </w:r>
      </w:ins>
      <w:ins w:id="247" w:author="Molly McEvilley" w:date="2022-10-18T12:49:00Z">
        <w:r w:rsidR="008168FF">
          <w:t>_Enrollment.</w:t>
        </w:r>
        <w:r w:rsidR="008168FF" w:rsidRPr="00183840">
          <w:rPr>
            <w:b/>
            <w:bCs/>
            <w:rPrChange w:id="248" w:author="Molly McEvilley" w:date="2022-10-18T12:53:00Z">
              <w:rPr>
                <w:i/>
                <w:iCs/>
              </w:rPr>
            </w:rPrChange>
          </w:rPr>
          <w:t>EntryDate</w:t>
        </w:r>
        <w:r w:rsidR="008168FF">
          <w:rPr>
            <w:i/>
            <w:iCs/>
          </w:rPr>
          <w:t xml:space="preserve">; </w:t>
        </w:r>
        <w:r w:rsidR="008168FF">
          <w:t>and</w:t>
        </w:r>
      </w:ins>
      <w:commentRangeEnd w:id="244"/>
      <w:ins w:id="249" w:author="Molly McEvilley" w:date="2022-10-18T12:55:00Z">
        <w:r w:rsidR="0012053D">
          <w:rPr>
            <w:rStyle w:val="CommentReference"/>
            <w:rFonts w:eastAsiaTheme="minorHAnsi" w:cstheme="minorBidi"/>
          </w:rPr>
          <w:commentReference w:id="244"/>
        </w:r>
      </w:ins>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50" w:name="_Toc31197113"/>
      <w:bookmarkStart w:id="251" w:name="_Toc31197114"/>
      <w:bookmarkStart w:id="252" w:name="_Toc31197115"/>
      <w:bookmarkStart w:id="253" w:name="_Toc31197116"/>
      <w:bookmarkStart w:id="254" w:name="_Toc31197117"/>
      <w:bookmarkStart w:id="255" w:name="_Toc31197118"/>
      <w:bookmarkStart w:id="256" w:name="_Toc29188000"/>
      <w:bookmarkStart w:id="257" w:name="_Toc31197119"/>
      <w:bookmarkStart w:id="258" w:name="_Enrollment_Ages_(tlsa_Enrollment)"/>
      <w:bookmarkStart w:id="259" w:name="_Toc37849750"/>
      <w:bookmarkStart w:id="260" w:name="_Toc109992959"/>
      <w:bookmarkStart w:id="261" w:name="_Toc499543982"/>
      <w:bookmarkEnd w:id="250"/>
      <w:bookmarkEnd w:id="251"/>
      <w:bookmarkEnd w:id="252"/>
      <w:bookmarkEnd w:id="253"/>
      <w:bookmarkEnd w:id="254"/>
      <w:bookmarkEnd w:id="255"/>
      <w:bookmarkEnd w:id="256"/>
      <w:bookmarkEnd w:id="257"/>
      <w:bookmarkEnd w:id="258"/>
      <w:r>
        <w:t>Enrollment Ages</w:t>
      </w:r>
      <w:r w:rsidR="00E14928">
        <w:t xml:space="preserve"> (tlsa_Enrollment)</w:t>
      </w:r>
      <w:bookmarkEnd w:id="259"/>
      <w:bookmarkEnd w:id="26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2" w:name="_Household_Types_(tlsa_HHID)"/>
      <w:bookmarkStart w:id="263" w:name="_Toc37849751"/>
      <w:bookmarkStart w:id="264" w:name="_Toc109992960"/>
      <w:bookmarkEnd w:id="262"/>
      <w:r>
        <w:t>Household Types</w:t>
      </w:r>
      <w:r w:rsidR="00E14928">
        <w:t xml:space="preserve"> (tlsa_HHID)</w:t>
      </w:r>
      <w:bookmarkEnd w:id="263"/>
      <w:bookmarkEnd w:id="26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65" w:name="_Toc37849752"/>
      <w:bookmarkStart w:id="266" w:name="_Toc109992961"/>
      <w:r>
        <w:lastRenderedPageBreak/>
        <w:t xml:space="preserve">HMIS Business Logic: </w:t>
      </w:r>
      <w:bookmarkStart w:id="267" w:name="_HDX_2.0_HMIS"/>
      <w:bookmarkStart w:id="268" w:name="_LSAReport.csv"/>
      <w:bookmarkStart w:id="269" w:name="_LSAPerson.csv"/>
      <w:bookmarkStart w:id="270" w:name="_LSAExit.csv"/>
      <w:bookmarkStart w:id="271" w:name="_HMIS_Business_Logic"/>
      <w:bookmarkEnd w:id="261"/>
      <w:bookmarkEnd w:id="267"/>
      <w:bookmarkEnd w:id="268"/>
      <w:bookmarkEnd w:id="269"/>
      <w:bookmarkEnd w:id="270"/>
      <w:bookmarkEnd w:id="271"/>
      <w:r w:rsidR="000365D7">
        <w:t>Project Descriptor Data for Export</w:t>
      </w:r>
      <w:bookmarkEnd w:id="265"/>
      <w:bookmarkEnd w:id="266"/>
    </w:p>
    <w:p w14:paraId="4C881045" w14:textId="11FF6F60" w:rsidR="004A469A" w:rsidRDefault="004A469A" w:rsidP="0088191A">
      <w:pPr>
        <w:pStyle w:val="Heading2"/>
      </w:pPr>
      <w:bookmarkStart w:id="272" w:name="_Report_Metadata_for"/>
      <w:bookmarkStart w:id="273" w:name="_Get_Relevant_Project"/>
      <w:bookmarkStart w:id="274" w:name="_Get_Relevant_Project_1"/>
      <w:bookmarkStart w:id="275" w:name="_Get_Project.csv_Records"/>
      <w:bookmarkStart w:id="276" w:name="_Toc510893840"/>
      <w:bookmarkStart w:id="277" w:name="_Toc37849753"/>
      <w:bookmarkStart w:id="278" w:name="_Toc109992962"/>
      <w:bookmarkEnd w:id="272"/>
      <w:bookmarkEnd w:id="273"/>
      <w:bookmarkEnd w:id="274"/>
      <w:bookmarkEnd w:id="275"/>
      <w:r w:rsidRPr="006C26B8">
        <w:t>Get Project</w:t>
      </w:r>
      <w:r w:rsidR="00487413">
        <w:t>.csv</w:t>
      </w:r>
      <w:r w:rsidRPr="006C26B8">
        <w:t xml:space="preserve"> Records / lsa_Project</w:t>
      </w:r>
      <w:bookmarkEnd w:id="276"/>
      <w:bookmarkEnd w:id="277"/>
      <w:bookmarkEnd w:id="27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ins w:id="279" w:author="Molly McEvilley" w:date="2022-07-28T10:34:00Z">
              <w:r w:rsidR="005A6BF7">
                <w:rPr>
                  <w:rFonts w:cstheme="minorHAnsi"/>
                  <w:u w:val="single"/>
                </w:rPr>
                <w:t>LookbackDate</w:t>
              </w:r>
            </w:ins>
            <w:del w:id="280"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1"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14203A83" w:rsidR="00FF46B8" w:rsidRPr="008A7F66" w:rsidRDefault="00FF46B8" w:rsidP="00FF46B8">
      <w:pPr>
        <w:pStyle w:val="ListParagraph"/>
        <w:numPr>
          <w:ilvl w:val="1"/>
          <w:numId w:val="4"/>
        </w:numPr>
      </w:pPr>
      <w:r w:rsidRPr="008A7F66">
        <w:rPr>
          <w:i/>
          <w:iCs/>
        </w:rPr>
        <w:t xml:space="preserve">OperatingEndDate </w:t>
      </w:r>
      <w:r w:rsidRPr="008A7F66">
        <w:t xml:space="preserve">&gt;= </w:t>
      </w:r>
      <w:ins w:id="282" w:author="Molly McEvilley" w:date="2022-07-28T10:34:00Z">
        <w:r w:rsidR="005A6BF7">
          <w:rPr>
            <w:u w:val="single"/>
          </w:rPr>
          <w:t>LookbackDate</w:t>
        </w:r>
      </w:ins>
      <w:del w:id="283" w:author="Molly McEvilley" w:date="2022-07-28T10:34:00Z">
        <w:r w:rsidRPr="008A7F66" w:rsidDel="005A6BF7">
          <w:delText>10/1/2012</w:delText>
        </w:r>
      </w:del>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152B6778" w:rsidR="00610FE1" w:rsidRDefault="00610FE1" w:rsidP="00610FE1">
      <w:pPr>
        <w:pStyle w:val="ListParagraph"/>
        <w:numPr>
          <w:ilvl w:val="1"/>
          <w:numId w:val="4"/>
        </w:numPr>
      </w:pPr>
      <w:r>
        <w:rPr>
          <w:i/>
          <w:iCs/>
        </w:rPr>
        <w:t xml:space="preserve">OperatingEndDate </w:t>
      </w:r>
      <w:r>
        <w:t xml:space="preserve">&gt;= </w:t>
      </w:r>
      <w:ins w:id="284" w:author="Molly McEvilley" w:date="2022-07-28T10:34:00Z">
        <w:r w:rsidR="005A6BF7">
          <w:rPr>
            <w:u w:val="single"/>
          </w:rPr>
          <w:t>LookbackDate</w:t>
        </w:r>
      </w:ins>
      <w:del w:id="285" w:author="Molly McEvilley" w:date="2022-07-28T10:34:00Z">
        <w:r w:rsidDel="005A6BF7">
          <w:delText>10/1/2012</w:delText>
        </w:r>
      </w:del>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6" w:name="_Toc29188011"/>
      <w:bookmarkStart w:id="287" w:name="_Toc29188013"/>
      <w:bookmarkStart w:id="288" w:name="_Get_Organization.csv_Records"/>
      <w:bookmarkStart w:id="289" w:name="_Toc37849754"/>
      <w:bookmarkStart w:id="290" w:name="_Toc109992963"/>
      <w:bookmarkEnd w:id="286"/>
      <w:bookmarkEnd w:id="287"/>
      <w:bookmarkEnd w:id="288"/>
      <w:r>
        <w:t xml:space="preserve">Get </w:t>
      </w:r>
      <w:r w:rsidR="004A469A" w:rsidRPr="002B030B">
        <w:t xml:space="preserve">Organization.csv Records </w:t>
      </w:r>
      <w:r w:rsidR="004A469A" w:rsidRPr="00030684">
        <w:t>/ lsa_Organization</w:t>
      </w:r>
      <w:bookmarkEnd w:id="289"/>
      <w:bookmarkEnd w:id="29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1" w:name="_Get_Funder.csv_Records"/>
      <w:bookmarkStart w:id="292" w:name="_Toc510893841"/>
      <w:bookmarkStart w:id="293" w:name="_Toc37849755"/>
      <w:bookmarkStart w:id="294" w:name="_Toc109992964"/>
      <w:bookmarkEnd w:id="291"/>
      <w:r w:rsidRPr="006C26B8">
        <w:t>Get Funder.csv Records / lsa_Funder</w:t>
      </w:r>
      <w:bookmarkEnd w:id="292"/>
      <w:bookmarkEnd w:id="293"/>
      <w:bookmarkEnd w:id="29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5"/>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6" w:name="_Toc510893842"/>
    </w:p>
    <w:p w14:paraId="629DE690" w14:textId="0044626A" w:rsidR="007945B2" w:rsidRDefault="007945B2" w:rsidP="0088191A">
      <w:pPr>
        <w:pStyle w:val="Heading2"/>
      </w:pPr>
      <w:bookmarkStart w:id="297" w:name="_Get_Inventory.csv_Records"/>
      <w:bookmarkStart w:id="298" w:name="_Get_ProjectCoC_.csv"/>
      <w:bookmarkStart w:id="299" w:name="_Toc37849756"/>
      <w:bookmarkStart w:id="300" w:name="_Toc109992965"/>
      <w:bookmarkEnd w:id="297"/>
      <w:bookmarkEnd w:id="298"/>
      <w:r w:rsidRPr="006C26B8">
        <w:t xml:space="preserve">Get </w:t>
      </w:r>
      <w:r>
        <w:t>ProjectCoC</w:t>
      </w:r>
      <w:r w:rsidRPr="006C26B8">
        <w:t>.csv Records / lsa_</w:t>
      </w:r>
      <w:r>
        <w:t>ProjectCoC</w:t>
      </w:r>
      <w:bookmarkEnd w:id="299"/>
      <w:bookmarkEnd w:id="30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1" w:name="_Get_Inventory.csv_Records_1"/>
      <w:bookmarkStart w:id="302" w:name="_Toc37849757"/>
      <w:bookmarkStart w:id="303" w:name="_Toc109992966"/>
      <w:bookmarkEnd w:id="301"/>
      <w:r w:rsidRPr="006C26B8">
        <w:t>Get Inventory.csv Records / lsa_Inventory</w:t>
      </w:r>
      <w:bookmarkEnd w:id="296"/>
      <w:bookmarkEnd w:id="302"/>
      <w:bookmarkEnd w:id="30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4" w:name="_Toc29188023"/>
      <w:bookmarkStart w:id="305" w:name="_Toc29188024"/>
      <w:bookmarkStart w:id="306" w:name="_Toc29188025"/>
      <w:bookmarkStart w:id="307" w:name="_Toc29188082"/>
      <w:bookmarkStart w:id="308" w:name="_Toc29188083"/>
      <w:bookmarkStart w:id="309" w:name="_Toc29188084"/>
      <w:bookmarkStart w:id="310" w:name="_Toc29188085"/>
      <w:bookmarkStart w:id="311" w:name="_Toc29188086"/>
      <w:bookmarkStart w:id="312" w:name="_Get_Active_HouseholdIDs"/>
      <w:bookmarkEnd w:id="281"/>
      <w:bookmarkEnd w:id="304"/>
      <w:bookmarkEnd w:id="305"/>
      <w:bookmarkEnd w:id="306"/>
      <w:bookmarkEnd w:id="307"/>
      <w:bookmarkEnd w:id="308"/>
      <w:bookmarkEnd w:id="309"/>
      <w:bookmarkEnd w:id="310"/>
      <w:bookmarkEnd w:id="311"/>
      <w:bookmarkEnd w:id="312"/>
      <w:r>
        <w:rPr>
          <w:highlight w:val="lightGray"/>
        </w:rPr>
        <w:br w:type="page"/>
      </w:r>
    </w:p>
    <w:p w14:paraId="6AA20C2D" w14:textId="1A6C1ADF" w:rsidR="00E158FC" w:rsidRDefault="00365473" w:rsidP="007B5290">
      <w:pPr>
        <w:pStyle w:val="Heading1"/>
      </w:pPr>
      <w:bookmarkStart w:id="313" w:name="_HMIS_Business_Logic:_1"/>
      <w:bookmarkStart w:id="314" w:name="_Toc37849758"/>
      <w:bookmarkStart w:id="315" w:name="_Toc109992967"/>
      <w:bookmarkEnd w:id="313"/>
      <w:r>
        <w:lastRenderedPageBreak/>
        <w:t>HMIS Business Logic:</w:t>
      </w:r>
      <w:r w:rsidR="005A642F">
        <w:t xml:space="preserve"> </w:t>
      </w:r>
      <w:r w:rsidR="00E158FC">
        <w:t>LSAPerson</w:t>
      </w:r>
      <w:bookmarkEnd w:id="314"/>
      <w:bookmarkEnd w:id="31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316" w:name="_Get_Active_HouseholdIDs_1"/>
      <w:bookmarkStart w:id="317" w:name="_Toc37849759"/>
      <w:bookmarkStart w:id="318" w:name="_Toc109992968"/>
      <w:bookmarkEnd w:id="316"/>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17"/>
      <w:bookmarkEnd w:id="318"/>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1 identifies the subset of HouseholdIDs in the active cohort where the head of household’s enrollment includes at least one bednight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76D4EA9D" w:rsidR="00073AE1" w:rsidRPr="00073AE1" w:rsidRDefault="00795C20">
      <w:pPr>
        <w:pStyle w:val="ListParagraph"/>
        <w:numPr>
          <w:ilvl w:val="1"/>
          <w:numId w:val="32"/>
        </w:numPr>
      </w:pPr>
      <w:r>
        <w:rPr>
          <w:b/>
          <w:bCs/>
        </w:rPr>
        <w:t>LSA</w:t>
      </w:r>
      <w:r w:rsidRPr="00845520">
        <w:rPr>
          <w:b/>
          <w:bCs/>
        </w:rPr>
        <w:t>ProjectType</w:t>
      </w:r>
      <w:r>
        <w:t xml:space="preserve"> </w:t>
      </w:r>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9" w:name="_Toc29163943"/>
      <w:bookmarkStart w:id="320" w:name="_Toc29188088"/>
      <w:bookmarkStart w:id="321" w:name="_Toc29188093"/>
      <w:bookmarkStart w:id="322" w:name="_Toc29188094"/>
      <w:bookmarkStart w:id="323" w:name="_Resolve_Data_Conflicts"/>
      <w:bookmarkStart w:id="324" w:name="_Toc109992969"/>
      <w:bookmarkStart w:id="325" w:name="_Toc37849760"/>
      <w:bookmarkEnd w:id="319"/>
      <w:bookmarkEnd w:id="320"/>
      <w:bookmarkEnd w:id="321"/>
      <w:bookmarkEnd w:id="322"/>
      <w:bookmarkEnd w:id="323"/>
      <w:r>
        <w:t xml:space="preserve">Identify </w:t>
      </w:r>
      <w:r w:rsidR="008670BD">
        <w:t>Activ</w:t>
      </w:r>
      <w:r w:rsidR="001437DE" w:rsidRPr="00C52062">
        <w:t xml:space="preserve">e </w:t>
      </w:r>
      <w:r>
        <w:t xml:space="preserve">and AHAR </w:t>
      </w:r>
      <w:r w:rsidR="001437DE" w:rsidRPr="00C52062">
        <w:t>Enrollments</w:t>
      </w:r>
      <w:bookmarkEnd w:id="324"/>
      <w:r w:rsidR="001437DE">
        <w:t xml:space="preserve"> </w:t>
      </w:r>
      <w:bookmarkEnd w:id="32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6"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61397E25" w:rsidR="00D6011B" w:rsidRDefault="00D6011B" w:rsidP="00D6011B">
      <w:pPr>
        <w:pStyle w:val="ListParagraph"/>
        <w:numPr>
          <w:ilvl w:val="0"/>
          <w:numId w:val="32"/>
        </w:numPr>
      </w:pPr>
      <w:r>
        <w:t xml:space="preserve">If </w:t>
      </w:r>
      <w:r w:rsidR="000B7DCA">
        <w:rPr>
          <w:b/>
          <w:bCs/>
        </w:rPr>
        <w:t>LSA</w:t>
      </w:r>
      <w:r w:rsidR="000B7DCA" w:rsidRPr="00845520">
        <w:rPr>
          <w:b/>
          <w:bCs/>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7" w:name="_Toc29188096"/>
      <w:bookmarkStart w:id="328" w:name="_Toc31197136"/>
      <w:bookmarkStart w:id="329" w:name="_Toc29188097"/>
      <w:bookmarkStart w:id="330" w:name="_Toc31197137"/>
      <w:bookmarkStart w:id="331" w:name="_Toc29188098"/>
      <w:bookmarkStart w:id="332" w:name="_Toc31197138"/>
      <w:bookmarkStart w:id="333" w:name="_Toc29188099"/>
      <w:bookmarkStart w:id="334" w:name="_Toc31197139"/>
      <w:bookmarkStart w:id="335" w:name="_Toc29188100"/>
      <w:bookmarkStart w:id="336" w:name="_Toc31197140"/>
      <w:bookmarkStart w:id="337" w:name="_Toc29188101"/>
      <w:bookmarkStart w:id="338" w:name="_Toc31197141"/>
      <w:bookmarkStart w:id="339" w:name="_Toc29188102"/>
      <w:bookmarkStart w:id="340" w:name="_Toc31197142"/>
      <w:bookmarkStart w:id="341" w:name="_Set_Age_Group"/>
      <w:bookmarkStart w:id="342" w:name="_Toc29188104"/>
      <w:bookmarkStart w:id="343" w:name="_Toc31197144"/>
      <w:bookmarkStart w:id="344" w:name="_Set_Household_Type"/>
      <w:bookmarkStart w:id="345" w:name="_Get_Active_Clients"/>
      <w:bookmarkStart w:id="346" w:name="_Toc499543989"/>
      <w:bookmarkStart w:id="347" w:name="_Toc37849761"/>
      <w:bookmarkStart w:id="348" w:name="_Toc109992970"/>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C52062">
        <w:t xml:space="preserve">Get Active Clients </w:t>
      </w:r>
      <w:bookmarkEnd w:id="346"/>
      <w:r w:rsidR="00801317">
        <w:t>for LSAPerson</w:t>
      </w:r>
      <w:bookmarkEnd w:id="347"/>
      <w:bookmarkEnd w:id="348"/>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49">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The combination of household types in which adults had at least one ES/SH/TH bednight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bednight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bednight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50"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51" w:author="Molly McEvilley" w:date="2022-07-28T12:02:00Z"/>
          <w:trPrChange w:id="352"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53"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54" w:author="Molly McEvilley" w:date="2022-07-28T12:02:00Z"/>
                <w:rFonts w:cstheme="minorHAnsi"/>
                <w:b w:val="0"/>
                <w:bCs w:val="0"/>
              </w:rPr>
            </w:pPr>
            <w:ins w:id="355" w:author="Molly McEvilley" w:date="2022-07-28T12:05:00Z">
              <w:r w:rsidRPr="008C6215">
                <w:rPr>
                  <w:rFonts w:cstheme="minorHAnsi"/>
                </w:rPr>
                <w:t>SSNValid</w:t>
              </w:r>
            </w:ins>
          </w:p>
        </w:tc>
        <w:tc>
          <w:tcPr>
            <w:tcW w:w="0" w:type="dxa"/>
            <w:shd w:val="clear" w:color="auto" w:fill="auto"/>
            <w:tcPrChange w:id="356"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57" w:author="Molly McEvilley" w:date="2022-07-28T12:02:00Z"/>
                <w:rFonts w:cstheme="minorHAnsi"/>
              </w:rPr>
            </w:pPr>
            <w:ins w:id="358" w:author="Molly McEvilley" w:date="2022-07-28T12:04:00Z">
              <w:r>
                <w:rPr>
                  <w:rFonts w:cstheme="minorHAnsi"/>
                </w:rPr>
                <w:t xml:space="preserve">Used for data quality reporting in LSAReport; see </w:t>
              </w:r>
            </w:ins>
            <w:ins w:id="359" w:author="Molly McEvilley" w:date="2022-07-28T12:05:00Z">
              <w:r>
                <w:rPr>
                  <w:rFonts w:cstheme="minorHAnsi"/>
                </w:rPr>
                <w:fldChar w:fldCharType="begin"/>
              </w:r>
              <w:r>
                <w:rPr>
                  <w:rFonts w:cstheme="minorHAnsi"/>
                </w:rPr>
                <w:instrText xml:space="preserve"> HYPERLINK  \l "_Data_Quality_:" </w:instrText>
              </w:r>
              <w:r>
                <w:rPr>
                  <w:rFonts w:cstheme="minorHAnsi"/>
                </w:rPr>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60" w:name="_Toc506721197"/>
      <w:bookmarkStart w:id="361" w:name="_Toc499543990"/>
      <w:bookmarkStart w:id="362" w:name="_Hlk510689117"/>
    </w:p>
    <w:p w14:paraId="7C089F01" w14:textId="4D1B62B6" w:rsidR="00EC52CD" w:rsidRDefault="003C176F" w:rsidP="0088191A">
      <w:pPr>
        <w:pStyle w:val="Heading2"/>
      </w:pPr>
      <w:bookmarkStart w:id="363" w:name="_LSAPerson_Demographics"/>
      <w:bookmarkStart w:id="364" w:name="_Toc37849762"/>
      <w:bookmarkStart w:id="365" w:name="_Toc109992971"/>
      <w:bookmarkEnd w:id="363"/>
      <w:r>
        <w:t xml:space="preserve">LSAPerson </w:t>
      </w:r>
      <w:r w:rsidR="00876AFA">
        <w:t>Demographics</w:t>
      </w:r>
      <w:bookmarkEnd w:id="360"/>
      <w:bookmarkEnd w:id="361"/>
      <w:bookmarkEnd w:id="364"/>
      <w:bookmarkEnd w:id="3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6CF0AB58"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lastRenderedPageBreak/>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r>
              <w:t>NoSingleGender</w:t>
            </w:r>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r>
              <w:t>AmIndAKNative</w:t>
            </w:r>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r>
              <w:t>BlackAfAmerican</w:t>
            </w:r>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r>
              <w:t>NativeHIOtherPacific</w:t>
            </w:r>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1A0862">
              <w:rPr>
                <w:i/>
                <w:iCs/>
              </w:rPr>
              <w:t>No</w:t>
            </w:r>
            <w:r w:rsidR="00871FFC">
              <w:rPr>
                <w:i/>
                <w:iCs/>
              </w:rPr>
              <w:t>SingleGender</w:t>
            </w:r>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(any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(see below)</w:t>
            </w:r>
          </w:p>
        </w:tc>
        <w:tc>
          <w:tcPr>
            <w:tcW w:w="1810" w:type="pct"/>
          </w:tcPr>
          <w:p w14:paraId="6F840BA5" w14:textId="77777777" w:rsidR="00FE0174" w:rsidRPr="00577A54" w:rsidRDefault="00FE0174" w:rsidP="00845520">
            <w:pPr>
              <w:pStyle w:val="NoSpacing"/>
            </w:pPr>
            <w:r>
              <w:t xml:space="preserve">(see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(any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7" w:name="_ES/SH/Street_Time_–"/>
      <w:bookmarkStart w:id="368" w:name="_Toc34144028"/>
      <w:bookmarkStart w:id="369" w:name="_Toc34144029"/>
      <w:bookmarkStart w:id="370" w:name="_Toc34144030"/>
      <w:bookmarkStart w:id="371" w:name="_Toc34144031"/>
      <w:bookmarkStart w:id="372" w:name="_Toc34144032"/>
      <w:bookmarkStart w:id="373" w:name="_Toc34144033"/>
      <w:bookmarkStart w:id="374" w:name="_Time_Spent_in"/>
      <w:bookmarkStart w:id="375" w:name="_Toc506721198"/>
      <w:bookmarkStart w:id="376" w:name="_Toc37849763"/>
      <w:bookmarkStart w:id="377" w:name="_Toc109992972"/>
      <w:bookmarkStart w:id="378" w:name="_Toc499543992"/>
      <w:bookmarkStart w:id="379" w:name="_Toc506721201"/>
      <w:bookmarkEnd w:id="362"/>
      <w:bookmarkEnd w:id="367"/>
      <w:bookmarkEnd w:id="368"/>
      <w:bookmarkEnd w:id="369"/>
      <w:bookmarkEnd w:id="370"/>
      <w:bookmarkEnd w:id="371"/>
      <w:bookmarkEnd w:id="372"/>
      <w:bookmarkEnd w:id="373"/>
      <w:bookmarkEnd w:id="374"/>
      <w:r>
        <w:t xml:space="preserve">Time Spent </w:t>
      </w:r>
      <w:r w:rsidR="00CC6B23">
        <w:t>in ES/SH or on the Street</w:t>
      </w:r>
      <w:r w:rsidR="00006148">
        <w:t xml:space="preserve"> </w:t>
      </w:r>
      <w:bookmarkEnd w:id="375"/>
      <w:r w:rsidR="00EE5EF2">
        <w:t xml:space="preserve">– </w:t>
      </w:r>
      <w:r w:rsidR="00A76144">
        <w:t>LSAPerson</w:t>
      </w:r>
      <w:bookmarkEnd w:id="376"/>
      <w:bookmarkEnd w:id="37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80" w:name="_Get_Enrollments_Relevant"/>
      <w:bookmarkStart w:id="381" w:name="_Toc37849764"/>
      <w:bookmarkStart w:id="382" w:name="_Toc109992973"/>
      <w:bookmarkEnd w:id="380"/>
      <w:r>
        <w:t xml:space="preserve">Enrollments Relevant to </w:t>
      </w:r>
      <w:r w:rsidR="000146AE">
        <w:t>Counting ES/SH/Street Dates</w:t>
      </w:r>
      <w:bookmarkEnd w:id="381"/>
      <w:bookmarkEnd w:id="38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383" w:name="_Toc37849765"/>
      <w:bookmarkStart w:id="384" w:name="_Toc109992974"/>
      <w:r>
        <w:t xml:space="preserve">Get Dates to Exclude from Counts of ES/SH/Street Days </w:t>
      </w:r>
      <w:r w:rsidR="007B705B">
        <w:t>(ch_Exclude)</w:t>
      </w:r>
      <w:bookmarkEnd w:id="383"/>
      <w:bookmarkEnd w:id="38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85" w:name="_Toc37849766"/>
      <w:bookmarkStart w:id="386" w:name="_Toc109992975"/>
      <w:r>
        <w:t xml:space="preserve">Get Dates to Include in Counts of ES/SH/Street Days </w:t>
      </w:r>
      <w:r w:rsidR="007B705B">
        <w:t>(</w:t>
      </w:r>
      <w:r w:rsidR="00E04B04">
        <w:t>ch_Include</w:t>
      </w:r>
      <w:r w:rsidR="007B705B">
        <w:t>)</w:t>
      </w:r>
      <w:bookmarkEnd w:id="385"/>
      <w:bookmarkEnd w:id="38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87" w:name="_Hlk42149391"/>
      <w:r w:rsidR="003C4035" w:rsidRPr="003C4035">
        <w:rPr>
          <w:i/>
        </w:rPr>
        <w:t>BedNightDate</w:t>
      </w:r>
      <w:bookmarkEnd w:id="387"/>
    </w:p>
    <w:p w14:paraId="504559F8" w14:textId="261640DC"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del w:id="388" w:author="Molly McEvilley" w:date="2022-07-28T10:35:00Z">
        <w:r w:rsidDel="005A6BF7">
          <w:rPr>
            <w:iCs/>
          </w:rPr>
          <w:delText>10/1/2012</w:delText>
        </w:r>
      </w:del>
      <w:ins w:id="389" w:author="Molly McEvilley" w:date="2022-07-28T10:35:00Z">
        <w:r w:rsidR="005A6BF7" w:rsidRPr="005A6BF7">
          <w:rPr>
            <w:iCs/>
            <w:u w:val="words"/>
          </w:rPr>
          <w:t>LookbackDate</w:t>
        </w:r>
      </w:ins>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10178BB"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6C453901"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in (3,13)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90" w:name="_Toc506721200"/>
    </w:p>
    <w:p w14:paraId="4E52BCD6" w14:textId="4F2FFADA" w:rsidR="00006148" w:rsidRDefault="00006148" w:rsidP="0088191A">
      <w:pPr>
        <w:pStyle w:val="Heading2"/>
      </w:pPr>
      <w:bookmarkStart w:id="391" w:name="_Toc37849767"/>
      <w:bookmarkStart w:id="392" w:name="_Toc109992976"/>
      <w:r>
        <w:t>Get ES/SH/Street Episodes</w:t>
      </w:r>
      <w:r w:rsidR="007B705B">
        <w:t xml:space="preserve"> (ch_Episodes)</w:t>
      </w:r>
      <w:bookmarkEnd w:id="391"/>
      <w:bookmarkEnd w:id="39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93" w:name="_CHTime_and_CHTimeStatus"/>
      <w:bookmarkStart w:id="394" w:name="_Toc31197153"/>
      <w:bookmarkStart w:id="395" w:name="_Toc37849768"/>
      <w:bookmarkStart w:id="396" w:name="_Toc109992977"/>
      <w:bookmarkEnd w:id="390"/>
      <w:bookmarkEnd w:id="393"/>
      <w:r w:rsidRPr="00655B0F">
        <w:t>CHTime</w:t>
      </w:r>
      <w:r>
        <w:t xml:space="preserve"> and </w:t>
      </w:r>
      <w:r w:rsidRPr="005F4836">
        <w:t>CHTimeStatus</w:t>
      </w:r>
      <w:r>
        <w:t xml:space="preserve"> </w:t>
      </w:r>
      <w:r w:rsidR="00E04B04">
        <w:t>–</w:t>
      </w:r>
      <w:r>
        <w:t xml:space="preserve"> LSAPerson</w:t>
      </w:r>
      <w:bookmarkEnd w:id="394"/>
      <w:bookmarkEnd w:id="395"/>
      <w:bookmarkEnd w:id="39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51999B" w:rsidR="00F82A02" w:rsidRDefault="00611385" w:rsidP="00DE0E77">
      <w:pPr>
        <w:pStyle w:val="ListParagraph"/>
        <w:ind w:left="1080"/>
      </w:pPr>
      <w:r>
        <w:rPr>
          <w:b/>
          <w:bCs/>
        </w:rPr>
        <w:t>LSA</w:t>
      </w:r>
      <w:r w:rsidRPr="00845520">
        <w:rPr>
          <w:b/>
          <w:bCs/>
        </w:rPr>
        <w:t>ProjectType</w:t>
      </w:r>
      <w:r>
        <w:t xml:space="preserve"> </w:t>
      </w:r>
      <w:r w:rsidR="00DE0E77" w:rsidRPr="00104046">
        <w:t>in (</w:t>
      </w:r>
      <w:r>
        <w:t>0,</w:t>
      </w:r>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r>
        <w:rPr>
          <w:b/>
          <w:bCs/>
        </w:rPr>
        <w:t>LSA</w:t>
      </w:r>
      <w:r w:rsidRPr="00845520">
        <w:rPr>
          <w:b/>
          <w:bCs/>
        </w:rPr>
        <w:t>ProjectType</w:t>
      </w:r>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397" w:name="_EST/RRH/PSHAgeMin_and_EST/RRH/PSHAg"/>
      <w:bookmarkStart w:id="398" w:name="_Toc37849769"/>
      <w:bookmarkStart w:id="399" w:name="_Toc109992978"/>
      <w:bookmarkEnd w:id="397"/>
      <w:r w:rsidRPr="0013060E">
        <w:rPr>
          <w:lang w:val="fr-FR"/>
        </w:rPr>
        <w:t xml:space="preserve">EST/RRH/PSHAgeMin and EST/RRH/PSHAgeMax </w:t>
      </w:r>
      <w:r w:rsidR="00597463" w:rsidRPr="0013060E">
        <w:rPr>
          <w:lang w:val="fr-FR"/>
        </w:rPr>
        <w:t>–</w:t>
      </w:r>
      <w:r w:rsidRPr="0013060E">
        <w:rPr>
          <w:lang w:val="fr-FR"/>
        </w:rPr>
        <w:t xml:space="preserve"> LSAPerson</w:t>
      </w:r>
      <w:bookmarkEnd w:id="398"/>
      <w:bookmarkEnd w:id="39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4299C2FB"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057C41C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849E9D"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0767EEA6"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00" w:name="_HHTypeEST/RRH/PSH_-_LSAPerson"/>
      <w:bookmarkStart w:id="401" w:name="_Toc37849770"/>
      <w:bookmarkEnd w:id="400"/>
      <w:r>
        <w:t>.</w:t>
      </w:r>
    </w:p>
    <w:p w14:paraId="32D46088" w14:textId="77777777" w:rsidR="00B04089" w:rsidRPr="009A160F" w:rsidRDefault="00B04089" w:rsidP="00FE16F4">
      <w:bookmarkStart w:id="402" w:name="_HoHEST/RRH/PSH"/>
      <w:bookmarkStart w:id="403" w:name="_AdultEST/RRH/PSH__-"/>
      <w:bookmarkStart w:id="404" w:name="_AHAREST/RRH/PSH__-"/>
      <w:bookmarkStart w:id="405" w:name="_AHAREST/RRH/PSH__–"/>
      <w:bookmarkStart w:id="406" w:name="_AHARHoHEST/RRH/PSH"/>
      <w:bookmarkStart w:id="407" w:name="_AHARHoHEST/RRH/PSH_1"/>
      <w:bookmarkEnd w:id="401"/>
      <w:bookmarkEnd w:id="402"/>
      <w:bookmarkEnd w:id="403"/>
      <w:bookmarkEnd w:id="404"/>
      <w:bookmarkEnd w:id="405"/>
      <w:bookmarkEnd w:id="406"/>
      <w:bookmarkEnd w:id="407"/>
    </w:p>
    <w:p w14:paraId="0158E026" w14:textId="62B4EB32" w:rsidR="007B705B" w:rsidRDefault="007B705B" w:rsidP="0088191A">
      <w:pPr>
        <w:pStyle w:val="Heading2"/>
      </w:pPr>
      <w:bookmarkStart w:id="408" w:name="_Set_Population_Identifiers_5"/>
      <w:bookmarkStart w:id="409" w:name="_Toc37849775"/>
      <w:bookmarkStart w:id="410" w:name="_Toc109992979"/>
      <w:bookmarkEnd w:id="408"/>
      <w:r w:rsidRPr="00C52062">
        <w:t>Set Population Identifiers for Active HMIS Households</w:t>
      </w:r>
      <w:bookmarkEnd w:id="409"/>
      <w:bookmarkEnd w:id="41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11" w:name="_Set_Population_Identifiers_4"/>
      <w:bookmarkStart w:id="412" w:name="_Toc109992980"/>
      <w:bookmarkStart w:id="413" w:name="_Toc37849776"/>
      <w:bookmarkEnd w:id="411"/>
      <w:r>
        <w:t xml:space="preserve">Project Group </w:t>
      </w:r>
      <w:r w:rsidR="0068205D">
        <w:t xml:space="preserve">and Population </w:t>
      </w:r>
      <w:r>
        <w:t>Household Types - LSAPerson</w:t>
      </w:r>
      <w:bookmarkEnd w:id="412"/>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r>
              <w:t>ActiveHHType</w:t>
            </w:r>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r>
              <w:t>HouseholdID</w:t>
            </w:r>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r w:rsidRPr="001E3D43">
              <w:t>LSAProjectType</w:t>
            </w:r>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r>
              <w:t>HouseholdID</w:t>
            </w:r>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r>
              <w:t>PersonalID</w:t>
            </w:r>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r>
              <w:t>RelationshipToHoH</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r>
              <w:rPr>
                <w:bCs/>
              </w:rPr>
              <w:t>ActiveAge</w:t>
            </w:r>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r w:rsidRPr="00DB472E">
              <w:rPr>
                <w:b/>
              </w:rPr>
              <w:t>tlsa_HHID</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r>
              <w:rPr>
                <w:b/>
              </w:rPr>
              <w:t>HHTypeEST</w:t>
            </w:r>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r>
              <w:rPr>
                <w:b/>
              </w:rPr>
              <w:t>AdultEST</w:t>
            </w:r>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r>
              <w:rPr>
                <w:b/>
              </w:rPr>
              <w:t>AHARHoHEST</w:t>
            </w:r>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HHChronicEST</w:t>
            </w:r>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r w:rsidRPr="00845520">
              <w:rPr>
                <w:b/>
                <w:bCs w:val="0"/>
              </w:rPr>
              <w:t>HHType</w:t>
            </w:r>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r w:rsidRPr="00845520">
              <w:rPr>
                <w:b/>
                <w:bCs w:val="0"/>
              </w:rPr>
              <w:t>HoH</w:t>
            </w:r>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r w:rsidRPr="00845520">
              <w:rPr>
                <w:b/>
                <w:bCs w:val="0"/>
              </w:rPr>
              <w:t>Adult</w:t>
            </w:r>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r w:rsidRPr="00845520">
              <w:rPr>
                <w:b/>
                <w:bCs w:val="0"/>
              </w:rPr>
              <w:t>AHARHoH</w:t>
            </w:r>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r w:rsidRPr="00845520">
              <w:rPr>
                <w:b/>
                <w:bCs w:val="0"/>
              </w:rPr>
              <w:t>AHARAdult</w:t>
            </w:r>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r w:rsidRPr="005F4836">
              <w:rPr>
                <w:b/>
              </w:rPr>
              <w:lastRenderedPageBreak/>
              <w:t>HHFleeingDV</w:t>
            </w:r>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r w:rsidRPr="005F4836">
              <w:rPr>
                <w:b/>
              </w:rPr>
              <w:t>HHParent</w:t>
            </w:r>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AC3Plus</w:t>
            </w:r>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414" w:name="_Toc109992981"/>
      <w:r>
        <w:t>Adult Age</w:t>
      </w:r>
      <w:r w:rsidRPr="00C52062">
        <w:t xml:space="preserve"> </w:t>
      </w:r>
      <w:r w:rsidR="007B705B" w:rsidRPr="00C52062">
        <w:t xml:space="preserve">Population Identifiers </w:t>
      </w:r>
      <w:r>
        <w:t xml:space="preserve">- </w:t>
      </w:r>
      <w:r w:rsidR="007B705B">
        <w:t>LSAPerson</w:t>
      </w:r>
      <w:bookmarkEnd w:id="414"/>
      <w:r w:rsidR="007B705B">
        <w:t xml:space="preserve"> </w:t>
      </w:r>
      <w:bookmarkEnd w:id="41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4D0423E"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w:t>
      </w:r>
      <w:r w:rsidR="00EB4FCA">
        <w:t>2 (</w:t>
      </w:r>
      <w:r w:rsidR="00EB4FCA">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15"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1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16" w:name="_Toc37849777"/>
      <w:bookmarkStart w:id="417" w:name="_Toc109992982"/>
      <w:r>
        <w:t>LSAPerson</w:t>
      </w:r>
      <w:bookmarkEnd w:id="416"/>
      <w:bookmarkEnd w:id="41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418" w:name="_Toc29188114"/>
      <w:bookmarkStart w:id="419" w:name="_Toc29188129"/>
      <w:bookmarkStart w:id="420" w:name="_Toc29188148"/>
      <w:bookmarkStart w:id="421" w:name="_Toc29188150"/>
      <w:bookmarkStart w:id="422" w:name="_Update_LSAPerson_CHTime"/>
      <w:bookmarkStart w:id="423" w:name="_Toc29188151"/>
      <w:bookmarkStart w:id="424" w:name="_Toc29188153"/>
      <w:bookmarkStart w:id="425" w:name="_Toc29188156"/>
      <w:bookmarkStart w:id="426" w:name="_Toc29188162"/>
      <w:bookmarkStart w:id="427" w:name="_Toc29188164"/>
      <w:bookmarkStart w:id="428" w:name="_Toc29188168"/>
      <w:bookmarkStart w:id="429" w:name="_Toc29188169"/>
      <w:bookmarkStart w:id="430" w:name="_Toc29188170"/>
      <w:bookmarkStart w:id="431" w:name="_Toc34144048"/>
      <w:bookmarkStart w:id="432" w:name="_Toc34144049"/>
      <w:bookmarkStart w:id="433" w:name="_Toc34144050"/>
      <w:bookmarkStart w:id="434" w:name="_Toc34144061"/>
      <w:bookmarkStart w:id="435" w:name="_Toc34144062"/>
      <w:bookmarkStart w:id="436" w:name="_Toc34144077"/>
      <w:bookmarkStart w:id="437" w:name="_Toc34144078"/>
      <w:bookmarkStart w:id="438" w:name="_Toc34144079"/>
      <w:bookmarkStart w:id="439" w:name="_Toc34144080"/>
      <w:bookmarkStart w:id="440" w:name="_Toc34144081"/>
      <w:bookmarkStart w:id="441" w:name="_Toc34144127"/>
      <w:bookmarkStart w:id="442" w:name="_Toc34144128"/>
      <w:bookmarkStart w:id="443" w:name="_Toc34144129"/>
      <w:bookmarkStart w:id="444" w:name="_Toc34144142"/>
      <w:bookmarkStart w:id="445" w:name="_Toc34144143"/>
      <w:bookmarkStart w:id="446" w:name="_Toc34144152"/>
      <w:bookmarkStart w:id="447" w:name="_Toc34144153"/>
      <w:bookmarkStart w:id="448" w:name="_Toc34144154"/>
      <w:bookmarkStart w:id="449" w:name="_Toc34144155"/>
      <w:bookmarkStart w:id="450" w:name="_Toc34144156"/>
      <w:bookmarkStart w:id="451" w:name="_Toc34144208"/>
      <w:bookmarkStart w:id="452" w:name="_Toc34144209"/>
      <w:bookmarkStart w:id="453" w:name="_Toc34144210"/>
      <w:bookmarkStart w:id="454" w:name="_Toc34144221"/>
      <w:bookmarkStart w:id="455" w:name="_Toc34144222"/>
      <w:bookmarkStart w:id="456" w:name="_Toc34144231"/>
      <w:bookmarkStart w:id="457" w:name="_Toc34144232"/>
      <w:bookmarkStart w:id="458" w:name="_Toc34144233"/>
      <w:bookmarkStart w:id="459" w:name="_Toc34144234"/>
      <w:bookmarkStart w:id="460" w:name="_Toc34144235"/>
      <w:bookmarkStart w:id="461" w:name="_Toc34144287"/>
      <w:bookmarkStart w:id="462" w:name="_Toc34144288"/>
      <w:bookmarkStart w:id="463" w:name="_Toc34144289"/>
      <w:bookmarkStart w:id="464" w:name="_Toc34144290"/>
      <w:bookmarkStart w:id="465" w:name="_Toc34144299"/>
      <w:bookmarkStart w:id="466" w:name="_Toc34144300"/>
      <w:bookmarkStart w:id="467" w:name="_Toc34144309"/>
      <w:bookmarkStart w:id="468" w:name="_Toc34144310"/>
      <w:bookmarkStart w:id="469" w:name="_Toc34144311"/>
      <w:bookmarkStart w:id="470" w:name="_Toc34144312"/>
      <w:bookmarkStart w:id="471" w:name="_Toc34144313"/>
      <w:bookmarkStart w:id="472" w:name="_Toc34144341"/>
      <w:bookmarkStart w:id="473" w:name="_Toc34144342"/>
      <w:bookmarkStart w:id="474" w:name="_Toc34144343"/>
      <w:bookmarkStart w:id="475" w:name="_Toc34144362"/>
      <w:bookmarkStart w:id="476" w:name="_Toc34144363"/>
      <w:bookmarkStart w:id="477" w:name="_Toc34144372"/>
      <w:bookmarkStart w:id="478" w:name="_Toc34144373"/>
      <w:bookmarkStart w:id="479" w:name="_Toc29163965"/>
      <w:bookmarkStart w:id="480" w:name="_Toc34144425"/>
      <w:bookmarkStart w:id="481" w:name="_Toc34144426"/>
      <w:bookmarkStart w:id="482" w:name="_Toc34144427"/>
      <w:bookmarkStart w:id="483" w:name="_Toc34144428"/>
      <w:bookmarkStart w:id="484" w:name="_Toc34144429"/>
      <w:bookmarkStart w:id="485" w:name="_Toc34144430"/>
      <w:bookmarkStart w:id="486" w:name="_Toc34144431"/>
      <w:bookmarkStart w:id="487" w:name="_Toc34144432"/>
      <w:bookmarkStart w:id="488" w:name="_Toc34144433"/>
      <w:bookmarkStart w:id="489" w:name="_Toc34144434"/>
      <w:bookmarkStart w:id="490" w:name="_Toc34144435"/>
      <w:bookmarkStart w:id="491" w:name="_Toc34144436"/>
      <w:bookmarkStart w:id="492" w:name="_Toc34144437"/>
      <w:bookmarkStart w:id="493" w:name="_Toc34144438"/>
      <w:bookmarkStart w:id="494" w:name="_Toc34144439"/>
      <w:bookmarkStart w:id="495" w:name="_Toc34144440"/>
      <w:bookmarkStart w:id="496" w:name="_Toc34144441"/>
      <w:bookmarkStart w:id="497" w:name="_Toc34144442"/>
      <w:bookmarkStart w:id="498" w:name="_Toc34144443"/>
      <w:bookmarkStart w:id="499" w:name="_Toc34144474"/>
      <w:bookmarkStart w:id="500" w:name="_Toc34144475"/>
      <w:bookmarkStart w:id="501" w:name="_Toc34144484"/>
      <w:bookmarkStart w:id="502" w:name="_Toc34144485"/>
      <w:bookmarkStart w:id="503" w:name="_Toc34144537"/>
      <w:bookmarkStart w:id="504" w:name="_Toc34144538"/>
      <w:bookmarkStart w:id="505" w:name="_Toc34144539"/>
      <w:bookmarkStart w:id="506" w:name="_Toc34144540"/>
      <w:bookmarkStart w:id="507" w:name="_Toc34144541"/>
      <w:bookmarkStart w:id="508" w:name="_Toc34144542"/>
      <w:bookmarkStart w:id="509" w:name="_Toc34144543"/>
      <w:bookmarkStart w:id="510" w:name="_Toc34144544"/>
      <w:bookmarkStart w:id="511" w:name="_Toc34144545"/>
      <w:bookmarkStart w:id="512" w:name="_Toc34144546"/>
      <w:bookmarkStart w:id="513" w:name="_Toc34144547"/>
      <w:bookmarkStart w:id="514" w:name="_Toc34144548"/>
      <w:bookmarkStart w:id="515" w:name="_Toc34144549"/>
      <w:bookmarkStart w:id="516" w:name="_Toc34144550"/>
      <w:bookmarkStart w:id="517" w:name="_Toc34144551"/>
      <w:bookmarkStart w:id="518" w:name="_Toc34144552"/>
      <w:bookmarkStart w:id="519" w:name="_Toc34144553"/>
      <w:bookmarkStart w:id="520" w:name="_Toc34144554"/>
      <w:bookmarkStart w:id="521" w:name="_Toc34144555"/>
      <w:bookmarkStart w:id="522" w:name="_Set_Population_Identifiers_1"/>
      <w:bookmarkStart w:id="523" w:name="_Toc31197160"/>
      <w:bookmarkStart w:id="524" w:name="_Toc31197161"/>
      <w:bookmarkStart w:id="525" w:name="_Toc31197162"/>
      <w:bookmarkStart w:id="526" w:name="_Toc31197175"/>
      <w:bookmarkStart w:id="527" w:name="_Toc31197176"/>
      <w:bookmarkStart w:id="528" w:name="_Toc31197192"/>
      <w:bookmarkStart w:id="529" w:name="_Toc31197193"/>
      <w:bookmarkStart w:id="530" w:name="_Toc31197194"/>
      <w:bookmarkStart w:id="531" w:name="_Toc31197195"/>
      <w:bookmarkStart w:id="532" w:name="_Toc31197196"/>
      <w:bookmarkStart w:id="533" w:name="_Set_Population_Identifiers_3"/>
      <w:bookmarkStart w:id="534" w:name="_Toc34144556"/>
      <w:bookmarkStart w:id="535" w:name="_Toc34144557"/>
      <w:bookmarkStart w:id="536" w:name="_Toc34144558"/>
      <w:bookmarkStart w:id="537" w:name="_Toc34144589"/>
      <w:bookmarkStart w:id="538" w:name="_Toc34144590"/>
      <w:bookmarkStart w:id="539" w:name="_Toc34144609"/>
      <w:bookmarkStart w:id="540" w:name="_Toc34144610"/>
      <w:bookmarkStart w:id="541" w:name="_Toc34144611"/>
      <w:bookmarkStart w:id="542" w:name="_Toc34144612"/>
      <w:bookmarkStart w:id="543" w:name="_Toc34144613"/>
      <w:bookmarkStart w:id="544" w:name="_Toc34144614"/>
      <w:bookmarkStart w:id="545" w:name="_Toc34144615"/>
      <w:bookmarkStart w:id="546" w:name="_Toc34144616"/>
      <w:bookmarkStart w:id="547" w:name="_Toc34144617"/>
      <w:bookmarkStart w:id="548" w:name="_Toc34144618"/>
      <w:bookmarkStart w:id="549" w:name="_Toc34144619"/>
      <w:bookmarkStart w:id="550" w:name="_Toc34144620"/>
      <w:bookmarkStart w:id="551" w:name="_Toc34144621"/>
      <w:bookmarkStart w:id="552" w:name="_Toc34144622"/>
      <w:bookmarkStart w:id="553" w:name="_Toc34144623"/>
      <w:bookmarkStart w:id="554" w:name="_HHAdultAge"/>
      <w:bookmarkStart w:id="555" w:name="_Toc34144624"/>
      <w:bookmarkStart w:id="556" w:name="_Toc34144625"/>
      <w:bookmarkStart w:id="557" w:name="_Toc34144647"/>
      <w:bookmarkStart w:id="558" w:name="_Toc34144648"/>
      <w:bookmarkStart w:id="559" w:name="_Toc34144649"/>
      <w:bookmarkStart w:id="560" w:name="_Toc34144650"/>
      <w:bookmarkStart w:id="561" w:name="_Toc34144651"/>
      <w:bookmarkStart w:id="562" w:name="_Toc34144652"/>
      <w:bookmarkStart w:id="563" w:name="_Toc34144653"/>
      <w:bookmarkStart w:id="564" w:name="_Toc34144654"/>
      <w:bookmarkStart w:id="565" w:name="_Toc34144655"/>
      <w:bookmarkStart w:id="566" w:name="_Toc34144656"/>
      <w:bookmarkStart w:id="567" w:name="_Toc34144657"/>
      <w:bookmarkStart w:id="568" w:name="_Toc34144686"/>
      <w:bookmarkStart w:id="569" w:name="_Toc34144687"/>
      <w:bookmarkStart w:id="570" w:name="_Toc34144740"/>
      <w:bookmarkStart w:id="571" w:name="_Toc34144741"/>
      <w:bookmarkStart w:id="572" w:name="_Toc34144742"/>
      <w:bookmarkStart w:id="573" w:name="_Toc34144743"/>
      <w:bookmarkStart w:id="574" w:name="_Toc34144744"/>
      <w:bookmarkStart w:id="575" w:name="_Toc34144745"/>
      <w:bookmarkStart w:id="576" w:name="_Toc34144746"/>
      <w:bookmarkStart w:id="577" w:name="_Toc34144747"/>
      <w:bookmarkStart w:id="578" w:name="_Toc34144799"/>
      <w:bookmarkStart w:id="579" w:name="_Toc34144800"/>
      <w:bookmarkStart w:id="580" w:name="_Toc34144801"/>
      <w:bookmarkStart w:id="581" w:name="_Toc34144802"/>
      <w:bookmarkStart w:id="582" w:name="_Toc34144803"/>
      <w:bookmarkStart w:id="583" w:name="_Toc34144804"/>
      <w:bookmarkStart w:id="584" w:name="_Toc34144805"/>
      <w:bookmarkStart w:id="585" w:name="_Toc34144833"/>
      <w:bookmarkStart w:id="586" w:name="_Toc34144834"/>
      <w:bookmarkStart w:id="587" w:name="_Toc34144835"/>
      <w:bookmarkStart w:id="588" w:name="_Toc34144836"/>
      <w:bookmarkStart w:id="589" w:name="_Toc34144837"/>
      <w:bookmarkStart w:id="590" w:name="_Toc34144838"/>
      <w:bookmarkStart w:id="591" w:name="_Toc34144839"/>
      <w:bookmarkStart w:id="592" w:name="_Toc34144891"/>
      <w:bookmarkStart w:id="593" w:name="_Toc34144892"/>
      <w:bookmarkStart w:id="594" w:name="_Toc34144893"/>
      <w:bookmarkStart w:id="595" w:name="_Toc34144894"/>
      <w:bookmarkStart w:id="596" w:name="_Toc34144895"/>
      <w:bookmarkStart w:id="597" w:name="_Toc34144896"/>
      <w:bookmarkStart w:id="598" w:name="_Toc34144897"/>
      <w:bookmarkStart w:id="599" w:name="_Toc34144949"/>
      <w:bookmarkStart w:id="600" w:name="_Toc34144950"/>
      <w:bookmarkStart w:id="601" w:name="_Toc34144951"/>
      <w:bookmarkStart w:id="602" w:name="_Toc34144952"/>
      <w:bookmarkStart w:id="603" w:name="_Toc34144953"/>
      <w:bookmarkStart w:id="604" w:name="_Toc34144954"/>
      <w:bookmarkStart w:id="605" w:name="_Toc34144955"/>
      <w:bookmarkStart w:id="606" w:name="_Toc34144980"/>
      <w:bookmarkStart w:id="607" w:name="_Toc34144981"/>
      <w:bookmarkStart w:id="608" w:name="_Toc34144982"/>
      <w:bookmarkStart w:id="609" w:name="_Toc34144983"/>
      <w:bookmarkStart w:id="610" w:name="_Toc34144984"/>
      <w:bookmarkStart w:id="611" w:name="_Toc34144985"/>
      <w:bookmarkStart w:id="612" w:name="_Toc34144986"/>
      <w:bookmarkStart w:id="613" w:name="_Toc34145011"/>
      <w:bookmarkStart w:id="614" w:name="_Toc34145012"/>
      <w:bookmarkStart w:id="615" w:name="_Toc34145013"/>
      <w:bookmarkStart w:id="616" w:name="_Toc34145014"/>
      <w:bookmarkStart w:id="617" w:name="_Toc34145015"/>
      <w:bookmarkStart w:id="618" w:name="_Toc34145016"/>
      <w:bookmarkStart w:id="619" w:name="_Toc34145017"/>
      <w:bookmarkStart w:id="620" w:name="_Toc34145069"/>
      <w:bookmarkStart w:id="621" w:name="_Toc34145070"/>
      <w:bookmarkStart w:id="622" w:name="_Toc34145071"/>
      <w:bookmarkStart w:id="623" w:name="_Toc34145072"/>
      <w:bookmarkStart w:id="624" w:name="_Toc34145073"/>
      <w:bookmarkStart w:id="625" w:name="_Toc34145074"/>
      <w:bookmarkStart w:id="626" w:name="_Toc506721205"/>
      <w:bookmarkEnd w:id="378"/>
      <w:bookmarkEnd w:id="379"/>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r>
        <w:br w:type="page"/>
      </w:r>
    </w:p>
    <w:p w14:paraId="65BA16A7" w14:textId="21D9A953" w:rsidR="00E158FC" w:rsidRPr="00C52062" w:rsidRDefault="00E158FC" w:rsidP="00E158FC">
      <w:pPr>
        <w:pStyle w:val="Heading1"/>
      </w:pPr>
      <w:bookmarkStart w:id="627" w:name="_HMIS_Business_Logic:_2"/>
      <w:bookmarkStart w:id="628" w:name="_Toc37849778"/>
      <w:bookmarkStart w:id="629" w:name="_Toc109992983"/>
      <w:bookmarkEnd w:id="627"/>
      <w:r w:rsidRPr="00C52062">
        <w:lastRenderedPageBreak/>
        <w:t>HMIS Business Logic</w:t>
      </w:r>
      <w:r>
        <w:t>: LSAHousehold</w:t>
      </w:r>
      <w:bookmarkEnd w:id="628"/>
      <w:bookmarkEnd w:id="629"/>
    </w:p>
    <w:p w14:paraId="4C5B0BA6" w14:textId="7443B573" w:rsidR="00F25CD0" w:rsidRDefault="00F25CD0" w:rsidP="0088191A">
      <w:pPr>
        <w:pStyle w:val="Heading2"/>
      </w:pPr>
      <w:bookmarkStart w:id="630" w:name="_Get_Distinct_Households"/>
      <w:bookmarkStart w:id="631" w:name="_Toc37849779"/>
      <w:bookmarkStart w:id="632" w:name="_Toc109992984"/>
      <w:bookmarkEnd w:id="626"/>
      <w:bookmarkEnd w:id="630"/>
      <w:r w:rsidRPr="00C52062">
        <w:t xml:space="preserve">Get </w:t>
      </w:r>
      <w:r>
        <w:t>Distinct</w:t>
      </w:r>
      <w:r w:rsidRPr="00C52062">
        <w:t xml:space="preserve"> Households for LSAHousehold</w:t>
      </w:r>
      <w:bookmarkEnd w:id="631"/>
      <w:bookmarkEnd w:id="632"/>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r>
              <w:rPr>
                <w:b/>
                <w:bCs/>
              </w:rPr>
              <w:t>lsa_Report</w:t>
            </w:r>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r w:rsidRPr="00E96246">
              <w:t>ReportStart</w:t>
            </w:r>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r w:rsidRPr="00F35B9A">
              <w:rPr>
                <w:bCs/>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r w:rsidRPr="00F35B9A">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33" w:name="_Set_Population_Identifiers_2"/>
    <w:bookmarkStart w:id="634" w:name="_Toc37849780"/>
    <w:bookmarkStart w:id="635" w:name="_Toc109992985"/>
    <w:bookmarkEnd w:id="633"/>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634"/>
      <w:bookmarkEnd w:id="635"/>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36" w:name="_HHAdultAge_1"/>
      <w:bookmarkEnd w:id="63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37"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38" w:name="_Toc37849781"/>
      <w:bookmarkStart w:id="639" w:name="_Toc109992986"/>
      <w:r w:rsidRPr="00F25CD0">
        <w:t>EST/RRH/PSHStatus –</w:t>
      </w:r>
      <w:r>
        <w:t xml:space="preserve"> L</w:t>
      </w:r>
      <w:r w:rsidR="002B6231" w:rsidRPr="00C52062">
        <w:t>SAHousehold</w:t>
      </w:r>
      <w:bookmarkEnd w:id="638"/>
      <w:bookmarkEnd w:id="639"/>
      <w:r w:rsidR="002B6231" w:rsidRPr="00C52062">
        <w:t xml:space="preserve"> </w:t>
      </w:r>
      <w:bookmarkEnd w:id="63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5B238F85"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40"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641" w:name="_Toc37849782"/>
      <w:bookmarkStart w:id="642" w:name="_Toc109992987"/>
      <w:r w:rsidRPr="00F25CD0">
        <w:t>RRH/PSH</w:t>
      </w:r>
      <w:r w:rsidR="002B6231" w:rsidRPr="00EE1280">
        <w:t xml:space="preserve">MoveIn </w:t>
      </w:r>
      <w:r w:rsidRPr="00EE1280">
        <w:t>–</w:t>
      </w:r>
      <w:r>
        <w:t xml:space="preserve"> LSAHousehold</w:t>
      </w:r>
      <w:bookmarkEnd w:id="641"/>
      <w:bookmarkEnd w:id="642"/>
      <w:r>
        <w:t xml:space="preserve"> </w:t>
      </w:r>
      <w:bookmarkEnd w:id="64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2DD2385A" w:rsidR="00023793" w:rsidRDefault="00023793" w:rsidP="007D609E">
            <w:pPr>
              <w:pStyle w:val="NoSpacing"/>
            </w:pPr>
            <w:r>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643" w:name="_Toc37849783"/>
      <w:bookmarkStart w:id="644" w:name="_Toc109992988"/>
      <w:bookmarkStart w:id="645" w:name="_Toc506721208"/>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643"/>
      <w:bookmarkEnd w:id="644"/>
      <w:r w:rsidR="002B6231" w:rsidRPr="00C52062">
        <w:t xml:space="preserve"> </w:t>
      </w:r>
      <w:bookmarkEnd w:id="645"/>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75B09D8E"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46" w:name="_AHAR_CSV_Files"/>
      <w:bookmarkStart w:id="647" w:name="_Toc37849784"/>
      <w:bookmarkStart w:id="648" w:name="_Toc109992989"/>
      <w:bookmarkStart w:id="649" w:name="_Toc499543995"/>
      <w:bookmarkStart w:id="650" w:name="_Toc506721209"/>
      <w:bookmarkStart w:id="651" w:name="_Toc497116480"/>
      <w:bookmarkStart w:id="652" w:name="_Hlk496773519"/>
      <w:bookmarkStart w:id="653" w:name="_Toc506721210"/>
      <w:bookmarkEnd w:id="646"/>
      <w:r>
        <w:t xml:space="preserve">EST/RRH/PSHLivingSit – </w:t>
      </w:r>
      <w:r w:rsidRPr="00C52062">
        <w:t>LSAHousehold</w:t>
      </w:r>
      <w:bookmarkEnd w:id="647"/>
      <w:bookmarkEnd w:id="648"/>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54" w:name="_EST/RRH/PSHDestination–_LSAHousehol"/>
      <w:bookmarkStart w:id="655" w:name="_Toc37849785"/>
      <w:bookmarkStart w:id="656" w:name="_Toc109992990"/>
      <w:bookmarkEnd w:id="654"/>
      <w:r>
        <w:t>EST/RRH/PSHDestination</w:t>
      </w:r>
      <w:r w:rsidR="006F09FD">
        <w:t xml:space="preserve"> </w:t>
      </w:r>
      <w:r>
        <w:t xml:space="preserve">– </w:t>
      </w:r>
      <w:r w:rsidRPr="00C52062">
        <w:t>LSAHousehold</w:t>
      </w:r>
      <w:bookmarkEnd w:id="655"/>
      <w:bookmarkEnd w:id="656"/>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0DD0051"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57" w:name="_Toc37849786"/>
    </w:p>
    <w:p w14:paraId="62F91D64" w14:textId="01BA0CD7" w:rsidR="0019166A" w:rsidRDefault="0019166A" w:rsidP="0088191A">
      <w:pPr>
        <w:pStyle w:val="Heading2"/>
      </w:pPr>
      <w:bookmarkStart w:id="658" w:name="_Toc109992991"/>
      <w:r w:rsidRPr="00EE1280">
        <w:t>EST/RRH/PSH</w:t>
      </w:r>
      <w:r>
        <w:t xml:space="preserve"> Population Identifiers</w:t>
      </w:r>
      <w:bookmarkEnd w:id="657"/>
      <w:bookmarkEnd w:id="65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7C20846E"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478BD43F"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569C1AF5"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7C11D87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6F26437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59" w:name="_Toc37849787"/>
      <w:bookmarkStart w:id="660" w:name="_Toc109992992"/>
      <w:r w:rsidRPr="00EE1280">
        <w:t>System Engagement</w:t>
      </w:r>
      <w:r w:rsidRPr="00C52062">
        <w:t xml:space="preserve"> Status and Return Time</w:t>
      </w:r>
      <w:bookmarkEnd w:id="659"/>
      <w:bookmarkEnd w:id="66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49"/>
    <w:bookmarkEnd w:id="650"/>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lastRenderedPageBreak/>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51"/>
      <w:bookmarkEnd w:id="652"/>
    </w:tbl>
    <w:p w14:paraId="0E1486B3" w14:textId="77777777" w:rsidR="00300425" w:rsidRDefault="00300425" w:rsidP="008F2C7B"/>
    <w:p w14:paraId="54D9E0C2" w14:textId="71BC3D12" w:rsidR="00466A69" w:rsidRDefault="00466A69" w:rsidP="0088191A">
      <w:pPr>
        <w:pStyle w:val="Heading2"/>
      </w:pPr>
      <w:bookmarkStart w:id="661" w:name="_Dates_Housed_in"/>
      <w:bookmarkStart w:id="662" w:name="_Toc37849788"/>
      <w:bookmarkStart w:id="663" w:name="_Toc109992993"/>
      <w:bookmarkEnd w:id="661"/>
      <w:r w:rsidRPr="00EE1280">
        <w:t xml:space="preserve">RRHPreMoveInDays </w:t>
      </w:r>
      <w:r w:rsidR="007E42C3">
        <w:t>–</w:t>
      </w:r>
      <w:r>
        <w:t xml:space="preserve"> LSAHousehold</w:t>
      </w:r>
      <w:bookmarkEnd w:id="662"/>
      <w:bookmarkEnd w:id="663"/>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9F6E6D3"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64" w:name="_Dates_Housed_in_1"/>
      <w:bookmarkStart w:id="665" w:name="_Toc37849789"/>
      <w:bookmarkStart w:id="666" w:name="_Toc109992994"/>
      <w:bookmarkEnd w:id="664"/>
      <w:r>
        <w:t>Dates Housed in PSH or RRH (sys_Time)</w:t>
      </w:r>
      <w:bookmarkEnd w:id="665"/>
      <w:bookmarkEnd w:id="66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62BE8680"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6904DE57" w:rsidR="00DA4B2C" w:rsidRPr="001F1C18" w:rsidRDefault="00EB1C9F" w:rsidP="0030608E">
      <w:pPr>
        <w:pStyle w:val="ListParagraph"/>
        <w:numPr>
          <w:ilvl w:val="0"/>
          <w:numId w:val="15"/>
        </w:numPr>
      </w:pPr>
      <w:r>
        <w:rPr>
          <w:bCs/>
        </w:rPr>
        <w:t>tlsa_HHID</w:t>
      </w:r>
      <w:r w:rsidRPr="009F74F4">
        <w:rPr>
          <w:bCs/>
        </w:rPr>
        <w:t>.</w:t>
      </w:r>
      <w:r w:rsidR="004631C7" w:rsidRPr="004631C7">
        <w:rPr>
          <w:b/>
          <w:bCs/>
        </w:rPr>
        <w:t xml:space="preserve"> </w:t>
      </w:r>
      <w:r w:rsidR="004631C7">
        <w:rPr>
          <w:b/>
          <w:bCs/>
        </w:rPr>
        <w:t>LSA</w:t>
      </w:r>
      <w:r w:rsidR="004631C7" w:rsidRPr="00845520">
        <w:rPr>
          <w:b/>
          <w:bCs/>
        </w:rPr>
        <w:t>ProjectType</w:t>
      </w:r>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r>
        <w:rPr>
          <w:bCs/>
        </w:rPr>
        <w:t>tlsa_HHID</w:t>
      </w:r>
      <w:r w:rsidRPr="009F74F4">
        <w:rPr>
          <w:bCs/>
        </w:rPr>
        <w:t>.</w:t>
      </w:r>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7AD2992D"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67" w:name="_Toc37849790"/>
      <w:bookmarkStart w:id="668" w:name="_Toc109992995"/>
      <w:r>
        <w:t>Get Last Inactive Date</w:t>
      </w:r>
      <w:bookmarkEnd w:id="667"/>
      <w:bookmarkEnd w:id="66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w:t>
            </w:r>
            <w:del w:id="669" w:author="Molly McEvilley" w:date="2022-07-28T10:35:00Z">
              <w:r w:rsidRPr="00DE4A2E" w:rsidDel="005A6BF7">
                <w:delText>10/1/2012</w:delText>
              </w:r>
            </w:del>
            <w:ins w:id="670" w:author="Molly McEvilley" w:date="2022-07-28T10:35:00Z">
              <w:r w:rsidR="005A6BF7" w:rsidRPr="005A6BF7">
                <w:rPr>
                  <w:u w:val="words"/>
                </w:rPr>
                <w:t>LookbackDate</w:t>
              </w:r>
            </w:ins>
            <w:r w:rsidRPr="00DE4A2E">
              <w:t xml:space="preserve">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1C858A36" w:rsidR="007F4432" w:rsidRPr="0092505D" w:rsidRDefault="007F4432" w:rsidP="007F4432">
      <w:r w:rsidRPr="0092505D">
        <w:rPr>
          <w:b/>
        </w:rPr>
        <w:t>LastInactive</w:t>
      </w:r>
      <w:r w:rsidRPr="0092505D">
        <w:t xml:space="preserve"> is the later of </w:t>
      </w:r>
      <w:ins w:id="671" w:author="Molly McEvilley" w:date="2022-07-28T11:50:00Z">
        <w:r w:rsidR="0033788B" w:rsidRPr="0033788B">
          <w:rPr>
            <w:u w:val="single"/>
            <w:rPrChange w:id="672" w:author="Molly McEvilley" w:date="2022-07-28T11:50:00Z">
              <w:rPr/>
            </w:rPrChange>
          </w:rPr>
          <w:t>[</w:t>
        </w:r>
        <w:r w:rsidR="0033788B">
          <w:rPr>
            <w:u w:val="single"/>
          </w:rPr>
          <w:t>LookbackDate – 1 day]</w:t>
        </w:r>
      </w:ins>
      <w:del w:id="673" w:author="Molly McEvilley" w:date="2022-07-28T11:49:00Z">
        <w:r w:rsidRPr="0033788B" w:rsidDel="0033788B">
          <w:rPr>
            <w:u w:val="single"/>
            <w:rPrChange w:id="674"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75" w:name="_Toc37849791"/>
      <w:bookmarkStart w:id="676" w:name="_Toc109992996"/>
      <w:r>
        <w:t>Get Dates of Other System Use (sys_Time)</w:t>
      </w:r>
      <w:bookmarkEnd w:id="675"/>
      <w:bookmarkEnd w:id="67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77" w:name="_Get_Other_Dates"/>
      <w:bookmarkStart w:id="678" w:name="_Toc37849792"/>
      <w:bookmarkStart w:id="679" w:name="_Toc109992997"/>
      <w:bookmarkEnd w:id="677"/>
      <w:r>
        <w:t>Get Other Dates Homeless from 3.917A/B Living Situation</w:t>
      </w:r>
      <w:bookmarkEnd w:id="678"/>
      <w:bookmarkEnd w:id="679"/>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del w:id="680" w:author="Molly McEvilley" w:date="2022-07-28T10:35:00Z">
        <w:r w:rsidRPr="003814C3" w:rsidDel="005A6BF7">
          <w:delText>10/1/2012</w:delText>
        </w:r>
      </w:del>
      <w:ins w:id="681" w:author="Molly McEvilley" w:date="2022-07-28T10:35:00Z">
        <w:r w:rsidR="005A6BF7" w:rsidRPr="005A6BF7">
          <w:rPr>
            <w:u w:val="words"/>
          </w:rPr>
          <w:t>LookbackDate</w:t>
        </w:r>
      </w:ins>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FC215B5"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82" w:name="_Toc37849793"/>
      <w:bookmarkStart w:id="683" w:name="_Toc109992998"/>
      <w:r>
        <w:t>Set System Use Days for LSAHousehold</w:t>
      </w:r>
      <w:bookmarkEnd w:id="682"/>
      <w:bookmarkEnd w:id="68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84" w:name="_Toc29188247"/>
      <w:bookmarkStart w:id="685" w:name="_Toc31197261"/>
      <w:bookmarkStart w:id="686" w:name="_Toc29188248"/>
      <w:bookmarkStart w:id="687" w:name="_Toc31197262"/>
      <w:bookmarkStart w:id="688" w:name="_Toc29188249"/>
      <w:bookmarkStart w:id="689" w:name="_Toc31197263"/>
      <w:bookmarkStart w:id="690" w:name="_Toc29188250"/>
      <w:bookmarkStart w:id="691" w:name="_Toc31197264"/>
      <w:bookmarkStart w:id="692" w:name="_Get_Enrollments_Relevant_1"/>
      <w:bookmarkStart w:id="693" w:name="_Toc34145101"/>
      <w:bookmarkStart w:id="694" w:name="_Toc34145102"/>
      <w:bookmarkStart w:id="695" w:name="_Toc34145103"/>
      <w:bookmarkStart w:id="696" w:name="_Toc34145154"/>
      <w:bookmarkStart w:id="697" w:name="_Toc34145155"/>
      <w:bookmarkStart w:id="698" w:name="_Toc34145182"/>
      <w:bookmarkStart w:id="699" w:name="_Toc34145183"/>
      <w:bookmarkStart w:id="700" w:name="_Toc34145184"/>
      <w:bookmarkStart w:id="701" w:name="_Toc34145185"/>
      <w:bookmarkStart w:id="702" w:name="_Toc34145186"/>
      <w:bookmarkStart w:id="703" w:name="_Toc34145187"/>
      <w:bookmarkStart w:id="704" w:name="_Toc34145188"/>
      <w:bookmarkStart w:id="705" w:name="_Toc34145189"/>
      <w:bookmarkStart w:id="706" w:name="_Toc34145190"/>
      <w:bookmarkStart w:id="707" w:name="_Toc34145191"/>
      <w:bookmarkStart w:id="708" w:name="_Toc34145192"/>
      <w:bookmarkStart w:id="709" w:name="_Toc34145193"/>
      <w:bookmarkStart w:id="710" w:name="_Toc34145194"/>
      <w:bookmarkStart w:id="711" w:name="_Toc34145195"/>
      <w:bookmarkStart w:id="712" w:name="_Toc34145196"/>
      <w:bookmarkStart w:id="713" w:name="_Toc34145197"/>
      <w:bookmarkStart w:id="714" w:name="_Toc34145198"/>
      <w:bookmarkStart w:id="715" w:name="_Toc34145199"/>
      <w:bookmarkStart w:id="716" w:name="_Toc34145200"/>
      <w:bookmarkStart w:id="717" w:name="_Toc34145201"/>
      <w:bookmarkStart w:id="718" w:name="_Toc34145202"/>
      <w:bookmarkStart w:id="719" w:name="_Toc34145203"/>
      <w:bookmarkStart w:id="720" w:name="_Toc34145204"/>
      <w:bookmarkStart w:id="721" w:name="_Toc34145205"/>
      <w:bookmarkStart w:id="722" w:name="_Toc34145206"/>
      <w:bookmarkStart w:id="723" w:name="_Toc34145207"/>
      <w:bookmarkStart w:id="724" w:name="_Toc34145208"/>
      <w:bookmarkStart w:id="725" w:name="_Toc34145209"/>
      <w:bookmarkStart w:id="726" w:name="_Toc34145210"/>
      <w:bookmarkStart w:id="727" w:name="_Toc34145211"/>
      <w:bookmarkStart w:id="728" w:name="_Toc34145212"/>
      <w:bookmarkStart w:id="729" w:name="_Toc34145213"/>
      <w:bookmarkStart w:id="730" w:name="_Toc34145214"/>
      <w:bookmarkStart w:id="731" w:name="_Toc34145215"/>
      <w:bookmarkStart w:id="732" w:name="_Toc34145252"/>
      <w:bookmarkStart w:id="733" w:name="_Toc34145253"/>
      <w:bookmarkStart w:id="734" w:name="_Toc34145254"/>
      <w:bookmarkStart w:id="735" w:name="_Toc34145255"/>
      <w:bookmarkStart w:id="736" w:name="_Toc29188252"/>
      <w:bookmarkStart w:id="737" w:name="_Toc31197266"/>
      <w:bookmarkStart w:id="738" w:name="_Get_Last_Inactive"/>
      <w:bookmarkStart w:id="739" w:name="_Toc34145256"/>
      <w:bookmarkStart w:id="740" w:name="_Toc34145257"/>
      <w:bookmarkStart w:id="741" w:name="_Toc34145258"/>
      <w:bookmarkStart w:id="742" w:name="_Toc34145283"/>
      <w:bookmarkStart w:id="743" w:name="_Toc34145288"/>
      <w:bookmarkStart w:id="744" w:name="_Toc34145289"/>
      <w:bookmarkStart w:id="745" w:name="_Toc34145290"/>
      <w:bookmarkStart w:id="746" w:name="_Toc34145291"/>
      <w:bookmarkStart w:id="747" w:name="_Toc34145292"/>
      <w:bookmarkStart w:id="748" w:name="_Toc34145293"/>
      <w:bookmarkStart w:id="749" w:name="_Toc34145294"/>
      <w:bookmarkStart w:id="750" w:name="_Toc525229485"/>
      <w:bookmarkStart w:id="751" w:name="_Toc34145295"/>
      <w:bookmarkStart w:id="752" w:name="_Toc34145296"/>
      <w:bookmarkStart w:id="753" w:name="_Toc34145297"/>
      <w:bookmarkStart w:id="754" w:name="_Toc34145326"/>
      <w:bookmarkStart w:id="755" w:name="_Toc34145327"/>
      <w:bookmarkStart w:id="756" w:name="_Toc34145338"/>
      <w:bookmarkStart w:id="757" w:name="_Toc34145339"/>
      <w:bookmarkStart w:id="758" w:name="_Toc34145340"/>
      <w:bookmarkStart w:id="759" w:name="_Toc34145341"/>
      <w:bookmarkStart w:id="760" w:name="_Toc34145342"/>
      <w:bookmarkStart w:id="761" w:name="_Toc34145343"/>
      <w:bookmarkStart w:id="762" w:name="_Toc34145344"/>
      <w:bookmarkStart w:id="763" w:name="_Toc34145360"/>
      <w:bookmarkStart w:id="764" w:name="_Toc34145386"/>
      <w:bookmarkStart w:id="765" w:name="_Toc34145387"/>
      <w:bookmarkStart w:id="766" w:name="_Toc34145388"/>
      <w:bookmarkStart w:id="767" w:name="_Toc34145423"/>
      <w:bookmarkStart w:id="768" w:name="_Toc34145424"/>
      <w:bookmarkStart w:id="769" w:name="_Toc34145435"/>
      <w:bookmarkStart w:id="770" w:name="_Toc34145436"/>
      <w:bookmarkStart w:id="771" w:name="_Toc34145437"/>
      <w:bookmarkStart w:id="772" w:name="_Toc34145438"/>
      <w:bookmarkStart w:id="773" w:name="_Toc34145439"/>
      <w:bookmarkStart w:id="774" w:name="_Toc34145440"/>
      <w:bookmarkStart w:id="775" w:name="_Toc34145441"/>
      <w:bookmarkStart w:id="776" w:name="_Toc34145442"/>
      <w:bookmarkStart w:id="777" w:name="_Toc34145443"/>
      <w:bookmarkStart w:id="778" w:name="_Toc34145444"/>
      <w:bookmarkStart w:id="779" w:name="_Toc34145445"/>
      <w:bookmarkStart w:id="780" w:name="_Toc34145446"/>
      <w:bookmarkStart w:id="781" w:name="_Toc34145447"/>
      <w:bookmarkStart w:id="782" w:name="_Toc34145448"/>
      <w:bookmarkStart w:id="783" w:name="_Toc34145449"/>
      <w:bookmarkStart w:id="784" w:name="_Toc34145450"/>
      <w:bookmarkStart w:id="785" w:name="_Toc34145451"/>
      <w:bookmarkStart w:id="786" w:name="_Toc34145452"/>
      <w:bookmarkStart w:id="787" w:name="_Toc34145463"/>
      <w:bookmarkStart w:id="788" w:name="_Toc34145464"/>
      <w:bookmarkStart w:id="789" w:name="_Toc34145465"/>
      <w:bookmarkStart w:id="790" w:name="_Toc34145466"/>
      <w:bookmarkStart w:id="791" w:name="_Toc34145489"/>
      <w:bookmarkStart w:id="792" w:name="_Toc34145490"/>
      <w:bookmarkStart w:id="793" w:name="_Toc34145491"/>
      <w:bookmarkStart w:id="794" w:name="_Toc34145492"/>
      <w:bookmarkStart w:id="795" w:name="_Toc34145493"/>
      <w:bookmarkStart w:id="796" w:name="_Toc34145494"/>
      <w:bookmarkStart w:id="797" w:name="_Toc34145495"/>
      <w:bookmarkStart w:id="798" w:name="_Toc34145496"/>
      <w:bookmarkStart w:id="799" w:name="_Toc34145497"/>
      <w:bookmarkStart w:id="800" w:name="_Toc34145498"/>
      <w:bookmarkStart w:id="801" w:name="_Toc34145499"/>
      <w:bookmarkStart w:id="802" w:name="_Toc34145500"/>
      <w:bookmarkStart w:id="803" w:name="_Toc34145501"/>
      <w:bookmarkStart w:id="804" w:name="_Toc34145502"/>
      <w:bookmarkStart w:id="805" w:name="_Toc34145503"/>
      <w:bookmarkStart w:id="806" w:name="_Toc34145504"/>
      <w:bookmarkStart w:id="807" w:name="_Toc34145505"/>
      <w:bookmarkStart w:id="808" w:name="_Toc34145506"/>
      <w:bookmarkStart w:id="809" w:name="_Toc34145507"/>
      <w:bookmarkStart w:id="810" w:name="_Toc34145508"/>
      <w:bookmarkStart w:id="811" w:name="_Toc34145509"/>
      <w:bookmarkStart w:id="812" w:name="_Toc34145510"/>
      <w:bookmarkStart w:id="813" w:name="_Toc34145511"/>
      <w:bookmarkStart w:id="814" w:name="_Toc34145512"/>
      <w:bookmarkStart w:id="815" w:name="_Toc34145513"/>
      <w:bookmarkStart w:id="816" w:name="_Toc34145514"/>
      <w:bookmarkStart w:id="817" w:name="_Toc34145515"/>
      <w:bookmarkStart w:id="818" w:name="_Toc34145516"/>
      <w:bookmarkStart w:id="819" w:name="_Toc34145517"/>
      <w:bookmarkStart w:id="820" w:name="_Toc34145518"/>
      <w:bookmarkStart w:id="821" w:name="_Toc34145519"/>
      <w:bookmarkStart w:id="822" w:name="_Toc525229489"/>
      <w:bookmarkStart w:id="823" w:name="_Toc525229490"/>
      <w:bookmarkStart w:id="824" w:name="_Toc525229491"/>
      <w:bookmarkStart w:id="825" w:name="_Toc525229492"/>
      <w:bookmarkStart w:id="826" w:name="_Toc525229493"/>
      <w:bookmarkStart w:id="827" w:name="_Toc525229494"/>
      <w:bookmarkStart w:id="828" w:name="_Toc525229495"/>
      <w:bookmarkStart w:id="829" w:name="_Toc525229496"/>
      <w:bookmarkStart w:id="830" w:name="_Toc525229497"/>
      <w:bookmarkStart w:id="831" w:name="_Update_ESHStatus_and"/>
      <w:bookmarkStart w:id="832" w:name="_Update_EST/RRH/PSHStatus"/>
      <w:bookmarkStart w:id="833" w:name="_Toc37849794"/>
      <w:bookmarkStart w:id="834" w:name="_Toc109992999"/>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r>
        <w:t>Update EST</w:t>
      </w:r>
      <w:r w:rsidR="000C20AF">
        <w:t>/</w:t>
      </w:r>
      <w:r>
        <w:t>RRH</w:t>
      </w:r>
      <w:r w:rsidR="000C20AF">
        <w:t>/PSH</w:t>
      </w:r>
      <w:r>
        <w:t>Status</w:t>
      </w:r>
      <w:bookmarkEnd w:id="833"/>
      <w:bookmarkEnd w:id="834"/>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r w:rsidRPr="00ED1087">
              <w:t>ESTStatus</w:t>
            </w:r>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r w:rsidRPr="00ED1087">
              <w:t>RRHStatus</w:t>
            </w:r>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835" w:name="_Toc37849795"/>
      <w:bookmarkStart w:id="836" w:name="_Toc109993000"/>
      <w:r w:rsidRPr="0088191A">
        <w:t>Set EST/RRH/PSHAHAR</w:t>
      </w:r>
      <w:bookmarkEnd w:id="835"/>
      <w:bookmarkEnd w:id="83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Pr>
          <w:b/>
          <w:bCs/>
        </w:rPr>
        <w:t>AHAR</w:t>
      </w:r>
      <w:r>
        <w:t xml:space="preserve"> = 1 </w:t>
      </w:r>
    </w:p>
    <w:p w14:paraId="3913203A" w14:textId="77777777" w:rsidR="00A65AA5" w:rsidRDefault="00A65AA5" w:rsidP="00A65AA5">
      <w:pPr>
        <w:pStyle w:val="ListParagraph"/>
        <w:numPr>
          <w:ilvl w:val="0"/>
          <w:numId w:val="32"/>
        </w:numPr>
      </w:pPr>
      <w:r>
        <w:t>tlsa_HHID.</w:t>
      </w:r>
      <w:r w:rsidRPr="00147F22">
        <w:rPr>
          <w:b/>
          <w:bCs/>
        </w:rPr>
        <w:t>Active</w:t>
      </w:r>
      <w:r w:rsidRPr="00B5418A">
        <w:rPr>
          <w:b/>
          <w:bCs/>
        </w:rPr>
        <w:t>HHType</w:t>
      </w:r>
      <w:r>
        <w:t xml:space="preserve"> = tlsa_Household.</w:t>
      </w:r>
      <w:r w:rsidRPr="00845520">
        <w:rPr>
          <w:b/>
          <w:bCs/>
        </w:rPr>
        <w:t>HHType</w:t>
      </w:r>
      <w:r>
        <w:t>; and</w:t>
      </w:r>
    </w:p>
    <w:p w14:paraId="2DC832EE" w14:textId="77777777" w:rsidR="00A65AA5" w:rsidRDefault="00A65AA5" w:rsidP="00A65AA5">
      <w:pPr>
        <w:pStyle w:val="ListParagraph"/>
        <w:numPr>
          <w:ilvl w:val="0"/>
          <w:numId w:val="32"/>
        </w:numPr>
      </w:pPr>
      <w:r>
        <w:t>tlsa_HHID.</w:t>
      </w:r>
      <w:r>
        <w:rPr>
          <w:b/>
          <w:bCs/>
        </w:rPr>
        <w:t>HoHID</w:t>
      </w:r>
      <w:r>
        <w:t xml:space="preserve"> = tlsa_Household.</w:t>
      </w:r>
      <w:r w:rsidRPr="00845520">
        <w:rPr>
          <w:b/>
          <w:bCs/>
        </w:rPr>
        <w:t>H</w:t>
      </w:r>
      <w:r>
        <w:rPr>
          <w:b/>
          <w:bCs/>
        </w:rPr>
        <w:t>o</w:t>
      </w:r>
      <w:r w:rsidRPr="00845520">
        <w:rPr>
          <w:b/>
          <w:bCs/>
        </w:rPr>
        <w:t>H</w:t>
      </w:r>
      <w:r>
        <w:rPr>
          <w:b/>
          <w:bCs/>
        </w:rPr>
        <w:t>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837" w:name="_Toc37849796"/>
      <w:bookmarkStart w:id="838" w:name="_Toc109993001"/>
      <w:r>
        <w:lastRenderedPageBreak/>
        <w:t>Set SystemPath for LSAHousehold</w:t>
      </w:r>
      <w:bookmarkEnd w:id="837"/>
      <w:bookmarkEnd w:id="838"/>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39" w:name="_HMIS_Business_Logic:_3"/>
      <w:bookmarkStart w:id="840" w:name="_Toc37849797"/>
      <w:bookmarkStart w:id="841" w:name="_Toc109993002"/>
      <w:bookmarkEnd w:id="839"/>
      <w:r>
        <w:lastRenderedPageBreak/>
        <w:t>LSAHousehold</w:t>
      </w:r>
      <w:bookmarkEnd w:id="840"/>
      <w:bookmarkEnd w:id="84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42" w:name="_HMIS_Business_Logic:_5"/>
      <w:bookmarkStart w:id="843" w:name="_Toc37849798"/>
      <w:bookmarkStart w:id="844" w:name="_Toc109993003"/>
      <w:bookmarkEnd w:id="842"/>
      <w:r w:rsidRPr="00C52062">
        <w:lastRenderedPageBreak/>
        <w:t>HMIS Business Logic</w:t>
      </w:r>
      <w:r>
        <w:t>:</w:t>
      </w:r>
      <w:r w:rsidR="005A642F">
        <w:t xml:space="preserve"> </w:t>
      </w:r>
      <w:r>
        <w:t>LSAExit</w:t>
      </w:r>
      <w:bookmarkEnd w:id="843"/>
      <w:bookmarkEnd w:id="844"/>
    </w:p>
    <w:p w14:paraId="73967B66" w14:textId="71A17AB4" w:rsidR="007B5290" w:rsidRDefault="007B5290" w:rsidP="007B5290">
      <w:bookmarkStart w:id="845" w:name="_Toc34145524"/>
      <w:bookmarkStart w:id="846" w:name="_Toc34145525"/>
      <w:bookmarkStart w:id="847" w:name="_Toc34145526"/>
      <w:bookmarkStart w:id="848" w:name="_Toc34145527"/>
      <w:bookmarkEnd w:id="845"/>
      <w:bookmarkEnd w:id="846"/>
      <w:bookmarkEnd w:id="847"/>
      <w:bookmarkEnd w:id="84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49" w:name="_Identify_Qualifying_Exits"/>
      <w:bookmarkStart w:id="850" w:name="_Toc37849799"/>
      <w:bookmarkStart w:id="851" w:name="_Toc109993004"/>
      <w:bookmarkEnd w:id="849"/>
      <w:r>
        <w:t xml:space="preserve">Identify </w:t>
      </w:r>
      <w:r w:rsidR="0031059A">
        <w:t>Qualifying</w:t>
      </w:r>
      <w:r w:rsidR="00D96057">
        <w:t xml:space="preserve"> Exits</w:t>
      </w:r>
      <w:r w:rsidR="002C5DCB">
        <w:t xml:space="preserve"> </w:t>
      </w:r>
      <w:r w:rsidR="00DB35F0">
        <w:t>in Exit Cohort Periods</w:t>
      </w:r>
      <w:bookmarkEnd w:id="850"/>
      <w:bookmarkEnd w:id="85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852" w:name="_Toc37973285"/>
      <w:bookmarkStart w:id="853" w:name="_Toc37973840"/>
      <w:bookmarkStart w:id="854" w:name="_Toc37974391"/>
      <w:bookmarkStart w:id="855" w:name="_Toc37974943"/>
      <w:bookmarkStart w:id="856" w:name="_Toc37973841"/>
      <w:bookmarkStart w:id="857" w:name="_Toc37974392"/>
      <w:bookmarkStart w:id="858" w:name="_Toc37974944"/>
      <w:bookmarkStart w:id="859" w:name="_Toc31197276"/>
      <w:bookmarkStart w:id="860" w:name="_Toc31197277"/>
      <w:bookmarkStart w:id="861" w:name="_Toc31197278"/>
      <w:bookmarkStart w:id="862" w:name="_Toc31197279"/>
      <w:bookmarkStart w:id="863" w:name="_Toc31197280"/>
      <w:bookmarkStart w:id="864" w:name="_Toc31197281"/>
      <w:bookmarkStart w:id="865" w:name="_Toc37973417"/>
      <w:bookmarkStart w:id="866" w:name="_Toc37973970"/>
      <w:bookmarkStart w:id="867" w:name="_Toc37974521"/>
      <w:bookmarkStart w:id="868" w:name="_Toc37975073"/>
      <w:bookmarkStart w:id="869" w:name="_Toc37849800"/>
      <w:bookmarkStart w:id="870" w:name="_Toc109993005"/>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r>
        <w:t xml:space="preserve">Select </w:t>
      </w:r>
      <w:r w:rsidR="00BE4030">
        <w:t>Reportable Exits</w:t>
      </w:r>
      <w:bookmarkEnd w:id="869"/>
      <w:bookmarkEnd w:id="87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61C65258"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71" w:name="_Toc34145531"/>
      <w:bookmarkStart w:id="872" w:name="_Toc34145532"/>
      <w:bookmarkStart w:id="873" w:name="_Toc34145533"/>
      <w:bookmarkStart w:id="874" w:name="_Toc34145534"/>
      <w:bookmarkStart w:id="875" w:name="_Toc34145555"/>
      <w:bookmarkStart w:id="876" w:name="_Toc34145628"/>
      <w:bookmarkStart w:id="877" w:name="_Toc34145629"/>
      <w:bookmarkStart w:id="878" w:name="_Toc34145630"/>
      <w:bookmarkStart w:id="879" w:name="_Toc34145631"/>
      <w:bookmarkStart w:id="880" w:name="_Toc34145632"/>
      <w:bookmarkStart w:id="881" w:name="_Toc34145633"/>
      <w:bookmarkStart w:id="882" w:name="_Toc34145674"/>
      <w:bookmarkStart w:id="883" w:name="_Toc37849801"/>
      <w:bookmarkStart w:id="884" w:name="_Toc109993006"/>
      <w:bookmarkEnd w:id="871"/>
      <w:bookmarkEnd w:id="872"/>
      <w:bookmarkEnd w:id="873"/>
      <w:bookmarkEnd w:id="874"/>
      <w:bookmarkEnd w:id="875"/>
      <w:bookmarkEnd w:id="876"/>
      <w:bookmarkEnd w:id="877"/>
      <w:bookmarkEnd w:id="878"/>
      <w:bookmarkEnd w:id="879"/>
      <w:bookmarkEnd w:id="880"/>
      <w:bookmarkEnd w:id="881"/>
      <w:bookmarkEnd w:id="882"/>
      <w:r>
        <w:lastRenderedPageBreak/>
        <w:t xml:space="preserve">Set </w:t>
      </w:r>
      <w:r w:rsidR="0018056C" w:rsidRPr="00655B0F">
        <w:t>ReturnTime</w:t>
      </w:r>
      <w:r>
        <w:t xml:space="preserve"> for Exit Cohort Households</w:t>
      </w:r>
      <w:bookmarkEnd w:id="883"/>
      <w:bookmarkEnd w:id="884"/>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lastRenderedPageBreak/>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85" w:name="_Toc511182504"/>
      <w:bookmarkStart w:id="886" w:name="_Set_Population_Identifiers"/>
      <w:bookmarkStart w:id="887" w:name="_Toc78368774"/>
      <w:bookmarkStart w:id="888" w:name="_Toc109993007"/>
      <w:bookmarkStart w:id="889" w:name="_Toc37849802"/>
      <w:bookmarkEnd w:id="885"/>
      <w:bookmarkEnd w:id="886"/>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87"/>
      <w:bookmarkEnd w:id="88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r>
              <w:rPr>
                <w:b/>
                <w:bCs/>
              </w:rPr>
              <w:t>tlsa_CohortDates</w:t>
            </w:r>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r>
              <w:t>Cohort</w:t>
            </w:r>
            <w:r w:rsidRPr="00A366EB">
              <w:t>End</w:t>
            </w:r>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r>
              <w:rPr>
                <w:b/>
                <w:bCs/>
              </w:rPr>
              <w:t>tlsa_HHID</w:t>
            </w:r>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r>
              <w:t>HouseholdID</w:t>
            </w:r>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r>
              <w:t>EntryDate</w:t>
            </w:r>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r>
              <w:t>MoveInDate</w:t>
            </w:r>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r w:rsidRPr="005F4836">
              <w:t>ExitDate</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r>
              <w:t>ActiveAge</w:t>
            </w:r>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r w:rsidRPr="000D5A2E">
              <w:rPr>
                <w:b/>
                <w:bCs/>
              </w:rPr>
              <w:t>hmis_Enrollment</w:t>
            </w:r>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r w:rsidRPr="00172D43">
              <w:t>EntryDate</w:t>
            </w:r>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r w:rsidRPr="00172D43">
              <w:t>TimesHomelessPastThreeYears</w:t>
            </w:r>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r>
              <w:rPr>
                <w:b/>
                <w:bCs/>
              </w:rPr>
              <w:t>DisabilityStatus</w:t>
            </w:r>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r w:rsidRPr="005F4836">
              <w:rPr>
                <w:b/>
                <w:bCs/>
              </w:rPr>
              <w:t>CHStart</w:t>
            </w:r>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r w:rsidRPr="005F4836">
              <w:rPr>
                <w:b/>
                <w:bCs/>
              </w:rPr>
              <w:t>LastActive</w:t>
            </w:r>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00845520">
        <w:rPr>
          <w:b/>
          <w:bCs/>
        </w:rPr>
        <w:t>ExitFrom</w:t>
      </w:r>
      <w:r w:rsidR="00DB780E">
        <w:t xml:space="preserve"> &lt;&gt; 3 or tlsa_HHID.</w:t>
      </w:r>
      <w:r w:rsidR="00DB780E" w:rsidRPr="00845520">
        <w:rPr>
          <w:b/>
          <w:bCs/>
        </w:rPr>
        <w:t>EntryDate</w:t>
      </w:r>
      <w:r w:rsidR="00DB780E">
        <w:t xml:space="preserve"> &gt; [tlsa_HHID.</w:t>
      </w:r>
      <w:r w:rsidR="00DB780E" w:rsidRPr="00845520">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00845520">
        <w:rPr>
          <w:b/>
          <w:bCs/>
        </w:rPr>
        <w:t>ExitFrom</w:t>
      </w:r>
      <w:r w:rsidR="00DB780E">
        <w:t xml:space="preserve"> not in (5,6) or</w:t>
      </w:r>
      <w:r w:rsidR="00DB780E" w:rsidRPr="007F0371">
        <w:t xml:space="preserve"> </w:t>
      </w:r>
      <w:r w:rsidR="00DB780E">
        <w:t>tlsa_HHID.</w:t>
      </w:r>
      <w:r w:rsidR="00DB780E" w:rsidRPr="00845520">
        <w:rPr>
          <w:b/>
          <w:bCs/>
        </w:rPr>
        <w:t>MoveInDate</w:t>
      </w:r>
      <w:r w:rsidR="00DB780E">
        <w:t xml:space="preserve"> &gt; [tlsa_HHID.</w:t>
      </w:r>
      <w:r w:rsidR="00DB780E" w:rsidRPr="00845520">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00845520">
        <w:rPr>
          <w:b/>
          <w:bCs/>
        </w:rPr>
        <w:t>HouseholdID</w:t>
      </w:r>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00845520">
        <w:rPr>
          <w:b/>
          <w:bCs/>
        </w:rPr>
        <w:t>ExitDate</w:t>
      </w:r>
      <w:r w:rsidR="005846C0">
        <w:t xml:space="preserve"> &gt;= </w:t>
      </w:r>
      <w:r w:rsidR="005846C0" w:rsidRPr="00845520">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lastRenderedPageBreak/>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2BAC1E7D" w:rsidR="005846C0" w:rsidRDefault="005756BF" w:rsidP="005846C0">
      <w:pPr>
        <w:pStyle w:val="Heading4"/>
      </w:pPr>
      <w:r>
        <w:t xml:space="preserve"> </w:t>
      </w:r>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076A3466"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r w:rsidRPr="005F4836">
              <w:t>CHTime</w:t>
            </w:r>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0487905">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90" w:name="_Toc78368775"/>
      <w:bookmarkStart w:id="891"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90"/>
      <w:bookmarkEnd w:id="891"/>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r>
              <w:t>CHStart</w:t>
            </w:r>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r>
              <w:t>LastActive</w:t>
            </w:r>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r>
              <w:t>CHTime</w:t>
            </w:r>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r w:rsidRPr="0024095A">
              <w:t>LSAProjectType</w:t>
            </w:r>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r w:rsidRPr="005F4836">
              <w:rPr>
                <w:b/>
                <w:bCs/>
              </w:rPr>
              <w:t>PersonalD</w:t>
            </w:r>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00845520">
        <w:rPr>
          <w:b/>
          <w:bCs/>
        </w:rPr>
        <w:t>ExitDate</w:t>
      </w:r>
      <w:r>
        <w:t xml:space="preserve"> &gt; the earliest </w:t>
      </w:r>
      <w:r w:rsidRPr="00845520">
        <w:rPr>
          <w:b/>
          <w:bCs/>
        </w:rPr>
        <w:t>CHStart</w:t>
      </w:r>
      <w:r>
        <w:t>; and</w:t>
      </w:r>
    </w:p>
    <w:p w14:paraId="46A88EAC" w14:textId="1F5E1515" w:rsidR="00000131" w:rsidRDefault="002D1351" w:rsidP="005846C0">
      <w:pPr>
        <w:pStyle w:val="ListParagraph"/>
        <w:numPr>
          <w:ilvl w:val="0"/>
          <w:numId w:val="32"/>
        </w:numPr>
      </w:pPr>
      <w:r>
        <w:t>[Date] &lt; tlsa_Enrollment.</w:t>
      </w:r>
      <w:r w:rsidRPr="00845520">
        <w:rPr>
          <w:b/>
          <w:bCs/>
        </w:rPr>
        <w:t>ExitDate</w:t>
      </w:r>
      <w:r>
        <w:rPr>
          <w:b/>
          <w:bCs/>
        </w:rPr>
        <w:t>; and</w:t>
      </w:r>
    </w:p>
    <w:p w14:paraId="57C048F1" w14:textId="77777777" w:rsidR="005846C0" w:rsidRDefault="005846C0" w:rsidP="005846C0">
      <w:pPr>
        <w:pStyle w:val="ListParagraph"/>
        <w:numPr>
          <w:ilvl w:val="0"/>
          <w:numId w:val="32"/>
        </w:numPr>
      </w:pPr>
      <w:r>
        <w:t xml:space="preserve">[Date] between earliest </w:t>
      </w:r>
      <w:r w:rsidRPr="00845520">
        <w:rPr>
          <w:b/>
          <w:bCs/>
        </w:rPr>
        <w:t>CHStart</w:t>
      </w:r>
      <w:r>
        <w:rPr>
          <w:b/>
          <w:bCs/>
        </w:rPr>
        <w:t xml:space="preserve"> </w:t>
      </w:r>
      <w:r>
        <w:t xml:space="preserve">and latest </w:t>
      </w:r>
      <w:r>
        <w:rPr>
          <w:b/>
          <w:bCs/>
        </w:rPr>
        <w:t>LastActive;</w:t>
      </w:r>
      <w:r w:rsidRPr="00845520">
        <w:t xml:space="preserve"> and</w:t>
      </w:r>
      <w:r>
        <w:t xml:space="preserve"> </w:t>
      </w:r>
    </w:p>
    <w:p w14:paraId="06BB387F" w14:textId="10A663E8"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892" w:name="_Toc78368776"/>
      <w:bookmarkStart w:id="893"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92"/>
      <w:bookmarkEnd w:id="893"/>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r w:rsidRPr="00AB2970">
              <w:rPr>
                <w:rFonts w:cs="Times New Roman"/>
                <w:bCs/>
              </w:rPr>
              <w:t>CHStart</w:t>
            </w:r>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r>
              <w:t>LastActive</w:t>
            </w:r>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r>
              <w:t>CHTime</w:t>
            </w:r>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r w:rsidRPr="0049288A">
              <w:t>LSAProjectType</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r w:rsidRPr="006B4F91">
              <w:rPr>
                <w:b/>
                <w:bCs/>
              </w:rPr>
              <w:t>PersonalD</w:t>
            </w:r>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r>
              <w:rPr>
                <w:b/>
                <w:bCs/>
              </w:rPr>
              <w:t>ESSHStreetDate</w:t>
            </w:r>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5AD9B20F" w:rsidR="005846C0" w:rsidRPr="00267838" w:rsidRDefault="005846C0" w:rsidP="005846C0">
      <w:pPr>
        <w:pStyle w:val="ListParagraph"/>
        <w:numPr>
          <w:ilvl w:val="5"/>
          <w:numId w:val="58"/>
        </w:numPr>
      </w:pPr>
      <w:r w:rsidRPr="003C4035">
        <w:t>BedNightDate</w:t>
      </w:r>
      <w:r>
        <w:t xml:space="preserve"> </w:t>
      </w:r>
      <w:r>
        <w:rPr>
          <w:iCs/>
        </w:rPr>
        <w:t xml:space="preserve">&gt;= </w:t>
      </w:r>
      <w:del w:id="894" w:author="Molly McEvilley" w:date="2022-07-28T10:35:00Z">
        <w:r w:rsidDel="005A6BF7">
          <w:rPr>
            <w:iCs/>
          </w:rPr>
          <w:delText>10/1/2012</w:delText>
        </w:r>
      </w:del>
      <w:ins w:id="895" w:author="Molly McEvilley" w:date="2022-07-28T10:35:00Z">
        <w:r w:rsidR="005A6BF7" w:rsidRPr="005A6BF7">
          <w:rPr>
            <w:iCs/>
            <w:u w:val="words"/>
          </w:rPr>
          <w:t>LookbackDate</w:t>
        </w:r>
      </w:ins>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70237F50"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1CD8122E"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766132B0"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5170291F"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in (3,13)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96" w:name="_Toc78368777"/>
      <w:bookmarkStart w:id="897"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96"/>
      <w:bookmarkEnd w:id="897"/>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r w:rsidRPr="00970494">
              <w:t>PersonalID</w:t>
            </w:r>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r w:rsidRPr="00970494">
              <w:t>episodeStart</w:t>
            </w:r>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r w:rsidRPr="00970494">
              <w:t>episodeEnd</w:t>
            </w:r>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98" w:name="_Toc78368778"/>
      <w:bookmarkStart w:id="899"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98"/>
      <w:bookmarkEnd w:id="899"/>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r w:rsidRPr="005F4836">
              <w:t>episodeStart</w:t>
            </w:r>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r w:rsidRPr="005F4836">
              <w:t>episodeEnd</w:t>
            </w:r>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r w:rsidRPr="005F4836">
              <w:t>episodeDays</w:t>
            </w:r>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900" w:name="_Toc109993012"/>
      <w:r>
        <w:t>Set Population Identifiers for Exit Cohort Households</w:t>
      </w:r>
      <w:bookmarkEnd w:id="889"/>
      <w:bookmarkEnd w:id="900"/>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r>
              <w:t>NativeHIOtherPacific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w:t>
      </w:r>
      <w:r w:rsidR="00A92FCB" w:rsidRPr="00222D75">
        <w:rPr>
          <w:b/>
          <w:bCs/>
          <w:iCs/>
        </w:rPr>
        <w:t>DVStatus</w:t>
      </w:r>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r w:rsidRPr="00845520">
        <w:rPr>
          <w:b/>
          <w:bCs/>
        </w:rPr>
        <w:t>ActiveAge</w:t>
      </w:r>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01" w:name="_Toc37849803"/>
      <w:bookmarkStart w:id="902" w:name="_Toc109993013"/>
      <w:r>
        <w:t xml:space="preserve">Set </w:t>
      </w:r>
      <w:r w:rsidR="001C6307">
        <w:t xml:space="preserve">System Engagement </w:t>
      </w:r>
      <w:r w:rsidR="00EB1AA1">
        <w:t>Stat</w:t>
      </w:r>
      <w:r w:rsidR="001C6307">
        <w:t>us</w:t>
      </w:r>
      <w:r w:rsidR="00EB1AA1">
        <w:t xml:space="preserve"> for Exit Cohort Households</w:t>
      </w:r>
      <w:bookmarkEnd w:id="901"/>
      <w:bookmarkEnd w:id="90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903"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903"/>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04" w:name="_Set_SystemPath_for"/>
      <w:bookmarkEnd w:id="904"/>
    </w:p>
    <w:p w14:paraId="041815E9" w14:textId="3310CFE4" w:rsidR="0034252A" w:rsidRPr="00000B20" w:rsidRDefault="0034252A" w:rsidP="0088191A">
      <w:pPr>
        <w:pStyle w:val="Heading2"/>
      </w:pPr>
      <w:bookmarkStart w:id="905" w:name="_Toc37973422"/>
      <w:bookmarkStart w:id="906" w:name="_Toc37973975"/>
      <w:bookmarkStart w:id="907" w:name="_Toc37974526"/>
      <w:bookmarkStart w:id="908" w:name="_Toc37975078"/>
      <w:bookmarkStart w:id="909" w:name="_Toc37973500"/>
      <w:bookmarkStart w:id="910" w:name="_Toc37974053"/>
      <w:bookmarkStart w:id="911" w:name="_Toc37974604"/>
      <w:bookmarkStart w:id="912" w:name="_Toc37975156"/>
      <w:bookmarkStart w:id="913" w:name="_Toc37973564"/>
      <w:bookmarkStart w:id="914" w:name="_Toc37974117"/>
      <w:bookmarkStart w:id="915" w:name="_Toc37974668"/>
      <w:bookmarkStart w:id="916" w:name="_Toc37975157"/>
      <w:bookmarkStart w:id="917" w:name="_Toc37975196"/>
      <w:bookmarkStart w:id="918" w:name="_Toc37849805"/>
      <w:bookmarkStart w:id="919" w:name="_Toc109993014"/>
      <w:bookmarkEnd w:id="653"/>
      <w:bookmarkEnd w:id="905"/>
      <w:bookmarkEnd w:id="906"/>
      <w:bookmarkEnd w:id="907"/>
      <w:bookmarkEnd w:id="908"/>
      <w:bookmarkEnd w:id="909"/>
      <w:bookmarkEnd w:id="910"/>
      <w:bookmarkEnd w:id="911"/>
      <w:bookmarkEnd w:id="912"/>
      <w:bookmarkEnd w:id="913"/>
      <w:bookmarkEnd w:id="914"/>
      <w:bookmarkEnd w:id="915"/>
      <w:bookmarkEnd w:id="916"/>
      <w:bookmarkEnd w:id="917"/>
      <w:r w:rsidRPr="00000B20">
        <w:lastRenderedPageBreak/>
        <w:t>Last Inactive Date</w:t>
      </w:r>
      <w:r w:rsidR="00343642" w:rsidRPr="00000B20">
        <w:t xml:space="preserve"> for Exit Cohorts</w:t>
      </w:r>
      <w:bookmarkEnd w:id="918"/>
      <w:bookmarkEnd w:id="91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w:t>
            </w:r>
            <w:del w:id="920" w:author="Molly McEvilley" w:date="2022-07-28T10:35:00Z">
              <w:r w:rsidRPr="00DE4A2E" w:rsidDel="005A6BF7">
                <w:delText>10/1/2012</w:delText>
              </w:r>
            </w:del>
            <w:ins w:id="921" w:author="Molly McEvilley" w:date="2022-07-28T10:35:00Z">
              <w:r w:rsidR="005A6BF7" w:rsidRPr="005A6BF7">
                <w:rPr>
                  <w:u w:val="words"/>
                </w:rPr>
                <w:t>LookbackDate</w:t>
              </w:r>
            </w:ins>
            <w:r w:rsidRPr="00DE4A2E">
              <w:t xml:space="preserve"> and </w:t>
            </w:r>
            <w:r w:rsidR="006637F2" w:rsidRPr="00372FA1">
              <w:rPr>
                <w:b/>
                <w:bCs/>
              </w:rPr>
              <w:t>CohortEnd</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006637F2" w:rsidRPr="00372FA1">
              <w:rPr>
                <w:b/>
                <w:bCs/>
              </w:rPr>
              <w:t>CohortEnd</w:t>
            </w:r>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006637F2" w:rsidRPr="00372FA1">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r w:rsidRPr="0092505D">
        <w:rPr>
          <w:b/>
        </w:rPr>
        <w:t>LastInactive</w:t>
      </w:r>
      <w:r w:rsidRPr="0092505D">
        <w:t xml:space="preserve"> is the later of </w:t>
      </w:r>
      <w:del w:id="922" w:author="Molly McEvilley" w:date="2022-07-28T11:52:00Z">
        <w:r w:rsidRPr="0092505D" w:rsidDel="00EA147A">
          <w:delText>9/30/2012</w:delText>
        </w:r>
      </w:del>
      <w:ins w:id="923" w:author="Molly McEvilley" w:date="2022-07-28T11:52:00Z">
        <w:r w:rsidR="00EA147A">
          <w:t>[</w:t>
        </w:r>
        <w:r w:rsidR="00EA147A">
          <w:rPr>
            <w:u w:val="single"/>
          </w:rPr>
          <w:t xml:space="preserve">LookbackDate </w:t>
        </w:r>
      </w:ins>
      <w:ins w:id="924"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25" w:name="_Toc37849806"/>
      <w:bookmarkStart w:id="926" w:name="_Toc109993015"/>
      <w:r w:rsidRPr="00000B20">
        <w:t>Set SystemPath for LSAExit</w:t>
      </w:r>
      <w:bookmarkEnd w:id="925"/>
      <w:bookmarkEnd w:id="926"/>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46116916" w14:textId="2E0447BF" w:rsidR="00206475" w:rsidRPr="00206475" w:rsidDel="00311BB3" w:rsidRDefault="00206475" w:rsidP="0030608E">
      <w:pPr>
        <w:pStyle w:val="ListParagraph"/>
        <w:numPr>
          <w:ilvl w:val="0"/>
          <w:numId w:val="53"/>
        </w:numPr>
        <w:rPr>
          <w:del w:id="927" w:author="Molly McEvilley" w:date="2022-07-28T11:54:00Z"/>
        </w:rPr>
      </w:pPr>
      <w:r>
        <w:rPr>
          <w:bCs/>
        </w:rPr>
        <w:t xml:space="preserve">Any part of the enrollment is after </w:t>
      </w:r>
      <w:r w:rsidRPr="00206475">
        <w:rPr>
          <w:b/>
        </w:rPr>
        <w:t>LastInactive</w:t>
      </w:r>
      <w:r>
        <w:rPr>
          <w:bCs/>
        </w:rPr>
        <w:t xml:space="preserve">; </w:t>
      </w:r>
      <w:del w:id="928"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29" w:author="Molly McEvilley" w:date="2022-07-28T11:54:00Z"/>
        </w:rPr>
      </w:pPr>
      <w:commentRangeStart w:id="930"/>
      <w:del w:id="931"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32" w:author="Molly McEvilley" w:date="2022-07-28T11:54:00Z">
          <w:pPr>
            <w:pStyle w:val="ListParagraph"/>
            <w:numPr>
              <w:ilvl w:val="1"/>
              <w:numId w:val="53"/>
            </w:numPr>
            <w:ind w:left="1440"/>
          </w:pPr>
        </w:pPrChange>
      </w:pPr>
      <w:del w:id="933"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30"/>
      <w:r w:rsidR="00311BB3">
        <w:rPr>
          <w:rStyle w:val="CommentReference"/>
          <w:rFonts w:eastAsiaTheme="minorHAnsi" w:cstheme="minorBidi"/>
        </w:rPr>
        <w:commentReference w:id="930"/>
      </w:r>
      <w:del w:id="934" w:author="Molly McEvilley" w:date="2022-07-28T11:54:00Z">
        <w:r w:rsidDel="00311BB3">
          <w:rPr>
            <w:bCs/>
          </w:rPr>
          <w:delText>]</w:delText>
        </w:r>
      </w:del>
      <w:ins w:id="935" w:author="Molly McEvilley" w:date="2022-07-28T11:54:00Z">
        <w:r w:rsidR="00311BB3">
          <w:rPr>
            <w:bCs/>
          </w:rPr>
          <w:t>and</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Pr>
                <w:b w:val="0"/>
                <w:bCs w:val="0"/>
              </w:rPr>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36" w:name="_LSACalculated_Population_Identifier_1"/>
      <w:bookmarkStart w:id="937" w:name="_Toc31197328"/>
      <w:bookmarkStart w:id="938" w:name="_Toc31197329"/>
      <w:bookmarkStart w:id="939" w:name="_Toc31197330"/>
      <w:bookmarkStart w:id="940" w:name="_Toc31197331"/>
      <w:bookmarkStart w:id="941" w:name="_Toc31197332"/>
      <w:bookmarkStart w:id="942" w:name="_Toc31197333"/>
      <w:bookmarkStart w:id="943" w:name="_Toc31197334"/>
      <w:bookmarkStart w:id="944" w:name="_Toc31197335"/>
      <w:bookmarkStart w:id="945" w:name="_Toc31197336"/>
      <w:bookmarkStart w:id="946" w:name="_Toc511743960"/>
      <w:bookmarkStart w:id="947" w:name="_Toc511743961"/>
      <w:bookmarkStart w:id="948" w:name="_Toc511743962"/>
      <w:bookmarkStart w:id="949" w:name="_Toc511743983"/>
      <w:bookmarkStart w:id="950" w:name="_Toc511743984"/>
      <w:bookmarkStart w:id="951" w:name="_Toc511743985"/>
      <w:bookmarkStart w:id="952" w:name="_Toc511743986"/>
      <w:bookmarkStart w:id="953" w:name="_Toc511743987"/>
      <w:bookmarkStart w:id="954" w:name="_Toc511743988"/>
      <w:bookmarkStart w:id="955" w:name="_Toc511743989"/>
      <w:bookmarkStart w:id="956" w:name="_Toc511743990"/>
      <w:bookmarkStart w:id="957" w:name="_Toc511744006"/>
      <w:bookmarkStart w:id="958" w:name="_Toc511744007"/>
      <w:bookmarkStart w:id="959" w:name="_Toc511744008"/>
      <w:bookmarkStart w:id="960" w:name="_Toc511744009"/>
      <w:bookmarkStart w:id="961" w:name="_Get_LSACalculated_Population"/>
      <w:bookmarkStart w:id="962" w:name="_LSACalculated_Population_Identifier"/>
      <w:bookmarkStart w:id="963" w:name="_Toc31197397"/>
      <w:bookmarkStart w:id="964" w:name="_Toc31197398"/>
      <w:bookmarkStart w:id="965" w:name="_Toc31197399"/>
      <w:bookmarkStart w:id="966" w:name="_Toc31197400"/>
      <w:bookmarkStart w:id="967" w:name="_Toc31197401"/>
      <w:bookmarkStart w:id="968" w:name="_Toc31197402"/>
      <w:bookmarkStart w:id="969" w:name="_Toc31197403"/>
      <w:bookmarkStart w:id="970" w:name="_Toc31197404"/>
      <w:bookmarkStart w:id="971" w:name="_Toc31197405"/>
      <w:bookmarkStart w:id="972" w:name="_Toc511744151"/>
      <w:bookmarkStart w:id="973" w:name="_Toc511744152"/>
      <w:bookmarkStart w:id="974" w:name="_Toc511744153"/>
      <w:bookmarkStart w:id="975" w:name="_Toc511744154"/>
      <w:bookmarkStart w:id="976" w:name="_Toc511744155"/>
      <w:bookmarkStart w:id="977" w:name="_Toc511744156"/>
      <w:bookmarkStart w:id="978" w:name="_Toc511744181"/>
      <w:bookmarkStart w:id="979" w:name="_Toc511744182"/>
      <w:bookmarkStart w:id="980" w:name="_Toc511744250"/>
      <w:bookmarkStart w:id="981" w:name="_Toc511744251"/>
      <w:bookmarkStart w:id="982" w:name="_Toc511744252"/>
      <w:bookmarkStart w:id="983" w:name="_Toc31197822"/>
      <w:bookmarkStart w:id="984" w:name="_Toc31197823"/>
      <w:bookmarkStart w:id="985" w:name="_Toc31197824"/>
      <w:bookmarkStart w:id="986" w:name="_Toc31197825"/>
      <w:bookmarkStart w:id="987" w:name="_Toc31197826"/>
      <w:bookmarkStart w:id="988" w:name="_Toc31197827"/>
      <w:bookmarkStart w:id="989" w:name="_Toc31197828"/>
      <w:bookmarkStart w:id="990" w:name="_Toc31197829"/>
      <w:bookmarkStart w:id="991" w:name="_Toc31197830"/>
      <w:bookmarkStart w:id="992" w:name="_Toc511744338"/>
      <w:bookmarkStart w:id="993" w:name="_Toc31198235"/>
      <w:bookmarkStart w:id="994" w:name="_Toc37849807"/>
      <w:bookmarkStart w:id="995" w:name="_Toc109993016"/>
      <w:bookmarkStart w:id="996" w:name="_Toc506721211"/>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r>
        <w:lastRenderedPageBreak/>
        <w:t>LSAExit</w:t>
      </w:r>
      <w:bookmarkEnd w:id="994"/>
      <w:bookmarkEnd w:id="995"/>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97" w:name="_HMIS_Business_Logic:_6"/>
      <w:bookmarkStart w:id="998" w:name="_Toc37849808"/>
      <w:bookmarkEnd w:id="99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9" w:name="_Toc109993017"/>
      <w:r w:rsidRPr="00C52062">
        <w:lastRenderedPageBreak/>
        <w:t>HMIS Business Logic</w:t>
      </w:r>
      <w:r>
        <w:t>: LSACalculated</w:t>
      </w:r>
      <w:bookmarkEnd w:id="998"/>
      <w:r w:rsidR="00751B37">
        <w:t xml:space="preserve"> Averages</w:t>
      </w:r>
      <w:bookmarkEnd w:id="999"/>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1000" w:name="_Toc78368785"/>
      <w:bookmarkStart w:id="1001" w:name="_Toc109993018"/>
      <w:r>
        <w:t>LSACalculated Columns</w:t>
      </w:r>
      <w:bookmarkEnd w:id="1000"/>
      <w:bookmarkEnd w:id="1001"/>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Counts of people and households (rows 53-56) - active and 4 point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37F4AED7" w:rsidR="006F0577" w:rsidDel="0067154B" w:rsidRDefault="00751B37">
            <w:pPr>
              <w:pStyle w:val="NoSpacing"/>
              <w:numPr>
                <w:ilvl w:val="0"/>
                <w:numId w:val="97"/>
              </w:numPr>
              <w:ind w:left="239" w:hanging="239"/>
              <w:rPr>
                <w:del w:id="1002" w:author="Molly McEvilley" w:date="2022-08-18T09:19:00Z"/>
              </w:rPr>
            </w:pPr>
            <w:r>
              <w:t>Data quality reporting in rows 58-</w:t>
            </w:r>
            <w:del w:id="1003" w:author="Molly McEvilley" w:date="2022-08-18T09:19:00Z">
              <w:r w:rsidDel="0067154B">
                <w:delText xml:space="preserve">61 </w:delText>
              </w:r>
            </w:del>
            <w:ins w:id="1004" w:author="Molly McEvilley" w:date="2022-08-18T09:19:00Z">
              <w:r w:rsidR="0067154B">
                <w:t xml:space="preserve">62 </w:t>
              </w:r>
            </w:ins>
            <w:del w:id="1005"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1006" w:author="Molly McEvilley" w:date="2022-08-18T09:19:00Z">
              <w:r w:rsidDel="0067154B">
                <w:delText xml:space="preserve">Data quality </w:delText>
              </w:r>
              <w:r w:rsidR="00751B37" w:rsidDel="0067154B">
                <w:delText xml:space="preserve">row 62 </w:delText>
              </w:r>
              <w:r w:rsidDel="0067154B">
                <w:delText xml:space="preserve">– </w:delText>
              </w:r>
            </w:del>
            <w:ins w:id="1007"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All(0),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r w:rsidRPr="003A0FA0">
              <w:t>SystemPath</w:t>
            </w:r>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r w:rsidRPr="003A0FA0">
              <w:t>ReportRow</w:t>
            </w:r>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Must match LSAReport.</w:t>
            </w:r>
            <w:r w:rsidRPr="00845520">
              <w:rPr>
                <w:b/>
                <w:bCs/>
              </w:rPr>
              <w:t>ReportID</w:t>
            </w:r>
          </w:p>
        </w:tc>
      </w:tr>
    </w:tbl>
    <w:p w14:paraId="29AB427D" w14:textId="77777777" w:rsidR="00751B37" w:rsidRDefault="00751B37" w:rsidP="00751B37">
      <w:pPr>
        <w:pStyle w:val="Heading2"/>
      </w:pPr>
      <w:bookmarkStart w:id="1008" w:name="_Toc78368786"/>
      <w:bookmarkStart w:id="1009" w:name="_Toc78368787"/>
      <w:bookmarkStart w:id="1010" w:name="_Toc109993019"/>
      <w:bookmarkEnd w:id="1008"/>
      <w:r>
        <w:t>Report Rows for LSACalculated Averages</w:t>
      </w:r>
      <w:bookmarkEnd w:id="1009"/>
      <w:bookmarkEnd w:id="1010"/>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11" w:name="_Toc78368788"/>
      <w:bookmarkStart w:id="1012" w:name="_Toc109993020"/>
      <w:r>
        <w:lastRenderedPageBreak/>
        <w:t>Populations for Average Days from LSAHousehold and LSAExit</w:t>
      </w:r>
      <w:bookmarkEnd w:id="1011"/>
      <w:bookmarkEnd w:id="1012"/>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1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far right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PSHMoveIn</w:t>
            </w:r>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HHChild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1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14" w:name="_Get_Average_Days_3"/>
      <w:bookmarkStart w:id="1015" w:name="_Toc37849809"/>
      <w:bookmarkStart w:id="1016" w:name="_Toc109993021"/>
      <w:bookmarkEnd w:id="1014"/>
      <w:r w:rsidRPr="00C52062">
        <w:t xml:space="preserve">Get Average Days for </w:t>
      </w:r>
      <w:r>
        <w:t>Length of Time Homeless</w:t>
      </w:r>
      <w:bookmarkEnd w:id="996"/>
      <w:bookmarkEnd w:id="1015"/>
      <w:bookmarkEnd w:id="101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r w:rsidRPr="00947F08">
              <w:rPr>
                <w:rFonts w:cstheme="minorHAnsi"/>
                <w:bCs/>
              </w:rPr>
              <w:t>ESDays</w:t>
            </w:r>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r w:rsidRPr="00947F08">
              <w:rPr>
                <w:rFonts w:cstheme="minorHAnsi"/>
                <w:bCs/>
              </w:rPr>
              <w:t>THDays</w:t>
            </w:r>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r w:rsidRPr="00947F08">
              <w:rPr>
                <w:rFonts w:cstheme="minorHAnsi"/>
                <w:bCs/>
              </w:rPr>
              <w:t>ESTDays</w:t>
            </w:r>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r w:rsidRPr="00947F08">
              <w:rPr>
                <w:rFonts w:cstheme="minorHAnsi"/>
                <w:bCs/>
              </w:rPr>
              <w:t>RRHPSHPreMoveInDays</w:t>
            </w:r>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r w:rsidRPr="00947F08">
              <w:rPr>
                <w:rFonts w:cstheme="minorHAnsi"/>
                <w:bCs/>
              </w:rPr>
              <w:t>SystemHomelessDays</w:t>
            </w:r>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r w:rsidRPr="00947F08">
              <w:rPr>
                <w:rFonts w:cstheme="minorHAnsi"/>
                <w:bCs/>
              </w:rPr>
              <w:t>TotalHomelessDays</w:t>
            </w:r>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r w:rsidRPr="00947F08">
              <w:rPr>
                <w:rFonts w:cstheme="minorHAnsi"/>
                <w:bCs/>
              </w:rPr>
              <w:t>RRHHousedDays</w:t>
            </w:r>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r w:rsidRPr="00947F08">
              <w:rPr>
                <w:rFonts w:cstheme="minorHAnsi"/>
                <w:bCs/>
              </w:rPr>
              <w:t>SystemDaysNotPSHHoused</w:t>
            </w:r>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All(0),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r w:rsidRPr="003A0FA0">
              <w:t>SystemPath</w:t>
            </w:r>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r w:rsidRPr="00845520">
              <w:rPr>
                <w:b/>
                <w:bCs/>
              </w:rPr>
              <w:t>ReportRow</w:t>
            </w:r>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7" w:name="_Toc31198237"/>
      <w:bookmarkStart w:id="1018" w:name="_Toc31198238"/>
      <w:bookmarkStart w:id="1019" w:name="_Toc37849810"/>
      <w:bookmarkStart w:id="1020" w:name="_Toc109993022"/>
      <w:bookmarkEnd w:id="1017"/>
      <w:bookmarkEnd w:id="1018"/>
      <w:r w:rsidRPr="00C52062">
        <w:t xml:space="preserve">Get Average Days for </w:t>
      </w:r>
      <w:r>
        <w:t>Length of Time Homeless by System Path</w:t>
      </w:r>
      <w:bookmarkEnd w:id="1019"/>
      <w:bookmarkEnd w:id="102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r w:rsidRPr="00845520">
              <w:rPr>
                <w:rFonts w:cstheme="minorHAnsi"/>
                <w:bCs/>
              </w:rPr>
              <w:t>ESDays</w:t>
            </w:r>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r w:rsidRPr="00845520">
              <w:rPr>
                <w:rFonts w:cstheme="minorHAnsi"/>
                <w:bCs/>
              </w:rPr>
              <w:t>THDays</w:t>
            </w:r>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r w:rsidRPr="00845520">
              <w:rPr>
                <w:rFonts w:cstheme="minorHAnsi"/>
                <w:bCs/>
              </w:rPr>
              <w:t>ESTDays</w:t>
            </w:r>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r w:rsidRPr="00845520">
              <w:rPr>
                <w:rFonts w:cstheme="minorHAnsi"/>
                <w:bCs/>
              </w:rPr>
              <w:t>RRHPSHPreMoveInDays</w:t>
            </w:r>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r w:rsidRPr="00845520">
              <w:rPr>
                <w:rFonts w:cstheme="minorHAnsi"/>
                <w:bCs/>
              </w:rPr>
              <w:t>SystemHomelessDays</w:t>
            </w:r>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r w:rsidRPr="00845520">
              <w:rPr>
                <w:rFonts w:cstheme="minorHAnsi"/>
                <w:bCs/>
              </w:rPr>
              <w:t>TotalHomelessDays</w:t>
            </w:r>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r w:rsidRPr="00845520">
              <w:rPr>
                <w:rFonts w:cstheme="minorHAnsi"/>
                <w:bCs/>
              </w:rPr>
              <w:t>RRHHousedDays</w:t>
            </w:r>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r w:rsidRPr="00845520">
              <w:rPr>
                <w:rFonts w:cstheme="minorHAnsi"/>
                <w:bCs/>
              </w:rPr>
              <w:t>SystemDaysNotPSHHoused</w:t>
            </w:r>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r>
              <w:rPr>
                <w:rFonts w:cstheme="minorHAnsi"/>
                <w:bCs/>
              </w:rPr>
              <w:t>SystemPath</w:t>
            </w:r>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r w:rsidRPr="00947F08">
              <w:rPr>
                <w:b/>
                <w:bCs/>
              </w:rPr>
              <w:t>SystemPath</w:t>
            </w:r>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r w:rsidRPr="00845520">
              <w:rPr>
                <w:b/>
                <w:bCs/>
              </w:rPr>
              <w:t>ReportRow</w:t>
            </w:r>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21" w:name="_Toc31198693"/>
      <w:bookmarkStart w:id="1022" w:name="_Get_Average_Days_1"/>
      <w:bookmarkStart w:id="1023" w:name="_Toc506721212"/>
      <w:bookmarkStart w:id="1024" w:name="_Toc37849811"/>
      <w:bookmarkStart w:id="1025" w:name="_Toc109993023"/>
      <w:bookmarkEnd w:id="1021"/>
      <w:bookmarkEnd w:id="1022"/>
      <w:r w:rsidRPr="00C52062">
        <w:t>Get Average Days for Cumulative Length of Time Housed in PSH</w:t>
      </w:r>
      <w:bookmarkEnd w:id="1023"/>
      <w:bookmarkEnd w:id="1024"/>
      <w:bookmarkEnd w:id="102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r>
              <w:rPr>
                <w:rFonts w:cstheme="minorHAnsi"/>
                <w:bCs/>
              </w:rPr>
              <w:t>PS</w:t>
            </w:r>
            <w:r w:rsidRPr="00845520">
              <w:rPr>
                <w:rFonts w:cstheme="minorHAnsi"/>
                <w:bCs/>
              </w:rPr>
              <w:t>HHousedDays</w:t>
            </w:r>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r>
              <w:rPr>
                <w:rFonts w:cstheme="minorHAnsi"/>
                <w:bCs/>
              </w:rPr>
              <w:t>PSHMoveIn</w:t>
            </w:r>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r>
              <w:rPr>
                <w:rFonts w:cstheme="minorHAnsi"/>
                <w:bCs/>
              </w:rPr>
              <w:t>PSHStatus</w:t>
            </w:r>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26"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r w:rsidRPr="003A0FA0">
              <w:t>SystemPath</w:t>
            </w:r>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r w:rsidRPr="00947F08">
              <w:rPr>
                <w:b/>
                <w:bCs/>
              </w:rPr>
              <w:t>ReportRow</w:t>
            </w:r>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Must match LSAReport.</w:t>
            </w:r>
            <w:r w:rsidRPr="00845520">
              <w:rPr>
                <w:b/>
                <w:bCs/>
              </w:rPr>
              <w:t>ReportID</w:t>
            </w:r>
          </w:p>
        </w:tc>
      </w:tr>
    </w:tbl>
    <w:bookmarkEnd w:id="102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7" w:name="_Toc34145685"/>
      <w:bookmarkStart w:id="1028" w:name="_Toc34145686"/>
      <w:bookmarkStart w:id="1029" w:name="_Get_Average_Days_2"/>
      <w:bookmarkStart w:id="1030" w:name="_Toc506721213"/>
      <w:bookmarkStart w:id="1031" w:name="_Toc37849812"/>
      <w:bookmarkStart w:id="1032" w:name="_Toc109993024"/>
      <w:bookmarkEnd w:id="1027"/>
      <w:bookmarkEnd w:id="1028"/>
      <w:bookmarkEnd w:id="1029"/>
      <w:r w:rsidRPr="00C52062">
        <w:t>Get Average Days for Length of Time in RRH Projects</w:t>
      </w:r>
      <w:bookmarkEnd w:id="1030"/>
      <w:bookmarkEnd w:id="1031"/>
      <w:bookmarkEnd w:id="103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r>
              <w:rPr>
                <w:rFonts w:cstheme="minorHAnsi"/>
                <w:bCs/>
              </w:rPr>
              <w:t>RRHStatus</w:t>
            </w:r>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r>
              <w:rPr>
                <w:rFonts w:cstheme="minorHAnsi"/>
                <w:bCs/>
              </w:rPr>
              <w:t>RRHMoveIn</w:t>
            </w:r>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r>
              <w:rPr>
                <w:rFonts w:cstheme="minorHAnsi"/>
                <w:bCs/>
              </w:rPr>
              <w:t>RRHPreMoveInDays</w:t>
            </w:r>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r>
              <w:rPr>
                <w:rFonts w:cstheme="minorHAnsi"/>
                <w:bCs/>
              </w:rPr>
              <w:t>RRH</w:t>
            </w:r>
            <w:r w:rsidRPr="00845520">
              <w:rPr>
                <w:rFonts w:cstheme="minorHAnsi"/>
                <w:bCs/>
              </w:rPr>
              <w:t>HousedDays</w:t>
            </w:r>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r w:rsidRPr="003A0FA0">
              <w:t>SystemPath</w:t>
            </w:r>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r w:rsidRPr="00845520">
              <w:rPr>
                <w:b/>
                <w:bCs/>
              </w:rPr>
              <w:t>ReportRow</w:t>
            </w:r>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33" w:name="_Toc34145696"/>
      <w:bookmarkStart w:id="1034" w:name="_Toc34145697"/>
      <w:bookmarkStart w:id="1035" w:name="_Toc506721215"/>
      <w:bookmarkStart w:id="1036" w:name="_Toc37849813"/>
      <w:bookmarkStart w:id="1037" w:name="_Toc109993025"/>
      <w:bookmarkEnd w:id="1033"/>
      <w:bookmarkEnd w:id="1034"/>
      <w:r w:rsidRPr="00C52062">
        <w:t>Get Average Days to Return/Re-engage by Last Project Type</w:t>
      </w:r>
      <w:bookmarkEnd w:id="1035"/>
      <w:bookmarkEnd w:id="1036"/>
      <w:bookmarkEnd w:id="103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38" w:name="_Get_Average_Days"/>
      <w:bookmarkStart w:id="1039" w:name="_Toc37973614"/>
      <w:bookmarkStart w:id="1040" w:name="_Toc37974167"/>
      <w:bookmarkStart w:id="1041" w:name="_Toc37974718"/>
      <w:bookmarkStart w:id="1042" w:name="_Toc37975206"/>
      <w:bookmarkStart w:id="1043" w:name="_Toc37849814"/>
      <w:bookmarkStart w:id="1044" w:name="_Toc109993026"/>
      <w:bookmarkStart w:id="1045" w:name="_Toc506721216"/>
      <w:bookmarkEnd w:id="1038"/>
      <w:bookmarkEnd w:id="1039"/>
      <w:bookmarkEnd w:id="1040"/>
      <w:bookmarkEnd w:id="1041"/>
      <w:bookmarkEnd w:id="1042"/>
      <w:r w:rsidRPr="00C52062">
        <w:t>Get Average Days to Return/Re-engage by Population</w:t>
      </w:r>
      <w:bookmarkEnd w:id="1043"/>
      <w:bookmarkEnd w:id="104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r>
              <w:rPr>
                <w:rFonts w:cstheme="minorHAnsi"/>
                <w:bCs/>
              </w:rPr>
              <w:t>ExitTo</w:t>
            </w:r>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r>
              <w:rPr>
                <w:rFonts w:cstheme="minorHAnsi"/>
                <w:bCs/>
              </w:rPr>
              <w:t>ExitFrom</w:t>
            </w:r>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r>
              <w:rPr>
                <w:rFonts w:cstheme="minorHAnsi"/>
                <w:bCs/>
              </w:rPr>
              <w:t>ReturnTime</w:t>
            </w:r>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r w:rsidRPr="00947F08">
              <w:rPr>
                <w:b/>
                <w:bCs/>
              </w:rPr>
              <w:t>ReturnTime</w:t>
            </w:r>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r w:rsidRPr="003A0FA0">
              <w:t>SystemPath</w:t>
            </w:r>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r w:rsidRPr="00845520">
              <w:rPr>
                <w:b/>
                <w:bCs/>
              </w:rPr>
              <w:t>ReportRow</w:t>
            </w:r>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56045D18" w:rsidR="00A72AC3" w:rsidDel="00716ED0" w:rsidRDefault="00A72AC3" w:rsidP="00A72AC3">
      <w:pPr>
        <w:rPr>
          <w:del w:id="1046" w:author="Molly McEvilley" w:date="2022-12-07T14:20:00Z"/>
        </w:rPr>
      </w:pPr>
    </w:p>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rsidDel="00716ED0" w14:paraId="4952DF7B" w14:textId="6C4B4FE3" w:rsidTr="00E46A61">
        <w:trPr>
          <w:cnfStyle w:val="100000000000" w:firstRow="1" w:lastRow="0" w:firstColumn="0" w:lastColumn="0" w:oddVBand="0" w:evenVBand="0" w:oddHBand="0" w:evenHBand="0" w:firstRowFirstColumn="0" w:firstRowLastColumn="0" w:lastRowFirstColumn="0" w:lastRowLastColumn="0"/>
          <w:cantSplit/>
          <w:trHeight w:val="216"/>
          <w:tblHeader/>
          <w:del w:id="1047"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7DC4CBFE" w:rsidR="00A72AC3" w:rsidRPr="008743AE" w:rsidDel="00716ED0" w:rsidRDefault="00A72AC3" w:rsidP="00947F08">
            <w:pPr>
              <w:spacing w:before="0" w:after="0"/>
              <w:rPr>
                <w:del w:id="1048" w:author="Molly McEvilley" w:date="2022-12-07T14:20:00Z"/>
                <w:rFonts w:cstheme="minorHAnsi"/>
              </w:rPr>
            </w:pPr>
          </w:p>
        </w:tc>
        <w:tc>
          <w:tcPr>
            <w:tcW w:w="0" w:type="dxa"/>
          </w:tcPr>
          <w:p w14:paraId="297D23C3" w14:textId="01D2CC68" w:rsidR="00A72AC3" w:rsidRPr="008743AE" w:rsidDel="00716ED0"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del w:id="1049" w:author="Molly McEvilley" w:date="2022-12-07T14:20:00Z"/>
                <w:rFonts w:cstheme="minorHAnsi"/>
              </w:rPr>
            </w:pPr>
          </w:p>
        </w:tc>
        <w:tc>
          <w:tcPr>
            <w:tcW w:w="0" w:type="dxa"/>
          </w:tcPr>
          <w:p w14:paraId="40D1BD2B" w14:textId="0EF87273" w:rsidR="00A72AC3" w:rsidRPr="00F4094B" w:rsidDel="00716ED0" w:rsidRDefault="00A72AC3" w:rsidP="00947F08">
            <w:pPr>
              <w:pStyle w:val="NoSpacing"/>
              <w:cnfStyle w:val="100000000000" w:firstRow="1" w:lastRow="0" w:firstColumn="0" w:lastColumn="0" w:oddVBand="0" w:evenVBand="0" w:oddHBand="0" w:evenHBand="0" w:firstRowFirstColumn="0" w:firstRowLastColumn="0" w:lastRowFirstColumn="0" w:lastRowLastColumn="0"/>
              <w:rPr>
                <w:del w:id="1050" w:author="Molly McEvilley" w:date="2022-12-07T14:20:00Z"/>
              </w:rPr>
            </w:pPr>
          </w:p>
        </w:tc>
      </w:tr>
      <w:tr w:rsidR="00A72AC3" w:rsidRPr="0036072B" w:rsidDel="00716ED0" w14:paraId="773DCDB6" w14:textId="735C58E3" w:rsidTr="00E46A61">
        <w:trPr>
          <w:cnfStyle w:val="000000100000" w:firstRow="0" w:lastRow="0" w:firstColumn="0" w:lastColumn="0" w:oddVBand="0" w:evenVBand="0" w:oddHBand="1" w:evenHBand="0" w:firstRowFirstColumn="0" w:firstRowLastColumn="0" w:lastRowFirstColumn="0" w:lastRowLastColumn="0"/>
          <w:cantSplit/>
          <w:trHeight w:val="216"/>
          <w:del w:id="1051"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2044AB75" w:rsidR="00A72AC3" w:rsidRPr="00454D25" w:rsidDel="00716ED0" w:rsidRDefault="00A72AC3" w:rsidP="00947F08">
            <w:pPr>
              <w:pStyle w:val="NoSpacing"/>
              <w:rPr>
                <w:del w:id="1052" w:author="Molly McEvilley" w:date="2022-12-07T14:20:00Z"/>
              </w:rPr>
            </w:pPr>
          </w:p>
        </w:tc>
        <w:tc>
          <w:tcPr>
            <w:tcW w:w="0" w:type="dxa"/>
            <w:noWrap/>
          </w:tcPr>
          <w:p w14:paraId="3B77CA23" w14:textId="057261E0" w:rsidR="00A72AC3" w:rsidRPr="00454D25"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53" w:author="Molly McEvilley" w:date="2022-12-07T14:20:00Z"/>
                <w:rFonts w:ascii="Open Sans" w:hAnsi="Open Sans" w:cs="Open Sans"/>
              </w:rPr>
            </w:pPr>
          </w:p>
        </w:tc>
        <w:tc>
          <w:tcPr>
            <w:tcW w:w="0" w:type="dxa"/>
          </w:tcPr>
          <w:p w14:paraId="7D927920" w14:textId="102194F6" w:rsidR="00A72AC3" w:rsidRPr="00F4094B"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54" w:author="Molly McEvilley" w:date="2022-12-07T14:20:00Z"/>
              </w:rPr>
            </w:pPr>
          </w:p>
        </w:tc>
      </w:tr>
      <w:tr w:rsidR="00A72AC3" w:rsidRPr="0036072B" w:rsidDel="00716ED0" w14:paraId="1C777557" w14:textId="21C5E8F8" w:rsidTr="00E46A61">
        <w:trPr>
          <w:cnfStyle w:val="000000010000" w:firstRow="0" w:lastRow="0" w:firstColumn="0" w:lastColumn="0" w:oddVBand="0" w:evenVBand="0" w:oddHBand="0" w:evenHBand="1" w:firstRowFirstColumn="0" w:firstRowLastColumn="0" w:lastRowFirstColumn="0" w:lastRowLastColumn="0"/>
          <w:cantSplit/>
          <w:trHeight w:val="216"/>
          <w:del w:id="1055"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38CAED28" w:rsidR="00A72AC3" w:rsidRPr="00454D25" w:rsidDel="00716ED0" w:rsidRDefault="00A72AC3" w:rsidP="00947F08">
            <w:pPr>
              <w:pStyle w:val="NoSpacing"/>
              <w:rPr>
                <w:del w:id="1056" w:author="Molly McEvilley" w:date="2022-12-07T14:20:00Z"/>
              </w:rPr>
            </w:pPr>
          </w:p>
        </w:tc>
        <w:tc>
          <w:tcPr>
            <w:tcW w:w="0" w:type="dxa"/>
            <w:noWrap/>
          </w:tcPr>
          <w:p w14:paraId="262B7C78" w14:textId="5BF8F890" w:rsidR="00A72AC3" w:rsidRPr="00454D25"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57" w:author="Molly McEvilley" w:date="2022-12-07T14:20:00Z"/>
                <w:rFonts w:ascii="Open Sans" w:hAnsi="Open Sans" w:cs="Open Sans"/>
              </w:rPr>
            </w:pPr>
          </w:p>
        </w:tc>
        <w:tc>
          <w:tcPr>
            <w:tcW w:w="0" w:type="dxa"/>
          </w:tcPr>
          <w:p w14:paraId="6D52CC60" w14:textId="79648EC4" w:rsidR="00A72AC3" w:rsidRPr="00F4094B"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58" w:author="Molly McEvilley" w:date="2022-12-07T14:20:00Z"/>
              </w:rPr>
            </w:pPr>
          </w:p>
        </w:tc>
      </w:tr>
      <w:tr w:rsidR="00A72AC3" w:rsidRPr="0036072B" w:rsidDel="00716ED0" w14:paraId="64230C42" w14:textId="30AF298E" w:rsidTr="00E46A61">
        <w:trPr>
          <w:cnfStyle w:val="000000100000" w:firstRow="0" w:lastRow="0" w:firstColumn="0" w:lastColumn="0" w:oddVBand="0" w:evenVBand="0" w:oddHBand="1" w:evenHBand="0" w:firstRowFirstColumn="0" w:firstRowLastColumn="0" w:lastRowFirstColumn="0" w:lastRowLastColumn="0"/>
          <w:cantSplit/>
          <w:trHeight w:val="216"/>
          <w:del w:id="1059"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40873DFF" w:rsidR="00A72AC3" w:rsidRPr="00454D25" w:rsidDel="00716ED0" w:rsidRDefault="00A72AC3" w:rsidP="00947F08">
            <w:pPr>
              <w:pStyle w:val="NoSpacing"/>
              <w:rPr>
                <w:del w:id="1060" w:author="Molly McEvilley" w:date="2022-12-07T14:20:00Z"/>
              </w:rPr>
            </w:pPr>
          </w:p>
        </w:tc>
        <w:tc>
          <w:tcPr>
            <w:tcW w:w="0" w:type="dxa"/>
            <w:noWrap/>
          </w:tcPr>
          <w:p w14:paraId="1CA631AA" w14:textId="1F62398E" w:rsidR="00A72AC3" w:rsidRPr="00454D25"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61" w:author="Molly McEvilley" w:date="2022-12-07T14:20:00Z"/>
                <w:rFonts w:ascii="Open Sans" w:hAnsi="Open Sans" w:cs="Open Sans"/>
              </w:rPr>
            </w:pPr>
          </w:p>
        </w:tc>
        <w:tc>
          <w:tcPr>
            <w:tcW w:w="0" w:type="dxa"/>
          </w:tcPr>
          <w:p w14:paraId="2ECC0686" w14:textId="1646AEDE" w:rsidR="00A72AC3" w:rsidRPr="00F4094B"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62" w:author="Molly McEvilley" w:date="2022-12-07T14:20:00Z"/>
              </w:rPr>
            </w:pPr>
          </w:p>
        </w:tc>
      </w:tr>
      <w:tr w:rsidR="00A72AC3" w:rsidRPr="0036072B" w:rsidDel="00716ED0" w14:paraId="2E418B36" w14:textId="1A948551" w:rsidTr="00E46A61">
        <w:trPr>
          <w:cnfStyle w:val="000000010000" w:firstRow="0" w:lastRow="0" w:firstColumn="0" w:lastColumn="0" w:oddVBand="0" w:evenVBand="0" w:oddHBand="0" w:evenHBand="1" w:firstRowFirstColumn="0" w:firstRowLastColumn="0" w:lastRowFirstColumn="0" w:lastRowLastColumn="0"/>
          <w:cantSplit/>
          <w:trHeight w:val="216"/>
          <w:del w:id="1063"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4AD9FB2F" w:rsidR="00A72AC3" w:rsidRPr="00EE265F" w:rsidDel="00716ED0" w:rsidRDefault="00A72AC3" w:rsidP="00947F08">
            <w:pPr>
              <w:pStyle w:val="NoSpacing"/>
              <w:rPr>
                <w:del w:id="1064" w:author="Molly McEvilley" w:date="2022-12-07T14:20:00Z"/>
                <w:bCs w:val="0"/>
              </w:rPr>
            </w:pPr>
          </w:p>
        </w:tc>
        <w:tc>
          <w:tcPr>
            <w:tcW w:w="0" w:type="dxa"/>
            <w:noWrap/>
          </w:tcPr>
          <w:p w14:paraId="47FF6007" w14:textId="278628AC" w:rsidR="00A72AC3" w:rsidRPr="00454D25"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65" w:author="Molly McEvilley" w:date="2022-12-07T14:20:00Z"/>
                <w:rFonts w:ascii="Open Sans" w:hAnsi="Open Sans" w:cs="Open Sans"/>
              </w:rPr>
            </w:pPr>
          </w:p>
        </w:tc>
        <w:tc>
          <w:tcPr>
            <w:tcW w:w="0" w:type="dxa"/>
          </w:tcPr>
          <w:p w14:paraId="2B13B633" w14:textId="60D305DB" w:rsidR="00A72AC3" w:rsidRPr="00F4094B"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66" w:author="Molly McEvilley" w:date="2022-12-07T14:20:00Z"/>
              </w:rPr>
            </w:pPr>
          </w:p>
        </w:tc>
      </w:tr>
      <w:tr w:rsidR="00A72AC3" w:rsidRPr="0036072B" w:rsidDel="00716ED0" w14:paraId="66AE2203" w14:textId="761F04E1" w:rsidTr="00E46A61">
        <w:trPr>
          <w:cnfStyle w:val="000000100000" w:firstRow="0" w:lastRow="0" w:firstColumn="0" w:lastColumn="0" w:oddVBand="0" w:evenVBand="0" w:oddHBand="1" w:evenHBand="0" w:firstRowFirstColumn="0" w:firstRowLastColumn="0" w:lastRowFirstColumn="0" w:lastRowLastColumn="0"/>
          <w:cantSplit/>
          <w:trHeight w:val="216"/>
          <w:del w:id="1067"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4ECB3756" w:rsidR="00A72AC3" w:rsidRPr="00454D25" w:rsidDel="00716ED0" w:rsidRDefault="00A72AC3" w:rsidP="00947F08">
            <w:pPr>
              <w:pStyle w:val="NoSpacing"/>
              <w:rPr>
                <w:del w:id="1068" w:author="Molly McEvilley" w:date="2022-12-07T14:20:00Z"/>
              </w:rPr>
            </w:pPr>
          </w:p>
        </w:tc>
        <w:tc>
          <w:tcPr>
            <w:tcW w:w="0" w:type="dxa"/>
            <w:noWrap/>
          </w:tcPr>
          <w:p w14:paraId="72EEFFB7" w14:textId="6516BFF2" w:rsidR="00A72AC3" w:rsidRPr="00454D25"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69" w:author="Molly McEvilley" w:date="2022-12-07T14:20:00Z"/>
                <w:rFonts w:ascii="Open Sans" w:hAnsi="Open Sans" w:cs="Open Sans"/>
              </w:rPr>
            </w:pPr>
          </w:p>
        </w:tc>
        <w:tc>
          <w:tcPr>
            <w:tcW w:w="0" w:type="dxa"/>
          </w:tcPr>
          <w:p w14:paraId="55D4FB00" w14:textId="34CEA1B9" w:rsidR="00A72AC3" w:rsidRPr="00F4094B"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70" w:author="Molly McEvilley" w:date="2022-12-07T14:20:00Z"/>
              </w:rPr>
            </w:pPr>
          </w:p>
        </w:tc>
      </w:tr>
      <w:tr w:rsidR="00A72AC3" w:rsidRPr="0036072B" w:rsidDel="00716ED0" w14:paraId="5B72B335" w14:textId="494E4C68" w:rsidTr="00E46A61">
        <w:trPr>
          <w:cnfStyle w:val="000000010000" w:firstRow="0" w:lastRow="0" w:firstColumn="0" w:lastColumn="0" w:oddVBand="0" w:evenVBand="0" w:oddHBand="0" w:evenHBand="1" w:firstRowFirstColumn="0" w:firstRowLastColumn="0" w:lastRowFirstColumn="0" w:lastRowLastColumn="0"/>
          <w:cantSplit/>
          <w:trHeight w:val="216"/>
          <w:del w:id="1071"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1F0B214E" w:rsidR="00A72AC3" w:rsidRPr="00454D25" w:rsidDel="00716ED0" w:rsidRDefault="00A72AC3" w:rsidP="00947F08">
            <w:pPr>
              <w:pStyle w:val="NoSpacing"/>
              <w:rPr>
                <w:del w:id="1072" w:author="Molly McEvilley" w:date="2022-12-07T14:20:00Z"/>
              </w:rPr>
            </w:pPr>
          </w:p>
        </w:tc>
        <w:tc>
          <w:tcPr>
            <w:tcW w:w="0" w:type="dxa"/>
            <w:noWrap/>
          </w:tcPr>
          <w:p w14:paraId="78D433F1" w14:textId="090960AA" w:rsidR="00A72AC3" w:rsidRPr="00454D25"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73" w:author="Molly McEvilley" w:date="2022-12-07T14:20:00Z"/>
                <w:rFonts w:ascii="Open Sans" w:hAnsi="Open Sans" w:cs="Open Sans"/>
              </w:rPr>
            </w:pPr>
          </w:p>
        </w:tc>
        <w:tc>
          <w:tcPr>
            <w:tcW w:w="0" w:type="dxa"/>
          </w:tcPr>
          <w:p w14:paraId="7FD9A3ED" w14:textId="47CE1D7E" w:rsidR="00A72AC3" w:rsidRPr="00F4094B" w:rsidDel="00716ED0" w:rsidRDefault="00A72AC3" w:rsidP="00947F08">
            <w:pPr>
              <w:pStyle w:val="NoSpacing"/>
              <w:cnfStyle w:val="000000010000" w:firstRow="0" w:lastRow="0" w:firstColumn="0" w:lastColumn="0" w:oddVBand="0" w:evenVBand="0" w:oddHBand="0" w:evenHBand="1" w:firstRowFirstColumn="0" w:firstRowLastColumn="0" w:lastRowFirstColumn="0" w:lastRowLastColumn="0"/>
              <w:rPr>
                <w:del w:id="1074" w:author="Molly McEvilley" w:date="2022-12-07T14:20:00Z"/>
              </w:rPr>
            </w:pPr>
          </w:p>
        </w:tc>
      </w:tr>
      <w:tr w:rsidR="00A72AC3" w:rsidRPr="0036072B" w:rsidDel="00716ED0" w14:paraId="71ECA7E9" w14:textId="424CFC40" w:rsidTr="00E46A61">
        <w:trPr>
          <w:cnfStyle w:val="000000100000" w:firstRow="0" w:lastRow="0" w:firstColumn="0" w:lastColumn="0" w:oddVBand="0" w:evenVBand="0" w:oddHBand="1" w:evenHBand="0" w:firstRowFirstColumn="0" w:firstRowLastColumn="0" w:lastRowFirstColumn="0" w:lastRowLastColumn="0"/>
          <w:cantSplit/>
          <w:trHeight w:val="216"/>
          <w:del w:id="1075" w:author="Molly McEvilley" w:date="2022-12-07T14:20:00Z"/>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5BD5FF41" w:rsidR="00A72AC3" w:rsidRPr="00454D25" w:rsidDel="00716ED0" w:rsidRDefault="00A72AC3" w:rsidP="00947F08">
            <w:pPr>
              <w:pStyle w:val="NoSpacing"/>
              <w:rPr>
                <w:del w:id="1076" w:author="Molly McEvilley" w:date="2022-12-07T14:20:00Z"/>
              </w:rPr>
            </w:pPr>
          </w:p>
        </w:tc>
        <w:tc>
          <w:tcPr>
            <w:tcW w:w="0" w:type="dxa"/>
            <w:noWrap/>
          </w:tcPr>
          <w:p w14:paraId="10F2A903" w14:textId="3BAE59C6" w:rsidR="00A72AC3" w:rsidRPr="00454D25"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77" w:author="Molly McEvilley" w:date="2022-12-07T14:20:00Z"/>
                <w:rFonts w:ascii="Open Sans" w:hAnsi="Open Sans" w:cs="Open Sans"/>
              </w:rPr>
            </w:pPr>
          </w:p>
        </w:tc>
        <w:tc>
          <w:tcPr>
            <w:tcW w:w="0" w:type="dxa"/>
          </w:tcPr>
          <w:p w14:paraId="484AA019" w14:textId="2AB6CFC2" w:rsidR="00A72AC3" w:rsidRPr="00F4094B" w:rsidDel="00716ED0" w:rsidRDefault="00A72AC3" w:rsidP="00947F08">
            <w:pPr>
              <w:pStyle w:val="NoSpacing"/>
              <w:cnfStyle w:val="000000100000" w:firstRow="0" w:lastRow="0" w:firstColumn="0" w:lastColumn="0" w:oddVBand="0" w:evenVBand="0" w:oddHBand="1" w:evenHBand="0" w:firstRowFirstColumn="0" w:firstRowLastColumn="0" w:lastRowFirstColumn="0" w:lastRowLastColumn="0"/>
              <w:rPr>
                <w:del w:id="1078" w:author="Molly McEvilley" w:date="2022-12-07T14:20:00Z"/>
              </w:rPr>
            </w:pPr>
          </w:p>
        </w:tc>
      </w:tr>
    </w:tbl>
    <w:p w14:paraId="5E249D45" w14:textId="26A7586E" w:rsidR="002B6231" w:rsidRDefault="002B6231" w:rsidP="0088191A">
      <w:pPr>
        <w:pStyle w:val="Heading2"/>
      </w:pPr>
      <w:bookmarkStart w:id="1079" w:name="_Toc31198752"/>
      <w:bookmarkStart w:id="1080" w:name="_Toc37849815"/>
      <w:bookmarkStart w:id="1081" w:name="_Toc109993027"/>
      <w:bookmarkEnd w:id="1079"/>
      <w:r w:rsidRPr="00C52062">
        <w:t xml:space="preserve">Get Average Days to Return/Re-engage by </w:t>
      </w:r>
      <w:r>
        <w:t>System Path</w:t>
      </w:r>
      <w:bookmarkEnd w:id="1045"/>
      <w:bookmarkEnd w:id="1080"/>
      <w:bookmarkEnd w:id="108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r>
              <w:rPr>
                <w:rFonts w:cstheme="minorHAnsi"/>
                <w:bCs/>
              </w:rPr>
              <w:t>ExitTo</w:t>
            </w:r>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r>
              <w:rPr>
                <w:rFonts w:cstheme="minorHAnsi"/>
                <w:bCs/>
              </w:rPr>
              <w:t>ExitFrom</w:t>
            </w:r>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r>
              <w:rPr>
                <w:rFonts w:cstheme="minorHAnsi"/>
                <w:bCs/>
              </w:rPr>
              <w:t>ReturnTime</w:t>
            </w:r>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r w:rsidRPr="00947F08">
              <w:rPr>
                <w:b/>
                <w:bCs/>
              </w:rPr>
              <w:t>ReturnTime</w:t>
            </w:r>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r w:rsidRPr="003A0FA0">
              <w:t>SystemPath</w:t>
            </w:r>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r w:rsidRPr="00845520">
              <w:rPr>
                <w:b/>
                <w:bCs/>
              </w:rPr>
              <w:t>ReportRow</w:t>
            </w:r>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82" w:name="_Toc31198754"/>
      <w:bookmarkStart w:id="1083" w:name="_Toc37973617"/>
      <w:bookmarkStart w:id="1084" w:name="_Toc37974170"/>
      <w:bookmarkStart w:id="1085" w:name="_Toc37974721"/>
      <w:bookmarkStart w:id="1086" w:name="_Toc37975209"/>
      <w:bookmarkStart w:id="1087" w:name="_Toc506721217"/>
      <w:bookmarkStart w:id="1088" w:name="_Toc37849816"/>
      <w:bookmarkStart w:id="1089" w:name="_Toc109993028"/>
      <w:bookmarkStart w:id="1090" w:name="_Toc499544018"/>
      <w:bookmarkEnd w:id="1082"/>
      <w:bookmarkEnd w:id="1083"/>
      <w:bookmarkEnd w:id="1084"/>
      <w:bookmarkEnd w:id="1085"/>
      <w:bookmarkEnd w:id="1086"/>
      <w:r w:rsidRPr="00C52062">
        <w:t>Get Average Days to Return/Re-engage by Exit Destination</w:t>
      </w:r>
      <w:bookmarkEnd w:id="1087"/>
      <w:bookmarkEnd w:id="1088"/>
      <w:bookmarkEnd w:id="108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r>
              <w:rPr>
                <w:rFonts w:cstheme="minorHAnsi"/>
                <w:bCs/>
              </w:rPr>
              <w:t>ExitTo</w:t>
            </w:r>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r>
              <w:rPr>
                <w:rFonts w:cstheme="minorHAnsi"/>
                <w:bCs/>
              </w:rPr>
              <w:t>ReturnTime</w:t>
            </w:r>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lastRenderedPageBreak/>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r w:rsidRPr="00845520">
              <w:rPr>
                <w:b/>
                <w:bCs/>
              </w:rPr>
              <w:t>ReturnTime</w:t>
            </w:r>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r w:rsidRPr="00947F08">
              <w:t>SystemPath</w:t>
            </w:r>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r w:rsidRPr="00845520">
              <w:rPr>
                <w:b/>
                <w:bCs/>
              </w:rPr>
              <w:t>ReportRow</w:t>
            </w:r>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lastRenderedPageBreak/>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91" w:name="_Toc31198792"/>
      <w:bookmarkStart w:id="1092" w:name="_Toc37849817"/>
      <w:bookmarkStart w:id="1093" w:name="_Toc499292041"/>
      <w:bookmarkStart w:id="1094" w:name="_Toc499544003"/>
      <w:bookmarkStart w:id="1095" w:name="_Toc506721219"/>
      <w:bookmarkEnd w:id="1091"/>
    </w:p>
    <w:p w14:paraId="14F8F368" w14:textId="6E50B1EF" w:rsidR="00E86581" w:rsidRDefault="00E86581" w:rsidP="00E86581">
      <w:pPr>
        <w:pStyle w:val="Heading1"/>
      </w:pPr>
      <w:bookmarkStart w:id="1096" w:name="_Toc109993029"/>
      <w:r>
        <w:lastRenderedPageBreak/>
        <w:t>HMIS Business Logic:  LSACalculated AHAR Counts</w:t>
      </w:r>
      <w:bookmarkEnd w:id="1096"/>
    </w:p>
    <w:p w14:paraId="75CA130C" w14:textId="77777777" w:rsidR="00D3069A" w:rsidRDefault="00D3069A" w:rsidP="00D3069A">
      <w:pPr>
        <w:pStyle w:val="Heading2"/>
      </w:pPr>
      <w:bookmarkStart w:id="1097" w:name="_Toc78368848"/>
      <w:bookmarkStart w:id="1098" w:name="_Toc109993030"/>
      <w:r>
        <w:t>Report Rows for LSACalculated Counts</w:t>
      </w:r>
      <w:bookmarkEnd w:id="1097"/>
      <w:bookmarkEnd w:id="109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99" w:name="_Toc78368849"/>
    </w:p>
    <w:p w14:paraId="787A1976" w14:textId="502CD320" w:rsidR="00D3069A" w:rsidRDefault="00D3069A" w:rsidP="00D3069A">
      <w:pPr>
        <w:pStyle w:val="Heading2"/>
      </w:pPr>
      <w:bookmarkStart w:id="1100" w:name="_Toc109993031"/>
      <w:r>
        <w:t>Identify Active and Point in Time Cohorts for LSACalculated AHAR Counts</w:t>
      </w:r>
      <w:bookmarkEnd w:id="1099"/>
      <w:bookmarkEnd w:id="110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r>
              <w:rPr>
                <w:b/>
                <w:bCs/>
              </w:rPr>
              <w:t>tlsa_CohortDates</w:t>
            </w:r>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r w:rsidRPr="00947F08">
              <w:t>CohortStart</w:t>
            </w:r>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r w:rsidRPr="00947F08">
              <w:t>CohortEnd</w:t>
            </w:r>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r>
              <w:rPr>
                <w:rFonts w:cstheme="minorHAnsi"/>
                <w:bCs/>
              </w:rPr>
              <w:t>EntryDate</w:t>
            </w:r>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r>
              <w:rPr>
                <w:bCs/>
              </w:rPr>
              <w:t>LSA</w:t>
            </w:r>
            <w:r w:rsidR="00D3069A">
              <w:rPr>
                <w:bCs/>
              </w:rPr>
              <w:t>ProjectType</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5BC9925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324D5AA4"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101" w:name="_Toc78368888"/>
      <w:bookmarkStart w:id="1102" w:name="_Toc109993032"/>
      <w:r>
        <w:t>Counts of People and Households by Project and Household Characteristics</w:t>
      </w:r>
      <w:bookmarkEnd w:id="1101"/>
      <w:bookmarkEnd w:id="110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r>
              <w:t>ActiveHHType</w:t>
            </w:r>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r>
              <w:t>LSA</w:t>
            </w:r>
            <w:r w:rsidR="003C3461">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r w:rsidRPr="00845520">
              <w:rPr>
                <w:b/>
                <w:bCs/>
              </w:rPr>
              <w:t>SystemPath</w:t>
            </w:r>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r w:rsidRPr="00845520">
              <w:rPr>
                <w:b/>
                <w:bCs/>
              </w:rPr>
              <w:t>ReportRow</w:t>
            </w:r>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1103" w:name="_Toc525229521"/>
      <w:bookmarkStart w:id="1104" w:name="_Toc525229522"/>
      <w:bookmarkStart w:id="1105" w:name="_Toc525229523"/>
      <w:bookmarkStart w:id="1106" w:name="_Toc525229524"/>
      <w:bookmarkStart w:id="1107" w:name="_Toc525229525"/>
      <w:bookmarkStart w:id="1108" w:name="_Toc525229526"/>
      <w:bookmarkStart w:id="1109" w:name="_Toc525229527"/>
      <w:bookmarkStart w:id="1110" w:name="_Toc525229553"/>
      <w:bookmarkStart w:id="1111" w:name="_Toc525229554"/>
      <w:bookmarkStart w:id="1112" w:name="_Toc525229555"/>
      <w:bookmarkStart w:id="1113" w:name="_Toc525229556"/>
      <w:bookmarkStart w:id="1114" w:name="_Toc525229557"/>
      <w:bookmarkStart w:id="1115" w:name="_Toc525229558"/>
      <w:bookmarkStart w:id="1116" w:name="_Toc525229559"/>
      <w:bookmarkStart w:id="1117" w:name="_Toc525229585"/>
      <w:bookmarkStart w:id="1118" w:name="_Toc525229586"/>
      <w:bookmarkStart w:id="1119" w:name="_Toc525229587"/>
      <w:bookmarkStart w:id="1120" w:name="_Toc525229588"/>
      <w:bookmarkStart w:id="1121" w:name="_Toc525229589"/>
      <w:bookmarkStart w:id="1122" w:name="_Toc525229590"/>
      <w:bookmarkStart w:id="1123" w:name="_Toc525229591"/>
      <w:bookmarkStart w:id="1124" w:name="_Toc525229617"/>
      <w:bookmarkStart w:id="1125" w:name="_Toc525229618"/>
      <w:bookmarkStart w:id="1126" w:name="_Toc525229619"/>
      <w:bookmarkStart w:id="1127" w:name="_Toc525229620"/>
      <w:bookmarkStart w:id="1128" w:name="_Toc525229621"/>
      <w:bookmarkStart w:id="1129" w:name="_Toc525229622"/>
      <w:bookmarkStart w:id="1130" w:name="_Toc525229623"/>
      <w:bookmarkStart w:id="1131" w:name="_Toc511744576"/>
      <w:bookmarkStart w:id="1132" w:name="_Toc511744577"/>
      <w:bookmarkStart w:id="1133" w:name="_Toc511744578"/>
      <w:bookmarkStart w:id="1134" w:name="_Toc511744579"/>
      <w:bookmarkStart w:id="1135" w:name="_Toc511744580"/>
      <w:bookmarkStart w:id="1136" w:name="_Toc511744581"/>
      <w:bookmarkStart w:id="1137" w:name="_Toc511744582"/>
      <w:bookmarkStart w:id="1138" w:name="_Toc511744591"/>
      <w:bookmarkStart w:id="1139" w:name="_Toc511744592"/>
      <w:bookmarkStart w:id="1140" w:name="_Toc511744593"/>
      <w:bookmarkStart w:id="1141" w:name="_Toc511744594"/>
      <w:bookmarkStart w:id="1142" w:name="_Toc511744595"/>
      <w:bookmarkStart w:id="1143" w:name="_Toc511744656"/>
      <w:bookmarkStart w:id="1144" w:name="_Toc511744657"/>
      <w:bookmarkStart w:id="1145" w:name="_Toc511744658"/>
      <w:bookmarkStart w:id="1146" w:name="_Toc511744659"/>
      <w:bookmarkStart w:id="1147" w:name="_Toc511744660"/>
      <w:bookmarkStart w:id="1148" w:name="_Toc511744661"/>
      <w:bookmarkStart w:id="1149" w:name="_Toc511744662"/>
      <w:bookmarkStart w:id="1150" w:name="_Toc511744663"/>
      <w:bookmarkStart w:id="1151" w:name="_Toc511182521"/>
      <w:bookmarkStart w:id="1152" w:name="_Toc37849821"/>
      <w:bookmarkStart w:id="1153" w:name="_Toc109993033"/>
      <w:bookmarkEnd w:id="109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r>
        <w:t>Get Counts of People by Project and Personal Characteristics</w:t>
      </w:r>
      <w:bookmarkEnd w:id="1152"/>
      <w:bookmarkEnd w:id="115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r>
              <w:t>ActiveHHType</w:t>
            </w:r>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r>
              <w:t>LSA</w:t>
            </w:r>
            <w:r w:rsidR="00153611">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r w:rsidRPr="00845520">
              <w:rPr>
                <w:b/>
                <w:bCs/>
              </w:rPr>
              <w:t>SystemPath</w:t>
            </w:r>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r w:rsidRPr="00845520">
              <w:rPr>
                <w:b/>
                <w:bCs/>
              </w:rPr>
              <w:t>ReportRow</w:t>
            </w:r>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56A7723F"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commentRangeStart w:id="1154"/>
            <w:r w:rsidRPr="00845520">
              <w:rPr>
                <w:rFonts w:ascii="Calibri" w:hAnsi="Calibri" w:cs="Calibri"/>
              </w:rPr>
              <w:t>.</w:t>
            </w:r>
            <w:r w:rsidRPr="00845520">
              <w:rPr>
                <w:rFonts w:ascii="Calibri" w:hAnsi="Calibri" w:cs="Calibri"/>
                <w:b/>
                <w:bCs/>
                <w:color w:val="000000"/>
              </w:rPr>
              <w:t xml:space="preserve">ActiveAge </w:t>
            </w:r>
            <w:r w:rsidRPr="00845520">
              <w:rPr>
                <w:rFonts w:ascii="Calibri" w:hAnsi="Calibri" w:cs="Calibri"/>
                <w:color w:val="000000"/>
              </w:rPr>
              <w:t xml:space="preserve">= </w:t>
            </w:r>
            <w:del w:id="1155" w:author="Molly McEvilley" w:date="2022-12-07T14:20:00Z">
              <w:r w:rsidRPr="00845520" w:rsidDel="00716ED0">
                <w:rPr>
                  <w:rFonts w:ascii="Calibri" w:hAnsi="Calibri" w:cs="Calibri"/>
                  <w:color w:val="000000"/>
                </w:rPr>
                <w:delText xml:space="preserve">18 </w:delText>
              </w:r>
            </w:del>
            <w:ins w:id="1156" w:author="Molly McEvilley" w:date="2022-12-07T14:20:00Z">
              <w:r w:rsidR="00716ED0">
                <w:rPr>
                  <w:rFonts w:ascii="Calibri" w:hAnsi="Calibri" w:cs="Calibri"/>
                  <w:color w:val="000000"/>
                </w:rPr>
                <w:t>21</w:t>
              </w:r>
              <w:r w:rsidR="00716ED0" w:rsidRPr="00845520">
                <w:rPr>
                  <w:rFonts w:ascii="Calibri" w:hAnsi="Calibri" w:cs="Calibri"/>
                  <w:color w:val="000000"/>
                </w:rPr>
                <w:t xml:space="preserve"> </w:t>
              </w:r>
            </w:ins>
            <w:commentRangeEnd w:id="1154"/>
            <w:ins w:id="1157" w:author="Molly McEvilley" w:date="2022-12-07T14:22:00Z">
              <w:r w:rsidR="00DD6A2D">
                <w:rPr>
                  <w:rStyle w:val="CommentReference"/>
                  <w:rFonts w:eastAsiaTheme="minorHAnsi"/>
                </w:rPr>
                <w:commentReference w:id="1154"/>
              </w:r>
            </w:ins>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6260F8"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commentRangeStart w:id="1158"/>
            <w:r w:rsidRPr="00845520">
              <w:rPr>
                <w:rFonts w:ascii="Calibri" w:hAnsi="Calibri" w:cs="Calibri"/>
                <w:b/>
                <w:bCs/>
                <w:color w:val="000000"/>
              </w:rPr>
              <w:t xml:space="preserve">ActiveAge </w:t>
            </w:r>
            <w:r w:rsidRPr="00845520">
              <w:rPr>
                <w:rFonts w:ascii="Calibri" w:hAnsi="Calibri" w:cs="Calibri"/>
                <w:color w:val="000000"/>
              </w:rPr>
              <w:t xml:space="preserve">= </w:t>
            </w:r>
            <w:del w:id="1159" w:author="Molly McEvilley" w:date="2022-12-07T14:21:00Z">
              <w:r w:rsidRPr="00845520" w:rsidDel="00716ED0">
                <w:rPr>
                  <w:rFonts w:ascii="Calibri" w:hAnsi="Calibri" w:cs="Calibri"/>
                  <w:color w:val="000000"/>
                </w:rPr>
                <w:delText xml:space="preserve">18 </w:delText>
              </w:r>
            </w:del>
            <w:ins w:id="1160" w:author="Molly McEvilley" w:date="2022-12-07T14:21:00Z">
              <w:r w:rsidR="00716ED0">
                <w:rPr>
                  <w:rFonts w:ascii="Calibri" w:hAnsi="Calibri" w:cs="Calibri"/>
                  <w:color w:val="000000"/>
                </w:rPr>
                <w:t>21</w:t>
              </w:r>
              <w:r w:rsidR="00716ED0" w:rsidRPr="00845520">
                <w:rPr>
                  <w:rFonts w:ascii="Calibri" w:hAnsi="Calibri" w:cs="Calibri"/>
                  <w:color w:val="000000"/>
                </w:rPr>
                <w:t xml:space="preserve"> </w:t>
              </w:r>
              <w:commentRangeEnd w:id="1158"/>
              <w:r w:rsidR="00716ED0">
                <w:rPr>
                  <w:rStyle w:val="CommentReference"/>
                  <w:rFonts w:eastAsiaTheme="minorHAnsi"/>
                </w:rPr>
                <w:commentReference w:id="1158"/>
              </w:r>
            </w:ins>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7777777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61" w:name="_Get_Counts_of"/>
      <w:bookmarkStart w:id="1162" w:name="_Toc109993034"/>
      <w:bookmarkStart w:id="1163" w:name="_Toc37849823"/>
      <w:bookmarkEnd w:id="1161"/>
      <w:r>
        <w:t>Get Counts of Bednights</w:t>
      </w:r>
      <w:bookmarkEnd w:id="1162"/>
      <w:r>
        <w:t xml:space="preserve"> </w:t>
      </w:r>
      <w:bookmarkEnd w:id="116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r>
              <w:t>ActiveHHType</w:t>
            </w:r>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r>
              <w:t>LSA</w:t>
            </w:r>
            <w:r w:rsidR="006D690D">
              <w:t>ProjectType</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r>
              <w:rPr>
                <w:bCs/>
              </w:rPr>
              <w:t>DisabilityStatus</w:t>
            </w:r>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r w:rsidRPr="00845520">
              <w:rPr>
                <w:b/>
                <w:bCs/>
              </w:rPr>
              <w:t>SystemPath</w:t>
            </w:r>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r w:rsidRPr="00845520">
              <w:rPr>
                <w:b/>
                <w:bCs/>
              </w:rPr>
              <w:t>ReportRow</w:t>
            </w:r>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0B956336" w:rsidR="002949D6" w:rsidRPr="00EB6790" w:rsidRDefault="002949D6" w:rsidP="00806558">
      <w:r>
        <w:t>The only difference in logic between rows 56 and 57 are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r>
              <w:t>ReportRow</w:t>
            </w:r>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64" w:name="_Toc31198840"/>
      <w:bookmarkStart w:id="1165" w:name="_Toc37849827"/>
      <w:bookmarkEnd w:id="1164"/>
    </w:p>
    <w:p w14:paraId="3E3DE72A" w14:textId="46CACE15" w:rsidR="00E86581" w:rsidRDefault="00E86581" w:rsidP="00D95273">
      <w:pPr>
        <w:pStyle w:val="Heading1"/>
      </w:pPr>
      <w:bookmarkStart w:id="1166" w:name="_Toc109993035"/>
      <w:r>
        <w:lastRenderedPageBreak/>
        <w:t>HMIS Business Logic:  LSACalculated Data Quality Counts</w:t>
      </w:r>
      <w:bookmarkEnd w:id="1166"/>
    </w:p>
    <w:p w14:paraId="39ADE38B" w14:textId="000657C4" w:rsidR="008554E6" w:rsidRDefault="008554E6" w:rsidP="008554E6">
      <w:pPr>
        <w:pStyle w:val="Heading2"/>
      </w:pPr>
      <w:bookmarkStart w:id="1167" w:name="_Toc109993036"/>
      <w:r>
        <w:t>Report Rows for LSACalculated Data Quality Counts</w:t>
      </w:r>
      <w:bookmarkEnd w:id="1167"/>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68" w:name="_Toc109993037"/>
      <w:r>
        <w:t>Enrollments Active After Project Operating End Date</w:t>
      </w:r>
      <w:r w:rsidR="00DA0B37">
        <w:t xml:space="preserve"> by Project</w:t>
      </w:r>
      <w:bookmarkEnd w:id="1165"/>
      <w:bookmarkEnd w:id="116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r w:rsidRPr="00091978">
              <w:t>ProjectID</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r>
              <w:t>EnrollmentID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69" w:author="Molly McEvilley" w:date="2022-08-18T08:16:00Z">
              <w:r w:rsidDel="00D36948">
                <w:delText>20</w:delText>
              </w:r>
            </w:del>
            <w:ins w:id="1170"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r w:rsidRPr="00845520">
              <w:rPr>
                <w:b/>
                <w:bCs/>
              </w:rPr>
              <w:t>SystemPath</w:t>
            </w:r>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Must match Project.</w:t>
            </w:r>
            <w:r w:rsidRPr="00A51A8B">
              <w:rPr>
                <w:b/>
                <w:bCs/>
              </w:rPr>
              <w:t>ProjectID</w:t>
            </w:r>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r w:rsidRPr="00845520">
              <w:rPr>
                <w:b/>
                <w:bCs/>
              </w:rPr>
              <w:t>ReportRow</w:t>
            </w:r>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Must match LSAReport.</w:t>
            </w:r>
            <w:r w:rsidRPr="00845520">
              <w:rPr>
                <w:b/>
                <w:bCs/>
              </w:rPr>
              <w:t>ReportID</w:t>
            </w:r>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r w:rsidRPr="00A51A8B">
        <w:rPr>
          <w:b/>
          <w:bCs/>
        </w:rPr>
        <w:t>HHType</w:t>
      </w:r>
      <w:r>
        <w:t xml:space="preserve">, </w:t>
      </w:r>
      <w:r w:rsidRPr="00A51A8B">
        <w:rPr>
          <w:b/>
          <w:bCs/>
        </w:rPr>
        <w:t>Population</w:t>
      </w:r>
      <w:r>
        <w:t xml:space="preserve">, and </w:t>
      </w:r>
      <w:r w:rsidRPr="00A51A8B">
        <w:rPr>
          <w:b/>
          <w:bCs/>
        </w:rPr>
        <w:t>SystemPath</w:t>
      </w:r>
      <w:r>
        <w:t>.</w:t>
      </w:r>
    </w:p>
    <w:p w14:paraId="05DF21AB" w14:textId="57BEC835"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del w:id="1171" w:author="Molly McEvilley" w:date="2022-08-18T08:17:00Z">
        <w:r w:rsidDel="00AE4887">
          <w:rPr>
            <w:u w:val="single"/>
          </w:rPr>
          <w:delText>Cohort</w:delText>
        </w:r>
      </w:del>
      <w:ins w:id="1172" w:author="Molly McEvilley" w:date="2022-08-18T08:17:00Z">
        <w:r w:rsidR="00AE4887">
          <w:rPr>
            <w:u w:val="single"/>
          </w:rPr>
          <w:t>Report</w:t>
        </w:r>
      </w:ins>
      <w:r>
        <w:rPr>
          <w:u w:val="single"/>
        </w:rPr>
        <w:t>Start</w:t>
      </w:r>
      <w:r>
        <w:t xml:space="preserve"> and </w:t>
      </w:r>
      <w:del w:id="1173" w:author="Molly McEvilley" w:date="2022-08-18T08:17:00Z">
        <w:r w:rsidDel="00AE4887">
          <w:rPr>
            <w:u w:val="single"/>
          </w:rPr>
          <w:delText>Cohort</w:delText>
        </w:r>
      </w:del>
      <w:ins w:id="1174" w:author="Molly McEvilley" w:date="2022-08-18T08:17:00Z">
        <w:r w:rsidR="00AE4887">
          <w:rPr>
            <w:u w:val="single"/>
          </w:rPr>
          <w:t>Report</w:t>
        </w:r>
      </w:ins>
      <w:r>
        <w:rPr>
          <w:u w:val="single"/>
        </w:rPr>
        <w:t>End</w:t>
      </w:r>
      <w:r>
        <w:t>.</w:t>
      </w:r>
    </w:p>
    <w:p w14:paraId="5C1B407C" w14:textId="5899C6C8"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del w:id="1175" w:author="Molly McEvilley" w:date="2022-08-18T08:17:00Z">
        <w:r w:rsidDel="00AE4887">
          <w:rPr>
            <w:u w:val="single"/>
          </w:rPr>
          <w:delText>Coh</w:delText>
        </w:r>
      </w:del>
      <w:ins w:id="1176" w:author="Molly McEvilley" w:date="2022-08-18T08:17:00Z">
        <w:r w:rsidR="00AE4887">
          <w:rPr>
            <w:u w:val="single"/>
          </w:rPr>
          <w:t>Rep</w:t>
        </w:r>
      </w:ins>
      <w:r>
        <w:rPr>
          <w:u w:val="single"/>
        </w:rPr>
        <w:t>ortStart</w:t>
      </w:r>
      <w:r>
        <w:t xml:space="preserve"> and </w:t>
      </w:r>
      <w:del w:id="1177" w:author="Molly McEvilley" w:date="2022-08-18T08:17:00Z">
        <w:r w:rsidDel="00AE4887">
          <w:rPr>
            <w:u w:val="single"/>
          </w:rPr>
          <w:delText>Coh</w:delText>
        </w:r>
      </w:del>
      <w:ins w:id="1178" w:author="Molly McEvilley" w:date="2022-08-18T08:17:00Z">
        <w:r w:rsidR="00AE4887">
          <w:rPr>
            <w:u w:val="single"/>
          </w:rPr>
          <w:t>Rep</w:t>
        </w:r>
      </w:ins>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77777777"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r w:rsidR="00A53022">
        <w:rPr>
          <w:rFonts w:ascii="Calibri" w:hAnsi="Calibri" w:cs="Calibri"/>
        </w:rPr>
        <w:t>;</w:t>
      </w:r>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del w:id="1179" w:author="Molly McEvilley" w:date="2022-08-18T08:18:00Z">
        <w:r w:rsidR="00DE2AC2" w:rsidDel="00AE4887">
          <w:rPr>
            <w:rFonts w:ascii="Calibri" w:hAnsi="Calibri" w:cs="Calibri"/>
            <w:u w:val="single"/>
          </w:rPr>
          <w:delText>Coh</w:delText>
        </w:r>
      </w:del>
      <w:ins w:id="1180" w:author="Molly McEvilley" w:date="2022-08-18T08:18:00Z">
        <w:r w:rsidR="00AE4887">
          <w:rPr>
            <w:rFonts w:ascii="Calibri" w:hAnsi="Calibri" w:cs="Calibri"/>
            <w:u w:val="single"/>
          </w:rPr>
          <w:t>Rep</w:t>
        </w:r>
      </w:ins>
      <w:r w:rsidR="00DE2AC2">
        <w:rPr>
          <w:rFonts w:ascii="Calibri" w:hAnsi="Calibri" w:cs="Calibri"/>
          <w:u w:val="single"/>
        </w:rPr>
        <w:t>ortStart</w:t>
      </w:r>
      <w:r w:rsidR="00DE2AC2">
        <w:rPr>
          <w:rFonts w:ascii="Calibri" w:hAnsi="Calibri" w:cs="Calibri"/>
        </w:rPr>
        <w:t xml:space="preserve"> and </w:t>
      </w:r>
      <w:del w:id="1181" w:author="Molly McEvilley" w:date="2022-08-18T08:18:00Z">
        <w:r w:rsidR="00DE2AC2" w:rsidDel="00AE4887">
          <w:rPr>
            <w:rFonts w:ascii="Calibri" w:hAnsi="Calibri" w:cs="Calibri"/>
            <w:u w:val="single"/>
          </w:rPr>
          <w:delText>Coh</w:delText>
        </w:r>
      </w:del>
      <w:ins w:id="1182" w:author="Molly McEvilley" w:date="2022-08-18T08:18:00Z">
        <w:r w:rsidR="00AE4887">
          <w:rPr>
            <w:rFonts w:ascii="Calibri" w:hAnsi="Calibri" w:cs="Calibri"/>
            <w:u w:val="single"/>
          </w:rPr>
          <w:t>Rep</w:t>
        </w:r>
      </w:ins>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83" w:name="_Toc37849828"/>
      <w:bookmarkStart w:id="1184" w:name="_Toc109993038"/>
      <w:r>
        <w:t xml:space="preserve">Night-by-Night Enrollments </w:t>
      </w:r>
      <w:r w:rsidR="00E53100">
        <w:t xml:space="preserve">with Exit Date Discrepancies </w:t>
      </w:r>
      <w:r w:rsidR="00D705D2">
        <w:t>by Project</w:t>
      </w:r>
      <w:bookmarkEnd w:id="1183"/>
      <w:bookmarkEnd w:id="118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r w:rsidRPr="001253B6">
              <w:t>ProjectID</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r>
              <w:t>ContinuumProject</w:t>
            </w:r>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r>
              <w:lastRenderedPageBreak/>
              <w:t>DateProvided</w:t>
            </w:r>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r>
              <w:t xml:space="preserve">RecordType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85" w:author="Molly McEvilley" w:date="2022-08-18T08:18:00Z">
              <w:r w:rsidDel="003A4DF2">
                <w:delText>20</w:delText>
              </w:r>
            </w:del>
            <w:ins w:id="1186"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r w:rsidRPr="00845520">
              <w:rPr>
                <w:b/>
                <w:bCs/>
              </w:rPr>
              <w:t>SystemPath</w:t>
            </w:r>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Must match Project.</w:t>
            </w:r>
            <w:r w:rsidRPr="00A51A8B">
              <w:rPr>
                <w:b/>
                <w:bCs/>
              </w:rPr>
              <w:t>ProjectID</w:t>
            </w:r>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r w:rsidRPr="00845520">
              <w:rPr>
                <w:b/>
                <w:bCs/>
              </w:rPr>
              <w:t>ReportRow</w:t>
            </w:r>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Must match LSAReport.</w:t>
            </w:r>
            <w:r w:rsidRPr="00845520">
              <w:rPr>
                <w:b/>
                <w:bCs/>
              </w:rPr>
              <w:t>ReportID</w:t>
            </w:r>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r w:rsidRPr="00A51A8B">
        <w:rPr>
          <w:b/>
          <w:bCs/>
        </w:rPr>
        <w:t>SystemPath</w:t>
      </w:r>
      <w:r>
        <w:t>.</w:t>
      </w:r>
    </w:p>
    <w:p w14:paraId="132B75CD" w14:textId="1B5DA6F5" w:rsidR="00DE2AC2" w:rsidRDefault="00DE2AC2" w:rsidP="00DE2AC2">
      <w:pPr>
        <w:rPr>
          <w:u w:val="single"/>
        </w:rPr>
      </w:pPr>
      <w:r>
        <w:rPr>
          <w:b/>
          <w:bCs/>
        </w:rPr>
        <w:t>ReportRow</w:t>
      </w:r>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bednight in the 90 days ending on </w:t>
      </w:r>
      <w:r w:rsidR="00E27371">
        <w:rPr>
          <w:u w:val="single"/>
        </w:rPr>
        <w:t>ReportEnd</w:t>
      </w:r>
      <w:r w:rsidR="00E27371">
        <w:t>.</w:t>
      </w:r>
    </w:p>
    <w:p w14:paraId="05530527" w14:textId="2AF120CA"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del w:id="1187" w:author="Molly McEvilley" w:date="2022-08-18T08:19:00Z">
        <w:r w:rsidDel="003A4DF2">
          <w:rPr>
            <w:u w:val="single"/>
          </w:rPr>
          <w:delText>Cohort</w:delText>
        </w:r>
      </w:del>
      <w:ins w:id="1188" w:author="Molly McEvilley" w:date="2022-08-18T08:18:00Z">
        <w:r w:rsidR="003A4DF2">
          <w:rPr>
            <w:u w:val="single"/>
          </w:rPr>
          <w:t>Report</w:t>
        </w:r>
      </w:ins>
      <w:r>
        <w:rPr>
          <w:u w:val="single"/>
        </w:rPr>
        <w:t>Start</w:t>
      </w:r>
      <w:r>
        <w:t xml:space="preserve"> and </w:t>
      </w:r>
      <w:del w:id="1189" w:author="Molly McEvilley" w:date="2022-08-18T08:19:00Z">
        <w:r w:rsidDel="003A4DF2">
          <w:rPr>
            <w:u w:val="single"/>
          </w:rPr>
          <w:delText>Coh</w:delText>
        </w:r>
      </w:del>
      <w:ins w:id="1190" w:author="Molly McEvilley" w:date="2022-08-18T08:19:00Z">
        <w:r w:rsidR="003A4DF2">
          <w:rPr>
            <w:u w:val="single"/>
          </w:rPr>
          <w:t>Rep</w:t>
        </w:r>
      </w:ins>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 and Project.</w:t>
      </w:r>
      <w:r w:rsidR="00DE2AC2">
        <w:rPr>
          <w:rFonts w:ascii="Calibri" w:hAnsi="Calibri" w:cs="Calibri"/>
          <w:i/>
          <w:iCs/>
        </w:rPr>
        <w:t>TrackingMethod</w:t>
      </w:r>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ins w:id="1191" w:author="Molly McEvilley" w:date="2022-08-18T08:19:00Z">
        <w:r w:rsidR="003A4DF2">
          <w:rPr>
            <w:u w:val="single"/>
          </w:rPr>
          <w:t>ReportStart</w:t>
        </w:r>
        <w:r w:rsidR="003A4DF2">
          <w:t xml:space="preserve"> and </w:t>
        </w:r>
        <w:r w:rsidR="003A4DF2">
          <w:rPr>
            <w:u w:val="single"/>
          </w:rPr>
          <w:t xml:space="preserve">ReportEnd </w:t>
        </w:r>
      </w:ins>
      <w:del w:id="1192"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193" w:name="_Data_Quality_–"/>
      <w:bookmarkStart w:id="1194" w:name="_Counts_of_Households"/>
      <w:bookmarkStart w:id="1195" w:name="_Toc37849829"/>
      <w:bookmarkStart w:id="1196" w:name="_Toc109993039"/>
      <w:bookmarkEnd w:id="1193"/>
      <w:bookmarkEnd w:id="1194"/>
      <w:r>
        <w:lastRenderedPageBreak/>
        <w:t xml:space="preserve">Counts of </w:t>
      </w:r>
      <w:r w:rsidR="00EB1C9F">
        <w:t xml:space="preserve">Households </w:t>
      </w:r>
      <w:r>
        <w:t>with no EnrollmentCoC Record by Project</w:t>
      </w:r>
      <w:bookmarkEnd w:id="1195"/>
      <w:bookmarkEnd w:id="1196"/>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r w:rsidRPr="00845520">
              <w:rPr>
                <w:b/>
                <w:bCs/>
              </w:rPr>
              <w:t>SystemPath</w:t>
            </w:r>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Must match Project.</w:t>
            </w:r>
            <w:r w:rsidRPr="00A51A8B">
              <w:rPr>
                <w:b/>
                <w:bCs/>
              </w:rPr>
              <w:t>ProjectID</w:t>
            </w:r>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r w:rsidRPr="00845520">
              <w:rPr>
                <w:b/>
                <w:bCs/>
              </w:rPr>
              <w:t>ReportRow</w:t>
            </w:r>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Must match LSAReport.</w:t>
            </w:r>
            <w:r w:rsidRPr="00845520">
              <w:rPr>
                <w:b/>
                <w:bCs/>
              </w:rPr>
              <w:t>ReportID</w:t>
            </w:r>
          </w:p>
        </w:tc>
      </w:tr>
    </w:tbl>
    <w:p w14:paraId="6311BC1D" w14:textId="622ABDD6" w:rsidR="00D705D2" w:rsidRDefault="00D705D2" w:rsidP="0088191A">
      <w:pPr>
        <w:pStyle w:val="Heading3"/>
      </w:pPr>
      <w:r w:rsidRPr="00AB2970">
        <w:t>ReportRow</w:t>
      </w:r>
      <w:r w:rsidR="00EB1C9F">
        <w:t xml:space="preserve"> and Value</w:t>
      </w:r>
    </w:p>
    <w:p w14:paraId="4C396F73" w14:textId="24BB5BD3" w:rsidR="00EB1C9F" w:rsidRDefault="00D705D2" w:rsidP="00D705D2">
      <w:r>
        <w:rPr>
          <w:b/>
          <w:bCs/>
        </w:rPr>
        <w:t>ReportRow</w:t>
      </w:r>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lastRenderedPageBreak/>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197" w:name="_HMIS_Business_Logic:"/>
      <w:bookmarkStart w:id="1198" w:name="_Toc37849830"/>
      <w:bookmarkStart w:id="1199" w:name="_Toc109993040"/>
      <w:bookmarkEnd w:id="1197"/>
      <w:r>
        <w:t>LSACalculated</w:t>
      </w:r>
      <w:bookmarkEnd w:id="1198"/>
      <w:bookmarkEnd w:id="1199"/>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200"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r w:rsidR="00E028AF" w:rsidRPr="0083187A">
        <w:rPr>
          <w:b/>
          <w:bCs/>
        </w:rPr>
        <w:t>ReportRow</w:t>
      </w:r>
      <w:r w:rsidR="00E028AF">
        <w:t xml:space="preserve">s 60-62), </w:t>
      </w:r>
      <w:r w:rsidR="00E028AF" w:rsidRPr="0083187A">
        <w:rPr>
          <w:b/>
          <w:bCs/>
        </w:rPr>
        <w:t>ProjectID</w:t>
      </w:r>
      <w:r w:rsidR="00E028AF">
        <w:t xml:space="preserve">s in LSACalculated must match a </w:t>
      </w:r>
      <w:r w:rsidR="00E028AF" w:rsidRPr="0083187A">
        <w:rPr>
          <w:b/>
          <w:bCs/>
        </w:rPr>
        <w:t>ProjectID</w:t>
      </w:r>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2941A547" w:rsidR="00F25CD0" w:rsidRDefault="00914DDA" w:rsidP="0088191A">
      <w:pPr>
        <w:pStyle w:val="Heading1"/>
        <w:rPr>
          <w:ins w:id="1201" w:author="Molly McEvilley" w:date="2022-07-29T13:00:00Z"/>
        </w:rPr>
      </w:pPr>
      <w:bookmarkStart w:id="1202" w:name="_HMIS_Business_Logic:_4"/>
      <w:bookmarkStart w:id="1203" w:name="_Toc37849831"/>
      <w:bookmarkStart w:id="1204" w:name="_Toc109993041"/>
      <w:bookmarkEnd w:id="1202"/>
      <w:commentRangeStart w:id="1205"/>
      <w:r w:rsidRPr="00C52062">
        <w:t>HMIS Business Logic</w:t>
      </w:r>
      <w:r>
        <w:t>: LSAReport</w:t>
      </w:r>
      <w:r w:rsidR="006D6D01">
        <w:t xml:space="preserve"> Data Quality</w:t>
      </w:r>
      <w:r w:rsidR="00D854C4">
        <w:t xml:space="preserve"> and ReportDate</w:t>
      </w:r>
      <w:bookmarkEnd w:id="1203"/>
      <w:commentRangeEnd w:id="1205"/>
      <w:r w:rsidR="004F66B8">
        <w:rPr>
          <w:rStyle w:val="CommentReference"/>
          <w:rFonts w:asciiTheme="minorHAnsi" w:eastAsiaTheme="minorHAnsi" w:hAnsiTheme="minorHAnsi" w:cstheme="minorBidi"/>
          <w:b w:val="0"/>
        </w:rPr>
        <w:commentReference w:id="1205"/>
      </w:r>
      <w:bookmarkEnd w:id="1204"/>
    </w:p>
    <w:p w14:paraId="67DD686B" w14:textId="77777777" w:rsidR="00C1694A" w:rsidRDefault="00C1694A" w:rsidP="00C1694A">
      <w:pPr>
        <w:pStyle w:val="Heading2"/>
        <w:tabs>
          <w:tab w:val="left" w:pos="720"/>
        </w:tabs>
        <w:rPr>
          <w:ins w:id="1206" w:author="Molly McEvilley" w:date="2022-07-29T13:00:00Z"/>
        </w:rPr>
      </w:pPr>
      <w:bookmarkStart w:id="1207" w:name="_Toc109993042"/>
      <w:ins w:id="1208" w:author="Molly McEvilley" w:date="2022-07-29T13:00:00Z">
        <w:r>
          <w:t>Data Quality:  HMIS Household Enrollments Not Associated with a CoC</w:t>
        </w:r>
        <w:bookmarkEnd w:id="1207"/>
        <w:r>
          <w:t xml:space="preserve"> </w:t>
        </w:r>
      </w:ins>
    </w:p>
    <w:p w14:paraId="33FBB20E" w14:textId="77777777" w:rsidR="00C1694A" w:rsidRDefault="00C1694A" w:rsidP="00C1694A">
      <w:pPr>
        <w:pStyle w:val="Heading3"/>
        <w:rPr>
          <w:ins w:id="1209" w:author="Molly McEvilley" w:date="2022-07-29T13:00:00Z"/>
        </w:rPr>
      </w:pPr>
      <w:ins w:id="1210" w:author="Molly McEvilley" w:date="2022-07-29T13:00:00Z">
        <w:r>
          <w:t>Relevant Data</w:t>
        </w:r>
      </w:ins>
    </w:p>
    <w:p w14:paraId="59EA8D1D" w14:textId="77777777" w:rsidR="00C1694A" w:rsidRDefault="00C1694A" w:rsidP="00C1694A">
      <w:pPr>
        <w:pStyle w:val="Heading4"/>
        <w:rPr>
          <w:ins w:id="1211" w:author="Molly McEvilley" w:date="2022-07-29T13:00:00Z"/>
        </w:rPr>
      </w:pPr>
      <w:ins w:id="121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213"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214" w:author="Molly McEvilley" w:date="2022-07-29T13:00:00Z"/>
                <w:b/>
                <w:bCs/>
              </w:rPr>
            </w:pPr>
            <w:ins w:id="1215" w:author="Molly McEvilley" w:date="2022-07-29T13:00:00Z">
              <w:r>
                <w:rPr>
                  <w:b/>
                  <w:bCs/>
                </w:rPr>
                <w:t>lsa_Project</w:t>
              </w:r>
            </w:ins>
          </w:p>
        </w:tc>
      </w:tr>
      <w:tr w:rsidR="00C1694A" w:rsidRPr="005F4836" w14:paraId="43904467" w14:textId="77777777" w:rsidTr="001E71E8">
        <w:trPr>
          <w:trHeight w:val="216"/>
          <w:ins w:id="1216" w:author="Molly McEvilley" w:date="2022-07-29T13:00:00Z"/>
        </w:trPr>
        <w:tc>
          <w:tcPr>
            <w:tcW w:w="9355" w:type="dxa"/>
          </w:tcPr>
          <w:p w14:paraId="1DCC5973" w14:textId="77777777" w:rsidR="00C1694A" w:rsidRPr="00246D5B" w:rsidRDefault="00C1694A" w:rsidP="001E71E8">
            <w:pPr>
              <w:pStyle w:val="NoSpacing"/>
              <w:rPr>
                <w:ins w:id="1217" w:author="Molly McEvilley" w:date="2022-07-29T13:00:00Z"/>
              </w:rPr>
            </w:pPr>
            <w:ins w:id="1218" w:author="Molly McEvilley" w:date="2022-07-29T13:00:00Z">
              <w:r>
                <w:t>ProjectType</w:t>
              </w:r>
            </w:ins>
          </w:p>
        </w:tc>
      </w:tr>
      <w:tr w:rsidR="00C1694A" w:rsidRPr="005F4836" w14:paraId="7289F4B0" w14:textId="77777777" w:rsidTr="001E71E8">
        <w:trPr>
          <w:trHeight w:val="216"/>
          <w:ins w:id="1219"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220" w:author="Molly McEvilley" w:date="2022-07-29T13:00:00Z"/>
                <w:b/>
                <w:bCs/>
              </w:rPr>
            </w:pPr>
            <w:ins w:id="1221" w:author="Molly McEvilley" w:date="2022-07-29T13:00:00Z">
              <w:r w:rsidRPr="00947F08">
                <w:rPr>
                  <w:b/>
                  <w:bCs/>
                </w:rPr>
                <w:t>hmis_Exit</w:t>
              </w:r>
            </w:ins>
          </w:p>
        </w:tc>
      </w:tr>
      <w:tr w:rsidR="00C1694A" w:rsidRPr="005F4836" w14:paraId="2273DDA7" w14:textId="77777777" w:rsidTr="001E71E8">
        <w:trPr>
          <w:trHeight w:val="216"/>
          <w:ins w:id="1222" w:author="Molly McEvilley" w:date="2022-07-29T13:00:00Z"/>
        </w:trPr>
        <w:tc>
          <w:tcPr>
            <w:tcW w:w="9355" w:type="dxa"/>
          </w:tcPr>
          <w:p w14:paraId="317CF947" w14:textId="77777777" w:rsidR="00C1694A" w:rsidRPr="00246D5B" w:rsidRDefault="00C1694A" w:rsidP="001E71E8">
            <w:pPr>
              <w:pStyle w:val="NoSpacing"/>
              <w:rPr>
                <w:ins w:id="1223" w:author="Molly McEvilley" w:date="2022-07-29T13:00:00Z"/>
              </w:rPr>
            </w:pPr>
            <w:ins w:id="1224" w:author="Molly McEvilley" w:date="2022-07-29T13:00:00Z">
              <w:r>
                <w:t>ExitDate</w:t>
              </w:r>
            </w:ins>
          </w:p>
        </w:tc>
      </w:tr>
      <w:tr w:rsidR="00C1694A" w:rsidRPr="00845520" w14:paraId="10D9D6B0" w14:textId="77777777" w:rsidTr="001E71E8">
        <w:trPr>
          <w:trHeight w:val="216"/>
          <w:ins w:id="1225"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226" w:author="Molly McEvilley" w:date="2022-07-29T13:00:00Z"/>
                <w:b/>
                <w:bCs/>
              </w:rPr>
            </w:pPr>
            <w:ins w:id="1227" w:author="Molly McEvilley" w:date="2022-07-29T13:00:00Z">
              <w:r>
                <w:rPr>
                  <w:b/>
                  <w:bCs/>
                </w:rPr>
                <w:t>hmis</w:t>
              </w:r>
              <w:r w:rsidRPr="00845520">
                <w:rPr>
                  <w:b/>
                  <w:bCs/>
                </w:rPr>
                <w:t>_</w:t>
              </w:r>
              <w:r>
                <w:rPr>
                  <w:b/>
                  <w:bCs/>
                </w:rPr>
                <w:t>Enrollment</w:t>
              </w:r>
            </w:ins>
          </w:p>
        </w:tc>
      </w:tr>
      <w:tr w:rsidR="00C1694A" w:rsidRPr="005F4836" w14:paraId="7CF103A2" w14:textId="77777777" w:rsidTr="001E71E8">
        <w:trPr>
          <w:trHeight w:val="216"/>
          <w:ins w:id="1228" w:author="Molly McEvilley" w:date="2022-07-29T13:00:00Z"/>
        </w:trPr>
        <w:tc>
          <w:tcPr>
            <w:tcW w:w="9355" w:type="dxa"/>
          </w:tcPr>
          <w:p w14:paraId="100DCFFE" w14:textId="77777777" w:rsidR="00C1694A" w:rsidRDefault="00C1694A" w:rsidP="001E71E8">
            <w:pPr>
              <w:pStyle w:val="NoSpacing"/>
              <w:rPr>
                <w:ins w:id="1229" w:author="Molly McEvilley" w:date="2022-07-29T13:00:00Z"/>
              </w:rPr>
            </w:pPr>
            <w:ins w:id="1230" w:author="Molly McEvilley" w:date="2022-07-29T13:00:00Z">
              <w:r>
                <w:t>ProjectID</w:t>
              </w:r>
            </w:ins>
          </w:p>
        </w:tc>
      </w:tr>
      <w:tr w:rsidR="00C1694A" w:rsidRPr="005F4836" w14:paraId="45C12EF8" w14:textId="77777777" w:rsidTr="001E71E8">
        <w:trPr>
          <w:trHeight w:val="216"/>
          <w:ins w:id="1231" w:author="Molly McEvilley" w:date="2022-07-29T13:00:00Z"/>
        </w:trPr>
        <w:tc>
          <w:tcPr>
            <w:tcW w:w="9355" w:type="dxa"/>
          </w:tcPr>
          <w:p w14:paraId="45255F2E" w14:textId="77777777" w:rsidR="00C1694A" w:rsidRDefault="00C1694A" w:rsidP="001E71E8">
            <w:pPr>
              <w:pStyle w:val="NoSpacing"/>
              <w:rPr>
                <w:ins w:id="1232" w:author="Molly McEvilley" w:date="2022-07-29T13:00:00Z"/>
              </w:rPr>
            </w:pPr>
            <w:ins w:id="1233" w:author="Molly McEvilley" w:date="2022-07-29T13:00:00Z">
              <w:r>
                <w:t>RelationshipToHoH</w:t>
              </w:r>
            </w:ins>
          </w:p>
        </w:tc>
      </w:tr>
      <w:tr w:rsidR="00C1694A" w:rsidRPr="005F4836" w14:paraId="1CF288B3" w14:textId="77777777" w:rsidTr="001E71E8">
        <w:trPr>
          <w:trHeight w:val="216"/>
          <w:ins w:id="1234" w:author="Molly McEvilley" w:date="2022-07-29T13:00:00Z"/>
        </w:trPr>
        <w:tc>
          <w:tcPr>
            <w:tcW w:w="9355" w:type="dxa"/>
          </w:tcPr>
          <w:p w14:paraId="1F33AFF8" w14:textId="77777777" w:rsidR="00C1694A" w:rsidRDefault="00C1694A" w:rsidP="001E71E8">
            <w:pPr>
              <w:pStyle w:val="NoSpacing"/>
              <w:rPr>
                <w:ins w:id="1235" w:author="Molly McEvilley" w:date="2022-07-29T13:00:00Z"/>
              </w:rPr>
            </w:pPr>
            <w:ins w:id="1236" w:author="Molly McEvilley" w:date="2022-07-29T13:00:00Z">
              <w:r>
                <w:t>EntryDate</w:t>
              </w:r>
            </w:ins>
          </w:p>
        </w:tc>
      </w:tr>
      <w:tr w:rsidR="00C1694A" w:rsidRPr="005F4836" w14:paraId="18C9EA4E" w14:textId="77777777" w:rsidTr="001E71E8">
        <w:trPr>
          <w:trHeight w:val="216"/>
          <w:ins w:id="1237"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238" w:author="Molly McEvilley" w:date="2022-07-29T13:00:00Z"/>
              </w:rPr>
            </w:pPr>
            <w:ins w:id="1239" w:author="Molly McEvilley" w:date="2022-07-29T13:00:00Z">
              <w:r>
                <w:rPr>
                  <w:b/>
                  <w:bCs/>
                </w:rPr>
                <w:lastRenderedPageBreak/>
                <w:t>hmis</w:t>
              </w:r>
              <w:r w:rsidRPr="00845520">
                <w:rPr>
                  <w:b/>
                  <w:bCs/>
                </w:rPr>
                <w:t>_</w:t>
              </w:r>
              <w:r>
                <w:rPr>
                  <w:b/>
                  <w:bCs/>
                </w:rPr>
                <w:t>EnrollmentCoC</w:t>
              </w:r>
            </w:ins>
          </w:p>
        </w:tc>
      </w:tr>
      <w:tr w:rsidR="00C1694A" w:rsidRPr="005F4836" w14:paraId="2F1BD8B6" w14:textId="77777777" w:rsidTr="001E71E8">
        <w:trPr>
          <w:trHeight w:val="216"/>
          <w:ins w:id="1240" w:author="Molly McEvilley" w:date="2022-07-29T13:00:00Z"/>
        </w:trPr>
        <w:tc>
          <w:tcPr>
            <w:tcW w:w="9355" w:type="dxa"/>
          </w:tcPr>
          <w:p w14:paraId="152E5FBF" w14:textId="77777777" w:rsidR="00C1694A" w:rsidRDefault="00C1694A" w:rsidP="001E71E8">
            <w:pPr>
              <w:pStyle w:val="NoSpacing"/>
              <w:rPr>
                <w:ins w:id="1241" w:author="Molly McEvilley" w:date="2022-07-29T13:00:00Z"/>
                <w:b/>
                <w:bCs/>
              </w:rPr>
            </w:pPr>
            <w:ins w:id="1242" w:author="Molly McEvilley" w:date="2022-07-29T13:00:00Z">
              <w:r>
                <w:t>InformationDate</w:t>
              </w:r>
            </w:ins>
          </w:p>
        </w:tc>
      </w:tr>
      <w:tr w:rsidR="00C1694A" w:rsidRPr="005F4836" w14:paraId="1EEA583E" w14:textId="77777777" w:rsidTr="001E71E8">
        <w:trPr>
          <w:trHeight w:val="216"/>
          <w:ins w:id="1243" w:author="Molly McEvilley" w:date="2022-07-29T13:00:00Z"/>
        </w:trPr>
        <w:tc>
          <w:tcPr>
            <w:tcW w:w="9355" w:type="dxa"/>
          </w:tcPr>
          <w:p w14:paraId="5A558C0B" w14:textId="77777777" w:rsidR="00C1694A" w:rsidRDefault="00C1694A" w:rsidP="001E71E8">
            <w:pPr>
              <w:pStyle w:val="NoSpacing"/>
              <w:rPr>
                <w:ins w:id="1244" w:author="Molly McEvilley" w:date="2022-07-29T13:00:00Z"/>
              </w:rPr>
            </w:pPr>
            <w:ins w:id="1245" w:author="Molly McEvilley" w:date="2022-07-29T13:00:00Z">
              <w:r>
                <w:t>CoCCode</w:t>
              </w:r>
            </w:ins>
          </w:p>
        </w:tc>
      </w:tr>
    </w:tbl>
    <w:p w14:paraId="1F47F8A0" w14:textId="77777777" w:rsidR="00C1694A" w:rsidRDefault="00C1694A" w:rsidP="00C1694A">
      <w:pPr>
        <w:pStyle w:val="Heading4"/>
        <w:rPr>
          <w:ins w:id="1246" w:author="Molly McEvilley" w:date="2022-07-29T13:00:00Z"/>
        </w:rPr>
      </w:pPr>
      <w:ins w:id="124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4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249" w:author="Molly McEvilley" w:date="2022-07-29T13:00:00Z"/>
                <w:b w:val="0"/>
                <w:bCs w:val="0"/>
                <w:color w:val="FFFFFF" w:themeColor="background1"/>
              </w:rPr>
            </w:pPr>
            <w:ins w:id="1250"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251" w:author="Molly McEvilley" w:date="2022-07-29T13:00:00Z"/>
        </w:trPr>
        <w:tc>
          <w:tcPr>
            <w:tcW w:w="9350" w:type="dxa"/>
          </w:tcPr>
          <w:p w14:paraId="603400B2" w14:textId="77777777" w:rsidR="00C1694A" w:rsidRPr="003A0FA0" w:rsidRDefault="00C1694A" w:rsidP="001E71E8">
            <w:pPr>
              <w:pStyle w:val="NoSpacing"/>
              <w:rPr>
                <w:ins w:id="1252" w:author="Molly McEvilley" w:date="2022-07-29T13:00:00Z"/>
              </w:rPr>
            </w:pPr>
            <w:ins w:id="1253" w:author="Molly McEvilley" w:date="2022-07-29T13:00:00Z">
              <w:r>
                <w:rPr>
                  <w:b/>
                  <w:bCs/>
                </w:rPr>
                <w:t>NoCoC</w:t>
              </w:r>
            </w:ins>
          </w:p>
        </w:tc>
      </w:tr>
    </w:tbl>
    <w:p w14:paraId="459DD8BB" w14:textId="77777777" w:rsidR="00C1694A" w:rsidRPr="006E0DA7" w:rsidRDefault="00C1694A" w:rsidP="00C1694A">
      <w:pPr>
        <w:pStyle w:val="Heading3"/>
        <w:ind w:left="0" w:firstLine="0"/>
        <w:rPr>
          <w:ins w:id="1254" w:author="Molly McEvilley" w:date="2022-07-29T13:00:00Z"/>
        </w:rPr>
      </w:pPr>
      <w:ins w:id="1255" w:author="Molly McEvilley" w:date="2022-07-29T13:00:00Z">
        <w:r>
          <w:t>Logic</w:t>
        </w:r>
      </w:ins>
    </w:p>
    <w:p w14:paraId="539053A7" w14:textId="77777777" w:rsidR="00C1694A" w:rsidRDefault="00C1694A" w:rsidP="00C1694A">
      <w:pPr>
        <w:pStyle w:val="Heading4"/>
        <w:rPr>
          <w:ins w:id="1256" w:author="Molly McEvilley" w:date="2022-07-29T13:00:00Z"/>
        </w:rPr>
      </w:pPr>
      <w:ins w:id="1257" w:author="Molly McEvilley" w:date="2022-07-29T13:00:00Z">
        <w:r>
          <w:t>NoCoC</w:t>
        </w:r>
      </w:ins>
    </w:p>
    <w:p w14:paraId="62E5FFB6" w14:textId="77777777" w:rsidR="00C1694A" w:rsidRDefault="00C1694A" w:rsidP="00C1694A">
      <w:pPr>
        <w:rPr>
          <w:ins w:id="1258" w:author="Molly McEvilley" w:date="2022-07-29T13:00:00Z"/>
        </w:rPr>
      </w:pPr>
      <w:ins w:id="1259" w:author="Molly McEvilley" w:date="2022-07-29T13:00:00Z">
        <w:r>
          <w:t>The LSA is limited to enrollment records where hmis_EnrollmentCoC.</w:t>
        </w:r>
        <w:r>
          <w:rPr>
            <w:i/>
            <w:iCs/>
          </w:rPr>
          <w:t>CoCCode</w:t>
        </w:r>
        <w:r>
          <w:t xml:space="preserve"> = </w:t>
        </w:r>
        <w:r>
          <w:rPr>
            <w:u w:val="single"/>
          </w:rPr>
          <w:t>ReportCoC</w:t>
        </w:r>
        <w:r>
          <w:t xml:space="preserve">.  </w:t>
        </w:r>
      </w:ins>
    </w:p>
    <w:p w14:paraId="2C8FE55A" w14:textId="77777777" w:rsidR="00C1694A" w:rsidRDefault="00C1694A" w:rsidP="00C1694A">
      <w:pPr>
        <w:rPr>
          <w:ins w:id="1260" w:author="Molly McEvilley" w:date="2022-07-29T13:00:00Z"/>
        </w:rPr>
      </w:pPr>
      <w:ins w:id="1261" w:author="Molly McEvilley" w:date="2022-07-29T13:00:00Z">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62" w:author="Molly McEvilley" w:date="2022-07-29T13:00:00Z"/>
        </w:rPr>
      </w:pPr>
      <w:ins w:id="1263" w:author="Molly McEvilley" w:date="2022-07-29T13:00:00Z">
        <w:r>
          <w:t xml:space="preserve">A count of distinct </w:t>
        </w:r>
        <w:r>
          <w:rPr>
            <w:i/>
          </w:rPr>
          <w:t>HouseholdIDs</w:t>
        </w:r>
        <w:r>
          <w:t xml:space="preserve"> in hmis_Enrollment where:</w:t>
        </w:r>
      </w:ins>
    </w:p>
    <w:p w14:paraId="48A40546" w14:textId="32DB5427" w:rsidR="00387AD2" w:rsidRDefault="00387AD2" w:rsidP="00387AD2">
      <w:pPr>
        <w:pStyle w:val="ListParagraph"/>
        <w:numPr>
          <w:ilvl w:val="0"/>
          <w:numId w:val="111"/>
        </w:numPr>
        <w:spacing w:before="0" w:after="160" w:line="256" w:lineRule="auto"/>
        <w:rPr>
          <w:ins w:id="1264" w:author="Molly McEvilley" w:date="2022-08-18T09:11:00Z"/>
        </w:rPr>
      </w:pPr>
      <w:ins w:id="1265" w:author="Molly McEvilley" w:date="2022-08-18T09:11:00Z">
        <w:r>
          <w:rPr>
            <w:i/>
            <w:iCs/>
          </w:rPr>
          <w:t>EntryDate</w:t>
        </w:r>
        <w:r>
          <w:t xml:space="preserve"> &lt;= </w:t>
        </w:r>
        <w:r>
          <w:rPr>
            <w:u w:val="single"/>
          </w:rPr>
          <w:t>ReportEnd</w:t>
        </w:r>
      </w:ins>
      <w:ins w:id="1266" w:author="Molly McEvilley" w:date="2022-08-18T09:13:00Z">
        <w:r w:rsidR="005311DF" w:rsidRPr="005311DF">
          <w:rPr>
            <w:rPrChange w:id="1267"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68" w:author="Molly McEvilley" w:date="2022-08-18T09:11:00Z"/>
        </w:rPr>
      </w:pPr>
      <w:ins w:id="1269" w:author="Molly McEvilley" w:date="2022-08-18T09:11:00Z">
        <w:r>
          <w:rPr>
            <w:i/>
            <w:iCs/>
          </w:rPr>
          <w:t>RelationshipToHoH</w:t>
        </w:r>
        <w:r>
          <w:t xml:space="preserve"> = 1</w:t>
        </w:r>
      </w:ins>
      <w:ins w:id="1270"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71" w:author="Molly McEvilley" w:date="2022-07-29T13:00:00Z"/>
        </w:rPr>
      </w:pPr>
      <w:ins w:id="1272" w:author="Molly McEvilley" w:date="2022-07-29T13:00:00Z">
        <w:r>
          <w:t>hmis_Exit.</w:t>
        </w:r>
        <w:r>
          <w:rPr>
            <w:i/>
            <w:iCs/>
          </w:rPr>
          <w:t>ExitDate</w:t>
        </w:r>
        <w:r>
          <w:t xml:space="preserve"> is NULL or </w:t>
        </w:r>
        <w:r>
          <w:rPr>
            <w:i/>
            <w:iCs/>
          </w:rPr>
          <w:t>ExitDate</w:t>
        </w:r>
        <w:r>
          <w:t xml:space="preserve"> &gt;= </w:t>
        </w:r>
        <w:r>
          <w:rPr>
            <w:u w:val="single"/>
          </w:rPr>
          <w:t>ReportStart</w:t>
        </w:r>
      </w:ins>
      <w:ins w:id="1273"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74" w:author="Molly McEvilley" w:date="2022-07-29T13:00:00Z"/>
        </w:rPr>
      </w:pPr>
      <w:ins w:id="1275" w:author="Molly McEvilley" w:date="2022-07-29T13:00:00Z">
        <w:r>
          <w:rPr>
            <w:i/>
            <w:iCs/>
          </w:rPr>
          <w:t xml:space="preserve">ProjectID </w:t>
        </w:r>
        <w:r>
          <w:t>= lsa_Project.</w:t>
        </w:r>
        <w:r>
          <w:rPr>
            <w:b/>
            <w:bCs/>
          </w:rPr>
          <w:t>ProjectID</w:t>
        </w:r>
      </w:ins>
      <w:ins w:id="1276"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77" w:author="Molly McEvilley" w:date="2022-08-18T09:09:00Z"/>
        </w:rPr>
      </w:pPr>
      <w:ins w:id="1278" w:author="Molly McEvilley" w:date="2022-08-18T09:09:00Z">
        <w:r>
          <w:t>lsa_Project.</w:t>
        </w:r>
        <w:r>
          <w:rPr>
            <w:b/>
            <w:bCs/>
          </w:rPr>
          <w:t>ProjectType</w:t>
        </w:r>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79" w:author="Molly McEvilley" w:date="2022-08-18T09:09:00Z"/>
        </w:rPr>
      </w:pPr>
      <w:ins w:id="1280" w:author="Molly McEvilley" w:date="2022-08-18T09:09:00Z">
        <w:r>
          <w:t>lsa_Project.</w:t>
        </w:r>
        <w:r>
          <w:rPr>
            <w:b/>
            <w:bCs/>
          </w:rPr>
          <w:t xml:space="preserve">HMISParticipatingProject </w:t>
        </w:r>
        <w:r>
          <w:t>= 1; and</w:t>
        </w:r>
      </w:ins>
    </w:p>
    <w:p w14:paraId="5D10B2F2" w14:textId="77777777" w:rsidR="00761F88" w:rsidRDefault="00761F88" w:rsidP="00761F88">
      <w:pPr>
        <w:pStyle w:val="ListParagraph"/>
        <w:numPr>
          <w:ilvl w:val="0"/>
          <w:numId w:val="111"/>
        </w:numPr>
        <w:spacing w:before="0" w:after="160" w:line="256" w:lineRule="auto"/>
        <w:rPr>
          <w:ins w:id="1281" w:author="Molly McEvilley" w:date="2022-08-18T09:09:00Z"/>
        </w:rPr>
      </w:pPr>
      <w:ins w:id="1282" w:author="Molly McEvilley" w:date="2022-08-18T09:09:00Z">
        <w:r>
          <w:t>lsa_Organization.</w:t>
        </w:r>
        <w:r>
          <w:rPr>
            <w:b/>
            <w:bCs/>
          </w:rPr>
          <w:t xml:space="preserve">VictimServiceProvider </w:t>
        </w:r>
        <w:r>
          <w:t>= 0; and</w:t>
        </w:r>
      </w:ins>
    </w:p>
    <w:p w14:paraId="760812F4" w14:textId="77777777" w:rsidR="00C1694A" w:rsidRDefault="00C1694A" w:rsidP="00C1694A">
      <w:pPr>
        <w:pStyle w:val="ListParagraph"/>
        <w:numPr>
          <w:ilvl w:val="0"/>
          <w:numId w:val="111"/>
        </w:numPr>
        <w:spacing w:before="0" w:after="160" w:line="256" w:lineRule="auto"/>
        <w:rPr>
          <w:ins w:id="1283" w:author="Molly McEvilley" w:date="2022-07-29T13:00:00Z"/>
        </w:rPr>
      </w:pPr>
      <w:ins w:id="1284" w:author="Molly McEvilley" w:date="2022-07-29T13:00:00Z">
        <w:r>
          <w:t xml:space="preserve">No EnrollmentCoC record exists for the </w:t>
        </w:r>
        <w:r>
          <w:rPr>
            <w:i/>
            <w:iCs/>
          </w:rPr>
          <w:t>HouseholdID</w:t>
        </w:r>
        <w:r>
          <w:t xml:space="preserve"> where:</w:t>
        </w:r>
      </w:ins>
    </w:p>
    <w:p w14:paraId="2ECC2269" w14:textId="77777777" w:rsidR="00C1694A" w:rsidRDefault="00C1694A" w:rsidP="00C1694A">
      <w:pPr>
        <w:pStyle w:val="ListParagraph"/>
        <w:numPr>
          <w:ilvl w:val="1"/>
          <w:numId w:val="111"/>
        </w:numPr>
        <w:spacing w:before="0" w:after="160" w:line="256" w:lineRule="auto"/>
        <w:rPr>
          <w:ins w:id="1285" w:author="Molly McEvilley" w:date="2022-07-29T13:00:00Z"/>
        </w:rPr>
      </w:pPr>
      <w:ins w:id="1286" w:author="Molly McEvilley" w:date="2022-07-29T13:00:00Z">
        <w:r>
          <w:rPr>
            <w:i/>
            <w:iCs/>
          </w:rPr>
          <w:t>InformationDate</w:t>
        </w:r>
        <w:r>
          <w:t xml:space="preserve"> &lt;= </w:t>
        </w:r>
        <w:r>
          <w:rPr>
            <w:u w:val="single"/>
          </w:rPr>
          <w:t>ReportEnd</w:t>
        </w:r>
        <w:r>
          <w:t>; and</w:t>
        </w:r>
      </w:ins>
    </w:p>
    <w:p w14:paraId="6850F514" w14:textId="77777777" w:rsidR="00C1694A" w:rsidRDefault="00C1694A" w:rsidP="00C1694A">
      <w:pPr>
        <w:pStyle w:val="ListParagraph"/>
        <w:numPr>
          <w:ilvl w:val="1"/>
          <w:numId w:val="111"/>
        </w:numPr>
        <w:spacing w:before="0" w:after="160" w:line="256" w:lineRule="auto"/>
        <w:rPr>
          <w:ins w:id="1287" w:author="Molly McEvilley" w:date="2022-07-29T13:00:00Z"/>
        </w:rPr>
      </w:pPr>
      <w:ins w:id="1288" w:author="Molly McEvilley" w:date="2022-07-29T13:00:00Z">
        <w:r>
          <w:rPr>
            <w:i/>
            <w:iCs/>
          </w:rPr>
          <w:t>CoCCode</w:t>
        </w:r>
        <w:r>
          <w:t xml:space="preserve"> = any hmis_ProjectCoC.</w:t>
        </w:r>
        <w:r>
          <w:rPr>
            <w:i/>
            <w:iCs/>
          </w:rPr>
          <w:t>CoCCode</w:t>
        </w:r>
        <w:r>
          <w:t xml:space="preserve"> for the project</w:t>
        </w:r>
      </w:ins>
    </w:p>
    <w:p w14:paraId="04D6DF6E" w14:textId="77777777" w:rsidR="00C1694A" w:rsidRDefault="00C1694A" w:rsidP="00C1694A">
      <w:pPr>
        <w:pStyle w:val="Heading2"/>
        <w:tabs>
          <w:tab w:val="left" w:pos="720"/>
        </w:tabs>
        <w:rPr>
          <w:ins w:id="1289" w:author="Molly McEvilley" w:date="2022-07-29T13:00:00Z"/>
        </w:rPr>
      </w:pPr>
      <w:bookmarkStart w:id="1290" w:name="_Toc109993043"/>
      <w:ins w:id="1291" w:author="Molly McEvilley" w:date="2022-07-29T13:00:00Z">
        <w:r>
          <w:t>Data Quality:  Households Excluded from the LSA Due to HoH Errors</w:t>
        </w:r>
        <w:bookmarkEnd w:id="1290"/>
      </w:ins>
    </w:p>
    <w:p w14:paraId="4246264C" w14:textId="77777777" w:rsidR="00C1694A" w:rsidRDefault="00C1694A" w:rsidP="00C1694A">
      <w:pPr>
        <w:pStyle w:val="Heading3"/>
        <w:rPr>
          <w:ins w:id="1292" w:author="Molly McEvilley" w:date="2022-07-29T13:00:00Z"/>
        </w:rPr>
      </w:pPr>
      <w:ins w:id="1293" w:author="Molly McEvilley" w:date="2022-07-29T13:00:00Z">
        <w:r>
          <w:t>Relevant Data</w:t>
        </w:r>
      </w:ins>
    </w:p>
    <w:p w14:paraId="18381950" w14:textId="77777777" w:rsidR="00C1694A" w:rsidRDefault="00C1694A" w:rsidP="00C1694A">
      <w:pPr>
        <w:pStyle w:val="Heading4"/>
        <w:rPr>
          <w:ins w:id="1294" w:author="Molly McEvilley" w:date="2022-07-29T13:00:00Z"/>
        </w:rPr>
      </w:pPr>
      <w:ins w:id="1295"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96"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97" w:author="Molly McEvilley" w:date="2022-07-29T13:00:00Z"/>
                <w:b/>
                <w:bCs/>
              </w:rPr>
            </w:pPr>
            <w:ins w:id="1298" w:author="Molly McEvilley" w:date="2022-07-29T13:00:00Z">
              <w:r>
                <w:rPr>
                  <w:b/>
                  <w:bCs/>
                </w:rPr>
                <w:t>lsa_</w:t>
              </w:r>
            </w:ins>
            <w:ins w:id="1299" w:author="Molly McEvilley" w:date="2022-08-18T08:58:00Z">
              <w:r w:rsidR="00D20ACC">
                <w:rPr>
                  <w:b/>
                  <w:bCs/>
                </w:rPr>
                <w:t>Organization</w:t>
              </w:r>
            </w:ins>
          </w:p>
        </w:tc>
      </w:tr>
      <w:tr w:rsidR="00C1694A" w:rsidRPr="005F4836" w14:paraId="2CCC8FDA" w14:textId="77777777" w:rsidTr="001E71E8">
        <w:trPr>
          <w:trHeight w:val="216"/>
          <w:ins w:id="1300" w:author="Molly McEvilley" w:date="2022-07-29T13:00:00Z"/>
        </w:trPr>
        <w:tc>
          <w:tcPr>
            <w:tcW w:w="9355" w:type="dxa"/>
          </w:tcPr>
          <w:p w14:paraId="4E26425C" w14:textId="5F04F951" w:rsidR="00DB6A50" w:rsidRPr="00246D5B" w:rsidRDefault="00D20ACC" w:rsidP="001E71E8">
            <w:pPr>
              <w:pStyle w:val="NoSpacing"/>
              <w:rPr>
                <w:ins w:id="1301" w:author="Molly McEvilley" w:date="2022-07-29T13:00:00Z"/>
              </w:rPr>
            </w:pPr>
            <w:ins w:id="1302" w:author="Molly McEvilley" w:date="2022-08-18T08:58:00Z">
              <w:r>
                <w:t>VictimServiceProvider</w:t>
              </w:r>
            </w:ins>
          </w:p>
        </w:tc>
      </w:tr>
      <w:tr w:rsidR="00D20ACC" w:rsidRPr="005F4836" w14:paraId="1EF9D3C4" w14:textId="77777777" w:rsidTr="007D0EBC">
        <w:trPr>
          <w:trHeight w:val="216"/>
          <w:ins w:id="1303"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304" w:author="Molly McEvilley" w:date="2022-08-18T08:58:00Z"/>
                <w:b/>
                <w:bCs/>
              </w:rPr>
            </w:pPr>
            <w:ins w:id="1305" w:author="Molly McEvilley" w:date="2022-08-18T08:58:00Z">
              <w:r>
                <w:rPr>
                  <w:b/>
                  <w:bCs/>
                </w:rPr>
                <w:t>lsa_Project</w:t>
              </w:r>
            </w:ins>
          </w:p>
        </w:tc>
      </w:tr>
      <w:tr w:rsidR="00D20ACC" w:rsidRPr="005F4836" w14:paraId="69340C6E" w14:textId="77777777" w:rsidTr="007D0EBC">
        <w:trPr>
          <w:trHeight w:val="216"/>
          <w:ins w:id="1306" w:author="Molly McEvilley" w:date="2022-08-18T08:58:00Z"/>
        </w:trPr>
        <w:tc>
          <w:tcPr>
            <w:tcW w:w="9355" w:type="dxa"/>
          </w:tcPr>
          <w:p w14:paraId="713DC178" w14:textId="77777777" w:rsidR="00D20ACC" w:rsidRPr="00246D5B" w:rsidRDefault="00D20ACC" w:rsidP="007D0EBC">
            <w:pPr>
              <w:pStyle w:val="NoSpacing"/>
              <w:rPr>
                <w:ins w:id="1307" w:author="Molly McEvilley" w:date="2022-08-18T08:58:00Z"/>
              </w:rPr>
            </w:pPr>
            <w:ins w:id="1308" w:author="Molly McEvilley" w:date="2022-08-18T08:58:00Z">
              <w:r>
                <w:t>ProjectType</w:t>
              </w:r>
            </w:ins>
          </w:p>
        </w:tc>
      </w:tr>
      <w:tr w:rsidR="00D20ACC" w:rsidRPr="005F4836" w14:paraId="56F5C8F7" w14:textId="77777777" w:rsidTr="007D0EBC">
        <w:trPr>
          <w:trHeight w:val="216"/>
          <w:ins w:id="1309" w:author="Molly McEvilley" w:date="2022-08-18T08:58:00Z"/>
        </w:trPr>
        <w:tc>
          <w:tcPr>
            <w:tcW w:w="9355" w:type="dxa"/>
          </w:tcPr>
          <w:p w14:paraId="02537680" w14:textId="286CEABD" w:rsidR="00D20ACC" w:rsidRDefault="00D20ACC" w:rsidP="007D0EBC">
            <w:pPr>
              <w:pStyle w:val="NoSpacing"/>
              <w:rPr>
                <w:ins w:id="1310" w:author="Molly McEvilley" w:date="2022-08-18T08:58:00Z"/>
              </w:rPr>
            </w:pPr>
            <w:ins w:id="1311" w:author="Molly McEvilley" w:date="2022-08-18T08:58:00Z">
              <w:r>
                <w:t>HMISParticipating</w:t>
              </w:r>
            </w:ins>
            <w:ins w:id="1312" w:author="Molly McEvilley" w:date="2022-08-18T08:59:00Z">
              <w:r>
                <w:t>Project</w:t>
              </w:r>
            </w:ins>
          </w:p>
        </w:tc>
      </w:tr>
      <w:tr w:rsidR="00C1694A" w:rsidRPr="005F4836" w14:paraId="1B57730E" w14:textId="77777777" w:rsidTr="001E71E8">
        <w:trPr>
          <w:trHeight w:val="216"/>
          <w:ins w:id="1313"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314" w:author="Molly McEvilley" w:date="2022-07-29T13:00:00Z"/>
                <w:b/>
                <w:bCs/>
              </w:rPr>
            </w:pPr>
            <w:ins w:id="1315" w:author="Molly McEvilley" w:date="2022-07-29T13:00:00Z">
              <w:r w:rsidRPr="00947F08">
                <w:rPr>
                  <w:b/>
                  <w:bCs/>
                </w:rPr>
                <w:t>hmis_Exit</w:t>
              </w:r>
            </w:ins>
          </w:p>
        </w:tc>
      </w:tr>
      <w:tr w:rsidR="00C1694A" w:rsidRPr="005F4836" w14:paraId="76101058" w14:textId="77777777" w:rsidTr="001E71E8">
        <w:trPr>
          <w:trHeight w:val="216"/>
          <w:ins w:id="1316" w:author="Molly McEvilley" w:date="2022-07-29T13:00:00Z"/>
        </w:trPr>
        <w:tc>
          <w:tcPr>
            <w:tcW w:w="9355" w:type="dxa"/>
          </w:tcPr>
          <w:p w14:paraId="04E5919E" w14:textId="77777777" w:rsidR="00C1694A" w:rsidRPr="00246D5B" w:rsidRDefault="00C1694A" w:rsidP="001E71E8">
            <w:pPr>
              <w:pStyle w:val="NoSpacing"/>
              <w:rPr>
                <w:ins w:id="1317" w:author="Molly McEvilley" w:date="2022-07-29T13:00:00Z"/>
              </w:rPr>
            </w:pPr>
            <w:ins w:id="1318" w:author="Molly McEvilley" w:date="2022-07-29T13:00:00Z">
              <w:r>
                <w:t>ExitDate</w:t>
              </w:r>
            </w:ins>
          </w:p>
        </w:tc>
      </w:tr>
      <w:tr w:rsidR="00C1694A" w:rsidRPr="00845520" w14:paraId="53E17837" w14:textId="77777777" w:rsidTr="001E71E8">
        <w:trPr>
          <w:trHeight w:val="216"/>
          <w:ins w:id="1319"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320" w:author="Molly McEvilley" w:date="2022-07-29T13:00:00Z"/>
                <w:b/>
                <w:bCs/>
              </w:rPr>
            </w:pPr>
            <w:ins w:id="1321" w:author="Molly McEvilley" w:date="2022-07-29T13:00:00Z">
              <w:r>
                <w:rPr>
                  <w:b/>
                  <w:bCs/>
                </w:rPr>
                <w:t>hmis</w:t>
              </w:r>
              <w:r w:rsidRPr="00845520">
                <w:rPr>
                  <w:b/>
                  <w:bCs/>
                </w:rPr>
                <w:t>_</w:t>
              </w:r>
              <w:r>
                <w:rPr>
                  <w:b/>
                  <w:bCs/>
                </w:rPr>
                <w:t>Enrollment</w:t>
              </w:r>
            </w:ins>
          </w:p>
        </w:tc>
      </w:tr>
      <w:tr w:rsidR="00C1694A" w:rsidRPr="005F4836" w14:paraId="6E06EFA3" w14:textId="77777777" w:rsidTr="001E71E8">
        <w:trPr>
          <w:trHeight w:val="216"/>
          <w:ins w:id="1322" w:author="Molly McEvilley" w:date="2022-07-29T13:00:00Z"/>
        </w:trPr>
        <w:tc>
          <w:tcPr>
            <w:tcW w:w="9355" w:type="dxa"/>
          </w:tcPr>
          <w:p w14:paraId="0BCDB78A" w14:textId="77777777" w:rsidR="00C1694A" w:rsidRDefault="00C1694A" w:rsidP="001E71E8">
            <w:pPr>
              <w:pStyle w:val="NoSpacing"/>
              <w:rPr>
                <w:ins w:id="1323" w:author="Molly McEvilley" w:date="2022-07-29T13:00:00Z"/>
              </w:rPr>
            </w:pPr>
            <w:ins w:id="1324" w:author="Molly McEvilley" w:date="2022-07-29T13:00:00Z">
              <w:r>
                <w:t>ProjectID</w:t>
              </w:r>
            </w:ins>
          </w:p>
        </w:tc>
      </w:tr>
      <w:tr w:rsidR="00C1694A" w:rsidRPr="005F4836" w14:paraId="5857FF96" w14:textId="77777777" w:rsidTr="001E71E8">
        <w:trPr>
          <w:trHeight w:val="216"/>
          <w:ins w:id="1325" w:author="Molly McEvilley" w:date="2022-07-29T13:00:00Z"/>
        </w:trPr>
        <w:tc>
          <w:tcPr>
            <w:tcW w:w="9355" w:type="dxa"/>
          </w:tcPr>
          <w:p w14:paraId="1B243D7F" w14:textId="77777777" w:rsidR="00C1694A" w:rsidRDefault="00C1694A" w:rsidP="001E71E8">
            <w:pPr>
              <w:pStyle w:val="NoSpacing"/>
              <w:rPr>
                <w:ins w:id="1326" w:author="Molly McEvilley" w:date="2022-07-29T13:00:00Z"/>
              </w:rPr>
            </w:pPr>
            <w:ins w:id="1327" w:author="Molly McEvilley" w:date="2022-07-29T13:00:00Z">
              <w:r>
                <w:t>HouseholdID</w:t>
              </w:r>
            </w:ins>
          </w:p>
        </w:tc>
      </w:tr>
      <w:tr w:rsidR="00C1694A" w:rsidRPr="005F4836" w14:paraId="4BC6DDC8" w14:textId="77777777" w:rsidTr="001E71E8">
        <w:trPr>
          <w:trHeight w:val="216"/>
          <w:ins w:id="1328" w:author="Molly McEvilley" w:date="2022-07-29T13:00:00Z"/>
        </w:trPr>
        <w:tc>
          <w:tcPr>
            <w:tcW w:w="9355" w:type="dxa"/>
          </w:tcPr>
          <w:p w14:paraId="42F4FE26" w14:textId="77777777" w:rsidR="00C1694A" w:rsidRDefault="00C1694A" w:rsidP="001E71E8">
            <w:pPr>
              <w:pStyle w:val="NoSpacing"/>
              <w:rPr>
                <w:ins w:id="1329" w:author="Molly McEvilley" w:date="2022-07-29T13:00:00Z"/>
              </w:rPr>
            </w:pPr>
            <w:ins w:id="1330" w:author="Molly McEvilley" w:date="2022-07-29T13:00:00Z">
              <w:r>
                <w:t>RelationshipToHoH</w:t>
              </w:r>
            </w:ins>
          </w:p>
        </w:tc>
      </w:tr>
      <w:tr w:rsidR="00C1694A" w:rsidRPr="005F4836" w14:paraId="095FFAB7" w14:textId="77777777" w:rsidTr="001E71E8">
        <w:trPr>
          <w:trHeight w:val="216"/>
          <w:ins w:id="1331" w:author="Molly McEvilley" w:date="2022-07-29T13:00:00Z"/>
        </w:trPr>
        <w:tc>
          <w:tcPr>
            <w:tcW w:w="9355" w:type="dxa"/>
          </w:tcPr>
          <w:p w14:paraId="273723AA" w14:textId="77777777" w:rsidR="00C1694A" w:rsidRDefault="00C1694A" w:rsidP="001E71E8">
            <w:pPr>
              <w:pStyle w:val="NoSpacing"/>
              <w:rPr>
                <w:ins w:id="1332" w:author="Molly McEvilley" w:date="2022-07-29T13:00:00Z"/>
              </w:rPr>
            </w:pPr>
            <w:ins w:id="1333" w:author="Molly McEvilley" w:date="2022-07-29T13:00:00Z">
              <w:r>
                <w:t>EntryDate</w:t>
              </w:r>
            </w:ins>
          </w:p>
        </w:tc>
      </w:tr>
      <w:tr w:rsidR="00C1694A" w:rsidRPr="005F4836" w14:paraId="2CE7232F" w14:textId="77777777" w:rsidTr="001E71E8">
        <w:trPr>
          <w:trHeight w:val="216"/>
          <w:ins w:id="1334"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335" w:author="Molly McEvilley" w:date="2022-07-29T13:00:00Z"/>
              </w:rPr>
            </w:pPr>
            <w:ins w:id="1336" w:author="Molly McEvilley" w:date="2022-07-29T13:00:00Z">
              <w:r>
                <w:rPr>
                  <w:b/>
                  <w:bCs/>
                </w:rPr>
                <w:t>hmis</w:t>
              </w:r>
              <w:r w:rsidRPr="00845520">
                <w:rPr>
                  <w:b/>
                  <w:bCs/>
                </w:rPr>
                <w:t>_</w:t>
              </w:r>
              <w:r>
                <w:rPr>
                  <w:b/>
                  <w:bCs/>
                </w:rPr>
                <w:t>EnrollmentCoC</w:t>
              </w:r>
            </w:ins>
          </w:p>
        </w:tc>
      </w:tr>
      <w:tr w:rsidR="00C1694A" w:rsidRPr="005F4836" w14:paraId="666E2A61" w14:textId="77777777" w:rsidTr="001E71E8">
        <w:trPr>
          <w:trHeight w:val="216"/>
          <w:ins w:id="1337" w:author="Molly McEvilley" w:date="2022-07-29T13:00:00Z"/>
        </w:trPr>
        <w:tc>
          <w:tcPr>
            <w:tcW w:w="9355" w:type="dxa"/>
          </w:tcPr>
          <w:p w14:paraId="3A3D8D9A" w14:textId="77777777" w:rsidR="00C1694A" w:rsidRDefault="00C1694A" w:rsidP="001E71E8">
            <w:pPr>
              <w:pStyle w:val="NoSpacing"/>
              <w:rPr>
                <w:ins w:id="1338" w:author="Molly McEvilley" w:date="2022-07-29T13:00:00Z"/>
                <w:b/>
                <w:bCs/>
              </w:rPr>
            </w:pPr>
            <w:ins w:id="1339" w:author="Molly McEvilley" w:date="2022-07-29T13:00:00Z">
              <w:r>
                <w:t>InformationDate</w:t>
              </w:r>
            </w:ins>
          </w:p>
        </w:tc>
      </w:tr>
      <w:tr w:rsidR="00DD5D84" w:rsidRPr="005F4836" w14:paraId="3B1A2126" w14:textId="77777777" w:rsidTr="001E71E8">
        <w:trPr>
          <w:trHeight w:val="216"/>
          <w:ins w:id="1340" w:author="Molly McEvilley" w:date="2022-08-18T08:57:00Z"/>
        </w:trPr>
        <w:tc>
          <w:tcPr>
            <w:tcW w:w="9355" w:type="dxa"/>
          </w:tcPr>
          <w:p w14:paraId="0A5A090E" w14:textId="25665487" w:rsidR="00DD5D84" w:rsidRDefault="00DD5D84" w:rsidP="001E71E8">
            <w:pPr>
              <w:pStyle w:val="NoSpacing"/>
              <w:rPr>
                <w:ins w:id="1341" w:author="Molly McEvilley" w:date="2022-08-18T08:57:00Z"/>
              </w:rPr>
            </w:pPr>
            <w:ins w:id="1342" w:author="Molly McEvilley" w:date="2022-08-18T08:57:00Z">
              <w:r>
                <w:lastRenderedPageBreak/>
                <w:t>HouseholdID</w:t>
              </w:r>
            </w:ins>
          </w:p>
        </w:tc>
      </w:tr>
      <w:tr w:rsidR="00C1694A" w:rsidRPr="005F4836" w14:paraId="1F1E4072" w14:textId="77777777" w:rsidTr="001E71E8">
        <w:trPr>
          <w:trHeight w:val="216"/>
          <w:ins w:id="1343" w:author="Molly McEvilley" w:date="2022-07-29T13:00:00Z"/>
        </w:trPr>
        <w:tc>
          <w:tcPr>
            <w:tcW w:w="9355" w:type="dxa"/>
          </w:tcPr>
          <w:p w14:paraId="2B5CB87C" w14:textId="77777777" w:rsidR="00C1694A" w:rsidRDefault="00C1694A" w:rsidP="001E71E8">
            <w:pPr>
              <w:pStyle w:val="NoSpacing"/>
              <w:rPr>
                <w:ins w:id="1344" w:author="Molly McEvilley" w:date="2022-07-29T13:00:00Z"/>
              </w:rPr>
            </w:pPr>
            <w:ins w:id="1345" w:author="Molly McEvilley" w:date="2022-07-29T13:00:00Z">
              <w:r>
                <w:t>CoCCode</w:t>
              </w:r>
            </w:ins>
          </w:p>
        </w:tc>
      </w:tr>
    </w:tbl>
    <w:p w14:paraId="669B0F42" w14:textId="77777777" w:rsidR="00C1694A" w:rsidRDefault="00C1694A" w:rsidP="00C1694A">
      <w:pPr>
        <w:pStyle w:val="Heading4"/>
        <w:rPr>
          <w:ins w:id="1346" w:author="Molly McEvilley" w:date="2022-07-29T13:00:00Z"/>
        </w:rPr>
      </w:pPr>
      <w:ins w:id="134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4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349" w:author="Molly McEvilley" w:date="2022-07-29T13:00:00Z"/>
                <w:b w:val="0"/>
                <w:bCs w:val="0"/>
                <w:color w:val="FFFFFF" w:themeColor="background1"/>
              </w:rPr>
            </w:pPr>
            <w:ins w:id="1350"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351" w:author="Molly McEvilley" w:date="2022-07-29T13:00:00Z"/>
        </w:trPr>
        <w:tc>
          <w:tcPr>
            <w:tcW w:w="9350" w:type="dxa"/>
          </w:tcPr>
          <w:p w14:paraId="1269294B" w14:textId="77777777" w:rsidR="00C1694A" w:rsidRPr="003A0FA0" w:rsidRDefault="00C1694A" w:rsidP="001E71E8">
            <w:pPr>
              <w:pStyle w:val="NoSpacing"/>
              <w:rPr>
                <w:ins w:id="1352" w:author="Molly McEvilley" w:date="2022-07-29T13:00:00Z"/>
              </w:rPr>
            </w:pPr>
            <w:ins w:id="1353" w:author="Molly McEvilley" w:date="2022-07-29T13:00:00Z">
              <w:r>
                <w:rPr>
                  <w:b/>
                  <w:bCs/>
                </w:rPr>
                <w:t>NotOneHoH</w:t>
              </w:r>
            </w:ins>
          </w:p>
        </w:tc>
      </w:tr>
    </w:tbl>
    <w:p w14:paraId="2E56D722" w14:textId="77777777" w:rsidR="00C1694A" w:rsidRPr="00456F88" w:rsidRDefault="00C1694A" w:rsidP="00C1694A">
      <w:pPr>
        <w:rPr>
          <w:ins w:id="1354" w:author="Molly McEvilley" w:date="2022-07-29T13:00:00Z"/>
        </w:rPr>
      </w:pPr>
    </w:p>
    <w:p w14:paraId="5487F3A4" w14:textId="77777777" w:rsidR="00C1694A" w:rsidRPr="006E0DA7" w:rsidRDefault="00C1694A" w:rsidP="00C1694A">
      <w:pPr>
        <w:pStyle w:val="Heading3"/>
        <w:ind w:left="0" w:firstLine="0"/>
        <w:rPr>
          <w:ins w:id="1355" w:author="Molly McEvilley" w:date="2022-07-29T13:00:00Z"/>
        </w:rPr>
      </w:pPr>
      <w:ins w:id="1356" w:author="Molly McEvilley" w:date="2022-07-29T13:00:00Z">
        <w:r>
          <w:t>Logic</w:t>
        </w:r>
      </w:ins>
    </w:p>
    <w:p w14:paraId="7E9AAE92" w14:textId="77777777" w:rsidR="00C1694A" w:rsidRDefault="00C1694A" w:rsidP="00C1694A">
      <w:pPr>
        <w:pStyle w:val="Heading4"/>
        <w:rPr>
          <w:ins w:id="1357" w:author="Molly McEvilley" w:date="2022-07-29T13:00:00Z"/>
        </w:rPr>
      </w:pPr>
      <w:ins w:id="1358" w:author="Molly McEvilley" w:date="2022-07-29T13:00:00Z">
        <w:r>
          <w:t>NotOneHoH</w:t>
        </w:r>
      </w:ins>
    </w:p>
    <w:p w14:paraId="0F2808A2" w14:textId="77777777" w:rsidR="00C1694A" w:rsidRDefault="00C1694A" w:rsidP="00C1694A">
      <w:pPr>
        <w:rPr>
          <w:ins w:id="1359" w:author="Molly McEvilley" w:date="2022-07-29T13:00:00Z"/>
        </w:rPr>
      </w:pPr>
      <w:ins w:id="1360"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61" w:author="Molly McEvilley" w:date="2022-07-29T13:00:00Z"/>
          <w:b/>
          <w:bCs/>
        </w:rPr>
      </w:pPr>
      <w:ins w:id="1362" w:author="Molly McEvilley" w:date="2022-07-29T13:00:00Z">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63" w:author="Molly McEvilley" w:date="2022-07-29T13:00:00Z"/>
        </w:rPr>
      </w:pPr>
      <w:ins w:id="1364" w:author="Molly McEvilley" w:date="2022-07-29T13:00:00Z">
        <w:r>
          <w:t xml:space="preserve">A count of distinct </w:t>
        </w:r>
        <w:r>
          <w:rPr>
            <w:i/>
            <w:iCs/>
          </w:rPr>
          <w:t>HouseholdID</w:t>
        </w:r>
        <w:r>
          <w:t>s in hmis_Enrollment where:</w:t>
        </w:r>
      </w:ins>
    </w:p>
    <w:p w14:paraId="01170847" w14:textId="77777777" w:rsidR="00C1694A" w:rsidRDefault="00C1694A" w:rsidP="00C1694A">
      <w:pPr>
        <w:pStyle w:val="ListParagraph"/>
        <w:numPr>
          <w:ilvl w:val="0"/>
          <w:numId w:val="111"/>
        </w:numPr>
        <w:spacing w:before="0" w:after="160" w:line="256" w:lineRule="auto"/>
        <w:rPr>
          <w:ins w:id="1365" w:author="Molly McEvilley" w:date="2022-07-29T13:00:00Z"/>
        </w:rPr>
      </w:pPr>
      <w:ins w:id="1366" w:author="Molly McEvilley" w:date="2022-07-29T13:00:00Z">
        <w:r>
          <w:t xml:space="preserve">There are no </w:t>
        </w:r>
        <w:r>
          <w:rPr>
            <w:i/>
            <w:iCs/>
          </w:rPr>
          <w:t>EnrollmentID</w:t>
        </w:r>
        <w:r>
          <w:t xml:space="preserve">s for the </w:t>
        </w:r>
        <w:r>
          <w:rPr>
            <w:i/>
            <w:iCs/>
          </w:rPr>
          <w:t>HouseholdID</w:t>
        </w:r>
        <w:r>
          <w:t xml:space="preserve"> where </w:t>
        </w:r>
        <w:r>
          <w:rPr>
            <w:i/>
            <w:iCs/>
          </w:rPr>
          <w:t>RelationshipToHoH</w:t>
        </w:r>
        <w:r>
          <w:t xml:space="preserve"> = 1; or</w:t>
        </w:r>
      </w:ins>
    </w:p>
    <w:p w14:paraId="6BA52D5C" w14:textId="77777777" w:rsidR="00C1694A" w:rsidRDefault="00C1694A" w:rsidP="00C1694A">
      <w:pPr>
        <w:pStyle w:val="ListParagraph"/>
        <w:numPr>
          <w:ilvl w:val="0"/>
          <w:numId w:val="111"/>
        </w:numPr>
        <w:spacing w:before="0" w:after="160" w:line="256" w:lineRule="auto"/>
        <w:rPr>
          <w:ins w:id="1367" w:author="Molly McEvilley" w:date="2022-07-29T13:00:00Z"/>
        </w:rPr>
      </w:pPr>
      <w:ins w:id="1368" w:author="Molly McEvilley" w:date="2022-07-29T13:00:00Z">
        <w:r>
          <w:t xml:space="preserve">There is more than one </w:t>
        </w:r>
        <w:r>
          <w:rPr>
            <w:i/>
            <w:iCs/>
          </w:rPr>
          <w:t>EnrollmentID</w:t>
        </w:r>
        <w:r>
          <w:t xml:space="preserve"> for the </w:t>
        </w:r>
        <w:r>
          <w:rPr>
            <w:i/>
            <w:iCs/>
          </w:rPr>
          <w:t>HouseholdID</w:t>
        </w:r>
        <w:r>
          <w:t xml:space="preserve"> where </w:t>
        </w:r>
        <w:r>
          <w:rPr>
            <w:i/>
            <w:iCs/>
          </w:rPr>
          <w:t>RelationshipToHoH</w:t>
        </w:r>
        <w:r>
          <w:t xml:space="preserve"> = 1. </w:t>
        </w:r>
      </w:ins>
    </w:p>
    <w:p w14:paraId="3ACA0AA6" w14:textId="77777777" w:rsidR="00C1694A" w:rsidRDefault="00C1694A" w:rsidP="00C1694A">
      <w:pPr>
        <w:rPr>
          <w:ins w:id="1369" w:author="Molly McEvilley" w:date="2022-07-29T13:00:00Z"/>
        </w:rPr>
      </w:pPr>
      <w:ins w:id="1370"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71" w:author="Molly McEvilley" w:date="2022-07-29T13:00:00Z"/>
        </w:rPr>
      </w:pPr>
      <w:ins w:id="1372" w:author="Molly McEvilley" w:date="2022-07-29T13:00:00Z">
        <w:r>
          <w:rPr>
            <w:i/>
            <w:iCs/>
          </w:rPr>
          <w:t>EntryDate</w:t>
        </w:r>
        <w:r>
          <w:t xml:space="preserve"> &lt;= </w:t>
        </w:r>
        <w:r>
          <w:rPr>
            <w:u w:val="single"/>
          </w:rPr>
          <w:t>ReportEnd</w:t>
        </w:r>
        <w:r>
          <w:t xml:space="preserve">; </w:t>
        </w:r>
      </w:ins>
      <w:ins w:id="1373"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74" w:author="Molly McEvilley" w:date="2022-07-29T13:00:00Z"/>
        </w:rPr>
      </w:pPr>
      <w:ins w:id="1375" w:author="Molly McEvilley" w:date="2022-07-29T13:00:00Z">
        <w:r>
          <w:t>hmis_Exit.</w:t>
        </w:r>
        <w:r>
          <w:rPr>
            <w:i/>
            <w:iCs/>
          </w:rPr>
          <w:t>ExitDate</w:t>
        </w:r>
        <w:r>
          <w:t xml:space="preserve"> is NULL or </w:t>
        </w:r>
        <w:r>
          <w:rPr>
            <w:i/>
            <w:iCs/>
          </w:rPr>
          <w:t>ExitDate</w:t>
        </w:r>
        <w:r>
          <w:t xml:space="preserve"> &gt;= </w:t>
        </w:r>
        <w:r>
          <w:rPr>
            <w:u w:val="single"/>
          </w:rPr>
          <w:t>ReportStart</w:t>
        </w:r>
        <w:r>
          <w:t>;</w:t>
        </w:r>
      </w:ins>
      <w:ins w:id="1376"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77" w:author="Molly McEvilley" w:date="2022-07-29T13:00:00Z"/>
        </w:rPr>
      </w:pPr>
      <w:ins w:id="1378" w:author="Molly McEvilley" w:date="2022-07-29T13:00:00Z">
        <w:r>
          <w:rPr>
            <w:i/>
            <w:iCs/>
          </w:rPr>
          <w:t xml:space="preserve">ProjectID </w:t>
        </w:r>
        <w:r>
          <w:t>= lsa_Project.</w:t>
        </w:r>
        <w:r>
          <w:rPr>
            <w:b/>
            <w:bCs/>
          </w:rPr>
          <w:t>ProjectID</w:t>
        </w:r>
        <w:r>
          <w:t xml:space="preserve">; </w:t>
        </w:r>
      </w:ins>
      <w:ins w:id="1379"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80" w:author="Molly McEvilley" w:date="2022-08-18T08:51:00Z"/>
        </w:rPr>
      </w:pPr>
      <w:ins w:id="1381" w:author="Molly McEvilley" w:date="2022-07-29T13:00:00Z">
        <w:r>
          <w:t>lsa_Project.</w:t>
        </w:r>
        <w:r>
          <w:rPr>
            <w:b/>
            <w:bCs/>
          </w:rPr>
          <w:t>ProjectType</w:t>
        </w:r>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82" w:author="Molly McEvilley" w:date="2022-08-18T08:52:00Z"/>
        </w:rPr>
      </w:pPr>
      <w:ins w:id="1383" w:author="Molly McEvilley" w:date="2022-08-18T08:51:00Z">
        <w:r>
          <w:t>lsa_Project.</w:t>
        </w:r>
        <w:r>
          <w:rPr>
            <w:b/>
            <w:bCs/>
          </w:rPr>
          <w:t>H</w:t>
        </w:r>
      </w:ins>
      <w:ins w:id="1384" w:author="Molly McEvilley" w:date="2022-08-18T08:52:00Z">
        <w:r>
          <w:rPr>
            <w:b/>
            <w:bCs/>
          </w:rPr>
          <w:t xml:space="preserve">MISParticipatingProject </w:t>
        </w:r>
        <w:r>
          <w:t>= 1</w:t>
        </w:r>
      </w:ins>
      <w:ins w:id="1385"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86" w:author="Molly McEvilley" w:date="2022-07-29T13:00:00Z"/>
        </w:rPr>
      </w:pPr>
      <w:ins w:id="1387" w:author="Molly McEvilley" w:date="2022-08-18T08:52:00Z">
        <w:r>
          <w:t>lsa_Organization.</w:t>
        </w:r>
        <w:r>
          <w:rPr>
            <w:b/>
            <w:bCs/>
          </w:rPr>
          <w:t xml:space="preserve">VictimServiceProvider </w:t>
        </w:r>
        <w:r>
          <w:t>= 0</w:t>
        </w:r>
      </w:ins>
      <w:ins w:id="1388"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89" w:author="Molly McEvilley" w:date="2022-07-29T13:00:00Z"/>
        </w:rPr>
      </w:pPr>
      <w:ins w:id="1390" w:author="Molly McEvilley" w:date="2022-07-29T13:00:00Z">
        <w:r>
          <w:t>Most recent EnrollmentCoC.</w:t>
        </w:r>
        <w:r>
          <w:rPr>
            <w:i/>
            <w:iCs/>
          </w:rPr>
          <w:t>CoCCode</w:t>
        </w:r>
        <w:r>
          <w:t xml:space="preserve"> for the </w:t>
        </w:r>
        <w:r>
          <w:rPr>
            <w:i/>
            <w:iCs/>
          </w:rPr>
          <w:t>HouseholdID</w:t>
        </w:r>
        <w:r>
          <w:t xml:space="preserve"> = </w:t>
        </w:r>
        <w:r>
          <w:rPr>
            <w:u w:val="single"/>
          </w:rPr>
          <w:t>ReportCoC</w:t>
        </w:r>
        <w:r>
          <w:t xml:space="preserve"> where </w:t>
        </w:r>
        <w:r>
          <w:rPr>
            <w:i/>
            <w:iCs/>
          </w:rPr>
          <w:t>InformationDate</w:t>
        </w:r>
        <w:r>
          <w:t xml:space="preserve"> &lt;= </w:t>
        </w:r>
        <w:r>
          <w:rPr>
            <w:u w:val="single"/>
          </w:rPr>
          <w:t>ReportEnd.</w:t>
        </w:r>
      </w:ins>
    </w:p>
    <w:p w14:paraId="1ECCBAF2" w14:textId="77777777" w:rsidR="00C1694A" w:rsidRDefault="00C1694A" w:rsidP="00C1694A">
      <w:pPr>
        <w:pStyle w:val="Heading2"/>
        <w:tabs>
          <w:tab w:val="left" w:pos="720"/>
        </w:tabs>
        <w:rPr>
          <w:ins w:id="1391" w:author="Molly McEvilley" w:date="2022-07-29T13:00:00Z"/>
        </w:rPr>
      </w:pPr>
      <w:bookmarkStart w:id="1392" w:name="_Toc109993044"/>
      <w:ins w:id="1393" w:author="Molly McEvilley" w:date="2022-07-29T13:00:00Z">
        <w:r>
          <w:t>Data Quality:  Enrollments Excluded from the LSA Due to Invalid RelationshipToHoH</w:t>
        </w:r>
        <w:bookmarkEnd w:id="1392"/>
        <w:r>
          <w:t xml:space="preserve"> </w:t>
        </w:r>
      </w:ins>
    </w:p>
    <w:p w14:paraId="2F2C9514" w14:textId="77777777" w:rsidR="00C1694A" w:rsidRDefault="00C1694A" w:rsidP="00C1694A">
      <w:pPr>
        <w:pStyle w:val="Heading3"/>
        <w:rPr>
          <w:ins w:id="1394" w:author="Molly McEvilley" w:date="2022-07-29T13:00:00Z"/>
        </w:rPr>
      </w:pPr>
      <w:ins w:id="1395" w:author="Molly McEvilley" w:date="2022-07-29T13:00:00Z">
        <w:r>
          <w:t>Relevant Data</w:t>
        </w:r>
      </w:ins>
    </w:p>
    <w:p w14:paraId="5C5FFED3" w14:textId="77777777" w:rsidR="00C1694A" w:rsidRDefault="00C1694A" w:rsidP="00C1694A">
      <w:pPr>
        <w:pStyle w:val="Heading4"/>
        <w:rPr>
          <w:ins w:id="1396" w:author="Molly McEvilley" w:date="2022-07-29T13:00:00Z"/>
        </w:rPr>
      </w:pPr>
      <w:ins w:id="139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98"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99" w:author="Molly McEvilley" w:date="2022-07-29T13:00:00Z"/>
                <w:b/>
                <w:bCs/>
              </w:rPr>
            </w:pPr>
            <w:ins w:id="1400" w:author="Molly McEvilley" w:date="2022-07-29T13:00:00Z">
              <w:r>
                <w:rPr>
                  <w:b/>
                  <w:bCs/>
                </w:rPr>
                <w:t>tlsa_HHID</w:t>
              </w:r>
            </w:ins>
          </w:p>
        </w:tc>
      </w:tr>
      <w:tr w:rsidR="00C1694A" w:rsidRPr="005F4836" w14:paraId="22C55C11" w14:textId="77777777" w:rsidTr="001E71E8">
        <w:trPr>
          <w:trHeight w:val="216"/>
          <w:ins w:id="1401" w:author="Molly McEvilley" w:date="2022-07-29T13:00:00Z"/>
        </w:trPr>
        <w:tc>
          <w:tcPr>
            <w:tcW w:w="9355" w:type="dxa"/>
          </w:tcPr>
          <w:p w14:paraId="577AF2E7" w14:textId="77777777" w:rsidR="00C1694A" w:rsidRPr="00246D5B" w:rsidRDefault="00C1694A" w:rsidP="001E71E8">
            <w:pPr>
              <w:pStyle w:val="NoSpacing"/>
              <w:rPr>
                <w:ins w:id="1402" w:author="Molly McEvilley" w:date="2022-07-29T13:00:00Z"/>
              </w:rPr>
            </w:pPr>
            <w:ins w:id="1403" w:author="Molly McEvilley" w:date="2022-07-29T13:00:00Z">
              <w:r>
                <w:t>HouseholdID</w:t>
              </w:r>
            </w:ins>
          </w:p>
        </w:tc>
      </w:tr>
      <w:tr w:rsidR="00C1694A" w:rsidRPr="005F4836" w14:paraId="58D11881" w14:textId="77777777" w:rsidTr="001E71E8">
        <w:trPr>
          <w:trHeight w:val="216"/>
          <w:ins w:id="1404" w:author="Molly McEvilley" w:date="2022-07-29T13:00:00Z"/>
        </w:trPr>
        <w:tc>
          <w:tcPr>
            <w:tcW w:w="9355" w:type="dxa"/>
          </w:tcPr>
          <w:p w14:paraId="0869AAFB" w14:textId="77777777" w:rsidR="00C1694A" w:rsidRDefault="00C1694A" w:rsidP="001E71E8">
            <w:pPr>
              <w:pStyle w:val="NoSpacing"/>
              <w:rPr>
                <w:ins w:id="1405" w:author="Molly McEvilley" w:date="2022-07-29T13:00:00Z"/>
              </w:rPr>
            </w:pPr>
            <w:ins w:id="1406" w:author="Molly McEvilley" w:date="2022-07-29T13:00:00Z">
              <w:r>
                <w:t>Active</w:t>
              </w:r>
            </w:ins>
          </w:p>
        </w:tc>
      </w:tr>
      <w:tr w:rsidR="00C1694A" w:rsidRPr="005F4836" w14:paraId="3F4E3C0A" w14:textId="77777777" w:rsidTr="001E71E8">
        <w:trPr>
          <w:trHeight w:val="216"/>
          <w:ins w:id="1407"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408" w:author="Molly McEvilley" w:date="2022-07-29T13:00:00Z"/>
                <w:b/>
                <w:bCs/>
              </w:rPr>
            </w:pPr>
            <w:ins w:id="1409" w:author="Molly McEvilley" w:date="2022-07-29T13:00:00Z">
              <w:r w:rsidRPr="00947F08">
                <w:rPr>
                  <w:b/>
                  <w:bCs/>
                </w:rPr>
                <w:t>hmis_Exit</w:t>
              </w:r>
            </w:ins>
          </w:p>
        </w:tc>
      </w:tr>
      <w:tr w:rsidR="00C1694A" w:rsidRPr="005F4836" w14:paraId="48282874" w14:textId="77777777" w:rsidTr="001E71E8">
        <w:trPr>
          <w:trHeight w:val="216"/>
          <w:ins w:id="1410" w:author="Molly McEvilley" w:date="2022-07-29T13:00:00Z"/>
        </w:trPr>
        <w:tc>
          <w:tcPr>
            <w:tcW w:w="9355" w:type="dxa"/>
          </w:tcPr>
          <w:p w14:paraId="376210B8" w14:textId="77777777" w:rsidR="00C1694A" w:rsidRPr="00246D5B" w:rsidRDefault="00C1694A" w:rsidP="001E71E8">
            <w:pPr>
              <w:pStyle w:val="NoSpacing"/>
              <w:rPr>
                <w:ins w:id="1411" w:author="Molly McEvilley" w:date="2022-07-29T13:00:00Z"/>
              </w:rPr>
            </w:pPr>
            <w:ins w:id="1412" w:author="Molly McEvilley" w:date="2022-07-29T13:00:00Z">
              <w:r>
                <w:t>ExitDate</w:t>
              </w:r>
            </w:ins>
          </w:p>
        </w:tc>
      </w:tr>
      <w:tr w:rsidR="00C1694A" w:rsidRPr="00845520" w14:paraId="1586B6CD" w14:textId="77777777" w:rsidTr="001E71E8">
        <w:trPr>
          <w:trHeight w:val="216"/>
          <w:ins w:id="1413"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414" w:author="Molly McEvilley" w:date="2022-07-29T13:00:00Z"/>
                <w:b/>
                <w:bCs/>
              </w:rPr>
            </w:pPr>
            <w:ins w:id="1415" w:author="Molly McEvilley" w:date="2022-07-29T13:00:00Z">
              <w:r>
                <w:rPr>
                  <w:b/>
                  <w:bCs/>
                </w:rPr>
                <w:t>hmis</w:t>
              </w:r>
              <w:r w:rsidRPr="00845520">
                <w:rPr>
                  <w:b/>
                  <w:bCs/>
                </w:rPr>
                <w:t>_</w:t>
              </w:r>
              <w:r>
                <w:rPr>
                  <w:b/>
                  <w:bCs/>
                </w:rPr>
                <w:t>Enrollment</w:t>
              </w:r>
            </w:ins>
          </w:p>
        </w:tc>
      </w:tr>
      <w:tr w:rsidR="00C1694A" w:rsidRPr="005F4836" w14:paraId="11551CF1" w14:textId="77777777" w:rsidTr="001E71E8">
        <w:trPr>
          <w:trHeight w:val="216"/>
          <w:ins w:id="1416" w:author="Molly McEvilley" w:date="2022-07-29T13:00:00Z"/>
        </w:trPr>
        <w:tc>
          <w:tcPr>
            <w:tcW w:w="9355" w:type="dxa"/>
          </w:tcPr>
          <w:p w14:paraId="6C1F8C45" w14:textId="77777777" w:rsidR="00C1694A" w:rsidRDefault="00C1694A" w:rsidP="001E71E8">
            <w:pPr>
              <w:pStyle w:val="NoSpacing"/>
              <w:rPr>
                <w:ins w:id="1417" w:author="Molly McEvilley" w:date="2022-07-29T13:00:00Z"/>
              </w:rPr>
            </w:pPr>
            <w:ins w:id="1418" w:author="Molly McEvilley" w:date="2022-07-29T13:00:00Z">
              <w:r>
                <w:t>ProjectID</w:t>
              </w:r>
            </w:ins>
          </w:p>
        </w:tc>
      </w:tr>
      <w:tr w:rsidR="00C1694A" w:rsidRPr="005F4836" w14:paraId="141A5B81" w14:textId="77777777" w:rsidTr="001E71E8">
        <w:trPr>
          <w:trHeight w:val="216"/>
          <w:ins w:id="1419" w:author="Molly McEvilley" w:date="2022-07-29T13:00:00Z"/>
        </w:trPr>
        <w:tc>
          <w:tcPr>
            <w:tcW w:w="9355" w:type="dxa"/>
          </w:tcPr>
          <w:p w14:paraId="0944165B" w14:textId="77777777" w:rsidR="00C1694A" w:rsidRDefault="00C1694A" w:rsidP="001E71E8">
            <w:pPr>
              <w:pStyle w:val="NoSpacing"/>
              <w:rPr>
                <w:ins w:id="1420" w:author="Molly McEvilley" w:date="2022-07-29T13:00:00Z"/>
              </w:rPr>
            </w:pPr>
            <w:ins w:id="1421" w:author="Molly McEvilley" w:date="2022-07-29T13:00:00Z">
              <w:r>
                <w:t>HouseholdID</w:t>
              </w:r>
            </w:ins>
          </w:p>
        </w:tc>
      </w:tr>
      <w:tr w:rsidR="00C1694A" w:rsidRPr="005F4836" w14:paraId="5DB58945" w14:textId="77777777" w:rsidTr="001E71E8">
        <w:trPr>
          <w:trHeight w:val="216"/>
          <w:ins w:id="1422" w:author="Molly McEvilley" w:date="2022-07-29T13:00:00Z"/>
        </w:trPr>
        <w:tc>
          <w:tcPr>
            <w:tcW w:w="9355" w:type="dxa"/>
          </w:tcPr>
          <w:p w14:paraId="5235316A" w14:textId="77777777" w:rsidR="00C1694A" w:rsidRDefault="00C1694A" w:rsidP="001E71E8">
            <w:pPr>
              <w:pStyle w:val="NoSpacing"/>
              <w:rPr>
                <w:ins w:id="1423" w:author="Molly McEvilley" w:date="2022-07-29T13:00:00Z"/>
              </w:rPr>
            </w:pPr>
            <w:ins w:id="1424" w:author="Molly McEvilley" w:date="2022-07-29T13:00:00Z">
              <w:r>
                <w:t>RelationshipToHoH</w:t>
              </w:r>
            </w:ins>
          </w:p>
        </w:tc>
      </w:tr>
      <w:tr w:rsidR="00C1694A" w:rsidRPr="005F4836" w14:paraId="37E4AEDD" w14:textId="77777777" w:rsidTr="001E71E8">
        <w:trPr>
          <w:trHeight w:val="216"/>
          <w:ins w:id="1425" w:author="Molly McEvilley" w:date="2022-07-29T13:00:00Z"/>
        </w:trPr>
        <w:tc>
          <w:tcPr>
            <w:tcW w:w="9355" w:type="dxa"/>
          </w:tcPr>
          <w:p w14:paraId="18600D23" w14:textId="77777777" w:rsidR="00C1694A" w:rsidRDefault="00C1694A" w:rsidP="001E71E8">
            <w:pPr>
              <w:pStyle w:val="NoSpacing"/>
              <w:rPr>
                <w:ins w:id="1426" w:author="Molly McEvilley" w:date="2022-07-29T13:00:00Z"/>
              </w:rPr>
            </w:pPr>
            <w:ins w:id="1427" w:author="Molly McEvilley" w:date="2022-07-29T13:00:00Z">
              <w:r>
                <w:t>EntryDate</w:t>
              </w:r>
            </w:ins>
          </w:p>
        </w:tc>
      </w:tr>
    </w:tbl>
    <w:p w14:paraId="500670A8" w14:textId="77777777" w:rsidR="00C1694A" w:rsidRDefault="00C1694A" w:rsidP="00C1694A">
      <w:pPr>
        <w:pStyle w:val="Heading4"/>
        <w:rPr>
          <w:ins w:id="1428" w:author="Molly McEvilley" w:date="2022-07-29T13:00:00Z"/>
        </w:rPr>
      </w:pPr>
      <w:ins w:id="1429" w:author="Molly McEvilley" w:date="2022-07-29T13:00:00Z">
        <w:r>
          <w:lastRenderedPageBreak/>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30"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431" w:author="Molly McEvilley" w:date="2022-07-29T13:00:00Z"/>
                <w:b w:val="0"/>
                <w:bCs w:val="0"/>
                <w:color w:val="FFFFFF" w:themeColor="background1"/>
              </w:rPr>
            </w:pPr>
            <w:ins w:id="1432"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433" w:author="Molly McEvilley" w:date="2022-07-29T13:00:00Z"/>
        </w:trPr>
        <w:tc>
          <w:tcPr>
            <w:tcW w:w="9350" w:type="dxa"/>
          </w:tcPr>
          <w:p w14:paraId="731F781F" w14:textId="77777777" w:rsidR="00C1694A" w:rsidRPr="003A0FA0" w:rsidRDefault="00C1694A" w:rsidP="001E71E8">
            <w:pPr>
              <w:pStyle w:val="NoSpacing"/>
              <w:rPr>
                <w:ins w:id="1434" w:author="Molly McEvilley" w:date="2022-07-29T13:00:00Z"/>
              </w:rPr>
            </w:pPr>
            <w:ins w:id="1435" w:author="Molly McEvilley" w:date="2022-07-29T13:00:00Z">
              <w:r>
                <w:rPr>
                  <w:b/>
                  <w:bCs/>
                </w:rPr>
                <w:t>RelationshipToHoH</w:t>
              </w:r>
            </w:ins>
          </w:p>
        </w:tc>
      </w:tr>
    </w:tbl>
    <w:p w14:paraId="377AE2BC" w14:textId="77777777" w:rsidR="00C1694A" w:rsidRPr="006E0DA7" w:rsidRDefault="00C1694A" w:rsidP="00C1694A">
      <w:pPr>
        <w:pStyle w:val="Heading3"/>
        <w:ind w:left="0" w:firstLine="0"/>
        <w:rPr>
          <w:ins w:id="1436" w:author="Molly McEvilley" w:date="2022-07-29T13:00:00Z"/>
        </w:rPr>
      </w:pPr>
      <w:ins w:id="1437" w:author="Molly McEvilley" w:date="2022-07-29T13:00:00Z">
        <w:r>
          <w:t>Logic</w:t>
        </w:r>
      </w:ins>
    </w:p>
    <w:p w14:paraId="005904CB" w14:textId="77777777" w:rsidR="00C1694A" w:rsidRDefault="00C1694A" w:rsidP="00C1694A">
      <w:pPr>
        <w:pStyle w:val="Heading4"/>
        <w:rPr>
          <w:ins w:id="1438" w:author="Molly McEvilley" w:date="2022-07-29T13:00:00Z"/>
        </w:rPr>
      </w:pPr>
      <w:ins w:id="1439" w:author="Molly McEvilley" w:date="2022-07-29T13:00:00Z">
        <w:r>
          <w:t>RelationshipToHoH</w:t>
        </w:r>
      </w:ins>
    </w:p>
    <w:p w14:paraId="72197F97" w14:textId="77777777" w:rsidR="00C1694A" w:rsidRDefault="00C1694A" w:rsidP="00C1694A">
      <w:pPr>
        <w:rPr>
          <w:ins w:id="1440" w:author="Molly McEvilley" w:date="2022-07-29T13:00:00Z"/>
        </w:rPr>
      </w:pPr>
      <w:ins w:id="1441" w:author="Molly McEvilley" w:date="2022-07-29T13:00:00Z">
        <w:r>
          <w:t xml:space="preserve">The LSA disregards enrollment records where there is no valid </w:t>
        </w:r>
        <w:r>
          <w:rPr>
            <w:i/>
            <w:iCs/>
          </w:rPr>
          <w:t>RelationshipToHoH</w:t>
        </w:r>
        <w:r>
          <w:t xml:space="preserve">.  </w:t>
        </w:r>
      </w:ins>
    </w:p>
    <w:p w14:paraId="5740A543" w14:textId="77777777" w:rsidR="00C1694A" w:rsidRDefault="00C1694A" w:rsidP="00C1694A">
      <w:pPr>
        <w:rPr>
          <w:ins w:id="1442" w:author="Molly McEvilley" w:date="2022-07-29T13:00:00Z"/>
          <w:b/>
          <w:bCs/>
        </w:rPr>
      </w:pPr>
      <w:ins w:id="1443"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444" w:author="Molly McEvilley" w:date="2022-07-29T13:00:00Z"/>
        </w:rPr>
      </w:pPr>
      <w:ins w:id="1445" w:author="Molly McEvilley" w:date="2022-07-29T13:00:00Z">
        <w:r>
          <w:t xml:space="preserve">A count of distinct </w:t>
        </w:r>
        <w:r>
          <w:rPr>
            <w:i/>
            <w:iCs/>
          </w:rPr>
          <w:t>EnrollmentID</w:t>
        </w:r>
        <w:r>
          <w:t>s in hmis_Enrollment where:</w:t>
        </w:r>
      </w:ins>
    </w:p>
    <w:p w14:paraId="31BA75C2" w14:textId="77777777" w:rsidR="00C1694A" w:rsidRDefault="00C1694A" w:rsidP="00C1694A">
      <w:pPr>
        <w:pStyle w:val="ListParagraph"/>
        <w:numPr>
          <w:ilvl w:val="0"/>
          <w:numId w:val="112"/>
        </w:numPr>
        <w:spacing w:before="0" w:after="160" w:line="256" w:lineRule="auto"/>
        <w:rPr>
          <w:ins w:id="1446" w:author="Molly McEvilley" w:date="2022-07-29T13:00:00Z"/>
        </w:rPr>
      </w:pPr>
      <w:ins w:id="1447" w:author="Molly McEvilley" w:date="2022-07-29T13:00:00Z">
        <w:r>
          <w:rPr>
            <w:i/>
            <w:iCs/>
          </w:rPr>
          <w:t>RelationshipToHoH</w:t>
        </w:r>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448" w:author="Molly McEvilley" w:date="2022-07-29T13:00:00Z"/>
        </w:rPr>
      </w:pPr>
      <w:ins w:id="1449" w:author="Molly McEvilley" w:date="2022-07-29T13:00:00Z">
        <w:r>
          <w:rPr>
            <w:i/>
            <w:iCs/>
          </w:rPr>
          <w:t xml:space="preserve">DateDeleted </w:t>
        </w:r>
        <w:r>
          <w:t>is NULL</w:t>
        </w:r>
      </w:ins>
      <w:ins w:id="1450"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451" w:author="Molly McEvilley" w:date="2022-08-18T08:34:00Z"/>
          <w:rPrChange w:id="1452" w:author="Molly McEvilley" w:date="2022-08-18T08:34:00Z">
            <w:rPr>
              <w:ins w:id="1453" w:author="Molly McEvilley" w:date="2022-08-18T08:34:00Z"/>
              <w:u w:val="single"/>
            </w:rPr>
          </w:rPrChange>
        </w:rPr>
      </w:pPr>
      <w:ins w:id="1454" w:author="Molly McEvilley" w:date="2022-07-29T13:00:00Z">
        <w:r>
          <w:rPr>
            <w:i/>
            <w:iCs/>
          </w:rPr>
          <w:t xml:space="preserve">EntryDate &lt;= </w:t>
        </w:r>
        <w:r>
          <w:rPr>
            <w:u w:val="single"/>
          </w:rPr>
          <w:t>ReportEnd</w:t>
        </w:r>
      </w:ins>
      <w:ins w:id="1455" w:author="Molly McEvilley" w:date="2022-08-18T08:46:00Z">
        <w:r w:rsidR="000D2FAD">
          <w:rPr>
            <w:u w:val="single"/>
          </w:rPr>
          <w:t>;</w:t>
        </w:r>
        <w:r w:rsidR="000D2FAD" w:rsidRPr="000D2FAD">
          <w:rPr>
            <w:rPrChange w:id="1456"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57" w:author="Molly McEvilley" w:date="2022-07-29T13:00:00Z"/>
        </w:rPr>
      </w:pPr>
      <w:ins w:id="1458" w:author="Molly McEvilley" w:date="2022-08-18T08:34:00Z">
        <w:r>
          <w:rPr>
            <w:i/>
            <w:iCs/>
          </w:rPr>
          <w:t xml:space="preserve">ExitDate </w:t>
        </w:r>
        <w:r w:rsidR="00CD215E">
          <w:t xml:space="preserve">is NULL or </w:t>
        </w:r>
        <w:r w:rsidR="00CD215E" w:rsidRPr="00CC5775">
          <w:rPr>
            <w:i/>
            <w:iCs/>
            <w:rPrChange w:id="1459" w:author="Molly McEvilley" w:date="2022-08-18T08:38:00Z">
              <w:rPr/>
            </w:rPrChange>
          </w:rPr>
          <w:t>ExitDate</w:t>
        </w:r>
        <w:r w:rsidR="00CD215E">
          <w:t xml:space="preserve"> &gt;</w:t>
        </w:r>
      </w:ins>
      <w:ins w:id="1460" w:author="Molly McEvilley" w:date="2022-08-18T08:43:00Z">
        <w:r w:rsidR="00A65303">
          <w:t>=</w:t>
        </w:r>
      </w:ins>
      <w:ins w:id="1461" w:author="Molly McEvilley" w:date="2022-08-18T08:34:00Z">
        <w:r w:rsidR="00CD215E">
          <w:t xml:space="preserve"> </w:t>
        </w:r>
      </w:ins>
      <w:ins w:id="1462" w:author="Molly McEvilley" w:date="2022-08-18T08:43:00Z">
        <w:r w:rsidR="00A65303" w:rsidRPr="00A65303">
          <w:rPr>
            <w:u w:val="single"/>
            <w:rPrChange w:id="1463" w:author="Molly McEvilley" w:date="2022-08-18T08:43:00Z">
              <w:rPr/>
            </w:rPrChange>
          </w:rPr>
          <w:t>ReportStart</w:t>
        </w:r>
      </w:ins>
      <w:ins w:id="1464" w:author="Molly McEvilley" w:date="2022-08-18T08:46:00Z">
        <w:r w:rsidR="000D2FAD" w:rsidRPr="000D2FAD">
          <w:rPr>
            <w:rPrChange w:id="1465"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66" w:author="Molly McEvilley" w:date="2022-07-29T13:00:00Z"/>
        </w:rPr>
      </w:pPr>
      <w:ins w:id="1467" w:author="Molly McEvilley" w:date="2022-07-29T13:00:00Z">
        <w:r>
          <w:rPr>
            <w:i/>
            <w:iCs/>
          </w:rPr>
          <w:t>HouseholdID</w:t>
        </w:r>
        <w:r>
          <w:t xml:space="preserve"> = a </w:t>
        </w:r>
        <w:r>
          <w:rPr>
            <w:b/>
            <w:bCs/>
          </w:rPr>
          <w:t>HouseholdID</w:t>
        </w:r>
        <w:r>
          <w:t xml:space="preserve"> in tlsa_HHID where </w:t>
        </w:r>
        <w:r>
          <w:rPr>
            <w:b/>
            <w:bCs/>
          </w:rPr>
          <w:t>Active</w:t>
        </w:r>
        <w:r>
          <w:t xml:space="preserve"> = 1</w:t>
        </w:r>
      </w:ins>
    </w:p>
    <w:p w14:paraId="529F0C44" w14:textId="77777777" w:rsidR="00C1694A" w:rsidRDefault="00C1694A" w:rsidP="00C1694A">
      <w:pPr>
        <w:pStyle w:val="Heading2"/>
        <w:tabs>
          <w:tab w:val="left" w:pos="720"/>
        </w:tabs>
        <w:rPr>
          <w:ins w:id="1468" w:author="Molly McEvilley" w:date="2022-07-29T13:00:00Z"/>
        </w:rPr>
      </w:pPr>
      <w:bookmarkStart w:id="1469" w:name="_Toc109993045"/>
      <w:ins w:id="1470" w:author="Molly McEvilley" w:date="2022-07-29T13:00:00Z">
        <w:r>
          <w:t>Data Quality:  Invalid Move-In Dates</w:t>
        </w:r>
        <w:bookmarkEnd w:id="1469"/>
        <w:r>
          <w:t xml:space="preserve"> </w:t>
        </w:r>
      </w:ins>
    </w:p>
    <w:p w14:paraId="3AA661E6" w14:textId="77777777" w:rsidR="00C1694A" w:rsidRDefault="00C1694A" w:rsidP="00C1694A">
      <w:pPr>
        <w:pStyle w:val="Heading3"/>
        <w:rPr>
          <w:ins w:id="1471" w:author="Molly McEvilley" w:date="2022-07-29T13:00:00Z"/>
        </w:rPr>
      </w:pPr>
      <w:ins w:id="1472" w:author="Molly McEvilley" w:date="2022-07-29T13:00:00Z">
        <w:r>
          <w:t>Relevant Data</w:t>
        </w:r>
      </w:ins>
    </w:p>
    <w:p w14:paraId="1C069331" w14:textId="77777777" w:rsidR="00C1694A" w:rsidRDefault="00C1694A" w:rsidP="00C1694A">
      <w:pPr>
        <w:pStyle w:val="Heading4"/>
        <w:rPr>
          <w:ins w:id="1473" w:author="Molly McEvilley" w:date="2022-07-29T13:00:00Z"/>
        </w:rPr>
      </w:pPr>
      <w:ins w:id="1474"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75"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76" w:author="Molly McEvilley" w:date="2022-07-29T13:00:00Z"/>
                <w:b/>
                <w:bCs/>
              </w:rPr>
            </w:pPr>
            <w:ins w:id="1477" w:author="Molly McEvilley" w:date="2022-07-29T13:00:00Z">
              <w:r>
                <w:rPr>
                  <w:b/>
                  <w:bCs/>
                </w:rPr>
                <w:t>tlsa_HHID</w:t>
              </w:r>
            </w:ins>
          </w:p>
        </w:tc>
      </w:tr>
      <w:tr w:rsidR="00C1694A" w:rsidRPr="005F4836" w14:paraId="6CF24D48" w14:textId="77777777" w:rsidTr="001E71E8">
        <w:trPr>
          <w:trHeight w:val="216"/>
          <w:ins w:id="1478" w:author="Molly McEvilley" w:date="2022-07-29T13:00:00Z"/>
        </w:trPr>
        <w:tc>
          <w:tcPr>
            <w:tcW w:w="9355" w:type="dxa"/>
          </w:tcPr>
          <w:p w14:paraId="3E1CABA9" w14:textId="77777777" w:rsidR="00C1694A" w:rsidRPr="00246D5B" w:rsidRDefault="00C1694A" w:rsidP="001E71E8">
            <w:pPr>
              <w:pStyle w:val="NoSpacing"/>
              <w:rPr>
                <w:ins w:id="1479" w:author="Molly McEvilley" w:date="2022-07-29T13:00:00Z"/>
              </w:rPr>
            </w:pPr>
            <w:ins w:id="1480" w:author="Molly McEvilley" w:date="2022-07-29T13:00:00Z">
              <w:r>
                <w:t>HouseholdID</w:t>
              </w:r>
            </w:ins>
          </w:p>
        </w:tc>
      </w:tr>
      <w:tr w:rsidR="00C1694A" w:rsidRPr="005F4836" w14:paraId="56F87E74" w14:textId="77777777" w:rsidTr="001E71E8">
        <w:trPr>
          <w:trHeight w:val="216"/>
          <w:ins w:id="1481" w:author="Molly McEvilley" w:date="2022-07-29T13:00:00Z"/>
        </w:trPr>
        <w:tc>
          <w:tcPr>
            <w:tcW w:w="9355" w:type="dxa"/>
          </w:tcPr>
          <w:p w14:paraId="268BA9A9" w14:textId="77777777" w:rsidR="00C1694A" w:rsidRDefault="00C1694A" w:rsidP="001E71E8">
            <w:pPr>
              <w:pStyle w:val="NoSpacing"/>
              <w:rPr>
                <w:ins w:id="1482" w:author="Molly McEvilley" w:date="2022-07-29T13:00:00Z"/>
              </w:rPr>
            </w:pPr>
            <w:ins w:id="1483" w:author="Molly McEvilley" w:date="2022-07-29T13:00:00Z">
              <w:r>
                <w:t>MoveInDate</w:t>
              </w:r>
            </w:ins>
          </w:p>
        </w:tc>
      </w:tr>
      <w:tr w:rsidR="00C1694A" w:rsidRPr="005F4836" w14:paraId="311C76D9" w14:textId="77777777" w:rsidTr="001E71E8">
        <w:trPr>
          <w:trHeight w:val="216"/>
          <w:ins w:id="1484" w:author="Molly McEvilley" w:date="2022-07-29T13:00:00Z"/>
        </w:trPr>
        <w:tc>
          <w:tcPr>
            <w:tcW w:w="9355" w:type="dxa"/>
          </w:tcPr>
          <w:p w14:paraId="1617FB9D" w14:textId="77777777" w:rsidR="00C1694A" w:rsidRDefault="00C1694A" w:rsidP="001E71E8">
            <w:pPr>
              <w:pStyle w:val="NoSpacing"/>
              <w:rPr>
                <w:ins w:id="1485" w:author="Molly McEvilley" w:date="2022-07-29T13:00:00Z"/>
              </w:rPr>
            </w:pPr>
            <w:ins w:id="1486" w:author="Molly McEvilley" w:date="2022-07-29T13:00:00Z">
              <w:r>
                <w:t>Active</w:t>
              </w:r>
            </w:ins>
          </w:p>
        </w:tc>
      </w:tr>
      <w:tr w:rsidR="00AC6445" w:rsidRPr="005F4836" w14:paraId="044371BB" w14:textId="77777777" w:rsidTr="001E71E8">
        <w:trPr>
          <w:trHeight w:val="216"/>
          <w:ins w:id="1487" w:author="Molly McEvilley" w:date="2022-08-17T13:45:00Z"/>
        </w:trPr>
        <w:tc>
          <w:tcPr>
            <w:tcW w:w="9355" w:type="dxa"/>
          </w:tcPr>
          <w:p w14:paraId="7516BC51" w14:textId="56C61B87" w:rsidR="00AC6445" w:rsidRDefault="006E2CAA" w:rsidP="001E71E8">
            <w:pPr>
              <w:pStyle w:val="NoSpacing"/>
              <w:rPr>
                <w:ins w:id="1488" w:author="Molly McEvilley" w:date="2022-08-17T13:45:00Z"/>
              </w:rPr>
            </w:pPr>
            <w:ins w:id="1489" w:author="Molly McEvilley" w:date="2022-08-17T13:45:00Z">
              <w:r>
                <w:t>LSAProjectType</w:t>
              </w:r>
            </w:ins>
          </w:p>
        </w:tc>
      </w:tr>
      <w:tr w:rsidR="00C1694A" w:rsidRPr="00845520" w14:paraId="53BBBC44" w14:textId="77777777" w:rsidTr="001E71E8">
        <w:trPr>
          <w:trHeight w:val="216"/>
          <w:ins w:id="1490"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91" w:author="Molly McEvilley" w:date="2022-07-29T13:00:00Z"/>
                <w:b/>
                <w:bCs/>
              </w:rPr>
            </w:pPr>
            <w:ins w:id="1492" w:author="Molly McEvilley" w:date="2022-07-29T13:00:00Z">
              <w:r>
                <w:rPr>
                  <w:b/>
                  <w:bCs/>
                </w:rPr>
                <w:t>hmis</w:t>
              </w:r>
              <w:r w:rsidRPr="00845520">
                <w:rPr>
                  <w:b/>
                  <w:bCs/>
                </w:rPr>
                <w:t>_</w:t>
              </w:r>
              <w:r>
                <w:rPr>
                  <w:b/>
                  <w:bCs/>
                </w:rPr>
                <w:t>Enrollment</w:t>
              </w:r>
            </w:ins>
          </w:p>
        </w:tc>
      </w:tr>
      <w:tr w:rsidR="00C1694A" w:rsidRPr="005F4836" w14:paraId="7CAFE753" w14:textId="77777777" w:rsidTr="001E71E8">
        <w:trPr>
          <w:trHeight w:val="216"/>
          <w:ins w:id="1493" w:author="Molly McEvilley" w:date="2022-07-29T13:00:00Z"/>
        </w:trPr>
        <w:tc>
          <w:tcPr>
            <w:tcW w:w="9355" w:type="dxa"/>
          </w:tcPr>
          <w:p w14:paraId="64326740" w14:textId="77777777" w:rsidR="00C1694A" w:rsidRDefault="00C1694A" w:rsidP="001E71E8">
            <w:pPr>
              <w:pStyle w:val="NoSpacing"/>
              <w:rPr>
                <w:ins w:id="1494" w:author="Molly McEvilley" w:date="2022-07-29T13:00:00Z"/>
              </w:rPr>
            </w:pPr>
            <w:ins w:id="1495" w:author="Molly McEvilley" w:date="2022-07-29T13:00:00Z">
              <w:r>
                <w:t>HouseholdID</w:t>
              </w:r>
            </w:ins>
          </w:p>
        </w:tc>
      </w:tr>
      <w:tr w:rsidR="00C1694A" w:rsidRPr="005F4836" w14:paraId="56D06188" w14:textId="77777777" w:rsidTr="001E71E8">
        <w:trPr>
          <w:trHeight w:val="216"/>
          <w:ins w:id="1496" w:author="Molly McEvilley" w:date="2022-07-29T13:00:00Z"/>
        </w:trPr>
        <w:tc>
          <w:tcPr>
            <w:tcW w:w="9355" w:type="dxa"/>
          </w:tcPr>
          <w:p w14:paraId="034A5CA2" w14:textId="77777777" w:rsidR="00C1694A" w:rsidRDefault="00C1694A" w:rsidP="001E71E8">
            <w:pPr>
              <w:pStyle w:val="NoSpacing"/>
              <w:rPr>
                <w:ins w:id="1497" w:author="Molly McEvilley" w:date="2022-07-29T13:00:00Z"/>
              </w:rPr>
            </w:pPr>
            <w:ins w:id="1498" w:author="Molly McEvilley" w:date="2022-07-29T13:00:00Z">
              <w:r>
                <w:t>MoveInDate</w:t>
              </w:r>
            </w:ins>
          </w:p>
        </w:tc>
      </w:tr>
    </w:tbl>
    <w:p w14:paraId="34176CCF" w14:textId="77777777" w:rsidR="00C1694A" w:rsidRDefault="00C1694A" w:rsidP="00C1694A">
      <w:pPr>
        <w:pStyle w:val="Heading4"/>
        <w:rPr>
          <w:ins w:id="1499" w:author="Molly McEvilley" w:date="2022-07-29T13:00:00Z"/>
        </w:rPr>
      </w:pPr>
      <w:ins w:id="15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502" w:author="Molly McEvilley" w:date="2022-07-29T13:00:00Z"/>
                <w:b w:val="0"/>
                <w:bCs w:val="0"/>
                <w:color w:val="FFFFFF" w:themeColor="background1"/>
              </w:rPr>
            </w:pPr>
            <w:ins w:id="150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504" w:author="Molly McEvilley" w:date="2022-07-29T13:00:00Z"/>
        </w:trPr>
        <w:tc>
          <w:tcPr>
            <w:tcW w:w="9350" w:type="dxa"/>
          </w:tcPr>
          <w:p w14:paraId="51276C15" w14:textId="77777777" w:rsidR="00C1694A" w:rsidRPr="003A0FA0" w:rsidRDefault="00C1694A" w:rsidP="001E71E8">
            <w:pPr>
              <w:pStyle w:val="NoSpacing"/>
              <w:rPr>
                <w:ins w:id="1505" w:author="Molly McEvilley" w:date="2022-07-29T13:00:00Z"/>
              </w:rPr>
            </w:pPr>
            <w:ins w:id="1506" w:author="Molly McEvilley" w:date="2022-07-29T13:00:00Z">
              <w:r>
                <w:rPr>
                  <w:b/>
                  <w:bCs/>
                </w:rPr>
                <w:t>MoveInDate</w:t>
              </w:r>
            </w:ins>
          </w:p>
        </w:tc>
      </w:tr>
    </w:tbl>
    <w:p w14:paraId="3794CF77" w14:textId="77777777" w:rsidR="00C1694A" w:rsidRPr="006E0DA7" w:rsidRDefault="00C1694A" w:rsidP="00C1694A">
      <w:pPr>
        <w:pStyle w:val="Heading3"/>
        <w:ind w:left="0" w:firstLine="0"/>
        <w:rPr>
          <w:ins w:id="1507" w:author="Molly McEvilley" w:date="2022-07-29T13:00:00Z"/>
        </w:rPr>
      </w:pPr>
      <w:ins w:id="1508" w:author="Molly McEvilley" w:date="2022-07-29T13:00:00Z">
        <w:r>
          <w:t>Logic</w:t>
        </w:r>
      </w:ins>
    </w:p>
    <w:p w14:paraId="62E7C957" w14:textId="77777777" w:rsidR="00C1694A" w:rsidRDefault="00C1694A" w:rsidP="00C1694A">
      <w:pPr>
        <w:pStyle w:val="Heading4"/>
        <w:rPr>
          <w:ins w:id="1509" w:author="Molly McEvilley" w:date="2022-07-29T13:00:00Z"/>
        </w:rPr>
      </w:pPr>
      <w:ins w:id="1510" w:author="Molly McEvilley" w:date="2022-07-29T13:00:00Z">
        <w:r>
          <w:t>MoveInDate</w:t>
        </w:r>
      </w:ins>
    </w:p>
    <w:p w14:paraId="712408E3" w14:textId="7AE124D3" w:rsidR="00C1694A" w:rsidRDefault="00C1694A" w:rsidP="00C1694A">
      <w:pPr>
        <w:rPr>
          <w:ins w:id="1511" w:author="Molly McEvilley" w:date="2022-07-29T13:00:00Z"/>
        </w:rPr>
      </w:pPr>
      <w:ins w:id="1512" w:author="Molly McEvilley" w:date="2022-07-29T13:00:00Z">
        <w:r>
          <w:t>This is a count of RRH/PSH enrollments</w:t>
        </w:r>
      </w:ins>
      <w:ins w:id="1513" w:author="Molly McEvilley" w:date="2022-08-17T12:21:00Z">
        <w:r w:rsidR="00470512">
          <w:t xml:space="preserve"> for heads of household</w:t>
        </w:r>
      </w:ins>
      <w:ins w:id="1514" w:author="Molly McEvilley" w:date="2022-07-29T13:00:00Z">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ins>
    </w:p>
    <w:p w14:paraId="0E75D717" w14:textId="1559AD98" w:rsidR="00C1694A" w:rsidRDefault="00C1694A" w:rsidP="00C1694A">
      <w:pPr>
        <w:rPr>
          <w:ins w:id="1515" w:author="Molly McEvilley" w:date="2022-07-29T13:00:00Z"/>
        </w:rPr>
      </w:pPr>
      <w:ins w:id="1516" w:author="Molly McEvilley" w:date="2022-07-29T13:00:00Z">
        <w:r>
          <w:t>A count of tlsa_HHID.</w:t>
        </w:r>
      </w:ins>
      <w:ins w:id="1517" w:author="Molly McEvilley" w:date="2022-08-17T12:17:00Z">
        <w:r w:rsidR="005F1522">
          <w:rPr>
            <w:b/>
            <w:bCs/>
          </w:rPr>
          <w:t>Enrollment</w:t>
        </w:r>
      </w:ins>
      <w:ins w:id="1518" w:author="Molly McEvilley" w:date="2022-07-29T13:00:00Z">
        <w:r>
          <w:rPr>
            <w:b/>
            <w:bCs/>
          </w:rPr>
          <w:t>ID</w:t>
        </w:r>
        <w:r>
          <w:t>s where</w:t>
        </w:r>
      </w:ins>
    </w:p>
    <w:p w14:paraId="59C9531D" w14:textId="77777777" w:rsidR="00C1694A" w:rsidRDefault="00C1694A" w:rsidP="00C1694A">
      <w:pPr>
        <w:pStyle w:val="ListParagraph"/>
        <w:numPr>
          <w:ilvl w:val="0"/>
          <w:numId w:val="118"/>
        </w:numPr>
        <w:rPr>
          <w:ins w:id="1519" w:author="Molly McEvilley" w:date="2022-07-29T13:00:00Z"/>
        </w:rPr>
      </w:pPr>
      <w:ins w:id="1520" w:author="Molly McEvilley" w:date="2022-07-29T13:00:00Z">
        <w:r w:rsidRPr="00C84904">
          <w:rPr>
            <w:b/>
            <w:bCs/>
          </w:rPr>
          <w:t>LSAProjectType</w:t>
        </w:r>
        <w:r>
          <w:t xml:space="preserve"> in (3,13); and</w:t>
        </w:r>
      </w:ins>
    </w:p>
    <w:p w14:paraId="1B865D7F" w14:textId="77777777" w:rsidR="00C1694A" w:rsidRDefault="00C1694A" w:rsidP="00C1694A">
      <w:pPr>
        <w:pStyle w:val="ListParagraph"/>
        <w:numPr>
          <w:ilvl w:val="0"/>
          <w:numId w:val="118"/>
        </w:numPr>
        <w:rPr>
          <w:ins w:id="1521" w:author="Molly McEvilley" w:date="2022-07-29T13:00:00Z"/>
        </w:rPr>
      </w:pPr>
      <w:ins w:id="1522"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523" w:author="Molly McEvilley" w:date="2022-07-29T13:00:00Z"/>
        </w:rPr>
      </w:pPr>
      <w:ins w:id="1524" w:author="Molly McEvilley" w:date="2022-07-29T13:00:00Z">
        <w:r>
          <w:t>tlsa_HHID.</w:t>
        </w:r>
        <w:r>
          <w:rPr>
            <w:b/>
            <w:bCs/>
          </w:rPr>
          <w:t>MoveInDate</w:t>
        </w:r>
        <w:r>
          <w:t xml:space="preserve"> is NULL; and </w:t>
        </w:r>
      </w:ins>
    </w:p>
    <w:p w14:paraId="620D593C" w14:textId="6B993EC0" w:rsidR="00C1694A" w:rsidRDefault="00C1694A" w:rsidP="00C1694A">
      <w:pPr>
        <w:pStyle w:val="ListParagraph"/>
        <w:numPr>
          <w:ilvl w:val="0"/>
          <w:numId w:val="113"/>
        </w:numPr>
        <w:spacing w:before="0" w:after="160" w:line="256" w:lineRule="auto"/>
        <w:rPr>
          <w:ins w:id="1525" w:author="Molly McEvilley" w:date="2022-07-29T13:00:00Z"/>
        </w:rPr>
      </w:pPr>
      <w:ins w:id="1526" w:author="Molly McEvilley" w:date="2022-07-29T13:00:00Z">
        <w:r>
          <w:lastRenderedPageBreak/>
          <w:t>hmis_Enrollment</w:t>
        </w:r>
      </w:ins>
      <w:ins w:id="1527" w:author="Molly McEvilley" w:date="2022-08-17T13:46:00Z">
        <w:r w:rsidR="006E2CAA">
          <w:t>.</w:t>
        </w:r>
      </w:ins>
      <w:ins w:id="1528" w:author="Molly McEvilley" w:date="2022-07-29T13:00:00Z">
        <w:r>
          <w:rPr>
            <w:i/>
            <w:iCs/>
          </w:rPr>
          <w:t>MoveInDate</w:t>
        </w:r>
        <w:r>
          <w:t xml:space="preserve"> </w:t>
        </w:r>
      </w:ins>
      <w:ins w:id="1529" w:author="Molly McEvilley" w:date="2022-11-15T10:15:00Z">
        <w:r w:rsidR="008E0C52">
          <w:t xml:space="preserve">&lt;= </w:t>
        </w:r>
        <w:r w:rsidR="009D3822" w:rsidRPr="009D3822">
          <w:rPr>
            <w:u w:val="single"/>
            <w:rPrChange w:id="1530" w:author="Molly McEvilley" w:date="2022-11-15T10:15:00Z">
              <w:rPr/>
            </w:rPrChange>
          </w:rPr>
          <w:t>ReportEnd</w:t>
        </w:r>
      </w:ins>
    </w:p>
    <w:p w14:paraId="352535A1" w14:textId="77777777" w:rsidR="00C1694A" w:rsidRDefault="00C1694A" w:rsidP="00C1694A">
      <w:pPr>
        <w:pStyle w:val="Heading2"/>
        <w:tabs>
          <w:tab w:val="left" w:pos="720"/>
        </w:tabs>
        <w:rPr>
          <w:ins w:id="1531" w:author="Molly McEvilley" w:date="2022-07-29T13:00:00Z"/>
        </w:rPr>
      </w:pPr>
      <w:bookmarkStart w:id="1532" w:name="_Toc109993046"/>
      <w:ins w:id="1533" w:author="Molly McEvilley" w:date="2022-07-29T13:00:00Z">
        <w:r>
          <w:t>Data Quality: Counts of Clients / HouseholdIDs / EnrollmentIDs</w:t>
        </w:r>
        <w:bookmarkEnd w:id="1532"/>
      </w:ins>
    </w:p>
    <w:p w14:paraId="6F872B5D" w14:textId="77777777" w:rsidR="00C1694A" w:rsidRDefault="00C1694A" w:rsidP="00C1694A">
      <w:pPr>
        <w:pStyle w:val="Heading3"/>
        <w:rPr>
          <w:ins w:id="1534" w:author="Molly McEvilley" w:date="2022-07-29T13:00:00Z"/>
        </w:rPr>
      </w:pPr>
      <w:ins w:id="1535" w:author="Molly McEvilley" w:date="2022-07-29T13:00:00Z">
        <w:r>
          <w:t>Relevant Data</w:t>
        </w:r>
      </w:ins>
    </w:p>
    <w:p w14:paraId="2F9792BC" w14:textId="77777777" w:rsidR="00C1694A" w:rsidRPr="00371960" w:rsidRDefault="00C1694A" w:rsidP="00C1694A">
      <w:pPr>
        <w:pStyle w:val="Heading4"/>
        <w:rPr>
          <w:ins w:id="1536" w:author="Molly McEvilley" w:date="2022-07-29T13:00:00Z"/>
        </w:rPr>
      </w:pPr>
      <w:ins w:id="153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538"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539" w:author="Molly McEvilley" w:date="2022-07-29T13:00:00Z"/>
                <w:b/>
                <w:bCs/>
              </w:rPr>
            </w:pPr>
            <w:ins w:id="1540" w:author="Molly McEvilley" w:date="2022-07-29T13:00:00Z">
              <w:r>
                <w:rPr>
                  <w:b/>
                  <w:bCs/>
                </w:rPr>
                <w:t>tlsa_Person</w:t>
              </w:r>
            </w:ins>
          </w:p>
        </w:tc>
      </w:tr>
      <w:tr w:rsidR="00C1694A" w:rsidRPr="005F4836" w14:paraId="5A6E36E6" w14:textId="77777777" w:rsidTr="001E71E8">
        <w:trPr>
          <w:trHeight w:val="216"/>
          <w:ins w:id="1541" w:author="Molly McEvilley" w:date="2022-07-29T13:00:00Z"/>
        </w:trPr>
        <w:tc>
          <w:tcPr>
            <w:tcW w:w="9355" w:type="dxa"/>
          </w:tcPr>
          <w:p w14:paraId="758DC291" w14:textId="77777777" w:rsidR="00C1694A" w:rsidRPr="00246D5B" w:rsidRDefault="00C1694A" w:rsidP="001E71E8">
            <w:pPr>
              <w:pStyle w:val="NoSpacing"/>
              <w:rPr>
                <w:ins w:id="1542" w:author="Molly McEvilley" w:date="2022-07-29T13:00:00Z"/>
              </w:rPr>
            </w:pPr>
            <w:ins w:id="1543" w:author="Molly McEvilley" w:date="2022-07-29T13:00:00Z">
              <w:r>
                <w:t>PersonalID</w:t>
              </w:r>
            </w:ins>
          </w:p>
        </w:tc>
      </w:tr>
      <w:tr w:rsidR="00C1694A" w:rsidRPr="005F4836" w14:paraId="2DB81953" w14:textId="77777777" w:rsidTr="001E71E8">
        <w:trPr>
          <w:trHeight w:val="216"/>
          <w:ins w:id="1544"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545" w:author="Molly McEvilley" w:date="2022-07-29T13:00:00Z"/>
                <w:b/>
                <w:bCs/>
              </w:rPr>
            </w:pPr>
            <w:ins w:id="1546" w:author="Molly McEvilley" w:date="2022-07-29T13:00:00Z">
              <w:r>
                <w:rPr>
                  <w:b/>
                  <w:bCs/>
                </w:rPr>
                <w:t>tlsa_HHID</w:t>
              </w:r>
            </w:ins>
          </w:p>
        </w:tc>
      </w:tr>
      <w:tr w:rsidR="00C1694A" w:rsidRPr="005F4836" w14:paraId="29C358C2" w14:textId="77777777" w:rsidTr="001E71E8">
        <w:trPr>
          <w:trHeight w:val="216"/>
          <w:ins w:id="1547" w:author="Molly McEvilley" w:date="2022-07-29T13:00:00Z"/>
        </w:trPr>
        <w:tc>
          <w:tcPr>
            <w:tcW w:w="9355" w:type="dxa"/>
          </w:tcPr>
          <w:p w14:paraId="0AB05541" w14:textId="77777777" w:rsidR="00C1694A" w:rsidRPr="00246D5B" w:rsidRDefault="00C1694A" w:rsidP="001E71E8">
            <w:pPr>
              <w:pStyle w:val="NoSpacing"/>
              <w:rPr>
                <w:ins w:id="1548" w:author="Molly McEvilley" w:date="2022-07-29T13:00:00Z"/>
              </w:rPr>
            </w:pPr>
            <w:ins w:id="1549" w:author="Molly McEvilley" w:date="2022-07-29T13:00:00Z">
              <w:r>
                <w:t>HouseholdID</w:t>
              </w:r>
            </w:ins>
          </w:p>
        </w:tc>
      </w:tr>
      <w:tr w:rsidR="00C1694A" w:rsidRPr="005F4836" w14:paraId="5C6ECC33" w14:textId="77777777" w:rsidTr="001E71E8">
        <w:trPr>
          <w:trHeight w:val="216"/>
          <w:ins w:id="1550" w:author="Molly McEvilley" w:date="2022-07-29T13:00:00Z"/>
        </w:trPr>
        <w:tc>
          <w:tcPr>
            <w:tcW w:w="9355" w:type="dxa"/>
          </w:tcPr>
          <w:p w14:paraId="4630E284" w14:textId="77777777" w:rsidR="00C1694A" w:rsidRDefault="00C1694A" w:rsidP="001E71E8">
            <w:pPr>
              <w:pStyle w:val="NoSpacing"/>
              <w:rPr>
                <w:ins w:id="1551" w:author="Molly McEvilley" w:date="2022-07-29T13:00:00Z"/>
              </w:rPr>
            </w:pPr>
            <w:ins w:id="1552" w:author="Molly McEvilley" w:date="2022-07-29T13:00:00Z">
              <w:r>
                <w:t>Active</w:t>
              </w:r>
            </w:ins>
          </w:p>
        </w:tc>
      </w:tr>
      <w:tr w:rsidR="00C1694A" w:rsidRPr="005F4836" w14:paraId="131C7452" w14:textId="77777777" w:rsidTr="001E71E8">
        <w:trPr>
          <w:trHeight w:val="216"/>
          <w:ins w:id="1553"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554" w:author="Molly McEvilley" w:date="2022-07-29T13:00:00Z"/>
                <w:b/>
                <w:bCs/>
              </w:rPr>
            </w:pPr>
            <w:ins w:id="1555" w:author="Molly McEvilley" w:date="2022-07-29T13:00:00Z">
              <w:r>
                <w:rPr>
                  <w:b/>
                  <w:bCs/>
                </w:rPr>
                <w:t>tlsa_Enrollment</w:t>
              </w:r>
            </w:ins>
          </w:p>
        </w:tc>
      </w:tr>
      <w:tr w:rsidR="00C1694A" w:rsidRPr="005F4836" w14:paraId="36C28A3D" w14:textId="77777777" w:rsidTr="001E71E8">
        <w:trPr>
          <w:trHeight w:val="216"/>
          <w:ins w:id="1556" w:author="Molly McEvilley" w:date="2022-07-29T13:00:00Z"/>
        </w:trPr>
        <w:tc>
          <w:tcPr>
            <w:tcW w:w="9355" w:type="dxa"/>
          </w:tcPr>
          <w:p w14:paraId="45A71AF9" w14:textId="77777777" w:rsidR="00C1694A" w:rsidRPr="00246D5B" w:rsidRDefault="00C1694A" w:rsidP="001E71E8">
            <w:pPr>
              <w:pStyle w:val="NoSpacing"/>
              <w:rPr>
                <w:ins w:id="1557" w:author="Molly McEvilley" w:date="2022-07-29T13:00:00Z"/>
              </w:rPr>
            </w:pPr>
            <w:ins w:id="1558" w:author="Molly McEvilley" w:date="2022-07-29T13:00:00Z">
              <w:r>
                <w:t>EnrollmentID</w:t>
              </w:r>
            </w:ins>
          </w:p>
        </w:tc>
      </w:tr>
      <w:tr w:rsidR="00C1694A" w:rsidRPr="005F4836" w14:paraId="4A6FB0E5" w14:textId="77777777" w:rsidTr="001E71E8">
        <w:trPr>
          <w:trHeight w:val="216"/>
          <w:ins w:id="1559" w:author="Molly McEvilley" w:date="2022-07-29T13:00:00Z"/>
        </w:trPr>
        <w:tc>
          <w:tcPr>
            <w:tcW w:w="9355" w:type="dxa"/>
          </w:tcPr>
          <w:p w14:paraId="603E2072" w14:textId="77777777" w:rsidR="00C1694A" w:rsidRDefault="00C1694A" w:rsidP="001E71E8">
            <w:pPr>
              <w:pStyle w:val="NoSpacing"/>
              <w:rPr>
                <w:ins w:id="1560" w:author="Molly McEvilley" w:date="2022-07-29T13:00:00Z"/>
              </w:rPr>
            </w:pPr>
            <w:ins w:id="1561" w:author="Molly McEvilley" w:date="2022-07-29T13:00:00Z">
              <w:r>
                <w:t>Active</w:t>
              </w:r>
            </w:ins>
          </w:p>
        </w:tc>
      </w:tr>
      <w:tr w:rsidR="00C1694A" w:rsidRPr="005F4836" w14:paraId="342DBCD1" w14:textId="77777777" w:rsidTr="001E71E8">
        <w:trPr>
          <w:trHeight w:val="216"/>
          <w:ins w:id="1562" w:author="Molly McEvilley" w:date="2022-07-29T13:00:00Z"/>
        </w:trPr>
        <w:tc>
          <w:tcPr>
            <w:tcW w:w="9355" w:type="dxa"/>
          </w:tcPr>
          <w:p w14:paraId="39E22838" w14:textId="77777777" w:rsidR="00C1694A" w:rsidRDefault="00C1694A" w:rsidP="001E71E8">
            <w:pPr>
              <w:pStyle w:val="NoSpacing"/>
              <w:rPr>
                <w:ins w:id="1563" w:author="Molly McEvilley" w:date="2022-07-29T13:00:00Z"/>
              </w:rPr>
            </w:pPr>
            <w:ins w:id="1564" w:author="Molly McEvilley" w:date="2022-07-29T13:00:00Z">
              <w:r>
                <w:t>ActiveAge</w:t>
              </w:r>
            </w:ins>
          </w:p>
        </w:tc>
      </w:tr>
      <w:tr w:rsidR="00C1694A" w:rsidRPr="005F4836" w14:paraId="08C52672" w14:textId="77777777" w:rsidTr="001E71E8">
        <w:trPr>
          <w:trHeight w:val="216"/>
          <w:ins w:id="1565" w:author="Molly McEvilley" w:date="2022-07-29T13:00:00Z"/>
        </w:trPr>
        <w:tc>
          <w:tcPr>
            <w:tcW w:w="9355" w:type="dxa"/>
          </w:tcPr>
          <w:p w14:paraId="59B17AE9" w14:textId="77777777" w:rsidR="00C1694A" w:rsidRDefault="00C1694A" w:rsidP="001E71E8">
            <w:pPr>
              <w:pStyle w:val="NoSpacing"/>
              <w:rPr>
                <w:ins w:id="1566" w:author="Molly McEvilley" w:date="2022-07-29T13:00:00Z"/>
              </w:rPr>
            </w:pPr>
            <w:ins w:id="1567" w:author="Molly McEvilley" w:date="2022-07-29T13:00:00Z">
              <w:r>
                <w:t>RelationshipToHoH</w:t>
              </w:r>
            </w:ins>
          </w:p>
        </w:tc>
      </w:tr>
      <w:tr w:rsidR="00C1694A" w:rsidRPr="005F4836" w14:paraId="2D46DAF2" w14:textId="77777777" w:rsidTr="001E71E8">
        <w:trPr>
          <w:trHeight w:val="216"/>
          <w:ins w:id="1568" w:author="Molly McEvilley" w:date="2022-07-29T13:00:00Z"/>
        </w:trPr>
        <w:tc>
          <w:tcPr>
            <w:tcW w:w="9355" w:type="dxa"/>
          </w:tcPr>
          <w:p w14:paraId="0E60A92D" w14:textId="77777777" w:rsidR="00C1694A" w:rsidRDefault="00C1694A" w:rsidP="001E71E8">
            <w:pPr>
              <w:pStyle w:val="NoSpacing"/>
              <w:rPr>
                <w:ins w:id="1569" w:author="Molly McEvilley" w:date="2022-07-29T13:00:00Z"/>
              </w:rPr>
            </w:pPr>
            <w:ins w:id="1570" w:author="Molly McEvilley" w:date="2022-07-29T13:00:00Z">
              <w:r>
                <w:t>ExitDate</w:t>
              </w:r>
            </w:ins>
          </w:p>
        </w:tc>
      </w:tr>
    </w:tbl>
    <w:p w14:paraId="124A4737" w14:textId="77777777" w:rsidR="00C1694A" w:rsidRDefault="00C1694A" w:rsidP="00C1694A">
      <w:pPr>
        <w:pStyle w:val="Heading4"/>
        <w:rPr>
          <w:ins w:id="1571" w:author="Molly McEvilley" w:date="2022-07-29T13:00:00Z"/>
        </w:rPr>
      </w:pPr>
      <w:ins w:id="1572"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7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74" w:author="Molly McEvilley" w:date="2022-07-29T13:00:00Z"/>
                <w:b w:val="0"/>
                <w:bCs w:val="0"/>
                <w:color w:val="FFFFFF" w:themeColor="background1"/>
              </w:rPr>
            </w:pPr>
            <w:ins w:id="157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76" w:author="Molly McEvilley" w:date="2022-07-29T13:00:00Z"/>
        </w:trPr>
        <w:tc>
          <w:tcPr>
            <w:tcW w:w="9350" w:type="dxa"/>
          </w:tcPr>
          <w:p w14:paraId="1006DB42" w14:textId="77777777" w:rsidR="00C1694A" w:rsidRPr="001E71E8" w:rsidRDefault="00C1694A" w:rsidP="001E71E8">
            <w:pPr>
              <w:pStyle w:val="NoSpacing"/>
              <w:rPr>
                <w:ins w:id="1577" w:author="Molly McEvilley" w:date="2022-07-29T13:00:00Z"/>
                <w:b/>
                <w:bCs/>
              </w:rPr>
            </w:pPr>
            <w:ins w:id="1578" w:author="Molly McEvilley" w:date="2022-07-29T13:00:00Z">
              <w:r>
                <w:rPr>
                  <w:b/>
                  <w:bCs/>
                </w:rPr>
                <w:t>UnduplicatedClient</w:t>
              </w:r>
            </w:ins>
          </w:p>
        </w:tc>
      </w:tr>
      <w:tr w:rsidR="00C1694A" w:rsidRPr="003A0FA0" w14:paraId="41E9107C" w14:textId="77777777" w:rsidTr="001E71E8">
        <w:trPr>
          <w:ins w:id="1579" w:author="Molly McEvilley" w:date="2022-07-29T13:00:00Z"/>
        </w:trPr>
        <w:tc>
          <w:tcPr>
            <w:tcW w:w="9350" w:type="dxa"/>
          </w:tcPr>
          <w:p w14:paraId="575DBB58" w14:textId="77777777" w:rsidR="00C1694A" w:rsidRDefault="00C1694A" w:rsidP="001E71E8">
            <w:pPr>
              <w:pStyle w:val="NoSpacing"/>
              <w:rPr>
                <w:ins w:id="1580" w:author="Molly McEvilley" w:date="2022-07-29T13:00:00Z"/>
                <w:b/>
                <w:bCs/>
              </w:rPr>
            </w:pPr>
            <w:ins w:id="1581" w:author="Molly McEvilley" w:date="2022-07-29T13:00:00Z">
              <w:r>
                <w:rPr>
                  <w:b/>
                  <w:bCs/>
                </w:rPr>
                <w:t>HouseholdEntry</w:t>
              </w:r>
            </w:ins>
          </w:p>
        </w:tc>
      </w:tr>
      <w:tr w:rsidR="00C1694A" w:rsidRPr="003A0FA0" w14:paraId="61CC6FD9" w14:textId="77777777" w:rsidTr="001E71E8">
        <w:trPr>
          <w:ins w:id="1582" w:author="Molly McEvilley" w:date="2022-07-29T13:00:00Z"/>
        </w:trPr>
        <w:tc>
          <w:tcPr>
            <w:tcW w:w="9350" w:type="dxa"/>
          </w:tcPr>
          <w:p w14:paraId="252A4602" w14:textId="77777777" w:rsidR="00C1694A" w:rsidRDefault="00C1694A" w:rsidP="001E71E8">
            <w:pPr>
              <w:pStyle w:val="NoSpacing"/>
              <w:rPr>
                <w:ins w:id="1583" w:author="Molly McEvilley" w:date="2022-07-29T13:00:00Z"/>
                <w:b/>
                <w:bCs/>
              </w:rPr>
            </w:pPr>
            <w:ins w:id="1584" w:author="Molly McEvilley" w:date="2022-07-29T13:00:00Z">
              <w:r>
                <w:rPr>
                  <w:b/>
                  <w:bCs/>
                </w:rPr>
                <w:t>ClientEntry</w:t>
              </w:r>
            </w:ins>
          </w:p>
        </w:tc>
      </w:tr>
      <w:tr w:rsidR="00C1694A" w:rsidRPr="003A0FA0" w14:paraId="438C914C" w14:textId="77777777" w:rsidTr="001E71E8">
        <w:trPr>
          <w:ins w:id="1585" w:author="Molly McEvilley" w:date="2022-07-29T13:00:00Z"/>
        </w:trPr>
        <w:tc>
          <w:tcPr>
            <w:tcW w:w="9350" w:type="dxa"/>
          </w:tcPr>
          <w:p w14:paraId="7AEBCFB7" w14:textId="77777777" w:rsidR="00C1694A" w:rsidRDefault="00C1694A" w:rsidP="001E71E8">
            <w:pPr>
              <w:pStyle w:val="NoSpacing"/>
              <w:rPr>
                <w:ins w:id="1586" w:author="Molly McEvilley" w:date="2022-07-29T13:00:00Z"/>
                <w:b/>
                <w:bCs/>
              </w:rPr>
            </w:pPr>
            <w:ins w:id="1587" w:author="Molly McEvilley" w:date="2022-07-29T13:00:00Z">
              <w:r>
                <w:rPr>
                  <w:b/>
                  <w:bCs/>
                </w:rPr>
                <w:t>AdultHoHEntry</w:t>
              </w:r>
            </w:ins>
          </w:p>
        </w:tc>
      </w:tr>
      <w:tr w:rsidR="00C1694A" w:rsidRPr="003A0FA0" w14:paraId="0AE69525" w14:textId="77777777" w:rsidTr="001E71E8">
        <w:trPr>
          <w:ins w:id="1588" w:author="Molly McEvilley" w:date="2022-07-29T13:00:00Z"/>
        </w:trPr>
        <w:tc>
          <w:tcPr>
            <w:tcW w:w="9350" w:type="dxa"/>
          </w:tcPr>
          <w:p w14:paraId="02AEE728" w14:textId="77777777" w:rsidR="00C1694A" w:rsidRDefault="00C1694A" w:rsidP="001E71E8">
            <w:pPr>
              <w:pStyle w:val="NoSpacing"/>
              <w:rPr>
                <w:ins w:id="1589" w:author="Molly McEvilley" w:date="2022-07-29T13:00:00Z"/>
                <w:b/>
                <w:bCs/>
              </w:rPr>
            </w:pPr>
            <w:ins w:id="1590" w:author="Molly McEvilley" w:date="2022-07-29T13:00:00Z">
              <w:r>
                <w:rPr>
                  <w:b/>
                  <w:bCs/>
                </w:rPr>
                <w:t>ClientExit</w:t>
              </w:r>
            </w:ins>
          </w:p>
        </w:tc>
      </w:tr>
    </w:tbl>
    <w:p w14:paraId="4AF454FB" w14:textId="77777777" w:rsidR="00C1694A" w:rsidRPr="006E0DA7" w:rsidRDefault="00C1694A" w:rsidP="00C1694A">
      <w:pPr>
        <w:pStyle w:val="Heading3"/>
        <w:ind w:left="0" w:firstLine="0"/>
        <w:rPr>
          <w:ins w:id="1591" w:author="Molly McEvilley" w:date="2022-07-29T13:00:00Z"/>
        </w:rPr>
      </w:pPr>
      <w:ins w:id="1592" w:author="Molly McEvilley" w:date="2022-07-29T13:00:00Z">
        <w:r>
          <w:t>Logic</w:t>
        </w:r>
      </w:ins>
    </w:p>
    <w:p w14:paraId="1A6CF5EC" w14:textId="77777777" w:rsidR="00C1694A" w:rsidRDefault="00C1694A" w:rsidP="00C1694A">
      <w:pPr>
        <w:pStyle w:val="Heading4"/>
        <w:rPr>
          <w:ins w:id="1593" w:author="Molly McEvilley" w:date="2022-07-29T13:00:00Z"/>
        </w:rPr>
      </w:pPr>
      <w:ins w:id="1594" w:author="Molly McEvilley" w:date="2022-07-29T13:00:00Z">
        <w:r>
          <w:t>UnduplicatedClient</w:t>
        </w:r>
      </w:ins>
    </w:p>
    <w:p w14:paraId="612313A2" w14:textId="77777777" w:rsidR="00C1694A" w:rsidRDefault="00C1694A" w:rsidP="00C1694A">
      <w:pPr>
        <w:rPr>
          <w:ins w:id="1595" w:author="Molly McEvilley" w:date="2022-07-29T13:00:00Z"/>
        </w:rPr>
      </w:pPr>
      <w:ins w:id="1596" w:author="Molly McEvilley" w:date="2022-07-29T13:00:00Z">
        <w:r>
          <w:t xml:space="preserve">A count of distinct </w:t>
        </w:r>
        <w:r>
          <w:rPr>
            <w:b/>
            <w:bCs/>
          </w:rPr>
          <w:t>PersonalID</w:t>
        </w:r>
        <w:r>
          <w:t xml:space="preserve">s in tlsa_Person.  </w:t>
        </w:r>
      </w:ins>
    </w:p>
    <w:p w14:paraId="19B510D6" w14:textId="77777777" w:rsidR="00C1694A" w:rsidRDefault="00C1694A" w:rsidP="00C1694A">
      <w:pPr>
        <w:pStyle w:val="Heading4"/>
        <w:rPr>
          <w:ins w:id="1597" w:author="Molly McEvilley" w:date="2022-07-29T13:00:00Z"/>
        </w:rPr>
      </w:pPr>
      <w:ins w:id="1598" w:author="Molly McEvilley" w:date="2022-07-29T13:00:00Z">
        <w:r>
          <w:t>HouseholdEntry</w:t>
        </w:r>
      </w:ins>
    </w:p>
    <w:p w14:paraId="52539332" w14:textId="77777777" w:rsidR="00C1694A" w:rsidRDefault="00C1694A" w:rsidP="00C1694A">
      <w:pPr>
        <w:rPr>
          <w:ins w:id="1599" w:author="Molly McEvilley" w:date="2022-07-29T13:00:00Z"/>
        </w:rPr>
      </w:pPr>
      <w:ins w:id="1600" w:author="Molly McEvilley" w:date="2022-07-29T13:00:00Z">
        <w:r>
          <w:t xml:space="preserve">A count of distinct </w:t>
        </w:r>
        <w:r>
          <w:rPr>
            <w:b/>
            <w:bCs/>
          </w:rPr>
          <w:t>HouseholdID</w:t>
        </w:r>
        <w:r>
          <w:t xml:space="preserve">s in tlsa_HHID where </w:t>
        </w:r>
        <w:r>
          <w:rPr>
            <w:b/>
            <w:bCs/>
          </w:rPr>
          <w:t xml:space="preserve">Active </w:t>
        </w:r>
        <w:r>
          <w:t xml:space="preserve"> = 1</w:t>
        </w:r>
      </w:ins>
    </w:p>
    <w:p w14:paraId="6B42BA81" w14:textId="77777777" w:rsidR="00C1694A" w:rsidRDefault="00C1694A" w:rsidP="00C1694A">
      <w:pPr>
        <w:pStyle w:val="Heading4"/>
        <w:rPr>
          <w:ins w:id="1601" w:author="Molly McEvilley" w:date="2022-07-29T13:00:00Z"/>
        </w:rPr>
      </w:pPr>
      <w:ins w:id="1602" w:author="Molly McEvilley" w:date="2022-07-29T13:00:00Z">
        <w:r>
          <w:t>ClientEntry</w:t>
        </w:r>
      </w:ins>
    </w:p>
    <w:p w14:paraId="79F9E2CB" w14:textId="77777777" w:rsidR="00C1694A" w:rsidRDefault="00C1694A" w:rsidP="00C1694A">
      <w:pPr>
        <w:rPr>
          <w:ins w:id="1603" w:author="Molly McEvilley" w:date="2022-07-29T13:00:00Z"/>
          <w:b/>
          <w:bCs/>
        </w:rPr>
      </w:pPr>
      <w:ins w:id="1604" w:author="Molly McEvilley" w:date="2022-07-29T13:00:00Z">
        <w:r>
          <w:t xml:space="preserve">A count of distinct </w:t>
        </w:r>
        <w:r>
          <w:rPr>
            <w:b/>
            <w:bCs/>
          </w:rPr>
          <w:t>EnrollmentID</w:t>
        </w:r>
        <w:r>
          <w:t xml:space="preserve">s in tlsa_Enrollment where </w:t>
        </w:r>
        <w:r>
          <w:rPr>
            <w:b/>
            <w:bCs/>
          </w:rPr>
          <w:t xml:space="preserve">Active </w:t>
        </w:r>
        <w:r>
          <w:t>= 1.</w:t>
        </w:r>
      </w:ins>
    </w:p>
    <w:p w14:paraId="027E7060" w14:textId="77777777" w:rsidR="00C1694A" w:rsidRDefault="00C1694A" w:rsidP="00C1694A">
      <w:pPr>
        <w:pStyle w:val="Heading4"/>
        <w:rPr>
          <w:ins w:id="1605" w:author="Molly McEvilley" w:date="2022-07-29T13:00:00Z"/>
        </w:rPr>
      </w:pPr>
      <w:ins w:id="1606" w:author="Molly McEvilley" w:date="2022-07-29T13:00:00Z">
        <w:r>
          <w:t>AdultHoHEntry</w:t>
        </w:r>
      </w:ins>
    </w:p>
    <w:p w14:paraId="47A9B245" w14:textId="77777777" w:rsidR="00C1694A" w:rsidRDefault="00C1694A" w:rsidP="00C1694A">
      <w:pPr>
        <w:rPr>
          <w:ins w:id="1607" w:author="Molly McEvilley" w:date="2022-07-29T13:00:00Z"/>
        </w:rPr>
      </w:pPr>
      <w:ins w:id="1608" w:author="Molly McEvilley" w:date="2022-07-29T13:00:00Z">
        <w:r>
          <w:t xml:space="preserve">A count of distinct </w:t>
        </w:r>
        <w:r>
          <w:rPr>
            <w:b/>
            <w:bCs/>
          </w:rPr>
          <w:t>EnrollmentID</w:t>
        </w:r>
        <w:r>
          <w:t xml:space="preserve">s in tlsa_Enrollment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609" w:author="Molly McEvilley" w:date="2022-07-29T13:00:00Z"/>
        </w:rPr>
      </w:pPr>
      <w:ins w:id="1610" w:author="Molly McEvilley" w:date="2022-07-29T13:00:00Z">
        <w:r>
          <w:rPr>
            <w:b/>
            <w:bCs/>
          </w:rPr>
          <w:t>ActiveAge</w:t>
        </w:r>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611" w:author="Molly McEvilley" w:date="2022-07-29T13:00:00Z"/>
          <w:b/>
          <w:bCs/>
        </w:rPr>
      </w:pPr>
      <w:ins w:id="1612" w:author="Molly McEvilley" w:date="2022-07-29T13:00:00Z">
        <w:r>
          <w:rPr>
            <w:b/>
            <w:bCs/>
          </w:rPr>
          <w:t>RelationshipToHoH</w:t>
        </w:r>
        <w:r>
          <w:t xml:space="preserve"> = 1.</w:t>
        </w:r>
      </w:ins>
    </w:p>
    <w:p w14:paraId="2330ED51" w14:textId="77777777" w:rsidR="00C1694A" w:rsidRDefault="00C1694A" w:rsidP="00C1694A">
      <w:pPr>
        <w:pStyle w:val="Heading4"/>
        <w:rPr>
          <w:ins w:id="1613" w:author="Molly McEvilley" w:date="2022-07-29T13:00:00Z"/>
        </w:rPr>
      </w:pPr>
      <w:ins w:id="1614" w:author="Molly McEvilley" w:date="2022-07-29T13:00:00Z">
        <w:r>
          <w:t>ClientExit</w:t>
        </w:r>
      </w:ins>
    </w:p>
    <w:p w14:paraId="270CF9B8" w14:textId="378D51B1" w:rsidR="00C1694A" w:rsidRDefault="00C1694A" w:rsidP="00C1694A">
      <w:pPr>
        <w:rPr>
          <w:ins w:id="1615" w:author="Molly McEvilley" w:date="2022-07-29T13:00:00Z"/>
        </w:rPr>
      </w:pPr>
      <w:ins w:id="1616" w:author="Molly McEvilley" w:date="2022-07-29T13:00:00Z">
        <w:r>
          <w:t xml:space="preserve">A count of distinct </w:t>
        </w:r>
        <w:r>
          <w:rPr>
            <w:b/>
            <w:bCs/>
          </w:rPr>
          <w:t>PersonalID</w:t>
        </w:r>
        <w:r>
          <w:t>s in tlsa_Enrollment where</w:t>
        </w:r>
      </w:ins>
      <w:ins w:id="1617" w:author="Molly McEvilley" w:date="2022-08-17T13:35:00Z">
        <w:r w:rsidR="00254059">
          <w:t xml:space="preserve"> </w:t>
        </w:r>
      </w:ins>
      <w:ins w:id="1618" w:author="Molly McEvilley" w:date="2022-08-17T13:36:00Z">
        <w:r w:rsidR="000264E0">
          <w:rPr>
            <w:b/>
            <w:bCs/>
          </w:rPr>
          <w:t xml:space="preserve">Active </w:t>
        </w:r>
        <w:r w:rsidR="000264E0">
          <w:t xml:space="preserve">= 1 and </w:t>
        </w:r>
        <w:r w:rsidR="000264E0">
          <w:rPr>
            <w:b/>
            <w:bCs/>
          </w:rPr>
          <w:t>Ex</w:t>
        </w:r>
      </w:ins>
      <w:ins w:id="1619" w:author="Molly McEvilley" w:date="2022-07-29T13:00:00Z">
        <w:r w:rsidRPr="001E71E8">
          <w:rPr>
            <w:b/>
            <w:bCs/>
          </w:rPr>
          <w:t>itDate</w:t>
        </w:r>
        <w:r>
          <w:t xml:space="preserve"> </w:t>
        </w:r>
      </w:ins>
      <w:ins w:id="1620"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621" w:author="Molly McEvilley" w:date="2022-07-29T13:00:00Z"/>
        </w:rPr>
      </w:pPr>
      <w:bookmarkStart w:id="1622" w:name="_Toc109993047"/>
      <w:ins w:id="1623" w:author="Molly McEvilley" w:date="2022-07-29T13:00:00Z">
        <w:r>
          <w:lastRenderedPageBreak/>
          <w:t>Data Quality:  SSN Issues</w:t>
        </w:r>
        <w:bookmarkEnd w:id="1622"/>
      </w:ins>
    </w:p>
    <w:p w14:paraId="7A7BA3EB" w14:textId="77777777" w:rsidR="00C1694A" w:rsidRDefault="00C1694A" w:rsidP="00C1694A">
      <w:pPr>
        <w:pStyle w:val="Heading3"/>
        <w:rPr>
          <w:ins w:id="1624" w:author="Molly McEvilley" w:date="2022-07-29T13:00:00Z"/>
        </w:rPr>
      </w:pPr>
      <w:ins w:id="1625" w:author="Molly McEvilley" w:date="2022-07-29T13:00:00Z">
        <w:r>
          <w:t>Relevant Data</w:t>
        </w:r>
      </w:ins>
    </w:p>
    <w:p w14:paraId="744C6DAC" w14:textId="77777777" w:rsidR="00C1694A" w:rsidRDefault="00C1694A" w:rsidP="00C1694A">
      <w:pPr>
        <w:pStyle w:val="Heading4"/>
        <w:rPr>
          <w:ins w:id="1626" w:author="Molly McEvilley" w:date="2022-07-29T13:00:00Z"/>
        </w:rPr>
      </w:pPr>
      <w:ins w:id="162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628"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629" w:author="Molly McEvilley" w:date="2022-07-29T13:00:00Z"/>
                <w:b/>
                <w:bCs/>
              </w:rPr>
            </w:pPr>
            <w:ins w:id="1630" w:author="Molly McEvilley" w:date="2022-07-29T13:00:00Z">
              <w:r>
                <w:rPr>
                  <w:b/>
                  <w:bCs/>
                </w:rPr>
                <w:t>tlsa_Person</w:t>
              </w:r>
            </w:ins>
          </w:p>
        </w:tc>
      </w:tr>
      <w:tr w:rsidR="00C1694A" w:rsidRPr="005F4836" w14:paraId="59205B60" w14:textId="77777777" w:rsidTr="001E71E8">
        <w:trPr>
          <w:trHeight w:val="216"/>
          <w:ins w:id="1631" w:author="Molly McEvilley" w:date="2022-07-29T13:00:00Z"/>
        </w:trPr>
        <w:tc>
          <w:tcPr>
            <w:tcW w:w="9355" w:type="dxa"/>
          </w:tcPr>
          <w:p w14:paraId="1FECC3CD" w14:textId="77777777" w:rsidR="00C1694A" w:rsidRPr="00246D5B" w:rsidRDefault="00C1694A" w:rsidP="001E71E8">
            <w:pPr>
              <w:pStyle w:val="NoSpacing"/>
              <w:rPr>
                <w:ins w:id="1632" w:author="Molly McEvilley" w:date="2022-07-29T13:00:00Z"/>
              </w:rPr>
            </w:pPr>
            <w:ins w:id="1633" w:author="Molly McEvilley" w:date="2022-07-29T13:00:00Z">
              <w:r>
                <w:t>PersonalID</w:t>
              </w:r>
            </w:ins>
          </w:p>
        </w:tc>
      </w:tr>
      <w:tr w:rsidR="00C1694A" w:rsidRPr="00845520" w14:paraId="418E5D06" w14:textId="77777777" w:rsidTr="001E71E8">
        <w:trPr>
          <w:trHeight w:val="216"/>
          <w:ins w:id="1634"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635" w:author="Molly McEvilley" w:date="2022-07-29T13:00:00Z"/>
                <w:b/>
                <w:bCs/>
              </w:rPr>
            </w:pPr>
            <w:ins w:id="1636" w:author="Molly McEvilley" w:date="2022-07-29T13:00:00Z">
              <w:r>
                <w:rPr>
                  <w:b/>
                  <w:bCs/>
                </w:rPr>
                <w:t>hmis</w:t>
              </w:r>
              <w:r w:rsidRPr="00845520">
                <w:rPr>
                  <w:b/>
                  <w:bCs/>
                </w:rPr>
                <w:t>_</w:t>
              </w:r>
              <w:r>
                <w:rPr>
                  <w:b/>
                  <w:bCs/>
                </w:rPr>
                <w:t>Client</w:t>
              </w:r>
            </w:ins>
          </w:p>
        </w:tc>
      </w:tr>
      <w:tr w:rsidR="00C1694A" w:rsidRPr="005F4836" w14:paraId="6F4CFE60" w14:textId="77777777" w:rsidTr="001E71E8">
        <w:trPr>
          <w:trHeight w:val="216"/>
          <w:ins w:id="1637" w:author="Molly McEvilley" w:date="2022-07-29T13:00:00Z"/>
        </w:trPr>
        <w:tc>
          <w:tcPr>
            <w:tcW w:w="9355" w:type="dxa"/>
          </w:tcPr>
          <w:p w14:paraId="0D938474" w14:textId="77777777" w:rsidR="00C1694A" w:rsidRDefault="00C1694A" w:rsidP="001E71E8">
            <w:pPr>
              <w:pStyle w:val="NoSpacing"/>
              <w:rPr>
                <w:ins w:id="1638" w:author="Molly McEvilley" w:date="2022-07-29T13:00:00Z"/>
              </w:rPr>
            </w:pPr>
            <w:ins w:id="1639" w:author="Molly McEvilley" w:date="2022-07-29T13:00:00Z">
              <w:r>
                <w:t>PersonalID</w:t>
              </w:r>
            </w:ins>
          </w:p>
        </w:tc>
      </w:tr>
      <w:tr w:rsidR="00C1694A" w:rsidRPr="005F4836" w14:paraId="3F0AB454" w14:textId="77777777" w:rsidTr="001E71E8">
        <w:trPr>
          <w:trHeight w:val="216"/>
          <w:ins w:id="1640" w:author="Molly McEvilley" w:date="2022-07-29T13:00:00Z"/>
        </w:trPr>
        <w:tc>
          <w:tcPr>
            <w:tcW w:w="9355" w:type="dxa"/>
          </w:tcPr>
          <w:p w14:paraId="77C79777" w14:textId="77777777" w:rsidR="00C1694A" w:rsidRDefault="00C1694A" w:rsidP="001E71E8">
            <w:pPr>
              <w:pStyle w:val="NoSpacing"/>
              <w:rPr>
                <w:ins w:id="1641" w:author="Molly McEvilley" w:date="2022-07-29T13:00:00Z"/>
              </w:rPr>
            </w:pPr>
            <w:ins w:id="1642" w:author="Molly McEvilley" w:date="2022-07-29T13:00:00Z">
              <w:r>
                <w:t>SSN</w:t>
              </w:r>
            </w:ins>
          </w:p>
        </w:tc>
      </w:tr>
      <w:tr w:rsidR="00C1694A" w:rsidRPr="005F4836" w14:paraId="6D9C6935" w14:textId="77777777" w:rsidTr="001E71E8">
        <w:trPr>
          <w:trHeight w:val="216"/>
          <w:ins w:id="1643" w:author="Molly McEvilley" w:date="2022-07-29T13:00:00Z"/>
        </w:trPr>
        <w:tc>
          <w:tcPr>
            <w:tcW w:w="9355" w:type="dxa"/>
          </w:tcPr>
          <w:p w14:paraId="18B4DD59" w14:textId="77777777" w:rsidR="00C1694A" w:rsidRDefault="00C1694A" w:rsidP="001E71E8">
            <w:pPr>
              <w:pStyle w:val="NoSpacing"/>
              <w:rPr>
                <w:ins w:id="1644" w:author="Molly McEvilley" w:date="2022-07-29T13:00:00Z"/>
              </w:rPr>
            </w:pPr>
            <w:ins w:id="1645" w:author="Molly McEvilley" w:date="2022-07-29T13:00:00Z">
              <w:r>
                <w:t>SSNDataQuality</w:t>
              </w:r>
            </w:ins>
          </w:p>
        </w:tc>
      </w:tr>
    </w:tbl>
    <w:p w14:paraId="1786144E" w14:textId="77777777" w:rsidR="00C1694A" w:rsidRDefault="00C1694A" w:rsidP="00C1694A">
      <w:pPr>
        <w:pStyle w:val="Heading4"/>
        <w:rPr>
          <w:ins w:id="1646" w:author="Molly McEvilley" w:date="2022-07-29T13:00:00Z"/>
        </w:rPr>
      </w:pPr>
      <w:ins w:id="164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4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649" w:author="Molly McEvilley" w:date="2022-07-29T13:00:00Z"/>
                <w:b w:val="0"/>
                <w:bCs w:val="0"/>
                <w:color w:val="FFFFFF" w:themeColor="background1"/>
              </w:rPr>
            </w:pPr>
            <w:ins w:id="1650"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651" w:author="Molly McEvilley" w:date="2022-07-29T13:00:00Z"/>
        </w:trPr>
        <w:tc>
          <w:tcPr>
            <w:tcW w:w="9350" w:type="dxa"/>
          </w:tcPr>
          <w:p w14:paraId="39999960" w14:textId="77777777" w:rsidR="00C1694A" w:rsidRPr="003A0FA0" w:rsidRDefault="00C1694A" w:rsidP="001E71E8">
            <w:pPr>
              <w:pStyle w:val="NoSpacing"/>
              <w:rPr>
                <w:ins w:id="1652" w:author="Molly McEvilley" w:date="2022-07-29T13:00:00Z"/>
              </w:rPr>
            </w:pPr>
            <w:ins w:id="1653" w:author="Molly McEvilley" w:date="2022-07-29T13:00:00Z">
              <w:r>
                <w:rPr>
                  <w:b/>
                  <w:bCs/>
                </w:rPr>
                <w:t>SSNValid</w:t>
              </w:r>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5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655" w:author="Molly McEvilley" w:date="2022-07-29T13:00:00Z"/>
                <w:b w:val="0"/>
                <w:bCs w:val="0"/>
                <w:color w:val="FFFFFF" w:themeColor="background1"/>
              </w:rPr>
            </w:pPr>
            <w:ins w:id="165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57" w:author="Molly McEvilley" w:date="2022-07-29T13:00:00Z"/>
        </w:trPr>
        <w:tc>
          <w:tcPr>
            <w:tcW w:w="9350" w:type="dxa"/>
          </w:tcPr>
          <w:p w14:paraId="7136B8AB" w14:textId="77777777" w:rsidR="00C1694A" w:rsidRPr="003A0FA0" w:rsidRDefault="00C1694A" w:rsidP="001E71E8">
            <w:pPr>
              <w:pStyle w:val="NoSpacing"/>
              <w:rPr>
                <w:ins w:id="1658" w:author="Molly McEvilley" w:date="2022-07-29T13:00:00Z"/>
              </w:rPr>
            </w:pPr>
            <w:ins w:id="1659" w:author="Molly McEvilley" w:date="2022-07-29T13:00:00Z">
              <w:r>
                <w:rPr>
                  <w:b/>
                  <w:bCs/>
                </w:rPr>
                <w:t>SSNNotProvided</w:t>
              </w:r>
            </w:ins>
          </w:p>
        </w:tc>
      </w:tr>
      <w:tr w:rsidR="00C1694A" w:rsidRPr="003A0FA0" w14:paraId="53206BC1" w14:textId="77777777" w:rsidTr="001E71E8">
        <w:trPr>
          <w:ins w:id="1660" w:author="Molly McEvilley" w:date="2022-07-29T13:00:00Z"/>
        </w:trPr>
        <w:tc>
          <w:tcPr>
            <w:tcW w:w="9350" w:type="dxa"/>
          </w:tcPr>
          <w:p w14:paraId="45651D43" w14:textId="77777777" w:rsidR="00C1694A" w:rsidRDefault="00C1694A" w:rsidP="001E71E8">
            <w:pPr>
              <w:pStyle w:val="NoSpacing"/>
              <w:rPr>
                <w:ins w:id="1661" w:author="Molly McEvilley" w:date="2022-07-29T13:00:00Z"/>
                <w:b/>
                <w:bCs/>
              </w:rPr>
            </w:pPr>
            <w:ins w:id="1662" w:author="Molly McEvilley" w:date="2022-07-29T13:00:00Z">
              <w:r>
                <w:rPr>
                  <w:b/>
                  <w:bCs/>
                </w:rPr>
                <w:t>SSNMissingOrInvalid</w:t>
              </w:r>
            </w:ins>
          </w:p>
        </w:tc>
      </w:tr>
      <w:tr w:rsidR="00C1694A" w:rsidRPr="003A0FA0" w14:paraId="36FD6012" w14:textId="77777777" w:rsidTr="001E71E8">
        <w:trPr>
          <w:ins w:id="1663" w:author="Molly McEvilley" w:date="2022-07-29T13:00:00Z"/>
        </w:trPr>
        <w:tc>
          <w:tcPr>
            <w:tcW w:w="9350" w:type="dxa"/>
          </w:tcPr>
          <w:p w14:paraId="1DD2B1D8" w14:textId="77777777" w:rsidR="00C1694A" w:rsidRDefault="00C1694A" w:rsidP="001E71E8">
            <w:pPr>
              <w:pStyle w:val="NoSpacing"/>
              <w:rPr>
                <w:ins w:id="1664" w:author="Molly McEvilley" w:date="2022-07-29T13:00:00Z"/>
                <w:b/>
                <w:bCs/>
              </w:rPr>
            </w:pPr>
            <w:ins w:id="1665" w:author="Molly McEvilley" w:date="2022-07-29T13:00:00Z">
              <w:r>
                <w:rPr>
                  <w:b/>
                  <w:bCs/>
                </w:rPr>
                <w:t>ClientSSNNotUnique</w:t>
              </w:r>
            </w:ins>
          </w:p>
        </w:tc>
      </w:tr>
      <w:tr w:rsidR="00C1694A" w:rsidRPr="003A0FA0" w14:paraId="188AF73F" w14:textId="77777777" w:rsidTr="001E71E8">
        <w:trPr>
          <w:ins w:id="1666" w:author="Molly McEvilley" w:date="2022-07-29T13:00:00Z"/>
        </w:trPr>
        <w:tc>
          <w:tcPr>
            <w:tcW w:w="9350" w:type="dxa"/>
          </w:tcPr>
          <w:p w14:paraId="315B59A6" w14:textId="77777777" w:rsidR="00C1694A" w:rsidRDefault="00C1694A" w:rsidP="001E71E8">
            <w:pPr>
              <w:pStyle w:val="NoSpacing"/>
              <w:rPr>
                <w:ins w:id="1667" w:author="Molly McEvilley" w:date="2022-07-29T13:00:00Z"/>
                <w:b/>
                <w:bCs/>
              </w:rPr>
            </w:pPr>
            <w:ins w:id="1668" w:author="Molly McEvilley" w:date="2022-07-29T13:00:00Z">
              <w:r>
                <w:rPr>
                  <w:b/>
                  <w:bCs/>
                </w:rPr>
                <w:t>DistinctSSNValueNotUnique</w:t>
              </w:r>
            </w:ins>
          </w:p>
        </w:tc>
      </w:tr>
    </w:tbl>
    <w:p w14:paraId="263BD95F" w14:textId="77777777" w:rsidR="00C1694A" w:rsidRPr="006E0DA7" w:rsidRDefault="00C1694A" w:rsidP="00C1694A">
      <w:pPr>
        <w:pStyle w:val="Heading3"/>
        <w:ind w:left="0" w:firstLine="0"/>
        <w:rPr>
          <w:ins w:id="1669" w:author="Molly McEvilley" w:date="2022-07-29T13:00:00Z"/>
        </w:rPr>
      </w:pPr>
      <w:ins w:id="1670" w:author="Molly McEvilley" w:date="2022-07-29T13:00:00Z">
        <w:r>
          <w:t>Logic</w:t>
        </w:r>
      </w:ins>
    </w:p>
    <w:p w14:paraId="610ECECD" w14:textId="77777777" w:rsidR="00C1694A" w:rsidRDefault="00C1694A" w:rsidP="00C1694A">
      <w:pPr>
        <w:pStyle w:val="Heading4"/>
        <w:rPr>
          <w:ins w:id="1671" w:author="Molly McEvilley" w:date="2022-07-29T13:00:00Z"/>
        </w:rPr>
      </w:pPr>
      <w:ins w:id="1672" w:author="Molly McEvilley" w:date="2022-07-29T13:00:00Z">
        <w:r>
          <w:t>SSNValid</w:t>
        </w:r>
      </w:ins>
    </w:p>
    <w:p w14:paraId="10207EA5" w14:textId="77777777" w:rsidR="00C1694A" w:rsidRDefault="00C1694A" w:rsidP="00C1694A">
      <w:pPr>
        <w:rPr>
          <w:ins w:id="1673" w:author="Molly McEvilley" w:date="2022-07-29T13:00:00Z"/>
        </w:rPr>
      </w:pPr>
      <w:ins w:id="1674" w:author="Molly McEvilley" w:date="2022-07-29T13:00:00Z">
        <w:r>
          <w:rPr>
            <w:b/>
            <w:bCs/>
          </w:rPr>
          <w:t>SSNValid</w:t>
        </w:r>
        <w:r>
          <w:t xml:space="preserve"> in tlsa_Person should be set to the first value in the table below where the criteria are consistent with client records:</w:t>
        </w:r>
      </w:ins>
    </w:p>
    <w:tbl>
      <w:tblPr>
        <w:tblStyle w:val="Style11"/>
        <w:tblW w:w="0" w:type="auto"/>
        <w:tblLook w:val="04A0" w:firstRow="1" w:lastRow="0" w:firstColumn="1" w:lastColumn="0" w:noHBand="0" w:noVBand="1"/>
        <w:tblPrChange w:id="1675" w:author="Molly McEvilley" w:date="2022-08-18T12:54:00Z">
          <w:tblPr>
            <w:tblStyle w:val="TableGrid"/>
            <w:tblW w:w="0" w:type="auto"/>
            <w:tblLook w:val="04A0" w:firstRow="1" w:lastRow="0" w:firstColumn="1" w:lastColumn="0" w:noHBand="0" w:noVBand="1"/>
          </w:tblPr>
        </w:tblPrChange>
      </w:tblPr>
      <w:tblGrid>
        <w:gridCol w:w="835"/>
        <w:gridCol w:w="691"/>
        <w:gridCol w:w="2932"/>
        <w:tblGridChange w:id="1676">
          <w:tblGrid>
            <w:gridCol w:w="895"/>
            <w:gridCol w:w="810"/>
            <w:gridCol w:w="7645"/>
          </w:tblGrid>
        </w:tblGridChange>
      </w:tblGrid>
      <w:tr w:rsidR="00C1694A" w14:paraId="3DFC5BF9" w14:textId="77777777" w:rsidTr="005D601D">
        <w:trPr>
          <w:cnfStyle w:val="100000000000" w:firstRow="1" w:lastRow="0" w:firstColumn="0" w:lastColumn="0" w:oddVBand="0" w:evenVBand="0" w:oddHBand="0" w:evenHBand="0" w:firstRowFirstColumn="0" w:firstRowLastColumn="0" w:lastRowFirstColumn="0" w:lastRowLastColumn="0"/>
          <w:ins w:id="167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78"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49A73032" w14:textId="77777777" w:rsidR="00C1694A" w:rsidRDefault="00C1694A" w:rsidP="001E71E8">
            <w:pPr>
              <w:cnfStyle w:val="101000000000" w:firstRow="1" w:lastRow="0" w:firstColumn="1" w:lastColumn="0" w:oddVBand="0" w:evenVBand="0" w:oddHBand="0" w:evenHBand="0" w:firstRowFirstColumn="0" w:firstRowLastColumn="0" w:lastRowFirstColumn="0" w:lastRowLastColumn="0"/>
              <w:rPr>
                <w:ins w:id="1679" w:author="Molly McEvilley" w:date="2022-07-29T13:00:00Z"/>
              </w:rPr>
            </w:pPr>
            <w:ins w:id="1680" w:author="Molly McEvilley" w:date="2022-07-29T13:00:00Z">
              <w:r>
                <w:t>Priority</w:t>
              </w:r>
            </w:ins>
          </w:p>
        </w:tc>
        <w:tc>
          <w:tcPr>
            <w:tcW w:w="0" w:type="dxa"/>
            <w:hideMark/>
            <w:tcPrChange w:id="1681"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2DF0C71B"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82" w:author="Molly McEvilley" w:date="2022-07-29T13:00:00Z"/>
              </w:rPr>
            </w:pPr>
            <w:ins w:id="1683" w:author="Molly McEvilley" w:date="2022-07-29T13:00:00Z">
              <w:r>
                <w:t>Value</w:t>
              </w:r>
            </w:ins>
          </w:p>
        </w:tc>
        <w:tc>
          <w:tcPr>
            <w:tcW w:w="0" w:type="dxa"/>
            <w:hideMark/>
            <w:tcPrChange w:id="1684"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9132197"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85" w:author="Molly McEvilley" w:date="2022-07-29T13:00:00Z"/>
              </w:rPr>
            </w:pPr>
            <w:ins w:id="1686" w:author="Molly McEvilley" w:date="2022-07-29T13:00:00Z">
              <w:r>
                <w:t>Criteria</w:t>
              </w:r>
            </w:ins>
          </w:p>
        </w:tc>
      </w:tr>
      <w:tr w:rsidR="00C1694A" w14:paraId="3A635E7E" w14:textId="77777777" w:rsidTr="005D601D">
        <w:trPr>
          <w:cnfStyle w:val="000000100000" w:firstRow="0" w:lastRow="0" w:firstColumn="0" w:lastColumn="0" w:oddVBand="0" w:evenVBand="0" w:oddHBand="1" w:evenHBand="0" w:firstRowFirstColumn="0" w:firstRowLastColumn="0" w:lastRowFirstColumn="0" w:lastRowLastColumn="0"/>
          <w:ins w:id="168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88"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5612930"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89" w:author="Molly McEvilley" w:date="2022-07-29T13:00:00Z"/>
              </w:rPr>
            </w:pPr>
            <w:ins w:id="1690" w:author="Molly McEvilley" w:date="2022-07-29T13:00:00Z">
              <w:r>
                <w:t>1</w:t>
              </w:r>
            </w:ins>
          </w:p>
        </w:tc>
        <w:tc>
          <w:tcPr>
            <w:tcW w:w="0" w:type="dxa"/>
            <w:hideMark/>
            <w:tcPrChange w:id="1691"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4B75E616"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92" w:author="Molly McEvilley" w:date="2022-07-29T13:00:00Z"/>
              </w:rPr>
            </w:pPr>
            <w:ins w:id="1693" w:author="Molly McEvilley" w:date="2022-07-29T13:00:00Z">
              <w:r>
                <w:t>9</w:t>
              </w:r>
            </w:ins>
          </w:p>
        </w:tc>
        <w:tc>
          <w:tcPr>
            <w:tcW w:w="0" w:type="dxa"/>
            <w:hideMark/>
            <w:tcPrChange w:id="1694"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508B70F"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95" w:author="Molly McEvilley" w:date="2022-07-29T13:00:00Z"/>
              </w:rPr>
            </w:pPr>
            <w:ins w:id="1696" w:author="Molly McEvilley" w:date="2022-07-29T13:00:00Z">
              <w:r>
                <w:t>hmis_Client</w:t>
              </w:r>
              <w:r>
                <w:rPr>
                  <w:b/>
                </w:rPr>
                <w:t>.</w:t>
              </w:r>
              <w:r>
                <w:rPr>
                  <w:bCs/>
                  <w:i/>
                  <w:iCs/>
                </w:rPr>
                <w:t>SSNDataQuality</w:t>
              </w:r>
              <w:r>
                <w:rPr>
                  <w:bCs/>
                </w:rPr>
                <w:t xml:space="preserve"> in (8,9)</w:t>
              </w:r>
            </w:ins>
          </w:p>
        </w:tc>
      </w:tr>
      <w:tr w:rsidR="00C1694A" w14:paraId="52C1E818" w14:textId="77777777" w:rsidTr="005D601D">
        <w:trPr>
          <w:cnfStyle w:val="000000010000" w:firstRow="0" w:lastRow="0" w:firstColumn="0" w:lastColumn="0" w:oddVBand="0" w:evenVBand="0" w:oddHBand="0" w:evenHBand="1" w:firstRowFirstColumn="0" w:firstRowLastColumn="0" w:lastRowFirstColumn="0" w:lastRowLastColumn="0"/>
          <w:ins w:id="169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98"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12CC96A" w14:textId="77777777" w:rsidR="00C1694A" w:rsidRDefault="00C1694A" w:rsidP="001E71E8">
            <w:pPr>
              <w:cnfStyle w:val="001000010000" w:firstRow="0" w:lastRow="0" w:firstColumn="1" w:lastColumn="0" w:oddVBand="0" w:evenVBand="0" w:oddHBand="0" w:evenHBand="1" w:firstRowFirstColumn="0" w:firstRowLastColumn="0" w:lastRowFirstColumn="0" w:lastRowLastColumn="0"/>
              <w:rPr>
                <w:ins w:id="1699" w:author="Molly McEvilley" w:date="2022-07-29T13:00:00Z"/>
              </w:rPr>
            </w:pPr>
            <w:ins w:id="1700" w:author="Molly McEvilley" w:date="2022-07-29T13:00:00Z">
              <w:r>
                <w:t>2</w:t>
              </w:r>
            </w:ins>
          </w:p>
        </w:tc>
        <w:tc>
          <w:tcPr>
            <w:tcW w:w="0" w:type="dxa"/>
            <w:hideMark/>
            <w:tcPrChange w:id="1701"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7E379F7A"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702" w:author="Molly McEvilley" w:date="2022-07-29T13:00:00Z"/>
              </w:rPr>
            </w:pPr>
            <w:ins w:id="1703" w:author="Molly McEvilley" w:date="2022-07-29T13:00:00Z">
              <w:r>
                <w:t>0</w:t>
              </w:r>
            </w:ins>
          </w:p>
        </w:tc>
        <w:tc>
          <w:tcPr>
            <w:tcW w:w="0" w:type="dxa"/>
            <w:hideMark/>
            <w:tcPrChange w:id="1704"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36EDFF76"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705" w:author="Molly McEvilley" w:date="2022-07-29T13:00:00Z"/>
                <w:bCs/>
              </w:rPr>
            </w:pPr>
            <w:ins w:id="1706" w:author="Molly McEvilley" w:date="2022-07-29T13:00:00Z">
              <w:r>
                <w:t>hmis_Client</w:t>
              </w:r>
              <w:r>
                <w:rPr>
                  <w:b/>
                </w:rPr>
                <w:t>.</w:t>
              </w:r>
              <w:r>
                <w:rPr>
                  <w:bCs/>
                  <w:i/>
                  <w:iCs/>
                </w:rPr>
                <w:t>SSNDataQuality</w:t>
              </w:r>
              <w:r>
                <w:rPr>
                  <w:bCs/>
                </w:rPr>
                <w:t xml:space="preserve"> NOT in (8,9); and</w:t>
              </w:r>
            </w:ins>
          </w:p>
          <w:p w14:paraId="636E1A52"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07" w:author="Molly McEvilley" w:date="2022-07-29T13:00:00Z"/>
              </w:rPr>
            </w:pPr>
            <w:ins w:id="1708" w:author="Molly McEvilley" w:date="2022-07-29T13:00:00Z">
              <w:r>
                <w:t>Length(hmis_Client.</w:t>
              </w:r>
              <w:r>
                <w:rPr>
                  <w:i/>
                </w:rPr>
                <w:t>SSN</w:t>
              </w:r>
              <w:r>
                <w:t>) &lt;&gt; 9; or</w:t>
              </w:r>
            </w:ins>
          </w:p>
          <w:p w14:paraId="11F4AE6F"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09" w:author="Molly McEvilley" w:date="2022-07-29T13:00:00Z"/>
              </w:rPr>
            </w:pPr>
            <w:ins w:id="1710"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11" w:author="Molly McEvilley" w:date="2022-07-29T13:00:00Z"/>
              </w:rPr>
            </w:pPr>
            <w:ins w:id="1712"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13" w:author="Molly McEvilley" w:date="2022-07-29T13:00:00Z"/>
              </w:rPr>
            </w:pPr>
            <w:ins w:id="1714" w:author="Molly McEvilley" w:date="2022-07-29T13:00:00Z">
              <w:r>
                <w:rPr>
                  <w:i/>
                </w:rPr>
                <w:t>SSN</w:t>
              </w:r>
              <w:r>
                <w:t xml:space="preserve"> middle 2 digits are ‘00’ (e.g. 999-00-9999); or</w:t>
              </w:r>
            </w:ins>
          </w:p>
          <w:p w14:paraId="6838A2DC"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15" w:author="Molly McEvilley" w:date="2022-07-29T13:00:00Z"/>
              </w:rPr>
            </w:pPr>
            <w:ins w:id="1716"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17" w:author="Molly McEvilley" w:date="2022-07-29T13:00:00Z"/>
              </w:rPr>
            </w:pPr>
            <w:ins w:id="1718" w:author="Molly McEvilley" w:date="2022-07-29T13:00:00Z">
              <w:r>
                <w:rPr>
                  <w:i/>
                </w:rPr>
                <w:lastRenderedPageBreak/>
                <w:t>SSN</w:t>
              </w:r>
              <w:r>
                <w:t xml:space="preserve"> contains any character other than 0-9; or</w:t>
              </w:r>
            </w:ins>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719" w:author="Molly McEvilley" w:date="2022-07-29T13:00:00Z"/>
              </w:rPr>
            </w:pPr>
            <w:ins w:id="1720" w:author="Molly McEvilley" w:date="2022-07-29T13:00:00Z">
              <w:r>
                <w:rPr>
                  <w:i/>
                </w:rPr>
                <w:t>SSN</w:t>
              </w:r>
              <w:r>
                <w:t xml:space="preserve"> in (‘123456789’, '111111111', '222222222', '333333333', '444444444', '555555555', '777777777', '888888888')</w:t>
              </w:r>
            </w:ins>
          </w:p>
        </w:tc>
      </w:tr>
      <w:tr w:rsidR="00C1694A" w14:paraId="01FE51A6" w14:textId="77777777" w:rsidTr="005D601D">
        <w:trPr>
          <w:cnfStyle w:val="000000100000" w:firstRow="0" w:lastRow="0" w:firstColumn="0" w:lastColumn="0" w:oddVBand="0" w:evenVBand="0" w:oddHBand="1" w:evenHBand="0" w:firstRowFirstColumn="0" w:firstRowLastColumn="0" w:lastRowFirstColumn="0" w:lastRowLastColumn="0"/>
          <w:ins w:id="172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722"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73F1B828"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723" w:author="Molly McEvilley" w:date="2022-07-29T13:00:00Z"/>
              </w:rPr>
            </w:pPr>
            <w:ins w:id="1724" w:author="Molly McEvilley" w:date="2022-07-29T13:00:00Z">
              <w:r>
                <w:lastRenderedPageBreak/>
                <w:t>3</w:t>
              </w:r>
            </w:ins>
          </w:p>
        </w:tc>
        <w:tc>
          <w:tcPr>
            <w:tcW w:w="0" w:type="dxa"/>
            <w:hideMark/>
            <w:tcPrChange w:id="1725"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1B32D5C3"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726" w:author="Molly McEvilley" w:date="2022-07-29T13:00:00Z"/>
              </w:rPr>
            </w:pPr>
            <w:ins w:id="1727" w:author="Molly McEvilley" w:date="2022-07-29T13:00:00Z">
              <w:r>
                <w:t>1</w:t>
              </w:r>
            </w:ins>
          </w:p>
        </w:tc>
        <w:tc>
          <w:tcPr>
            <w:tcW w:w="0" w:type="dxa"/>
            <w:hideMark/>
            <w:tcPrChange w:id="1728"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83F5DCE"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729" w:author="Molly McEvilley" w:date="2022-07-29T13:00:00Z"/>
              </w:rPr>
            </w:pPr>
            <w:ins w:id="1730" w:author="Molly McEvilley" w:date="2022-07-29T13:00:00Z">
              <w:r>
                <w:t>(All others)</w:t>
              </w:r>
            </w:ins>
          </w:p>
        </w:tc>
      </w:tr>
    </w:tbl>
    <w:p w14:paraId="037A5339" w14:textId="660FE785" w:rsidR="00110965" w:rsidRDefault="00110965">
      <w:pPr>
        <w:rPr>
          <w:ins w:id="1731" w:author="Molly McEvilley" w:date="2022-08-18T13:03:00Z"/>
        </w:rPr>
        <w:pPrChange w:id="1732" w:author="Molly McEvilley" w:date="2022-08-18T13:03:00Z">
          <w:pPr>
            <w:pStyle w:val="Heading4"/>
          </w:pPr>
        </w:pPrChange>
      </w:pPr>
      <w:ins w:id="1733" w:author="Molly McEvilley" w:date="2022-08-18T13:03:00Z">
        <w:r>
          <w:t xml:space="preserve">These checks will not catch all invalid </w:t>
        </w:r>
      </w:ins>
      <w:ins w:id="1734" w:author="Molly McEvilley" w:date="2022-08-18T13:04:00Z">
        <w:r w:rsidR="00135A5A">
          <w:t>SSNs, but others will be assumed valid</w:t>
        </w:r>
      </w:ins>
      <w:ins w:id="1735" w:author="Molly McEvilley" w:date="2022-08-18T13:05:00Z">
        <w:r w:rsidR="00135A5A">
          <w:t>.</w:t>
        </w:r>
      </w:ins>
    </w:p>
    <w:p w14:paraId="148F0E6C" w14:textId="36CA21AA" w:rsidR="00C1694A" w:rsidRDefault="00C1694A" w:rsidP="00C1694A">
      <w:pPr>
        <w:pStyle w:val="Heading4"/>
        <w:rPr>
          <w:ins w:id="1736" w:author="Molly McEvilley" w:date="2022-07-29T13:00:00Z"/>
        </w:rPr>
      </w:pPr>
      <w:ins w:id="1737" w:author="Molly McEvilley" w:date="2022-07-29T13:00:00Z">
        <w:r>
          <w:t>SSNNotProvided</w:t>
        </w:r>
      </w:ins>
    </w:p>
    <w:p w14:paraId="4F28F2CB" w14:textId="77777777" w:rsidR="00C1694A" w:rsidRDefault="00C1694A" w:rsidP="00C1694A">
      <w:pPr>
        <w:rPr>
          <w:ins w:id="1738" w:author="Molly McEvilley" w:date="2022-07-29T13:00:00Z"/>
        </w:rPr>
      </w:pPr>
      <w:ins w:id="1739" w:author="Molly McEvilley" w:date="2022-07-29T13:00:00Z">
        <w:r>
          <w:t xml:space="preserve">A count of </w:t>
        </w:r>
        <w:r>
          <w:rPr>
            <w:b/>
            <w:bCs/>
          </w:rPr>
          <w:t>PersonalID</w:t>
        </w:r>
        <w:r>
          <w:t>s in tlsa_Person where SSNValid = 9</w:t>
        </w:r>
      </w:ins>
    </w:p>
    <w:p w14:paraId="70F73102" w14:textId="77777777" w:rsidR="00C1694A" w:rsidRDefault="00C1694A" w:rsidP="00C1694A">
      <w:pPr>
        <w:pStyle w:val="Heading4"/>
        <w:rPr>
          <w:ins w:id="1740" w:author="Molly McEvilley" w:date="2022-07-29T13:00:00Z"/>
        </w:rPr>
      </w:pPr>
      <w:ins w:id="1741" w:author="Molly McEvilley" w:date="2022-07-29T13:00:00Z">
        <w:r>
          <w:t>SSNMissingOrInvalid</w:t>
        </w:r>
      </w:ins>
    </w:p>
    <w:p w14:paraId="561FFCB5" w14:textId="77777777" w:rsidR="00C1694A" w:rsidRDefault="00C1694A" w:rsidP="00C1694A">
      <w:pPr>
        <w:rPr>
          <w:ins w:id="1742" w:author="Molly McEvilley" w:date="2022-07-29T13:00:00Z"/>
        </w:rPr>
      </w:pPr>
      <w:ins w:id="1743" w:author="Molly McEvilley" w:date="2022-07-29T13:00:00Z">
        <w:r>
          <w:t xml:space="preserve">A count of </w:t>
        </w:r>
        <w:r>
          <w:rPr>
            <w:b/>
            <w:bCs/>
          </w:rPr>
          <w:t>PersonalID</w:t>
        </w:r>
        <w:r>
          <w:t xml:space="preserve">s in tlsa_Person where </w:t>
        </w:r>
        <w:r w:rsidRPr="00827B8C">
          <w:rPr>
            <w:b/>
            <w:bCs/>
            <w:rPrChange w:id="1744" w:author="Molly McEvilley" w:date="2022-08-18T13:05:00Z">
              <w:rPr/>
            </w:rPrChange>
          </w:rPr>
          <w:t>SSNValid</w:t>
        </w:r>
        <w:r>
          <w:t xml:space="preserve"> = 0</w:t>
        </w:r>
      </w:ins>
    </w:p>
    <w:p w14:paraId="242E83A6" w14:textId="77777777" w:rsidR="00C1694A" w:rsidRDefault="00C1694A" w:rsidP="00C1694A">
      <w:pPr>
        <w:pStyle w:val="Heading4"/>
        <w:rPr>
          <w:ins w:id="1745" w:author="Molly McEvilley" w:date="2022-07-29T13:00:00Z"/>
        </w:rPr>
      </w:pPr>
      <w:ins w:id="1746" w:author="Molly McEvilley" w:date="2022-07-29T13:00:00Z">
        <w:r>
          <w:t>ClientSSNNotUnique</w:t>
        </w:r>
      </w:ins>
    </w:p>
    <w:p w14:paraId="277D2D41" w14:textId="2DE9564D" w:rsidR="00C1694A" w:rsidRDefault="00C1694A" w:rsidP="00C1694A">
      <w:pPr>
        <w:rPr>
          <w:ins w:id="1747" w:author="Molly McEvilley" w:date="2022-08-18T13:05:00Z"/>
        </w:rPr>
      </w:pPr>
      <w:ins w:id="1748" w:author="Molly McEvilley" w:date="2022-07-29T13:00:00Z">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ins>
      <w:ins w:id="1749" w:author="Molly McEvilley" w:date="2022-08-18T13:06:00Z">
        <w:r w:rsidR="00B75317">
          <w:t xml:space="preserve"> for </w:t>
        </w:r>
      </w:ins>
      <w:ins w:id="1750" w:author="Molly McEvilley" w:date="2022-08-18T13:07:00Z">
        <w:r w:rsidR="00B75317">
          <w:t>at least one of the records.</w:t>
        </w:r>
      </w:ins>
    </w:p>
    <w:p w14:paraId="083DE810" w14:textId="77777777" w:rsidR="00C1694A" w:rsidRDefault="00C1694A" w:rsidP="00C1694A">
      <w:pPr>
        <w:pStyle w:val="Heading4"/>
        <w:rPr>
          <w:ins w:id="1751" w:author="Molly McEvilley" w:date="2022-07-29T13:00:00Z"/>
        </w:rPr>
      </w:pPr>
      <w:ins w:id="1752" w:author="Molly McEvilley" w:date="2022-07-29T13:00:00Z">
        <w:r>
          <w:t>DistinctSSNValueNotUnique</w:t>
        </w:r>
      </w:ins>
    </w:p>
    <w:p w14:paraId="49FC724C" w14:textId="5146B491" w:rsidR="00C1694A" w:rsidRDefault="00C1694A" w:rsidP="00C1694A">
      <w:pPr>
        <w:rPr>
          <w:ins w:id="1753" w:author="Molly McEvilley" w:date="2022-07-29T13:00:00Z"/>
        </w:rPr>
      </w:pPr>
      <w:ins w:id="1754" w:author="Molly McEvilley" w:date="2022-07-29T13:00:00Z">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ins>
      <w:ins w:id="1755" w:author="Molly McEvilley" w:date="2022-08-18T13:06:00Z">
        <w:r w:rsidR="00B75317">
          <w:t xml:space="preserve"> for at least one of the records.</w:t>
        </w:r>
      </w:ins>
    </w:p>
    <w:p w14:paraId="74B9A832" w14:textId="146D71A8" w:rsidR="00C1694A" w:rsidRDefault="00C1694A" w:rsidP="00C1694A">
      <w:pPr>
        <w:rPr>
          <w:ins w:id="1756" w:author="Molly McEvilley" w:date="2022-07-29T13:00:00Z"/>
        </w:rPr>
      </w:pPr>
      <w:ins w:id="1757" w:author="Molly McEvilley" w:date="2022-07-29T13:00:00Z">
        <w:r>
          <w:rPr>
            <w:b/>
            <w:bCs/>
          </w:rPr>
          <w:t>ClientSSNNotUnique</w:t>
        </w:r>
        <w:r>
          <w:t>/</w:t>
        </w:r>
        <w:r>
          <w:rPr>
            <w:b/>
            <w:bCs/>
          </w:rPr>
          <w:t>DistinctSSNValueNotUnique</w:t>
        </w:r>
        <w:r>
          <w:t xml:space="preserve"> will provide a</w:t>
        </w:r>
      </w:ins>
      <w:ins w:id="1758" w:author="Molly McEvilley" w:date="2022-08-18T13:07:00Z">
        <w:r w:rsidR="008B7BDF">
          <w:t xml:space="preserve"> rough</w:t>
        </w:r>
      </w:ins>
      <w:ins w:id="1759" w:author="Molly McEvilley" w:date="2022-07-29T13:00:00Z">
        <w:r>
          <w:t xml:space="preserve"> estimate of the number of duplicate clients included in LSA reporting.</w:t>
        </w:r>
      </w:ins>
    </w:p>
    <w:p w14:paraId="11767729" w14:textId="77777777" w:rsidR="00C1694A" w:rsidRDefault="00C1694A" w:rsidP="00C1694A">
      <w:pPr>
        <w:pStyle w:val="Heading2"/>
        <w:tabs>
          <w:tab w:val="left" w:pos="720"/>
        </w:tabs>
        <w:rPr>
          <w:ins w:id="1760" w:author="Molly McEvilley" w:date="2022-07-29T13:00:00Z"/>
        </w:rPr>
      </w:pPr>
      <w:bookmarkStart w:id="1761" w:name="_Toc109993048"/>
      <w:ins w:id="1762" w:author="Molly McEvilley" w:date="2022-07-29T13:00:00Z">
        <w:r>
          <w:t>Data Quality:  Enrollment Data</w:t>
        </w:r>
        <w:bookmarkEnd w:id="1761"/>
      </w:ins>
    </w:p>
    <w:p w14:paraId="08C61014" w14:textId="77777777" w:rsidR="00C1694A" w:rsidRDefault="00C1694A" w:rsidP="00C1694A">
      <w:pPr>
        <w:pStyle w:val="Heading3"/>
        <w:rPr>
          <w:ins w:id="1763" w:author="Molly McEvilley" w:date="2022-07-29T13:00:00Z"/>
        </w:rPr>
      </w:pPr>
      <w:ins w:id="1764" w:author="Molly McEvilley" w:date="2022-07-29T13:00:00Z">
        <w:r>
          <w:t>Relevant Data</w:t>
        </w:r>
      </w:ins>
    </w:p>
    <w:p w14:paraId="31637AE0" w14:textId="77777777" w:rsidR="00C1694A" w:rsidRDefault="00C1694A" w:rsidP="00C1694A">
      <w:pPr>
        <w:pStyle w:val="Heading4"/>
        <w:rPr>
          <w:ins w:id="1765" w:author="Molly McEvilley" w:date="2022-07-29T13:00:00Z"/>
        </w:rPr>
      </w:pPr>
      <w:ins w:id="1766"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767"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768" w:author="Molly McEvilley" w:date="2022-07-29T13:00:00Z"/>
                <w:b/>
                <w:bCs/>
              </w:rPr>
            </w:pPr>
            <w:ins w:id="1769" w:author="Molly McEvilley" w:date="2022-07-29T13:00:00Z">
              <w:r>
                <w:rPr>
                  <w:b/>
                  <w:bCs/>
                </w:rPr>
                <w:t>lsa_Project</w:t>
              </w:r>
            </w:ins>
          </w:p>
        </w:tc>
      </w:tr>
      <w:tr w:rsidR="00C1694A" w:rsidRPr="005F4836" w14:paraId="4AF42812" w14:textId="77777777" w:rsidTr="001E71E8">
        <w:trPr>
          <w:trHeight w:val="216"/>
          <w:ins w:id="1770" w:author="Molly McEvilley" w:date="2022-07-29T13:00:00Z"/>
        </w:trPr>
        <w:tc>
          <w:tcPr>
            <w:tcW w:w="9355" w:type="dxa"/>
          </w:tcPr>
          <w:p w14:paraId="5B905405" w14:textId="77777777" w:rsidR="00C1694A" w:rsidRPr="00246D5B" w:rsidRDefault="00C1694A" w:rsidP="001E71E8">
            <w:pPr>
              <w:pStyle w:val="NoSpacing"/>
              <w:rPr>
                <w:ins w:id="1771" w:author="Molly McEvilley" w:date="2022-07-29T13:00:00Z"/>
              </w:rPr>
            </w:pPr>
            <w:ins w:id="1772" w:author="Molly McEvilley" w:date="2022-07-29T13:00:00Z">
              <w:r>
                <w:t>LSAProjectType</w:t>
              </w:r>
            </w:ins>
          </w:p>
        </w:tc>
      </w:tr>
      <w:tr w:rsidR="00C1694A" w:rsidRPr="005F4836" w14:paraId="31F85C95" w14:textId="77777777" w:rsidTr="001E71E8">
        <w:trPr>
          <w:trHeight w:val="216"/>
          <w:ins w:id="1773"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74" w:author="Molly McEvilley" w:date="2022-07-29T13:00:00Z"/>
                <w:b/>
                <w:bCs/>
              </w:rPr>
            </w:pPr>
            <w:ins w:id="1775" w:author="Molly McEvilley" w:date="2022-07-29T13:00:00Z">
              <w:r>
                <w:rPr>
                  <w:b/>
                  <w:bCs/>
                </w:rPr>
                <w:t>tlsa_Enrollment</w:t>
              </w:r>
            </w:ins>
          </w:p>
        </w:tc>
      </w:tr>
      <w:tr w:rsidR="00C1694A" w:rsidRPr="005F4836" w14:paraId="6BE40D24" w14:textId="77777777" w:rsidTr="001E71E8">
        <w:trPr>
          <w:trHeight w:val="216"/>
          <w:ins w:id="1776" w:author="Molly McEvilley" w:date="2022-07-29T13:00:00Z"/>
        </w:trPr>
        <w:tc>
          <w:tcPr>
            <w:tcW w:w="9355" w:type="dxa"/>
          </w:tcPr>
          <w:p w14:paraId="20049C11" w14:textId="77777777" w:rsidR="00C1694A" w:rsidRPr="00246D5B" w:rsidRDefault="00C1694A" w:rsidP="001E71E8">
            <w:pPr>
              <w:pStyle w:val="NoSpacing"/>
              <w:rPr>
                <w:ins w:id="1777" w:author="Molly McEvilley" w:date="2022-07-29T13:00:00Z"/>
              </w:rPr>
            </w:pPr>
            <w:ins w:id="1778" w:author="Molly McEvilley" w:date="2022-07-29T13:00:00Z">
              <w:r>
                <w:t>EnrollmentID</w:t>
              </w:r>
            </w:ins>
          </w:p>
        </w:tc>
      </w:tr>
      <w:tr w:rsidR="00C1694A" w:rsidRPr="005F4836" w14:paraId="724EC332" w14:textId="77777777" w:rsidTr="001E71E8">
        <w:trPr>
          <w:trHeight w:val="216"/>
          <w:ins w:id="1779" w:author="Molly McEvilley" w:date="2022-07-29T13:00:00Z"/>
        </w:trPr>
        <w:tc>
          <w:tcPr>
            <w:tcW w:w="9355" w:type="dxa"/>
          </w:tcPr>
          <w:p w14:paraId="26D91D88" w14:textId="77777777" w:rsidR="00C1694A" w:rsidRDefault="00C1694A" w:rsidP="001E71E8">
            <w:pPr>
              <w:pStyle w:val="NoSpacing"/>
              <w:rPr>
                <w:ins w:id="1780" w:author="Molly McEvilley" w:date="2022-07-29T13:00:00Z"/>
              </w:rPr>
            </w:pPr>
            <w:ins w:id="1781" w:author="Molly McEvilley" w:date="2022-07-29T13:00:00Z">
              <w:r>
                <w:t>Active</w:t>
              </w:r>
            </w:ins>
          </w:p>
        </w:tc>
      </w:tr>
      <w:tr w:rsidR="00C1694A" w:rsidRPr="005F4836" w14:paraId="5AB65ADE" w14:textId="77777777" w:rsidTr="001E71E8">
        <w:trPr>
          <w:trHeight w:val="216"/>
          <w:ins w:id="1782" w:author="Molly McEvilley" w:date="2022-07-29T13:00:00Z"/>
        </w:trPr>
        <w:tc>
          <w:tcPr>
            <w:tcW w:w="9355" w:type="dxa"/>
          </w:tcPr>
          <w:p w14:paraId="52A3385E" w14:textId="77777777" w:rsidR="00C1694A" w:rsidRDefault="00C1694A" w:rsidP="001E71E8">
            <w:pPr>
              <w:pStyle w:val="NoSpacing"/>
              <w:rPr>
                <w:ins w:id="1783" w:author="Molly McEvilley" w:date="2022-07-29T13:00:00Z"/>
              </w:rPr>
            </w:pPr>
            <w:ins w:id="1784" w:author="Molly McEvilley" w:date="2022-07-29T13:00:00Z">
              <w:r>
                <w:t>ActiveAge</w:t>
              </w:r>
            </w:ins>
          </w:p>
        </w:tc>
      </w:tr>
      <w:tr w:rsidR="00C1694A" w:rsidRPr="005F4836" w14:paraId="562C17F7" w14:textId="77777777" w:rsidTr="001E71E8">
        <w:trPr>
          <w:trHeight w:val="216"/>
          <w:ins w:id="1785" w:author="Molly McEvilley" w:date="2022-07-29T13:00:00Z"/>
        </w:trPr>
        <w:tc>
          <w:tcPr>
            <w:tcW w:w="9355" w:type="dxa"/>
          </w:tcPr>
          <w:p w14:paraId="20C8E5FE" w14:textId="77777777" w:rsidR="00C1694A" w:rsidRDefault="00C1694A" w:rsidP="001E71E8">
            <w:pPr>
              <w:pStyle w:val="NoSpacing"/>
              <w:rPr>
                <w:ins w:id="1786" w:author="Molly McEvilley" w:date="2022-07-29T13:00:00Z"/>
              </w:rPr>
            </w:pPr>
            <w:ins w:id="1787" w:author="Molly McEvilley" w:date="2022-07-29T13:00:00Z">
              <w:r>
                <w:t>RelationshipToHoH</w:t>
              </w:r>
            </w:ins>
          </w:p>
        </w:tc>
      </w:tr>
      <w:tr w:rsidR="00C1694A" w:rsidRPr="005F4836" w14:paraId="428FE03C" w14:textId="77777777" w:rsidTr="001E71E8">
        <w:trPr>
          <w:trHeight w:val="216"/>
          <w:ins w:id="1788" w:author="Molly McEvilley" w:date="2022-07-29T13:00:00Z"/>
        </w:trPr>
        <w:tc>
          <w:tcPr>
            <w:tcW w:w="9355" w:type="dxa"/>
          </w:tcPr>
          <w:p w14:paraId="74A03EA3" w14:textId="77777777" w:rsidR="00C1694A" w:rsidRDefault="00C1694A" w:rsidP="001E71E8">
            <w:pPr>
              <w:pStyle w:val="NoSpacing"/>
              <w:rPr>
                <w:ins w:id="1789" w:author="Molly McEvilley" w:date="2022-07-29T13:00:00Z"/>
              </w:rPr>
            </w:pPr>
            <w:ins w:id="1790" w:author="Molly McEvilley" w:date="2022-07-29T13:00:00Z">
              <w:r>
                <w:t>DisabilityStat</w:t>
              </w:r>
            </w:ins>
          </w:p>
        </w:tc>
      </w:tr>
      <w:tr w:rsidR="00C1694A" w:rsidRPr="00845520" w14:paraId="4CFEA6BF" w14:textId="77777777" w:rsidTr="001E71E8">
        <w:trPr>
          <w:trHeight w:val="216"/>
          <w:ins w:id="1791"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92" w:author="Molly McEvilley" w:date="2022-07-29T13:00:00Z"/>
                <w:b/>
                <w:bCs/>
              </w:rPr>
            </w:pPr>
            <w:ins w:id="1793" w:author="Molly McEvilley" w:date="2022-07-29T13:00:00Z">
              <w:r>
                <w:rPr>
                  <w:b/>
                  <w:bCs/>
                </w:rPr>
                <w:t>hmis</w:t>
              </w:r>
              <w:r w:rsidRPr="00845520">
                <w:rPr>
                  <w:b/>
                  <w:bCs/>
                </w:rPr>
                <w:t>_</w:t>
              </w:r>
              <w:r>
                <w:rPr>
                  <w:b/>
                  <w:bCs/>
                </w:rPr>
                <w:t>Enrollment</w:t>
              </w:r>
            </w:ins>
          </w:p>
        </w:tc>
      </w:tr>
      <w:tr w:rsidR="00C1694A" w:rsidRPr="005F4836" w14:paraId="701F07CA" w14:textId="77777777" w:rsidTr="001E71E8">
        <w:trPr>
          <w:trHeight w:val="216"/>
          <w:ins w:id="1794" w:author="Molly McEvilley" w:date="2022-07-29T13:00:00Z"/>
        </w:trPr>
        <w:tc>
          <w:tcPr>
            <w:tcW w:w="9355" w:type="dxa"/>
          </w:tcPr>
          <w:p w14:paraId="604FCAAC" w14:textId="77777777" w:rsidR="00C1694A" w:rsidRDefault="00C1694A" w:rsidP="001E71E8">
            <w:pPr>
              <w:pStyle w:val="NoSpacing"/>
              <w:rPr>
                <w:ins w:id="1795" w:author="Molly McEvilley" w:date="2022-07-29T13:00:00Z"/>
              </w:rPr>
            </w:pPr>
            <w:ins w:id="1796" w:author="Molly McEvilley" w:date="2022-07-29T13:00:00Z">
              <w:r>
                <w:t>EnrollmentID</w:t>
              </w:r>
            </w:ins>
          </w:p>
        </w:tc>
      </w:tr>
      <w:tr w:rsidR="00C1694A" w:rsidRPr="005F4836" w14:paraId="0FE5D923" w14:textId="77777777" w:rsidTr="001E71E8">
        <w:trPr>
          <w:trHeight w:val="216"/>
          <w:ins w:id="1797" w:author="Molly McEvilley" w:date="2022-07-29T13:00:00Z"/>
        </w:trPr>
        <w:tc>
          <w:tcPr>
            <w:tcW w:w="9355" w:type="dxa"/>
          </w:tcPr>
          <w:p w14:paraId="717AD261" w14:textId="77777777" w:rsidR="00C1694A" w:rsidRDefault="00C1694A" w:rsidP="001E71E8">
            <w:pPr>
              <w:pStyle w:val="NoSpacing"/>
              <w:rPr>
                <w:ins w:id="1798" w:author="Molly McEvilley" w:date="2022-07-29T13:00:00Z"/>
              </w:rPr>
            </w:pPr>
            <w:ins w:id="1799" w:author="Molly McEvilley" w:date="2022-07-29T13:00:00Z">
              <w:r>
                <w:lastRenderedPageBreak/>
                <w:t>DisablingCondition</w:t>
              </w:r>
            </w:ins>
          </w:p>
        </w:tc>
      </w:tr>
      <w:tr w:rsidR="00C1694A" w:rsidRPr="005F4836" w14:paraId="319B4D29" w14:textId="77777777" w:rsidTr="001E71E8">
        <w:trPr>
          <w:trHeight w:val="216"/>
          <w:ins w:id="1800" w:author="Molly McEvilley" w:date="2022-07-29T13:00:00Z"/>
        </w:trPr>
        <w:tc>
          <w:tcPr>
            <w:tcW w:w="9355" w:type="dxa"/>
          </w:tcPr>
          <w:p w14:paraId="7FC7DDF7" w14:textId="77777777" w:rsidR="00C1694A" w:rsidRDefault="00C1694A" w:rsidP="001E71E8">
            <w:pPr>
              <w:pStyle w:val="NoSpacing"/>
              <w:rPr>
                <w:ins w:id="1801" w:author="Molly McEvilley" w:date="2022-07-29T13:00:00Z"/>
              </w:rPr>
            </w:pPr>
            <w:ins w:id="1802" w:author="Molly McEvilley" w:date="2022-07-29T13:00:00Z">
              <w:r>
                <w:t>LivingSituation</w:t>
              </w:r>
            </w:ins>
          </w:p>
        </w:tc>
      </w:tr>
      <w:tr w:rsidR="00C1694A" w:rsidRPr="005F4836" w14:paraId="4CBA64F0" w14:textId="77777777" w:rsidTr="001E71E8">
        <w:trPr>
          <w:trHeight w:val="216"/>
          <w:ins w:id="1803" w:author="Molly McEvilley" w:date="2022-07-29T13:00:00Z"/>
        </w:trPr>
        <w:tc>
          <w:tcPr>
            <w:tcW w:w="9355" w:type="dxa"/>
          </w:tcPr>
          <w:p w14:paraId="2DEBDE42" w14:textId="77777777" w:rsidR="00C1694A" w:rsidRDefault="00C1694A" w:rsidP="001E71E8">
            <w:pPr>
              <w:pStyle w:val="NoSpacing"/>
              <w:rPr>
                <w:ins w:id="1804" w:author="Molly McEvilley" w:date="2022-07-29T13:00:00Z"/>
              </w:rPr>
            </w:pPr>
            <w:ins w:id="1805" w:author="Molly McEvilley" w:date="2022-07-29T13:00:00Z">
              <w:r>
                <w:t>LengthOfStay</w:t>
              </w:r>
            </w:ins>
          </w:p>
        </w:tc>
      </w:tr>
      <w:tr w:rsidR="00C1694A" w:rsidRPr="005F4836" w14:paraId="33ED6D55" w14:textId="77777777" w:rsidTr="001E71E8">
        <w:trPr>
          <w:trHeight w:val="216"/>
          <w:ins w:id="1806" w:author="Molly McEvilley" w:date="2022-07-29T13:00:00Z"/>
        </w:trPr>
        <w:tc>
          <w:tcPr>
            <w:tcW w:w="9355" w:type="dxa"/>
          </w:tcPr>
          <w:p w14:paraId="25BF38A9" w14:textId="77777777" w:rsidR="00C1694A" w:rsidRDefault="00C1694A" w:rsidP="001E71E8">
            <w:pPr>
              <w:pStyle w:val="NoSpacing"/>
              <w:rPr>
                <w:ins w:id="1807" w:author="Molly McEvilley" w:date="2022-07-29T13:00:00Z"/>
              </w:rPr>
            </w:pPr>
            <w:ins w:id="1808" w:author="Molly McEvilley" w:date="2022-07-29T13:00:00Z">
              <w:r>
                <w:t>DateToStreetESSH</w:t>
              </w:r>
            </w:ins>
          </w:p>
        </w:tc>
      </w:tr>
      <w:tr w:rsidR="00C1694A" w:rsidRPr="005F4836" w14:paraId="20B581DD" w14:textId="77777777" w:rsidTr="001E71E8">
        <w:trPr>
          <w:trHeight w:val="216"/>
          <w:ins w:id="1809" w:author="Molly McEvilley" w:date="2022-07-29T13:00:00Z"/>
        </w:trPr>
        <w:tc>
          <w:tcPr>
            <w:tcW w:w="9355" w:type="dxa"/>
          </w:tcPr>
          <w:p w14:paraId="368829B9" w14:textId="77777777" w:rsidR="00C1694A" w:rsidRDefault="00C1694A" w:rsidP="001E71E8">
            <w:pPr>
              <w:pStyle w:val="NoSpacing"/>
              <w:rPr>
                <w:ins w:id="1810" w:author="Molly McEvilley" w:date="2022-07-29T13:00:00Z"/>
              </w:rPr>
            </w:pPr>
            <w:ins w:id="1811" w:author="Molly McEvilley" w:date="2022-07-29T13:00:00Z">
              <w:r w:rsidRPr="00027269">
                <w:t>PreviousStreetESSH</w:t>
              </w:r>
            </w:ins>
          </w:p>
        </w:tc>
      </w:tr>
      <w:tr w:rsidR="00C1694A" w:rsidRPr="005F4836" w14:paraId="38ECD9F9" w14:textId="77777777" w:rsidTr="001E71E8">
        <w:trPr>
          <w:trHeight w:val="216"/>
          <w:ins w:id="1812" w:author="Molly McEvilley" w:date="2022-07-29T13:00:00Z"/>
        </w:trPr>
        <w:tc>
          <w:tcPr>
            <w:tcW w:w="9355" w:type="dxa"/>
          </w:tcPr>
          <w:p w14:paraId="6E43C516" w14:textId="77777777" w:rsidR="00C1694A" w:rsidRDefault="00C1694A" w:rsidP="001E71E8">
            <w:pPr>
              <w:pStyle w:val="NoSpacing"/>
              <w:rPr>
                <w:ins w:id="1813" w:author="Molly McEvilley" w:date="2022-07-29T13:00:00Z"/>
              </w:rPr>
            </w:pPr>
            <w:ins w:id="1814" w:author="Molly McEvilley" w:date="2022-07-29T13:00:00Z">
              <w:r>
                <w:t>TimesHomelessPastThreeYears</w:t>
              </w:r>
            </w:ins>
          </w:p>
        </w:tc>
      </w:tr>
      <w:tr w:rsidR="00C1694A" w:rsidRPr="005F4836" w14:paraId="639659D5" w14:textId="77777777" w:rsidTr="001E71E8">
        <w:trPr>
          <w:trHeight w:val="216"/>
          <w:ins w:id="1815" w:author="Molly McEvilley" w:date="2022-07-29T13:00:00Z"/>
        </w:trPr>
        <w:tc>
          <w:tcPr>
            <w:tcW w:w="9355" w:type="dxa"/>
          </w:tcPr>
          <w:p w14:paraId="7172FE65" w14:textId="77777777" w:rsidR="00C1694A" w:rsidRDefault="00C1694A" w:rsidP="001E71E8">
            <w:pPr>
              <w:pStyle w:val="NoSpacing"/>
              <w:rPr>
                <w:ins w:id="1816" w:author="Molly McEvilley" w:date="2022-07-29T13:00:00Z"/>
              </w:rPr>
            </w:pPr>
            <w:ins w:id="1817" w:author="Molly McEvilley" w:date="2022-07-29T13:00:00Z">
              <w:r>
                <w:t>MonthsHomelessPastThreeYears</w:t>
              </w:r>
            </w:ins>
          </w:p>
        </w:tc>
      </w:tr>
      <w:tr w:rsidR="00C1694A" w:rsidRPr="005F4836" w14:paraId="38F59565" w14:textId="77777777" w:rsidTr="001E71E8">
        <w:trPr>
          <w:trHeight w:val="216"/>
          <w:ins w:id="1818"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819" w:author="Molly McEvilley" w:date="2022-07-29T13:00:00Z"/>
              </w:rPr>
            </w:pPr>
            <w:ins w:id="1820" w:author="Molly McEvilley" w:date="2022-07-29T13:00:00Z">
              <w:r>
                <w:rPr>
                  <w:b/>
                  <w:bCs/>
                </w:rPr>
                <w:t>hmis</w:t>
              </w:r>
              <w:r w:rsidRPr="00845520">
                <w:rPr>
                  <w:b/>
                  <w:bCs/>
                </w:rPr>
                <w:t>_</w:t>
              </w:r>
              <w:r>
                <w:rPr>
                  <w:b/>
                  <w:bCs/>
                </w:rPr>
                <w:t>Exit</w:t>
              </w:r>
            </w:ins>
          </w:p>
        </w:tc>
      </w:tr>
      <w:tr w:rsidR="00C1694A" w:rsidRPr="005F4836" w14:paraId="4BC39BE4" w14:textId="77777777" w:rsidTr="001E71E8">
        <w:trPr>
          <w:trHeight w:val="216"/>
          <w:ins w:id="1821" w:author="Molly McEvilley" w:date="2022-07-29T13:00:00Z"/>
        </w:trPr>
        <w:tc>
          <w:tcPr>
            <w:tcW w:w="9355" w:type="dxa"/>
          </w:tcPr>
          <w:p w14:paraId="40710B19" w14:textId="77777777" w:rsidR="00C1694A" w:rsidRDefault="00C1694A" w:rsidP="001E71E8">
            <w:pPr>
              <w:pStyle w:val="NoSpacing"/>
              <w:rPr>
                <w:ins w:id="1822" w:author="Molly McEvilley" w:date="2022-07-29T13:00:00Z"/>
              </w:rPr>
            </w:pPr>
            <w:ins w:id="1823" w:author="Molly McEvilley" w:date="2022-07-29T13:00:00Z">
              <w:r>
                <w:t>Destination</w:t>
              </w:r>
            </w:ins>
          </w:p>
        </w:tc>
      </w:tr>
    </w:tbl>
    <w:p w14:paraId="2A40638E" w14:textId="77777777" w:rsidR="00C1694A" w:rsidRDefault="00C1694A" w:rsidP="00C1694A">
      <w:pPr>
        <w:pStyle w:val="Heading4"/>
        <w:rPr>
          <w:ins w:id="1824" w:author="Molly McEvilley" w:date="2022-07-29T13:00:00Z"/>
        </w:rPr>
      </w:pPr>
      <w:ins w:id="1825"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26"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827" w:author="Molly McEvilley" w:date="2022-07-29T13:00:00Z"/>
                <w:b w:val="0"/>
                <w:bCs w:val="0"/>
                <w:color w:val="FFFFFF" w:themeColor="background1"/>
              </w:rPr>
            </w:pPr>
            <w:ins w:id="1828"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829" w:author="Molly McEvilley" w:date="2022-07-29T13:00:00Z"/>
        </w:trPr>
        <w:tc>
          <w:tcPr>
            <w:tcW w:w="9350" w:type="dxa"/>
          </w:tcPr>
          <w:p w14:paraId="1FEFE0EE" w14:textId="77777777" w:rsidR="00C1694A" w:rsidRPr="003A0FA0" w:rsidRDefault="00C1694A" w:rsidP="001E71E8">
            <w:pPr>
              <w:pStyle w:val="NoSpacing"/>
              <w:rPr>
                <w:ins w:id="1830" w:author="Molly McEvilley" w:date="2022-07-29T13:00:00Z"/>
              </w:rPr>
            </w:pPr>
            <w:ins w:id="1831" w:author="Molly McEvilley" w:date="2022-07-29T13:00:00Z">
              <w:r>
                <w:rPr>
                  <w:b/>
                  <w:bCs/>
                </w:rPr>
                <w:t>DisablingCond</w:t>
              </w:r>
            </w:ins>
          </w:p>
        </w:tc>
      </w:tr>
      <w:tr w:rsidR="00C1694A" w:rsidRPr="003A0FA0" w14:paraId="778D411F" w14:textId="77777777" w:rsidTr="001E71E8">
        <w:trPr>
          <w:ins w:id="1832" w:author="Molly McEvilley" w:date="2022-07-29T13:00:00Z"/>
        </w:trPr>
        <w:tc>
          <w:tcPr>
            <w:tcW w:w="9350" w:type="dxa"/>
          </w:tcPr>
          <w:p w14:paraId="79B6DEC6" w14:textId="77777777" w:rsidR="00C1694A" w:rsidRDefault="00C1694A" w:rsidP="001E71E8">
            <w:pPr>
              <w:pStyle w:val="NoSpacing"/>
              <w:rPr>
                <w:ins w:id="1833" w:author="Molly McEvilley" w:date="2022-07-29T13:00:00Z"/>
                <w:b/>
                <w:bCs/>
              </w:rPr>
            </w:pPr>
            <w:ins w:id="1834" w:author="Molly McEvilley" w:date="2022-07-29T13:00:00Z">
              <w:r>
                <w:rPr>
                  <w:b/>
                  <w:bCs/>
                </w:rPr>
                <w:t>LivingSituation</w:t>
              </w:r>
            </w:ins>
          </w:p>
        </w:tc>
      </w:tr>
      <w:tr w:rsidR="00C1694A" w:rsidRPr="003A0FA0" w14:paraId="325B3E77" w14:textId="77777777" w:rsidTr="001E71E8">
        <w:trPr>
          <w:ins w:id="1835" w:author="Molly McEvilley" w:date="2022-07-29T13:00:00Z"/>
        </w:trPr>
        <w:tc>
          <w:tcPr>
            <w:tcW w:w="9350" w:type="dxa"/>
          </w:tcPr>
          <w:p w14:paraId="01083162" w14:textId="77777777" w:rsidR="00C1694A" w:rsidRDefault="00C1694A" w:rsidP="001E71E8">
            <w:pPr>
              <w:pStyle w:val="NoSpacing"/>
              <w:rPr>
                <w:ins w:id="1836" w:author="Molly McEvilley" w:date="2022-07-29T13:00:00Z"/>
                <w:b/>
                <w:bCs/>
              </w:rPr>
            </w:pPr>
            <w:ins w:id="1837" w:author="Molly McEvilley" w:date="2022-07-29T13:00:00Z">
              <w:r>
                <w:rPr>
                  <w:b/>
                  <w:bCs/>
                </w:rPr>
                <w:t>LengthOfStay</w:t>
              </w:r>
            </w:ins>
          </w:p>
        </w:tc>
      </w:tr>
      <w:tr w:rsidR="00C1694A" w:rsidRPr="003A0FA0" w14:paraId="29A78716" w14:textId="77777777" w:rsidTr="001E71E8">
        <w:trPr>
          <w:ins w:id="1838" w:author="Molly McEvilley" w:date="2022-07-29T13:00:00Z"/>
        </w:trPr>
        <w:tc>
          <w:tcPr>
            <w:tcW w:w="9350" w:type="dxa"/>
          </w:tcPr>
          <w:p w14:paraId="7178281B" w14:textId="77777777" w:rsidR="00C1694A" w:rsidRDefault="00C1694A" w:rsidP="001E71E8">
            <w:pPr>
              <w:pStyle w:val="NoSpacing"/>
              <w:rPr>
                <w:ins w:id="1839" w:author="Molly McEvilley" w:date="2022-07-29T13:00:00Z"/>
                <w:b/>
                <w:bCs/>
              </w:rPr>
            </w:pPr>
            <w:ins w:id="1840" w:author="Molly McEvilley" w:date="2022-07-29T13:00:00Z">
              <w:r>
                <w:rPr>
                  <w:b/>
                  <w:bCs/>
                </w:rPr>
                <w:t>HomelessDate</w:t>
              </w:r>
            </w:ins>
          </w:p>
        </w:tc>
      </w:tr>
      <w:tr w:rsidR="00C1694A" w:rsidRPr="003A0FA0" w14:paraId="717CEFE5" w14:textId="77777777" w:rsidTr="001E71E8">
        <w:trPr>
          <w:ins w:id="1841" w:author="Molly McEvilley" w:date="2022-07-29T13:00:00Z"/>
        </w:trPr>
        <w:tc>
          <w:tcPr>
            <w:tcW w:w="9350" w:type="dxa"/>
          </w:tcPr>
          <w:p w14:paraId="1AF62F2F" w14:textId="77777777" w:rsidR="00C1694A" w:rsidRDefault="00C1694A" w:rsidP="001E71E8">
            <w:pPr>
              <w:pStyle w:val="NoSpacing"/>
              <w:rPr>
                <w:ins w:id="1842" w:author="Molly McEvilley" w:date="2022-07-29T13:00:00Z"/>
                <w:b/>
                <w:bCs/>
              </w:rPr>
            </w:pPr>
            <w:ins w:id="1843" w:author="Molly McEvilley" w:date="2022-07-29T13:00:00Z">
              <w:r>
                <w:rPr>
                  <w:b/>
                  <w:bCs/>
                </w:rPr>
                <w:t>TimesHomeless</w:t>
              </w:r>
            </w:ins>
          </w:p>
        </w:tc>
      </w:tr>
      <w:tr w:rsidR="00C1694A" w:rsidRPr="003A0FA0" w14:paraId="2622B360" w14:textId="77777777" w:rsidTr="001E71E8">
        <w:trPr>
          <w:ins w:id="1844" w:author="Molly McEvilley" w:date="2022-07-29T13:00:00Z"/>
        </w:trPr>
        <w:tc>
          <w:tcPr>
            <w:tcW w:w="9350" w:type="dxa"/>
          </w:tcPr>
          <w:p w14:paraId="610C0B84" w14:textId="77777777" w:rsidR="00C1694A" w:rsidRDefault="00C1694A" w:rsidP="001E71E8">
            <w:pPr>
              <w:pStyle w:val="NoSpacing"/>
              <w:rPr>
                <w:ins w:id="1845" w:author="Molly McEvilley" w:date="2022-07-29T13:00:00Z"/>
                <w:b/>
                <w:bCs/>
              </w:rPr>
            </w:pPr>
            <w:ins w:id="1846" w:author="Molly McEvilley" w:date="2022-07-29T13:00:00Z">
              <w:r>
                <w:rPr>
                  <w:b/>
                  <w:bCs/>
                </w:rPr>
                <w:t>MonthsHomeless</w:t>
              </w:r>
            </w:ins>
          </w:p>
        </w:tc>
      </w:tr>
      <w:tr w:rsidR="00C1694A" w:rsidRPr="003A0FA0" w14:paraId="1A664026" w14:textId="77777777" w:rsidTr="001E71E8">
        <w:trPr>
          <w:ins w:id="1847" w:author="Molly McEvilley" w:date="2022-07-29T13:00:00Z"/>
        </w:trPr>
        <w:tc>
          <w:tcPr>
            <w:tcW w:w="9350" w:type="dxa"/>
          </w:tcPr>
          <w:p w14:paraId="1C483D59" w14:textId="77777777" w:rsidR="00C1694A" w:rsidRDefault="00C1694A" w:rsidP="001E71E8">
            <w:pPr>
              <w:pStyle w:val="NoSpacing"/>
              <w:rPr>
                <w:ins w:id="1848" w:author="Molly McEvilley" w:date="2022-07-29T13:00:00Z"/>
                <w:b/>
                <w:bCs/>
              </w:rPr>
            </w:pPr>
            <w:ins w:id="1849" w:author="Molly McEvilley" w:date="2022-07-29T13:00:00Z">
              <w:r>
                <w:rPr>
                  <w:b/>
                  <w:bCs/>
                </w:rPr>
                <w:t>Destination</w:t>
              </w:r>
            </w:ins>
          </w:p>
        </w:tc>
      </w:tr>
    </w:tbl>
    <w:p w14:paraId="5FB7A9D9" w14:textId="77777777" w:rsidR="00C1694A" w:rsidRPr="006E0DA7" w:rsidRDefault="00C1694A" w:rsidP="00C1694A">
      <w:pPr>
        <w:pStyle w:val="Heading3"/>
        <w:ind w:left="0" w:firstLine="0"/>
        <w:rPr>
          <w:ins w:id="1850" w:author="Molly McEvilley" w:date="2022-07-29T13:00:00Z"/>
        </w:rPr>
      </w:pPr>
      <w:ins w:id="1851" w:author="Molly McEvilley" w:date="2022-07-29T13:00:00Z">
        <w:r>
          <w:t>Logic</w:t>
        </w:r>
      </w:ins>
    </w:p>
    <w:p w14:paraId="23FBE4F1" w14:textId="77777777" w:rsidR="00C1694A" w:rsidRDefault="00C1694A" w:rsidP="00C1694A">
      <w:pPr>
        <w:pStyle w:val="Heading4"/>
        <w:rPr>
          <w:ins w:id="1852" w:author="Molly McEvilley" w:date="2022-07-29T13:00:00Z"/>
        </w:rPr>
      </w:pPr>
      <w:ins w:id="1853" w:author="Molly McEvilley" w:date="2022-07-29T13:00:00Z">
        <w:r>
          <w:t>DisablingCond</w:t>
        </w:r>
      </w:ins>
    </w:p>
    <w:p w14:paraId="118AB5BD" w14:textId="77777777" w:rsidR="00C1694A" w:rsidRDefault="00C1694A" w:rsidP="00C1694A">
      <w:pPr>
        <w:rPr>
          <w:ins w:id="1854" w:author="Molly McEvilley" w:date="2022-07-29T13:00:00Z"/>
        </w:rPr>
      </w:pPr>
      <w:ins w:id="1855" w:author="Molly McEvilley" w:date="2022-07-29T13:00:00Z">
        <w:r>
          <w:t xml:space="preserve">This is a subset of </w:t>
        </w:r>
        <w:r>
          <w:rPr>
            <w:b/>
            <w:bCs/>
          </w:rPr>
          <w:t>ClientEntry</w:t>
        </w:r>
        <w:r>
          <w:t>.</w:t>
        </w:r>
      </w:ins>
    </w:p>
    <w:p w14:paraId="116AD261" w14:textId="77777777" w:rsidR="00C1694A" w:rsidRDefault="00C1694A" w:rsidP="00C1694A">
      <w:pPr>
        <w:rPr>
          <w:ins w:id="1856" w:author="Molly McEvilley" w:date="2022-07-29T13:00:00Z"/>
        </w:rPr>
      </w:pPr>
      <w:ins w:id="1857" w:author="Molly McEvilley" w:date="2022-07-29T13:00:00Z">
        <w:r>
          <w:t>A count of distinct</w:t>
        </w:r>
        <w:r>
          <w:rPr>
            <w:b/>
            <w:bCs/>
          </w:rPr>
          <w:t xml:space="preserve"> EnrollmentIDs </w:t>
        </w:r>
        <w:r>
          <w:t>in tlsa_Enrollment where</w:t>
        </w:r>
        <w:r>
          <w:rPr>
            <w:b/>
            <w:bCs/>
          </w:rPr>
          <w:t xml:space="preserve"> </w:t>
        </w:r>
        <w:r>
          <w:t xml:space="preserve">where </w:t>
        </w:r>
        <w:r>
          <w:rPr>
            <w:b/>
            <w:bCs/>
          </w:rPr>
          <w:t>Active</w:t>
        </w:r>
        <w:r>
          <w:t xml:space="preserve"> = 1 and:</w:t>
        </w:r>
      </w:ins>
    </w:p>
    <w:p w14:paraId="4A1587FD" w14:textId="77777777" w:rsidR="00C1694A" w:rsidRDefault="00C1694A" w:rsidP="00C1694A">
      <w:pPr>
        <w:pStyle w:val="ListParagraph"/>
        <w:numPr>
          <w:ilvl w:val="0"/>
          <w:numId w:val="119"/>
        </w:numPr>
        <w:rPr>
          <w:ins w:id="1858" w:author="Molly McEvilley" w:date="2022-07-29T13:00:00Z"/>
        </w:rPr>
      </w:pPr>
      <w:ins w:id="1859" w:author="Molly McEvilley" w:date="2022-07-29T13:00:00Z">
        <w:r w:rsidRPr="001E71E8">
          <w:rPr>
            <w:b/>
            <w:bCs/>
          </w:rPr>
          <w:t>DisabilityStat</w:t>
        </w:r>
        <w:r>
          <w:t xml:space="preserve"> = 99.</w:t>
        </w:r>
      </w:ins>
    </w:p>
    <w:p w14:paraId="370EC9F4" w14:textId="77777777" w:rsidR="00C1694A" w:rsidRDefault="00C1694A" w:rsidP="00C1694A">
      <w:pPr>
        <w:pStyle w:val="Heading4"/>
        <w:rPr>
          <w:ins w:id="1860" w:author="Molly McEvilley" w:date="2022-07-29T13:00:00Z"/>
        </w:rPr>
      </w:pPr>
      <w:ins w:id="1861" w:author="Molly McEvilley" w:date="2022-07-29T13:00:00Z">
        <w:r>
          <w:t>LivingSituation</w:t>
        </w:r>
      </w:ins>
    </w:p>
    <w:p w14:paraId="4D6675B3" w14:textId="77777777" w:rsidR="00C1694A" w:rsidRDefault="00C1694A" w:rsidP="00C1694A">
      <w:pPr>
        <w:rPr>
          <w:ins w:id="1862" w:author="Molly McEvilley" w:date="2022-07-29T13:00:00Z"/>
        </w:rPr>
      </w:pPr>
      <w:ins w:id="1863" w:author="Molly McEvilley" w:date="2022-07-29T13:00:00Z">
        <w:r>
          <w:t xml:space="preserve">This is a subset of </w:t>
        </w:r>
        <w:r>
          <w:rPr>
            <w:b/>
            <w:bCs/>
          </w:rPr>
          <w:t>AdultHoHEntry</w:t>
        </w:r>
        <w:r>
          <w:t>.</w:t>
        </w:r>
      </w:ins>
    </w:p>
    <w:p w14:paraId="6EBE289E" w14:textId="77777777" w:rsidR="00C1694A" w:rsidRDefault="00C1694A" w:rsidP="00C1694A">
      <w:pPr>
        <w:rPr>
          <w:ins w:id="1864" w:author="Molly McEvilley" w:date="2022-07-29T13:00:00Z"/>
        </w:rPr>
      </w:pPr>
      <w:ins w:id="1865"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866" w:author="Molly McEvilley" w:date="2022-07-29T13:00:00Z"/>
        </w:rPr>
      </w:pPr>
      <w:ins w:id="1867" w:author="Molly McEvilley" w:date="2022-07-29T13:00:00Z">
        <w:r>
          <w:t>hmis_Enrollment</w:t>
        </w:r>
        <w:r>
          <w:rPr>
            <w:b/>
            <w:bCs/>
          </w:rPr>
          <w:t>.</w:t>
        </w:r>
        <w:r>
          <w:rPr>
            <w:i/>
            <w:iCs/>
          </w:rPr>
          <w:t>LivingSituation</w:t>
        </w:r>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868" w:author="Molly McEvilley" w:date="2022-07-29T13:00:00Z"/>
        </w:rPr>
      </w:pPr>
      <w:ins w:id="1869" w:author="Molly McEvilley" w:date="2022-07-29T13:00:00Z">
        <w:r>
          <w:rPr>
            <w:b/>
            <w:bCs/>
          </w:rPr>
          <w:t>ActiveAge</w:t>
        </w:r>
        <w:r>
          <w:t xml:space="preserve"> between 18 and 65 or </w:t>
        </w:r>
        <w:r>
          <w:rPr>
            <w:b/>
            <w:bCs/>
          </w:rPr>
          <w:t>RelationshipToHoH</w:t>
        </w:r>
        <w:r>
          <w:t xml:space="preserve"> = 1</w:t>
        </w:r>
      </w:ins>
    </w:p>
    <w:p w14:paraId="62D5A2BE" w14:textId="77777777" w:rsidR="00C1694A" w:rsidRPr="00824443" w:rsidRDefault="00C1694A" w:rsidP="00C1694A">
      <w:pPr>
        <w:pStyle w:val="Heading4"/>
        <w:rPr>
          <w:ins w:id="1870" w:author="Molly McEvilley" w:date="2022-07-29T13:00:00Z"/>
        </w:rPr>
      </w:pPr>
      <w:ins w:id="1871" w:author="Molly McEvilley" w:date="2022-07-29T13:00:00Z">
        <w:r w:rsidRPr="00824443">
          <w:t>LengthOfStay</w:t>
        </w:r>
      </w:ins>
    </w:p>
    <w:p w14:paraId="38D12F1C" w14:textId="77777777" w:rsidR="00C1694A" w:rsidRDefault="00C1694A" w:rsidP="00C1694A">
      <w:pPr>
        <w:rPr>
          <w:ins w:id="1872" w:author="Molly McEvilley" w:date="2022-07-29T13:00:00Z"/>
        </w:rPr>
      </w:pPr>
      <w:ins w:id="1873" w:author="Molly McEvilley" w:date="2022-07-29T13:00:00Z">
        <w:r>
          <w:t xml:space="preserve">This is a subset of </w:t>
        </w:r>
        <w:r>
          <w:rPr>
            <w:b/>
            <w:bCs/>
          </w:rPr>
          <w:t>AdultHoHEntry</w:t>
        </w:r>
        <w:r>
          <w:t>.</w:t>
        </w:r>
      </w:ins>
    </w:p>
    <w:p w14:paraId="4C092814" w14:textId="77777777" w:rsidR="00C1694A" w:rsidRDefault="00C1694A" w:rsidP="00C1694A">
      <w:pPr>
        <w:rPr>
          <w:ins w:id="1874" w:author="Molly McEvilley" w:date="2022-07-29T13:00:00Z"/>
        </w:rPr>
      </w:pPr>
      <w:ins w:id="1875"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76" w:author="Molly McEvilley" w:date="2022-07-29T13:00:00Z"/>
        </w:rPr>
      </w:pPr>
      <w:ins w:id="1877" w:author="Molly McEvilley" w:date="2022-07-29T13:00:00Z">
        <w:r>
          <w:t>hmis_Enrollment</w:t>
        </w:r>
        <w:r>
          <w:rPr>
            <w:b/>
            <w:bCs/>
          </w:rPr>
          <w:t>.</w:t>
        </w:r>
        <w:r>
          <w:rPr>
            <w:i/>
            <w:iCs/>
          </w:rPr>
          <w:t>LengthOfStay</w:t>
        </w:r>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78" w:author="Molly McEvilley" w:date="2022-07-29T13:00:00Z"/>
        </w:rPr>
      </w:pPr>
      <w:ins w:id="1879" w:author="Molly McEvilley" w:date="2022-07-29T13:00:00Z">
        <w:r>
          <w:rPr>
            <w:b/>
            <w:bCs/>
          </w:rPr>
          <w:t>ActiveAge</w:t>
        </w:r>
        <w:r>
          <w:t xml:space="preserve"> between 18 and 65 or </w:t>
        </w:r>
        <w:r>
          <w:rPr>
            <w:b/>
            <w:bCs/>
          </w:rPr>
          <w:t>RelationshipToHoH</w:t>
        </w:r>
        <w:r>
          <w:t xml:space="preserve"> = 1</w:t>
        </w:r>
      </w:ins>
    </w:p>
    <w:p w14:paraId="35201732" w14:textId="77777777" w:rsidR="00C1694A" w:rsidRDefault="00C1694A" w:rsidP="00C1694A">
      <w:pPr>
        <w:pStyle w:val="Heading4"/>
        <w:rPr>
          <w:ins w:id="1880" w:author="Molly McEvilley" w:date="2022-07-29T13:00:00Z"/>
        </w:rPr>
      </w:pPr>
      <w:ins w:id="1881" w:author="Molly McEvilley" w:date="2022-07-29T13:00:00Z">
        <w:r>
          <w:t>HomelessDate</w:t>
        </w:r>
      </w:ins>
    </w:p>
    <w:p w14:paraId="2B26A0CC" w14:textId="77777777" w:rsidR="00C1694A" w:rsidRDefault="00C1694A" w:rsidP="00C1694A">
      <w:pPr>
        <w:rPr>
          <w:ins w:id="1882" w:author="Molly McEvilley" w:date="2022-07-29T13:00:00Z"/>
        </w:rPr>
      </w:pPr>
      <w:ins w:id="1883" w:author="Molly McEvilley" w:date="2022-07-29T13:00:00Z">
        <w:r>
          <w:t xml:space="preserve">This is a subset of </w:t>
        </w:r>
        <w:r>
          <w:rPr>
            <w:b/>
            <w:bCs/>
          </w:rPr>
          <w:t>AdultHoHEntry</w:t>
        </w:r>
        <w:r>
          <w:t>.</w:t>
        </w:r>
      </w:ins>
    </w:p>
    <w:p w14:paraId="03F37E77" w14:textId="77777777" w:rsidR="00C1694A" w:rsidRDefault="00C1694A" w:rsidP="00C1694A">
      <w:pPr>
        <w:rPr>
          <w:ins w:id="1884" w:author="Molly McEvilley" w:date="2022-07-29T13:00:00Z"/>
        </w:rPr>
      </w:pPr>
      <w:ins w:id="1885"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86" w:author="Molly McEvilley" w:date="2022-07-29T13:00:00Z"/>
        </w:rPr>
      </w:pPr>
      <w:ins w:id="1887" w:author="Molly McEvilley" w:date="2022-07-29T13:00:00Z">
        <w:r>
          <w:rPr>
            <w:b/>
            <w:bCs/>
          </w:rPr>
          <w:t>ActiveAge</w:t>
        </w:r>
        <w:r>
          <w:t xml:space="preserve"> between 18 and 65 or </w:t>
        </w:r>
        <w:r>
          <w:rPr>
            <w:b/>
            <w:bCs/>
          </w:rPr>
          <w:t>RelationshipToHoH</w:t>
        </w:r>
        <w:r>
          <w:t xml:space="preserve"> = 1; and</w:t>
        </w:r>
      </w:ins>
    </w:p>
    <w:p w14:paraId="5E2A6159" w14:textId="77777777" w:rsidR="00C1694A" w:rsidRDefault="00C1694A" w:rsidP="00C1694A">
      <w:pPr>
        <w:pStyle w:val="ListParagraph"/>
        <w:numPr>
          <w:ilvl w:val="0"/>
          <w:numId w:val="116"/>
        </w:numPr>
        <w:spacing w:before="0" w:after="160" w:line="256" w:lineRule="auto"/>
        <w:rPr>
          <w:ins w:id="1888" w:author="Molly McEvilley" w:date="2022-07-29T13:00:00Z"/>
        </w:rPr>
      </w:pPr>
      <w:ins w:id="1889" w:author="Molly McEvilley" w:date="2022-07-29T13:00:00Z">
        <w:r>
          <w:t>hmis_Enrollment</w:t>
        </w:r>
        <w:r>
          <w:rPr>
            <w:b/>
            <w:bCs/>
          </w:rPr>
          <w:t>.</w:t>
        </w:r>
        <w:r>
          <w:rPr>
            <w:i/>
            <w:iCs/>
          </w:rPr>
          <w:t xml:space="preserve">DateToStreetESSH </w:t>
        </w:r>
        <w:r>
          <w:t xml:space="preserve">&gt; </w:t>
        </w:r>
        <w:r>
          <w:rPr>
            <w:i/>
            <w:iCs/>
          </w:rPr>
          <w:t>EntryDate</w:t>
        </w:r>
        <w:r>
          <w:t>; or</w:t>
        </w:r>
      </w:ins>
    </w:p>
    <w:p w14:paraId="1AE56ADA" w14:textId="77777777" w:rsidR="00C1694A" w:rsidRDefault="00C1694A" w:rsidP="00C1694A">
      <w:pPr>
        <w:pStyle w:val="ListParagraph"/>
        <w:numPr>
          <w:ilvl w:val="0"/>
          <w:numId w:val="116"/>
        </w:numPr>
        <w:spacing w:before="0" w:after="160" w:line="256" w:lineRule="auto"/>
        <w:rPr>
          <w:ins w:id="1890" w:author="Molly McEvilley" w:date="2022-07-29T13:00:00Z"/>
        </w:rPr>
      </w:pPr>
      <w:ins w:id="1891" w:author="Molly McEvilley" w:date="2022-07-29T13:00:00Z">
        <w:r>
          <w:lastRenderedPageBreak/>
          <w:t>hmis_Enrollment</w:t>
        </w:r>
        <w:r>
          <w:rPr>
            <w:b/>
            <w:bCs/>
          </w:rPr>
          <w:t>.</w:t>
        </w:r>
        <w:r>
          <w:rPr>
            <w:i/>
            <w:iCs/>
          </w:rPr>
          <w:t xml:space="preserve">DateToStreetESSH </w:t>
        </w:r>
        <w:r>
          <w:t>is NULL; and</w:t>
        </w:r>
      </w:ins>
    </w:p>
    <w:p w14:paraId="6E40E6AA" w14:textId="77777777" w:rsidR="00C1694A" w:rsidRDefault="00C1694A" w:rsidP="00C1694A">
      <w:pPr>
        <w:pStyle w:val="ListParagraph"/>
        <w:numPr>
          <w:ilvl w:val="1"/>
          <w:numId w:val="116"/>
        </w:numPr>
        <w:spacing w:before="0" w:after="160" w:line="256" w:lineRule="auto"/>
        <w:rPr>
          <w:ins w:id="1892" w:author="Molly McEvilley" w:date="2022-07-29T13:00:00Z"/>
        </w:rPr>
      </w:pPr>
      <w:ins w:id="1893" w:author="Molly McEvilley" w:date="2022-07-29T13:00:00Z">
        <w:r>
          <w:t>tlsa_Enrollment.</w:t>
        </w:r>
        <w:r>
          <w:rPr>
            <w:b/>
            <w:bCs/>
          </w:rPr>
          <w:t>LSAProjectType</w:t>
        </w:r>
        <w:r>
          <w:t xml:space="preserve"> in (0,1,8); or</w:t>
        </w:r>
      </w:ins>
    </w:p>
    <w:p w14:paraId="4ADDEDCF" w14:textId="77777777" w:rsidR="00C1694A" w:rsidRDefault="00C1694A" w:rsidP="00C1694A">
      <w:pPr>
        <w:pStyle w:val="ListParagraph"/>
        <w:numPr>
          <w:ilvl w:val="1"/>
          <w:numId w:val="116"/>
        </w:numPr>
        <w:spacing w:before="0" w:after="160" w:line="256" w:lineRule="auto"/>
        <w:rPr>
          <w:ins w:id="1894" w:author="Molly McEvilley" w:date="2022-07-29T13:00:00Z"/>
        </w:rPr>
      </w:pPr>
      <w:ins w:id="1895" w:author="Molly McEvilley" w:date="2022-07-29T13:00:00Z">
        <w:r>
          <w:rPr>
            <w:i/>
            <w:iCs/>
          </w:rPr>
          <w:t>LivingSituation</w:t>
        </w:r>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96" w:author="Molly McEvilley" w:date="2022-07-29T13:00:00Z"/>
        </w:rPr>
      </w:pPr>
      <w:ins w:id="1897" w:author="Molly McEvilley" w:date="2022-07-29T13:00:00Z">
        <w:r>
          <w:rPr>
            <w:i/>
            <w:iCs/>
          </w:rPr>
          <w:t xml:space="preserve">PreviousStreetESSH </w:t>
        </w:r>
        <w:r>
          <w:t>= 1.</w:t>
        </w:r>
      </w:ins>
    </w:p>
    <w:p w14:paraId="729ACEEB" w14:textId="77777777" w:rsidR="00C1694A" w:rsidRDefault="00C1694A" w:rsidP="00C1694A">
      <w:pPr>
        <w:pStyle w:val="Heading4"/>
        <w:rPr>
          <w:ins w:id="1898" w:author="Molly McEvilley" w:date="2022-07-29T13:00:00Z"/>
        </w:rPr>
      </w:pPr>
      <w:ins w:id="1899" w:author="Molly McEvilley" w:date="2022-07-29T13:00:00Z">
        <w:r>
          <w:t>TimesHomeless</w:t>
        </w:r>
      </w:ins>
    </w:p>
    <w:p w14:paraId="3801106C" w14:textId="77777777" w:rsidR="00C1694A" w:rsidRDefault="00C1694A" w:rsidP="00C1694A">
      <w:pPr>
        <w:rPr>
          <w:ins w:id="1900" w:author="Molly McEvilley" w:date="2022-07-29T13:00:00Z"/>
        </w:rPr>
      </w:pPr>
      <w:ins w:id="1901" w:author="Molly McEvilley" w:date="2022-07-29T13:00:00Z">
        <w:r>
          <w:t xml:space="preserve">This is a subset of </w:t>
        </w:r>
        <w:r>
          <w:rPr>
            <w:b/>
            <w:bCs/>
          </w:rPr>
          <w:t>AdultHoHEntry</w:t>
        </w:r>
        <w:r>
          <w:t>.</w:t>
        </w:r>
      </w:ins>
    </w:p>
    <w:p w14:paraId="1BDFCD3D" w14:textId="77777777" w:rsidR="00C1694A" w:rsidRDefault="00C1694A" w:rsidP="00C1694A">
      <w:pPr>
        <w:rPr>
          <w:ins w:id="1902" w:author="Molly McEvilley" w:date="2022-07-29T13:00:00Z"/>
        </w:rPr>
      </w:pPr>
      <w:ins w:id="1903"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904" w:author="Molly McEvilley" w:date="2022-07-29T13:00:00Z"/>
        </w:rPr>
      </w:pPr>
      <w:ins w:id="1905" w:author="Molly McEvilley" w:date="2022-07-29T13:00:00Z">
        <w:r>
          <w:rPr>
            <w:b/>
            <w:bCs/>
          </w:rPr>
          <w:t>ActiveAge</w:t>
        </w:r>
        <w:r>
          <w:t xml:space="preserve"> between 18 and 65 or </w:t>
        </w:r>
        <w:r>
          <w:rPr>
            <w:b/>
            <w:bCs/>
          </w:rPr>
          <w:t>RelationshipToHoH</w:t>
        </w:r>
        <w:r>
          <w:t xml:space="preserve"> = 1; and</w:t>
        </w:r>
      </w:ins>
    </w:p>
    <w:p w14:paraId="4090A911" w14:textId="77777777" w:rsidR="00C1694A" w:rsidRDefault="00C1694A" w:rsidP="00C1694A">
      <w:pPr>
        <w:pStyle w:val="ListParagraph"/>
        <w:numPr>
          <w:ilvl w:val="0"/>
          <w:numId w:val="116"/>
        </w:numPr>
        <w:spacing w:before="0" w:after="160" w:line="256" w:lineRule="auto"/>
        <w:rPr>
          <w:ins w:id="1906" w:author="Molly McEvilley" w:date="2022-07-29T13:00:00Z"/>
        </w:rPr>
      </w:pPr>
      <w:ins w:id="1907" w:author="Molly McEvilley" w:date="2022-07-29T13:00:00Z">
        <w:r>
          <w:t>hmis_Enrollment</w:t>
        </w:r>
        <w:r>
          <w:rPr>
            <w:b/>
            <w:bCs/>
          </w:rPr>
          <w:t>.</w:t>
        </w:r>
        <w:r>
          <w:rPr>
            <w:i/>
            <w:iCs/>
          </w:rPr>
          <w:t>TimesHomelessPastThreeYears</w:t>
        </w:r>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908" w:author="Molly McEvilley" w:date="2022-07-29T13:00:00Z"/>
        </w:rPr>
      </w:pPr>
      <w:ins w:id="1909" w:author="Molly McEvilley" w:date="2022-07-29T13:00:00Z">
        <w:r>
          <w:t>tlsa_Enrollment.</w:t>
        </w:r>
        <w:r>
          <w:rPr>
            <w:b/>
            <w:bCs/>
          </w:rPr>
          <w:t>LSAProjectType</w:t>
        </w:r>
        <w:r>
          <w:t xml:space="preserve"> in (0,1,8); or</w:t>
        </w:r>
      </w:ins>
    </w:p>
    <w:p w14:paraId="4F091FC7" w14:textId="77777777" w:rsidR="00C1694A" w:rsidRDefault="00C1694A" w:rsidP="00C1694A">
      <w:pPr>
        <w:pStyle w:val="ListParagraph"/>
        <w:numPr>
          <w:ilvl w:val="1"/>
          <w:numId w:val="116"/>
        </w:numPr>
        <w:spacing w:before="0" w:after="160" w:line="256" w:lineRule="auto"/>
        <w:rPr>
          <w:ins w:id="1910" w:author="Molly McEvilley" w:date="2022-07-29T13:00:00Z"/>
        </w:rPr>
      </w:pPr>
      <w:ins w:id="1911" w:author="Molly McEvilley" w:date="2022-07-29T13:00:00Z">
        <w:r>
          <w:rPr>
            <w:i/>
            <w:iCs/>
          </w:rPr>
          <w:t>LivingSituation</w:t>
        </w:r>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912" w:author="Molly McEvilley" w:date="2022-07-29T13:00:00Z"/>
        </w:rPr>
      </w:pPr>
      <w:ins w:id="1913" w:author="Molly McEvilley" w:date="2022-07-29T13:00:00Z">
        <w:r>
          <w:rPr>
            <w:i/>
            <w:iCs/>
          </w:rPr>
          <w:t>PreviousStreetESSH</w:t>
        </w:r>
        <w:r>
          <w:t xml:space="preserve"> = 1.</w:t>
        </w:r>
      </w:ins>
    </w:p>
    <w:p w14:paraId="3C6B62E6" w14:textId="77777777" w:rsidR="00C1694A" w:rsidRDefault="00C1694A" w:rsidP="00C1694A">
      <w:pPr>
        <w:pStyle w:val="Heading4"/>
        <w:rPr>
          <w:ins w:id="1914" w:author="Molly McEvilley" w:date="2022-07-29T13:00:00Z"/>
        </w:rPr>
      </w:pPr>
      <w:ins w:id="1915" w:author="Molly McEvilley" w:date="2022-07-29T13:00:00Z">
        <w:r>
          <w:t>Months Homeless</w:t>
        </w:r>
      </w:ins>
    </w:p>
    <w:p w14:paraId="7EBDF67B" w14:textId="77777777" w:rsidR="00C1694A" w:rsidRDefault="00C1694A" w:rsidP="00C1694A">
      <w:pPr>
        <w:rPr>
          <w:ins w:id="1916" w:author="Molly McEvilley" w:date="2022-07-29T13:00:00Z"/>
        </w:rPr>
      </w:pPr>
      <w:ins w:id="1917" w:author="Molly McEvilley" w:date="2022-07-29T13:00:00Z">
        <w:r>
          <w:t xml:space="preserve">This is a subset of </w:t>
        </w:r>
        <w:r>
          <w:rPr>
            <w:b/>
            <w:bCs/>
          </w:rPr>
          <w:t>AdultHoHEntry</w:t>
        </w:r>
        <w:r>
          <w:t>.</w:t>
        </w:r>
      </w:ins>
    </w:p>
    <w:p w14:paraId="58A5C039" w14:textId="77777777" w:rsidR="00C1694A" w:rsidRDefault="00C1694A" w:rsidP="00C1694A">
      <w:pPr>
        <w:rPr>
          <w:ins w:id="1918" w:author="Molly McEvilley" w:date="2022-07-29T13:00:00Z"/>
        </w:rPr>
      </w:pPr>
      <w:ins w:id="1919"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920" w:author="Molly McEvilley" w:date="2022-07-29T13:00:00Z"/>
        </w:rPr>
      </w:pPr>
      <w:ins w:id="1921" w:author="Molly McEvilley" w:date="2022-07-29T13:00:00Z">
        <w:r>
          <w:rPr>
            <w:b/>
            <w:bCs/>
          </w:rPr>
          <w:t>ActiveAge</w:t>
        </w:r>
        <w:r>
          <w:t xml:space="preserve"> between 18 and 65 or </w:t>
        </w:r>
        <w:r>
          <w:rPr>
            <w:b/>
            <w:bCs/>
          </w:rPr>
          <w:t>RelationshipToHoH</w:t>
        </w:r>
        <w:r>
          <w:t xml:space="preserve"> = 1; and</w:t>
        </w:r>
      </w:ins>
    </w:p>
    <w:p w14:paraId="582CDA53" w14:textId="77777777" w:rsidR="00C1694A" w:rsidRDefault="00C1694A" w:rsidP="00C1694A">
      <w:pPr>
        <w:pStyle w:val="ListParagraph"/>
        <w:numPr>
          <w:ilvl w:val="0"/>
          <w:numId w:val="116"/>
        </w:numPr>
        <w:spacing w:before="0" w:after="160" w:line="256" w:lineRule="auto"/>
        <w:rPr>
          <w:ins w:id="1922" w:author="Molly McEvilley" w:date="2022-07-29T13:00:00Z"/>
        </w:rPr>
      </w:pPr>
      <w:ins w:id="1923" w:author="Molly McEvilley" w:date="2022-07-29T13:00:00Z">
        <w:r>
          <w:t>hmis_Enrollment</w:t>
        </w:r>
        <w:r>
          <w:rPr>
            <w:b/>
            <w:bCs/>
          </w:rPr>
          <w:t>.</w:t>
        </w:r>
        <w:r>
          <w:rPr>
            <w:i/>
            <w:iCs/>
          </w:rPr>
          <w:t>MonthsHomelessPastThreeYears</w:t>
        </w:r>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924" w:author="Molly McEvilley" w:date="2022-07-29T13:00:00Z"/>
        </w:rPr>
      </w:pPr>
      <w:ins w:id="1925" w:author="Molly McEvilley" w:date="2022-07-29T13:00:00Z">
        <w:r>
          <w:t>tlsa_Enrollment.</w:t>
        </w:r>
        <w:r>
          <w:rPr>
            <w:b/>
            <w:bCs/>
          </w:rPr>
          <w:t>LSAProjectType</w:t>
        </w:r>
        <w:r>
          <w:t xml:space="preserve"> in (0,1,8); or</w:t>
        </w:r>
      </w:ins>
    </w:p>
    <w:p w14:paraId="316A5C12" w14:textId="77777777" w:rsidR="00C1694A" w:rsidRDefault="00C1694A" w:rsidP="00C1694A">
      <w:pPr>
        <w:pStyle w:val="ListParagraph"/>
        <w:numPr>
          <w:ilvl w:val="1"/>
          <w:numId w:val="116"/>
        </w:numPr>
        <w:spacing w:before="0" w:after="160" w:line="256" w:lineRule="auto"/>
        <w:rPr>
          <w:ins w:id="1926" w:author="Molly McEvilley" w:date="2022-07-29T13:00:00Z"/>
        </w:rPr>
      </w:pPr>
      <w:ins w:id="1927" w:author="Molly McEvilley" w:date="2022-07-29T13:00:00Z">
        <w:r>
          <w:rPr>
            <w:i/>
            <w:iCs/>
          </w:rPr>
          <w:t>LivingSituation</w:t>
        </w:r>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928" w:author="Molly McEvilley" w:date="2022-07-29T13:00:00Z"/>
        </w:rPr>
      </w:pPr>
      <w:ins w:id="1929" w:author="Molly McEvilley" w:date="2022-07-29T13:00:00Z">
        <w:r>
          <w:rPr>
            <w:i/>
            <w:iCs/>
          </w:rPr>
          <w:t>PreviousStreetESSH</w:t>
        </w:r>
        <w:r>
          <w:t xml:space="preserve"> = 1.</w:t>
        </w:r>
      </w:ins>
    </w:p>
    <w:p w14:paraId="30852620" w14:textId="77777777" w:rsidR="00C1694A" w:rsidRDefault="00C1694A" w:rsidP="00C1694A">
      <w:pPr>
        <w:pStyle w:val="Heading4"/>
        <w:rPr>
          <w:ins w:id="1930" w:author="Molly McEvilley" w:date="2022-07-29T13:00:00Z"/>
        </w:rPr>
      </w:pPr>
      <w:ins w:id="1931" w:author="Molly McEvilley" w:date="2022-07-29T13:00:00Z">
        <w:r>
          <w:t>Destination</w:t>
        </w:r>
      </w:ins>
    </w:p>
    <w:p w14:paraId="7F146154" w14:textId="77777777" w:rsidR="00C1694A" w:rsidRDefault="00C1694A" w:rsidP="00C1694A">
      <w:pPr>
        <w:rPr>
          <w:ins w:id="1932" w:author="Molly McEvilley" w:date="2022-07-29T13:00:00Z"/>
        </w:rPr>
      </w:pPr>
      <w:ins w:id="1933" w:author="Molly McEvilley" w:date="2022-07-29T13:00:00Z">
        <w:r>
          <w:t xml:space="preserve">This is a subset of </w:t>
        </w:r>
        <w:r>
          <w:rPr>
            <w:b/>
            <w:bCs/>
          </w:rPr>
          <w:t>ClientExit</w:t>
        </w:r>
        <w:r>
          <w:t>.</w:t>
        </w:r>
      </w:ins>
    </w:p>
    <w:p w14:paraId="4BE6CD33" w14:textId="77777777" w:rsidR="00C1694A" w:rsidRDefault="00C1694A" w:rsidP="00C1694A">
      <w:pPr>
        <w:rPr>
          <w:ins w:id="1934" w:author="Molly McEvilley" w:date="2022-07-29T13:00:00Z"/>
        </w:rPr>
      </w:pPr>
      <w:ins w:id="1935"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936" w:author="Molly McEvilley" w:date="2022-07-29T13:00:00Z"/>
        </w:rPr>
      </w:pPr>
      <w:ins w:id="1937" w:author="Molly McEvilley" w:date="2022-07-29T13:00:00Z">
        <w:r w:rsidRPr="001E71E8">
          <w:rPr>
            <w:b/>
            <w:bCs/>
          </w:rPr>
          <w:t>ExitDate</w:t>
        </w:r>
        <w:r>
          <w:t xml:space="preserve"> is not NULL; and</w:t>
        </w:r>
      </w:ins>
    </w:p>
    <w:p w14:paraId="6CB9A3DA" w14:textId="0EBE29D4" w:rsidR="00C1694A" w:rsidRDefault="00C1694A" w:rsidP="00C1694A">
      <w:pPr>
        <w:pStyle w:val="ListParagraph"/>
        <w:numPr>
          <w:ilvl w:val="0"/>
          <w:numId w:val="113"/>
        </w:numPr>
        <w:spacing w:before="0" w:after="160" w:line="256" w:lineRule="auto"/>
        <w:rPr>
          <w:ins w:id="1938" w:author="Molly McEvilley" w:date="2022-07-29T13:00:00Z"/>
        </w:rPr>
      </w:pPr>
      <w:ins w:id="1939" w:author="Molly McEvilley" w:date="2022-07-29T13:00:00Z">
        <w:r>
          <w:t>hmis_Exit.</w:t>
        </w:r>
        <w:r>
          <w:rPr>
            <w:i/>
            <w:iCs/>
          </w:rPr>
          <w:t>Destination</w:t>
        </w:r>
        <w:r>
          <w:t xml:space="preserve"> is NULL or in </w:t>
        </w:r>
        <w:commentRangeStart w:id="1940"/>
        <w:r>
          <w:t>(8,9,17,30,99)</w:t>
        </w:r>
      </w:ins>
      <w:commentRangeEnd w:id="1940"/>
      <w:ins w:id="1941" w:author="Molly McEvilley" w:date="2022-10-13T12:17:00Z">
        <w:r w:rsidR="0041001D">
          <w:rPr>
            <w:rStyle w:val="CommentReference"/>
            <w:rFonts w:eastAsiaTheme="minorHAnsi" w:cstheme="minorBidi"/>
          </w:rPr>
          <w:commentReference w:id="1940"/>
        </w:r>
      </w:ins>
    </w:p>
    <w:p w14:paraId="28CFDCB4" w14:textId="77777777" w:rsidR="00C1694A" w:rsidRDefault="00C1694A" w:rsidP="00C1694A">
      <w:pPr>
        <w:pStyle w:val="Heading2"/>
        <w:tabs>
          <w:tab w:val="left" w:pos="720"/>
        </w:tabs>
        <w:rPr>
          <w:ins w:id="1942" w:author="Molly McEvilley" w:date="2022-07-29T13:00:00Z"/>
        </w:rPr>
      </w:pPr>
      <w:bookmarkStart w:id="1943" w:name="_Toc109993049"/>
      <w:ins w:id="1944" w:author="Molly McEvilley" w:date="2022-07-29T13:00:00Z">
        <w:r>
          <w:t>Set LSAReport ReportDate</w:t>
        </w:r>
        <w:bookmarkEnd w:id="1943"/>
      </w:ins>
    </w:p>
    <w:p w14:paraId="4952BEA1" w14:textId="77777777" w:rsidR="00C1694A" w:rsidRDefault="00C1694A" w:rsidP="00C1694A">
      <w:pPr>
        <w:pStyle w:val="Heading4"/>
        <w:rPr>
          <w:ins w:id="1945" w:author="Molly McEvilley" w:date="2022-07-29T13:00:00Z"/>
        </w:rPr>
      </w:pPr>
      <w:ins w:id="1946"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4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948" w:author="Molly McEvilley" w:date="2022-07-29T13:00:00Z"/>
                <w:b w:val="0"/>
                <w:bCs w:val="0"/>
                <w:color w:val="FFFFFF" w:themeColor="background1"/>
              </w:rPr>
            </w:pPr>
            <w:ins w:id="1949"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950" w:author="Molly McEvilley" w:date="2022-07-29T13:00:00Z"/>
        </w:trPr>
        <w:tc>
          <w:tcPr>
            <w:tcW w:w="9350" w:type="dxa"/>
          </w:tcPr>
          <w:p w14:paraId="316F8E22" w14:textId="77777777" w:rsidR="00C1694A" w:rsidRPr="003A0FA0" w:rsidRDefault="00C1694A" w:rsidP="001E71E8">
            <w:pPr>
              <w:pStyle w:val="NoSpacing"/>
              <w:rPr>
                <w:ins w:id="1951" w:author="Molly McEvilley" w:date="2022-07-29T13:00:00Z"/>
              </w:rPr>
            </w:pPr>
            <w:ins w:id="1952" w:author="Molly McEvilley" w:date="2022-07-29T13:00:00Z">
              <w:r>
                <w:rPr>
                  <w:b/>
                  <w:bCs/>
                </w:rPr>
                <w:t>ReportDate</w:t>
              </w:r>
            </w:ins>
          </w:p>
        </w:tc>
      </w:tr>
    </w:tbl>
    <w:p w14:paraId="354E3B60" w14:textId="77777777" w:rsidR="00C1694A" w:rsidRDefault="00C1694A" w:rsidP="00C1694A">
      <w:pPr>
        <w:rPr>
          <w:ins w:id="1953" w:author="Molly McEvilley" w:date="2022-07-29T13:00:00Z"/>
        </w:rPr>
      </w:pPr>
      <w:ins w:id="1954" w:author="Molly McEvilley" w:date="2022-07-29T13:00:00Z">
        <w:r>
          <w:t>Set LSAReport.</w:t>
        </w:r>
        <w:r>
          <w:rPr>
            <w:b/>
          </w:rPr>
          <w:t xml:space="preserve">ReportDate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955" w:author="Molly McEvilley" w:date="2022-07-29T13:00:00Z"/>
        </w:rPr>
      </w:pPr>
      <w:bookmarkStart w:id="1956" w:name="_Toc109993050"/>
      <w:ins w:id="1957" w:author="Molly McEvilley" w:date="2022-07-29T13:00:00Z">
        <w:r>
          <w:t>LSAReport</w:t>
        </w:r>
        <w:bookmarkEnd w:id="1956"/>
      </w:ins>
    </w:p>
    <w:p w14:paraId="1EBFAADD" w14:textId="77777777" w:rsidR="00C1694A" w:rsidRDefault="00C1694A" w:rsidP="00C1694A">
      <w:pPr>
        <w:rPr>
          <w:ins w:id="1958" w:author="Molly McEvilley" w:date="2022-07-29T13:00:00Z"/>
        </w:rPr>
      </w:pPr>
      <w:ins w:id="1959" w:author="Molly McEvilley" w:date="2022-07-29T13:00:00Z">
        <w:r>
          <w:t>LSAReport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6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961" w:author="Molly McEvilley" w:date="2022-07-29T13:00:00Z"/>
              </w:rPr>
            </w:pPr>
            <w:ins w:id="1962"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63" w:author="Molly McEvilley" w:date="2022-07-29T13:00:00Z"/>
              </w:rPr>
            </w:pPr>
            <w:ins w:id="1964"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65" w:author="Molly McEvilley" w:date="2022-07-29T13:00:00Z"/>
              </w:rPr>
            </w:pPr>
            <w:ins w:id="1966"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968" w:author="Molly McEvilley" w:date="2022-07-29T13:00:00Z"/>
              </w:rPr>
            </w:pPr>
            <w:ins w:id="1969"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0" w:author="Molly McEvilley" w:date="2022-07-29T13:00:00Z"/>
                <w:b/>
              </w:rPr>
            </w:pPr>
            <w:ins w:id="1971" w:author="Molly McEvilley" w:date="2022-07-29T13:00:00Z">
              <w:r>
                <w:rPr>
                  <w:b/>
                </w:rPr>
                <w:t>ReportID</w:t>
              </w:r>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2" w:author="Molly McEvilley" w:date="2022-07-29T13:00:00Z"/>
              </w:rPr>
            </w:pPr>
            <w:ins w:id="1973"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7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975" w:author="Molly McEvilley" w:date="2022-07-29T13:00:00Z"/>
              </w:rPr>
            </w:pPr>
            <w:ins w:id="1976"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7" w:author="Molly McEvilley" w:date="2022-07-29T13:00:00Z"/>
                <w:b/>
              </w:rPr>
            </w:pPr>
            <w:ins w:id="1978" w:author="Molly McEvilley" w:date="2022-07-29T13:00:00Z">
              <w:r>
                <w:rPr>
                  <w:b/>
                </w:rPr>
                <w:t>ReportDate</w:t>
              </w:r>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9" w:author="Molly McEvilley" w:date="2022-07-29T13:00:00Z"/>
              </w:rPr>
            </w:pPr>
            <w:ins w:id="1980"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82" w:author="Molly McEvilley" w:date="2022-07-29T13:00:00Z"/>
              </w:rPr>
            </w:pPr>
            <w:ins w:id="1983"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4" w:author="Molly McEvilley" w:date="2022-07-29T13:00:00Z"/>
                <w:b/>
              </w:rPr>
            </w:pPr>
            <w:ins w:id="1985" w:author="Molly McEvilley" w:date="2022-07-29T13:00:00Z">
              <w:r>
                <w:rPr>
                  <w:b/>
                </w:rPr>
                <w:t>ReportStart</w:t>
              </w:r>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6" w:author="Molly McEvilley" w:date="2022-07-29T13:00:00Z"/>
              </w:rPr>
            </w:pPr>
            <w:ins w:id="1987"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89" w:author="Molly McEvilley" w:date="2022-07-29T13:00:00Z"/>
              </w:rPr>
            </w:pPr>
            <w:ins w:id="1990"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1" w:author="Molly McEvilley" w:date="2022-07-29T13:00:00Z"/>
                <w:b/>
              </w:rPr>
            </w:pPr>
            <w:ins w:id="1992" w:author="Molly McEvilley" w:date="2022-07-29T13:00:00Z">
              <w:r>
                <w:rPr>
                  <w:b/>
                </w:rPr>
                <w:t>ReportEnd</w:t>
              </w:r>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3" w:author="Molly McEvilley" w:date="2022-07-29T13:00:00Z"/>
              </w:rPr>
            </w:pPr>
            <w:ins w:id="1994"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9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96" w:author="Molly McEvilley" w:date="2022-07-29T13:00:00Z"/>
              </w:rPr>
            </w:pPr>
            <w:ins w:id="1997" w:author="Molly McEvilley" w:date="2022-07-29T13:00:00Z">
              <w:r>
                <w:lastRenderedPageBreak/>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8" w:author="Molly McEvilley" w:date="2022-07-29T13:00:00Z"/>
                <w:b/>
              </w:rPr>
            </w:pPr>
            <w:ins w:id="1999" w:author="Molly McEvilley" w:date="2022-07-29T13:00:00Z">
              <w:r>
                <w:rPr>
                  <w:b/>
                </w:rPr>
                <w:t>ReportCoC</w:t>
              </w:r>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0" w:author="Molly McEvilley" w:date="2022-07-29T13:00:00Z"/>
              </w:rPr>
            </w:pPr>
            <w:ins w:id="2001" w:author="Molly McEvilley" w:date="2022-07-29T13:00:00Z">
              <w:r>
                <w:t>6 character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0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2003" w:author="Molly McEvilley" w:date="2022-07-29T13:00:00Z"/>
              </w:rPr>
            </w:pPr>
            <w:ins w:id="2004"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5" w:author="Molly McEvilley" w:date="2022-07-29T13:00:00Z"/>
                <w:b/>
              </w:rPr>
            </w:pPr>
            <w:ins w:id="2006" w:author="Molly McEvilley" w:date="2022-07-29T13:00:00Z">
              <w:r>
                <w:rPr>
                  <w:b/>
                </w:rPr>
                <w:t>SoftwareVendor</w:t>
              </w:r>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7" w:author="Molly McEvilley" w:date="2022-07-29T13:00:00Z"/>
              </w:rPr>
            </w:pPr>
            <w:ins w:id="2008"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0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2010" w:author="Molly McEvilley" w:date="2022-07-29T13:00:00Z"/>
              </w:rPr>
            </w:pPr>
            <w:ins w:id="2011"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2" w:author="Molly McEvilley" w:date="2022-07-29T13:00:00Z"/>
                <w:b/>
              </w:rPr>
            </w:pPr>
            <w:ins w:id="2013" w:author="Molly McEvilley" w:date="2022-07-29T13:00:00Z">
              <w:r>
                <w:rPr>
                  <w:b/>
                </w:rPr>
                <w:t>SoftwareName</w:t>
              </w:r>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4" w:author="Molly McEvilley" w:date="2022-07-29T13:00:00Z"/>
              </w:rPr>
            </w:pPr>
            <w:ins w:id="2015"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1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2017" w:author="Molly McEvilley" w:date="2022-07-29T13:00:00Z"/>
              </w:rPr>
            </w:pPr>
            <w:ins w:id="2018"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9" w:author="Molly McEvilley" w:date="2022-07-29T13:00:00Z"/>
                <w:b/>
              </w:rPr>
            </w:pPr>
            <w:ins w:id="2020" w:author="Molly McEvilley" w:date="2022-07-29T13:00:00Z">
              <w:r>
                <w:rPr>
                  <w:b/>
                </w:rPr>
                <w:t>VendorContact</w:t>
              </w:r>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1" w:author="Molly McEvilley" w:date="2022-07-29T13:00:00Z"/>
              </w:rPr>
            </w:pPr>
            <w:ins w:id="2022"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2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2024" w:author="Molly McEvilley" w:date="2022-07-29T13:00:00Z"/>
              </w:rPr>
            </w:pPr>
            <w:ins w:id="2025"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6" w:author="Molly McEvilley" w:date="2022-07-29T13:00:00Z"/>
                <w:b/>
              </w:rPr>
            </w:pPr>
            <w:ins w:id="2027" w:author="Molly McEvilley" w:date="2022-07-29T13:00:00Z">
              <w:r>
                <w:rPr>
                  <w:b/>
                </w:rPr>
                <w:t>VendorEmail</w:t>
              </w:r>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8" w:author="Molly McEvilley" w:date="2022-07-29T13:00:00Z"/>
              </w:rPr>
            </w:pPr>
            <w:ins w:id="2029"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2031" w:author="Molly McEvilley" w:date="2022-07-29T13:00:00Z"/>
              </w:rPr>
            </w:pPr>
            <w:ins w:id="2032"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3" w:author="Molly McEvilley" w:date="2022-07-29T13:00:00Z"/>
                <w:b/>
              </w:rPr>
            </w:pPr>
            <w:ins w:id="2034" w:author="Molly McEvilley" w:date="2022-07-29T13:00:00Z">
              <w:r>
                <w:rPr>
                  <w:b/>
                </w:rPr>
                <w:t>LSAScope</w:t>
              </w:r>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5" w:author="Molly McEvilley" w:date="2022-07-29T13:00:00Z"/>
              </w:rPr>
            </w:pPr>
            <w:ins w:id="2036"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3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2038" w:author="Molly McEvilley" w:date="2022-07-29T13:00:00Z"/>
              </w:rPr>
            </w:pPr>
            <w:ins w:id="2039"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0" w:author="Molly McEvilley" w:date="2022-07-29T13:00:00Z"/>
                <w:b/>
              </w:rPr>
            </w:pPr>
            <w:ins w:id="2041" w:author="Molly McEvilley" w:date="2022-07-29T13:00:00Z">
              <w:r>
                <w:rPr>
                  <w:b/>
                </w:rPr>
                <w:t>LookbackDate</w:t>
              </w:r>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2" w:author="Molly McEvilley" w:date="2022-07-29T13:00:00Z"/>
              </w:rPr>
            </w:pPr>
            <w:ins w:id="2043"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4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2045" w:author="Molly McEvilley" w:date="2022-07-29T13:00:00Z"/>
              </w:rPr>
            </w:pPr>
            <w:ins w:id="2046"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7" w:author="Molly McEvilley" w:date="2022-07-29T13:00:00Z"/>
                <w:b/>
              </w:rPr>
            </w:pPr>
            <w:ins w:id="2048" w:author="Molly McEvilley" w:date="2022-07-29T13:00:00Z">
              <w:r>
                <w:rPr>
                  <w:b/>
                </w:rPr>
                <w:t>NoCoC</w:t>
              </w:r>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9" w:author="Molly McEvilley" w:date="2022-07-29T13:00:00Z"/>
              </w:rPr>
            </w:pPr>
            <w:ins w:id="2050"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5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2052" w:author="Molly McEvilley" w:date="2022-07-29T13:00:00Z"/>
              </w:rPr>
            </w:pPr>
            <w:ins w:id="2053"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4" w:author="Molly McEvilley" w:date="2022-07-29T13:00:00Z"/>
                <w:b/>
              </w:rPr>
            </w:pPr>
            <w:ins w:id="2055" w:author="Molly McEvilley" w:date="2022-07-29T13:00:00Z">
              <w:r>
                <w:rPr>
                  <w:b/>
                </w:rPr>
                <w:t>NotOneHoH</w:t>
              </w:r>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6" w:author="Molly McEvilley" w:date="2022-07-29T13:00:00Z"/>
              </w:rPr>
            </w:pPr>
            <w:ins w:id="2057"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5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2059" w:author="Molly McEvilley" w:date="2022-07-29T13:00:00Z"/>
              </w:rPr>
            </w:pPr>
            <w:ins w:id="2060"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1" w:author="Molly McEvilley" w:date="2022-07-29T13:00:00Z"/>
                <w:b/>
              </w:rPr>
            </w:pPr>
            <w:ins w:id="2062" w:author="Molly McEvilley" w:date="2022-07-29T13:00:00Z">
              <w:r>
                <w:rPr>
                  <w:b/>
                </w:rPr>
                <w:t>RelationshipToHoH</w:t>
              </w:r>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3" w:author="Molly McEvilley" w:date="2022-07-29T13:00:00Z"/>
              </w:rPr>
            </w:pPr>
            <w:ins w:id="2064"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6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2066" w:author="Molly McEvilley" w:date="2022-07-29T13:00:00Z"/>
              </w:rPr>
            </w:pPr>
            <w:ins w:id="2067"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8" w:author="Molly McEvilley" w:date="2022-07-29T13:00:00Z"/>
                <w:b/>
              </w:rPr>
            </w:pPr>
            <w:ins w:id="2069" w:author="Molly McEvilley" w:date="2022-07-29T13:00:00Z">
              <w:r>
                <w:rPr>
                  <w:b/>
                </w:rPr>
                <w:t>MoveInDate</w:t>
              </w:r>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0" w:author="Molly McEvilley" w:date="2022-07-29T13:00:00Z"/>
              </w:rPr>
            </w:pPr>
            <w:ins w:id="2071"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7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2073" w:author="Molly McEvilley" w:date="2022-07-29T13:00:00Z"/>
              </w:rPr>
            </w:pPr>
            <w:ins w:id="2074"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5" w:author="Molly McEvilley" w:date="2022-07-29T13:00:00Z"/>
                <w:b/>
              </w:rPr>
            </w:pPr>
            <w:ins w:id="2076" w:author="Molly McEvilley" w:date="2022-07-29T13:00:00Z">
              <w:r>
                <w:rPr>
                  <w:b/>
                </w:rPr>
                <w:t>UnduplicatedClient</w:t>
              </w:r>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7" w:author="Molly McEvilley" w:date="2022-07-29T13:00:00Z"/>
              </w:rPr>
            </w:pPr>
            <w:ins w:id="2078"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7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80" w:author="Molly McEvilley" w:date="2022-07-29T13:00:00Z"/>
              </w:rPr>
            </w:pPr>
            <w:ins w:id="2081"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2" w:author="Molly McEvilley" w:date="2022-07-29T13:00:00Z"/>
                <w:b/>
              </w:rPr>
            </w:pPr>
            <w:ins w:id="2083" w:author="Molly McEvilley" w:date="2022-07-29T13:00:00Z">
              <w:r>
                <w:rPr>
                  <w:b/>
                </w:rPr>
                <w:t>HouseholdEntry</w:t>
              </w:r>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4" w:author="Molly McEvilley" w:date="2022-07-29T13:00:00Z"/>
              </w:rPr>
            </w:pPr>
            <w:ins w:id="2085"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8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87" w:author="Molly McEvilley" w:date="2022-07-29T13:00:00Z"/>
              </w:rPr>
            </w:pPr>
            <w:ins w:id="2088"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9" w:author="Molly McEvilley" w:date="2022-07-29T13:00:00Z"/>
                <w:b/>
              </w:rPr>
            </w:pPr>
            <w:ins w:id="2090" w:author="Molly McEvilley" w:date="2022-07-29T13:00:00Z">
              <w:r>
                <w:rPr>
                  <w:b/>
                </w:rPr>
                <w:t>ClientEntry</w:t>
              </w:r>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1" w:author="Molly McEvilley" w:date="2022-07-29T13:00:00Z"/>
              </w:rPr>
            </w:pPr>
            <w:ins w:id="2092"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9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94" w:author="Molly McEvilley" w:date="2022-07-29T13:00:00Z"/>
              </w:rPr>
            </w:pPr>
            <w:ins w:id="2095"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6" w:author="Molly McEvilley" w:date="2022-07-29T13:00:00Z"/>
                <w:b/>
              </w:rPr>
            </w:pPr>
            <w:ins w:id="2097" w:author="Molly McEvilley" w:date="2022-07-29T13:00:00Z">
              <w:r>
                <w:rPr>
                  <w:b/>
                </w:rPr>
                <w:t>AdultHoHEntry</w:t>
              </w:r>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8" w:author="Molly McEvilley" w:date="2022-07-29T13:00:00Z"/>
              </w:rPr>
            </w:pPr>
            <w:ins w:id="2099"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0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101" w:author="Molly McEvilley" w:date="2022-07-29T13:00:00Z"/>
              </w:rPr>
            </w:pPr>
            <w:ins w:id="2102"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3" w:author="Molly McEvilley" w:date="2022-07-29T13:00:00Z"/>
                <w:b/>
              </w:rPr>
            </w:pPr>
            <w:ins w:id="2104" w:author="Molly McEvilley" w:date="2022-07-29T13:00:00Z">
              <w:r>
                <w:rPr>
                  <w:b/>
                </w:rPr>
                <w:t>ClientExit</w:t>
              </w:r>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5" w:author="Molly McEvilley" w:date="2022-07-29T13:00:00Z"/>
              </w:rPr>
            </w:pPr>
            <w:ins w:id="2106"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0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108" w:author="Molly McEvilley" w:date="2022-07-29T13:00:00Z"/>
              </w:rPr>
            </w:pPr>
            <w:ins w:id="2109"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0" w:author="Molly McEvilley" w:date="2022-07-29T13:00:00Z"/>
                <w:b/>
              </w:rPr>
            </w:pPr>
            <w:ins w:id="2111" w:author="Molly McEvilley" w:date="2022-07-29T13:00:00Z">
              <w:r>
                <w:rPr>
                  <w:b/>
                </w:rPr>
                <w:t>SSNNotProvided</w:t>
              </w:r>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2" w:author="Molly McEvilley" w:date="2022-07-29T13:00:00Z"/>
              </w:rPr>
            </w:pPr>
            <w:ins w:id="2113"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1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115" w:author="Molly McEvilley" w:date="2022-07-29T13:00:00Z"/>
              </w:rPr>
            </w:pPr>
            <w:ins w:id="2116"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7" w:author="Molly McEvilley" w:date="2022-07-29T13:00:00Z"/>
                <w:b/>
              </w:rPr>
            </w:pPr>
            <w:ins w:id="2118" w:author="Molly McEvilley" w:date="2022-07-29T13:00:00Z">
              <w:r>
                <w:rPr>
                  <w:b/>
                </w:rPr>
                <w:t>SSNMissingOrInvalid</w:t>
              </w:r>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9" w:author="Molly McEvilley" w:date="2022-07-29T13:00:00Z"/>
              </w:rPr>
            </w:pPr>
            <w:ins w:id="2120"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2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122" w:author="Molly McEvilley" w:date="2022-07-29T13:00:00Z"/>
              </w:rPr>
            </w:pPr>
            <w:ins w:id="2123"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4" w:author="Molly McEvilley" w:date="2022-07-29T13:00:00Z"/>
                <w:b/>
              </w:rPr>
            </w:pPr>
            <w:ins w:id="2125" w:author="Molly McEvilley" w:date="2022-07-29T13:00:00Z">
              <w:r>
                <w:rPr>
                  <w:b/>
                </w:rPr>
                <w:t>ClientSSNNotUnique</w:t>
              </w:r>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6" w:author="Molly McEvilley" w:date="2022-07-29T13:00:00Z"/>
              </w:rPr>
            </w:pPr>
            <w:ins w:id="2127"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2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129" w:author="Molly McEvilley" w:date="2022-07-29T13:00:00Z"/>
              </w:rPr>
            </w:pPr>
            <w:ins w:id="2130" w:author="Molly McEvilley" w:date="2022-07-29T13:00:00Z">
              <w:r>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31" w:author="Molly McEvilley" w:date="2022-07-29T13:00:00Z"/>
                <w:b/>
              </w:rPr>
            </w:pPr>
            <w:ins w:id="2132" w:author="Molly McEvilley" w:date="2022-07-29T13:00:00Z">
              <w:r>
                <w:rPr>
                  <w:b/>
                </w:rPr>
                <w:t>DistinctSSNValueNotUnique</w:t>
              </w:r>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33" w:author="Molly McEvilley" w:date="2022-07-29T13:00:00Z"/>
              </w:rPr>
            </w:pPr>
            <w:ins w:id="2134"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3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136" w:author="Molly McEvilley" w:date="2022-07-29T13:00:00Z"/>
              </w:rPr>
            </w:pPr>
            <w:ins w:id="2137"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38" w:author="Molly McEvilley" w:date="2022-07-29T13:00:00Z"/>
                <w:b/>
              </w:rPr>
            </w:pPr>
            <w:ins w:id="2139" w:author="Molly McEvilley" w:date="2022-07-29T13:00:00Z">
              <w:r>
                <w:rPr>
                  <w:b/>
                </w:rPr>
                <w:t>DisablingCond</w:t>
              </w:r>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40" w:author="Molly McEvilley" w:date="2022-07-29T13:00:00Z"/>
              </w:rPr>
            </w:pPr>
            <w:ins w:id="2141"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4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143" w:author="Molly McEvilley" w:date="2022-07-29T13:00:00Z"/>
              </w:rPr>
            </w:pPr>
            <w:ins w:id="2144"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45" w:author="Molly McEvilley" w:date="2022-07-29T13:00:00Z"/>
                <w:b/>
              </w:rPr>
            </w:pPr>
            <w:ins w:id="2146" w:author="Molly McEvilley" w:date="2022-07-29T13:00:00Z">
              <w:r>
                <w:rPr>
                  <w:b/>
                </w:rPr>
                <w:t>LivingSituation</w:t>
              </w:r>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47" w:author="Molly McEvilley" w:date="2022-07-29T13:00:00Z"/>
              </w:rPr>
            </w:pPr>
            <w:ins w:id="2148"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4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150" w:author="Molly McEvilley" w:date="2022-07-29T13:00:00Z"/>
              </w:rPr>
            </w:pPr>
            <w:ins w:id="2151"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52" w:author="Molly McEvilley" w:date="2022-07-29T13:00:00Z"/>
                <w:b/>
              </w:rPr>
            </w:pPr>
            <w:ins w:id="2153" w:author="Molly McEvilley" w:date="2022-07-29T13:00:00Z">
              <w:r>
                <w:rPr>
                  <w:b/>
                </w:rPr>
                <w:t>LengthOfStay</w:t>
              </w:r>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54" w:author="Molly McEvilley" w:date="2022-07-29T13:00:00Z"/>
              </w:rPr>
            </w:pPr>
            <w:ins w:id="2155"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5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157" w:author="Molly McEvilley" w:date="2022-07-29T13:00:00Z"/>
              </w:rPr>
            </w:pPr>
            <w:ins w:id="2158"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59" w:author="Molly McEvilley" w:date="2022-07-29T13:00:00Z"/>
                <w:b/>
              </w:rPr>
            </w:pPr>
            <w:ins w:id="2160" w:author="Molly McEvilley" w:date="2022-07-29T13:00:00Z">
              <w:r>
                <w:rPr>
                  <w:b/>
                </w:rPr>
                <w:t>HomelessDate</w:t>
              </w:r>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61" w:author="Molly McEvilley" w:date="2022-07-29T13:00:00Z"/>
              </w:rPr>
            </w:pPr>
            <w:ins w:id="2162"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6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164" w:author="Molly McEvilley" w:date="2022-07-29T13:00:00Z"/>
              </w:rPr>
            </w:pPr>
            <w:ins w:id="2165"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66" w:author="Molly McEvilley" w:date="2022-07-29T13:00:00Z"/>
                <w:b/>
              </w:rPr>
            </w:pPr>
            <w:ins w:id="2167" w:author="Molly McEvilley" w:date="2022-07-29T13:00:00Z">
              <w:r>
                <w:rPr>
                  <w:b/>
                </w:rPr>
                <w:t>TimesHomeless</w:t>
              </w:r>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68" w:author="Molly McEvilley" w:date="2022-07-29T13:00:00Z"/>
              </w:rPr>
            </w:pPr>
            <w:ins w:id="2169"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7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171" w:author="Molly McEvilley" w:date="2022-07-29T13:00:00Z"/>
              </w:rPr>
            </w:pPr>
            <w:ins w:id="2172"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73" w:author="Molly McEvilley" w:date="2022-07-29T13:00:00Z"/>
                <w:b/>
              </w:rPr>
            </w:pPr>
            <w:ins w:id="2174" w:author="Molly McEvilley" w:date="2022-07-29T13:00:00Z">
              <w:r>
                <w:rPr>
                  <w:b/>
                </w:rPr>
                <w:t>MonthsHomeless</w:t>
              </w:r>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75" w:author="Molly McEvilley" w:date="2022-07-29T13:00:00Z"/>
              </w:rPr>
            </w:pPr>
            <w:ins w:id="2176"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7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78" w:author="Molly McEvilley" w:date="2022-07-29T13:00:00Z"/>
              </w:rPr>
            </w:pPr>
            <w:ins w:id="2179"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80" w:author="Molly McEvilley" w:date="2022-07-29T13:00:00Z"/>
                <w:b/>
              </w:rPr>
            </w:pPr>
            <w:ins w:id="2181"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82" w:author="Molly McEvilley" w:date="2022-07-29T13:00:00Z"/>
              </w:rPr>
            </w:pPr>
            <w:ins w:id="2183" w:author="Molly McEvilley" w:date="2022-07-29T13:00:00Z">
              <w:r>
                <w:t>Integer</w:t>
              </w:r>
            </w:ins>
          </w:p>
        </w:tc>
      </w:tr>
    </w:tbl>
    <w:p w14:paraId="566E5F1F" w14:textId="77777777" w:rsidR="00C1694A" w:rsidRPr="00C1694A" w:rsidRDefault="00C1694A">
      <w:pPr>
        <w:pPrChange w:id="2184" w:author="Molly McEvilley" w:date="2022-07-29T13:00:00Z">
          <w:pPr>
            <w:pStyle w:val="Heading1"/>
          </w:pPr>
        </w:pPrChange>
      </w:pPr>
    </w:p>
    <w:p w14:paraId="408EA906" w14:textId="5619D0F8" w:rsidR="007242D3" w:rsidDel="002F5BE6" w:rsidRDefault="007242D3" w:rsidP="008C6215">
      <w:pPr>
        <w:pStyle w:val="Heading2"/>
        <w:rPr>
          <w:del w:id="2185" w:author="Molly McEvilley" w:date="2022-07-28T12:00:00Z"/>
        </w:rPr>
      </w:pPr>
      <w:bookmarkStart w:id="2186" w:name="_Toc37849832"/>
      <w:bookmarkStart w:id="2187" w:name="_Toc109988087"/>
      <w:bookmarkStart w:id="2188" w:name="_Toc109993051"/>
      <w:del w:id="2189" w:author="Molly McEvilley" w:date="2022-07-28T12:00:00Z">
        <w:r w:rsidDel="002F5BE6">
          <w:delText>Get HMIS Enrollments Active in the Three-Year Data Quality Report Period</w:delText>
        </w:r>
        <w:bookmarkEnd w:id="2186"/>
        <w:bookmarkEnd w:id="2187"/>
        <w:bookmarkEnd w:id="2188"/>
      </w:del>
    </w:p>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90" w:author="Molly McEvilley" w:date="2022-07-28T12:00:00Z"/>
        </w:rPr>
        <w:pPrChange w:id="2191" w:author="Molly McEvilley" w:date="2022-07-28T12:00:00Z">
          <w:pPr>
            <w:jc w:val="center"/>
          </w:pPr>
        </w:pPrChange>
      </w:pPr>
      <w:bookmarkStart w:id="2192" w:name="_Toc109988088"/>
      <w:bookmarkStart w:id="2193" w:name="_Toc109993052"/>
      <w:del w:id="2194"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92"/>
        <w:bookmarkEnd w:id="2193"/>
      </w:del>
    </w:p>
    <w:p w14:paraId="118DF402" w14:textId="793FCB20" w:rsidR="007242D3" w:rsidDel="002F5BE6" w:rsidRDefault="007242D3">
      <w:pPr>
        <w:pStyle w:val="Heading3"/>
        <w:numPr>
          <w:ilvl w:val="1"/>
          <w:numId w:val="2"/>
        </w:numPr>
        <w:shd w:val="clear" w:color="auto" w:fill="F0F0F2"/>
        <w:ind w:left="720" w:hanging="720"/>
        <w:contextualSpacing/>
        <w:rPr>
          <w:del w:id="2195" w:author="Molly McEvilley" w:date="2022-07-28T12:00:00Z"/>
        </w:rPr>
        <w:pPrChange w:id="2196" w:author="Molly McEvilley" w:date="2022-07-28T12:00:00Z">
          <w:pPr>
            <w:pStyle w:val="Heading3"/>
          </w:pPr>
        </w:pPrChange>
      </w:pPr>
      <w:del w:id="2197"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98" w:author="Molly McEvilley" w:date="2022-07-28T12:00:00Z"/>
        </w:rPr>
        <w:pPrChange w:id="2199" w:author="Molly McEvilley" w:date="2022-07-28T12:00:00Z">
          <w:pPr>
            <w:pStyle w:val="Heading4"/>
          </w:pPr>
        </w:pPrChange>
      </w:pPr>
      <w:del w:id="2200"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201"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2" w:author="Molly McEvilley" w:date="2022-07-28T12:00:00Z"/>
                <w:b/>
                <w:bCs/>
              </w:rPr>
              <w:pPrChange w:id="2203" w:author="Molly McEvilley" w:date="2022-07-28T12:00:00Z">
                <w:pPr>
                  <w:pStyle w:val="NoSpacing"/>
                </w:pPr>
              </w:pPrChange>
            </w:pPr>
            <w:bookmarkStart w:id="2204" w:name="_Toc109988089"/>
            <w:bookmarkStart w:id="2205" w:name="_Toc109993053"/>
            <w:del w:id="2206" w:author="Molly McEvilley" w:date="2022-07-28T12:00:00Z">
              <w:r w:rsidDel="002F5BE6">
                <w:rPr>
                  <w:b/>
                  <w:bCs/>
                </w:rPr>
                <w:delText>t</w:delText>
              </w:r>
              <w:r w:rsidR="007242D3" w:rsidDel="002F5BE6">
                <w:rPr>
                  <w:b/>
                  <w:bCs/>
                </w:rPr>
                <w:delText>lsa_</w:delText>
              </w:r>
              <w:r w:rsidDel="002F5BE6">
                <w:rPr>
                  <w:b/>
                  <w:bCs/>
                </w:rPr>
                <w:delText>CohortDates</w:delText>
              </w:r>
              <w:bookmarkEnd w:id="2204"/>
              <w:bookmarkEnd w:id="2205"/>
            </w:del>
          </w:p>
        </w:tc>
      </w:tr>
      <w:tr w:rsidR="007242D3" w:rsidRPr="00DE4A2E" w:rsidDel="002F5BE6" w14:paraId="08074CA6" w14:textId="0BA1E45D" w:rsidTr="00BC0469">
        <w:trPr>
          <w:cantSplit/>
          <w:trHeight w:val="216"/>
          <w:del w:id="2207"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8" w:author="Molly McEvilley" w:date="2022-07-28T12:00:00Z"/>
              </w:rPr>
              <w:pPrChange w:id="2209" w:author="Molly McEvilley" w:date="2022-07-28T12:00:00Z">
                <w:pPr>
                  <w:pStyle w:val="NoSpacing"/>
                </w:pPr>
              </w:pPrChange>
            </w:pPr>
            <w:bookmarkStart w:id="2210" w:name="_Toc109988090"/>
            <w:bookmarkStart w:id="2211" w:name="_Toc109993054"/>
            <w:del w:id="2212" w:author="Molly McEvilley" w:date="2022-07-28T12:00:00Z">
              <w:r w:rsidDel="002F5BE6">
                <w:delText>Cohort</w:delText>
              </w:r>
              <w:bookmarkEnd w:id="2210"/>
              <w:bookmarkEnd w:id="2211"/>
            </w:del>
          </w:p>
        </w:tc>
      </w:tr>
      <w:tr w:rsidR="00BC0469" w:rsidRPr="00DE4A2E" w:rsidDel="002F5BE6" w14:paraId="1F4F9A56" w14:textId="64E24237" w:rsidTr="00BC0469">
        <w:trPr>
          <w:cantSplit/>
          <w:trHeight w:val="216"/>
          <w:del w:id="2213"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4" w:author="Molly McEvilley" w:date="2022-07-28T12:00:00Z"/>
              </w:rPr>
              <w:pPrChange w:id="2215" w:author="Molly McEvilley" w:date="2022-07-28T12:00:00Z">
                <w:pPr>
                  <w:pStyle w:val="NoSpacing"/>
                </w:pPr>
              </w:pPrChange>
            </w:pPr>
            <w:bookmarkStart w:id="2216" w:name="_Toc109988091"/>
            <w:bookmarkStart w:id="2217" w:name="_Toc109993055"/>
            <w:del w:id="2218" w:author="Molly McEvilley" w:date="2022-07-28T12:00:00Z">
              <w:r w:rsidDel="002F5BE6">
                <w:delText>CohortStart</w:delText>
              </w:r>
              <w:bookmarkEnd w:id="2216"/>
              <w:bookmarkEnd w:id="2217"/>
            </w:del>
          </w:p>
        </w:tc>
      </w:tr>
      <w:tr w:rsidR="007242D3" w:rsidRPr="00DE4A2E" w:rsidDel="002F5BE6" w14:paraId="73767AED" w14:textId="40A87D65" w:rsidTr="00BC0469">
        <w:trPr>
          <w:cantSplit/>
          <w:trHeight w:val="216"/>
          <w:del w:id="2219"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0" w:author="Molly McEvilley" w:date="2022-07-28T12:00:00Z"/>
              </w:rPr>
              <w:pPrChange w:id="2221" w:author="Molly McEvilley" w:date="2022-07-28T12:00:00Z">
                <w:pPr>
                  <w:pStyle w:val="NoSpacing"/>
                </w:pPr>
              </w:pPrChange>
            </w:pPr>
            <w:bookmarkStart w:id="2222" w:name="_Toc109988092"/>
            <w:bookmarkStart w:id="2223" w:name="_Toc109993056"/>
            <w:del w:id="2224" w:author="Molly McEvilley" w:date="2022-07-28T12:00:00Z">
              <w:r w:rsidDel="002F5BE6">
                <w:delText>CohortEnd</w:delText>
              </w:r>
              <w:bookmarkEnd w:id="2222"/>
              <w:bookmarkEnd w:id="2223"/>
            </w:del>
          </w:p>
        </w:tc>
      </w:tr>
      <w:tr w:rsidR="007242D3" w:rsidRPr="005F4836" w:rsidDel="002F5BE6" w14:paraId="5209C084" w14:textId="5A729D5B" w:rsidTr="00BC0469">
        <w:trPr>
          <w:cantSplit/>
          <w:trHeight w:val="216"/>
          <w:del w:id="2225"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6" w:author="Molly McEvilley" w:date="2022-07-28T12:00:00Z"/>
                <w:b/>
                <w:bCs/>
              </w:rPr>
              <w:pPrChange w:id="2227" w:author="Molly McEvilley" w:date="2022-07-28T12:00:00Z">
                <w:pPr>
                  <w:pStyle w:val="NoSpacing"/>
                </w:pPr>
              </w:pPrChange>
            </w:pPr>
            <w:bookmarkStart w:id="2228" w:name="_Toc109988093"/>
            <w:bookmarkStart w:id="2229" w:name="_Toc109993057"/>
            <w:del w:id="2230" w:author="Molly McEvilley" w:date="2022-07-28T12:00:00Z">
              <w:r w:rsidDel="002F5BE6">
                <w:rPr>
                  <w:b/>
                  <w:bCs/>
                </w:rPr>
                <w:delText>hmis</w:delText>
              </w:r>
              <w:r w:rsidRPr="00C032F4" w:rsidDel="002F5BE6">
                <w:rPr>
                  <w:b/>
                  <w:bCs/>
                </w:rPr>
                <w:delText>_Project</w:delText>
              </w:r>
              <w:bookmarkEnd w:id="2228"/>
              <w:bookmarkEnd w:id="2229"/>
            </w:del>
          </w:p>
        </w:tc>
      </w:tr>
      <w:tr w:rsidR="007242D3" w:rsidDel="002F5BE6" w14:paraId="2C9B002B" w14:textId="55A04370" w:rsidTr="00BC0469">
        <w:trPr>
          <w:cantSplit/>
          <w:trHeight w:val="216"/>
          <w:del w:id="2231"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2" w:author="Molly McEvilley" w:date="2022-07-28T12:00:00Z"/>
              </w:rPr>
              <w:pPrChange w:id="2233" w:author="Molly McEvilley" w:date="2022-07-28T12:00:00Z">
                <w:pPr>
                  <w:pStyle w:val="NoSpacing"/>
                </w:pPr>
              </w:pPrChange>
            </w:pPr>
            <w:bookmarkStart w:id="2234" w:name="_Toc109988094"/>
            <w:bookmarkStart w:id="2235" w:name="_Toc109993058"/>
            <w:del w:id="2236" w:author="Molly McEvilley" w:date="2022-07-28T12:00:00Z">
              <w:r w:rsidRPr="00C032F4" w:rsidDel="002F5BE6">
                <w:delText>ProjectID</w:delText>
              </w:r>
              <w:bookmarkEnd w:id="2234"/>
              <w:bookmarkEnd w:id="2235"/>
            </w:del>
          </w:p>
        </w:tc>
      </w:tr>
      <w:tr w:rsidR="007242D3" w:rsidDel="002F5BE6" w14:paraId="3E4155BA" w14:textId="0436081C" w:rsidTr="00BC0469">
        <w:trPr>
          <w:cantSplit/>
          <w:trHeight w:val="216"/>
          <w:del w:id="2237"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8" w:author="Molly McEvilley" w:date="2022-07-28T12:00:00Z"/>
              </w:rPr>
              <w:pPrChange w:id="2239" w:author="Molly McEvilley" w:date="2022-07-28T12:00:00Z">
                <w:pPr>
                  <w:pStyle w:val="NoSpacing"/>
                </w:pPr>
              </w:pPrChange>
            </w:pPr>
            <w:bookmarkStart w:id="2240" w:name="_Toc109988095"/>
            <w:bookmarkStart w:id="2241" w:name="_Toc109993059"/>
            <w:del w:id="2242" w:author="Molly McEvilley" w:date="2022-07-28T12:00:00Z">
              <w:r w:rsidRPr="00C032F4" w:rsidDel="002F5BE6">
                <w:delText>ProjectType</w:delText>
              </w:r>
              <w:bookmarkEnd w:id="2240"/>
              <w:bookmarkEnd w:id="2241"/>
            </w:del>
          </w:p>
        </w:tc>
      </w:tr>
      <w:tr w:rsidR="007242D3" w:rsidDel="002F5BE6" w14:paraId="0C679FF3" w14:textId="0B9A5A57" w:rsidTr="00BC0469">
        <w:trPr>
          <w:cantSplit/>
          <w:trHeight w:val="216"/>
          <w:del w:id="2243"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4" w:author="Molly McEvilley" w:date="2022-07-28T12:00:00Z"/>
              </w:rPr>
              <w:pPrChange w:id="2245" w:author="Molly McEvilley" w:date="2022-07-28T12:00:00Z">
                <w:pPr>
                  <w:pStyle w:val="NoSpacing"/>
                </w:pPr>
              </w:pPrChange>
            </w:pPr>
            <w:bookmarkStart w:id="2246" w:name="_Toc109988096"/>
            <w:bookmarkStart w:id="2247" w:name="_Toc109993060"/>
            <w:del w:id="2248" w:author="Molly McEvilley" w:date="2022-07-28T12:00:00Z">
              <w:r w:rsidRPr="00C032F4" w:rsidDel="002F5BE6">
                <w:delText>TrackingMethod</w:delText>
              </w:r>
              <w:bookmarkEnd w:id="2246"/>
              <w:bookmarkEnd w:id="2247"/>
            </w:del>
          </w:p>
        </w:tc>
      </w:tr>
      <w:tr w:rsidR="007242D3" w:rsidRPr="005F4836" w:rsidDel="002F5BE6" w14:paraId="25EE1183" w14:textId="660410F2" w:rsidTr="00BC0469">
        <w:trPr>
          <w:cantSplit/>
          <w:trHeight w:val="197"/>
          <w:del w:id="2249"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0" w:author="Molly McEvilley" w:date="2022-07-28T12:00:00Z"/>
                <w:b/>
                <w:bCs/>
              </w:rPr>
              <w:pPrChange w:id="2251" w:author="Molly McEvilley" w:date="2022-07-28T12:00:00Z">
                <w:pPr>
                  <w:pStyle w:val="NoSpacing"/>
                </w:pPr>
              </w:pPrChange>
            </w:pPr>
            <w:bookmarkStart w:id="2252" w:name="_Toc109988097"/>
            <w:bookmarkStart w:id="2253" w:name="_Toc109993061"/>
            <w:del w:id="2254" w:author="Molly McEvilley" w:date="2022-07-28T12:00:00Z">
              <w:r w:rsidRPr="00C032F4" w:rsidDel="002F5BE6">
                <w:rPr>
                  <w:b/>
                  <w:bCs/>
                </w:rPr>
                <w:delText>hmis_Enrollment</w:delText>
              </w:r>
              <w:bookmarkEnd w:id="2252"/>
              <w:bookmarkEnd w:id="2253"/>
            </w:del>
          </w:p>
        </w:tc>
      </w:tr>
      <w:tr w:rsidR="007242D3" w:rsidDel="002F5BE6" w14:paraId="7C23D500" w14:textId="57F49F0C" w:rsidTr="00BC0469">
        <w:trPr>
          <w:cantSplit/>
          <w:trHeight w:val="216"/>
          <w:del w:id="2255"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6" w:author="Molly McEvilley" w:date="2022-07-28T12:00:00Z"/>
              </w:rPr>
              <w:pPrChange w:id="2257" w:author="Molly McEvilley" w:date="2022-07-28T12:00:00Z">
                <w:pPr>
                  <w:pStyle w:val="NoSpacing"/>
                </w:pPr>
              </w:pPrChange>
            </w:pPr>
            <w:bookmarkStart w:id="2258" w:name="_Toc109988098"/>
            <w:bookmarkStart w:id="2259" w:name="_Toc109993062"/>
            <w:del w:id="2260" w:author="Molly McEvilley" w:date="2022-07-28T12:00:00Z">
              <w:r w:rsidRPr="00C032F4" w:rsidDel="002F5BE6">
                <w:delText>EnrollmentID</w:delText>
              </w:r>
              <w:bookmarkEnd w:id="2258"/>
              <w:bookmarkEnd w:id="2259"/>
            </w:del>
          </w:p>
        </w:tc>
      </w:tr>
      <w:tr w:rsidR="007242D3" w:rsidDel="002F5BE6" w14:paraId="3208F278" w14:textId="390FE300" w:rsidTr="00BC0469">
        <w:trPr>
          <w:cantSplit/>
          <w:trHeight w:val="216"/>
          <w:del w:id="2261"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2" w:author="Molly McEvilley" w:date="2022-07-28T12:00:00Z"/>
              </w:rPr>
              <w:pPrChange w:id="2263" w:author="Molly McEvilley" w:date="2022-07-28T12:00:00Z">
                <w:pPr>
                  <w:pStyle w:val="NoSpacing"/>
                </w:pPr>
              </w:pPrChange>
            </w:pPr>
            <w:bookmarkStart w:id="2264" w:name="_Toc109988099"/>
            <w:bookmarkStart w:id="2265" w:name="_Toc109993063"/>
            <w:del w:id="2266" w:author="Molly McEvilley" w:date="2022-07-28T12:00:00Z">
              <w:r w:rsidRPr="00C032F4" w:rsidDel="002F5BE6">
                <w:delText>PersonalID</w:delText>
              </w:r>
              <w:bookmarkEnd w:id="2264"/>
              <w:bookmarkEnd w:id="2265"/>
            </w:del>
          </w:p>
        </w:tc>
      </w:tr>
      <w:tr w:rsidR="007242D3" w:rsidDel="002F5BE6" w14:paraId="79710492" w14:textId="5C414A05" w:rsidTr="00BC0469">
        <w:trPr>
          <w:cantSplit/>
          <w:trHeight w:val="216"/>
          <w:del w:id="2267"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8" w:author="Molly McEvilley" w:date="2022-07-28T12:00:00Z"/>
              </w:rPr>
              <w:pPrChange w:id="2269" w:author="Molly McEvilley" w:date="2022-07-28T12:00:00Z">
                <w:pPr>
                  <w:pStyle w:val="NoSpacing"/>
                </w:pPr>
              </w:pPrChange>
            </w:pPr>
            <w:bookmarkStart w:id="2270" w:name="_Toc109988100"/>
            <w:bookmarkStart w:id="2271" w:name="_Toc109993064"/>
            <w:del w:id="2272" w:author="Molly McEvilley" w:date="2022-07-28T12:00:00Z">
              <w:r w:rsidRPr="00C032F4" w:rsidDel="002F5BE6">
                <w:delText>ProjectID</w:delText>
              </w:r>
              <w:bookmarkEnd w:id="2270"/>
              <w:bookmarkEnd w:id="2271"/>
            </w:del>
          </w:p>
        </w:tc>
      </w:tr>
      <w:tr w:rsidR="007242D3" w:rsidDel="002F5BE6" w14:paraId="6B61CB7A" w14:textId="689ECD76" w:rsidTr="00BC0469">
        <w:trPr>
          <w:cantSplit/>
          <w:trHeight w:val="216"/>
          <w:del w:id="2273"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4" w:author="Molly McEvilley" w:date="2022-07-28T12:00:00Z"/>
              </w:rPr>
              <w:pPrChange w:id="2275" w:author="Molly McEvilley" w:date="2022-07-28T12:00:00Z">
                <w:pPr>
                  <w:pStyle w:val="NoSpacing"/>
                </w:pPr>
              </w:pPrChange>
            </w:pPr>
            <w:bookmarkStart w:id="2276" w:name="_Toc109988101"/>
            <w:bookmarkStart w:id="2277" w:name="_Toc109993065"/>
            <w:del w:id="2278" w:author="Molly McEvilley" w:date="2022-07-28T12:00:00Z">
              <w:r w:rsidRPr="00C032F4" w:rsidDel="002F5BE6">
                <w:delText>HouseholdID</w:delText>
              </w:r>
              <w:bookmarkEnd w:id="2276"/>
              <w:bookmarkEnd w:id="2277"/>
            </w:del>
          </w:p>
        </w:tc>
      </w:tr>
      <w:tr w:rsidR="007242D3" w:rsidDel="002F5BE6" w14:paraId="0DA8218A" w14:textId="3DF0804E" w:rsidTr="00BC0469">
        <w:trPr>
          <w:cantSplit/>
          <w:trHeight w:val="216"/>
          <w:del w:id="2279"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0" w:author="Molly McEvilley" w:date="2022-07-28T12:00:00Z"/>
              </w:rPr>
              <w:pPrChange w:id="2281" w:author="Molly McEvilley" w:date="2022-07-28T12:00:00Z">
                <w:pPr>
                  <w:pStyle w:val="NoSpacing"/>
                </w:pPr>
              </w:pPrChange>
            </w:pPr>
            <w:bookmarkStart w:id="2282" w:name="_Toc109988102"/>
            <w:bookmarkStart w:id="2283" w:name="_Toc109993066"/>
            <w:del w:id="2284" w:author="Molly McEvilley" w:date="2022-07-28T12:00:00Z">
              <w:r w:rsidRPr="00C032F4" w:rsidDel="002F5BE6">
                <w:delText>EntryDate</w:delText>
              </w:r>
              <w:bookmarkEnd w:id="2282"/>
              <w:bookmarkEnd w:id="2283"/>
            </w:del>
          </w:p>
        </w:tc>
      </w:tr>
      <w:tr w:rsidR="007242D3" w:rsidDel="002F5BE6" w14:paraId="63C9EFAD" w14:textId="5273C6B8" w:rsidTr="00BC0469">
        <w:trPr>
          <w:cantSplit/>
          <w:trHeight w:val="216"/>
          <w:del w:id="2285"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6" w:author="Molly McEvilley" w:date="2022-07-28T12:00:00Z"/>
              </w:rPr>
              <w:pPrChange w:id="2287" w:author="Molly McEvilley" w:date="2022-07-28T12:00:00Z">
                <w:pPr>
                  <w:pStyle w:val="NoSpacing"/>
                </w:pPr>
              </w:pPrChange>
            </w:pPr>
            <w:bookmarkStart w:id="2288" w:name="_Toc109988103"/>
            <w:bookmarkStart w:id="2289" w:name="_Toc109993067"/>
            <w:del w:id="2290" w:author="Molly McEvilley" w:date="2022-07-28T12:00:00Z">
              <w:r w:rsidRPr="00C032F4" w:rsidDel="002F5BE6">
                <w:delText>RelationshipToHoH</w:delText>
              </w:r>
              <w:bookmarkEnd w:id="2288"/>
              <w:bookmarkEnd w:id="2289"/>
            </w:del>
          </w:p>
        </w:tc>
      </w:tr>
      <w:tr w:rsidR="007242D3" w:rsidDel="002F5BE6" w14:paraId="7E2CF23B" w14:textId="29DEAFCE" w:rsidTr="00BC0469">
        <w:trPr>
          <w:cantSplit/>
          <w:trHeight w:val="216"/>
          <w:del w:id="2291"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2" w:author="Molly McEvilley" w:date="2022-07-28T12:00:00Z"/>
              </w:rPr>
              <w:pPrChange w:id="2293" w:author="Molly McEvilley" w:date="2022-07-28T12:00:00Z">
                <w:pPr>
                  <w:pStyle w:val="NoSpacing"/>
                </w:pPr>
              </w:pPrChange>
            </w:pPr>
            <w:bookmarkStart w:id="2294" w:name="_Toc109988104"/>
            <w:bookmarkStart w:id="2295" w:name="_Toc109993068"/>
            <w:del w:id="2296" w:author="Molly McEvilley" w:date="2022-07-28T12:00:00Z">
              <w:r w:rsidRPr="00C032F4" w:rsidDel="002F5BE6">
                <w:delText>MoveInDate</w:delText>
              </w:r>
              <w:bookmarkEnd w:id="2294"/>
              <w:bookmarkEnd w:id="2295"/>
            </w:del>
          </w:p>
        </w:tc>
      </w:tr>
      <w:tr w:rsidR="007242D3" w:rsidRPr="005F4836" w:rsidDel="002F5BE6" w14:paraId="7AF89E4E" w14:textId="6C910A50" w:rsidTr="00BC0469">
        <w:trPr>
          <w:cantSplit/>
          <w:trHeight w:val="197"/>
          <w:del w:id="2297"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8" w:author="Molly McEvilley" w:date="2022-07-28T12:00:00Z"/>
                <w:b/>
                <w:bCs/>
              </w:rPr>
              <w:pPrChange w:id="2299" w:author="Molly McEvilley" w:date="2022-07-28T12:00:00Z">
                <w:pPr>
                  <w:pStyle w:val="NoSpacing"/>
                </w:pPr>
              </w:pPrChange>
            </w:pPr>
            <w:bookmarkStart w:id="2300" w:name="_Toc109988105"/>
            <w:bookmarkStart w:id="2301" w:name="_Toc109993069"/>
            <w:del w:id="2302" w:author="Molly McEvilley" w:date="2022-07-28T12:00:00Z">
              <w:r w:rsidRPr="00C032F4" w:rsidDel="002F5BE6">
                <w:rPr>
                  <w:b/>
                  <w:bCs/>
                </w:rPr>
                <w:delText>hmis_EnrollmentCoC</w:delText>
              </w:r>
              <w:bookmarkEnd w:id="2300"/>
              <w:bookmarkEnd w:id="2301"/>
            </w:del>
          </w:p>
        </w:tc>
      </w:tr>
      <w:tr w:rsidR="007242D3" w:rsidDel="002F5BE6" w14:paraId="180829FC" w14:textId="2DCE5020" w:rsidTr="00BC0469">
        <w:trPr>
          <w:cantSplit/>
          <w:trHeight w:val="216"/>
          <w:del w:id="2303"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4" w:author="Molly McEvilley" w:date="2022-07-28T12:00:00Z"/>
              </w:rPr>
              <w:pPrChange w:id="2305" w:author="Molly McEvilley" w:date="2022-07-28T12:00:00Z">
                <w:pPr>
                  <w:pStyle w:val="NoSpacing"/>
                </w:pPr>
              </w:pPrChange>
            </w:pPr>
            <w:bookmarkStart w:id="2306" w:name="_Toc109988106"/>
            <w:bookmarkStart w:id="2307" w:name="_Toc109993070"/>
            <w:del w:id="2308" w:author="Molly McEvilley" w:date="2022-07-28T12:00:00Z">
              <w:r w:rsidRPr="00C032F4" w:rsidDel="002F5BE6">
                <w:delText>EnrollmentID</w:delText>
              </w:r>
              <w:bookmarkEnd w:id="2306"/>
              <w:bookmarkEnd w:id="2307"/>
            </w:del>
          </w:p>
        </w:tc>
      </w:tr>
      <w:tr w:rsidR="007242D3" w:rsidDel="002F5BE6" w14:paraId="77B12D37" w14:textId="3D58600C" w:rsidTr="00BC0469">
        <w:trPr>
          <w:cantSplit/>
          <w:trHeight w:val="216"/>
          <w:del w:id="2309"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0" w:author="Molly McEvilley" w:date="2022-07-28T12:00:00Z"/>
              </w:rPr>
              <w:pPrChange w:id="2311" w:author="Molly McEvilley" w:date="2022-07-28T12:00:00Z">
                <w:pPr>
                  <w:pStyle w:val="NoSpacing"/>
                </w:pPr>
              </w:pPrChange>
            </w:pPr>
            <w:bookmarkStart w:id="2312" w:name="_Toc109988107"/>
            <w:bookmarkStart w:id="2313" w:name="_Toc109993071"/>
            <w:del w:id="2314" w:author="Molly McEvilley" w:date="2022-07-28T12:00:00Z">
              <w:r w:rsidRPr="00C032F4" w:rsidDel="002F5BE6">
                <w:delText>InformationDate</w:delText>
              </w:r>
              <w:bookmarkEnd w:id="2312"/>
              <w:bookmarkEnd w:id="2313"/>
            </w:del>
          </w:p>
        </w:tc>
      </w:tr>
      <w:tr w:rsidR="007242D3" w:rsidDel="002F5BE6" w14:paraId="756B8B33" w14:textId="4D96419F" w:rsidTr="00BC0469">
        <w:trPr>
          <w:cantSplit/>
          <w:trHeight w:val="216"/>
          <w:del w:id="2315"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6" w:author="Molly McEvilley" w:date="2022-07-28T12:00:00Z"/>
              </w:rPr>
              <w:pPrChange w:id="2317" w:author="Molly McEvilley" w:date="2022-07-28T12:00:00Z">
                <w:pPr>
                  <w:pStyle w:val="NoSpacing"/>
                </w:pPr>
              </w:pPrChange>
            </w:pPr>
            <w:bookmarkStart w:id="2318" w:name="_Toc109988108"/>
            <w:bookmarkStart w:id="2319" w:name="_Toc109993072"/>
            <w:del w:id="2320" w:author="Molly McEvilley" w:date="2022-07-28T12:00:00Z">
              <w:r w:rsidRPr="00C032F4" w:rsidDel="002F5BE6">
                <w:delText>CoCCode</w:delText>
              </w:r>
              <w:bookmarkEnd w:id="2318"/>
              <w:bookmarkEnd w:id="2319"/>
            </w:del>
          </w:p>
        </w:tc>
      </w:tr>
      <w:tr w:rsidR="007242D3" w:rsidRPr="005F4836" w:rsidDel="002F5BE6" w14:paraId="4B944B56" w14:textId="70191FB0" w:rsidTr="00BC0469">
        <w:trPr>
          <w:cantSplit/>
          <w:trHeight w:val="197"/>
          <w:del w:id="2321"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2" w:author="Molly McEvilley" w:date="2022-07-28T12:00:00Z"/>
                <w:b/>
                <w:bCs/>
              </w:rPr>
              <w:pPrChange w:id="2323" w:author="Molly McEvilley" w:date="2022-07-28T12:00:00Z">
                <w:pPr>
                  <w:pStyle w:val="NoSpacing"/>
                </w:pPr>
              </w:pPrChange>
            </w:pPr>
            <w:bookmarkStart w:id="2324" w:name="_Toc109988109"/>
            <w:bookmarkStart w:id="2325" w:name="_Toc109993073"/>
            <w:del w:id="2326" w:author="Molly McEvilley" w:date="2022-07-28T12:00:00Z">
              <w:r w:rsidRPr="00C032F4" w:rsidDel="002F5BE6">
                <w:rPr>
                  <w:b/>
                  <w:bCs/>
                </w:rPr>
                <w:delText>hmis_Services</w:delText>
              </w:r>
              <w:bookmarkEnd w:id="2324"/>
              <w:bookmarkEnd w:id="2325"/>
            </w:del>
          </w:p>
        </w:tc>
      </w:tr>
      <w:tr w:rsidR="007242D3" w:rsidDel="002F5BE6" w14:paraId="0DCC9D3A" w14:textId="22A22867" w:rsidTr="00BC0469">
        <w:trPr>
          <w:cantSplit/>
          <w:trHeight w:val="216"/>
          <w:del w:id="2327"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8" w:author="Molly McEvilley" w:date="2022-07-28T12:00:00Z"/>
              </w:rPr>
              <w:pPrChange w:id="2329" w:author="Molly McEvilley" w:date="2022-07-28T12:00:00Z">
                <w:pPr>
                  <w:pStyle w:val="NoSpacing"/>
                </w:pPr>
              </w:pPrChange>
            </w:pPr>
            <w:bookmarkStart w:id="2330" w:name="_Toc109988110"/>
            <w:bookmarkStart w:id="2331" w:name="_Toc109993074"/>
            <w:del w:id="2332" w:author="Molly McEvilley" w:date="2022-07-28T12:00:00Z">
              <w:r w:rsidRPr="00C032F4" w:rsidDel="002F5BE6">
                <w:delText>EnrollmentID</w:delText>
              </w:r>
              <w:bookmarkEnd w:id="2330"/>
              <w:bookmarkEnd w:id="2331"/>
            </w:del>
          </w:p>
        </w:tc>
      </w:tr>
      <w:tr w:rsidR="007242D3" w:rsidDel="002F5BE6" w14:paraId="26F6498B" w14:textId="25204E59" w:rsidTr="00BC0469">
        <w:trPr>
          <w:cantSplit/>
          <w:trHeight w:val="216"/>
          <w:del w:id="2333"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4" w:author="Molly McEvilley" w:date="2022-07-28T12:00:00Z"/>
              </w:rPr>
              <w:pPrChange w:id="2335" w:author="Molly McEvilley" w:date="2022-07-28T12:00:00Z">
                <w:pPr>
                  <w:pStyle w:val="NoSpacing"/>
                </w:pPr>
              </w:pPrChange>
            </w:pPr>
            <w:bookmarkStart w:id="2336" w:name="_Toc109988111"/>
            <w:bookmarkStart w:id="2337" w:name="_Toc109993075"/>
            <w:del w:id="2338"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336"/>
              <w:bookmarkEnd w:id="2337"/>
            </w:del>
          </w:p>
        </w:tc>
      </w:tr>
      <w:tr w:rsidR="007242D3" w:rsidRPr="005F4836" w:rsidDel="002F5BE6" w14:paraId="5485E8EB" w14:textId="22631E01" w:rsidTr="00BC0469">
        <w:trPr>
          <w:cantSplit/>
          <w:trHeight w:val="197"/>
          <w:del w:id="2339"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0" w:author="Molly McEvilley" w:date="2022-07-28T12:00:00Z"/>
                <w:b/>
                <w:bCs/>
              </w:rPr>
              <w:pPrChange w:id="2341" w:author="Molly McEvilley" w:date="2022-07-28T12:00:00Z">
                <w:pPr>
                  <w:pStyle w:val="NoSpacing"/>
                </w:pPr>
              </w:pPrChange>
            </w:pPr>
            <w:bookmarkStart w:id="2342" w:name="_Toc109988112"/>
            <w:bookmarkStart w:id="2343" w:name="_Toc109993076"/>
            <w:del w:id="2344" w:author="Molly McEvilley" w:date="2022-07-28T12:00:00Z">
              <w:r w:rsidRPr="00C032F4" w:rsidDel="002F5BE6">
                <w:rPr>
                  <w:b/>
                  <w:bCs/>
                </w:rPr>
                <w:delText>hmis_Exit</w:delText>
              </w:r>
              <w:bookmarkEnd w:id="2342"/>
              <w:bookmarkEnd w:id="2343"/>
            </w:del>
          </w:p>
        </w:tc>
      </w:tr>
      <w:tr w:rsidR="007242D3" w:rsidDel="002F5BE6" w14:paraId="719E65B7" w14:textId="3860999F" w:rsidTr="00BC0469">
        <w:trPr>
          <w:cantSplit/>
          <w:trHeight w:val="216"/>
          <w:del w:id="2345"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6" w:author="Molly McEvilley" w:date="2022-07-28T12:00:00Z"/>
              </w:rPr>
              <w:pPrChange w:id="2347" w:author="Molly McEvilley" w:date="2022-07-28T12:00:00Z">
                <w:pPr>
                  <w:pStyle w:val="NoSpacing"/>
                </w:pPr>
              </w:pPrChange>
            </w:pPr>
            <w:bookmarkStart w:id="2348" w:name="_Toc109988113"/>
            <w:bookmarkStart w:id="2349" w:name="_Toc109993077"/>
            <w:del w:id="2350" w:author="Molly McEvilley" w:date="2022-07-28T12:00:00Z">
              <w:r w:rsidRPr="00C032F4" w:rsidDel="002F5BE6">
                <w:delText>EnrollmentID</w:delText>
              </w:r>
              <w:bookmarkEnd w:id="2348"/>
              <w:bookmarkEnd w:id="2349"/>
            </w:del>
          </w:p>
        </w:tc>
      </w:tr>
      <w:tr w:rsidR="007242D3" w:rsidDel="002F5BE6" w14:paraId="775FB041" w14:textId="7266C67E" w:rsidTr="00BC0469">
        <w:trPr>
          <w:cantSplit/>
          <w:trHeight w:val="216"/>
          <w:del w:id="2351"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2" w:author="Molly McEvilley" w:date="2022-07-28T12:00:00Z"/>
              </w:rPr>
              <w:pPrChange w:id="2353" w:author="Molly McEvilley" w:date="2022-07-28T12:00:00Z">
                <w:pPr>
                  <w:pStyle w:val="NoSpacing"/>
                </w:pPr>
              </w:pPrChange>
            </w:pPr>
            <w:bookmarkStart w:id="2354" w:name="_Toc109988114"/>
            <w:bookmarkStart w:id="2355" w:name="_Toc109993078"/>
            <w:del w:id="2356" w:author="Molly McEvilley" w:date="2022-07-28T12:00:00Z">
              <w:r w:rsidRPr="00C032F4" w:rsidDel="002F5BE6">
                <w:delText>ExitDate</w:delText>
              </w:r>
              <w:bookmarkEnd w:id="2354"/>
              <w:bookmarkEnd w:id="2355"/>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357" w:author="Molly McEvilley" w:date="2022-07-28T12:00:00Z"/>
        </w:rPr>
        <w:pPrChange w:id="2358" w:author="Molly McEvilley" w:date="2022-07-28T12:00:00Z">
          <w:pPr>
            <w:pStyle w:val="Heading4"/>
          </w:pPr>
        </w:pPrChange>
      </w:pPr>
      <w:del w:id="2359"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360"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1" w:author="Molly McEvilley" w:date="2022-07-28T12:00:00Z"/>
                <w:b/>
                <w:bCs/>
                <w:color w:val="FFFFFF" w:themeColor="background1"/>
              </w:rPr>
              <w:pPrChange w:id="2362" w:author="Molly McEvilley" w:date="2022-07-28T12:00:00Z">
                <w:pPr>
                  <w:pStyle w:val="NoSpacing"/>
                </w:pPr>
              </w:pPrChange>
            </w:pPr>
            <w:bookmarkStart w:id="2363" w:name="_Toc109988115"/>
            <w:bookmarkStart w:id="2364" w:name="_Toc109993079"/>
            <w:del w:id="2365" w:author="Molly McEvilley" w:date="2022-07-28T12:00:00Z">
              <w:r w:rsidDel="002F5BE6">
                <w:rPr>
                  <w:b/>
                  <w:bCs/>
                  <w:color w:val="FFFFFF" w:themeColor="background1"/>
                </w:rPr>
                <w:delText>dq_Enrollment</w:delText>
              </w:r>
              <w:bookmarkEnd w:id="2363"/>
              <w:bookmarkEnd w:id="2364"/>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6" w:author="Molly McEvilley" w:date="2022-07-28T12:00:00Z"/>
                <w:b/>
                <w:bCs/>
                <w:color w:val="FFFFFF" w:themeColor="background1"/>
              </w:rPr>
              <w:pPrChange w:id="2367" w:author="Molly McEvilley" w:date="2022-07-28T12:00:00Z">
                <w:pPr>
                  <w:pStyle w:val="NoSpacing"/>
                </w:pPr>
              </w:pPrChange>
            </w:pPr>
            <w:bookmarkStart w:id="2368" w:name="_Toc109988116"/>
            <w:bookmarkStart w:id="2369" w:name="_Toc109993080"/>
            <w:bookmarkEnd w:id="2368"/>
            <w:bookmarkEnd w:id="2369"/>
          </w:p>
        </w:tc>
      </w:tr>
      <w:tr w:rsidR="00BC0469" w:rsidDel="002F5BE6" w14:paraId="609E997B" w14:textId="44F6B42C" w:rsidTr="00BC0469">
        <w:trPr>
          <w:cantSplit/>
          <w:trHeight w:val="216"/>
          <w:del w:id="2370"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1" w:author="Molly McEvilley" w:date="2022-07-28T12:00:00Z"/>
                <w:b/>
              </w:rPr>
              <w:pPrChange w:id="2372" w:author="Molly McEvilley" w:date="2022-07-28T12:00:00Z">
                <w:pPr>
                  <w:pStyle w:val="NoSpacing"/>
                </w:pPr>
              </w:pPrChange>
            </w:pPr>
            <w:bookmarkStart w:id="2373" w:name="_Toc109988117"/>
            <w:bookmarkStart w:id="2374" w:name="_Toc109993081"/>
            <w:del w:id="2375" w:author="Molly McEvilley" w:date="2022-07-28T12:00:00Z">
              <w:r w:rsidDel="002F5BE6">
                <w:rPr>
                  <w:b/>
                </w:rPr>
                <w:delText>EnrollmentID</w:delText>
              </w:r>
              <w:bookmarkEnd w:id="2373"/>
              <w:bookmarkEnd w:id="2374"/>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6" w:author="Molly McEvilley" w:date="2022-07-28T12:00:00Z"/>
                <w:bCs/>
              </w:rPr>
              <w:pPrChange w:id="2377" w:author="Molly McEvilley" w:date="2022-07-28T12:00:00Z">
                <w:pPr>
                  <w:pStyle w:val="NoSpacing"/>
                </w:pPr>
              </w:pPrChange>
            </w:pPr>
            <w:bookmarkStart w:id="2378" w:name="_Toc109988118"/>
            <w:bookmarkStart w:id="2379" w:name="_Toc109993082"/>
            <w:del w:id="2380" w:author="Molly McEvilley" w:date="2022-07-28T12:00:00Z">
              <w:r w:rsidRPr="00BC0469" w:rsidDel="002F5BE6">
                <w:rPr>
                  <w:bCs/>
                </w:rPr>
                <w:delText>From hmis_Enrollment</w:delText>
              </w:r>
              <w:bookmarkEnd w:id="2378"/>
              <w:bookmarkEnd w:id="2379"/>
            </w:del>
          </w:p>
        </w:tc>
      </w:tr>
      <w:tr w:rsidR="00BC0469" w:rsidDel="002F5BE6" w14:paraId="1BAA108B" w14:textId="4E10BFFC" w:rsidTr="00BC0469">
        <w:trPr>
          <w:cantSplit/>
          <w:trHeight w:val="216"/>
          <w:del w:id="2381"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2" w:author="Molly McEvilley" w:date="2022-07-28T12:00:00Z"/>
                <w:b/>
              </w:rPr>
              <w:pPrChange w:id="2383" w:author="Molly McEvilley" w:date="2022-07-28T12:00:00Z">
                <w:pPr>
                  <w:pStyle w:val="NoSpacing"/>
                </w:pPr>
              </w:pPrChange>
            </w:pPr>
            <w:bookmarkStart w:id="2384" w:name="_Toc109988119"/>
            <w:bookmarkStart w:id="2385" w:name="_Toc109993083"/>
            <w:del w:id="2386" w:author="Molly McEvilley" w:date="2022-07-28T12:00:00Z">
              <w:r w:rsidDel="002F5BE6">
                <w:rPr>
                  <w:b/>
                </w:rPr>
                <w:delText>PersonalID</w:delText>
              </w:r>
              <w:bookmarkEnd w:id="2384"/>
              <w:bookmarkEnd w:id="2385"/>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7" w:author="Molly McEvilley" w:date="2022-07-28T12:00:00Z"/>
                <w:bCs/>
              </w:rPr>
              <w:pPrChange w:id="2388" w:author="Molly McEvilley" w:date="2022-07-28T12:00:00Z">
                <w:pPr>
                  <w:pStyle w:val="NoSpacing"/>
                </w:pPr>
              </w:pPrChange>
            </w:pPr>
            <w:bookmarkStart w:id="2389" w:name="_Toc109988120"/>
            <w:bookmarkStart w:id="2390" w:name="_Toc109993084"/>
            <w:del w:id="2391" w:author="Molly McEvilley" w:date="2022-07-28T12:00:00Z">
              <w:r w:rsidRPr="00BC0469" w:rsidDel="002F5BE6">
                <w:rPr>
                  <w:bCs/>
                </w:rPr>
                <w:delText>From hmis_Enrollment</w:delText>
              </w:r>
              <w:bookmarkEnd w:id="2389"/>
              <w:bookmarkEnd w:id="2390"/>
            </w:del>
          </w:p>
        </w:tc>
      </w:tr>
      <w:tr w:rsidR="00BC0469" w:rsidDel="002F5BE6" w14:paraId="1DD17C85" w14:textId="6281E9EE" w:rsidTr="00BC0469">
        <w:trPr>
          <w:cantSplit/>
          <w:trHeight w:val="216"/>
          <w:del w:id="2392"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3" w:author="Molly McEvilley" w:date="2022-07-28T12:00:00Z"/>
                <w:b/>
              </w:rPr>
              <w:pPrChange w:id="2394" w:author="Molly McEvilley" w:date="2022-07-28T12:00:00Z">
                <w:pPr>
                  <w:pStyle w:val="NoSpacing"/>
                </w:pPr>
              </w:pPrChange>
            </w:pPr>
            <w:bookmarkStart w:id="2395" w:name="_Toc109988121"/>
            <w:bookmarkStart w:id="2396" w:name="_Toc109993085"/>
            <w:del w:id="2397" w:author="Molly McEvilley" w:date="2022-07-28T12:00:00Z">
              <w:r w:rsidDel="002F5BE6">
                <w:rPr>
                  <w:b/>
                </w:rPr>
                <w:delText>HouseholdID</w:delText>
              </w:r>
              <w:bookmarkEnd w:id="2395"/>
              <w:bookmarkEnd w:id="2396"/>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8" w:author="Molly McEvilley" w:date="2022-07-28T12:00:00Z"/>
                <w:bCs/>
              </w:rPr>
              <w:pPrChange w:id="2399" w:author="Molly McEvilley" w:date="2022-07-28T12:00:00Z">
                <w:pPr>
                  <w:pStyle w:val="NoSpacing"/>
                </w:pPr>
              </w:pPrChange>
            </w:pPr>
            <w:bookmarkStart w:id="2400" w:name="_Toc109988122"/>
            <w:bookmarkStart w:id="2401" w:name="_Toc109993086"/>
            <w:del w:id="2402" w:author="Molly McEvilley" w:date="2022-07-28T12:00:00Z">
              <w:r w:rsidRPr="00BC0469" w:rsidDel="002F5BE6">
                <w:rPr>
                  <w:bCs/>
                </w:rPr>
                <w:delText>From hmis_Enrollment</w:delText>
              </w:r>
              <w:bookmarkEnd w:id="2400"/>
              <w:bookmarkEnd w:id="2401"/>
            </w:del>
          </w:p>
        </w:tc>
      </w:tr>
      <w:tr w:rsidR="003B32CD" w:rsidDel="002F5BE6" w14:paraId="2FE9646F" w14:textId="458270B8" w:rsidTr="00BC0469">
        <w:trPr>
          <w:cantSplit/>
          <w:trHeight w:val="216"/>
          <w:del w:id="2403"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4" w:author="Molly McEvilley" w:date="2022-07-28T12:00:00Z"/>
                <w:b/>
              </w:rPr>
              <w:pPrChange w:id="2405" w:author="Molly McEvilley" w:date="2022-07-28T12:00:00Z">
                <w:pPr>
                  <w:pStyle w:val="NoSpacing"/>
                </w:pPr>
              </w:pPrChange>
            </w:pPr>
            <w:bookmarkStart w:id="2406" w:name="_Toc109988123"/>
            <w:bookmarkStart w:id="2407" w:name="_Toc109993087"/>
            <w:del w:id="2408" w:author="Molly McEvilley" w:date="2022-07-28T12:00:00Z">
              <w:r w:rsidDel="002F5BE6">
                <w:rPr>
                  <w:b/>
                </w:rPr>
                <w:delText>RelationshipToHoH</w:delText>
              </w:r>
              <w:bookmarkEnd w:id="2406"/>
              <w:bookmarkEnd w:id="2407"/>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9" w:author="Molly McEvilley" w:date="2022-07-28T12:00:00Z"/>
                <w:bCs/>
              </w:rPr>
              <w:pPrChange w:id="2410" w:author="Molly McEvilley" w:date="2022-07-28T12:00:00Z">
                <w:pPr>
                  <w:pStyle w:val="NoSpacing"/>
                </w:pPr>
              </w:pPrChange>
            </w:pPr>
            <w:bookmarkStart w:id="2411" w:name="_Toc109988124"/>
            <w:bookmarkStart w:id="2412" w:name="_Toc109993088"/>
            <w:del w:id="2413" w:author="Molly McEvilley" w:date="2022-07-28T12:00:00Z">
              <w:r w:rsidRPr="00BC0469" w:rsidDel="002F5BE6">
                <w:rPr>
                  <w:bCs/>
                </w:rPr>
                <w:delText>From hmis_Enrollment</w:delText>
              </w:r>
              <w:bookmarkEnd w:id="2411"/>
              <w:bookmarkEnd w:id="2412"/>
            </w:del>
          </w:p>
        </w:tc>
      </w:tr>
      <w:tr w:rsidR="003B32CD" w:rsidDel="002F5BE6" w14:paraId="7B222F4F" w14:textId="1BDED014" w:rsidTr="00BC0469">
        <w:trPr>
          <w:cantSplit/>
          <w:trHeight w:val="216"/>
          <w:del w:id="2414"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5" w:author="Molly McEvilley" w:date="2022-07-28T12:00:00Z"/>
                <w:b/>
              </w:rPr>
              <w:pPrChange w:id="2416" w:author="Molly McEvilley" w:date="2022-07-28T12:00:00Z">
                <w:pPr>
                  <w:pStyle w:val="NoSpacing"/>
                </w:pPr>
              </w:pPrChange>
            </w:pPr>
            <w:bookmarkStart w:id="2417" w:name="_Toc109988125"/>
            <w:bookmarkStart w:id="2418" w:name="_Toc109993089"/>
            <w:del w:id="2419" w:author="Molly McEvilley" w:date="2022-07-28T12:00:00Z">
              <w:r w:rsidDel="002F5BE6">
                <w:rPr>
                  <w:b/>
                </w:rPr>
                <w:delText>LSA</w:delText>
              </w:r>
              <w:r w:rsidR="003B32CD" w:rsidDel="002F5BE6">
                <w:rPr>
                  <w:b/>
                </w:rPr>
                <w:delText>ProjectType</w:delText>
              </w:r>
              <w:bookmarkEnd w:id="2417"/>
              <w:bookmarkEnd w:id="2418"/>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0" w:author="Molly McEvilley" w:date="2022-07-28T12:00:00Z"/>
                <w:bCs/>
              </w:rPr>
              <w:pPrChange w:id="2421" w:author="Molly McEvilley" w:date="2022-07-28T12:00:00Z">
                <w:pPr>
                  <w:pStyle w:val="NoSpacing"/>
                </w:pPr>
              </w:pPrChange>
            </w:pPr>
            <w:bookmarkStart w:id="2422" w:name="_Toc109988126"/>
            <w:bookmarkStart w:id="2423" w:name="_Toc109993090"/>
            <w:del w:id="2424"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422"/>
              <w:bookmarkEnd w:id="2423"/>
            </w:del>
          </w:p>
        </w:tc>
      </w:tr>
      <w:tr w:rsidR="00BC0469" w:rsidDel="002F5BE6" w14:paraId="1310C186" w14:textId="217109B6" w:rsidTr="00BC0469">
        <w:trPr>
          <w:cantSplit/>
          <w:trHeight w:val="216"/>
          <w:del w:id="2425"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6" w:author="Molly McEvilley" w:date="2022-07-28T12:00:00Z"/>
                <w:b/>
              </w:rPr>
              <w:pPrChange w:id="2427" w:author="Molly McEvilley" w:date="2022-07-28T12:00:00Z">
                <w:pPr>
                  <w:pStyle w:val="NoSpacing"/>
                </w:pPr>
              </w:pPrChange>
            </w:pPr>
            <w:bookmarkStart w:id="2428" w:name="_Toc109988127"/>
            <w:bookmarkStart w:id="2429" w:name="_Toc109993091"/>
            <w:del w:id="2430" w:author="Molly McEvilley" w:date="2022-07-28T12:00:00Z">
              <w:r w:rsidRPr="00577A54" w:rsidDel="002F5BE6">
                <w:rPr>
                  <w:b/>
                </w:rPr>
                <w:delText>EntryDate</w:delText>
              </w:r>
              <w:bookmarkEnd w:id="2428"/>
              <w:bookmarkEnd w:id="2429"/>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1" w:author="Molly McEvilley" w:date="2022-07-28T12:00:00Z"/>
                <w:bCs/>
              </w:rPr>
              <w:pPrChange w:id="2432" w:author="Molly McEvilley" w:date="2022-07-28T12:00:00Z">
                <w:pPr>
                  <w:pStyle w:val="NoSpacing"/>
                </w:pPr>
              </w:pPrChange>
            </w:pPr>
            <w:bookmarkStart w:id="2433" w:name="_Toc109988128"/>
            <w:bookmarkStart w:id="2434" w:name="_Toc109993092"/>
            <w:del w:id="2435" w:author="Molly McEvilley" w:date="2022-07-28T12:00:00Z">
              <w:r w:rsidRPr="00BC0469" w:rsidDel="002F5BE6">
                <w:rPr>
                  <w:bCs/>
                </w:rPr>
                <w:delText>From hmis_Enrollment</w:delText>
              </w:r>
              <w:bookmarkEnd w:id="2433"/>
              <w:bookmarkEnd w:id="2434"/>
            </w:del>
          </w:p>
        </w:tc>
      </w:tr>
      <w:tr w:rsidR="00BC0469" w:rsidDel="002F5BE6" w14:paraId="05E01DEE" w14:textId="3CD6B053" w:rsidTr="00BC0469">
        <w:trPr>
          <w:cantSplit/>
          <w:trHeight w:val="216"/>
          <w:del w:id="2436"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7" w:author="Molly McEvilley" w:date="2022-07-28T12:00:00Z"/>
                <w:b/>
              </w:rPr>
              <w:pPrChange w:id="2438" w:author="Molly McEvilley" w:date="2022-07-28T12:00:00Z">
                <w:pPr>
                  <w:pStyle w:val="NoSpacing"/>
                </w:pPr>
              </w:pPrChange>
            </w:pPr>
            <w:bookmarkStart w:id="2439" w:name="_Toc109988129"/>
            <w:bookmarkStart w:id="2440" w:name="_Toc109993093"/>
            <w:del w:id="2441" w:author="Molly McEvilley" w:date="2022-07-28T12:00:00Z">
              <w:r w:rsidRPr="00577A54" w:rsidDel="002F5BE6">
                <w:rPr>
                  <w:b/>
                </w:rPr>
                <w:delText>MoveInDate</w:delText>
              </w:r>
              <w:bookmarkEnd w:id="2439"/>
              <w:bookmarkEnd w:id="2440"/>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42" w:author="Molly McEvilley" w:date="2022-07-28T12:00:00Z"/>
                <w:bCs/>
              </w:rPr>
              <w:pPrChange w:id="2443" w:author="Molly McEvilley" w:date="2022-07-28T12:00:00Z">
                <w:pPr>
                  <w:pStyle w:val="NoSpacing"/>
                </w:pPr>
              </w:pPrChange>
            </w:pPr>
            <w:bookmarkStart w:id="2444" w:name="_Toc109988130"/>
            <w:bookmarkStart w:id="2445" w:name="_Toc109993094"/>
            <w:del w:id="2446"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444"/>
              <w:bookmarkEnd w:id="2445"/>
            </w:del>
          </w:p>
        </w:tc>
      </w:tr>
      <w:tr w:rsidR="00BC0469" w:rsidDel="002F5BE6" w14:paraId="5B476866" w14:textId="4E100C98" w:rsidTr="00BC0469">
        <w:trPr>
          <w:cantSplit/>
          <w:trHeight w:val="216"/>
          <w:del w:id="2447"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48" w:author="Molly McEvilley" w:date="2022-07-28T12:00:00Z"/>
                <w:b/>
              </w:rPr>
              <w:pPrChange w:id="2449" w:author="Molly McEvilley" w:date="2022-07-28T12:00:00Z">
                <w:pPr>
                  <w:pStyle w:val="NoSpacing"/>
                </w:pPr>
              </w:pPrChange>
            </w:pPr>
            <w:bookmarkStart w:id="2450" w:name="_Toc109988131"/>
            <w:bookmarkStart w:id="2451" w:name="_Toc109993095"/>
            <w:del w:id="2452" w:author="Molly McEvilley" w:date="2022-07-28T12:00:00Z">
              <w:r w:rsidRPr="00577A54" w:rsidDel="002F5BE6">
                <w:rPr>
                  <w:b/>
                </w:rPr>
                <w:delText>ExitDate</w:delText>
              </w:r>
              <w:bookmarkEnd w:id="2450"/>
              <w:bookmarkEnd w:id="2451"/>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53" w:author="Molly McEvilley" w:date="2022-07-28T12:00:00Z"/>
                <w:bCs/>
              </w:rPr>
              <w:pPrChange w:id="2454" w:author="Molly McEvilley" w:date="2022-07-28T12:00:00Z">
                <w:pPr>
                  <w:pStyle w:val="NoSpacing"/>
                </w:pPr>
              </w:pPrChange>
            </w:pPr>
            <w:bookmarkStart w:id="2455" w:name="_Toc109988132"/>
            <w:bookmarkStart w:id="2456" w:name="_Toc109993096"/>
            <w:del w:id="2457"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455"/>
              <w:bookmarkEnd w:id="2456"/>
            </w:del>
          </w:p>
        </w:tc>
      </w:tr>
      <w:tr w:rsidR="00BC0469" w:rsidDel="002F5BE6" w14:paraId="67941D8A" w14:textId="7E9B9933" w:rsidTr="00BC0469">
        <w:trPr>
          <w:cantSplit/>
          <w:trHeight w:val="216"/>
          <w:del w:id="2458"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59" w:author="Molly McEvilley" w:date="2022-07-28T12:00:00Z"/>
                <w:b/>
              </w:rPr>
              <w:pPrChange w:id="2460" w:author="Molly McEvilley" w:date="2022-07-28T12:00:00Z">
                <w:pPr>
                  <w:pStyle w:val="NoSpacing"/>
                </w:pPr>
              </w:pPrChange>
            </w:pPr>
            <w:bookmarkStart w:id="2461" w:name="_Toc109988133"/>
            <w:bookmarkStart w:id="2462" w:name="_Toc109993097"/>
            <w:del w:id="2463" w:author="Molly McEvilley" w:date="2022-07-28T12:00:00Z">
              <w:r w:rsidDel="002F5BE6">
                <w:rPr>
                  <w:b/>
                </w:rPr>
                <w:delText>Status1</w:delText>
              </w:r>
              <w:bookmarkEnd w:id="2461"/>
              <w:bookmarkEnd w:id="2462"/>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64" w:author="Molly McEvilley" w:date="2022-07-28T12:00:00Z"/>
                <w:b/>
              </w:rPr>
              <w:pPrChange w:id="2465" w:author="Molly McEvilley" w:date="2022-07-28T12:00:00Z">
                <w:pPr>
                  <w:pStyle w:val="NoSpacing"/>
                </w:pPr>
              </w:pPrChange>
            </w:pPr>
            <w:bookmarkStart w:id="2466" w:name="_Toc109988134"/>
            <w:bookmarkStart w:id="2467" w:name="_Toc109993098"/>
            <w:del w:id="2468"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466"/>
              <w:bookmarkEnd w:id="2467"/>
            </w:del>
          </w:p>
        </w:tc>
      </w:tr>
      <w:tr w:rsidR="003B32CD" w:rsidDel="002F5BE6" w14:paraId="6D92B706" w14:textId="37D9D738" w:rsidTr="00BC0469">
        <w:trPr>
          <w:cantSplit/>
          <w:trHeight w:val="216"/>
          <w:del w:id="2469"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70" w:author="Molly McEvilley" w:date="2022-07-28T12:00:00Z"/>
                <w:b/>
              </w:rPr>
              <w:pPrChange w:id="2471" w:author="Molly McEvilley" w:date="2022-07-28T12:00:00Z">
                <w:pPr>
                  <w:pStyle w:val="NoSpacing"/>
                </w:pPr>
              </w:pPrChange>
            </w:pPr>
            <w:bookmarkStart w:id="2472" w:name="_Toc109988135"/>
            <w:bookmarkStart w:id="2473" w:name="_Toc109993099"/>
            <w:del w:id="2474" w:author="Molly McEvilley" w:date="2022-07-28T12:00:00Z">
              <w:r w:rsidDel="002F5BE6">
                <w:rPr>
                  <w:b/>
                </w:rPr>
                <w:delText>Status3</w:delText>
              </w:r>
              <w:bookmarkEnd w:id="2472"/>
              <w:bookmarkEnd w:id="2473"/>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75" w:author="Molly McEvilley" w:date="2022-07-28T12:00:00Z"/>
                <w:b/>
              </w:rPr>
              <w:pPrChange w:id="2476" w:author="Molly McEvilley" w:date="2022-07-28T12:00:00Z">
                <w:pPr>
                  <w:pStyle w:val="NoSpacing"/>
                </w:pPr>
              </w:pPrChange>
            </w:pPr>
            <w:bookmarkStart w:id="2477" w:name="_Toc109988136"/>
            <w:bookmarkStart w:id="2478" w:name="_Toc109993100"/>
            <w:del w:id="2479"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77"/>
              <w:bookmarkEnd w:id="2478"/>
              <w:r w:rsidR="0045685F" w:rsidDel="002F5BE6">
                <w:rPr>
                  <w:rFonts w:cs="Times New Roman"/>
                </w:rPr>
                <w:delText xml:space="preserve"> </w:delText>
              </w:r>
            </w:del>
          </w:p>
        </w:tc>
      </w:tr>
      <w:tr w:rsidR="003B32CD" w:rsidDel="002F5BE6" w14:paraId="22A8749B" w14:textId="1CC968C8" w:rsidTr="00BC0469">
        <w:trPr>
          <w:cantSplit/>
          <w:trHeight w:val="216"/>
          <w:del w:id="2480"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81" w:author="Molly McEvilley" w:date="2022-07-28T12:00:00Z"/>
                <w:b/>
              </w:rPr>
              <w:pPrChange w:id="2482" w:author="Molly McEvilley" w:date="2022-07-28T12:00:00Z">
                <w:pPr>
                  <w:pStyle w:val="NoSpacing"/>
                </w:pPr>
              </w:pPrChange>
            </w:pPr>
            <w:bookmarkStart w:id="2483" w:name="_Toc109988137"/>
            <w:bookmarkStart w:id="2484" w:name="_Toc109993101"/>
            <w:del w:id="2485" w:author="Molly McEvilley" w:date="2022-07-28T12:00:00Z">
              <w:r w:rsidRPr="00577A54" w:rsidDel="002F5BE6">
                <w:rPr>
                  <w:b/>
                </w:rPr>
                <w:delText>SSNValid</w:delText>
              </w:r>
              <w:bookmarkEnd w:id="2483"/>
              <w:bookmarkEnd w:id="2484"/>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86" w:author="Molly McEvilley" w:date="2022-07-28T12:00:00Z"/>
                <w:b/>
              </w:rPr>
              <w:pPrChange w:id="2487" w:author="Molly McEvilley" w:date="2022-07-28T12:00:00Z">
                <w:pPr>
                  <w:pStyle w:val="NoSpacing"/>
                </w:pPr>
              </w:pPrChange>
            </w:pPr>
            <w:bookmarkStart w:id="2488" w:name="_Toc109988138"/>
            <w:bookmarkStart w:id="2489" w:name="_Toc109993102"/>
            <w:del w:id="2490" w:author="Molly McEvilley" w:date="2022-07-28T12:00:00Z">
              <w:r w:rsidDel="002F5BE6">
                <w:rPr>
                  <w:rFonts w:cs="Times New Roman"/>
                </w:rPr>
                <w:delText>0 (no, does not meet checked criteria), 1 (meets checked criteria).</w:delText>
              </w:r>
              <w:bookmarkEnd w:id="2488"/>
              <w:bookmarkEnd w:id="2489"/>
            </w:del>
          </w:p>
        </w:tc>
      </w:tr>
    </w:tbl>
    <w:p w14:paraId="2D90EA64" w14:textId="37F2F540" w:rsidR="003B32CD" w:rsidDel="002F5BE6" w:rsidRDefault="003B32CD">
      <w:pPr>
        <w:pStyle w:val="Heading3"/>
        <w:numPr>
          <w:ilvl w:val="1"/>
          <w:numId w:val="2"/>
        </w:numPr>
        <w:shd w:val="clear" w:color="auto" w:fill="F0F0F2"/>
        <w:ind w:left="720" w:hanging="720"/>
        <w:contextualSpacing/>
        <w:rPr>
          <w:del w:id="2491" w:author="Molly McEvilley" w:date="2022-07-28T12:00:00Z"/>
        </w:rPr>
        <w:pPrChange w:id="2492" w:author="Molly McEvilley" w:date="2022-07-28T12:00:00Z">
          <w:pPr>
            <w:pStyle w:val="Heading3"/>
          </w:pPr>
        </w:pPrChange>
      </w:pPr>
      <w:del w:id="2493"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94" w:author="Molly McEvilley" w:date="2022-07-28T12:00:00Z"/>
        </w:rPr>
        <w:pPrChange w:id="2495" w:author="Molly McEvilley" w:date="2022-07-28T12:00:00Z">
          <w:pPr>
            <w:pStyle w:val="Heading4"/>
          </w:pPr>
        </w:pPrChange>
      </w:pPr>
      <w:del w:id="2496"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97" w:author="Molly McEvilley" w:date="2022-07-28T12:00:00Z"/>
          <w:rFonts w:eastAsia="Times New Roman" w:cstheme="minorHAnsi"/>
        </w:rPr>
        <w:pPrChange w:id="2498" w:author="Molly McEvilley" w:date="2022-07-28T12:00:00Z">
          <w:pPr/>
        </w:pPrChange>
      </w:pPr>
      <w:bookmarkStart w:id="2499" w:name="_Toc109988139"/>
      <w:bookmarkStart w:id="2500" w:name="_Toc109993103"/>
      <w:del w:id="2501"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99"/>
        <w:bookmarkEnd w:id="2500"/>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502" w:author="Molly McEvilley" w:date="2022-07-28T12:00:00Z"/>
        </w:rPr>
        <w:pPrChange w:id="2503" w:author="Molly McEvilley" w:date="2022-07-28T12:00:00Z">
          <w:pPr>
            <w:pStyle w:val="ListParagraph"/>
            <w:numPr>
              <w:numId w:val="32"/>
            </w:numPr>
          </w:pPr>
        </w:pPrChange>
      </w:pPr>
      <w:bookmarkStart w:id="2504" w:name="_Toc109988140"/>
      <w:bookmarkStart w:id="2505" w:name="_Toc109993104"/>
      <w:del w:id="2506"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504"/>
        <w:bookmarkEnd w:id="2505"/>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507" w:author="Molly McEvilley" w:date="2022-07-28T12:00:00Z"/>
        </w:rPr>
        <w:pPrChange w:id="2508" w:author="Molly McEvilley" w:date="2022-07-28T12:00:00Z">
          <w:pPr>
            <w:pStyle w:val="ListParagraph"/>
            <w:numPr>
              <w:numId w:val="32"/>
            </w:numPr>
          </w:pPr>
        </w:pPrChange>
      </w:pPr>
      <w:bookmarkStart w:id="2509" w:name="_Toc109988141"/>
      <w:bookmarkStart w:id="2510" w:name="_Toc109993105"/>
      <w:del w:id="2511" w:author="Molly McEvilley" w:date="2022-07-28T12:00:00Z">
        <w:r w:rsidRPr="003A576D" w:rsidDel="002F5BE6">
          <w:rPr>
            <w:b/>
            <w:bCs/>
          </w:rPr>
          <w:delText>ProjectType</w:delText>
        </w:r>
        <w:r w:rsidDel="002F5BE6">
          <w:delText xml:space="preserve"> in (1,2,3,8,13)</w:delText>
        </w:r>
        <w:bookmarkEnd w:id="2509"/>
        <w:bookmarkEnd w:id="2510"/>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512" w:author="Molly McEvilley" w:date="2022-07-28T12:00:00Z"/>
        </w:rPr>
        <w:pPrChange w:id="2513" w:author="Molly McEvilley" w:date="2022-07-28T12:00:00Z">
          <w:pPr>
            <w:pStyle w:val="ListParagraph"/>
            <w:numPr>
              <w:numId w:val="32"/>
            </w:numPr>
          </w:pPr>
        </w:pPrChange>
      </w:pPr>
      <w:bookmarkStart w:id="2514" w:name="_Toc109988142"/>
      <w:bookmarkStart w:id="2515" w:name="_Toc109993106"/>
      <w:del w:id="2516" w:author="Molly McEvilley" w:date="2022-07-28T12:00:00Z">
        <w:r w:rsidDel="002F5BE6">
          <w:delText>tlsa_CohortDates.</w:delText>
        </w:r>
        <w:r w:rsidRPr="003B32CD" w:rsidDel="002F5BE6">
          <w:rPr>
            <w:b/>
            <w:bCs/>
          </w:rPr>
          <w:delText>Cohort</w:delText>
        </w:r>
        <w:r w:rsidDel="002F5BE6">
          <w:delText xml:space="preserve"> = 20</w:delText>
        </w:r>
        <w:bookmarkEnd w:id="2514"/>
        <w:bookmarkEnd w:id="2515"/>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517" w:author="Molly McEvilley" w:date="2022-07-28T12:00:00Z"/>
        </w:rPr>
        <w:pPrChange w:id="2518" w:author="Molly McEvilley" w:date="2022-07-28T12:00:00Z">
          <w:pPr>
            <w:pStyle w:val="ListParagraph"/>
            <w:numPr>
              <w:numId w:val="32"/>
            </w:numPr>
          </w:pPr>
        </w:pPrChange>
      </w:pPr>
      <w:bookmarkStart w:id="2519" w:name="_Toc109988143"/>
      <w:bookmarkStart w:id="2520" w:name="_Toc109993107"/>
      <w:del w:id="2521"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519"/>
        <w:bookmarkEnd w:id="2520"/>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522" w:author="Molly McEvilley" w:date="2022-07-28T12:00:00Z"/>
          <w:u w:val="single"/>
        </w:rPr>
        <w:pPrChange w:id="2523" w:author="Molly McEvilley" w:date="2022-07-28T12:00:00Z">
          <w:pPr>
            <w:pStyle w:val="ListParagraph"/>
            <w:numPr>
              <w:numId w:val="32"/>
            </w:numPr>
          </w:pPr>
        </w:pPrChange>
      </w:pPr>
      <w:bookmarkStart w:id="2524" w:name="_Toc109988144"/>
      <w:bookmarkStart w:id="2525" w:name="_Toc109993108"/>
      <w:del w:id="2526"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524"/>
        <w:bookmarkEnd w:id="2525"/>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527" w:author="Molly McEvilley" w:date="2022-07-28T12:00:00Z"/>
          <w:u w:val="single"/>
        </w:rPr>
        <w:pPrChange w:id="2528" w:author="Molly McEvilley" w:date="2022-07-28T12:00:00Z">
          <w:pPr>
            <w:pStyle w:val="ListParagraph"/>
            <w:numPr>
              <w:numId w:val="32"/>
            </w:numPr>
          </w:pPr>
        </w:pPrChange>
      </w:pPr>
      <w:bookmarkStart w:id="2529" w:name="_Toc109988145"/>
      <w:bookmarkStart w:id="2530" w:name="_Toc109993109"/>
      <w:del w:id="2531"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529"/>
        <w:bookmarkEnd w:id="2530"/>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534" w:author="Molly McEvilley" w:date="2022-07-28T12:00:00Z"/>
        </w:rPr>
        <w:pPrChange w:id="2535" w:author="Molly McEvilley" w:date="2022-07-28T12:00:00Z">
          <w:pPr>
            <w:pStyle w:val="Heading4"/>
          </w:pPr>
        </w:pPrChange>
      </w:pPr>
      <w:del w:id="2536"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537" w:author="Molly McEvilley" w:date="2022-07-28T12:00:00Z"/>
        </w:rPr>
        <w:pPrChange w:id="2538" w:author="Molly McEvilley" w:date="2022-07-28T12:00:00Z">
          <w:pPr/>
        </w:pPrChange>
      </w:pPr>
      <w:bookmarkStart w:id="2539" w:name="_Toc109988146"/>
      <w:bookmarkStart w:id="2540" w:name="_Toc109993110"/>
      <w:del w:id="2541"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539"/>
        <w:bookmarkEnd w:id="2540"/>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542" w:author="Molly McEvilley" w:date="2022-07-28T12:00:00Z"/>
        </w:rPr>
        <w:pPrChange w:id="2543" w:author="Molly McEvilley" w:date="2022-07-28T12:00:00Z">
          <w:pPr/>
        </w:pPrChange>
      </w:pPr>
      <w:bookmarkStart w:id="2544" w:name="_Toc109988147"/>
      <w:bookmarkStart w:id="2545" w:name="_Toc109993111"/>
      <w:del w:id="2546"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544"/>
        <w:bookmarkEnd w:id="2545"/>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547"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8" w:author="Molly McEvilley" w:date="2022-07-28T12:00:00Z"/>
                <w:rFonts w:cstheme="minorHAnsi"/>
              </w:rPr>
              <w:pPrChange w:id="2549" w:author="Molly McEvilley" w:date="2022-07-28T12:00:00Z">
                <w:pPr>
                  <w:spacing w:before="0" w:after="0"/>
                </w:pPr>
              </w:pPrChange>
            </w:pPr>
            <w:bookmarkStart w:id="2550" w:name="_Toc109988148"/>
            <w:bookmarkStart w:id="2551" w:name="_Toc109993112"/>
            <w:del w:id="2552" w:author="Molly McEvilley" w:date="2022-07-28T12:00:00Z">
              <w:r w:rsidRPr="008743AE" w:rsidDel="002F5BE6">
                <w:rPr>
                  <w:rFonts w:cstheme="minorHAnsi"/>
                </w:rPr>
                <w:delText>Priority</w:delText>
              </w:r>
              <w:bookmarkEnd w:id="2550"/>
              <w:bookmarkEnd w:id="2551"/>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3" w:author="Molly McEvilley" w:date="2022-07-28T12:00:00Z"/>
                <w:rFonts w:cstheme="minorHAnsi"/>
              </w:rPr>
              <w:pPrChange w:id="2554" w:author="Molly McEvilley" w:date="2022-07-28T12:00:00Z">
                <w:pPr>
                  <w:spacing w:before="0" w:after="0"/>
                </w:pPr>
              </w:pPrChange>
            </w:pPr>
            <w:bookmarkStart w:id="2555" w:name="_Toc109988149"/>
            <w:bookmarkStart w:id="2556" w:name="_Toc109993113"/>
            <w:del w:id="2557" w:author="Molly McEvilley" w:date="2022-07-28T12:00:00Z">
              <w:r w:rsidRPr="008743AE" w:rsidDel="002F5BE6">
                <w:rPr>
                  <w:rFonts w:cstheme="minorHAnsi"/>
                </w:rPr>
                <w:delText>Condition</w:delText>
              </w:r>
              <w:bookmarkEnd w:id="2555"/>
              <w:bookmarkEnd w:id="2556"/>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8" w:author="Molly McEvilley" w:date="2022-07-28T12:00:00Z"/>
                <w:rFonts w:cstheme="minorHAnsi"/>
              </w:rPr>
              <w:pPrChange w:id="2559" w:author="Molly McEvilley" w:date="2022-07-28T12:00:00Z">
                <w:pPr>
                  <w:spacing w:before="0" w:after="0"/>
                </w:pPr>
              </w:pPrChange>
            </w:pPr>
            <w:bookmarkStart w:id="2560" w:name="_Toc109988150"/>
            <w:bookmarkStart w:id="2561" w:name="_Toc109993114"/>
            <w:del w:id="2562" w:author="Molly McEvilley" w:date="2022-07-28T12:00:00Z">
              <w:r w:rsidDel="002F5BE6">
                <w:rPr>
                  <w:rFonts w:cstheme="minorHAnsi"/>
                </w:rPr>
                <w:delText>Status1</w:delText>
              </w:r>
              <w:bookmarkEnd w:id="2560"/>
              <w:bookmarkEnd w:id="2561"/>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563"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4" w:author="Molly McEvilley" w:date="2022-07-28T12:00:00Z"/>
                <w:rFonts w:cstheme="minorHAnsi"/>
              </w:rPr>
              <w:pPrChange w:id="2565" w:author="Molly McEvilley" w:date="2022-07-28T12:00:00Z">
                <w:pPr>
                  <w:spacing w:before="0" w:after="0"/>
                </w:pPr>
              </w:pPrChange>
            </w:pPr>
            <w:bookmarkStart w:id="2566" w:name="_Toc109988151"/>
            <w:bookmarkStart w:id="2567" w:name="_Toc109993115"/>
            <w:del w:id="2568" w:author="Molly McEvilley" w:date="2022-07-28T12:00:00Z">
              <w:r w:rsidRPr="00577A54" w:rsidDel="002F5BE6">
                <w:rPr>
                  <w:rFonts w:cstheme="minorHAnsi"/>
                </w:rPr>
                <w:delText>1</w:delText>
              </w:r>
              <w:bookmarkEnd w:id="2566"/>
              <w:bookmarkEnd w:id="2567"/>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9" w:author="Molly McEvilley" w:date="2022-07-28T12:00:00Z"/>
                <w:rFonts w:ascii="Open Sans" w:hAnsi="Open Sans" w:cs="Open Sans"/>
              </w:rPr>
              <w:pPrChange w:id="2570" w:author="Molly McEvilley" w:date="2022-07-28T12:00:00Z">
                <w:pPr>
                  <w:spacing w:before="0" w:after="0"/>
                </w:pPr>
              </w:pPrChange>
            </w:pPr>
            <w:bookmarkStart w:id="2571" w:name="_Toc109988152"/>
            <w:bookmarkStart w:id="2572" w:name="_Toc109993116"/>
            <w:del w:id="2573" w:author="Molly McEvilley" w:date="2022-07-28T12:00:00Z">
              <w:r w:rsidRPr="00655B0F" w:rsidDel="002F5BE6">
                <w:rPr>
                  <w:i/>
                </w:rPr>
                <w:delText xml:space="preserve">DOBDataQuality </w:delText>
              </w:r>
              <w:r w:rsidRPr="00A6067F" w:rsidDel="002F5BE6">
                <w:rPr>
                  <w:rFonts w:cstheme="minorHAnsi"/>
                </w:rPr>
                <w:delText>in (8,9)</w:delText>
              </w:r>
              <w:bookmarkEnd w:id="2571"/>
              <w:bookmarkEnd w:id="2572"/>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74" w:author="Molly McEvilley" w:date="2022-07-28T12:00:00Z"/>
              </w:rPr>
              <w:pPrChange w:id="2575" w:author="Molly McEvilley" w:date="2022-07-28T12:00:00Z">
                <w:pPr>
                  <w:pStyle w:val="NoSpacing"/>
                </w:pPr>
              </w:pPrChange>
            </w:pPr>
            <w:bookmarkStart w:id="2576" w:name="_Toc109988153"/>
            <w:bookmarkStart w:id="2577" w:name="_Toc109993117"/>
            <w:del w:id="2578" w:author="Molly McEvilley" w:date="2022-07-28T12:00:00Z">
              <w:r w:rsidRPr="006472A5" w:rsidDel="002F5BE6">
                <w:delText>99</w:delText>
              </w:r>
              <w:bookmarkEnd w:id="2576"/>
              <w:bookmarkEnd w:id="2577"/>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79"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0" w:author="Molly McEvilley" w:date="2022-07-28T12:00:00Z"/>
                <w:rFonts w:cstheme="minorHAnsi"/>
              </w:rPr>
              <w:pPrChange w:id="2581" w:author="Molly McEvilley" w:date="2022-07-28T12:00:00Z">
                <w:pPr>
                  <w:spacing w:before="0" w:after="0"/>
                </w:pPr>
              </w:pPrChange>
            </w:pPr>
            <w:bookmarkStart w:id="2582" w:name="_Toc109988154"/>
            <w:bookmarkStart w:id="2583" w:name="_Toc109993118"/>
            <w:del w:id="2584" w:author="Molly McEvilley" w:date="2022-07-28T12:00:00Z">
              <w:r w:rsidRPr="00577A54" w:rsidDel="002F5BE6">
                <w:rPr>
                  <w:rFonts w:cstheme="minorHAnsi"/>
                </w:rPr>
                <w:delText>2</w:delText>
              </w:r>
              <w:bookmarkEnd w:id="2582"/>
              <w:bookmarkEnd w:id="2583"/>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5" w:author="Molly McEvilley" w:date="2022-07-28T12:00:00Z"/>
                <w:rFonts w:ascii="Open Sans" w:hAnsi="Open Sans" w:cs="Open Sans"/>
              </w:rPr>
              <w:pPrChange w:id="2586" w:author="Molly McEvilley" w:date="2022-07-28T12:00:00Z">
                <w:pPr>
                  <w:spacing w:before="0" w:after="0"/>
                </w:pPr>
              </w:pPrChange>
            </w:pPr>
            <w:bookmarkStart w:id="2587" w:name="_Toc109988155"/>
            <w:bookmarkStart w:id="2588" w:name="_Toc109993119"/>
            <w:del w:id="2589" w:author="Molly McEvilley" w:date="2022-07-28T12:00:00Z">
              <w:r w:rsidRPr="00655B0F" w:rsidDel="002F5BE6">
                <w:rPr>
                  <w:i/>
                </w:rPr>
                <w:delText xml:space="preserve">DOBDataQuality </w:delText>
              </w:r>
              <w:r w:rsidRPr="00A6067F" w:rsidDel="002F5BE6">
                <w:rPr>
                  <w:rFonts w:cstheme="minorHAnsi"/>
                </w:rPr>
                <w:delText>not in (1,2)</w:delText>
              </w:r>
              <w:bookmarkEnd w:id="2587"/>
              <w:bookmarkEnd w:id="2588"/>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90" w:author="Molly McEvilley" w:date="2022-07-28T12:00:00Z"/>
              </w:rPr>
              <w:pPrChange w:id="2591" w:author="Molly McEvilley" w:date="2022-07-28T12:00:00Z">
                <w:pPr>
                  <w:pStyle w:val="NoSpacing"/>
                </w:pPr>
              </w:pPrChange>
            </w:pPr>
            <w:bookmarkStart w:id="2592" w:name="_Toc109988156"/>
            <w:bookmarkStart w:id="2593" w:name="_Toc109993120"/>
            <w:del w:id="2594" w:author="Molly McEvilley" w:date="2022-07-28T12:00:00Z">
              <w:r w:rsidRPr="006472A5" w:rsidDel="002F5BE6">
                <w:delText>99</w:delText>
              </w:r>
              <w:bookmarkEnd w:id="2592"/>
              <w:bookmarkEnd w:id="2593"/>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95"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6" w:author="Molly McEvilley" w:date="2022-07-28T12:00:00Z"/>
                <w:rFonts w:cstheme="minorHAnsi"/>
              </w:rPr>
              <w:pPrChange w:id="2597" w:author="Molly McEvilley" w:date="2022-07-28T12:00:00Z">
                <w:pPr>
                  <w:spacing w:before="0" w:after="0"/>
                </w:pPr>
              </w:pPrChange>
            </w:pPr>
            <w:bookmarkStart w:id="2598" w:name="_Toc109988157"/>
            <w:bookmarkStart w:id="2599" w:name="_Toc109993121"/>
            <w:del w:id="2600" w:author="Molly McEvilley" w:date="2022-07-28T12:00:00Z">
              <w:r w:rsidRPr="00577A54" w:rsidDel="002F5BE6">
                <w:rPr>
                  <w:rFonts w:cstheme="minorHAnsi"/>
                </w:rPr>
                <w:delText>3</w:delText>
              </w:r>
              <w:bookmarkEnd w:id="2598"/>
              <w:bookmarkEnd w:id="2599"/>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1" w:author="Molly McEvilley" w:date="2022-07-28T12:00:00Z"/>
                <w:rFonts w:ascii="Open Sans" w:hAnsi="Open Sans" w:cs="Open Sans"/>
              </w:rPr>
              <w:pPrChange w:id="2602" w:author="Molly McEvilley" w:date="2022-07-28T12:00:00Z">
                <w:pPr>
                  <w:spacing w:before="0" w:after="0"/>
                </w:pPr>
              </w:pPrChange>
            </w:pPr>
            <w:bookmarkStart w:id="2603" w:name="_Toc109988158"/>
            <w:bookmarkStart w:id="2604" w:name="_Toc109993122"/>
            <w:del w:id="2605"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603"/>
              <w:bookmarkEnd w:id="2604"/>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06" w:author="Molly McEvilley" w:date="2022-07-28T12:00:00Z"/>
              </w:rPr>
              <w:pPrChange w:id="2607" w:author="Molly McEvilley" w:date="2022-07-28T12:00:00Z">
                <w:pPr>
                  <w:pStyle w:val="NoSpacing"/>
                </w:pPr>
              </w:pPrChange>
            </w:pPr>
            <w:bookmarkStart w:id="2608" w:name="_Toc109988159"/>
            <w:bookmarkStart w:id="2609" w:name="_Toc109993123"/>
            <w:del w:id="2610" w:author="Molly McEvilley" w:date="2022-07-28T12:00:00Z">
              <w:r w:rsidRPr="006472A5" w:rsidDel="002F5BE6">
                <w:delText>99</w:delText>
              </w:r>
              <w:bookmarkEnd w:id="2608"/>
              <w:bookmarkEnd w:id="2609"/>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611"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2" w:author="Molly McEvilley" w:date="2022-07-28T12:00:00Z"/>
                <w:rFonts w:cstheme="minorHAnsi"/>
              </w:rPr>
              <w:pPrChange w:id="2613" w:author="Molly McEvilley" w:date="2022-07-28T12:00:00Z">
                <w:pPr>
                  <w:spacing w:before="0" w:after="0"/>
                </w:pPr>
              </w:pPrChange>
            </w:pPr>
            <w:bookmarkStart w:id="2614" w:name="_Toc109988160"/>
            <w:bookmarkStart w:id="2615" w:name="_Toc109993124"/>
            <w:del w:id="2616" w:author="Molly McEvilley" w:date="2022-07-28T12:00:00Z">
              <w:r w:rsidRPr="00577A54" w:rsidDel="002F5BE6">
                <w:rPr>
                  <w:rFonts w:cstheme="minorHAnsi"/>
                </w:rPr>
                <w:delText>4</w:delText>
              </w:r>
              <w:bookmarkEnd w:id="2614"/>
              <w:bookmarkEnd w:id="2615"/>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7" w:author="Molly McEvilley" w:date="2022-07-28T12:00:00Z"/>
                <w:rFonts w:ascii="Open Sans" w:hAnsi="Open Sans" w:cs="Open Sans"/>
              </w:rPr>
              <w:pPrChange w:id="2618" w:author="Molly McEvilley" w:date="2022-07-28T12:00:00Z">
                <w:pPr>
                  <w:spacing w:before="0" w:after="0"/>
                </w:pPr>
              </w:pPrChange>
            </w:pPr>
            <w:bookmarkStart w:id="2619" w:name="_Toc109988161"/>
            <w:bookmarkStart w:id="2620" w:name="_Toc109993125"/>
            <w:del w:id="2621" w:author="Molly McEvilley" w:date="2022-07-28T12:00:00Z">
              <w:r w:rsidDel="002F5BE6">
                <w:rPr>
                  <w:i/>
                </w:rPr>
                <w:delText>DOB</w:delText>
              </w:r>
              <w:r w:rsidRPr="005D0E7C" w:rsidDel="002F5BE6">
                <w:delText xml:space="preserve"> </w:delText>
              </w:r>
              <w:r w:rsidRPr="00655B0F" w:rsidDel="002F5BE6">
                <w:rPr>
                  <w:i/>
                </w:rPr>
                <w:delText>&gt; EntryDate</w:delText>
              </w:r>
              <w:bookmarkEnd w:id="2619"/>
              <w:bookmarkEnd w:id="2620"/>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22" w:author="Molly McEvilley" w:date="2022-07-28T12:00:00Z"/>
              </w:rPr>
              <w:pPrChange w:id="2623" w:author="Molly McEvilley" w:date="2022-07-28T12:00:00Z">
                <w:pPr>
                  <w:pStyle w:val="NoSpacing"/>
                </w:pPr>
              </w:pPrChange>
            </w:pPr>
            <w:bookmarkStart w:id="2624" w:name="_Toc109988162"/>
            <w:bookmarkStart w:id="2625" w:name="_Toc109993126"/>
            <w:del w:id="2626" w:author="Molly McEvilley" w:date="2022-07-28T12:00:00Z">
              <w:r w:rsidRPr="006472A5" w:rsidDel="002F5BE6">
                <w:delText>99</w:delText>
              </w:r>
              <w:bookmarkEnd w:id="2624"/>
              <w:bookmarkEnd w:id="2625"/>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627"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8" w:author="Molly McEvilley" w:date="2022-07-28T12:00:00Z"/>
                <w:rFonts w:cstheme="minorHAnsi"/>
              </w:rPr>
              <w:pPrChange w:id="2629" w:author="Molly McEvilley" w:date="2022-07-28T12:00:00Z">
                <w:pPr>
                  <w:spacing w:before="0" w:after="0"/>
                </w:pPr>
              </w:pPrChange>
            </w:pPr>
            <w:bookmarkStart w:id="2630" w:name="_Toc109988163"/>
            <w:bookmarkStart w:id="2631" w:name="_Toc109993127"/>
            <w:del w:id="2632" w:author="Molly McEvilley" w:date="2022-07-28T12:00:00Z">
              <w:r w:rsidRPr="00A6067F" w:rsidDel="002F5BE6">
                <w:rPr>
                  <w:rFonts w:cstheme="minorHAnsi"/>
                </w:rPr>
                <w:delText>5</w:delText>
              </w:r>
              <w:bookmarkEnd w:id="2630"/>
              <w:bookmarkEnd w:id="2631"/>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33" w:author="Molly McEvilley" w:date="2022-07-28T12:00:00Z"/>
                <w:rFonts w:ascii="Calibri" w:hAnsi="Calibri" w:cs="Calibri"/>
                <w:i/>
              </w:rPr>
              <w:pPrChange w:id="2634" w:author="Molly McEvilley" w:date="2022-07-28T12:00:00Z">
                <w:pPr>
                  <w:spacing w:before="0" w:after="0"/>
                </w:pPr>
              </w:pPrChange>
            </w:pPr>
            <w:bookmarkStart w:id="2635" w:name="_Toc109988164"/>
            <w:bookmarkStart w:id="2636" w:name="_Toc109993128"/>
            <w:del w:id="2637"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635"/>
              <w:bookmarkEnd w:id="2636"/>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8" w:author="Molly McEvilley" w:date="2022-07-28T12:00:00Z"/>
              </w:rPr>
              <w:pPrChange w:id="2639" w:author="Molly McEvilley" w:date="2022-07-28T12:00:00Z">
                <w:pPr>
                  <w:pStyle w:val="NoSpacing"/>
                </w:pPr>
              </w:pPrChange>
            </w:pPr>
            <w:bookmarkStart w:id="2640" w:name="_Toc109988165"/>
            <w:bookmarkStart w:id="2641" w:name="_Toc109993129"/>
            <w:del w:id="2642" w:author="Molly McEvilley" w:date="2022-07-28T12:00:00Z">
              <w:r w:rsidRPr="006472A5" w:rsidDel="002F5BE6">
                <w:delText>99</w:delText>
              </w:r>
              <w:bookmarkEnd w:id="2640"/>
              <w:bookmarkEnd w:id="2641"/>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643"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4" w:author="Molly McEvilley" w:date="2022-07-28T12:00:00Z"/>
                <w:rFonts w:cstheme="minorHAnsi"/>
              </w:rPr>
              <w:pPrChange w:id="2645" w:author="Molly McEvilley" w:date="2022-07-28T12:00:00Z">
                <w:pPr>
                  <w:spacing w:before="0" w:after="0"/>
                </w:pPr>
              </w:pPrChange>
            </w:pPr>
            <w:bookmarkStart w:id="2646" w:name="_Toc109988166"/>
            <w:bookmarkStart w:id="2647" w:name="_Toc109993130"/>
            <w:del w:id="2648" w:author="Molly McEvilley" w:date="2022-07-28T12:00:00Z">
              <w:r w:rsidRPr="00577A54" w:rsidDel="002F5BE6">
                <w:rPr>
                  <w:rFonts w:cstheme="minorHAnsi"/>
                </w:rPr>
                <w:delText>5</w:delText>
              </w:r>
              <w:bookmarkEnd w:id="2646"/>
              <w:bookmarkEnd w:id="2647"/>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49" w:author="Molly McEvilley" w:date="2022-07-28T12:00:00Z"/>
                <w:rFonts w:ascii="Open Sans" w:hAnsi="Open Sans" w:cs="Open Sans"/>
                <w:i/>
              </w:rPr>
              <w:pPrChange w:id="2650" w:author="Molly McEvilley" w:date="2022-07-28T12:00:00Z">
                <w:pPr>
                  <w:spacing w:before="0" w:after="0"/>
                </w:pPr>
              </w:pPrChange>
            </w:pPr>
            <w:bookmarkStart w:id="2651" w:name="_Toc109988167"/>
            <w:bookmarkStart w:id="2652" w:name="_Toc109993131"/>
            <w:del w:id="2653"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51"/>
              <w:bookmarkEnd w:id="2652"/>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54" w:author="Molly McEvilley" w:date="2022-07-28T12:00:00Z"/>
              </w:rPr>
              <w:pPrChange w:id="2655" w:author="Molly McEvilley" w:date="2022-07-28T12:00:00Z">
                <w:pPr>
                  <w:pStyle w:val="NoSpacing"/>
                </w:pPr>
              </w:pPrChange>
            </w:pPr>
            <w:bookmarkStart w:id="2656" w:name="_Toc109988168"/>
            <w:bookmarkStart w:id="2657" w:name="_Toc109993132"/>
            <w:del w:id="2658" w:author="Molly McEvilley" w:date="2022-07-28T12:00:00Z">
              <w:r w:rsidRPr="006472A5" w:rsidDel="002F5BE6">
                <w:delText>99</w:delText>
              </w:r>
              <w:bookmarkEnd w:id="2656"/>
              <w:bookmarkEnd w:id="2657"/>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659"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0" w:author="Molly McEvilley" w:date="2022-07-28T12:00:00Z"/>
                <w:rFonts w:cstheme="minorHAnsi"/>
              </w:rPr>
              <w:pPrChange w:id="2661" w:author="Molly McEvilley" w:date="2022-07-28T12:00:00Z">
                <w:pPr>
                  <w:spacing w:before="0" w:after="0"/>
                </w:pPr>
              </w:pPrChange>
            </w:pPr>
            <w:bookmarkStart w:id="2662" w:name="_Toc109988169"/>
            <w:bookmarkStart w:id="2663" w:name="_Toc109993133"/>
            <w:del w:id="2664" w:author="Molly McEvilley" w:date="2022-07-28T12:00:00Z">
              <w:r w:rsidRPr="00577A54" w:rsidDel="002F5BE6">
                <w:rPr>
                  <w:rFonts w:cstheme="minorHAnsi"/>
                </w:rPr>
                <w:delText>6</w:delText>
              </w:r>
              <w:bookmarkEnd w:id="2662"/>
              <w:bookmarkEnd w:id="2663"/>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5" w:author="Molly McEvilley" w:date="2022-07-28T12:00:00Z"/>
                <w:rFonts w:ascii="Open Sans" w:hAnsi="Open Sans" w:cs="Open Sans"/>
              </w:rPr>
              <w:pPrChange w:id="2666" w:author="Molly McEvilley" w:date="2022-07-28T12:00:00Z">
                <w:pPr>
                  <w:spacing w:before="0" w:after="0"/>
                </w:pPr>
              </w:pPrChange>
            </w:pPr>
            <w:bookmarkStart w:id="2667" w:name="_Toc109988170"/>
            <w:bookmarkStart w:id="2668" w:name="_Toc109993134"/>
            <w:del w:id="2669"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67"/>
              <w:bookmarkEnd w:id="2668"/>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0" w:author="Molly McEvilley" w:date="2022-07-28T12:00:00Z"/>
              </w:rPr>
              <w:pPrChange w:id="2671" w:author="Molly McEvilley" w:date="2022-07-28T12:00:00Z">
                <w:pPr>
                  <w:pStyle w:val="NoSpacing"/>
                </w:pPr>
              </w:pPrChange>
            </w:pPr>
            <w:bookmarkStart w:id="2672" w:name="_Toc109988171"/>
            <w:bookmarkStart w:id="2673" w:name="_Toc109993135"/>
            <w:del w:id="2674" w:author="Molly McEvilley" w:date="2022-07-28T12:00:00Z">
              <w:r w:rsidDel="002F5BE6">
                <w:delText>1</w:delText>
              </w:r>
              <w:bookmarkEnd w:id="2672"/>
              <w:bookmarkEnd w:id="2673"/>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675"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6" w:author="Molly McEvilley" w:date="2022-07-28T12:00:00Z"/>
                <w:rFonts w:cstheme="minorHAnsi"/>
              </w:rPr>
              <w:pPrChange w:id="2677" w:author="Molly McEvilley" w:date="2022-07-28T12:00:00Z">
                <w:pPr>
                  <w:spacing w:before="0" w:after="0"/>
                </w:pPr>
              </w:pPrChange>
            </w:pPr>
            <w:bookmarkStart w:id="2678" w:name="_Toc109988172"/>
            <w:bookmarkStart w:id="2679" w:name="_Toc109993136"/>
            <w:del w:id="2680" w:author="Molly McEvilley" w:date="2022-07-28T12:00:00Z">
              <w:r w:rsidRPr="00577A54" w:rsidDel="002F5BE6">
                <w:rPr>
                  <w:rFonts w:cstheme="minorHAnsi"/>
                </w:rPr>
                <w:delText>7</w:delText>
              </w:r>
              <w:bookmarkEnd w:id="2678"/>
              <w:bookmarkEnd w:id="2679"/>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1" w:author="Molly McEvilley" w:date="2022-07-28T12:00:00Z"/>
                <w:rFonts w:cstheme="minorHAnsi"/>
              </w:rPr>
              <w:pPrChange w:id="2682" w:author="Molly McEvilley" w:date="2022-07-28T12:00:00Z">
                <w:pPr>
                  <w:spacing w:before="0" w:after="0"/>
                </w:pPr>
              </w:pPrChange>
            </w:pPr>
            <w:bookmarkStart w:id="2683" w:name="_Toc109988173"/>
            <w:bookmarkStart w:id="2684" w:name="_Toc109993137"/>
            <w:del w:id="2685" w:author="Molly McEvilley" w:date="2022-07-28T12:00:00Z">
              <w:r w:rsidRPr="00577A54" w:rsidDel="002F5BE6">
                <w:rPr>
                  <w:rFonts w:cstheme="minorHAnsi"/>
                </w:rPr>
                <w:delText>(other)</w:delText>
              </w:r>
              <w:bookmarkEnd w:id="2683"/>
              <w:bookmarkEnd w:id="2684"/>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86" w:author="Molly McEvilley" w:date="2022-07-28T12:00:00Z"/>
              </w:rPr>
              <w:pPrChange w:id="2687" w:author="Molly McEvilley" w:date="2022-07-28T12:00:00Z">
                <w:pPr>
                  <w:pStyle w:val="NoSpacing"/>
                </w:pPr>
              </w:pPrChange>
            </w:pPr>
            <w:bookmarkStart w:id="2688" w:name="_Toc109988174"/>
            <w:bookmarkStart w:id="2689" w:name="_Toc109993138"/>
            <w:del w:id="2690" w:author="Molly McEvilley" w:date="2022-07-28T12:00:00Z">
              <w:r w:rsidRPr="006472A5" w:rsidDel="002F5BE6">
                <w:delText>0</w:delText>
              </w:r>
              <w:bookmarkEnd w:id="2688"/>
              <w:bookmarkEnd w:id="2689"/>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91" w:author="Molly McEvilley" w:date="2022-07-28T12:00:00Z"/>
        </w:rPr>
        <w:pPrChange w:id="2692" w:author="Molly McEvilley" w:date="2022-07-28T12:00:00Z">
          <w:pPr>
            <w:pStyle w:val="Heading4"/>
          </w:pPr>
        </w:pPrChange>
      </w:pPr>
      <w:del w:id="2693"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94" w:author="Molly McEvilley" w:date="2022-07-28T12:00:00Z"/>
        </w:rPr>
        <w:pPrChange w:id="2695" w:author="Molly McEvilley" w:date="2022-07-28T12:00:00Z">
          <w:pPr/>
        </w:pPrChange>
      </w:pPr>
      <w:bookmarkStart w:id="2696" w:name="_Toc109988175"/>
      <w:bookmarkStart w:id="2697" w:name="_Toc109993139"/>
      <w:del w:id="2698"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96"/>
        <w:bookmarkEnd w:id="2697"/>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99"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0" w:author="Molly McEvilley" w:date="2022-07-28T12:00:00Z"/>
                <w:rFonts w:cstheme="minorHAnsi"/>
              </w:rPr>
              <w:pPrChange w:id="2701" w:author="Molly McEvilley" w:date="2022-07-28T12:00:00Z">
                <w:pPr>
                  <w:spacing w:before="0" w:after="0"/>
                </w:pPr>
              </w:pPrChange>
            </w:pPr>
            <w:bookmarkStart w:id="2702" w:name="_Toc109988176"/>
            <w:bookmarkStart w:id="2703" w:name="_Toc109993140"/>
            <w:del w:id="2704" w:author="Molly McEvilley" w:date="2022-07-28T12:00:00Z">
              <w:r w:rsidRPr="008743AE" w:rsidDel="002F5BE6">
                <w:rPr>
                  <w:rFonts w:cstheme="minorHAnsi"/>
                </w:rPr>
                <w:delText>Priority</w:delText>
              </w:r>
              <w:bookmarkEnd w:id="2702"/>
              <w:bookmarkEnd w:id="2703"/>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5" w:author="Molly McEvilley" w:date="2022-07-28T12:00:00Z"/>
                <w:rFonts w:cstheme="minorHAnsi"/>
              </w:rPr>
              <w:pPrChange w:id="2706" w:author="Molly McEvilley" w:date="2022-07-28T12:00:00Z">
                <w:pPr>
                  <w:spacing w:before="0" w:after="0"/>
                </w:pPr>
              </w:pPrChange>
            </w:pPr>
            <w:bookmarkStart w:id="2707" w:name="_Toc109988177"/>
            <w:bookmarkStart w:id="2708" w:name="_Toc109993141"/>
            <w:del w:id="2709" w:author="Molly McEvilley" w:date="2022-07-28T12:00:00Z">
              <w:r w:rsidRPr="008743AE" w:rsidDel="002F5BE6">
                <w:rPr>
                  <w:rFonts w:cstheme="minorHAnsi"/>
                </w:rPr>
                <w:delText>Condition</w:delText>
              </w:r>
              <w:bookmarkEnd w:id="2707"/>
              <w:bookmarkEnd w:id="2708"/>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0" w:author="Molly McEvilley" w:date="2022-07-28T12:00:00Z"/>
                <w:rFonts w:cstheme="minorHAnsi"/>
              </w:rPr>
              <w:pPrChange w:id="2711" w:author="Molly McEvilley" w:date="2022-07-28T12:00:00Z">
                <w:pPr>
                  <w:spacing w:before="0" w:after="0"/>
                </w:pPr>
              </w:pPrChange>
            </w:pPr>
            <w:bookmarkStart w:id="2712" w:name="_Toc109988178"/>
            <w:bookmarkStart w:id="2713" w:name="_Toc109993142"/>
            <w:del w:id="2714" w:author="Molly McEvilley" w:date="2022-07-28T12:00:00Z">
              <w:r w:rsidDel="002F5BE6">
                <w:rPr>
                  <w:rFonts w:cstheme="minorHAnsi"/>
                </w:rPr>
                <w:delText>Status3</w:delText>
              </w:r>
              <w:bookmarkEnd w:id="2712"/>
              <w:bookmarkEnd w:id="2713"/>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715"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6" w:author="Molly McEvilley" w:date="2022-07-28T12:00:00Z"/>
                <w:rFonts w:cstheme="minorHAnsi"/>
              </w:rPr>
              <w:pPrChange w:id="2717" w:author="Molly McEvilley" w:date="2022-07-28T12:00:00Z">
                <w:pPr>
                  <w:spacing w:before="0" w:after="0"/>
                </w:pPr>
              </w:pPrChange>
            </w:pPr>
            <w:bookmarkStart w:id="2718" w:name="_Toc109988179"/>
            <w:bookmarkStart w:id="2719" w:name="_Toc109993143"/>
            <w:del w:id="2720" w:author="Molly McEvilley" w:date="2022-07-28T12:00:00Z">
              <w:r w:rsidRPr="00577A54" w:rsidDel="002F5BE6">
                <w:rPr>
                  <w:rFonts w:cstheme="minorHAnsi"/>
                </w:rPr>
                <w:delText>1</w:delText>
              </w:r>
              <w:bookmarkEnd w:id="2718"/>
              <w:bookmarkEnd w:id="2719"/>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1" w:author="Molly McEvilley" w:date="2022-07-28T12:00:00Z"/>
                <w:rFonts w:ascii="Open Sans" w:hAnsi="Open Sans" w:cs="Open Sans"/>
              </w:rPr>
              <w:pPrChange w:id="2722" w:author="Molly McEvilley" w:date="2022-07-28T12:00:00Z">
                <w:pPr>
                  <w:spacing w:before="0" w:after="0"/>
                </w:pPr>
              </w:pPrChange>
            </w:pPr>
            <w:bookmarkStart w:id="2723" w:name="_Toc109988180"/>
            <w:bookmarkStart w:id="2724" w:name="_Toc109993144"/>
            <w:del w:id="2725" w:author="Molly McEvilley" w:date="2022-07-28T12:00:00Z">
              <w:r w:rsidRPr="00655B0F" w:rsidDel="002F5BE6">
                <w:rPr>
                  <w:i/>
                </w:rPr>
                <w:delText xml:space="preserve">DOBDataQuality </w:delText>
              </w:r>
              <w:r w:rsidRPr="00A6067F" w:rsidDel="002F5BE6">
                <w:rPr>
                  <w:rFonts w:cstheme="minorHAnsi"/>
                </w:rPr>
                <w:delText>in (8,9)</w:delText>
              </w:r>
              <w:bookmarkEnd w:id="2723"/>
              <w:bookmarkEnd w:id="2724"/>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26" w:author="Molly McEvilley" w:date="2022-07-28T12:00:00Z"/>
              </w:rPr>
              <w:pPrChange w:id="2727" w:author="Molly McEvilley" w:date="2022-07-28T12:00:00Z">
                <w:pPr>
                  <w:pStyle w:val="NoSpacing"/>
                </w:pPr>
              </w:pPrChange>
            </w:pPr>
            <w:bookmarkStart w:id="2728" w:name="_Toc109988181"/>
            <w:bookmarkStart w:id="2729" w:name="_Toc109993145"/>
            <w:del w:id="2730" w:author="Molly McEvilley" w:date="2022-07-28T12:00:00Z">
              <w:r w:rsidRPr="006472A5" w:rsidDel="002F5BE6">
                <w:delText>99</w:delText>
              </w:r>
              <w:bookmarkEnd w:id="2728"/>
              <w:bookmarkEnd w:id="2729"/>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731"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2" w:author="Molly McEvilley" w:date="2022-07-28T12:00:00Z"/>
                <w:rFonts w:cstheme="minorHAnsi"/>
              </w:rPr>
              <w:pPrChange w:id="2733" w:author="Molly McEvilley" w:date="2022-07-28T12:00:00Z">
                <w:pPr>
                  <w:spacing w:before="0" w:after="0"/>
                </w:pPr>
              </w:pPrChange>
            </w:pPr>
            <w:bookmarkStart w:id="2734" w:name="_Toc109988182"/>
            <w:bookmarkStart w:id="2735" w:name="_Toc109993146"/>
            <w:del w:id="2736" w:author="Molly McEvilley" w:date="2022-07-28T12:00:00Z">
              <w:r w:rsidRPr="00577A54" w:rsidDel="002F5BE6">
                <w:rPr>
                  <w:rFonts w:cstheme="minorHAnsi"/>
                </w:rPr>
                <w:delText>2</w:delText>
              </w:r>
              <w:bookmarkEnd w:id="2734"/>
              <w:bookmarkEnd w:id="2735"/>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7" w:author="Molly McEvilley" w:date="2022-07-28T12:00:00Z"/>
                <w:rFonts w:ascii="Open Sans" w:hAnsi="Open Sans" w:cs="Open Sans"/>
              </w:rPr>
              <w:pPrChange w:id="2738" w:author="Molly McEvilley" w:date="2022-07-28T12:00:00Z">
                <w:pPr>
                  <w:spacing w:before="0" w:after="0"/>
                </w:pPr>
              </w:pPrChange>
            </w:pPr>
            <w:bookmarkStart w:id="2739" w:name="_Toc109988183"/>
            <w:bookmarkStart w:id="2740" w:name="_Toc109993147"/>
            <w:del w:id="2741" w:author="Molly McEvilley" w:date="2022-07-28T12:00:00Z">
              <w:r w:rsidRPr="00655B0F" w:rsidDel="002F5BE6">
                <w:rPr>
                  <w:i/>
                </w:rPr>
                <w:delText xml:space="preserve">DOBDataQuality </w:delText>
              </w:r>
              <w:r w:rsidRPr="00A6067F" w:rsidDel="002F5BE6">
                <w:rPr>
                  <w:rFonts w:cstheme="minorHAnsi"/>
                </w:rPr>
                <w:delText>not in (1,2)</w:delText>
              </w:r>
              <w:bookmarkEnd w:id="2739"/>
              <w:bookmarkEnd w:id="2740"/>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42" w:author="Molly McEvilley" w:date="2022-07-28T12:00:00Z"/>
              </w:rPr>
              <w:pPrChange w:id="2743" w:author="Molly McEvilley" w:date="2022-07-28T12:00:00Z">
                <w:pPr>
                  <w:pStyle w:val="NoSpacing"/>
                </w:pPr>
              </w:pPrChange>
            </w:pPr>
            <w:bookmarkStart w:id="2744" w:name="_Toc109988184"/>
            <w:bookmarkStart w:id="2745" w:name="_Toc109993148"/>
            <w:del w:id="2746" w:author="Molly McEvilley" w:date="2022-07-28T12:00:00Z">
              <w:r w:rsidRPr="006472A5" w:rsidDel="002F5BE6">
                <w:delText>99</w:delText>
              </w:r>
              <w:bookmarkEnd w:id="2744"/>
              <w:bookmarkEnd w:id="2745"/>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747"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8" w:author="Molly McEvilley" w:date="2022-07-28T12:00:00Z"/>
                <w:rFonts w:cstheme="minorHAnsi"/>
              </w:rPr>
              <w:pPrChange w:id="2749" w:author="Molly McEvilley" w:date="2022-07-28T12:00:00Z">
                <w:pPr>
                  <w:spacing w:before="0" w:after="0"/>
                </w:pPr>
              </w:pPrChange>
            </w:pPr>
            <w:bookmarkStart w:id="2750" w:name="_Toc109988185"/>
            <w:bookmarkStart w:id="2751" w:name="_Toc109993149"/>
            <w:del w:id="2752" w:author="Molly McEvilley" w:date="2022-07-28T12:00:00Z">
              <w:r w:rsidRPr="00577A54" w:rsidDel="002F5BE6">
                <w:rPr>
                  <w:rFonts w:cstheme="minorHAnsi"/>
                </w:rPr>
                <w:delText>3</w:delText>
              </w:r>
              <w:bookmarkEnd w:id="2750"/>
              <w:bookmarkEnd w:id="2751"/>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3" w:author="Molly McEvilley" w:date="2022-07-28T12:00:00Z"/>
                <w:rFonts w:ascii="Open Sans" w:hAnsi="Open Sans" w:cs="Open Sans"/>
              </w:rPr>
              <w:pPrChange w:id="2754" w:author="Molly McEvilley" w:date="2022-07-28T12:00:00Z">
                <w:pPr>
                  <w:spacing w:before="0" w:after="0"/>
                </w:pPr>
              </w:pPrChange>
            </w:pPr>
            <w:bookmarkStart w:id="2755" w:name="_Toc109988186"/>
            <w:bookmarkStart w:id="2756" w:name="_Toc109993150"/>
            <w:del w:id="2757"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755"/>
              <w:bookmarkEnd w:id="2756"/>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58" w:author="Molly McEvilley" w:date="2022-07-28T12:00:00Z"/>
              </w:rPr>
              <w:pPrChange w:id="2759" w:author="Molly McEvilley" w:date="2022-07-28T12:00:00Z">
                <w:pPr>
                  <w:pStyle w:val="NoSpacing"/>
                </w:pPr>
              </w:pPrChange>
            </w:pPr>
            <w:bookmarkStart w:id="2760" w:name="_Toc109988187"/>
            <w:bookmarkStart w:id="2761" w:name="_Toc109993151"/>
            <w:del w:id="2762" w:author="Molly McEvilley" w:date="2022-07-28T12:00:00Z">
              <w:r w:rsidRPr="006472A5" w:rsidDel="002F5BE6">
                <w:delText>99</w:delText>
              </w:r>
              <w:bookmarkEnd w:id="2760"/>
              <w:bookmarkEnd w:id="2761"/>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763"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4" w:author="Molly McEvilley" w:date="2022-07-28T12:00:00Z"/>
                <w:rFonts w:cstheme="minorHAnsi"/>
              </w:rPr>
              <w:pPrChange w:id="2765" w:author="Molly McEvilley" w:date="2022-07-28T12:00:00Z">
                <w:pPr>
                  <w:spacing w:before="0" w:after="0"/>
                </w:pPr>
              </w:pPrChange>
            </w:pPr>
            <w:bookmarkStart w:id="2766" w:name="_Toc109988188"/>
            <w:bookmarkStart w:id="2767" w:name="_Toc109993152"/>
            <w:del w:id="2768" w:author="Molly McEvilley" w:date="2022-07-28T12:00:00Z">
              <w:r w:rsidRPr="00577A54" w:rsidDel="002F5BE6">
                <w:rPr>
                  <w:rFonts w:cstheme="minorHAnsi"/>
                </w:rPr>
                <w:delText>4</w:delText>
              </w:r>
              <w:bookmarkEnd w:id="2766"/>
              <w:bookmarkEnd w:id="2767"/>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9" w:author="Molly McEvilley" w:date="2022-07-28T12:00:00Z"/>
                <w:rFonts w:ascii="Open Sans" w:hAnsi="Open Sans" w:cs="Open Sans"/>
              </w:rPr>
              <w:pPrChange w:id="2770" w:author="Molly McEvilley" w:date="2022-07-28T12:00:00Z">
                <w:pPr>
                  <w:spacing w:before="0" w:after="0"/>
                </w:pPr>
              </w:pPrChange>
            </w:pPr>
            <w:bookmarkStart w:id="2771" w:name="_Toc109988189"/>
            <w:bookmarkStart w:id="2772" w:name="_Toc109993153"/>
            <w:del w:id="2773" w:author="Molly McEvilley" w:date="2022-07-28T12:00:00Z">
              <w:r w:rsidDel="002F5BE6">
                <w:rPr>
                  <w:i/>
                </w:rPr>
                <w:delText>DOB</w:delText>
              </w:r>
              <w:r w:rsidRPr="005D0E7C" w:rsidDel="002F5BE6">
                <w:delText xml:space="preserve"> </w:delText>
              </w:r>
              <w:r w:rsidRPr="00655B0F" w:rsidDel="002F5BE6">
                <w:rPr>
                  <w:i/>
                </w:rPr>
                <w:delText>&gt; EntryDate</w:delText>
              </w:r>
              <w:bookmarkEnd w:id="2771"/>
              <w:bookmarkEnd w:id="2772"/>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74" w:author="Molly McEvilley" w:date="2022-07-28T12:00:00Z"/>
              </w:rPr>
              <w:pPrChange w:id="2775" w:author="Molly McEvilley" w:date="2022-07-28T12:00:00Z">
                <w:pPr>
                  <w:pStyle w:val="NoSpacing"/>
                </w:pPr>
              </w:pPrChange>
            </w:pPr>
            <w:bookmarkStart w:id="2776" w:name="_Toc109988190"/>
            <w:bookmarkStart w:id="2777" w:name="_Toc109993154"/>
            <w:del w:id="2778" w:author="Molly McEvilley" w:date="2022-07-28T12:00:00Z">
              <w:r w:rsidRPr="006472A5" w:rsidDel="002F5BE6">
                <w:delText>99</w:delText>
              </w:r>
              <w:bookmarkEnd w:id="2776"/>
              <w:bookmarkEnd w:id="2777"/>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79"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0" w:author="Molly McEvilley" w:date="2022-07-28T12:00:00Z"/>
                <w:rFonts w:cstheme="minorHAnsi"/>
              </w:rPr>
              <w:pPrChange w:id="2781" w:author="Molly McEvilley" w:date="2022-07-28T12:00:00Z">
                <w:pPr>
                  <w:spacing w:before="0" w:after="0"/>
                </w:pPr>
              </w:pPrChange>
            </w:pPr>
            <w:bookmarkStart w:id="2782" w:name="_Toc109988191"/>
            <w:bookmarkStart w:id="2783" w:name="_Toc109993155"/>
            <w:del w:id="2784" w:author="Molly McEvilley" w:date="2022-07-28T12:00:00Z">
              <w:r w:rsidRPr="00A6067F" w:rsidDel="002F5BE6">
                <w:rPr>
                  <w:rFonts w:cstheme="minorHAnsi"/>
                </w:rPr>
                <w:delText>5</w:delText>
              </w:r>
              <w:bookmarkEnd w:id="2782"/>
              <w:bookmarkEnd w:id="2783"/>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5" w:author="Molly McEvilley" w:date="2022-07-28T12:00:00Z"/>
                <w:rFonts w:ascii="Calibri" w:hAnsi="Calibri" w:cs="Calibri"/>
                <w:i/>
              </w:rPr>
              <w:pPrChange w:id="2786" w:author="Molly McEvilley" w:date="2022-07-28T12:00:00Z">
                <w:pPr>
                  <w:spacing w:before="0" w:after="0"/>
                </w:pPr>
              </w:pPrChange>
            </w:pPr>
            <w:bookmarkStart w:id="2787" w:name="_Toc109988192"/>
            <w:bookmarkStart w:id="2788" w:name="_Toc109993156"/>
            <w:del w:id="2789"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87"/>
              <w:bookmarkEnd w:id="2788"/>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90" w:author="Molly McEvilley" w:date="2022-07-28T12:00:00Z"/>
              </w:rPr>
              <w:pPrChange w:id="2791" w:author="Molly McEvilley" w:date="2022-07-28T12:00:00Z">
                <w:pPr>
                  <w:pStyle w:val="NoSpacing"/>
                </w:pPr>
              </w:pPrChange>
            </w:pPr>
            <w:bookmarkStart w:id="2792" w:name="_Toc109988193"/>
            <w:bookmarkStart w:id="2793" w:name="_Toc109993157"/>
            <w:del w:id="2794" w:author="Molly McEvilley" w:date="2022-07-28T12:00:00Z">
              <w:r w:rsidRPr="006472A5" w:rsidDel="002F5BE6">
                <w:delText>99</w:delText>
              </w:r>
              <w:bookmarkEnd w:id="2792"/>
              <w:bookmarkEnd w:id="2793"/>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95"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96" w:author="Molly McEvilley" w:date="2022-07-28T12:00:00Z"/>
                <w:rFonts w:cstheme="minorHAnsi"/>
              </w:rPr>
              <w:pPrChange w:id="2797" w:author="Molly McEvilley" w:date="2022-07-28T12:00:00Z">
                <w:pPr>
                  <w:spacing w:before="0" w:after="0"/>
                </w:pPr>
              </w:pPrChange>
            </w:pPr>
            <w:bookmarkStart w:id="2798" w:name="_Toc109988194"/>
            <w:bookmarkStart w:id="2799" w:name="_Toc109993158"/>
            <w:del w:id="2800" w:author="Molly McEvilley" w:date="2022-07-28T12:00:00Z">
              <w:r w:rsidRPr="00577A54" w:rsidDel="002F5BE6">
                <w:rPr>
                  <w:rFonts w:cstheme="minorHAnsi"/>
                </w:rPr>
                <w:delText>5</w:delText>
              </w:r>
              <w:bookmarkEnd w:id="2798"/>
              <w:bookmarkEnd w:id="2799"/>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801" w:author="Molly McEvilley" w:date="2022-07-28T12:00:00Z"/>
                <w:rFonts w:ascii="Open Sans" w:hAnsi="Open Sans" w:cs="Open Sans"/>
                <w:i/>
              </w:rPr>
              <w:pPrChange w:id="2802" w:author="Molly McEvilley" w:date="2022-07-28T12:00:00Z">
                <w:pPr>
                  <w:spacing w:before="0" w:after="0"/>
                </w:pPr>
              </w:pPrChange>
            </w:pPr>
            <w:bookmarkStart w:id="2803" w:name="_Toc109988195"/>
            <w:bookmarkStart w:id="2804" w:name="_Toc109993159"/>
            <w:del w:id="2805"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803"/>
              <w:bookmarkEnd w:id="2804"/>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06" w:author="Molly McEvilley" w:date="2022-07-28T12:00:00Z"/>
              </w:rPr>
              <w:pPrChange w:id="2807" w:author="Molly McEvilley" w:date="2022-07-28T12:00:00Z">
                <w:pPr>
                  <w:pStyle w:val="NoSpacing"/>
                </w:pPr>
              </w:pPrChange>
            </w:pPr>
            <w:bookmarkStart w:id="2808" w:name="_Toc109988196"/>
            <w:bookmarkStart w:id="2809" w:name="_Toc109993160"/>
            <w:del w:id="2810" w:author="Molly McEvilley" w:date="2022-07-28T12:00:00Z">
              <w:r w:rsidRPr="006472A5" w:rsidDel="002F5BE6">
                <w:delText>99</w:delText>
              </w:r>
              <w:bookmarkEnd w:id="2808"/>
              <w:bookmarkEnd w:id="2809"/>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811"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812" w:author="Molly McEvilley" w:date="2022-07-28T12:00:00Z"/>
                <w:rFonts w:cstheme="minorHAnsi"/>
              </w:rPr>
              <w:pPrChange w:id="2813" w:author="Molly McEvilley" w:date="2022-07-28T12:00:00Z">
                <w:pPr>
                  <w:spacing w:before="0" w:after="0"/>
                </w:pPr>
              </w:pPrChange>
            </w:pPr>
            <w:bookmarkStart w:id="2814" w:name="_Toc109988197"/>
            <w:bookmarkStart w:id="2815" w:name="_Toc109993161"/>
            <w:del w:id="2816" w:author="Molly McEvilley" w:date="2022-07-28T12:00:00Z">
              <w:r w:rsidRPr="00577A54" w:rsidDel="002F5BE6">
                <w:rPr>
                  <w:rFonts w:cstheme="minorHAnsi"/>
                </w:rPr>
                <w:delText>6</w:delText>
              </w:r>
              <w:bookmarkEnd w:id="2814"/>
              <w:bookmarkEnd w:id="2815"/>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817" w:author="Molly McEvilley" w:date="2022-07-28T12:00:00Z"/>
                <w:rFonts w:ascii="Open Sans" w:hAnsi="Open Sans" w:cs="Open Sans"/>
              </w:rPr>
              <w:pPrChange w:id="2818" w:author="Molly McEvilley" w:date="2022-07-28T12:00:00Z">
                <w:pPr>
                  <w:spacing w:before="0" w:after="0"/>
                </w:pPr>
              </w:pPrChange>
            </w:pPr>
            <w:bookmarkStart w:id="2819" w:name="_Toc109988198"/>
            <w:bookmarkStart w:id="2820" w:name="_Toc109993162"/>
            <w:del w:id="2821"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819"/>
              <w:bookmarkEnd w:id="2820"/>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22" w:author="Molly McEvilley" w:date="2022-07-28T12:00:00Z"/>
              </w:rPr>
              <w:pPrChange w:id="2823" w:author="Molly McEvilley" w:date="2022-07-28T12:00:00Z">
                <w:pPr>
                  <w:pStyle w:val="NoSpacing"/>
                </w:pPr>
              </w:pPrChange>
            </w:pPr>
            <w:bookmarkStart w:id="2824" w:name="_Toc109988199"/>
            <w:bookmarkStart w:id="2825" w:name="_Toc109993163"/>
            <w:del w:id="2826" w:author="Molly McEvilley" w:date="2022-07-28T12:00:00Z">
              <w:r w:rsidDel="002F5BE6">
                <w:delText>1</w:delText>
              </w:r>
              <w:bookmarkEnd w:id="2824"/>
              <w:bookmarkEnd w:id="2825"/>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827"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828" w:author="Molly McEvilley" w:date="2022-07-28T12:00:00Z"/>
                <w:rFonts w:cstheme="minorHAnsi"/>
              </w:rPr>
              <w:pPrChange w:id="2829" w:author="Molly McEvilley" w:date="2022-07-28T12:00:00Z">
                <w:pPr>
                  <w:spacing w:before="0" w:after="0"/>
                </w:pPr>
              </w:pPrChange>
            </w:pPr>
            <w:bookmarkStart w:id="2830" w:name="_Toc109988200"/>
            <w:bookmarkStart w:id="2831" w:name="_Toc109993164"/>
            <w:del w:id="2832" w:author="Molly McEvilley" w:date="2022-07-28T12:00:00Z">
              <w:r w:rsidRPr="00577A54" w:rsidDel="002F5BE6">
                <w:rPr>
                  <w:rFonts w:cstheme="minorHAnsi"/>
                </w:rPr>
                <w:delText>7</w:delText>
              </w:r>
              <w:bookmarkEnd w:id="2830"/>
              <w:bookmarkEnd w:id="2831"/>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833" w:author="Molly McEvilley" w:date="2022-07-28T12:00:00Z"/>
                <w:rFonts w:cstheme="minorHAnsi"/>
              </w:rPr>
              <w:pPrChange w:id="2834" w:author="Molly McEvilley" w:date="2022-07-28T12:00:00Z">
                <w:pPr>
                  <w:spacing w:before="0" w:after="0"/>
                </w:pPr>
              </w:pPrChange>
            </w:pPr>
            <w:bookmarkStart w:id="2835" w:name="_Toc109988201"/>
            <w:bookmarkStart w:id="2836" w:name="_Toc109993165"/>
            <w:del w:id="2837" w:author="Molly McEvilley" w:date="2022-07-28T12:00:00Z">
              <w:r w:rsidRPr="00577A54" w:rsidDel="002F5BE6">
                <w:rPr>
                  <w:rFonts w:cstheme="minorHAnsi"/>
                </w:rPr>
                <w:delText>(other)</w:delText>
              </w:r>
              <w:bookmarkEnd w:id="2835"/>
              <w:bookmarkEnd w:id="2836"/>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38" w:author="Molly McEvilley" w:date="2022-07-28T12:00:00Z"/>
              </w:rPr>
              <w:pPrChange w:id="2839" w:author="Molly McEvilley" w:date="2022-07-28T12:00:00Z">
                <w:pPr>
                  <w:pStyle w:val="NoSpacing"/>
                </w:pPr>
              </w:pPrChange>
            </w:pPr>
            <w:bookmarkStart w:id="2840" w:name="_Toc109988202"/>
            <w:bookmarkStart w:id="2841" w:name="_Toc109993166"/>
            <w:del w:id="2842" w:author="Molly McEvilley" w:date="2022-07-28T12:00:00Z">
              <w:r w:rsidRPr="006472A5" w:rsidDel="002F5BE6">
                <w:delText>0</w:delText>
              </w:r>
              <w:bookmarkEnd w:id="2840"/>
              <w:bookmarkEnd w:id="2841"/>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843" w:author="Molly McEvilley" w:date="2022-07-28T12:00:00Z"/>
        </w:rPr>
        <w:pPrChange w:id="2844" w:author="Molly McEvilley" w:date="2022-07-28T12:00:00Z">
          <w:pPr>
            <w:pStyle w:val="Heading4"/>
          </w:pPr>
        </w:pPrChange>
      </w:pPr>
      <w:del w:id="2845"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846" w:author="Molly McEvilley" w:date="2022-07-28T12:00:00Z"/>
          <w:bCs/>
        </w:rPr>
        <w:pPrChange w:id="2847" w:author="Molly McEvilley" w:date="2022-07-28T12:00:00Z">
          <w:pPr/>
        </w:pPrChange>
      </w:pPr>
      <w:bookmarkStart w:id="2848" w:name="_Toc109988203"/>
      <w:bookmarkStart w:id="2849" w:name="_Toc109993167"/>
      <w:del w:id="2850"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848"/>
        <w:bookmarkEnd w:id="2849"/>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51" w:author="Molly McEvilley" w:date="2022-07-28T12:00:00Z"/>
        </w:rPr>
        <w:pPrChange w:id="2852" w:author="Molly McEvilley" w:date="2022-07-28T12:00:00Z">
          <w:pPr/>
        </w:pPrChange>
      </w:pPr>
      <w:bookmarkStart w:id="2853" w:name="_Toc109988204"/>
      <w:bookmarkStart w:id="2854" w:name="_Toc109993168"/>
      <w:del w:id="2855"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853"/>
        <w:bookmarkEnd w:id="2854"/>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56" w:author="Molly McEvilley" w:date="2022-07-28T12:00:00Z"/>
        </w:rPr>
        <w:pPrChange w:id="2857" w:author="Molly McEvilley" w:date="2022-07-28T12:00:00Z">
          <w:pPr>
            <w:pStyle w:val="ListParagraph"/>
            <w:numPr>
              <w:numId w:val="12"/>
            </w:numPr>
          </w:pPr>
        </w:pPrChange>
      </w:pPr>
      <w:bookmarkStart w:id="2858" w:name="_Toc109988205"/>
      <w:bookmarkStart w:id="2859" w:name="_Toc109993169"/>
      <w:del w:id="2860" w:author="Molly McEvilley" w:date="2022-07-28T12:00:00Z">
        <w:r w:rsidDel="002F5BE6">
          <w:delText>Length(</w:delText>
        </w:r>
        <w:r w:rsidRPr="00E46DCB" w:rsidDel="002F5BE6">
          <w:rPr>
            <w:i/>
          </w:rPr>
          <w:delText>SSN</w:delText>
        </w:r>
        <w:r w:rsidDel="002F5BE6">
          <w:delText>) &lt;&gt; 9; or</w:delText>
        </w:r>
        <w:bookmarkEnd w:id="2858"/>
        <w:bookmarkEnd w:id="2859"/>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61" w:author="Molly McEvilley" w:date="2022-07-28T12:00:00Z"/>
        </w:rPr>
        <w:pPrChange w:id="2862" w:author="Molly McEvilley" w:date="2022-07-28T12:00:00Z">
          <w:pPr>
            <w:pStyle w:val="ListParagraph"/>
            <w:numPr>
              <w:numId w:val="12"/>
            </w:numPr>
          </w:pPr>
        </w:pPrChange>
      </w:pPr>
      <w:bookmarkStart w:id="2863" w:name="_Toc109988206"/>
      <w:bookmarkStart w:id="2864" w:name="_Toc109993170"/>
      <w:del w:id="2865"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863"/>
        <w:bookmarkEnd w:id="2864"/>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66" w:author="Molly McEvilley" w:date="2022-07-28T12:00:00Z"/>
        </w:rPr>
        <w:pPrChange w:id="2867" w:author="Molly McEvilley" w:date="2022-07-28T12:00:00Z">
          <w:pPr>
            <w:pStyle w:val="ListParagraph"/>
            <w:numPr>
              <w:numId w:val="12"/>
            </w:numPr>
          </w:pPr>
        </w:pPrChange>
      </w:pPr>
      <w:bookmarkStart w:id="2868" w:name="_Toc109988207"/>
      <w:bookmarkStart w:id="2869" w:name="_Toc109993171"/>
      <w:del w:id="2870" w:author="Molly McEvilley" w:date="2022-07-28T12:00:00Z">
        <w:r w:rsidRPr="00E46DCB" w:rsidDel="002F5BE6">
          <w:rPr>
            <w:i/>
          </w:rPr>
          <w:delText>SSN</w:delText>
        </w:r>
        <w:r w:rsidDel="002F5BE6">
          <w:delText xml:space="preserve"> begins with ‘000’, ‘666’, or ‘9’; or</w:delText>
        </w:r>
        <w:bookmarkEnd w:id="2868"/>
        <w:bookmarkEnd w:id="2869"/>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71" w:author="Molly McEvilley" w:date="2022-07-28T12:00:00Z"/>
        </w:rPr>
        <w:pPrChange w:id="2872" w:author="Molly McEvilley" w:date="2022-07-28T12:00:00Z">
          <w:pPr>
            <w:pStyle w:val="ListParagraph"/>
            <w:numPr>
              <w:numId w:val="12"/>
            </w:numPr>
          </w:pPr>
        </w:pPrChange>
      </w:pPr>
      <w:bookmarkStart w:id="2873" w:name="_Toc109988208"/>
      <w:bookmarkStart w:id="2874" w:name="_Toc109993172"/>
      <w:del w:id="2875"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873"/>
        <w:bookmarkEnd w:id="2874"/>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76" w:author="Molly McEvilley" w:date="2022-07-28T12:00:00Z"/>
        </w:rPr>
        <w:pPrChange w:id="2877" w:author="Molly McEvilley" w:date="2022-07-28T12:00:00Z">
          <w:pPr>
            <w:pStyle w:val="ListParagraph"/>
            <w:numPr>
              <w:numId w:val="12"/>
            </w:numPr>
          </w:pPr>
        </w:pPrChange>
      </w:pPr>
      <w:bookmarkStart w:id="2878" w:name="_Toc109988209"/>
      <w:bookmarkStart w:id="2879" w:name="_Toc109993173"/>
      <w:del w:id="2880" w:author="Molly McEvilley" w:date="2022-07-28T12:00:00Z">
        <w:r w:rsidRPr="00E46DCB" w:rsidDel="002F5BE6">
          <w:rPr>
            <w:i/>
          </w:rPr>
          <w:delText>SSN</w:delText>
        </w:r>
        <w:r w:rsidDel="002F5BE6">
          <w:delText xml:space="preserve"> last 4 digits are ‘0000’; or</w:delText>
        </w:r>
        <w:bookmarkEnd w:id="2878"/>
        <w:bookmarkEnd w:id="2879"/>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81" w:author="Molly McEvilley" w:date="2022-07-28T12:00:00Z"/>
        </w:rPr>
        <w:pPrChange w:id="2882" w:author="Molly McEvilley" w:date="2022-07-28T12:00:00Z">
          <w:pPr>
            <w:pStyle w:val="ListParagraph"/>
            <w:numPr>
              <w:numId w:val="12"/>
            </w:numPr>
          </w:pPr>
        </w:pPrChange>
      </w:pPr>
      <w:bookmarkStart w:id="2883" w:name="_Toc109988210"/>
      <w:bookmarkStart w:id="2884" w:name="_Toc109993174"/>
      <w:del w:id="2885" w:author="Molly McEvilley" w:date="2022-07-28T12:00:00Z">
        <w:r w:rsidRPr="00E46DCB" w:rsidDel="002F5BE6">
          <w:rPr>
            <w:i/>
          </w:rPr>
          <w:delText>SSN</w:delText>
        </w:r>
        <w:r w:rsidDel="002F5BE6">
          <w:delText xml:space="preserve"> contains any character other than 0-9; or</w:delText>
        </w:r>
        <w:bookmarkEnd w:id="2883"/>
        <w:bookmarkEnd w:id="2884"/>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86" w:author="Molly McEvilley" w:date="2022-07-28T12:00:00Z"/>
        </w:rPr>
        <w:pPrChange w:id="2887" w:author="Molly McEvilley" w:date="2022-07-28T12:00:00Z">
          <w:pPr>
            <w:pStyle w:val="ListParagraph"/>
            <w:numPr>
              <w:numId w:val="12"/>
            </w:numPr>
          </w:pPr>
        </w:pPrChange>
      </w:pPr>
      <w:bookmarkStart w:id="2888" w:name="_Toc109988211"/>
      <w:bookmarkStart w:id="2889" w:name="_Toc109993175"/>
      <w:del w:id="2890"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88"/>
        <w:bookmarkEnd w:id="2889"/>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91" w:author="Molly McEvilley" w:date="2022-07-28T12:00:00Z"/>
        </w:rPr>
        <w:pPrChange w:id="2892" w:author="Molly McEvilley" w:date="2022-07-28T12:00:00Z">
          <w:pPr/>
        </w:pPrChange>
      </w:pPr>
      <w:bookmarkStart w:id="2893" w:name="_Toc109988212"/>
      <w:bookmarkStart w:id="2894" w:name="_Toc109993176"/>
      <w:del w:id="2895"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93"/>
        <w:bookmarkEnd w:id="2894"/>
      </w:del>
    </w:p>
    <w:p w14:paraId="721E6C72" w14:textId="701B393D" w:rsidR="007C0D7B" w:rsidDel="002F5BE6" w:rsidRDefault="007C0D7B" w:rsidP="008C6215">
      <w:pPr>
        <w:pStyle w:val="Heading2"/>
        <w:rPr>
          <w:del w:id="2896" w:author="Molly McEvilley" w:date="2022-07-28T12:00:00Z"/>
        </w:rPr>
      </w:pPr>
      <w:bookmarkStart w:id="2897" w:name="_Toc37849833"/>
      <w:bookmarkStart w:id="2898" w:name="_Toc109988213"/>
      <w:bookmarkStart w:id="2899" w:name="_Toc109993177"/>
      <w:del w:id="2900" w:author="Molly McEvilley" w:date="2022-07-28T12:00:00Z">
        <w:r w:rsidDel="002F5BE6">
          <w:delText>Set LSAReport Data Quality Values</w:delText>
        </w:r>
        <w:bookmarkEnd w:id="2897"/>
        <w:bookmarkEnd w:id="2898"/>
        <w:bookmarkEnd w:id="2899"/>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901" w:author="Molly McEvilley" w:date="2022-07-28T12:00:00Z"/>
        </w:rPr>
        <w:pPrChange w:id="2902" w:author="Molly McEvilley" w:date="2022-07-28T12:00:00Z">
          <w:pPr/>
        </w:pPrChange>
      </w:pPr>
      <w:bookmarkStart w:id="2903" w:name="_Toc109988214"/>
      <w:bookmarkStart w:id="2904" w:name="_Toc109993178"/>
      <w:del w:id="2905"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903"/>
        <w:bookmarkEnd w:id="2904"/>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906"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07" w:author="Molly McEvilley" w:date="2022-07-28T12:00:00Z"/>
              </w:rPr>
              <w:pPrChange w:id="2908" w:author="Molly McEvilley" w:date="2022-07-28T12:00:00Z">
                <w:pPr>
                  <w:pStyle w:val="NoSpacing"/>
                </w:pPr>
              </w:pPrChange>
            </w:pPr>
            <w:bookmarkStart w:id="2909" w:name="_Toc109988215"/>
            <w:bookmarkStart w:id="2910" w:name="_Toc109993179"/>
            <w:del w:id="2911" w:author="Molly McEvilley" w:date="2022-07-28T12:00:00Z">
              <w:r w:rsidDel="002F5BE6">
                <w:delText>Cohort</w:delText>
              </w:r>
              <w:bookmarkEnd w:id="2909"/>
              <w:bookmarkEnd w:id="2910"/>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912" w:author="Molly McEvilley" w:date="2022-07-28T12:00:00Z"/>
              </w:rPr>
              <w:pPrChange w:id="2913"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914" w:name="_Toc109988216"/>
            <w:bookmarkStart w:id="2915" w:name="_Toc109993180"/>
            <w:del w:id="2916" w:author="Molly McEvilley" w:date="2022-07-28T12:00:00Z">
              <w:r w:rsidDel="002F5BE6">
                <w:delText>Type</w:delText>
              </w:r>
              <w:bookmarkEnd w:id="2914"/>
              <w:bookmarkEnd w:id="2915"/>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917" w:author="Molly McEvilley" w:date="2022-07-28T12:00:00Z"/>
              </w:rPr>
              <w:pPrChange w:id="2918"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919" w:name="_Toc109988217"/>
            <w:bookmarkStart w:id="2920" w:name="_Toc109993181"/>
            <w:del w:id="2921" w:author="Molly McEvilley" w:date="2022-07-28T12:00:00Z">
              <w:r w:rsidRPr="007546C8" w:rsidDel="002F5BE6">
                <w:delText>CohortStart</w:delText>
              </w:r>
              <w:bookmarkEnd w:id="2919"/>
              <w:bookmarkEnd w:id="2920"/>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922" w:author="Molly McEvilley" w:date="2022-07-28T12:00:00Z"/>
              </w:rPr>
              <w:pPrChange w:id="2923"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924" w:name="_Toc109988218"/>
            <w:bookmarkStart w:id="2925" w:name="_Toc109993182"/>
            <w:del w:id="2926" w:author="Molly McEvilley" w:date="2022-07-28T12:00:00Z">
              <w:r w:rsidRPr="007546C8" w:rsidDel="002F5BE6">
                <w:delText>CohortEnd</w:delText>
              </w:r>
              <w:bookmarkEnd w:id="2924"/>
              <w:bookmarkEnd w:id="2925"/>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927"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28" w:author="Molly McEvilley" w:date="2022-07-28T12:00:00Z"/>
              </w:rPr>
              <w:pPrChange w:id="2929" w:author="Molly McEvilley" w:date="2022-07-28T12:00:00Z">
                <w:pPr>
                  <w:pStyle w:val="NoSpacing"/>
                </w:pPr>
              </w:pPrChange>
            </w:pPr>
            <w:bookmarkStart w:id="2930" w:name="_Toc109988219"/>
            <w:bookmarkStart w:id="2931" w:name="_Toc109993183"/>
            <w:del w:id="2932" w:author="Molly McEvilley" w:date="2022-07-28T12:00:00Z">
              <w:r w:rsidRPr="00D045AC" w:rsidDel="002F5BE6">
                <w:delText>1</w:delText>
              </w:r>
              <w:bookmarkEnd w:id="2930"/>
              <w:bookmarkEnd w:id="2931"/>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933" w:author="Molly McEvilley" w:date="2022-07-28T12:00:00Z"/>
              </w:rPr>
              <w:pPrChange w:id="29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935" w:name="_Toc109988220"/>
            <w:bookmarkStart w:id="2936" w:name="_Toc109993184"/>
            <w:del w:id="2937" w:author="Molly McEvilley" w:date="2022-07-28T12:00:00Z">
              <w:r w:rsidDel="002F5BE6">
                <w:delText>Active</w:delText>
              </w:r>
              <w:bookmarkEnd w:id="2935"/>
              <w:bookmarkEnd w:id="2936"/>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938" w:author="Molly McEvilley" w:date="2022-07-28T12:00:00Z"/>
                <w:u w:val="single"/>
              </w:rPr>
              <w:pPrChange w:id="29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940" w:name="_Toc109988221"/>
            <w:bookmarkStart w:id="2941" w:name="_Toc109993185"/>
            <w:del w:id="2942" w:author="Molly McEvilley" w:date="2022-07-28T12:00:00Z">
              <w:r w:rsidRPr="00B6694F" w:rsidDel="002F5BE6">
                <w:rPr>
                  <w:u w:val="single"/>
                </w:rPr>
                <w:delText>ReportStart</w:delText>
              </w:r>
              <w:bookmarkEnd w:id="2940"/>
              <w:bookmarkEnd w:id="2941"/>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943" w:author="Molly McEvilley" w:date="2022-07-28T12:00:00Z"/>
                <w:u w:val="single"/>
              </w:rPr>
              <w:pPrChange w:id="294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945" w:name="_Toc109988222"/>
            <w:bookmarkStart w:id="2946" w:name="_Toc109993186"/>
            <w:del w:id="2947" w:author="Molly McEvilley" w:date="2022-07-28T12:00:00Z">
              <w:r w:rsidRPr="00B6694F" w:rsidDel="002F5BE6">
                <w:rPr>
                  <w:u w:val="single"/>
                </w:rPr>
                <w:delText>ReportEnd</w:delText>
              </w:r>
              <w:bookmarkEnd w:id="2945"/>
              <w:bookmarkEnd w:id="2946"/>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948"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9" w:author="Molly McEvilley" w:date="2022-07-28T12:00:00Z"/>
              </w:rPr>
              <w:pPrChange w:id="2950" w:author="Molly McEvilley" w:date="2022-07-28T12:00:00Z">
                <w:pPr>
                  <w:pStyle w:val="NoSpacing"/>
                </w:pPr>
              </w:pPrChange>
            </w:pPr>
            <w:bookmarkStart w:id="2951" w:name="_Toc109988223"/>
            <w:bookmarkStart w:id="2952" w:name="_Toc109993187"/>
            <w:del w:id="2953" w:author="Molly McEvilley" w:date="2022-07-28T12:00:00Z">
              <w:r w:rsidRPr="00D045AC" w:rsidDel="002F5BE6">
                <w:delText>20</w:delText>
              </w:r>
              <w:bookmarkEnd w:id="2951"/>
              <w:bookmarkEnd w:id="2952"/>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54" w:author="Molly McEvilley" w:date="2022-07-28T12:00:00Z"/>
              </w:rPr>
              <w:pPrChange w:id="29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56" w:name="_Toc109988224"/>
            <w:bookmarkStart w:id="2957" w:name="_Toc109993188"/>
            <w:del w:id="2958" w:author="Molly McEvilley" w:date="2022-07-28T12:00:00Z">
              <w:r w:rsidDel="002F5BE6">
                <w:delText>Data quality</w:delText>
              </w:r>
              <w:bookmarkEnd w:id="2956"/>
              <w:bookmarkEnd w:id="2957"/>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59" w:author="Molly McEvilley" w:date="2022-07-28T12:00:00Z"/>
              </w:rPr>
              <w:pPrChange w:id="296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61" w:name="_Toc109988225"/>
            <w:bookmarkStart w:id="2962" w:name="_Toc109993189"/>
            <w:del w:id="2963" w:author="Molly McEvilley" w:date="2022-07-28T12:00:00Z">
              <w:r w:rsidRPr="00D045AC" w:rsidDel="002F5BE6">
                <w:delText>([ReportEnd – 3 years] + 1 day)</w:delText>
              </w:r>
              <w:bookmarkEnd w:id="2961"/>
              <w:bookmarkEnd w:id="2962"/>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64" w:author="Molly McEvilley" w:date="2022-07-28T12:00:00Z"/>
                <w:u w:val="single"/>
              </w:rPr>
              <w:pPrChange w:id="296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66" w:name="_Toc109988226"/>
            <w:bookmarkStart w:id="2967" w:name="_Toc109993190"/>
            <w:del w:id="2968" w:author="Molly McEvilley" w:date="2022-07-28T12:00:00Z">
              <w:r w:rsidRPr="00B6694F" w:rsidDel="002F5BE6">
                <w:rPr>
                  <w:u w:val="single"/>
                </w:rPr>
                <w:delText>ReportEnd</w:delText>
              </w:r>
              <w:bookmarkEnd w:id="2966"/>
              <w:bookmarkEnd w:id="2967"/>
            </w:del>
          </w:p>
        </w:tc>
      </w:tr>
    </w:tbl>
    <w:p w14:paraId="4D4D9DB1" w14:textId="5EC4C667" w:rsidR="00D05131" w:rsidDel="002F5BE6" w:rsidRDefault="00D05131">
      <w:pPr>
        <w:pStyle w:val="Heading3"/>
        <w:numPr>
          <w:ilvl w:val="1"/>
          <w:numId w:val="2"/>
        </w:numPr>
        <w:shd w:val="clear" w:color="auto" w:fill="F0F0F2"/>
        <w:ind w:left="720" w:hanging="720"/>
        <w:contextualSpacing/>
        <w:rPr>
          <w:del w:id="2969" w:author="Molly McEvilley" w:date="2022-07-28T12:00:00Z"/>
        </w:rPr>
        <w:pPrChange w:id="2970" w:author="Molly McEvilley" w:date="2022-07-28T12:00:00Z">
          <w:pPr>
            <w:pStyle w:val="Heading3"/>
          </w:pPr>
        </w:pPrChange>
      </w:pPr>
      <w:bookmarkStart w:id="2971" w:name="_NoCoC"/>
      <w:bookmarkEnd w:id="2971"/>
      <w:del w:id="2972"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973" w:author="Molly McEvilley" w:date="2022-07-28T12:00:00Z"/>
        </w:rPr>
        <w:pPrChange w:id="2974" w:author="Molly McEvilley" w:date="2022-07-28T12:00:00Z">
          <w:pPr/>
        </w:pPrChange>
      </w:pPr>
      <w:bookmarkStart w:id="2975" w:name="_Toc109988227"/>
      <w:bookmarkStart w:id="2976" w:name="_Toc109993191"/>
      <w:del w:id="2977"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975"/>
        <w:bookmarkEnd w:id="2976"/>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78" w:author="Molly McEvilley" w:date="2022-07-28T12:00:00Z"/>
        </w:rPr>
        <w:pPrChange w:id="2979" w:author="Molly McEvilley" w:date="2022-07-28T12:00:00Z">
          <w:pPr/>
        </w:pPrChange>
      </w:pPr>
      <w:bookmarkStart w:id="2980" w:name="_Toc109988228"/>
      <w:bookmarkStart w:id="2981" w:name="_Toc109993192"/>
      <w:del w:id="2982"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80"/>
        <w:bookmarkEnd w:id="2981"/>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83"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4" w:author="Molly McEvilley" w:date="2022-07-28T12:00:00Z"/>
                <w:b/>
                <w:bCs/>
                <w:color w:val="000000" w:themeColor="text1"/>
              </w:rPr>
              <w:pPrChange w:id="2985" w:author="Molly McEvilley" w:date="2022-07-28T12:00:00Z">
                <w:pPr>
                  <w:pStyle w:val="NoSpacing"/>
                </w:pPr>
              </w:pPrChange>
            </w:pPr>
            <w:bookmarkStart w:id="2986" w:name="_Toc109988229"/>
            <w:bookmarkStart w:id="2987" w:name="_Toc109993193"/>
            <w:del w:id="2988" w:author="Molly McEvilley" w:date="2022-07-28T12:00:00Z">
              <w:r w:rsidDel="002F5BE6">
                <w:rPr>
                  <w:b/>
                  <w:bCs/>
                  <w:color w:val="000000" w:themeColor="text1"/>
                </w:rPr>
                <w:delText>lsa_</w:delText>
              </w:r>
              <w:r w:rsidR="00F96F3E" w:rsidDel="002F5BE6">
                <w:rPr>
                  <w:b/>
                  <w:bCs/>
                  <w:color w:val="000000" w:themeColor="text1"/>
                </w:rPr>
                <w:delText>Project</w:delText>
              </w:r>
              <w:bookmarkEnd w:id="2986"/>
              <w:bookmarkEnd w:id="2987"/>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9" w:author="Molly McEvilley" w:date="2022-07-28T12:00:00Z"/>
                <w:b/>
                <w:bCs/>
                <w:color w:val="000000" w:themeColor="text1"/>
              </w:rPr>
              <w:pPrChange w:id="2990" w:author="Molly McEvilley" w:date="2022-07-28T12:00:00Z">
                <w:pPr>
                  <w:pStyle w:val="NoSpacing"/>
                </w:pPr>
              </w:pPrChange>
            </w:pPr>
            <w:bookmarkStart w:id="2991" w:name="_Toc109988230"/>
            <w:bookmarkStart w:id="2992" w:name="_Toc109993194"/>
            <w:del w:id="2993" w:author="Molly McEvilley" w:date="2022-07-28T12:00:00Z">
              <w:r w:rsidDel="002F5BE6">
                <w:rPr>
                  <w:b/>
                  <w:bCs/>
                  <w:color w:val="000000" w:themeColor="text1"/>
                </w:rPr>
                <w:delText>Notes</w:delText>
              </w:r>
              <w:bookmarkEnd w:id="2991"/>
              <w:bookmarkEnd w:id="2992"/>
            </w:del>
          </w:p>
        </w:tc>
      </w:tr>
      <w:tr w:rsidR="00144379" w:rsidDel="002F5BE6" w14:paraId="219CF3F1" w14:textId="2B37ED7B" w:rsidTr="00A33436">
        <w:trPr>
          <w:cantSplit/>
          <w:trHeight w:val="216"/>
          <w:del w:id="2994"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5" w:author="Molly McEvilley" w:date="2022-07-28T12:00:00Z"/>
              </w:rPr>
              <w:pPrChange w:id="2996" w:author="Molly McEvilley" w:date="2022-07-28T12:00:00Z">
                <w:pPr>
                  <w:pStyle w:val="NoSpacing"/>
                </w:pPr>
              </w:pPrChange>
            </w:pPr>
            <w:bookmarkStart w:id="2997" w:name="_Toc109988231"/>
            <w:bookmarkStart w:id="2998" w:name="_Toc109993195"/>
            <w:del w:id="2999" w:author="Molly McEvilley" w:date="2022-07-28T12:00:00Z">
              <w:r w:rsidDel="002F5BE6">
                <w:delText>ProjectID</w:delText>
              </w:r>
              <w:bookmarkEnd w:id="2997"/>
              <w:bookmarkEnd w:id="2998"/>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0" w:author="Molly McEvilley" w:date="2022-07-28T12:00:00Z"/>
              </w:rPr>
              <w:pPrChange w:id="3001" w:author="Molly McEvilley" w:date="2022-07-28T12:00:00Z">
                <w:pPr>
                  <w:pStyle w:val="NoSpacing"/>
                </w:pPr>
              </w:pPrChange>
            </w:pPr>
            <w:bookmarkStart w:id="3002" w:name="_Toc109988232"/>
            <w:bookmarkStart w:id="3003" w:name="_Toc109993196"/>
            <w:del w:id="3004" w:author="Molly McEvilley" w:date="2022-07-28T12:00:00Z">
              <w:r w:rsidDel="002F5BE6">
                <w:delText>Query parameter</w:delText>
              </w:r>
              <w:bookmarkEnd w:id="3002"/>
              <w:bookmarkEnd w:id="3003"/>
            </w:del>
          </w:p>
        </w:tc>
      </w:tr>
      <w:tr w:rsidR="00682BC3" w:rsidDel="002F5BE6" w14:paraId="1EDD512E" w14:textId="04DFD65C" w:rsidTr="00BE7F14">
        <w:trPr>
          <w:cantSplit/>
          <w:trHeight w:val="143"/>
          <w:del w:id="3005"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6" w:author="Molly McEvilley" w:date="2022-07-28T12:00:00Z"/>
              </w:rPr>
              <w:pPrChange w:id="3007" w:author="Molly McEvilley" w:date="2022-07-28T12:00:00Z">
                <w:pPr>
                  <w:pStyle w:val="NoSpacing"/>
                </w:pPr>
              </w:pPrChange>
            </w:pPr>
            <w:bookmarkStart w:id="3008" w:name="_Toc109988233"/>
            <w:bookmarkStart w:id="3009" w:name="_Toc109993197"/>
            <w:del w:id="3010" w:author="Molly McEvilley" w:date="2022-07-28T12:00:00Z">
              <w:r w:rsidRPr="00956E23" w:rsidDel="002F5BE6">
                <w:delText>ProjectType</w:delText>
              </w:r>
              <w:bookmarkEnd w:id="3008"/>
              <w:bookmarkEnd w:id="3009"/>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1" w:author="Molly McEvilley" w:date="2022-07-28T12:00:00Z"/>
              </w:rPr>
              <w:pPrChange w:id="3012" w:author="Molly McEvilley" w:date="2022-07-28T12:00:00Z">
                <w:pPr>
                  <w:pStyle w:val="NoSpacing"/>
                </w:pPr>
              </w:pPrChange>
            </w:pPr>
            <w:bookmarkStart w:id="3013" w:name="_Toc109988234"/>
            <w:bookmarkStart w:id="3014" w:name="_Toc109993198"/>
            <w:del w:id="3015" w:author="Molly McEvilley" w:date="2022-07-28T12:00:00Z">
              <w:r w:rsidDel="002F5BE6">
                <w:delText>in (1,2,3,8,13)</w:delText>
              </w:r>
              <w:bookmarkEnd w:id="3013"/>
              <w:bookmarkEnd w:id="3014"/>
            </w:del>
          </w:p>
        </w:tc>
      </w:tr>
      <w:tr w:rsidR="00144379" w:rsidDel="002F5BE6" w14:paraId="7AB982B0" w14:textId="66578D40" w:rsidTr="00A33436">
        <w:trPr>
          <w:cantSplit/>
          <w:trHeight w:val="216"/>
          <w:del w:id="3016"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7" w:author="Molly McEvilley" w:date="2022-07-28T12:00:00Z"/>
                <w:b/>
                <w:bCs/>
                <w:color w:val="000000" w:themeColor="text1"/>
              </w:rPr>
              <w:pPrChange w:id="3018" w:author="Molly McEvilley" w:date="2022-07-28T12:00:00Z">
                <w:pPr>
                  <w:pStyle w:val="NoSpacing"/>
                </w:pPr>
              </w:pPrChange>
            </w:pPr>
            <w:bookmarkStart w:id="3019" w:name="_Toc109988235"/>
            <w:bookmarkStart w:id="3020" w:name="_Toc109993199"/>
            <w:del w:id="3021" w:author="Molly McEvilley" w:date="2022-07-28T12:00:00Z">
              <w:r w:rsidDel="002F5BE6">
                <w:rPr>
                  <w:b/>
                  <w:bCs/>
                  <w:color w:val="000000" w:themeColor="text1"/>
                </w:rPr>
                <w:delText>tlsa_CohortDates</w:delText>
              </w:r>
              <w:bookmarkEnd w:id="3019"/>
              <w:bookmarkEnd w:id="3020"/>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2" w:author="Molly McEvilley" w:date="2022-07-28T12:00:00Z"/>
                <w:b/>
                <w:bCs/>
                <w:color w:val="000000" w:themeColor="text1"/>
              </w:rPr>
              <w:pPrChange w:id="3023" w:author="Molly McEvilley" w:date="2022-07-28T12:00:00Z">
                <w:pPr>
                  <w:pStyle w:val="NoSpacing"/>
                </w:pPr>
              </w:pPrChange>
            </w:pPr>
            <w:bookmarkStart w:id="3024" w:name="_Toc109988236"/>
            <w:bookmarkStart w:id="3025" w:name="_Toc109993200"/>
            <w:del w:id="3026" w:author="Molly McEvilley" w:date="2022-07-28T12:00:00Z">
              <w:r w:rsidDel="002F5BE6">
                <w:rPr>
                  <w:b/>
                  <w:bCs/>
                  <w:color w:val="000000" w:themeColor="text1"/>
                </w:rPr>
                <w:delText>Notes</w:delText>
              </w:r>
              <w:bookmarkEnd w:id="3024"/>
              <w:bookmarkEnd w:id="3025"/>
            </w:del>
          </w:p>
        </w:tc>
      </w:tr>
      <w:tr w:rsidR="00144379" w:rsidDel="002F5BE6" w14:paraId="4B0C1CA8" w14:textId="5986B3CD" w:rsidTr="00A33436">
        <w:trPr>
          <w:cantSplit/>
          <w:trHeight w:val="216"/>
          <w:del w:id="3027"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8" w:author="Molly McEvilley" w:date="2022-07-28T12:00:00Z"/>
              </w:rPr>
              <w:pPrChange w:id="3029" w:author="Molly McEvilley" w:date="2022-07-28T12:00:00Z">
                <w:pPr>
                  <w:pStyle w:val="NoSpacing"/>
                </w:pPr>
              </w:pPrChange>
            </w:pPr>
            <w:bookmarkStart w:id="3030" w:name="_Toc109988237"/>
            <w:bookmarkStart w:id="3031" w:name="_Toc109993201"/>
            <w:del w:id="3032" w:author="Molly McEvilley" w:date="2022-07-28T12:00:00Z">
              <w:r w:rsidDel="002F5BE6">
                <w:delText>Cohort</w:delText>
              </w:r>
              <w:bookmarkEnd w:id="3030"/>
              <w:bookmarkEnd w:id="3031"/>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3" w:author="Molly McEvilley" w:date="2022-07-28T12:00:00Z"/>
              </w:rPr>
              <w:pPrChange w:id="3034" w:author="Molly McEvilley" w:date="2022-07-28T12:00:00Z">
                <w:pPr>
                  <w:pStyle w:val="NoSpacing"/>
                </w:pPr>
              </w:pPrChange>
            </w:pPr>
            <w:bookmarkStart w:id="3035" w:name="_Toc109988238"/>
            <w:bookmarkStart w:id="3036" w:name="_Toc109993202"/>
            <w:del w:id="3037" w:author="Molly McEvilley" w:date="2022-07-28T12:00:00Z">
              <w:r w:rsidDel="002F5BE6">
                <w:delText>20</w:delText>
              </w:r>
              <w:bookmarkEnd w:id="3035"/>
              <w:bookmarkEnd w:id="3036"/>
            </w:del>
          </w:p>
        </w:tc>
      </w:tr>
      <w:tr w:rsidR="00144379" w:rsidDel="002F5BE6" w14:paraId="4000CF7F" w14:textId="35C08A16" w:rsidTr="00A33436">
        <w:trPr>
          <w:cantSplit/>
          <w:trHeight w:val="216"/>
          <w:del w:id="3038"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9" w:author="Molly McEvilley" w:date="2022-07-28T12:00:00Z"/>
              </w:rPr>
              <w:pPrChange w:id="3040" w:author="Molly McEvilley" w:date="2022-07-28T12:00:00Z">
                <w:pPr>
                  <w:pStyle w:val="NoSpacing"/>
                </w:pPr>
              </w:pPrChange>
            </w:pPr>
            <w:bookmarkStart w:id="3041" w:name="_Toc109988239"/>
            <w:bookmarkStart w:id="3042" w:name="_Toc109993203"/>
            <w:del w:id="3043" w:author="Molly McEvilley" w:date="2022-07-28T12:00:00Z">
              <w:r w:rsidDel="002F5BE6">
                <w:delText>CohortStart</w:delText>
              </w:r>
              <w:bookmarkEnd w:id="3041"/>
              <w:bookmarkEnd w:id="3042"/>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4" w:author="Molly McEvilley" w:date="2022-07-28T12:00:00Z"/>
              </w:rPr>
              <w:pPrChange w:id="3045" w:author="Molly McEvilley" w:date="2022-07-28T12:00:00Z">
                <w:pPr>
                  <w:pStyle w:val="NoSpacing"/>
                </w:pPr>
              </w:pPrChange>
            </w:pPr>
            <w:bookmarkStart w:id="3046" w:name="_Toc109988240"/>
            <w:bookmarkStart w:id="3047" w:name="_Toc109993204"/>
            <w:del w:id="3048" w:author="Molly McEvilley" w:date="2022-07-28T12:00:00Z">
              <w:r w:rsidDel="002F5BE6">
                <w:delText>Query parameter</w:delText>
              </w:r>
              <w:bookmarkEnd w:id="3046"/>
              <w:bookmarkEnd w:id="3047"/>
            </w:del>
          </w:p>
        </w:tc>
      </w:tr>
      <w:tr w:rsidR="00144379" w:rsidDel="002F5BE6" w14:paraId="1215E2DB" w14:textId="19BB60CF" w:rsidTr="00A33436">
        <w:trPr>
          <w:cantSplit/>
          <w:trHeight w:val="216"/>
          <w:del w:id="3049"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0" w:author="Molly McEvilley" w:date="2022-07-28T12:00:00Z"/>
              </w:rPr>
              <w:pPrChange w:id="3051" w:author="Molly McEvilley" w:date="2022-07-28T12:00:00Z">
                <w:pPr>
                  <w:pStyle w:val="NoSpacing"/>
                </w:pPr>
              </w:pPrChange>
            </w:pPr>
            <w:bookmarkStart w:id="3052" w:name="_Toc109988241"/>
            <w:bookmarkStart w:id="3053" w:name="_Toc109993205"/>
            <w:del w:id="3054" w:author="Molly McEvilley" w:date="2022-07-28T12:00:00Z">
              <w:r w:rsidDel="002F5BE6">
                <w:delText>CohortEnd</w:delText>
              </w:r>
              <w:bookmarkEnd w:id="3052"/>
              <w:bookmarkEnd w:id="3053"/>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5" w:author="Molly McEvilley" w:date="2022-07-28T12:00:00Z"/>
              </w:rPr>
              <w:pPrChange w:id="3056" w:author="Molly McEvilley" w:date="2022-07-28T12:00:00Z">
                <w:pPr>
                  <w:pStyle w:val="NoSpacing"/>
                </w:pPr>
              </w:pPrChange>
            </w:pPr>
            <w:bookmarkStart w:id="3057" w:name="_Toc109988242"/>
            <w:bookmarkStart w:id="3058" w:name="_Toc109993206"/>
            <w:del w:id="3059" w:author="Molly McEvilley" w:date="2022-07-28T12:00:00Z">
              <w:r w:rsidDel="002F5BE6">
                <w:delText>Query parameter</w:delText>
              </w:r>
              <w:bookmarkEnd w:id="3057"/>
              <w:bookmarkEnd w:id="3058"/>
            </w:del>
          </w:p>
        </w:tc>
      </w:tr>
      <w:tr w:rsidR="00D05131" w:rsidDel="002F5BE6" w14:paraId="763080C4" w14:textId="4CED4DA1" w:rsidTr="003F2061">
        <w:trPr>
          <w:cantSplit/>
          <w:trHeight w:val="216"/>
          <w:del w:id="3060"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1" w:author="Molly McEvilley" w:date="2022-07-28T12:00:00Z"/>
                <w:b/>
                <w:bCs/>
                <w:color w:val="000000" w:themeColor="text1"/>
              </w:rPr>
              <w:pPrChange w:id="3062" w:author="Molly McEvilley" w:date="2022-07-28T12:00:00Z">
                <w:pPr>
                  <w:pStyle w:val="NoSpacing"/>
                </w:pPr>
              </w:pPrChange>
            </w:pPr>
            <w:bookmarkStart w:id="3063" w:name="_Toc109988243"/>
            <w:bookmarkStart w:id="3064" w:name="_Toc109993207"/>
            <w:del w:id="3065" w:author="Molly McEvilley" w:date="2022-07-28T12:00:00Z">
              <w:r w:rsidRPr="00956E23" w:rsidDel="002F5BE6">
                <w:rPr>
                  <w:b/>
                  <w:bCs/>
                  <w:color w:val="000000" w:themeColor="text1"/>
                </w:rPr>
                <w:delText>hmis_Enrollment</w:delText>
              </w:r>
              <w:bookmarkEnd w:id="3063"/>
              <w:bookmarkEnd w:id="3064"/>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6" w:author="Molly McEvilley" w:date="2022-07-28T12:00:00Z"/>
                <w:b/>
                <w:bCs/>
                <w:color w:val="000000" w:themeColor="text1"/>
              </w:rPr>
              <w:pPrChange w:id="3067" w:author="Molly McEvilley" w:date="2022-07-28T12:00:00Z">
                <w:pPr>
                  <w:pStyle w:val="NoSpacing"/>
                </w:pPr>
              </w:pPrChange>
            </w:pPr>
            <w:bookmarkStart w:id="3068" w:name="_Toc109988244"/>
            <w:bookmarkStart w:id="3069" w:name="_Toc109993208"/>
            <w:del w:id="3070" w:author="Molly McEvilley" w:date="2022-07-28T12:00:00Z">
              <w:r w:rsidRPr="003C4035" w:rsidDel="002F5BE6">
                <w:rPr>
                  <w:b/>
                  <w:bCs/>
                  <w:color w:val="000000" w:themeColor="text1"/>
                </w:rPr>
                <w:delText>Condition</w:delText>
              </w:r>
              <w:bookmarkEnd w:id="3068"/>
              <w:bookmarkEnd w:id="3069"/>
            </w:del>
          </w:p>
        </w:tc>
      </w:tr>
      <w:tr w:rsidR="00D05131" w:rsidDel="002F5BE6" w14:paraId="118479D1" w14:textId="6ABE94F8" w:rsidTr="003F2061">
        <w:trPr>
          <w:cantSplit/>
          <w:trHeight w:val="216"/>
          <w:del w:id="3071"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2" w:author="Molly McEvilley" w:date="2022-07-28T12:00:00Z"/>
              </w:rPr>
              <w:pPrChange w:id="3073" w:author="Molly McEvilley" w:date="2022-07-28T12:00:00Z">
                <w:pPr>
                  <w:pStyle w:val="NoSpacing"/>
                </w:pPr>
              </w:pPrChange>
            </w:pPr>
            <w:bookmarkStart w:id="3074" w:name="_Toc109988245"/>
            <w:bookmarkStart w:id="3075" w:name="_Toc109993209"/>
            <w:del w:id="3076" w:author="Molly McEvilley" w:date="2022-07-28T12:00:00Z">
              <w:r w:rsidRPr="00956E23" w:rsidDel="002F5BE6">
                <w:delText>RelationshipToHoH</w:delText>
              </w:r>
              <w:bookmarkEnd w:id="3074"/>
              <w:bookmarkEnd w:id="3075"/>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7" w:author="Molly McEvilley" w:date="2022-07-28T12:00:00Z"/>
              </w:rPr>
              <w:pPrChange w:id="3078" w:author="Molly McEvilley" w:date="2022-07-28T12:00:00Z">
                <w:pPr>
                  <w:pStyle w:val="NoSpacing"/>
                </w:pPr>
              </w:pPrChange>
            </w:pPr>
            <w:bookmarkStart w:id="3079" w:name="_Toc109988246"/>
            <w:bookmarkStart w:id="3080" w:name="_Toc109993210"/>
            <w:del w:id="3081" w:author="Molly McEvilley" w:date="2022-07-28T12:00:00Z">
              <w:r w:rsidDel="002F5BE6">
                <w:delText>1</w:delText>
              </w:r>
              <w:bookmarkEnd w:id="3079"/>
              <w:bookmarkEnd w:id="3080"/>
            </w:del>
          </w:p>
        </w:tc>
      </w:tr>
      <w:tr w:rsidR="00D05131" w:rsidDel="002F5BE6" w14:paraId="45341478" w14:textId="1C270C46" w:rsidTr="003F2061">
        <w:trPr>
          <w:cantSplit/>
          <w:trHeight w:val="216"/>
          <w:del w:id="3082"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3" w:author="Molly McEvilley" w:date="2022-07-28T12:00:00Z"/>
              </w:rPr>
              <w:pPrChange w:id="3084" w:author="Molly McEvilley" w:date="2022-07-28T12:00:00Z">
                <w:pPr>
                  <w:pStyle w:val="NoSpacing"/>
                </w:pPr>
              </w:pPrChange>
            </w:pPr>
            <w:bookmarkStart w:id="3085" w:name="_Toc109988247"/>
            <w:bookmarkStart w:id="3086" w:name="_Toc109993211"/>
            <w:del w:id="3087" w:author="Molly McEvilley" w:date="2022-07-28T12:00:00Z">
              <w:r w:rsidRPr="00956E23" w:rsidDel="002F5BE6">
                <w:delText>EntryDate</w:delText>
              </w:r>
              <w:bookmarkEnd w:id="3085"/>
              <w:bookmarkEnd w:id="3086"/>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8" w:author="Molly McEvilley" w:date="2022-07-28T12:00:00Z"/>
              </w:rPr>
              <w:pPrChange w:id="3089" w:author="Molly McEvilley" w:date="2022-07-28T12:00:00Z">
                <w:pPr>
                  <w:pStyle w:val="NoSpacing"/>
                </w:pPr>
              </w:pPrChange>
            </w:pPr>
            <w:bookmarkStart w:id="3090" w:name="_Toc109988248"/>
            <w:bookmarkStart w:id="3091" w:name="_Toc109993212"/>
            <w:del w:id="3092"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90"/>
              <w:bookmarkEnd w:id="3091"/>
            </w:del>
          </w:p>
        </w:tc>
      </w:tr>
      <w:tr w:rsidR="00D05131" w:rsidRPr="003C4035" w:rsidDel="002F5BE6" w14:paraId="76E2FBA3" w14:textId="572DEAAA" w:rsidTr="003F2061">
        <w:trPr>
          <w:cantSplit/>
          <w:trHeight w:val="216"/>
          <w:del w:id="3093"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4" w:author="Molly McEvilley" w:date="2022-07-28T12:00:00Z"/>
                <w:b/>
                <w:bCs/>
              </w:rPr>
              <w:pPrChange w:id="3095" w:author="Molly McEvilley" w:date="2022-07-28T12:00:00Z">
                <w:pPr>
                  <w:pStyle w:val="NoSpacing"/>
                </w:pPr>
              </w:pPrChange>
            </w:pPr>
            <w:bookmarkStart w:id="3096" w:name="_Toc109988249"/>
            <w:bookmarkStart w:id="3097" w:name="_Toc109993213"/>
            <w:del w:id="3098" w:author="Molly McEvilley" w:date="2022-07-28T12:00:00Z">
              <w:r w:rsidRPr="00956E23" w:rsidDel="002F5BE6">
                <w:rPr>
                  <w:b/>
                  <w:bCs/>
                </w:rPr>
                <w:delText>hmis_Exit</w:delText>
              </w:r>
              <w:bookmarkEnd w:id="3096"/>
              <w:bookmarkEnd w:id="3097"/>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9" w:author="Molly McEvilley" w:date="2022-07-28T12:00:00Z"/>
                <w:b/>
                <w:bCs/>
              </w:rPr>
              <w:pPrChange w:id="3100" w:author="Molly McEvilley" w:date="2022-07-28T12:00:00Z">
                <w:pPr>
                  <w:pStyle w:val="NoSpacing"/>
                </w:pPr>
              </w:pPrChange>
            </w:pPr>
            <w:bookmarkStart w:id="3101" w:name="_Toc109988250"/>
            <w:bookmarkStart w:id="3102" w:name="_Toc109993214"/>
            <w:del w:id="3103" w:author="Molly McEvilley" w:date="2022-07-28T12:00:00Z">
              <w:r w:rsidRPr="003C4035" w:rsidDel="002F5BE6">
                <w:rPr>
                  <w:b/>
                  <w:bCs/>
                </w:rPr>
                <w:delText>Condition</w:delText>
              </w:r>
              <w:bookmarkEnd w:id="3101"/>
              <w:bookmarkEnd w:id="3102"/>
            </w:del>
          </w:p>
        </w:tc>
      </w:tr>
      <w:tr w:rsidR="00D05131" w:rsidDel="002F5BE6" w14:paraId="2107D87A" w14:textId="5687C7B1" w:rsidTr="003F2061">
        <w:trPr>
          <w:cantSplit/>
          <w:trHeight w:val="216"/>
          <w:del w:id="3104"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5" w:author="Molly McEvilley" w:date="2022-07-28T12:00:00Z"/>
              </w:rPr>
              <w:pPrChange w:id="3106" w:author="Molly McEvilley" w:date="2022-07-28T12:00:00Z">
                <w:pPr>
                  <w:pStyle w:val="NoSpacing"/>
                </w:pPr>
              </w:pPrChange>
            </w:pPr>
            <w:bookmarkStart w:id="3107" w:name="_Toc109988251"/>
            <w:bookmarkStart w:id="3108" w:name="_Toc109993215"/>
            <w:del w:id="3109" w:author="Molly McEvilley" w:date="2022-07-28T12:00:00Z">
              <w:r w:rsidRPr="00956E23" w:rsidDel="002F5BE6">
                <w:delText>ExitDate</w:delText>
              </w:r>
              <w:bookmarkEnd w:id="3107"/>
              <w:bookmarkEnd w:id="3108"/>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0" w:author="Molly McEvilley" w:date="2022-07-28T12:00:00Z"/>
              </w:rPr>
              <w:pPrChange w:id="3111" w:author="Molly McEvilley" w:date="2022-07-28T12:00:00Z">
                <w:pPr>
                  <w:pStyle w:val="NoSpacing"/>
                </w:pPr>
              </w:pPrChange>
            </w:pPr>
            <w:bookmarkStart w:id="3112" w:name="_Toc109988252"/>
            <w:bookmarkStart w:id="3113" w:name="_Toc109993216"/>
            <w:del w:id="3114"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112"/>
              <w:bookmarkEnd w:id="3113"/>
            </w:del>
          </w:p>
        </w:tc>
      </w:tr>
      <w:tr w:rsidR="00D05131" w:rsidRPr="003C4035" w:rsidDel="002F5BE6" w14:paraId="3D548900" w14:textId="53CC2B9B" w:rsidTr="003F2061">
        <w:trPr>
          <w:cantSplit/>
          <w:trHeight w:val="216"/>
          <w:del w:id="3115"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6" w:author="Molly McEvilley" w:date="2022-07-28T12:00:00Z"/>
                <w:b/>
                <w:bCs/>
              </w:rPr>
              <w:pPrChange w:id="3117" w:author="Molly McEvilley" w:date="2022-07-28T12:00:00Z">
                <w:pPr>
                  <w:pStyle w:val="NoSpacing"/>
                </w:pPr>
              </w:pPrChange>
            </w:pPr>
            <w:bookmarkStart w:id="3118" w:name="_Toc109988253"/>
            <w:bookmarkStart w:id="3119" w:name="_Toc109993217"/>
            <w:del w:id="3120" w:author="Molly McEvilley" w:date="2022-07-28T12:00:00Z">
              <w:r w:rsidRPr="00956E23" w:rsidDel="002F5BE6">
                <w:rPr>
                  <w:b/>
                  <w:bCs/>
                </w:rPr>
                <w:delText>hmis_EnrollmentCoC</w:delText>
              </w:r>
              <w:bookmarkEnd w:id="3118"/>
              <w:bookmarkEnd w:id="3119"/>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1" w:author="Molly McEvilley" w:date="2022-07-28T12:00:00Z"/>
                <w:b/>
                <w:bCs/>
              </w:rPr>
              <w:pPrChange w:id="3122" w:author="Molly McEvilley" w:date="2022-07-28T12:00:00Z">
                <w:pPr>
                  <w:pStyle w:val="NoSpacing"/>
                </w:pPr>
              </w:pPrChange>
            </w:pPr>
            <w:bookmarkStart w:id="3123" w:name="_Toc109988254"/>
            <w:bookmarkStart w:id="3124" w:name="_Toc109993218"/>
            <w:del w:id="3125" w:author="Molly McEvilley" w:date="2022-07-28T12:00:00Z">
              <w:r w:rsidRPr="003C4035" w:rsidDel="002F5BE6">
                <w:rPr>
                  <w:b/>
                  <w:bCs/>
                </w:rPr>
                <w:delText>Condition</w:delText>
              </w:r>
              <w:bookmarkEnd w:id="3123"/>
              <w:bookmarkEnd w:id="3124"/>
            </w:del>
          </w:p>
        </w:tc>
      </w:tr>
      <w:tr w:rsidR="00EB1C9F" w:rsidDel="002F5BE6" w14:paraId="0ECB6749" w14:textId="2F676B9D" w:rsidTr="00ED62C9">
        <w:trPr>
          <w:cantSplit/>
          <w:trHeight w:val="216"/>
          <w:del w:id="3126"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7" w:author="Molly McEvilley" w:date="2022-07-28T12:00:00Z"/>
              </w:rPr>
              <w:pPrChange w:id="3128" w:author="Molly McEvilley" w:date="2022-07-28T12:00:00Z">
                <w:pPr>
                  <w:pStyle w:val="NoSpacing"/>
                </w:pPr>
              </w:pPrChange>
            </w:pPr>
            <w:bookmarkStart w:id="3129" w:name="_Toc109988255"/>
            <w:bookmarkStart w:id="3130" w:name="_Toc109993219"/>
            <w:bookmarkEnd w:id="3129"/>
            <w:bookmarkEnd w:id="3130"/>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1" w:author="Molly McEvilley" w:date="2022-07-28T12:00:00Z"/>
              </w:rPr>
              <w:pPrChange w:id="3132" w:author="Molly McEvilley" w:date="2022-07-28T12:00:00Z">
                <w:pPr>
                  <w:pStyle w:val="NoSpacing"/>
                </w:pPr>
              </w:pPrChange>
            </w:pPr>
            <w:bookmarkStart w:id="3133" w:name="_Toc109988256"/>
            <w:bookmarkStart w:id="3134" w:name="_Toc109993220"/>
            <w:del w:id="3135"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133"/>
              <w:bookmarkEnd w:id="3134"/>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6" w:author="Molly McEvilley" w:date="2022-07-28T12:00:00Z"/>
              </w:rPr>
              <w:pPrChange w:id="3137" w:author="Molly McEvilley" w:date="2022-07-28T12:00:00Z">
                <w:pPr>
                  <w:pStyle w:val="NoSpacing"/>
                  <w:numPr>
                    <w:numId w:val="78"/>
                  </w:numPr>
                  <w:ind w:left="720" w:hanging="360"/>
                </w:pPr>
              </w:pPrChange>
            </w:pPr>
            <w:bookmarkStart w:id="3138" w:name="_Toc109988257"/>
            <w:bookmarkStart w:id="3139" w:name="_Toc109993221"/>
            <w:del w:id="3140"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138"/>
              <w:bookmarkEnd w:id="3139"/>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1" w:author="Molly McEvilley" w:date="2022-07-28T12:00:00Z"/>
              </w:rPr>
              <w:pPrChange w:id="3142" w:author="Molly McEvilley" w:date="2022-07-28T12:00:00Z">
                <w:pPr>
                  <w:pStyle w:val="NoSpacing"/>
                  <w:numPr>
                    <w:numId w:val="78"/>
                  </w:numPr>
                  <w:ind w:left="720" w:hanging="360"/>
                </w:pPr>
              </w:pPrChange>
            </w:pPr>
            <w:bookmarkStart w:id="3143" w:name="_Toc109988258"/>
            <w:bookmarkStart w:id="3144" w:name="_Toc109993222"/>
            <w:del w:id="3145" w:author="Molly McEvilley" w:date="2022-07-28T12:00:00Z">
              <w:r w:rsidRPr="00EB1C9F" w:rsidDel="002F5BE6">
                <w:rPr>
                  <w:i/>
                  <w:iCs/>
                </w:rPr>
                <w:delText>CoCCode</w:delText>
              </w:r>
              <w:r w:rsidDel="002F5BE6">
                <w:delText xml:space="preserve"> is not NULL</w:delText>
              </w:r>
              <w:bookmarkEnd w:id="3143"/>
              <w:bookmarkEnd w:id="3144"/>
            </w:del>
          </w:p>
        </w:tc>
      </w:tr>
    </w:tbl>
    <w:p w14:paraId="79189732" w14:textId="44DFE5A9" w:rsidR="00046859" w:rsidDel="002F5BE6" w:rsidRDefault="00046859">
      <w:pPr>
        <w:pStyle w:val="Heading3"/>
        <w:numPr>
          <w:ilvl w:val="1"/>
          <w:numId w:val="2"/>
        </w:numPr>
        <w:shd w:val="clear" w:color="auto" w:fill="F0F0F2"/>
        <w:ind w:left="720" w:hanging="720"/>
        <w:contextualSpacing/>
        <w:rPr>
          <w:del w:id="3146" w:author="Molly McEvilley" w:date="2022-07-28T12:00:00Z"/>
        </w:rPr>
        <w:pPrChange w:id="3147" w:author="Molly McEvilley" w:date="2022-07-28T12:00:00Z">
          <w:pPr>
            <w:pStyle w:val="Heading3"/>
          </w:pPr>
        </w:pPrChange>
      </w:pPr>
      <w:del w:id="3148"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149" w:author="Molly McEvilley" w:date="2022-07-28T12:00:00Z"/>
        </w:rPr>
        <w:pPrChange w:id="3150" w:author="Molly McEvilley" w:date="2022-07-28T12:00:00Z">
          <w:pPr/>
        </w:pPrChange>
      </w:pPr>
      <w:bookmarkStart w:id="3151" w:name="_Toc109988259"/>
      <w:bookmarkStart w:id="3152" w:name="_Toc109993223"/>
      <w:del w:id="3153"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151"/>
        <w:bookmarkEnd w:id="3152"/>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154"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5" w:author="Molly McEvilley" w:date="2022-07-28T12:00:00Z"/>
                <w:b/>
                <w:bCs/>
                <w:color w:val="000000" w:themeColor="text1"/>
              </w:rPr>
              <w:pPrChange w:id="3156" w:author="Molly McEvilley" w:date="2022-07-28T12:00:00Z">
                <w:pPr>
                  <w:pStyle w:val="NoSpacing"/>
                </w:pPr>
              </w:pPrChange>
            </w:pPr>
            <w:bookmarkStart w:id="3157" w:name="_Toc109988260"/>
            <w:bookmarkStart w:id="3158" w:name="_Toc109993224"/>
            <w:del w:id="3159" w:author="Molly McEvilley" w:date="2022-07-28T12:00:00Z">
              <w:r w:rsidDel="002F5BE6">
                <w:rPr>
                  <w:b/>
                  <w:bCs/>
                  <w:color w:val="000000" w:themeColor="text1"/>
                </w:rPr>
                <w:delText>dq_Enrollment</w:delText>
              </w:r>
              <w:bookmarkEnd w:id="3157"/>
              <w:bookmarkEnd w:id="3158"/>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0" w:author="Molly McEvilley" w:date="2022-07-28T12:00:00Z"/>
                <w:b/>
                <w:bCs/>
                <w:color w:val="000000" w:themeColor="text1"/>
              </w:rPr>
              <w:pPrChange w:id="3161" w:author="Molly McEvilley" w:date="2022-07-28T12:00:00Z">
                <w:pPr>
                  <w:pStyle w:val="NoSpacing"/>
                </w:pPr>
              </w:pPrChange>
            </w:pPr>
            <w:bookmarkStart w:id="3162" w:name="_Toc109988261"/>
            <w:bookmarkStart w:id="3163" w:name="_Toc109993225"/>
            <w:del w:id="3164" w:author="Molly McEvilley" w:date="2022-07-28T12:00:00Z">
              <w:r w:rsidDel="002F5BE6">
                <w:rPr>
                  <w:b/>
                  <w:bCs/>
                  <w:color w:val="000000" w:themeColor="text1"/>
                </w:rPr>
                <w:delText>Condition</w:delText>
              </w:r>
              <w:bookmarkEnd w:id="3162"/>
              <w:bookmarkEnd w:id="3163"/>
            </w:del>
          </w:p>
        </w:tc>
      </w:tr>
      <w:tr w:rsidR="00C274E9" w:rsidDel="002F5BE6" w14:paraId="5B885D03" w14:textId="4C351893" w:rsidTr="00A33436">
        <w:trPr>
          <w:cantSplit/>
          <w:trHeight w:val="216"/>
          <w:del w:id="3165"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6" w:author="Molly McEvilley" w:date="2022-07-28T12:00:00Z"/>
              </w:rPr>
              <w:pPrChange w:id="3167" w:author="Molly McEvilley" w:date="2022-07-28T12:00:00Z">
                <w:pPr>
                  <w:pStyle w:val="NoSpacing"/>
                </w:pPr>
              </w:pPrChange>
            </w:pPr>
            <w:bookmarkStart w:id="3168" w:name="_Toc109988262"/>
            <w:bookmarkStart w:id="3169" w:name="_Toc109993226"/>
            <w:del w:id="3170" w:author="Molly McEvilley" w:date="2022-07-28T12:00:00Z">
              <w:r w:rsidDel="002F5BE6">
                <w:delText>Status1</w:delText>
              </w:r>
              <w:bookmarkEnd w:id="3168"/>
              <w:bookmarkEnd w:id="3169"/>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1" w:author="Molly McEvilley" w:date="2022-07-28T12:00:00Z"/>
              </w:rPr>
              <w:pPrChange w:id="3172" w:author="Molly McEvilley" w:date="2022-07-28T12:00:00Z">
                <w:pPr>
                  <w:pStyle w:val="NoSpacing"/>
                </w:pPr>
              </w:pPrChange>
            </w:pPr>
            <w:bookmarkStart w:id="3173" w:name="_Toc109988263"/>
            <w:bookmarkStart w:id="3174" w:name="_Toc109993227"/>
            <w:del w:id="3175" w:author="Molly McEvilley" w:date="2022-07-28T12:00:00Z">
              <w:r w:rsidDel="002F5BE6">
                <w:delText>not NULL (</w:delText>
              </w:r>
              <w:r w:rsidRPr="00206475" w:rsidDel="002F5BE6">
                <w:rPr>
                  <w:b/>
                  <w:bCs/>
                </w:rPr>
                <w:delText>NotOneHoH1</w:delText>
              </w:r>
              <w:r w:rsidDel="002F5BE6">
                <w:delText>)</w:delText>
              </w:r>
              <w:bookmarkEnd w:id="3173"/>
              <w:bookmarkEnd w:id="3174"/>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76" w:author="Molly McEvilley" w:date="2022-07-28T12:00:00Z"/>
              </w:rPr>
              <w:pPrChange w:id="3177" w:author="Molly McEvilley" w:date="2022-07-28T12:00:00Z">
                <w:pPr>
                  <w:pStyle w:val="NoSpacing"/>
                </w:pPr>
              </w:pPrChange>
            </w:pPr>
            <w:bookmarkStart w:id="3178" w:name="_Toc109988264"/>
            <w:bookmarkStart w:id="3179" w:name="_Toc109993228"/>
            <w:del w:id="3180" w:author="Molly McEvilley" w:date="2022-07-28T12:00:00Z">
              <w:r w:rsidDel="002F5BE6">
                <w:delText xml:space="preserve">(n/a for </w:delText>
              </w:r>
              <w:r w:rsidRPr="00206475" w:rsidDel="002F5BE6">
                <w:rPr>
                  <w:b/>
                  <w:bCs/>
                </w:rPr>
                <w:delText>NotOneHoH3</w:delText>
              </w:r>
              <w:r w:rsidDel="002F5BE6">
                <w:delText>)</w:delText>
              </w:r>
              <w:bookmarkEnd w:id="3178"/>
              <w:bookmarkEnd w:id="3179"/>
            </w:del>
          </w:p>
        </w:tc>
      </w:tr>
      <w:tr w:rsidR="00144379" w:rsidDel="002F5BE6" w14:paraId="0262B3F6" w14:textId="4E796945" w:rsidTr="00C34F4A">
        <w:trPr>
          <w:cantSplit/>
          <w:trHeight w:val="216"/>
          <w:del w:id="3181"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2" w:author="Molly McEvilley" w:date="2022-07-28T12:00:00Z"/>
                <w:b/>
                <w:bCs/>
                <w:color w:val="000000" w:themeColor="text1"/>
              </w:rPr>
              <w:pPrChange w:id="3183" w:author="Molly McEvilley" w:date="2022-07-28T12:00:00Z">
                <w:pPr>
                  <w:pStyle w:val="NoSpacing"/>
                </w:pPr>
              </w:pPrChange>
            </w:pPr>
            <w:bookmarkStart w:id="3184" w:name="_Toc109988265"/>
            <w:bookmarkStart w:id="3185" w:name="_Toc109993229"/>
            <w:del w:id="3186" w:author="Molly McEvilley" w:date="2022-07-28T12:00:00Z">
              <w:r w:rsidRPr="00956E23" w:rsidDel="002F5BE6">
                <w:rPr>
                  <w:b/>
                  <w:bCs/>
                  <w:color w:val="000000" w:themeColor="text1"/>
                </w:rPr>
                <w:delText>hmis_Enrollment</w:delText>
              </w:r>
              <w:bookmarkEnd w:id="3184"/>
              <w:bookmarkEnd w:id="3185"/>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7" w:author="Molly McEvilley" w:date="2022-07-28T12:00:00Z"/>
                <w:b/>
                <w:bCs/>
                <w:color w:val="000000" w:themeColor="text1"/>
              </w:rPr>
              <w:pPrChange w:id="3188" w:author="Molly McEvilley" w:date="2022-07-28T12:00:00Z">
                <w:pPr>
                  <w:pStyle w:val="NoSpacing"/>
                </w:pPr>
              </w:pPrChange>
            </w:pPr>
            <w:bookmarkStart w:id="3189" w:name="_Toc109988266"/>
            <w:bookmarkStart w:id="3190" w:name="_Toc109993230"/>
            <w:del w:id="3191" w:author="Molly McEvilley" w:date="2022-07-28T12:00:00Z">
              <w:r w:rsidRPr="003C4035" w:rsidDel="002F5BE6">
                <w:rPr>
                  <w:b/>
                  <w:bCs/>
                  <w:color w:val="000000" w:themeColor="text1"/>
                </w:rPr>
                <w:delText>Condition</w:delText>
              </w:r>
              <w:bookmarkEnd w:id="3189"/>
              <w:bookmarkEnd w:id="3190"/>
            </w:del>
          </w:p>
        </w:tc>
      </w:tr>
      <w:tr w:rsidR="00144379" w:rsidDel="002F5BE6" w14:paraId="54FE946E" w14:textId="460B9886" w:rsidTr="00C34F4A">
        <w:trPr>
          <w:cantSplit/>
          <w:trHeight w:val="216"/>
          <w:del w:id="3192"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3" w:author="Molly McEvilley" w:date="2022-07-28T12:00:00Z"/>
              </w:rPr>
              <w:pPrChange w:id="3194" w:author="Molly McEvilley" w:date="2022-07-28T12:00:00Z">
                <w:pPr>
                  <w:pStyle w:val="NoSpacing"/>
                </w:pPr>
              </w:pPrChange>
            </w:pPr>
            <w:bookmarkStart w:id="3195" w:name="_Toc109988267"/>
            <w:bookmarkStart w:id="3196" w:name="_Toc109993231"/>
            <w:del w:id="3197" w:author="Molly McEvilley" w:date="2022-07-28T12:00:00Z">
              <w:r w:rsidRPr="00956E23" w:rsidDel="002F5BE6">
                <w:delText>RelationshipToHoH</w:delText>
              </w:r>
              <w:bookmarkEnd w:id="3195"/>
              <w:bookmarkEnd w:id="3196"/>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8" w:author="Molly McEvilley" w:date="2022-07-28T12:00:00Z"/>
              </w:rPr>
              <w:pPrChange w:id="3199" w:author="Molly McEvilley" w:date="2022-07-28T12:00:00Z">
                <w:pPr>
                  <w:pStyle w:val="NoSpacing"/>
                </w:pPr>
              </w:pPrChange>
            </w:pPr>
            <w:bookmarkStart w:id="3200" w:name="_Toc109988268"/>
            <w:bookmarkStart w:id="3201" w:name="_Toc109993232"/>
            <w:del w:id="3202" w:author="Molly McEvilley" w:date="2022-07-28T12:00:00Z">
              <w:r w:rsidDel="002F5BE6">
                <w:delText>1</w:delText>
              </w:r>
              <w:bookmarkEnd w:id="3200"/>
              <w:bookmarkEnd w:id="3201"/>
            </w:del>
          </w:p>
        </w:tc>
      </w:tr>
      <w:tr w:rsidR="00144379" w:rsidDel="002F5BE6" w14:paraId="45EE75C9" w14:textId="47221513" w:rsidTr="00C34F4A">
        <w:trPr>
          <w:cantSplit/>
          <w:trHeight w:val="216"/>
          <w:del w:id="3203"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4" w:author="Molly McEvilley" w:date="2022-07-28T12:00:00Z"/>
              </w:rPr>
              <w:pPrChange w:id="3205" w:author="Molly McEvilley" w:date="2022-07-28T12:00:00Z">
                <w:pPr>
                  <w:pStyle w:val="NoSpacing"/>
                </w:pPr>
              </w:pPrChange>
            </w:pPr>
            <w:bookmarkStart w:id="3206" w:name="_Toc109988269"/>
            <w:bookmarkStart w:id="3207" w:name="_Toc109993233"/>
            <w:del w:id="3208" w:author="Molly McEvilley" w:date="2022-07-28T12:00:00Z">
              <w:r w:rsidRPr="00E46DCB" w:rsidDel="002F5BE6">
                <w:delText>COUNT (distinct</w:delText>
              </w:r>
              <w:r w:rsidDel="002F5BE6">
                <w:rPr>
                  <w:i/>
                </w:rPr>
                <w:delText xml:space="preserve"> EnrollmentID)</w:delText>
              </w:r>
              <w:bookmarkEnd w:id="3206"/>
              <w:bookmarkEnd w:id="3207"/>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9" w:author="Molly McEvilley" w:date="2022-07-28T12:00:00Z"/>
              </w:rPr>
              <w:pPrChange w:id="3210" w:author="Molly McEvilley" w:date="2022-07-28T12:00:00Z">
                <w:pPr>
                  <w:pStyle w:val="NoSpacing"/>
                </w:pPr>
              </w:pPrChange>
            </w:pPr>
            <w:bookmarkStart w:id="3211" w:name="_Toc109988270"/>
            <w:bookmarkStart w:id="3212" w:name="_Toc109993234"/>
            <w:del w:id="3213" w:author="Molly McEvilley" w:date="2022-07-28T12:00:00Z">
              <w:r w:rsidDel="002F5BE6">
                <w:delText>&lt;&gt;1</w:delText>
              </w:r>
              <w:bookmarkEnd w:id="3211"/>
              <w:bookmarkEnd w:id="3212"/>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214" w:author="Molly McEvilley" w:date="2022-07-28T12:00:00Z"/>
          <w:b/>
          <w:bCs/>
          <w:color w:val="FF0000"/>
        </w:rPr>
        <w:pPrChange w:id="3215" w:author="Molly McEvilley" w:date="2022-07-28T12:00:00Z">
          <w:pPr>
            <w:pBdr>
              <w:top w:val="single" w:sz="4" w:space="1" w:color="auto"/>
              <w:left w:val="single" w:sz="4" w:space="4" w:color="auto"/>
              <w:bottom w:val="single" w:sz="4" w:space="1" w:color="auto"/>
              <w:right w:val="single" w:sz="4" w:space="0" w:color="auto"/>
            </w:pBdr>
          </w:pPr>
        </w:pPrChange>
      </w:pPr>
      <w:bookmarkStart w:id="3216" w:name="_Toc109988271"/>
      <w:bookmarkStart w:id="3217" w:name="_Toc109993235"/>
      <w:del w:id="3218" w:author="Molly McEvilley" w:date="2022-07-28T12:00:00Z">
        <w:r w:rsidRPr="001A0862" w:rsidDel="002F5BE6">
          <w:rPr>
            <w:b/>
            <w:bCs/>
            <w:color w:val="FF0000"/>
          </w:rPr>
          <w:delText>NOTE TO VENDORS</w:delText>
        </w:r>
        <w:bookmarkEnd w:id="3216"/>
        <w:bookmarkEnd w:id="3217"/>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219" w:author="Molly McEvilley" w:date="2022-07-28T12:00:00Z"/>
        </w:rPr>
        <w:pPrChange w:id="3220" w:author="Molly McEvilley" w:date="2022-07-28T12:00:00Z">
          <w:pPr>
            <w:pBdr>
              <w:top w:val="single" w:sz="4" w:space="1" w:color="auto"/>
              <w:left w:val="single" w:sz="4" w:space="4" w:color="auto"/>
              <w:bottom w:val="single" w:sz="4" w:space="1" w:color="auto"/>
              <w:right w:val="single" w:sz="4" w:space="0" w:color="auto"/>
            </w:pBdr>
          </w:pPr>
        </w:pPrChange>
      </w:pPr>
      <w:bookmarkStart w:id="3221" w:name="_Toc109988272"/>
      <w:bookmarkStart w:id="3222" w:name="_Toc109993236"/>
      <w:del w:id="3223"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221"/>
        <w:bookmarkEnd w:id="3222"/>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224" w:author="Molly McEvilley" w:date="2022-07-28T12:00:00Z"/>
        </w:rPr>
        <w:pPrChange w:id="3225" w:author="Molly McEvilley" w:date="2022-07-28T12:00:00Z">
          <w:pPr>
            <w:pStyle w:val="Heading3"/>
          </w:pPr>
        </w:pPrChange>
      </w:pPr>
      <w:del w:id="3226"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227" w:author="Molly McEvilley" w:date="2022-07-28T12:00:00Z"/>
        </w:rPr>
        <w:pPrChange w:id="3228" w:author="Molly McEvilley" w:date="2022-07-28T12:00:00Z">
          <w:pPr/>
        </w:pPrChange>
      </w:pPr>
      <w:bookmarkStart w:id="3229" w:name="_Toc109988273"/>
      <w:bookmarkStart w:id="3230" w:name="_Toc109993237"/>
      <w:del w:id="3231"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229"/>
        <w:bookmarkEnd w:id="3230"/>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232"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3" w:author="Molly McEvilley" w:date="2022-07-28T12:00:00Z"/>
                <w:b/>
                <w:bCs/>
                <w:color w:val="000000" w:themeColor="text1"/>
              </w:rPr>
              <w:pPrChange w:id="3234" w:author="Molly McEvilley" w:date="2022-07-28T12:00:00Z">
                <w:pPr>
                  <w:pStyle w:val="NoSpacing"/>
                </w:pPr>
              </w:pPrChange>
            </w:pPr>
            <w:bookmarkStart w:id="3235" w:name="_Toc109988274"/>
            <w:bookmarkStart w:id="3236" w:name="_Toc109993238"/>
            <w:del w:id="3237" w:author="Molly McEvilley" w:date="2022-07-28T12:00:00Z">
              <w:r w:rsidRPr="002A38F0" w:rsidDel="002F5BE6">
                <w:rPr>
                  <w:b/>
                  <w:bCs/>
                  <w:color w:val="000000" w:themeColor="text1"/>
                </w:rPr>
                <w:delText>dq_Enrollment</w:delText>
              </w:r>
              <w:bookmarkEnd w:id="3235"/>
              <w:bookmarkEnd w:id="3236"/>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8" w:author="Molly McEvilley" w:date="2022-07-28T12:00:00Z"/>
                <w:color w:val="000000" w:themeColor="text1"/>
              </w:rPr>
              <w:pPrChange w:id="3239" w:author="Molly McEvilley" w:date="2022-07-28T12:00:00Z">
                <w:pPr>
                  <w:pStyle w:val="NoSpacing"/>
                </w:pPr>
              </w:pPrChange>
            </w:pPr>
            <w:bookmarkStart w:id="3240" w:name="_Toc109988275"/>
            <w:bookmarkStart w:id="3241" w:name="_Toc109993239"/>
            <w:del w:id="3242" w:author="Molly McEvilley" w:date="2022-07-28T12:00:00Z">
              <w:r w:rsidRPr="00741942" w:rsidDel="002F5BE6">
                <w:rPr>
                  <w:b/>
                  <w:color w:val="000000" w:themeColor="text1"/>
                </w:rPr>
                <w:delText>Condition</w:delText>
              </w:r>
              <w:bookmarkEnd w:id="3240"/>
              <w:bookmarkEnd w:id="3241"/>
            </w:del>
          </w:p>
        </w:tc>
      </w:tr>
      <w:tr w:rsidR="002A38F0" w:rsidDel="002F5BE6" w14:paraId="005310A6" w14:textId="0E23B4DA" w:rsidTr="00A33436">
        <w:trPr>
          <w:cantSplit/>
          <w:trHeight w:val="216"/>
          <w:del w:id="3243"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4" w:author="Molly McEvilley" w:date="2022-07-28T12:00:00Z"/>
                <w:bCs/>
              </w:rPr>
              <w:pPrChange w:id="3245" w:author="Molly McEvilley" w:date="2022-07-28T12:00:00Z">
                <w:pPr>
                  <w:pStyle w:val="NoSpacing"/>
                </w:pPr>
              </w:pPrChange>
            </w:pPr>
            <w:bookmarkStart w:id="3246" w:name="_Toc109988276"/>
            <w:bookmarkStart w:id="3247" w:name="_Toc109993240"/>
            <w:del w:id="3248" w:author="Molly McEvilley" w:date="2022-07-28T12:00:00Z">
              <w:r w:rsidDel="002F5BE6">
                <w:rPr>
                  <w:bCs/>
                </w:rPr>
                <w:delText>PersonalID</w:delText>
              </w:r>
              <w:bookmarkEnd w:id="3246"/>
              <w:bookmarkEnd w:id="3247"/>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9" w:author="Molly McEvilley" w:date="2022-07-28T12:00:00Z"/>
              </w:rPr>
              <w:pPrChange w:id="3250" w:author="Molly McEvilley" w:date="2022-07-28T12:00:00Z">
                <w:pPr>
                  <w:pStyle w:val="NoSpacing"/>
                </w:pPr>
              </w:pPrChange>
            </w:pPr>
            <w:bookmarkStart w:id="3251" w:name="_Toc109988277"/>
            <w:bookmarkStart w:id="3252" w:name="_Toc109993241"/>
            <w:del w:id="3253" w:author="Molly McEvilley" w:date="2022-07-28T12:00:00Z">
              <w:r w:rsidDel="002F5BE6">
                <w:delText>Query parameter</w:delText>
              </w:r>
              <w:bookmarkEnd w:id="3251"/>
              <w:bookmarkEnd w:id="3252"/>
            </w:del>
          </w:p>
        </w:tc>
      </w:tr>
      <w:tr w:rsidR="00582272" w:rsidDel="002F5BE6" w14:paraId="167869B4" w14:textId="5E135D4F" w:rsidTr="00A33436">
        <w:trPr>
          <w:cantSplit/>
          <w:trHeight w:val="216"/>
          <w:del w:id="3254"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5" w:author="Molly McEvilley" w:date="2022-07-28T12:00:00Z"/>
                <w:bCs/>
              </w:rPr>
              <w:pPrChange w:id="3256" w:author="Molly McEvilley" w:date="2022-07-28T12:00:00Z">
                <w:pPr>
                  <w:pStyle w:val="NoSpacing"/>
                </w:pPr>
              </w:pPrChange>
            </w:pPr>
            <w:bookmarkStart w:id="3257" w:name="_Toc109988278"/>
            <w:bookmarkStart w:id="3258" w:name="_Toc109993242"/>
            <w:del w:id="3259" w:author="Molly McEvilley" w:date="2022-07-28T12:00:00Z">
              <w:r w:rsidDel="002F5BE6">
                <w:rPr>
                  <w:bCs/>
                </w:rPr>
                <w:delText>SSNValid</w:delText>
              </w:r>
              <w:bookmarkEnd w:id="3257"/>
              <w:bookmarkEnd w:id="3258"/>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0" w:author="Molly McEvilley" w:date="2022-07-28T12:00:00Z"/>
              </w:rPr>
              <w:pPrChange w:id="3261" w:author="Molly McEvilley" w:date="2022-07-28T12:00:00Z">
                <w:pPr>
                  <w:pStyle w:val="NoSpacing"/>
                </w:pPr>
              </w:pPrChange>
            </w:pPr>
            <w:bookmarkStart w:id="3262" w:name="_Toc109988279"/>
            <w:bookmarkStart w:id="3263" w:name="_Toc109993243"/>
            <w:del w:id="3264" w:author="Molly McEvilley" w:date="2022-07-28T12:00:00Z">
              <w:r w:rsidDel="002F5BE6">
                <w:delText>Is NULL</w:delText>
              </w:r>
              <w:bookmarkEnd w:id="3262"/>
              <w:bookmarkEnd w:id="3263"/>
            </w:del>
          </w:p>
        </w:tc>
      </w:tr>
    </w:tbl>
    <w:p w14:paraId="57CF3888" w14:textId="2A278885" w:rsidR="00D05131" w:rsidDel="002F5BE6" w:rsidRDefault="00D05131">
      <w:pPr>
        <w:pStyle w:val="Heading3"/>
        <w:numPr>
          <w:ilvl w:val="1"/>
          <w:numId w:val="2"/>
        </w:numPr>
        <w:shd w:val="clear" w:color="auto" w:fill="F0F0F2"/>
        <w:ind w:left="720" w:hanging="720"/>
        <w:contextualSpacing/>
        <w:rPr>
          <w:del w:id="3265" w:author="Molly McEvilley" w:date="2022-07-28T12:00:00Z"/>
        </w:rPr>
        <w:pPrChange w:id="3266" w:author="Molly McEvilley" w:date="2022-07-28T12:00:00Z">
          <w:pPr>
            <w:pStyle w:val="Heading3"/>
          </w:pPr>
        </w:pPrChange>
      </w:pPr>
      <w:del w:id="3267"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68" w:author="Molly McEvilley" w:date="2022-07-28T12:00:00Z"/>
        </w:rPr>
        <w:pPrChange w:id="3269" w:author="Molly McEvilley" w:date="2022-07-28T12:00:00Z">
          <w:pPr/>
        </w:pPrChange>
      </w:pPr>
      <w:bookmarkStart w:id="3270" w:name="_Toc109988280"/>
      <w:bookmarkStart w:id="3271" w:name="_Toc109993244"/>
      <w:del w:id="3272"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270"/>
        <w:bookmarkEnd w:id="3271"/>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273"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4" w:author="Molly McEvilley" w:date="2022-07-28T12:00:00Z"/>
                <w:b/>
                <w:bCs/>
                <w:color w:val="000000" w:themeColor="text1"/>
              </w:rPr>
              <w:pPrChange w:id="3275" w:author="Molly McEvilley" w:date="2022-07-28T12:00:00Z">
                <w:pPr>
                  <w:pStyle w:val="NoSpacing"/>
                </w:pPr>
              </w:pPrChange>
            </w:pPr>
            <w:bookmarkStart w:id="3276" w:name="_Toc109988281"/>
            <w:bookmarkStart w:id="3277" w:name="_Toc109993245"/>
            <w:bookmarkStart w:id="3278" w:name="_Hlk37406231"/>
            <w:del w:id="3279" w:author="Molly McEvilley" w:date="2022-07-28T12:00:00Z">
              <w:r w:rsidRPr="002A38F0" w:rsidDel="002F5BE6">
                <w:rPr>
                  <w:b/>
                  <w:bCs/>
                  <w:color w:val="000000" w:themeColor="text1"/>
                </w:rPr>
                <w:delText>dq_Enrollment</w:delText>
              </w:r>
              <w:bookmarkEnd w:id="3276"/>
              <w:bookmarkEnd w:id="3277"/>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0" w:author="Molly McEvilley" w:date="2022-07-28T12:00:00Z"/>
                <w:color w:val="000000" w:themeColor="text1"/>
              </w:rPr>
              <w:pPrChange w:id="3281" w:author="Molly McEvilley" w:date="2022-07-28T12:00:00Z">
                <w:pPr>
                  <w:pStyle w:val="NoSpacing"/>
                </w:pPr>
              </w:pPrChange>
            </w:pPr>
            <w:bookmarkStart w:id="3282" w:name="_Toc109988282"/>
            <w:bookmarkStart w:id="3283" w:name="_Toc109993246"/>
            <w:del w:id="3284" w:author="Molly McEvilley" w:date="2022-07-28T12:00:00Z">
              <w:r w:rsidRPr="00741942" w:rsidDel="002F5BE6">
                <w:rPr>
                  <w:b/>
                  <w:color w:val="000000" w:themeColor="text1"/>
                </w:rPr>
                <w:delText>Condition</w:delText>
              </w:r>
              <w:bookmarkEnd w:id="3282"/>
              <w:bookmarkEnd w:id="3283"/>
            </w:del>
          </w:p>
        </w:tc>
      </w:tr>
      <w:tr w:rsidR="00A43FB2" w:rsidRPr="00A43FB2" w:rsidDel="002F5BE6" w14:paraId="6113E885" w14:textId="2B0C4568" w:rsidTr="00171172">
        <w:trPr>
          <w:cantSplit/>
          <w:trHeight w:val="216"/>
          <w:del w:id="3285"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6" w:author="Molly McEvilley" w:date="2022-07-28T12:00:00Z"/>
                <w:color w:val="000000" w:themeColor="text1"/>
              </w:rPr>
              <w:pPrChange w:id="3287" w:author="Molly McEvilley" w:date="2022-07-28T12:00:00Z">
                <w:pPr>
                  <w:pStyle w:val="NoSpacing"/>
                </w:pPr>
              </w:pPrChange>
            </w:pPr>
            <w:bookmarkStart w:id="3288" w:name="_Toc109988283"/>
            <w:bookmarkStart w:id="3289" w:name="_Toc109993247"/>
            <w:del w:id="3290" w:author="Molly McEvilley" w:date="2022-07-28T12:00:00Z">
              <w:r w:rsidDel="002F5BE6">
                <w:rPr>
                  <w:color w:val="000000" w:themeColor="text1"/>
                </w:rPr>
                <w:delText>PersonalID</w:delText>
              </w:r>
              <w:bookmarkEnd w:id="3288"/>
              <w:bookmarkEnd w:id="3289"/>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1" w:author="Molly McEvilley" w:date="2022-07-28T12:00:00Z"/>
                <w:color w:val="000000" w:themeColor="text1"/>
              </w:rPr>
              <w:pPrChange w:id="3292" w:author="Molly McEvilley" w:date="2022-07-28T12:00:00Z">
                <w:pPr>
                  <w:pStyle w:val="NoSpacing"/>
                </w:pPr>
              </w:pPrChange>
            </w:pPr>
            <w:bookmarkStart w:id="3293" w:name="_Toc109988284"/>
            <w:bookmarkStart w:id="3294" w:name="_Toc109993248"/>
            <w:del w:id="3295" w:author="Molly McEvilley" w:date="2022-07-28T12:00:00Z">
              <w:r w:rsidDel="002F5BE6">
                <w:rPr>
                  <w:color w:val="000000" w:themeColor="text1"/>
                </w:rPr>
                <w:delText>Query parameter</w:delText>
              </w:r>
              <w:bookmarkEnd w:id="3293"/>
              <w:bookmarkEnd w:id="3294"/>
            </w:del>
          </w:p>
        </w:tc>
      </w:tr>
      <w:tr w:rsidR="00D05131" w:rsidDel="002F5BE6" w14:paraId="1357D4B6" w14:textId="375E1F48" w:rsidTr="003F2061">
        <w:trPr>
          <w:cantSplit/>
          <w:trHeight w:val="216"/>
          <w:del w:id="3296"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7" w:author="Molly McEvilley" w:date="2022-07-28T12:00:00Z"/>
                <w:bCs/>
              </w:rPr>
              <w:pPrChange w:id="3298" w:author="Molly McEvilley" w:date="2022-07-28T12:00:00Z">
                <w:pPr>
                  <w:pStyle w:val="NoSpacing"/>
                </w:pPr>
              </w:pPrChange>
            </w:pPr>
            <w:bookmarkStart w:id="3299" w:name="_Toc109988285"/>
            <w:bookmarkStart w:id="3300" w:name="_Toc109993249"/>
            <w:del w:id="3301" w:author="Molly McEvilley" w:date="2022-07-28T12:00:00Z">
              <w:r w:rsidRPr="002A38F0" w:rsidDel="002F5BE6">
                <w:rPr>
                  <w:bCs/>
                </w:rPr>
                <w:delText>SSNValid</w:delText>
              </w:r>
              <w:bookmarkEnd w:id="3299"/>
              <w:bookmarkEnd w:id="3300"/>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2" w:author="Molly McEvilley" w:date="2022-07-28T12:00:00Z"/>
              </w:rPr>
              <w:pPrChange w:id="3303" w:author="Molly McEvilley" w:date="2022-07-28T12:00:00Z">
                <w:pPr>
                  <w:pStyle w:val="NoSpacing"/>
                </w:pPr>
              </w:pPrChange>
            </w:pPr>
            <w:bookmarkStart w:id="3304" w:name="_Toc109988286"/>
            <w:bookmarkStart w:id="3305" w:name="_Toc109993250"/>
            <w:del w:id="3306" w:author="Molly McEvilley" w:date="2022-07-28T12:00:00Z">
              <w:r w:rsidDel="002F5BE6">
                <w:delText>0</w:delText>
              </w:r>
              <w:bookmarkEnd w:id="3304"/>
              <w:bookmarkEnd w:id="3305"/>
            </w:del>
          </w:p>
        </w:tc>
      </w:tr>
    </w:tbl>
    <w:bookmarkEnd w:id="3278"/>
    <w:p w14:paraId="467D3C6F" w14:textId="00CC1143" w:rsidR="00D05131" w:rsidDel="002F5BE6" w:rsidRDefault="00D05131">
      <w:pPr>
        <w:pStyle w:val="Heading3"/>
        <w:numPr>
          <w:ilvl w:val="1"/>
          <w:numId w:val="2"/>
        </w:numPr>
        <w:shd w:val="clear" w:color="auto" w:fill="F0F0F2"/>
        <w:ind w:left="720" w:hanging="720"/>
        <w:contextualSpacing/>
        <w:rPr>
          <w:del w:id="3307" w:author="Molly McEvilley" w:date="2022-07-28T12:00:00Z"/>
        </w:rPr>
        <w:pPrChange w:id="3308" w:author="Molly McEvilley" w:date="2022-07-28T12:00:00Z">
          <w:pPr>
            <w:pStyle w:val="Heading3"/>
          </w:pPr>
        </w:pPrChange>
      </w:pPr>
      <w:del w:id="3309"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10" w:author="Molly McEvilley" w:date="2022-07-28T12:00:00Z"/>
        </w:rPr>
        <w:pPrChange w:id="3311" w:author="Molly McEvilley" w:date="2022-07-28T12:00:00Z">
          <w:pPr/>
        </w:pPrChange>
      </w:pPr>
      <w:bookmarkStart w:id="3312" w:name="_Toc109988287"/>
      <w:bookmarkStart w:id="3313" w:name="_Toc109993251"/>
      <w:del w:id="3314"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312"/>
        <w:bookmarkEnd w:id="3313"/>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315"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6" w:author="Molly McEvilley" w:date="2022-07-28T12:00:00Z"/>
                <w:b/>
                <w:bCs/>
                <w:color w:val="000000" w:themeColor="text1"/>
              </w:rPr>
              <w:pPrChange w:id="3317" w:author="Molly McEvilley" w:date="2022-07-28T12:00:00Z">
                <w:pPr>
                  <w:pStyle w:val="NoSpacing"/>
                </w:pPr>
              </w:pPrChange>
            </w:pPr>
            <w:bookmarkStart w:id="3318" w:name="_Toc109988288"/>
            <w:bookmarkStart w:id="3319" w:name="_Toc109993252"/>
            <w:del w:id="3320" w:author="Molly McEvilley" w:date="2022-07-28T12:00:00Z">
              <w:r w:rsidRPr="00171172" w:rsidDel="002F5BE6">
                <w:rPr>
                  <w:b/>
                  <w:bCs/>
                  <w:color w:val="000000" w:themeColor="text1"/>
                </w:rPr>
                <w:delText>dq_Enrollment</w:delText>
              </w:r>
              <w:bookmarkEnd w:id="3318"/>
              <w:bookmarkEnd w:id="3319"/>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1" w:author="Molly McEvilley" w:date="2022-07-28T12:00:00Z"/>
                <w:color w:val="000000" w:themeColor="text1"/>
              </w:rPr>
              <w:pPrChange w:id="3322" w:author="Molly McEvilley" w:date="2022-07-28T12:00:00Z">
                <w:pPr>
                  <w:pStyle w:val="NoSpacing"/>
                </w:pPr>
              </w:pPrChange>
            </w:pPr>
            <w:bookmarkStart w:id="3323" w:name="_Toc109988289"/>
            <w:bookmarkStart w:id="3324" w:name="_Toc109993253"/>
            <w:del w:id="3325" w:author="Molly McEvilley" w:date="2022-07-28T12:00:00Z">
              <w:r w:rsidRPr="00741942" w:rsidDel="002F5BE6">
                <w:rPr>
                  <w:b/>
                  <w:color w:val="000000" w:themeColor="text1"/>
                </w:rPr>
                <w:delText>Condition</w:delText>
              </w:r>
              <w:bookmarkEnd w:id="3323"/>
              <w:bookmarkEnd w:id="3324"/>
            </w:del>
          </w:p>
        </w:tc>
      </w:tr>
      <w:tr w:rsidR="00A43FB2" w:rsidRPr="00A43FB2" w:rsidDel="002F5BE6" w14:paraId="2C79D8FB" w14:textId="0A0F4C8B" w:rsidTr="00741942">
        <w:trPr>
          <w:cantSplit/>
          <w:trHeight w:val="216"/>
          <w:del w:id="3326"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27" w:author="Molly McEvilley" w:date="2022-07-28T12:00:00Z"/>
                <w:bCs/>
              </w:rPr>
              <w:pPrChange w:id="3328" w:author="Molly McEvilley" w:date="2022-07-28T12:00:00Z">
                <w:pPr>
                  <w:pStyle w:val="NoSpacing"/>
                </w:pPr>
              </w:pPrChange>
            </w:pPr>
            <w:bookmarkStart w:id="3329" w:name="_Toc109988290"/>
            <w:bookmarkStart w:id="3330" w:name="_Toc109993254"/>
            <w:del w:id="3331" w:author="Molly McEvilley" w:date="2022-07-28T12:00:00Z">
              <w:r w:rsidDel="002F5BE6">
                <w:rPr>
                  <w:color w:val="000000" w:themeColor="text1"/>
                </w:rPr>
                <w:delText>PersonalID</w:delText>
              </w:r>
              <w:bookmarkEnd w:id="3329"/>
              <w:bookmarkEnd w:id="3330"/>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2" w:author="Molly McEvilley" w:date="2022-07-28T12:00:00Z"/>
                <w:bCs/>
              </w:rPr>
              <w:pPrChange w:id="3333" w:author="Molly McEvilley" w:date="2022-07-28T12:00:00Z">
                <w:pPr>
                  <w:pStyle w:val="NoSpacing"/>
                </w:pPr>
              </w:pPrChange>
            </w:pPr>
            <w:bookmarkStart w:id="3334" w:name="_Toc109988291"/>
            <w:bookmarkStart w:id="3335" w:name="_Toc109993255"/>
            <w:del w:id="3336" w:author="Molly McEvilley" w:date="2022-07-28T12:00:00Z">
              <w:r w:rsidDel="002F5BE6">
                <w:rPr>
                  <w:color w:val="000000" w:themeColor="text1"/>
                </w:rPr>
                <w:delText>Query parameter</w:delText>
              </w:r>
              <w:bookmarkEnd w:id="3334"/>
              <w:bookmarkEnd w:id="3335"/>
            </w:del>
          </w:p>
        </w:tc>
      </w:tr>
      <w:tr w:rsidR="00741942" w:rsidRPr="00A43FB2" w:rsidDel="002F5BE6" w14:paraId="45C833E7" w14:textId="081B39B6" w:rsidTr="00741942">
        <w:trPr>
          <w:cantSplit/>
          <w:trHeight w:val="216"/>
          <w:del w:id="3337"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8" w:author="Molly McEvilley" w:date="2022-07-28T12:00:00Z"/>
                <w:bCs/>
              </w:rPr>
              <w:pPrChange w:id="3339" w:author="Molly McEvilley" w:date="2022-07-28T12:00:00Z">
                <w:pPr>
                  <w:pStyle w:val="NoSpacing"/>
                </w:pPr>
              </w:pPrChange>
            </w:pPr>
            <w:bookmarkStart w:id="3340" w:name="_Toc109988292"/>
            <w:bookmarkStart w:id="3341" w:name="_Toc109993256"/>
            <w:del w:id="3342" w:author="Molly McEvilley" w:date="2022-07-28T12:00:00Z">
              <w:r w:rsidRPr="00171172" w:rsidDel="002F5BE6">
                <w:rPr>
                  <w:bCs/>
                </w:rPr>
                <w:delText>SSNValid</w:delText>
              </w:r>
              <w:bookmarkEnd w:id="3340"/>
              <w:bookmarkEnd w:id="3341"/>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3" w:author="Molly McEvilley" w:date="2022-07-28T12:00:00Z"/>
                <w:bCs/>
              </w:rPr>
              <w:pPrChange w:id="3344" w:author="Molly McEvilley" w:date="2022-07-28T12:00:00Z">
                <w:pPr>
                  <w:pStyle w:val="NoSpacing"/>
                </w:pPr>
              </w:pPrChange>
            </w:pPr>
            <w:bookmarkStart w:id="3345" w:name="_Toc109988293"/>
            <w:bookmarkStart w:id="3346" w:name="_Toc109993257"/>
            <w:del w:id="3347" w:author="Molly McEvilley" w:date="2022-07-28T12:00:00Z">
              <w:r w:rsidRPr="00A43FB2" w:rsidDel="002F5BE6">
                <w:rPr>
                  <w:bCs/>
                </w:rPr>
                <w:delText>1</w:delText>
              </w:r>
              <w:bookmarkEnd w:id="3345"/>
              <w:bookmarkEnd w:id="3346"/>
            </w:del>
          </w:p>
        </w:tc>
      </w:tr>
      <w:tr w:rsidR="00741942" w:rsidDel="002F5BE6" w14:paraId="52058753" w14:textId="419D411C" w:rsidTr="00741942">
        <w:trPr>
          <w:cantSplit/>
          <w:trHeight w:val="216"/>
          <w:del w:id="3348"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9" w:author="Molly McEvilley" w:date="2022-07-28T12:00:00Z"/>
                <w:b/>
              </w:rPr>
              <w:pPrChange w:id="3350" w:author="Molly McEvilley" w:date="2022-07-28T12:00:00Z">
                <w:pPr>
                  <w:pStyle w:val="NoSpacing"/>
                </w:pPr>
              </w:pPrChange>
            </w:pPr>
            <w:bookmarkStart w:id="3351" w:name="_Toc109988294"/>
            <w:bookmarkStart w:id="3352" w:name="_Toc109993258"/>
            <w:del w:id="3353" w:author="Molly McEvilley" w:date="2022-07-28T12:00:00Z">
              <w:r w:rsidDel="002F5BE6">
                <w:delText>hmis_Client</w:delText>
              </w:r>
              <w:bookmarkEnd w:id="3351"/>
              <w:bookmarkEnd w:id="3352"/>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4" w:author="Molly McEvilley" w:date="2022-07-28T12:00:00Z"/>
              </w:rPr>
              <w:pPrChange w:id="3355" w:author="Molly McEvilley" w:date="2022-07-28T12:00:00Z">
                <w:pPr>
                  <w:pStyle w:val="NoSpacing"/>
                </w:pPr>
              </w:pPrChange>
            </w:pPr>
            <w:bookmarkStart w:id="3356" w:name="_Toc109988295"/>
            <w:bookmarkStart w:id="3357" w:name="_Toc109993259"/>
            <w:del w:id="3358" w:author="Molly McEvilley" w:date="2022-07-28T12:00:00Z">
              <w:r w:rsidRPr="00056D05" w:rsidDel="002F5BE6">
                <w:rPr>
                  <w:b/>
                </w:rPr>
                <w:delText>Condition</w:delText>
              </w:r>
              <w:bookmarkEnd w:id="3356"/>
              <w:bookmarkEnd w:id="3357"/>
            </w:del>
          </w:p>
        </w:tc>
      </w:tr>
      <w:tr w:rsidR="00741942" w:rsidDel="002F5BE6" w14:paraId="45F6AA8A" w14:textId="155FEBD6" w:rsidTr="00741942">
        <w:trPr>
          <w:cantSplit/>
          <w:trHeight w:val="216"/>
          <w:del w:id="3359"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0" w:author="Molly McEvilley" w:date="2022-07-28T12:00:00Z"/>
                <w:i/>
              </w:rPr>
              <w:pPrChange w:id="3361" w:author="Molly McEvilley" w:date="2022-07-28T12:00:00Z">
                <w:pPr>
                  <w:pStyle w:val="NoSpacing"/>
                </w:pPr>
              </w:pPrChange>
            </w:pPr>
            <w:bookmarkStart w:id="3362" w:name="_Toc109988296"/>
            <w:bookmarkStart w:id="3363" w:name="_Toc109993260"/>
            <w:del w:id="3364" w:author="Molly McEvilley" w:date="2022-07-28T12:00:00Z">
              <w:r w:rsidDel="002F5BE6">
                <w:rPr>
                  <w:i/>
                </w:rPr>
                <w:delText>SSN</w:delText>
              </w:r>
              <w:bookmarkEnd w:id="3362"/>
              <w:bookmarkEnd w:id="3363"/>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5" w:author="Molly McEvilley" w:date="2022-07-28T12:00:00Z"/>
              </w:rPr>
              <w:pPrChange w:id="3366" w:author="Molly McEvilley" w:date="2022-07-28T12:00:00Z">
                <w:pPr>
                  <w:pStyle w:val="NoSpacing"/>
                </w:pPr>
              </w:pPrChange>
            </w:pPr>
            <w:bookmarkStart w:id="3367" w:name="_Toc109988297"/>
            <w:bookmarkStart w:id="3368" w:name="_Toc109993261"/>
            <w:del w:id="3369"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67"/>
              <w:bookmarkEnd w:id="3368"/>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370" w:author="Molly McEvilley" w:date="2022-07-28T12:00:00Z"/>
        </w:rPr>
        <w:pPrChange w:id="3371" w:author="Molly McEvilley" w:date="2022-07-28T12:00:00Z">
          <w:pPr>
            <w:pStyle w:val="Heading3"/>
          </w:pPr>
        </w:pPrChange>
      </w:pPr>
      <w:del w:id="3372"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73" w:author="Molly McEvilley" w:date="2022-07-28T12:00:00Z"/>
        </w:rPr>
        <w:pPrChange w:id="3374" w:author="Molly McEvilley" w:date="2022-07-28T12:00:00Z">
          <w:pPr/>
        </w:pPrChange>
      </w:pPr>
      <w:bookmarkStart w:id="3375" w:name="_Toc109988298"/>
      <w:bookmarkStart w:id="3376" w:name="_Toc109993262"/>
      <w:del w:id="3377"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375"/>
        <w:bookmarkEnd w:id="3376"/>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78"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9" w:author="Molly McEvilley" w:date="2022-07-28T12:00:00Z"/>
                <w:b/>
                <w:bCs/>
                <w:color w:val="000000" w:themeColor="text1"/>
              </w:rPr>
              <w:pPrChange w:id="3380" w:author="Molly McEvilley" w:date="2022-07-28T12:00:00Z">
                <w:pPr>
                  <w:pStyle w:val="NoSpacing"/>
                </w:pPr>
              </w:pPrChange>
            </w:pPr>
            <w:bookmarkStart w:id="3381" w:name="_Toc109988299"/>
            <w:bookmarkStart w:id="3382" w:name="_Toc109993263"/>
            <w:del w:id="3383" w:author="Molly McEvilley" w:date="2022-07-28T12:00:00Z">
              <w:r w:rsidRPr="00171172" w:rsidDel="002F5BE6">
                <w:rPr>
                  <w:b/>
                  <w:bCs/>
                  <w:color w:val="000000" w:themeColor="text1"/>
                </w:rPr>
                <w:delText>dq_Enrollment</w:delText>
              </w:r>
              <w:bookmarkEnd w:id="3381"/>
              <w:bookmarkEnd w:id="3382"/>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4" w:author="Molly McEvilley" w:date="2022-07-28T12:00:00Z"/>
                <w:color w:val="000000" w:themeColor="text1"/>
              </w:rPr>
              <w:pPrChange w:id="3385" w:author="Molly McEvilley" w:date="2022-07-28T12:00:00Z">
                <w:pPr>
                  <w:pStyle w:val="NoSpacing"/>
                </w:pPr>
              </w:pPrChange>
            </w:pPr>
            <w:bookmarkStart w:id="3386" w:name="_Toc109988300"/>
            <w:bookmarkStart w:id="3387" w:name="_Toc109993264"/>
            <w:del w:id="3388" w:author="Molly McEvilley" w:date="2022-07-28T12:00:00Z">
              <w:r w:rsidRPr="00741942" w:rsidDel="002F5BE6">
                <w:rPr>
                  <w:b/>
                  <w:color w:val="000000" w:themeColor="text1"/>
                </w:rPr>
                <w:delText>Condition</w:delText>
              </w:r>
              <w:bookmarkEnd w:id="3386"/>
              <w:bookmarkEnd w:id="3387"/>
            </w:del>
          </w:p>
        </w:tc>
      </w:tr>
      <w:tr w:rsidR="00A43FB2" w:rsidRPr="00A43FB2" w:rsidDel="002F5BE6" w14:paraId="76BA3E78" w14:textId="1C204061" w:rsidTr="00A33436">
        <w:trPr>
          <w:cantSplit/>
          <w:trHeight w:val="216"/>
          <w:del w:id="3389"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0" w:author="Molly McEvilley" w:date="2022-07-28T12:00:00Z"/>
                <w:bCs/>
              </w:rPr>
              <w:pPrChange w:id="3391" w:author="Molly McEvilley" w:date="2022-07-28T12:00:00Z">
                <w:pPr>
                  <w:pStyle w:val="NoSpacing"/>
                </w:pPr>
              </w:pPrChange>
            </w:pPr>
            <w:bookmarkStart w:id="3392" w:name="_Toc109988301"/>
            <w:bookmarkStart w:id="3393" w:name="_Toc109993265"/>
            <w:del w:id="3394" w:author="Molly McEvilley" w:date="2022-07-28T12:00:00Z">
              <w:r w:rsidDel="002F5BE6">
                <w:rPr>
                  <w:color w:val="000000" w:themeColor="text1"/>
                </w:rPr>
                <w:delText>PersonalID</w:delText>
              </w:r>
              <w:bookmarkEnd w:id="3392"/>
              <w:bookmarkEnd w:id="3393"/>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5" w:author="Molly McEvilley" w:date="2022-07-28T12:00:00Z"/>
                <w:bCs/>
              </w:rPr>
              <w:pPrChange w:id="3396" w:author="Molly McEvilley" w:date="2022-07-28T12:00:00Z">
                <w:pPr>
                  <w:pStyle w:val="NoSpacing"/>
                </w:pPr>
              </w:pPrChange>
            </w:pPr>
            <w:bookmarkStart w:id="3397" w:name="_Toc109988302"/>
            <w:bookmarkStart w:id="3398" w:name="_Toc109993266"/>
            <w:del w:id="3399" w:author="Molly McEvilley" w:date="2022-07-28T12:00:00Z">
              <w:r w:rsidDel="002F5BE6">
                <w:rPr>
                  <w:color w:val="000000" w:themeColor="text1"/>
                </w:rPr>
                <w:delText>Query parameter</w:delText>
              </w:r>
              <w:bookmarkEnd w:id="3397"/>
              <w:bookmarkEnd w:id="3398"/>
            </w:del>
          </w:p>
        </w:tc>
      </w:tr>
      <w:tr w:rsidR="00741942" w:rsidRPr="00A43FB2" w:rsidDel="002F5BE6" w14:paraId="0A74EED9" w14:textId="4A015B66" w:rsidTr="00741942">
        <w:trPr>
          <w:cantSplit/>
          <w:trHeight w:val="216"/>
          <w:del w:id="3400"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1" w:author="Molly McEvilley" w:date="2022-07-28T12:00:00Z"/>
                <w:bCs/>
              </w:rPr>
              <w:pPrChange w:id="3402" w:author="Molly McEvilley" w:date="2022-07-28T12:00:00Z">
                <w:pPr>
                  <w:pStyle w:val="NoSpacing"/>
                </w:pPr>
              </w:pPrChange>
            </w:pPr>
            <w:bookmarkStart w:id="3403" w:name="_Toc109988303"/>
            <w:bookmarkStart w:id="3404" w:name="_Toc109993267"/>
            <w:del w:id="3405" w:author="Molly McEvilley" w:date="2022-07-28T12:00:00Z">
              <w:r w:rsidRPr="00171172" w:rsidDel="002F5BE6">
                <w:rPr>
                  <w:bCs/>
                </w:rPr>
                <w:delText>SSNValid</w:delText>
              </w:r>
              <w:bookmarkEnd w:id="3403"/>
              <w:bookmarkEnd w:id="3404"/>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6" w:author="Molly McEvilley" w:date="2022-07-28T12:00:00Z"/>
                <w:bCs/>
              </w:rPr>
              <w:pPrChange w:id="3407" w:author="Molly McEvilley" w:date="2022-07-28T12:00:00Z">
                <w:pPr>
                  <w:pStyle w:val="NoSpacing"/>
                </w:pPr>
              </w:pPrChange>
            </w:pPr>
            <w:bookmarkStart w:id="3408" w:name="_Toc109988304"/>
            <w:bookmarkStart w:id="3409" w:name="_Toc109993268"/>
            <w:del w:id="3410" w:author="Molly McEvilley" w:date="2022-07-28T12:00:00Z">
              <w:r w:rsidRPr="00A43FB2" w:rsidDel="002F5BE6">
                <w:rPr>
                  <w:bCs/>
                </w:rPr>
                <w:delText>1</w:delText>
              </w:r>
              <w:bookmarkEnd w:id="3408"/>
              <w:bookmarkEnd w:id="3409"/>
            </w:del>
          </w:p>
        </w:tc>
      </w:tr>
      <w:tr w:rsidR="00741942" w:rsidRPr="00171172" w:rsidDel="002F5BE6" w14:paraId="631CA6FD" w14:textId="10A8B83F" w:rsidTr="00741942">
        <w:trPr>
          <w:cantSplit/>
          <w:trHeight w:val="216"/>
          <w:del w:id="3411"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2" w:author="Molly McEvilley" w:date="2022-07-28T12:00:00Z"/>
                <w:b/>
                <w:bCs/>
              </w:rPr>
              <w:pPrChange w:id="3413" w:author="Molly McEvilley" w:date="2022-07-28T12:00:00Z">
                <w:pPr>
                  <w:pStyle w:val="NoSpacing"/>
                </w:pPr>
              </w:pPrChange>
            </w:pPr>
            <w:bookmarkStart w:id="3414" w:name="_Toc109988305"/>
            <w:bookmarkStart w:id="3415" w:name="_Toc109993269"/>
            <w:del w:id="3416" w:author="Molly McEvilley" w:date="2022-07-28T12:00:00Z">
              <w:r w:rsidRPr="00171172" w:rsidDel="002F5BE6">
                <w:rPr>
                  <w:b/>
                  <w:bCs/>
                </w:rPr>
                <w:delText>hmis_Client</w:delText>
              </w:r>
              <w:bookmarkEnd w:id="3414"/>
              <w:bookmarkEnd w:id="3415"/>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7" w:author="Molly McEvilley" w:date="2022-07-28T12:00:00Z"/>
                <w:b/>
                <w:bCs/>
              </w:rPr>
              <w:pPrChange w:id="3418" w:author="Molly McEvilley" w:date="2022-07-28T12:00:00Z">
                <w:pPr>
                  <w:pStyle w:val="NoSpacing"/>
                </w:pPr>
              </w:pPrChange>
            </w:pPr>
            <w:bookmarkStart w:id="3419" w:name="_Toc109988306"/>
            <w:bookmarkStart w:id="3420" w:name="_Toc109993270"/>
            <w:del w:id="3421" w:author="Molly McEvilley" w:date="2022-07-28T12:00:00Z">
              <w:r w:rsidRPr="00A43FB2" w:rsidDel="002F5BE6">
                <w:rPr>
                  <w:b/>
                  <w:bCs/>
                </w:rPr>
                <w:delText>Condition</w:delText>
              </w:r>
              <w:bookmarkEnd w:id="3419"/>
              <w:bookmarkEnd w:id="3420"/>
            </w:del>
          </w:p>
        </w:tc>
      </w:tr>
      <w:tr w:rsidR="00741942" w:rsidDel="002F5BE6" w14:paraId="35F0470E" w14:textId="6F9B3F4E" w:rsidTr="00741942">
        <w:trPr>
          <w:cantSplit/>
          <w:trHeight w:val="216"/>
          <w:del w:id="3422"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3" w:author="Molly McEvilley" w:date="2022-07-28T12:00:00Z"/>
                <w:iCs/>
              </w:rPr>
              <w:pPrChange w:id="3424" w:author="Molly McEvilley" w:date="2022-07-28T12:00:00Z">
                <w:pPr>
                  <w:pStyle w:val="NoSpacing"/>
                </w:pPr>
              </w:pPrChange>
            </w:pPr>
            <w:bookmarkStart w:id="3425" w:name="_Toc109988307"/>
            <w:bookmarkStart w:id="3426" w:name="_Toc109993271"/>
            <w:del w:id="3427" w:author="Molly McEvilley" w:date="2022-07-28T12:00:00Z">
              <w:r w:rsidRPr="00171172" w:rsidDel="002F5BE6">
                <w:rPr>
                  <w:iCs/>
                </w:rPr>
                <w:delText>PersonalID</w:delText>
              </w:r>
              <w:bookmarkEnd w:id="3425"/>
              <w:bookmarkEnd w:id="3426"/>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8" w:author="Molly McEvilley" w:date="2022-07-28T12:00:00Z"/>
              </w:rPr>
              <w:pPrChange w:id="3429" w:author="Molly McEvilley" w:date="2022-07-28T12:00:00Z">
                <w:pPr>
                  <w:pStyle w:val="NoSpacing"/>
                </w:pPr>
              </w:pPrChange>
            </w:pPr>
            <w:bookmarkStart w:id="3430" w:name="_Toc109988308"/>
            <w:bookmarkStart w:id="3431" w:name="_Toc109993272"/>
            <w:del w:id="3432" w:author="Molly McEvilley" w:date="2022-07-28T12:00:00Z">
              <w:r w:rsidDel="002F5BE6">
                <w:delText>in dq_Enrollment.</w:delText>
              </w:r>
              <w:r w:rsidRPr="009025F1" w:rsidDel="002F5BE6">
                <w:rPr>
                  <w:b/>
                </w:rPr>
                <w:delText>PersonalID</w:delText>
              </w:r>
              <w:bookmarkEnd w:id="3430"/>
              <w:bookmarkEnd w:id="3431"/>
            </w:del>
          </w:p>
        </w:tc>
      </w:tr>
      <w:tr w:rsidR="00741942" w:rsidDel="002F5BE6" w14:paraId="71C92C01" w14:textId="7C9ED302" w:rsidTr="00741942">
        <w:trPr>
          <w:cantSplit/>
          <w:trHeight w:val="216"/>
          <w:del w:id="3433"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4" w:author="Molly McEvilley" w:date="2022-07-28T12:00:00Z"/>
                <w:i/>
              </w:rPr>
              <w:pPrChange w:id="3435" w:author="Molly McEvilley" w:date="2022-07-28T12:00:00Z">
                <w:pPr>
                  <w:pStyle w:val="NoSpacing"/>
                </w:pPr>
              </w:pPrChange>
            </w:pPr>
            <w:bookmarkStart w:id="3436" w:name="_Toc109988309"/>
            <w:bookmarkStart w:id="3437" w:name="_Toc109993273"/>
            <w:del w:id="3438" w:author="Molly McEvilley" w:date="2022-07-28T12:00:00Z">
              <w:r w:rsidDel="002F5BE6">
                <w:delText xml:space="preserve">Count (distinct </w:delText>
              </w:r>
              <w:r w:rsidRPr="00171172" w:rsidDel="002F5BE6">
                <w:rPr>
                  <w:iCs/>
                </w:rPr>
                <w:delText>PersonalID</w:delText>
              </w:r>
              <w:r w:rsidDel="002F5BE6">
                <w:delText>)</w:delText>
              </w:r>
              <w:bookmarkEnd w:id="3436"/>
              <w:bookmarkEnd w:id="3437"/>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9" w:author="Molly McEvilley" w:date="2022-07-28T12:00:00Z"/>
              </w:rPr>
              <w:pPrChange w:id="3440" w:author="Molly McEvilley" w:date="2022-07-28T12:00:00Z">
                <w:pPr>
                  <w:pStyle w:val="NoSpacing"/>
                </w:pPr>
              </w:pPrChange>
            </w:pPr>
            <w:bookmarkStart w:id="3441" w:name="_Toc109988310"/>
            <w:bookmarkStart w:id="3442" w:name="_Toc109993274"/>
            <w:del w:id="3443" w:author="Molly McEvilley" w:date="2022-07-28T12:00:00Z">
              <w:r w:rsidDel="002F5BE6">
                <w:delText>&gt;1</w:delText>
              </w:r>
              <w:bookmarkEnd w:id="3441"/>
              <w:bookmarkEnd w:id="3442"/>
            </w:del>
          </w:p>
        </w:tc>
      </w:tr>
      <w:tr w:rsidR="00741942" w:rsidDel="002F5BE6" w14:paraId="3E639BFC" w14:textId="22FD956D" w:rsidTr="00741942">
        <w:trPr>
          <w:cantSplit/>
          <w:trHeight w:val="216"/>
          <w:del w:id="3444"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5" w:author="Molly McEvilley" w:date="2022-07-28T12:00:00Z"/>
                <w:i/>
              </w:rPr>
              <w:pPrChange w:id="3446" w:author="Molly McEvilley" w:date="2022-07-28T12:00:00Z">
                <w:pPr>
                  <w:pStyle w:val="NoSpacing"/>
                </w:pPr>
              </w:pPrChange>
            </w:pPr>
            <w:bookmarkStart w:id="3447" w:name="_Toc109988311"/>
            <w:bookmarkStart w:id="3448" w:name="_Toc109993275"/>
            <w:del w:id="3449" w:author="Molly McEvilley" w:date="2022-07-28T12:00:00Z">
              <w:r w:rsidDel="002F5BE6">
                <w:rPr>
                  <w:i/>
                </w:rPr>
                <w:delText>SSN</w:delText>
              </w:r>
              <w:bookmarkEnd w:id="3447"/>
              <w:bookmarkEnd w:id="3448"/>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0" w:author="Molly McEvilley" w:date="2022-07-28T12:00:00Z"/>
              </w:rPr>
              <w:pPrChange w:id="3451" w:author="Molly McEvilley" w:date="2022-07-28T12:00:00Z">
                <w:pPr>
                  <w:pStyle w:val="NoSpacing"/>
                </w:pPr>
              </w:pPrChange>
            </w:pPr>
            <w:bookmarkStart w:id="3452" w:name="_Toc109988312"/>
            <w:bookmarkStart w:id="3453" w:name="_Toc109993276"/>
            <w:del w:id="3454"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452"/>
              <w:bookmarkEnd w:id="3453"/>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455" w:author="Molly McEvilley" w:date="2022-07-28T12:00:00Z"/>
        </w:rPr>
        <w:pPrChange w:id="3456" w:author="Molly McEvilley" w:date="2022-07-28T12:00:00Z">
          <w:pPr>
            <w:pStyle w:val="Heading3"/>
          </w:pPr>
        </w:pPrChange>
      </w:pPr>
      <w:del w:id="3457"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58" w:author="Molly McEvilley" w:date="2022-07-28T12:00:00Z"/>
        </w:rPr>
        <w:pPrChange w:id="3459" w:author="Molly McEvilley" w:date="2022-07-28T12:00:00Z">
          <w:pPr/>
        </w:pPrChange>
      </w:pPr>
      <w:bookmarkStart w:id="3460" w:name="_Toc109988313"/>
      <w:bookmarkStart w:id="3461" w:name="_Toc109993277"/>
      <w:del w:id="3462"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460"/>
        <w:bookmarkEnd w:id="3461"/>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463"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4" w:author="Molly McEvilley" w:date="2022-07-28T12:00:00Z"/>
                <w:b/>
                <w:bCs/>
              </w:rPr>
              <w:pPrChange w:id="3465" w:author="Molly McEvilley" w:date="2022-07-28T12:00:00Z">
                <w:pPr>
                  <w:pStyle w:val="NoSpacing"/>
                </w:pPr>
              </w:pPrChange>
            </w:pPr>
            <w:bookmarkStart w:id="3466" w:name="_Toc109988314"/>
            <w:bookmarkStart w:id="3467" w:name="_Toc109993278"/>
            <w:del w:id="3468" w:author="Molly McEvilley" w:date="2022-07-28T12:00:00Z">
              <w:r w:rsidDel="002F5BE6">
                <w:rPr>
                  <w:b/>
                  <w:bCs/>
                </w:rPr>
                <w:delText>dq</w:delText>
              </w:r>
              <w:r w:rsidR="002F2FF8" w:rsidDel="002F5BE6">
                <w:rPr>
                  <w:b/>
                  <w:bCs/>
                </w:rPr>
                <w:delText>_Enrollment</w:delText>
              </w:r>
              <w:bookmarkEnd w:id="3466"/>
              <w:bookmarkEnd w:id="3467"/>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9" w:author="Molly McEvilley" w:date="2022-07-28T12:00:00Z"/>
                <w:b/>
                <w:bCs/>
              </w:rPr>
              <w:pPrChange w:id="3470" w:author="Molly McEvilley" w:date="2022-07-28T12:00:00Z">
                <w:pPr>
                  <w:pStyle w:val="NoSpacing"/>
                </w:pPr>
              </w:pPrChange>
            </w:pPr>
            <w:bookmarkStart w:id="3471" w:name="_Toc109988315"/>
            <w:bookmarkStart w:id="3472" w:name="_Toc109993279"/>
            <w:del w:id="3473" w:author="Molly McEvilley" w:date="2022-07-28T12:00:00Z">
              <w:r w:rsidRPr="00956E23" w:rsidDel="002F5BE6">
                <w:rPr>
                  <w:b/>
                  <w:bCs/>
                </w:rPr>
                <w:delText>Condition</w:delText>
              </w:r>
              <w:bookmarkEnd w:id="3471"/>
              <w:bookmarkEnd w:id="3472"/>
              <w:r w:rsidDel="002F5BE6">
                <w:rPr>
                  <w:b/>
                  <w:bCs/>
                </w:rPr>
                <w:delText xml:space="preserve"> </w:delText>
              </w:r>
            </w:del>
          </w:p>
        </w:tc>
      </w:tr>
      <w:tr w:rsidR="00143E83" w:rsidDel="002F5BE6" w14:paraId="0F95DCA3" w14:textId="4970CBA4" w:rsidTr="006B1191">
        <w:trPr>
          <w:trHeight w:val="216"/>
          <w:del w:id="3474"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5" w:author="Molly McEvilley" w:date="2022-07-28T12:00:00Z"/>
                <w:iCs/>
              </w:rPr>
              <w:pPrChange w:id="3476" w:author="Molly McEvilley" w:date="2022-07-28T12:00:00Z">
                <w:pPr>
                  <w:pStyle w:val="NoSpacing"/>
                </w:pPr>
              </w:pPrChange>
            </w:pPr>
            <w:bookmarkStart w:id="3477" w:name="_Toc109988316"/>
            <w:bookmarkStart w:id="3478" w:name="_Toc109993280"/>
            <w:del w:id="3479" w:author="Molly McEvilley" w:date="2022-07-28T12:00:00Z">
              <w:r w:rsidDel="002F5BE6">
                <w:rPr>
                  <w:iCs/>
                </w:rPr>
                <w:delText>Status1/Status3</w:delText>
              </w:r>
              <w:bookmarkEnd w:id="3477"/>
              <w:bookmarkEnd w:id="3478"/>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0" w:author="Molly McEvilley" w:date="2022-07-28T12:00:00Z"/>
              </w:rPr>
              <w:pPrChange w:id="3481" w:author="Molly McEvilley" w:date="2022-07-28T12:00:00Z">
                <w:pPr>
                  <w:pStyle w:val="NoSpacing"/>
                </w:pPr>
              </w:pPrChange>
            </w:pPr>
            <w:bookmarkStart w:id="3482" w:name="_Toc109988317"/>
            <w:bookmarkStart w:id="3483" w:name="_Toc109993281"/>
            <w:del w:id="3484" w:author="Molly McEvilley" w:date="2022-07-28T12:00:00Z">
              <w:r w:rsidDel="002F5BE6">
                <w:delText>Is not NULL</w:delText>
              </w:r>
              <w:bookmarkEnd w:id="3482"/>
              <w:bookmarkEnd w:id="3483"/>
            </w:del>
          </w:p>
        </w:tc>
      </w:tr>
    </w:tbl>
    <w:p w14:paraId="1C468AA2" w14:textId="47D02965" w:rsidR="001B1284" w:rsidDel="002F5BE6" w:rsidRDefault="001B1284">
      <w:pPr>
        <w:pStyle w:val="Heading3"/>
        <w:numPr>
          <w:ilvl w:val="1"/>
          <w:numId w:val="2"/>
        </w:numPr>
        <w:shd w:val="clear" w:color="auto" w:fill="F0F0F2"/>
        <w:ind w:left="720" w:hanging="720"/>
        <w:contextualSpacing/>
        <w:rPr>
          <w:del w:id="3485" w:author="Molly McEvilley" w:date="2022-07-28T12:00:00Z"/>
        </w:rPr>
        <w:pPrChange w:id="3486" w:author="Molly McEvilley" w:date="2022-07-28T12:00:00Z">
          <w:pPr>
            <w:pStyle w:val="Heading3"/>
          </w:pPr>
        </w:pPrChange>
      </w:pPr>
      <w:del w:id="3487"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88" w:author="Molly McEvilley" w:date="2022-07-28T12:00:00Z"/>
        </w:rPr>
        <w:pPrChange w:id="3489" w:author="Molly McEvilley" w:date="2022-07-28T12:00:00Z">
          <w:pPr/>
        </w:pPrChange>
      </w:pPr>
      <w:bookmarkStart w:id="3490" w:name="_Toc109988318"/>
      <w:bookmarkStart w:id="3491" w:name="_Toc109993282"/>
      <w:del w:id="3492"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90"/>
        <w:bookmarkEnd w:id="3491"/>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93"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4" w:author="Molly McEvilley" w:date="2022-07-28T12:00:00Z"/>
                <w:b/>
                <w:bCs/>
              </w:rPr>
              <w:pPrChange w:id="3495" w:author="Molly McEvilley" w:date="2022-07-28T12:00:00Z">
                <w:pPr>
                  <w:pStyle w:val="NoSpacing"/>
                </w:pPr>
              </w:pPrChange>
            </w:pPr>
            <w:bookmarkStart w:id="3496" w:name="_Toc109988319"/>
            <w:bookmarkStart w:id="3497" w:name="_Toc109993283"/>
            <w:del w:id="3498" w:author="Molly McEvilley" w:date="2022-07-28T12:00:00Z">
              <w:r w:rsidDel="002F5BE6">
                <w:rPr>
                  <w:b/>
                  <w:bCs/>
                </w:rPr>
                <w:delText>dq_Enrollment</w:delText>
              </w:r>
              <w:bookmarkEnd w:id="3496"/>
              <w:bookmarkEnd w:id="3497"/>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9" w:author="Molly McEvilley" w:date="2022-07-28T12:00:00Z"/>
                <w:b/>
                <w:bCs/>
              </w:rPr>
              <w:pPrChange w:id="3500" w:author="Molly McEvilley" w:date="2022-07-28T12:00:00Z">
                <w:pPr>
                  <w:pStyle w:val="NoSpacing"/>
                </w:pPr>
              </w:pPrChange>
            </w:pPr>
            <w:bookmarkStart w:id="3501" w:name="_Toc109988320"/>
            <w:bookmarkStart w:id="3502" w:name="_Toc109993284"/>
            <w:del w:id="3503" w:author="Molly McEvilley" w:date="2022-07-28T12:00:00Z">
              <w:r w:rsidRPr="00956E23" w:rsidDel="002F5BE6">
                <w:rPr>
                  <w:b/>
                  <w:bCs/>
                </w:rPr>
                <w:delText>Condition</w:delText>
              </w:r>
              <w:bookmarkEnd w:id="3501"/>
              <w:bookmarkEnd w:id="3502"/>
              <w:r w:rsidDel="002F5BE6">
                <w:rPr>
                  <w:b/>
                  <w:bCs/>
                </w:rPr>
                <w:delText xml:space="preserve"> </w:delText>
              </w:r>
            </w:del>
          </w:p>
        </w:tc>
      </w:tr>
      <w:tr w:rsidR="00143E83" w:rsidDel="002F5BE6" w14:paraId="2F78B8F8" w14:textId="2816942F" w:rsidTr="003F2061">
        <w:trPr>
          <w:trHeight w:val="216"/>
          <w:del w:id="3504"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5" w:author="Molly McEvilley" w:date="2022-07-28T12:00:00Z"/>
                <w:iCs/>
              </w:rPr>
              <w:pPrChange w:id="3506" w:author="Molly McEvilley" w:date="2022-07-28T12:00:00Z">
                <w:pPr>
                  <w:pStyle w:val="NoSpacing"/>
                </w:pPr>
              </w:pPrChange>
            </w:pPr>
            <w:bookmarkStart w:id="3507" w:name="_Toc109988321"/>
            <w:bookmarkStart w:id="3508" w:name="_Toc109993285"/>
            <w:del w:id="3509" w:author="Molly McEvilley" w:date="2022-07-28T12:00:00Z">
              <w:r w:rsidDel="002F5BE6">
                <w:rPr>
                  <w:iCs/>
                </w:rPr>
                <w:delText>Status1/Status3</w:delText>
              </w:r>
              <w:bookmarkEnd w:id="3507"/>
              <w:bookmarkEnd w:id="3508"/>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0" w:author="Molly McEvilley" w:date="2022-07-28T12:00:00Z"/>
              </w:rPr>
              <w:pPrChange w:id="3511" w:author="Molly McEvilley" w:date="2022-07-28T12:00:00Z">
                <w:pPr>
                  <w:pStyle w:val="NoSpacing"/>
                </w:pPr>
              </w:pPrChange>
            </w:pPr>
            <w:bookmarkStart w:id="3512" w:name="_Toc109988322"/>
            <w:bookmarkStart w:id="3513" w:name="_Toc109993286"/>
            <w:del w:id="3514" w:author="Molly McEvilley" w:date="2022-07-28T12:00:00Z">
              <w:r w:rsidDel="002F5BE6">
                <w:delText>= 1</w:delText>
              </w:r>
              <w:bookmarkEnd w:id="3512"/>
              <w:bookmarkEnd w:id="3513"/>
            </w:del>
          </w:p>
        </w:tc>
      </w:tr>
    </w:tbl>
    <w:p w14:paraId="67F97735" w14:textId="24A5F1CD" w:rsidR="009A4235" w:rsidDel="002F5BE6" w:rsidRDefault="009A4235">
      <w:pPr>
        <w:pStyle w:val="Heading3"/>
        <w:numPr>
          <w:ilvl w:val="1"/>
          <w:numId w:val="2"/>
        </w:numPr>
        <w:shd w:val="clear" w:color="auto" w:fill="F0F0F2"/>
        <w:ind w:left="720" w:hanging="720"/>
        <w:contextualSpacing/>
        <w:rPr>
          <w:del w:id="3515" w:author="Molly McEvilley" w:date="2022-07-28T12:00:00Z"/>
        </w:rPr>
        <w:pPrChange w:id="3516" w:author="Molly McEvilley" w:date="2022-07-28T12:00:00Z">
          <w:pPr>
            <w:pStyle w:val="Heading3"/>
          </w:pPr>
        </w:pPrChange>
      </w:pPr>
      <w:del w:id="3517"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18" w:author="Molly McEvilley" w:date="2022-07-28T12:00:00Z"/>
        </w:rPr>
        <w:pPrChange w:id="3519" w:author="Molly McEvilley" w:date="2022-07-28T12:00:00Z">
          <w:pPr/>
        </w:pPrChange>
      </w:pPr>
      <w:bookmarkStart w:id="3520" w:name="_Toc109988323"/>
      <w:bookmarkStart w:id="3521" w:name="_Toc109993287"/>
      <w:del w:id="352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20"/>
        <w:bookmarkEnd w:id="3521"/>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523"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4" w:author="Molly McEvilley" w:date="2022-07-28T12:00:00Z"/>
                <w:b/>
                <w:bCs/>
              </w:rPr>
              <w:pPrChange w:id="3525" w:author="Molly McEvilley" w:date="2022-07-28T12:00:00Z">
                <w:pPr>
                  <w:pStyle w:val="NoSpacing"/>
                </w:pPr>
              </w:pPrChange>
            </w:pPr>
            <w:bookmarkStart w:id="3526" w:name="_Toc109988324"/>
            <w:bookmarkStart w:id="3527" w:name="_Toc109993288"/>
            <w:del w:id="3528" w:author="Molly McEvilley" w:date="2022-07-28T12:00:00Z">
              <w:r w:rsidDel="002F5BE6">
                <w:rPr>
                  <w:b/>
                  <w:bCs/>
                </w:rPr>
                <w:delText>dq_Enrollment</w:delText>
              </w:r>
              <w:bookmarkEnd w:id="3526"/>
              <w:bookmarkEnd w:id="3527"/>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29" w:author="Molly McEvilley" w:date="2022-07-28T12:00:00Z"/>
                <w:b/>
                <w:bCs/>
              </w:rPr>
              <w:pPrChange w:id="3530" w:author="Molly McEvilley" w:date="2022-07-28T12:00:00Z">
                <w:pPr>
                  <w:pStyle w:val="NoSpacing"/>
                </w:pPr>
              </w:pPrChange>
            </w:pPr>
            <w:bookmarkStart w:id="3531" w:name="_Toc109988325"/>
            <w:bookmarkStart w:id="3532" w:name="_Toc109993289"/>
            <w:del w:id="3533" w:author="Molly McEvilley" w:date="2022-07-28T12:00:00Z">
              <w:r w:rsidRPr="00956E23" w:rsidDel="002F5BE6">
                <w:rPr>
                  <w:b/>
                  <w:bCs/>
                </w:rPr>
                <w:delText>Condition</w:delText>
              </w:r>
              <w:bookmarkEnd w:id="3531"/>
              <w:bookmarkEnd w:id="3532"/>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4" w:author="Molly McEvilley" w:date="2022-07-28T12:00:00Z"/>
                <w:b/>
                <w:bCs/>
              </w:rPr>
              <w:pPrChange w:id="3535" w:author="Molly McEvilley" w:date="2022-07-28T12:00:00Z">
                <w:pPr>
                  <w:pStyle w:val="NoSpacing"/>
                </w:pPr>
              </w:pPrChange>
            </w:pPr>
            <w:bookmarkStart w:id="3536" w:name="_Toc109988326"/>
            <w:bookmarkStart w:id="3537" w:name="_Toc109993290"/>
            <w:del w:id="3538" w:author="Molly McEvilley" w:date="2022-07-28T12:00:00Z">
              <w:r w:rsidDel="002F5BE6">
                <w:rPr>
                  <w:b/>
                  <w:bCs/>
                </w:rPr>
                <w:delText>or Condition 2</w:delText>
              </w:r>
              <w:bookmarkEnd w:id="3536"/>
              <w:bookmarkEnd w:id="3537"/>
            </w:del>
          </w:p>
        </w:tc>
      </w:tr>
      <w:tr w:rsidR="00143E83" w:rsidDel="002F5BE6" w14:paraId="7553CB7F" w14:textId="551122F8" w:rsidTr="003F2061">
        <w:trPr>
          <w:trHeight w:val="216"/>
          <w:del w:id="3539"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0" w:author="Molly McEvilley" w:date="2022-07-28T12:00:00Z"/>
                <w:iCs/>
              </w:rPr>
              <w:pPrChange w:id="3541" w:author="Molly McEvilley" w:date="2022-07-28T12:00:00Z">
                <w:pPr>
                  <w:pStyle w:val="NoSpacing"/>
                </w:pPr>
              </w:pPrChange>
            </w:pPr>
            <w:bookmarkStart w:id="3542" w:name="_Toc109988327"/>
            <w:bookmarkStart w:id="3543" w:name="_Toc109993291"/>
            <w:del w:id="3544" w:author="Molly McEvilley" w:date="2022-07-28T12:00:00Z">
              <w:r w:rsidDel="002F5BE6">
                <w:rPr>
                  <w:iCs/>
                </w:rPr>
                <w:delText>Status1/Status3</w:delText>
              </w:r>
              <w:bookmarkEnd w:id="3542"/>
              <w:bookmarkEnd w:id="3543"/>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5" w:author="Molly McEvilley" w:date="2022-07-28T12:00:00Z"/>
              </w:rPr>
              <w:pPrChange w:id="3546" w:author="Molly McEvilley" w:date="2022-07-28T12:00:00Z">
                <w:pPr>
                  <w:pStyle w:val="NoSpacing"/>
                </w:pPr>
              </w:pPrChange>
            </w:pPr>
            <w:bookmarkStart w:id="3547" w:name="_Toc109988328"/>
            <w:bookmarkStart w:id="3548" w:name="_Toc109993292"/>
            <w:del w:id="3549" w:author="Molly McEvilley" w:date="2022-07-28T12:00:00Z">
              <w:r w:rsidDel="002F5BE6">
                <w:delText>= 1</w:delText>
              </w:r>
              <w:bookmarkEnd w:id="3547"/>
              <w:bookmarkEnd w:id="3548"/>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0" w:author="Molly McEvilley" w:date="2022-07-28T12:00:00Z"/>
              </w:rPr>
              <w:pPrChange w:id="3551" w:author="Molly McEvilley" w:date="2022-07-28T12:00:00Z">
                <w:pPr>
                  <w:pStyle w:val="NoSpacing"/>
                </w:pPr>
              </w:pPrChange>
            </w:pPr>
            <w:bookmarkStart w:id="3552" w:name="_Toc109988329"/>
            <w:bookmarkStart w:id="3553" w:name="_Toc109993293"/>
            <w:del w:id="3554" w:author="Molly McEvilley" w:date="2022-07-28T12:00:00Z">
              <w:r w:rsidDel="002F5BE6">
                <w:delText>Is not NULL</w:delText>
              </w:r>
              <w:bookmarkEnd w:id="3552"/>
              <w:bookmarkEnd w:id="3553"/>
            </w:del>
          </w:p>
        </w:tc>
      </w:tr>
      <w:tr w:rsidR="00143E83" w:rsidDel="002F5BE6" w14:paraId="6DEDBEB4" w14:textId="4D6E5BEF" w:rsidTr="003F2061">
        <w:trPr>
          <w:trHeight w:val="216"/>
          <w:del w:id="3555"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56" w:author="Molly McEvilley" w:date="2022-07-28T12:00:00Z"/>
                <w:iCs/>
              </w:rPr>
              <w:pPrChange w:id="3557" w:author="Molly McEvilley" w:date="2022-07-28T12:00:00Z">
                <w:pPr>
                  <w:pStyle w:val="NoSpacing"/>
                </w:pPr>
              </w:pPrChange>
            </w:pPr>
            <w:bookmarkStart w:id="3558" w:name="_Toc109988330"/>
            <w:bookmarkStart w:id="3559" w:name="_Toc109993294"/>
            <w:del w:id="3560" w:author="Molly McEvilley" w:date="2022-07-28T12:00:00Z">
              <w:r w:rsidDel="002F5BE6">
                <w:rPr>
                  <w:iCs/>
                </w:rPr>
                <w:delText>RelationshipToHoH</w:delText>
              </w:r>
              <w:bookmarkEnd w:id="3558"/>
              <w:bookmarkEnd w:id="3559"/>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1" w:author="Molly McEvilley" w:date="2022-07-28T12:00:00Z"/>
              </w:rPr>
              <w:pPrChange w:id="3562" w:author="Molly McEvilley" w:date="2022-07-28T12:00:00Z">
                <w:pPr>
                  <w:pStyle w:val="NoSpacing"/>
                </w:pPr>
              </w:pPrChange>
            </w:pPr>
            <w:bookmarkStart w:id="3563" w:name="_Toc109988331"/>
            <w:bookmarkStart w:id="3564" w:name="_Toc109993295"/>
            <w:del w:id="3565" w:author="Molly McEvilley" w:date="2022-07-28T12:00:00Z">
              <w:r w:rsidDel="002F5BE6">
                <w:delText>--</w:delText>
              </w:r>
              <w:bookmarkEnd w:id="3563"/>
              <w:bookmarkEnd w:id="3564"/>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6" w:author="Molly McEvilley" w:date="2022-07-28T12:00:00Z"/>
              </w:rPr>
              <w:pPrChange w:id="3567" w:author="Molly McEvilley" w:date="2022-07-28T12:00:00Z">
                <w:pPr>
                  <w:pStyle w:val="NoSpacing"/>
                </w:pPr>
              </w:pPrChange>
            </w:pPr>
            <w:bookmarkStart w:id="3568" w:name="_Toc109988332"/>
            <w:bookmarkStart w:id="3569" w:name="_Toc109993296"/>
            <w:del w:id="3570" w:author="Molly McEvilley" w:date="2022-07-28T12:00:00Z">
              <w:r w:rsidDel="002F5BE6">
                <w:delText>1</w:delText>
              </w:r>
              <w:bookmarkEnd w:id="3568"/>
              <w:bookmarkEnd w:id="3569"/>
            </w:del>
          </w:p>
        </w:tc>
      </w:tr>
    </w:tbl>
    <w:p w14:paraId="44683592" w14:textId="118B6A34" w:rsidR="00046144" w:rsidDel="002F5BE6" w:rsidRDefault="00046144">
      <w:pPr>
        <w:pStyle w:val="Heading3"/>
        <w:numPr>
          <w:ilvl w:val="1"/>
          <w:numId w:val="2"/>
        </w:numPr>
        <w:shd w:val="clear" w:color="auto" w:fill="F0F0F2"/>
        <w:ind w:left="720" w:hanging="720"/>
        <w:contextualSpacing/>
        <w:rPr>
          <w:del w:id="3571" w:author="Molly McEvilley" w:date="2022-07-28T12:00:00Z"/>
        </w:rPr>
        <w:pPrChange w:id="3572" w:author="Molly McEvilley" w:date="2022-07-28T12:00:00Z">
          <w:pPr>
            <w:pStyle w:val="Heading3"/>
          </w:pPr>
        </w:pPrChange>
      </w:pPr>
      <w:del w:id="3573"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74" w:author="Molly McEvilley" w:date="2022-07-28T12:00:00Z"/>
        </w:rPr>
        <w:pPrChange w:id="3575" w:author="Molly McEvilley" w:date="2022-07-28T12:00:00Z">
          <w:pPr/>
        </w:pPrChange>
      </w:pPr>
      <w:bookmarkStart w:id="3576" w:name="_Toc109988333"/>
      <w:bookmarkStart w:id="3577" w:name="_Toc109993297"/>
      <w:del w:id="3578"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76"/>
        <w:bookmarkEnd w:id="3577"/>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79"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0" w:author="Molly McEvilley" w:date="2022-07-28T12:00:00Z"/>
                <w:b/>
                <w:bCs/>
              </w:rPr>
              <w:pPrChange w:id="3581" w:author="Molly McEvilley" w:date="2022-07-28T12:00:00Z">
                <w:pPr>
                  <w:pStyle w:val="NoSpacing"/>
                </w:pPr>
              </w:pPrChange>
            </w:pPr>
            <w:bookmarkStart w:id="3582" w:name="_Toc109988334"/>
            <w:bookmarkStart w:id="3583" w:name="_Toc109993298"/>
            <w:del w:id="3584" w:author="Molly McEvilley" w:date="2022-07-28T12:00:00Z">
              <w:r w:rsidDel="002F5BE6">
                <w:rPr>
                  <w:b/>
                  <w:bCs/>
                </w:rPr>
                <w:delText>dq_Enrollment</w:delText>
              </w:r>
              <w:bookmarkEnd w:id="3582"/>
              <w:bookmarkEnd w:id="3583"/>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85" w:author="Molly McEvilley" w:date="2022-07-28T12:00:00Z"/>
                <w:b/>
                <w:bCs/>
              </w:rPr>
              <w:pPrChange w:id="3586" w:author="Molly McEvilley" w:date="2022-07-28T12:00:00Z">
                <w:pPr>
                  <w:pStyle w:val="NoSpacing"/>
                </w:pPr>
              </w:pPrChange>
            </w:pPr>
            <w:bookmarkStart w:id="3587" w:name="_Toc109988335"/>
            <w:bookmarkStart w:id="3588" w:name="_Toc109993299"/>
            <w:del w:id="3589" w:author="Molly McEvilley" w:date="2022-07-28T12:00:00Z">
              <w:r w:rsidRPr="00956E23" w:rsidDel="002F5BE6">
                <w:rPr>
                  <w:b/>
                  <w:bCs/>
                </w:rPr>
                <w:delText>Condition</w:delText>
              </w:r>
              <w:bookmarkEnd w:id="3587"/>
              <w:bookmarkEnd w:id="3588"/>
              <w:r w:rsidDel="002F5BE6">
                <w:rPr>
                  <w:b/>
                  <w:bCs/>
                </w:rPr>
                <w:delText xml:space="preserve"> </w:delText>
              </w:r>
            </w:del>
          </w:p>
        </w:tc>
      </w:tr>
      <w:tr w:rsidR="00143E83" w:rsidDel="002F5BE6" w14:paraId="6FAC73C2" w14:textId="6EA6ABC8" w:rsidTr="00143E83">
        <w:trPr>
          <w:trHeight w:val="216"/>
          <w:del w:id="3590"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1" w:author="Molly McEvilley" w:date="2022-07-28T12:00:00Z"/>
                <w:iCs/>
              </w:rPr>
              <w:pPrChange w:id="3592" w:author="Molly McEvilley" w:date="2022-07-28T12:00:00Z">
                <w:pPr>
                  <w:pStyle w:val="NoSpacing"/>
                </w:pPr>
              </w:pPrChange>
            </w:pPr>
            <w:bookmarkStart w:id="3593" w:name="_Toc109988336"/>
            <w:bookmarkStart w:id="3594" w:name="_Toc109993300"/>
            <w:del w:id="3595" w:author="Molly McEvilley" w:date="2022-07-28T12:00:00Z">
              <w:r w:rsidDel="002F5BE6">
                <w:rPr>
                  <w:iCs/>
                </w:rPr>
                <w:delText>Status1/Status3</w:delText>
              </w:r>
              <w:bookmarkEnd w:id="3593"/>
              <w:bookmarkEnd w:id="3594"/>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6" w:author="Molly McEvilley" w:date="2022-07-28T12:00:00Z"/>
              </w:rPr>
              <w:pPrChange w:id="3597" w:author="Molly McEvilley" w:date="2022-07-28T12:00:00Z">
                <w:pPr>
                  <w:pStyle w:val="NoSpacing"/>
                </w:pPr>
              </w:pPrChange>
            </w:pPr>
            <w:bookmarkStart w:id="3598" w:name="_Toc109988337"/>
            <w:bookmarkStart w:id="3599" w:name="_Toc109993301"/>
            <w:del w:id="3600" w:author="Molly McEvilley" w:date="2022-07-28T12:00:00Z">
              <w:r w:rsidDel="002F5BE6">
                <w:delText>Is not NULL</w:delText>
              </w:r>
              <w:bookmarkEnd w:id="3598"/>
              <w:bookmarkEnd w:id="3599"/>
            </w:del>
          </w:p>
        </w:tc>
      </w:tr>
    </w:tbl>
    <w:p w14:paraId="10180165" w14:textId="190971A1" w:rsidR="00046144" w:rsidDel="002F5BE6" w:rsidRDefault="00046144">
      <w:pPr>
        <w:pStyle w:val="Heading3"/>
        <w:numPr>
          <w:ilvl w:val="1"/>
          <w:numId w:val="2"/>
        </w:numPr>
        <w:shd w:val="clear" w:color="auto" w:fill="F0F0F2"/>
        <w:ind w:left="720" w:hanging="720"/>
        <w:contextualSpacing/>
        <w:rPr>
          <w:del w:id="3601" w:author="Molly McEvilley" w:date="2022-07-28T12:00:00Z"/>
        </w:rPr>
        <w:pPrChange w:id="3602" w:author="Molly McEvilley" w:date="2022-07-28T12:00:00Z">
          <w:pPr>
            <w:pStyle w:val="Heading3"/>
          </w:pPr>
        </w:pPrChange>
      </w:pPr>
      <w:del w:id="3603"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604" w:author="Molly McEvilley" w:date="2022-07-28T12:00:00Z"/>
        </w:rPr>
        <w:pPrChange w:id="3605" w:author="Molly McEvilley" w:date="2022-07-28T12:00:00Z">
          <w:pPr/>
        </w:pPrChange>
      </w:pPr>
      <w:bookmarkStart w:id="3606" w:name="_Toc109988338"/>
      <w:bookmarkStart w:id="3607" w:name="_Toc109993302"/>
      <w:del w:id="3608"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606"/>
        <w:bookmarkEnd w:id="3607"/>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609"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0" w:author="Molly McEvilley" w:date="2022-07-28T12:00:00Z"/>
                <w:b/>
                <w:bCs/>
              </w:rPr>
              <w:pPrChange w:id="3611" w:author="Molly McEvilley" w:date="2022-07-28T12:00:00Z">
                <w:pPr>
                  <w:pStyle w:val="NoSpacing"/>
                </w:pPr>
              </w:pPrChange>
            </w:pPr>
            <w:bookmarkStart w:id="3612" w:name="_Toc109988339"/>
            <w:bookmarkStart w:id="3613" w:name="_Toc109993303"/>
            <w:del w:id="3614" w:author="Molly McEvilley" w:date="2022-07-28T12:00:00Z">
              <w:r w:rsidDel="002F5BE6">
                <w:rPr>
                  <w:b/>
                  <w:bCs/>
                </w:rPr>
                <w:delText>dq_Enrollment</w:delText>
              </w:r>
              <w:bookmarkEnd w:id="3612"/>
              <w:bookmarkEnd w:id="3613"/>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15" w:author="Molly McEvilley" w:date="2022-07-28T12:00:00Z"/>
                <w:b/>
                <w:bCs/>
              </w:rPr>
              <w:pPrChange w:id="3616" w:author="Molly McEvilley" w:date="2022-07-28T12:00:00Z">
                <w:pPr>
                  <w:pStyle w:val="NoSpacing"/>
                </w:pPr>
              </w:pPrChange>
            </w:pPr>
            <w:bookmarkStart w:id="3617" w:name="_Toc109988340"/>
            <w:bookmarkStart w:id="3618" w:name="_Toc109993304"/>
            <w:del w:id="3619" w:author="Molly McEvilley" w:date="2022-07-28T12:00:00Z">
              <w:r w:rsidRPr="00956E23" w:rsidDel="002F5BE6">
                <w:rPr>
                  <w:b/>
                  <w:bCs/>
                </w:rPr>
                <w:delText>Condition</w:delText>
              </w:r>
              <w:bookmarkEnd w:id="3617"/>
              <w:bookmarkEnd w:id="3618"/>
              <w:r w:rsidDel="002F5BE6">
                <w:rPr>
                  <w:b/>
                  <w:bCs/>
                </w:rPr>
                <w:delText xml:space="preserve"> </w:delText>
              </w:r>
            </w:del>
          </w:p>
        </w:tc>
      </w:tr>
      <w:tr w:rsidR="000441B8" w:rsidDel="002F5BE6" w14:paraId="0F003693" w14:textId="5DC808C0" w:rsidTr="000441B8">
        <w:trPr>
          <w:trHeight w:val="216"/>
          <w:del w:id="3620"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1" w:author="Molly McEvilley" w:date="2022-07-28T12:00:00Z"/>
                <w:iCs/>
              </w:rPr>
              <w:pPrChange w:id="3622" w:author="Molly McEvilley" w:date="2022-07-28T12:00:00Z">
                <w:pPr>
                  <w:pStyle w:val="NoSpacing"/>
                </w:pPr>
              </w:pPrChange>
            </w:pPr>
            <w:bookmarkStart w:id="3623" w:name="_Toc109988341"/>
            <w:bookmarkStart w:id="3624" w:name="_Toc109993305"/>
            <w:del w:id="3625" w:author="Molly McEvilley" w:date="2022-07-28T12:00:00Z">
              <w:r w:rsidDel="002F5BE6">
                <w:rPr>
                  <w:iCs/>
                </w:rPr>
                <w:delText>ExitDate</w:delText>
              </w:r>
              <w:bookmarkEnd w:id="3623"/>
              <w:bookmarkEnd w:id="3624"/>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6" w:author="Molly McEvilley" w:date="2022-07-28T12:00:00Z"/>
              </w:rPr>
              <w:pPrChange w:id="3627" w:author="Molly McEvilley" w:date="2022-07-28T12:00:00Z">
                <w:pPr>
                  <w:pStyle w:val="NoSpacing"/>
                </w:pPr>
              </w:pPrChange>
            </w:pPr>
            <w:bookmarkStart w:id="3628" w:name="_Toc109988342"/>
            <w:bookmarkStart w:id="3629" w:name="_Toc109993306"/>
            <w:del w:id="3630"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28"/>
              <w:bookmarkEnd w:id="3629"/>
            </w:del>
          </w:p>
        </w:tc>
      </w:tr>
    </w:tbl>
    <w:p w14:paraId="329E4B99" w14:textId="0C72E87F" w:rsidR="00046144" w:rsidDel="002F5BE6" w:rsidRDefault="00046144">
      <w:pPr>
        <w:pStyle w:val="Heading3"/>
        <w:numPr>
          <w:ilvl w:val="1"/>
          <w:numId w:val="2"/>
        </w:numPr>
        <w:shd w:val="clear" w:color="auto" w:fill="F0F0F2"/>
        <w:ind w:left="720" w:hanging="720"/>
        <w:contextualSpacing/>
        <w:rPr>
          <w:del w:id="3631" w:author="Molly McEvilley" w:date="2022-07-28T12:00:00Z"/>
        </w:rPr>
        <w:pPrChange w:id="3632" w:author="Molly McEvilley" w:date="2022-07-28T12:00:00Z">
          <w:pPr>
            <w:pStyle w:val="Heading3"/>
          </w:pPr>
        </w:pPrChange>
      </w:pPr>
      <w:del w:id="3633"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634" w:author="Molly McEvilley" w:date="2022-07-28T12:00:00Z"/>
        </w:rPr>
        <w:pPrChange w:id="3635" w:author="Molly McEvilley" w:date="2022-07-28T12:00:00Z">
          <w:pPr/>
        </w:pPrChange>
      </w:pPr>
      <w:bookmarkStart w:id="3636" w:name="_Toc109988343"/>
      <w:bookmarkStart w:id="3637" w:name="_Toc109993307"/>
      <w:del w:id="3638"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636"/>
        <w:bookmarkEnd w:id="3637"/>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639"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0" w:author="Molly McEvilley" w:date="2022-07-28T12:00:00Z"/>
                <w:b/>
                <w:bCs/>
              </w:rPr>
              <w:pPrChange w:id="3641" w:author="Molly McEvilley" w:date="2022-07-28T12:00:00Z">
                <w:pPr>
                  <w:pStyle w:val="NoSpacing"/>
                </w:pPr>
              </w:pPrChange>
            </w:pPr>
            <w:bookmarkStart w:id="3642" w:name="_Toc109988344"/>
            <w:bookmarkStart w:id="3643" w:name="_Toc109993308"/>
            <w:del w:id="3644" w:author="Molly McEvilley" w:date="2022-07-28T12:00:00Z">
              <w:r w:rsidDel="002F5BE6">
                <w:rPr>
                  <w:b/>
                  <w:bCs/>
                </w:rPr>
                <w:delText>dq_Enrollment</w:delText>
              </w:r>
              <w:bookmarkEnd w:id="3642"/>
              <w:bookmarkEnd w:id="3643"/>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5" w:author="Molly McEvilley" w:date="2022-07-28T12:00:00Z"/>
                <w:b/>
                <w:bCs/>
              </w:rPr>
              <w:pPrChange w:id="3646" w:author="Molly McEvilley" w:date="2022-07-28T12:00:00Z">
                <w:pPr>
                  <w:pStyle w:val="NoSpacing"/>
                </w:pPr>
              </w:pPrChange>
            </w:pPr>
            <w:bookmarkStart w:id="3647" w:name="_Toc109988345"/>
            <w:bookmarkStart w:id="3648" w:name="_Toc109993309"/>
            <w:del w:id="3649" w:author="Molly McEvilley" w:date="2022-07-28T12:00:00Z">
              <w:r w:rsidRPr="00956E23" w:rsidDel="002F5BE6">
                <w:rPr>
                  <w:b/>
                  <w:bCs/>
                </w:rPr>
                <w:delText>Condition</w:delText>
              </w:r>
              <w:bookmarkEnd w:id="3647"/>
              <w:bookmarkEnd w:id="3648"/>
              <w:r w:rsidDel="002F5BE6">
                <w:rPr>
                  <w:b/>
                  <w:bCs/>
                </w:rPr>
                <w:delText xml:space="preserve"> </w:delText>
              </w:r>
            </w:del>
          </w:p>
        </w:tc>
      </w:tr>
      <w:tr w:rsidR="00143E83" w:rsidDel="002F5BE6" w14:paraId="0909DAE2" w14:textId="036FE313" w:rsidTr="003F2061">
        <w:trPr>
          <w:trHeight w:val="216"/>
          <w:del w:id="3650"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1" w:author="Molly McEvilley" w:date="2022-07-28T12:00:00Z"/>
                <w:iCs/>
              </w:rPr>
              <w:pPrChange w:id="3652" w:author="Molly McEvilley" w:date="2022-07-28T12:00:00Z">
                <w:pPr>
                  <w:pStyle w:val="NoSpacing"/>
                </w:pPr>
              </w:pPrChange>
            </w:pPr>
            <w:bookmarkStart w:id="3653" w:name="_Toc109988346"/>
            <w:bookmarkStart w:id="3654" w:name="_Toc109993310"/>
            <w:del w:id="3655" w:author="Molly McEvilley" w:date="2022-07-28T12:00:00Z">
              <w:r w:rsidDel="002F5BE6">
                <w:rPr>
                  <w:iCs/>
                </w:rPr>
                <w:delText>Status1/Status3</w:delText>
              </w:r>
              <w:bookmarkEnd w:id="3653"/>
              <w:bookmarkEnd w:id="3654"/>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6" w:author="Molly McEvilley" w:date="2022-07-28T12:00:00Z"/>
              </w:rPr>
              <w:pPrChange w:id="3657" w:author="Molly McEvilley" w:date="2022-07-28T12:00:00Z">
                <w:pPr>
                  <w:pStyle w:val="NoSpacing"/>
                </w:pPr>
              </w:pPrChange>
            </w:pPr>
            <w:bookmarkStart w:id="3658" w:name="_Toc109988347"/>
            <w:bookmarkStart w:id="3659" w:name="_Toc109993311"/>
            <w:del w:id="3660" w:author="Molly McEvilley" w:date="2022-07-28T12:00:00Z">
              <w:r w:rsidDel="002F5BE6">
                <w:delText>Is not NULL</w:delText>
              </w:r>
              <w:bookmarkEnd w:id="3658"/>
              <w:bookmarkEnd w:id="3659"/>
            </w:del>
          </w:p>
        </w:tc>
      </w:tr>
    </w:tbl>
    <w:p w14:paraId="03DFDF35" w14:textId="36E63D58" w:rsidR="00424FF3" w:rsidDel="002F5BE6" w:rsidRDefault="00424FF3">
      <w:pPr>
        <w:pStyle w:val="Heading3"/>
        <w:numPr>
          <w:ilvl w:val="1"/>
          <w:numId w:val="2"/>
        </w:numPr>
        <w:shd w:val="clear" w:color="auto" w:fill="F0F0F2"/>
        <w:ind w:left="720" w:hanging="720"/>
        <w:contextualSpacing/>
        <w:rPr>
          <w:del w:id="3661" w:author="Molly McEvilley" w:date="2022-07-28T12:00:00Z"/>
        </w:rPr>
        <w:pPrChange w:id="3662" w:author="Molly McEvilley" w:date="2022-07-28T12:00:00Z">
          <w:pPr>
            <w:pStyle w:val="Heading3"/>
          </w:pPr>
        </w:pPrChange>
      </w:pPr>
      <w:del w:id="3663"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664" w:author="Molly McEvilley" w:date="2022-07-28T12:00:00Z"/>
        </w:rPr>
        <w:pPrChange w:id="3665" w:author="Molly McEvilley" w:date="2022-07-28T12:00:00Z">
          <w:pPr/>
        </w:pPrChange>
      </w:pPr>
      <w:bookmarkStart w:id="3666" w:name="_Toc109988348"/>
      <w:bookmarkStart w:id="3667" w:name="_Toc109993312"/>
      <w:del w:id="3668"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666"/>
        <w:bookmarkEnd w:id="3667"/>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669"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0" w:author="Molly McEvilley" w:date="2022-07-28T12:00:00Z"/>
                <w:b/>
                <w:bCs/>
                <w:color w:val="000000" w:themeColor="text1"/>
              </w:rPr>
              <w:pPrChange w:id="3671" w:author="Molly McEvilley" w:date="2022-07-28T12:00:00Z">
                <w:pPr>
                  <w:pStyle w:val="NoSpacing"/>
                </w:pPr>
              </w:pPrChange>
            </w:pPr>
            <w:bookmarkStart w:id="3672" w:name="_Toc109988349"/>
            <w:bookmarkStart w:id="3673" w:name="_Toc109993313"/>
            <w:del w:id="3674" w:author="Molly McEvilley" w:date="2022-07-28T12:00:00Z">
              <w:r w:rsidDel="002F5BE6">
                <w:rPr>
                  <w:b/>
                  <w:bCs/>
                  <w:color w:val="000000" w:themeColor="text1"/>
                </w:rPr>
                <w:delText>tlsa_CohortDates</w:delText>
              </w:r>
              <w:bookmarkEnd w:id="3672"/>
              <w:bookmarkEnd w:id="3673"/>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5" w:author="Molly McEvilley" w:date="2022-07-28T12:00:00Z"/>
                <w:b/>
                <w:bCs/>
                <w:color w:val="000000" w:themeColor="text1"/>
              </w:rPr>
              <w:pPrChange w:id="3676" w:author="Molly McEvilley" w:date="2022-07-28T12:00:00Z">
                <w:pPr>
                  <w:pStyle w:val="NoSpacing"/>
                </w:pPr>
              </w:pPrChange>
            </w:pPr>
            <w:bookmarkStart w:id="3677" w:name="_Toc109988350"/>
            <w:bookmarkStart w:id="3678" w:name="_Toc109993314"/>
            <w:del w:id="3679" w:author="Molly McEvilley" w:date="2022-07-28T12:00:00Z">
              <w:r w:rsidDel="002F5BE6">
                <w:rPr>
                  <w:b/>
                  <w:bCs/>
                  <w:color w:val="000000" w:themeColor="text1"/>
                </w:rPr>
                <w:delText>Condition</w:delText>
              </w:r>
              <w:bookmarkEnd w:id="3677"/>
              <w:bookmarkEnd w:id="3678"/>
            </w:del>
          </w:p>
        </w:tc>
      </w:tr>
      <w:tr w:rsidR="00515702" w:rsidDel="002F5BE6" w14:paraId="6DE3E834" w14:textId="6F5F96E7" w:rsidTr="009A6FC7">
        <w:trPr>
          <w:cantSplit/>
          <w:trHeight w:val="216"/>
          <w:del w:id="3680"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1" w:author="Molly McEvilley" w:date="2022-07-28T12:00:00Z"/>
              </w:rPr>
              <w:pPrChange w:id="3682" w:author="Molly McEvilley" w:date="2022-07-28T12:00:00Z">
                <w:pPr>
                  <w:pStyle w:val="NoSpacing"/>
                </w:pPr>
              </w:pPrChange>
            </w:pPr>
            <w:bookmarkStart w:id="3683" w:name="_Toc109988351"/>
            <w:bookmarkStart w:id="3684" w:name="_Toc109993315"/>
            <w:del w:id="3685" w:author="Molly McEvilley" w:date="2022-07-28T12:00:00Z">
              <w:r w:rsidDel="002F5BE6">
                <w:delText>Cohort</w:delText>
              </w:r>
              <w:bookmarkEnd w:id="3683"/>
              <w:bookmarkEnd w:id="3684"/>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6" w:author="Molly McEvilley" w:date="2022-07-28T12:00:00Z"/>
              </w:rPr>
              <w:pPrChange w:id="3687" w:author="Molly McEvilley" w:date="2022-07-28T12:00:00Z">
                <w:pPr>
                  <w:pStyle w:val="NoSpacing"/>
                </w:pPr>
              </w:pPrChange>
            </w:pPr>
            <w:bookmarkStart w:id="3688" w:name="_Toc109988352"/>
            <w:bookmarkStart w:id="3689" w:name="_Toc109993316"/>
            <w:del w:id="3690"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88"/>
              <w:bookmarkEnd w:id="3689"/>
            </w:del>
          </w:p>
        </w:tc>
      </w:tr>
      <w:tr w:rsidR="00515702" w:rsidDel="002F5BE6" w14:paraId="3FD54E2E" w14:textId="4ECF2D9D" w:rsidTr="009A6FC7">
        <w:trPr>
          <w:cantSplit/>
          <w:trHeight w:val="216"/>
          <w:del w:id="3691"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2" w:author="Molly McEvilley" w:date="2022-07-28T12:00:00Z"/>
              </w:rPr>
              <w:pPrChange w:id="3693" w:author="Molly McEvilley" w:date="2022-07-28T12:00:00Z">
                <w:pPr>
                  <w:pStyle w:val="NoSpacing"/>
                </w:pPr>
              </w:pPrChange>
            </w:pPr>
            <w:bookmarkStart w:id="3694" w:name="_Toc109988353"/>
            <w:bookmarkStart w:id="3695" w:name="_Toc109993317"/>
            <w:del w:id="3696" w:author="Molly McEvilley" w:date="2022-07-28T12:00:00Z">
              <w:r w:rsidDel="002F5BE6">
                <w:delText>CohortStart</w:delText>
              </w:r>
              <w:bookmarkEnd w:id="3694"/>
              <w:bookmarkEnd w:id="3695"/>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7" w:author="Molly McEvilley" w:date="2022-07-28T12:00:00Z"/>
              </w:rPr>
              <w:pPrChange w:id="3698" w:author="Molly McEvilley" w:date="2022-07-28T12:00:00Z">
                <w:pPr>
                  <w:pStyle w:val="NoSpacing"/>
                </w:pPr>
              </w:pPrChange>
            </w:pPr>
            <w:bookmarkStart w:id="3699" w:name="_Toc109988354"/>
            <w:bookmarkStart w:id="3700" w:name="_Toc109993318"/>
            <w:del w:id="3701" w:author="Molly McEvilley" w:date="2022-07-28T12:00:00Z">
              <w:r w:rsidDel="002F5BE6">
                <w:delText>Query parameter</w:delText>
              </w:r>
              <w:bookmarkEnd w:id="3699"/>
              <w:bookmarkEnd w:id="3700"/>
            </w:del>
          </w:p>
        </w:tc>
      </w:tr>
      <w:tr w:rsidR="00515702" w:rsidDel="002F5BE6" w14:paraId="4244C63D" w14:textId="71769940" w:rsidTr="009A6FC7">
        <w:trPr>
          <w:cantSplit/>
          <w:trHeight w:val="216"/>
          <w:del w:id="3702"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3" w:author="Molly McEvilley" w:date="2022-07-28T12:00:00Z"/>
              </w:rPr>
              <w:pPrChange w:id="3704" w:author="Molly McEvilley" w:date="2022-07-28T12:00:00Z">
                <w:pPr>
                  <w:pStyle w:val="NoSpacing"/>
                </w:pPr>
              </w:pPrChange>
            </w:pPr>
            <w:bookmarkStart w:id="3705" w:name="_Toc109988355"/>
            <w:bookmarkStart w:id="3706" w:name="_Toc109993319"/>
            <w:del w:id="3707" w:author="Molly McEvilley" w:date="2022-07-28T12:00:00Z">
              <w:r w:rsidDel="002F5BE6">
                <w:delText>CohortEnd</w:delText>
              </w:r>
              <w:bookmarkEnd w:id="3705"/>
              <w:bookmarkEnd w:id="3706"/>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8" w:author="Molly McEvilley" w:date="2022-07-28T12:00:00Z"/>
              </w:rPr>
              <w:pPrChange w:id="3709" w:author="Molly McEvilley" w:date="2022-07-28T12:00:00Z">
                <w:pPr>
                  <w:pStyle w:val="NoSpacing"/>
                </w:pPr>
              </w:pPrChange>
            </w:pPr>
            <w:bookmarkStart w:id="3710" w:name="_Toc109988356"/>
            <w:bookmarkStart w:id="3711" w:name="_Toc109993320"/>
            <w:del w:id="3712" w:author="Molly McEvilley" w:date="2022-07-28T12:00:00Z">
              <w:r w:rsidDel="002F5BE6">
                <w:delText>Query parameter</w:delText>
              </w:r>
              <w:bookmarkEnd w:id="3710"/>
              <w:bookmarkEnd w:id="3711"/>
            </w:del>
          </w:p>
        </w:tc>
      </w:tr>
      <w:tr w:rsidR="003C4035" w:rsidRPr="003C4035" w:rsidDel="002F5BE6" w14:paraId="086CED1A" w14:textId="3587BD90" w:rsidTr="00515702">
        <w:trPr>
          <w:cantSplit/>
          <w:trHeight w:val="216"/>
          <w:del w:id="3713"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4" w:author="Molly McEvilley" w:date="2022-07-28T12:00:00Z"/>
                <w:b/>
                <w:bCs/>
                <w:color w:val="000000" w:themeColor="text1"/>
              </w:rPr>
              <w:pPrChange w:id="3715" w:author="Molly McEvilley" w:date="2022-07-28T12:00:00Z">
                <w:pPr>
                  <w:pStyle w:val="NoSpacing"/>
                </w:pPr>
              </w:pPrChange>
            </w:pPr>
            <w:bookmarkStart w:id="3716" w:name="_Toc109988357"/>
            <w:bookmarkStart w:id="3717" w:name="_Toc109993321"/>
            <w:del w:id="3718"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716"/>
              <w:bookmarkEnd w:id="3717"/>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9" w:author="Molly McEvilley" w:date="2022-07-28T12:00:00Z"/>
                <w:b/>
                <w:bCs/>
                <w:color w:val="000000" w:themeColor="text1"/>
              </w:rPr>
              <w:pPrChange w:id="3720" w:author="Molly McEvilley" w:date="2022-07-28T12:00:00Z">
                <w:pPr>
                  <w:pStyle w:val="NoSpacing"/>
                </w:pPr>
              </w:pPrChange>
            </w:pPr>
            <w:bookmarkStart w:id="3721" w:name="_Toc109988358"/>
            <w:bookmarkStart w:id="3722" w:name="_Toc109993322"/>
            <w:del w:id="3723" w:author="Molly McEvilley" w:date="2022-07-28T12:00:00Z">
              <w:r w:rsidRPr="003C4035" w:rsidDel="002F5BE6">
                <w:rPr>
                  <w:b/>
                  <w:bCs/>
                  <w:color w:val="000000" w:themeColor="text1"/>
                </w:rPr>
                <w:delText>Condition</w:delText>
              </w:r>
              <w:bookmarkEnd w:id="3721"/>
              <w:bookmarkEnd w:id="3722"/>
            </w:del>
          </w:p>
        </w:tc>
      </w:tr>
      <w:tr w:rsidR="000441B8" w:rsidDel="002F5BE6" w14:paraId="723DD29D" w14:textId="6D460142" w:rsidTr="00515702">
        <w:trPr>
          <w:trHeight w:val="216"/>
          <w:del w:id="3724"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5" w:author="Molly McEvilley" w:date="2022-07-28T12:00:00Z"/>
                <w:iCs/>
              </w:rPr>
              <w:pPrChange w:id="3726" w:author="Molly McEvilley" w:date="2022-07-28T12:00:00Z">
                <w:pPr>
                  <w:pStyle w:val="NoSpacing"/>
                </w:pPr>
              </w:pPrChange>
            </w:pPr>
            <w:bookmarkStart w:id="3727" w:name="_Toc109988359"/>
            <w:bookmarkStart w:id="3728" w:name="_Toc109993323"/>
            <w:del w:id="3729" w:author="Molly McEvilley" w:date="2022-07-28T12:00:00Z">
              <w:r w:rsidDel="002F5BE6">
                <w:rPr>
                  <w:iCs/>
                </w:rPr>
                <w:delText>ExitDate</w:delText>
              </w:r>
              <w:bookmarkEnd w:id="3727"/>
              <w:bookmarkEnd w:id="3728"/>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0" w:author="Molly McEvilley" w:date="2022-07-28T12:00:00Z"/>
              </w:rPr>
              <w:pPrChange w:id="3731" w:author="Molly McEvilley" w:date="2022-07-28T12:00:00Z">
                <w:pPr>
                  <w:pStyle w:val="NoSpacing"/>
                </w:pPr>
              </w:pPrChange>
            </w:pPr>
            <w:bookmarkStart w:id="3732" w:name="_Toc109988360"/>
            <w:bookmarkStart w:id="3733" w:name="_Toc109993324"/>
            <w:del w:id="3734"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732"/>
              <w:bookmarkEnd w:id="3733"/>
            </w:del>
          </w:p>
        </w:tc>
      </w:tr>
      <w:tr w:rsidR="006018B9" w:rsidDel="002F5BE6" w14:paraId="182BD7FA" w14:textId="65D12A57" w:rsidTr="00515702">
        <w:trPr>
          <w:cantSplit/>
          <w:trHeight w:val="216"/>
          <w:del w:id="3735"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6" w:author="Molly McEvilley" w:date="2022-07-28T12:00:00Z"/>
                <w:bCs/>
              </w:rPr>
              <w:pPrChange w:id="3737" w:author="Molly McEvilley" w:date="2022-07-28T12:00:00Z">
                <w:pPr>
                  <w:pStyle w:val="NoSpacing"/>
                </w:pPr>
              </w:pPrChange>
            </w:pPr>
            <w:bookmarkStart w:id="3738" w:name="_Toc109988361"/>
            <w:bookmarkStart w:id="3739" w:name="_Toc109993325"/>
            <w:del w:id="3740" w:author="Molly McEvilley" w:date="2022-07-28T12:00:00Z">
              <w:r w:rsidRPr="000441B8" w:rsidDel="002F5BE6">
                <w:rPr>
                  <w:bCs/>
                </w:rPr>
                <w:delText>RelationshipToHoH</w:delText>
              </w:r>
              <w:bookmarkEnd w:id="3738"/>
              <w:bookmarkEnd w:id="3739"/>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1" w:author="Molly McEvilley" w:date="2022-07-28T12:00:00Z"/>
              </w:rPr>
              <w:pPrChange w:id="3742" w:author="Molly McEvilley" w:date="2022-07-28T12:00:00Z">
                <w:pPr>
                  <w:pStyle w:val="NoSpacing"/>
                </w:pPr>
              </w:pPrChange>
            </w:pPr>
            <w:bookmarkStart w:id="3743" w:name="_Toc109988362"/>
            <w:bookmarkStart w:id="3744" w:name="_Toc109993326"/>
            <w:del w:id="3745" w:author="Molly McEvilley" w:date="2022-07-28T12:00:00Z">
              <w:r w:rsidDel="002F5BE6">
                <w:delText>1</w:delText>
              </w:r>
              <w:bookmarkEnd w:id="3743"/>
              <w:bookmarkEnd w:id="3744"/>
            </w:del>
          </w:p>
        </w:tc>
      </w:tr>
      <w:tr w:rsidR="006018B9" w:rsidDel="002F5BE6" w14:paraId="0D825387" w14:textId="4A61DEAD" w:rsidTr="00515702">
        <w:trPr>
          <w:cantSplit/>
          <w:trHeight w:val="216"/>
          <w:del w:id="3746"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7" w:author="Molly McEvilley" w:date="2022-07-28T12:00:00Z"/>
                <w:bCs/>
              </w:rPr>
              <w:pPrChange w:id="3748" w:author="Molly McEvilley" w:date="2022-07-28T12:00:00Z">
                <w:pPr>
                  <w:pStyle w:val="NoSpacing"/>
                </w:pPr>
              </w:pPrChange>
            </w:pPr>
            <w:bookmarkStart w:id="3749" w:name="_Toc109988363"/>
            <w:bookmarkStart w:id="3750" w:name="_Toc109993327"/>
            <w:del w:id="3751" w:author="Molly McEvilley" w:date="2022-07-28T12:00:00Z">
              <w:r w:rsidDel="002F5BE6">
                <w:rPr>
                  <w:bCs/>
                </w:rPr>
                <w:delText>LSA</w:delText>
              </w:r>
              <w:r w:rsidR="006018B9" w:rsidRPr="000441B8" w:rsidDel="002F5BE6">
                <w:rPr>
                  <w:bCs/>
                </w:rPr>
                <w:delText>ProjectType</w:delText>
              </w:r>
              <w:bookmarkEnd w:id="3749"/>
              <w:bookmarkEnd w:id="3750"/>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2" w:author="Molly McEvilley" w:date="2022-07-28T12:00:00Z"/>
              </w:rPr>
              <w:pPrChange w:id="3753" w:author="Molly McEvilley" w:date="2022-07-28T12:00:00Z">
                <w:pPr>
                  <w:pStyle w:val="NoSpacing"/>
                </w:pPr>
              </w:pPrChange>
            </w:pPr>
            <w:bookmarkStart w:id="3754" w:name="_Toc109988364"/>
            <w:bookmarkStart w:id="3755" w:name="_Toc109993328"/>
            <w:del w:id="3756" w:author="Molly McEvilley" w:date="2022-07-28T12:00:00Z">
              <w:r w:rsidDel="002F5BE6">
                <w:delText>in (3,13)</w:delText>
              </w:r>
              <w:bookmarkEnd w:id="3754"/>
              <w:bookmarkEnd w:id="3755"/>
            </w:del>
          </w:p>
        </w:tc>
      </w:tr>
      <w:tr w:rsidR="006018B9" w:rsidRPr="003C4035" w:rsidDel="002F5BE6" w14:paraId="19F610F3" w14:textId="6A883021" w:rsidTr="00515702">
        <w:trPr>
          <w:cantSplit/>
          <w:trHeight w:val="216"/>
          <w:del w:id="3757"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8" w:author="Molly McEvilley" w:date="2022-07-28T12:00:00Z"/>
                <w:b/>
                <w:bCs/>
              </w:rPr>
              <w:pPrChange w:id="3759" w:author="Molly McEvilley" w:date="2022-07-28T12:00:00Z">
                <w:pPr>
                  <w:pStyle w:val="NoSpacing"/>
                </w:pPr>
              </w:pPrChange>
            </w:pPr>
            <w:bookmarkStart w:id="3760" w:name="_Toc109988365"/>
            <w:bookmarkStart w:id="3761" w:name="_Toc109993329"/>
            <w:del w:id="3762" w:author="Molly McEvilley" w:date="2022-07-28T12:00:00Z">
              <w:r w:rsidRPr="003C4035" w:rsidDel="002F5BE6">
                <w:rPr>
                  <w:b/>
                  <w:bCs/>
                </w:rPr>
                <w:delText>hmis_Exit</w:delText>
              </w:r>
              <w:bookmarkEnd w:id="3760"/>
              <w:bookmarkEnd w:id="3761"/>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3" w:author="Molly McEvilley" w:date="2022-07-28T12:00:00Z"/>
                <w:b/>
                <w:bCs/>
              </w:rPr>
              <w:pPrChange w:id="3764" w:author="Molly McEvilley" w:date="2022-07-28T12:00:00Z">
                <w:pPr>
                  <w:pStyle w:val="NoSpacing"/>
                </w:pPr>
              </w:pPrChange>
            </w:pPr>
            <w:bookmarkStart w:id="3765" w:name="_Toc109988366"/>
            <w:bookmarkStart w:id="3766" w:name="_Toc109993330"/>
            <w:del w:id="3767" w:author="Molly McEvilley" w:date="2022-07-28T12:00:00Z">
              <w:r w:rsidRPr="003C4035" w:rsidDel="002F5BE6">
                <w:rPr>
                  <w:b/>
                  <w:bCs/>
                </w:rPr>
                <w:delText>Condition</w:delText>
              </w:r>
              <w:bookmarkEnd w:id="3765"/>
              <w:bookmarkEnd w:id="3766"/>
            </w:del>
          </w:p>
        </w:tc>
      </w:tr>
      <w:tr w:rsidR="002F2FF8" w:rsidDel="002F5BE6" w14:paraId="051981C1" w14:textId="620A4456" w:rsidTr="00515702">
        <w:trPr>
          <w:cantSplit/>
          <w:trHeight w:val="216"/>
          <w:del w:id="3768"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9" w:author="Molly McEvilley" w:date="2022-07-28T12:00:00Z"/>
                <w:iCs/>
              </w:rPr>
              <w:pPrChange w:id="3770" w:author="Molly McEvilley" w:date="2022-07-28T12:00:00Z">
                <w:pPr>
                  <w:pStyle w:val="NoSpacing"/>
                </w:pPr>
              </w:pPrChange>
            </w:pPr>
            <w:bookmarkStart w:id="3771" w:name="_Toc109988367"/>
            <w:bookmarkStart w:id="3772" w:name="_Toc109993331"/>
            <w:del w:id="3773" w:author="Molly McEvilley" w:date="2022-07-28T12:00:00Z">
              <w:r w:rsidRPr="002F2FF8" w:rsidDel="002F5BE6">
                <w:rPr>
                  <w:iCs/>
                </w:rPr>
                <w:delText>Destination</w:delText>
              </w:r>
              <w:bookmarkEnd w:id="3771"/>
              <w:bookmarkEnd w:id="3772"/>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4" w:author="Molly McEvilley" w:date="2022-07-28T12:00:00Z"/>
              </w:rPr>
              <w:pPrChange w:id="3775" w:author="Molly McEvilley" w:date="2022-07-28T12:00:00Z">
                <w:pPr>
                  <w:pStyle w:val="NoSpacing"/>
                </w:pPr>
              </w:pPrChange>
            </w:pPr>
            <w:bookmarkStart w:id="3776" w:name="_Toc109988368"/>
            <w:bookmarkStart w:id="3777" w:name="_Toc109993332"/>
            <w:del w:id="3778"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76"/>
              <w:bookmarkEnd w:id="3777"/>
            </w:del>
          </w:p>
        </w:tc>
      </w:tr>
    </w:tbl>
    <w:p w14:paraId="16964972" w14:textId="39FAE7A5" w:rsidR="00424FF3" w:rsidDel="002F5BE6" w:rsidRDefault="00424FF3">
      <w:pPr>
        <w:pStyle w:val="Heading3"/>
        <w:numPr>
          <w:ilvl w:val="1"/>
          <w:numId w:val="2"/>
        </w:numPr>
        <w:shd w:val="clear" w:color="auto" w:fill="F0F0F2"/>
        <w:ind w:left="720" w:hanging="720"/>
        <w:contextualSpacing/>
        <w:rPr>
          <w:del w:id="3779" w:author="Molly McEvilley" w:date="2022-07-28T12:00:00Z"/>
        </w:rPr>
        <w:pPrChange w:id="3780" w:author="Molly McEvilley" w:date="2022-07-28T12:00:00Z">
          <w:pPr>
            <w:pStyle w:val="Heading3"/>
          </w:pPr>
        </w:pPrChange>
      </w:pPr>
      <w:del w:id="3781"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82" w:author="Molly McEvilley" w:date="2022-07-28T12:00:00Z"/>
        </w:rPr>
        <w:pPrChange w:id="3783" w:author="Molly McEvilley" w:date="2022-07-28T12:00:00Z">
          <w:pPr/>
        </w:pPrChange>
      </w:pPr>
      <w:bookmarkStart w:id="3784" w:name="_Toc109988369"/>
      <w:bookmarkStart w:id="3785" w:name="_Toc109993333"/>
      <w:del w:id="378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84"/>
        <w:bookmarkEnd w:id="3785"/>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87"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8" w:author="Molly McEvilley" w:date="2022-07-28T12:00:00Z"/>
                <w:b/>
                <w:bCs/>
              </w:rPr>
              <w:pPrChange w:id="3789" w:author="Molly McEvilley" w:date="2022-07-28T12:00:00Z">
                <w:pPr>
                  <w:pStyle w:val="NoSpacing"/>
                </w:pPr>
              </w:pPrChange>
            </w:pPr>
            <w:bookmarkStart w:id="3790" w:name="_Toc109988370"/>
            <w:bookmarkStart w:id="3791" w:name="_Toc109993334"/>
            <w:del w:id="3792" w:author="Molly McEvilley" w:date="2022-07-28T12:00:00Z">
              <w:r w:rsidDel="002F5BE6">
                <w:rPr>
                  <w:b/>
                  <w:bCs/>
                </w:rPr>
                <w:delText>dq_Enrollment</w:delText>
              </w:r>
              <w:bookmarkEnd w:id="3790"/>
              <w:bookmarkEnd w:id="3791"/>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3" w:author="Molly McEvilley" w:date="2022-07-28T12:00:00Z"/>
                <w:b/>
                <w:bCs/>
              </w:rPr>
              <w:pPrChange w:id="3794" w:author="Molly McEvilley" w:date="2022-07-28T12:00:00Z">
                <w:pPr>
                  <w:pStyle w:val="NoSpacing"/>
                </w:pPr>
              </w:pPrChange>
            </w:pPr>
            <w:bookmarkStart w:id="3795" w:name="_Toc109988371"/>
            <w:bookmarkStart w:id="3796" w:name="_Toc109993335"/>
            <w:del w:id="3797" w:author="Molly McEvilley" w:date="2022-07-28T12:00:00Z">
              <w:r w:rsidRPr="00956E23" w:rsidDel="002F5BE6">
                <w:rPr>
                  <w:b/>
                  <w:bCs/>
                </w:rPr>
                <w:delText>Condition</w:delText>
              </w:r>
              <w:bookmarkEnd w:id="3795"/>
              <w:bookmarkEnd w:id="3796"/>
              <w:r w:rsidDel="002F5BE6">
                <w:rPr>
                  <w:b/>
                  <w:bCs/>
                </w:rPr>
                <w:delText xml:space="preserve"> </w:delText>
              </w:r>
            </w:del>
          </w:p>
        </w:tc>
      </w:tr>
      <w:tr w:rsidR="00143E83" w:rsidDel="002F5BE6" w14:paraId="685AD14B" w14:textId="20BDCAE0" w:rsidTr="003F2061">
        <w:trPr>
          <w:trHeight w:val="216"/>
          <w:del w:id="3798"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9" w:author="Molly McEvilley" w:date="2022-07-28T12:00:00Z"/>
                <w:iCs/>
              </w:rPr>
              <w:pPrChange w:id="3800" w:author="Molly McEvilley" w:date="2022-07-28T12:00:00Z">
                <w:pPr>
                  <w:pStyle w:val="NoSpacing"/>
                </w:pPr>
              </w:pPrChange>
            </w:pPr>
            <w:bookmarkStart w:id="3801" w:name="_Toc109988372"/>
            <w:bookmarkStart w:id="3802" w:name="_Toc109993336"/>
            <w:del w:id="3803" w:author="Molly McEvilley" w:date="2022-07-28T12:00:00Z">
              <w:r w:rsidDel="002F5BE6">
                <w:rPr>
                  <w:iCs/>
                </w:rPr>
                <w:delText>Status1/Status3</w:delText>
              </w:r>
              <w:bookmarkEnd w:id="3801"/>
              <w:bookmarkEnd w:id="3802"/>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4" w:author="Molly McEvilley" w:date="2022-07-28T12:00:00Z"/>
              </w:rPr>
              <w:pPrChange w:id="3805" w:author="Molly McEvilley" w:date="2022-07-28T12:00:00Z">
                <w:pPr>
                  <w:pStyle w:val="NoSpacing"/>
                </w:pPr>
              </w:pPrChange>
            </w:pPr>
            <w:bookmarkStart w:id="3806" w:name="_Toc109988373"/>
            <w:bookmarkStart w:id="3807" w:name="_Toc109993337"/>
            <w:del w:id="3808" w:author="Molly McEvilley" w:date="2022-07-28T12:00:00Z">
              <w:r w:rsidDel="002F5BE6">
                <w:delText>99</w:delText>
              </w:r>
              <w:bookmarkEnd w:id="3806"/>
              <w:bookmarkEnd w:id="3807"/>
            </w:del>
          </w:p>
        </w:tc>
      </w:tr>
    </w:tbl>
    <w:p w14:paraId="0B01AE0F" w14:textId="406A0003" w:rsidR="00424FF3" w:rsidDel="002F5BE6" w:rsidRDefault="00424FF3">
      <w:pPr>
        <w:pStyle w:val="Heading3"/>
        <w:numPr>
          <w:ilvl w:val="1"/>
          <w:numId w:val="2"/>
        </w:numPr>
        <w:shd w:val="clear" w:color="auto" w:fill="F0F0F2"/>
        <w:ind w:left="720" w:hanging="720"/>
        <w:contextualSpacing/>
        <w:rPr>
          <w:del w:id="3809" w:author="Molly McEvilley" w:date="2022-07-28T12:00:00Z"/>
        </w:rPr>
        <w:pPrChange w:id="3810" w:author="Molly McEvilley" w:date="2022-07-28T12:00:00Z">
          <w:pPr>
            <w:pStyle w:val="Heading3"/>
          </w:pPr>
        </w:pPrChange>
      </w:pPr>
      <w:del w:id="3811"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12" w:author="Molly McEvilley" w:date="2022-07-28T12:00:00Z"/>
        </w:rPr>
        <w:pPrChange w:id="3813" w:author="Molly McEvilley" w:date="2022-07-28T12:00:00Z">
          <w:pPr/>
        </w:pPrChange>
      </w:pPr>
      <w:bookmarkStart w:id="3814" w:name="_Toc109988374"/>
      <w:bookmarkStart w:id="3815" w:name="_Toc109993338"/>
      <w:del w:id="3816"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14"/>
        <w:bookmarkEnd w:id="3815"/>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817"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8" w:author="Molly McEvilley" w:date="2022-07-28T12:00:00Z"/>
                <w:b/>
                <w:bCs/>
              </w:rPr>
              <w:pPrChange w:id="3819" w:author="Molly McEvilley" w:date="2022-07-28T12:00:00Z">
                <w:pPr>
                  <w:pStyle w:val="NoSpacing"/>
                </w:pPr>
              </w:pPrChange>
            </w:pPr>
            <w:bookmarkStart w:id="3820" w:name="_Toc109988375"/>
            <w:bookmarkStart w:id="3821" w:name="_Toc109993339"/>
            <w:del w:id="3822" w:author="Molly McEvilley" w:date="2022-07-28T12:00:00Z">
              <w:r w:rsidDel="002F5BE6">
                <w:rPr>
                  <w:b/>
                  <w:bCs/>
                </w:rPr>
                <w:delText>dq_Enrollment</w:delText>
              </w:r>
              <w:bookmarkEnd w:id="3820"/>
              <w:bookmarkEnd w:id="3821"/>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3" w:author="Molly McEvilley" w:date="2022-07-28T12:00:00Z"/>
                <w:b/>
                <w:bCs/>
              </w:rPr>
              <w:pPrChange w:id="3824" w:author="Molly McEvilley" w:date="2022-07-28T12:00:00Z">
                <w:pPr>
                  <w:pStyle w:val="NoSpacing"/>
                </w:pPr>
              </w:pPrChange>
            </w:pPr>
            <w:bookmarkStart w:id="3825" w:name="_Toc109988376"/>
            <w:bookmarkStart w:id="3826" w:name="_Toc109993340"/>
            <w:del w:id="3827" w:author="Molly McEvilley" w:date="2022-07-28T12:00:00Z">
              <w:r w:rsidRPr="00956E23" w:rsidDel="002F5BE6">
                <w:rPr>
                  <w:b/>
                  <w:bCs/>
                </w:rPr>
                <w:delText>Condition</w:delText>
              </w:r>
              <w:bookmarkEnd w:id="3825"/>
              <w:bookmarkEnd w:id="3826"/>
              <w:r w:rsidDel="002F5BE6">
                <w:rPr>
                  <w:b/>
                  <w:bCs/>
                </w:rPr>
                <w:delText xml:space="preserve"> </w:delText>
              </w:r>
            </w:del>
          </w:p>
        </w:tc>
      </w:tr>
      <w:tr w:rsidR="00143E83" w:rsidDel="002F5BE6" w14:paraId="45663345" w14:textId="533E636B" w:rsidTr="003F2061">
        <w:trPr>
          <w:trHeight w:val="216"/>
          <w:del w:id="3828"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9" w:author="Molly McEvilley" w:date="2022-07-28T12:00:00Z"/>
                <w:iCs/>
              </w:rPr>
              <w:pPrChange w:id="3830" w:author="Molly McEvilley" w:date="2022-07-28T12:00:00Z">
                <w:pPr>
                  <w:pStyle w:val="NoSpacing"/>
                </w:pPr>
              </w:pPrChange>
            </w:pPr>
            <w:bookmarkStart w:id="3831" w:name="_Toc109988377"/>
            <w:bookmarkStart w:id="3832" w:name="_Toc109993341"/>
            <w:del w:id="3833" w:author="Molly McEvilley" w:date="2022-07-28T12:00:00Z">
              <w:r w:rsidDel="002F5BE6">
                <w:rPr>
                  <w:iCs/>
                </w:rPr>
                <w:delText>Status1/Status3</w:delText>
              </w:r>
              <w:bookmarkEnd w:id="3831"/>
              <w:bookmarkEnd w:id="3832"/>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4" w:author="Molly McEvilley" w:date="2022-07-28T12:00:00Z"/>
              </w:rPr>
              <w:pPrChange w:id="3835" w:author="Molly McEvilley" w:date="2022-07-28T12:00:00Z">
                <w:pPr>
                  <w:pStyle w:val="NoSpacing"/>
                </w:pPr>
              </w:pPrChange>
            </w:pPr>
            <w:bookmarkStart w:id="3836" w:name="_Toc109988378"/>
            <w:bookmarkStart w:id="3837" w:name="_Toc109993342"/>
            <w:del w:id="3838" w:author="Molly McEvilley" w:date="2022-07-28T12:00:00Z">
              <w:r w:rsidDel="002F5BE6">
                <w:delText>(is not NULL)</w:delText>
              </w:r>
              <w:bookmarkEnd w:id="3836"/>
              <w:bookmarkEnd w:id="3837"/>
            </w:del>
          </w:p>
        </w:tc>
      </w:tr>
      <w:tr w:rsidR="002D61ED" w:rsidRPr="003C4035" w:rsidDel="002F5BE6" w14:paraId="669C378B" w14:textId="49E3DC1A" w:rsidTr="003F2061">
        <w:trPr>
          <w:gridAfter w:val="1"/>
          <w:wAfter w:w="10" w:type="dxa"/>
          <w:cantSplit/>
          <w:trHeight w:val="216"/>
          <w:del w:id="3839"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0" w:author="Molly McEvilley" w:date="2022-07-28T12:00:00Z"/>
                <w:b/>
                <w:bCs/>
              </w:rPr>
              <w:pPrChange w:id="3841" w:author="Molly McEvilley" w:date="2022-07-28T12:00:00Z">
                <w:pPr>
                  <w:pStyle w:val="NoSpacing"/>
                </w:pPr>
              </w:pPrChange>
            </w:pPr>
            <w:bookmarkStart w:id="3842" w:name="_Toc109988379"/>
            <w:bookmarkStart w:id="3843" w:name="_Toc109993343"/>
            <w:del w:id="3844" w:author="Molly McEvilley" w:date="2022-07-28T12:00:00Z">
              <w:r w:rsidRPr="003C4035" w:rsidDel="002F5BE6">
                <w:rPr>
                  <w:b/>
                  <w:bCs/>
                </w:rPr>
                <w:delText>hmis_Client</w:delText>
              </w:r>
              <w:bookmarkEnd w:id="3842"/>
              <w:bookmarkEnd w:id="3843"/>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5" w:author="Molly McEvilley" w:date="2022-07-28T12:00:00Z"/>
                <w:b/>
                <w:bCs/>
              </w:rPr>
              <w:pPrChange w:id="3846" w:author="Molly McEvilley" w:date="2022-07-28T12:00:00Z">
                <w:pPr>
                  <w:pStyle w:val="NoSpacing"/>
                </w:pPr>
              </w:pPrChange>
            </w:pPr>
            <w:bookmarkStart w:id="3847" w:name="_Toc109988380"/>
            <w:bookmarkStart w:id="3848" w:name="_Toc109993344"/>
            <w:del w:id="3849" w:author="Molly McEvilley" w:date="2022-07-28T12:00:00Z">
              <w:r w:rsidRPr="003C4035" w:rsidDel="002F5BE6">
                <w:rPr>
                  <w:b/>
                  <w:bCs/>
                </w:rPr>
                <w:delText>Condition</w:delText>
              </w:r>
              <w:bookmarkEnd w:id="3847"/>
              <w:bookmarkEnd w:id="3848"/>
            </w:del>
          </w:p>
        </w:tc>
      </w:tr>
      <w:tr w:rsidR="002D61ED" w:rsidRPr="00956E23" w:rsidDel="002F5BE6" w14:paraId="7C92B4E6" w14:textId="3D55ED5F" w:rsidTr="003F2061">
        <w:trPr>
          <w:gridAfter w:val="1"/>
          <w:wAfter w:w="10" w:type="dxa"/>
          <w:cantSplit/>
          <w:trHeight w:val="216"/>
          <w:del w:id="3850"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1" w:author="Molly McEvilley" w:date="2022-07-28T12:00:00Z"/>
                <w:iCs/>
              </w:rPr>
              <w:pPrChange w:id="3852" w:author="Molly McEvilley" w:date="2022-07-28T12:00:00Z">
                <w:pPr>
                  <w:pStyle w:val="NoSpacing"/>
                </w:pPr>
              </w:pPrChange>
            </w:pPr>
            <w:bookmarkStart w:id="3853" w:name="_Toc109988381"/>
            <w:bookmarkStart w:id="3854" w:name="_Toc109993345"/>
            <w:del w:id="3855" w:author="Molly McEvilley" w:date="2022-07-28T12:00:00Z">
              <w:r w:rsidRPr="00956E23" w:rsidDel="002F5BE6">
                <w:rPr>
                  <w:rFonts w:cs="Open Sans"/>
                  <w:iCs/>
                </w:rPr>
                <w:delText>Gender</w:delText>
              </w:r>
              <w:bookmarkEnd w:id="3853"/>
              <w:bookmarkEnd w:id="3854"/>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56" w:author="Molly McEvilley" w:date="2022-07-28T12:00:00Z"/>
                <w:iCs/>
              </w:rPr>
              <w:pPrChange w:id="3857" w:author="Molly McEvilley" w:date="2022-07-28T12:00:00Z">
                <w:pPr>
                  <w:pStyle w:val="NoSpacing"/>
                </w:pPr>
              </w:pPrChange>
            </w:pPr>
            <w:bookmarkStart w:id="3858" w:name="_Toc109988382"/>
            <w:bookmarkStart w:id="3859" w:name="_Toc109993346"/>
            <w:del w:id="3860"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858"/>
              <w:bookmarkEnd w:id="3859"/>
            </w:del>
          </w:p>
        </w:tc>
      </w:tr>
      <w:tr w:rsidR="00AA60BD" w:rsidRPr="00956E23" w:rsidDel="002F5BE6" w14:paraId="4087B5E4" w14:textId="17A2CA39" w:rsidTr="00947F08">
        <w:trPr>
          <w:gridAfter w:val="1"/>
          <w:wAfter w:w="10" w:type="dxa"/>
          <w:cantSplit/>
          <w:trHeight w:val="216"/>
          <w:del w:id="3861"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2" w:author="Molly McEvilley" w:date="2022-07-28T12:00:00Z"/>
                <w:rFonts w:cs="Open Sans"/>
                <w:iCs/>
              </w:rPr>
              <w:pPrChange w:id="3863" w:author="Molly McEvilley" w:date="2022-07-28T12:00:00Z">
                <w:pPr>
                  <w:pStyle w:val="NoSpacing"/>
                </w:pPr>
              </w:pPrChange>
            </w:pPr>
            <w:bookmarkStart w:id="3864" w:name="_Toc109988383"/>
            <w:bookmarkStart w:id="3865" w:name="_Toc109993347"/>
            <w:bookmarkEnd w:id="3864"/>
            <w:bookmarkEnd w:id="3865"/>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6" w:author="Molly McEvilley" w:date="2022-07-28T12:00:00Z"/>
                <w:iCs/>
              </w:rPr>
              <w:pPrChange w:id="3867" w:author="Molly McEvilley" w:date="2022-07-28T12:00:00Z">
                <w:pPr>
                  <w:pStyle w:val="NoSpacing"/>
                </w:pPr>
              </w:pPrChange>
            </w:pPr>
            <w:bookmarkStart w:id="3868" w:name="_Toc109988384"/>
            <w:bookmarkStart w:id="3869" w:name="_Toc109993348"/>
            <w:del w:id="3870" w:author="Molly McEvilley" w:date="2022-07-28T12:00:00Z">
              <w:r w:rsidDel="002F5BE6">
                <w:rPr>
                  <w:iCs/>
                </w:rPr>
                <w:delText>OR</w:delText>
              </w:r>
              <w:bookmarkEnd w:id="3868"/>
              <w:bookmarkEnd w:id="3869"/>
            </w:del>
          </w:p>
        </w:tc>
      </w:tr>
      <w:tr w:rsidR="00AA60BD" w:rsidRPr="00956E23" w:rsidDel="002F5BE6" w14:paraId="56FCD78B" w14:textId="4B806456" w:rsidTr="00947F08">
        <w:trPr>
          <w:gridAfter w:val="1"/>
          <w:wAfter w:w="10" w:type="dxa"/>
          <w:cantSplit/>
          <w:trHeight w:val="216"/>
          <w:del w:id="3871"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2" w:author="Molly McEvilley" w:date="2022-07-28T12:00:00Z"/>
                <w:rFonts w:cs="Open Sans"/>
                <w:iCs/>
              </w:rPr>
              <w:pPrChange w:id="3873" w:author="Molly McEvilley" w:date="2022-07-28T12:00:00Z">
                <w:pPr>
                  <w:pStyle w:val="NoSpacing"/>
                </w:pPr>
              </w:pPrChange>
            </w:pPr>
            <w:bookmarkStart w:id="3874" w:name="_Toc109988385"/>
            <w:bookmarkStart w:id="3875" w:name="_Toc109993349"/>
            <w:bookmarkEnd w:id="3874"/>
            <w:bookmarkEnd w:id="3875"/>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6" w:author="Molly McEvilley" w:date="2022-07-28T12:00:00Z"/>
                <w:iCs/>
              </w:rPr>
              <w:pPrChange w:id="3877" w:author="Molly McEvilley" w:date="2022-07-28T12:00:00Z">
                <w:pPr>
                  <w:pStyle w:val="NoSpacing"/>
                </w:pPr>
              </w:pPrChange>
            </w:pPr>
            <w:bookmarkStart w:id="3878" w:name="_Toc109988386"/>
            <w:bookmarkStart w:id="3879" w:name="_Toc109993350"/>
            <w:del w:id="3880" w:author="Molly McEvilley" w:date="2022-07-28T12:00:00Z">
              <w:r w:rsidDel="002F5BE6">
                <w:rPr>
                  <w:i/>
                </w:rPr>
                <w:delText>GenderNone</w:delText>
              </w:r>
              <w:r w:rsidDel="002F5BE6">
                <w:rPr>
                  <w:iCs/>
                </w:rPr>
                <w:delText xml:space="preserve"> in (8,9,99)</w:delText>
              </w:r>
              <w:bookmarkEnd w:id="3878"/>
              <w:bookmarkEnd w:id="3879"/>
            </w:del>
          </w:p>
        </w:tc>
      </w:tr>
      <w:tr w:rsidR="00C815B9" w:rsidRPr="00956E23" w:rsidDel="002F5BE6" w14:paraId="24967643" w14:textId="5CCE744B" w:rsidTr="00947F08">
        <w:trPr>
          <w:gridAfter w:val="1"/>
          <w:wAfter w:w="10" w:type="dxa"/>
          <w:cantSplit/>
          <w:trHeight w:val="216"/>
          <w:del w:id="3881"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2" w:author="Molly McEvilley" w:date="2022-07-28T12:00:00Z"/>
                <w:rFonts w:cs="Open Sans"/>
                <w:iCs/>
              </w:rPr>
              <w:pPrChange w:id="3883" w:author="Molly McEvilley" w:date="2022-07-28T12:00:00Z">
                <w:pPr>
                  <w:pStyle w:val="NoSpacing"/>
                </w:pPr>
              </w:pPrChange>
            </w:pPr>
            <w:bookmarkStart w:id="3884" w:name="_Toc109988387"/>
            <w:bookmarkStart w:id="3885" w:name="_Toc109993351"/>
            <w:bookmarkEnd w:id="3884"/>
            <w:bookmarkEnd w:id="3885"/>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6" w:author="Molly McEvilley" w:date="2022-07-28T12:00:00Z"/>
                <w:i/>
              </w:rPr>
              <w:pPrChange w:id="3887" w:author="Molly McEvilley" w:date="2022-07-28T12:00:00Z">
                <w:pPr>
                  <w:pStyle w:val="NoSpacing"/>
                </w:pPr>
              </w:pPrChange>
            </w:pPr>
            <w:bookmarkStart w:id="3888" w:name="_Toc109988388"/>
            <w:bookmarkStart w:id="3889" w:name="_Toc109993352"/>
            <w:del w:id="3890" w:author="Molly McEvilley" w:date="2022-07-28T12:00:00Z">
              <w:r w:rsidDel="002F5BE6">
                <w:rPr>
                  <w:iCs/>
                </w:rPr>
                <w:delText>OR</w:delText>
              </w:r>
              <w:bookmarkEnd w:id="3888"/>
              <w:bookmarkEnd w:id="3889"/>
            </w:del>
          </w:p>
        </w:tc>
      </w:tr>
      <w:tr w:rsidR="00C815B9" w:rsidRPr="00956E23" w:rsidDel="002F5BE6" w14:paraId="2A7DF186" w14:textId="7BAD3BDE" w:rsidTr="00C815B9">
        <w:trPr>
          <w:gridAfter w:val="1"/>
          <w:wAfter w:w="10" w:type="dxa"/>
          <w:trHeight w:val="216"/>
          <w:del w:id="3891"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2" w:author="Molly McEvilley" w:date="2022-07-28T12:00:00Z"/>
                <w:rFonts w:cs="Open Sans"/>
                <w:iCs/>
              </w:rPr>
              <w:pPrChange w:id="3893" w:author="Molly McEvilley" w:date="2022-07-28T12:00:00Z">
                <w:pPr>
                  <w:pStyle w:val="NoSpacing"/>
                </w:pPr>
              </w:pPrChange>
            </w:pPr>
            <w:bookmarkStart w:id="3894" w:name="_Toc109988389"/>
            <w:bookmarkStart w:id="3895" w:name="_Toc109993353"/>
            <w:bookmarkEnd w:id="3894"/>
            <w:bookmarkEnd w:id="3895"/>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6" w:author="Molly McEvilley" w:date="2022-07-28T12:00:00Z"/>
                <w:iCs/>
              </w:rPr>
              <w:pPrChange w:id="3897" w:author="Molly McEvilley" w:date="2022-07-28T12:00:00Z">
                <w:pPr>
                  <w:pStyle w:val="NoSpacing"/>
                </w:pPr>
              </w:pPrChange>
            </w:pPr>
            <w:bookmarkStart w:id="3898" w:name="_Toc109988390"/>
            <w:bookmarkStart w:id="3899" w:name="_Toc109993354"/>
            <w:del w:id="3900"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98"/>
              <w:bookmarkEnd w:id="3899"/>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901" w:author="Molly McEvilley" w:date="2022-07-28T12:00:00Z"/>
        </w:rPr>
        <w:pPrChange w:id="3902" w:author="Molly McEvilley" w:date="2022-07-28T12:00:00Z">
          <w:pPr>
            <w:pStyle w:val="Heading3"/>
          </w:pPr>
        </w:pPrChange>
      </w:pPr>
      <w:del w:id="3903"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04" w:author="Molly McEvilley" w:date="2022-07-28T12:00:00Z"/>
        </w:rPr>
        <w:pPrChange w:id="3905" w:author="Molly McEvilley" w:date="2022-07-28T12:00:00Z">
          <w:pPr/>
        </w:pPrChange>
      </w:pPr>
      <w:bookmarkStart w:id="3906" w:name="_Toc109988391"/>
      <w:bookmarkStart w:id="3907" w:name="_Toc109993355"/>
      <w:del w:id="3908"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06"/>
        <w:bookmarkEnd w:id="3907"/>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909"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0" w:author="Molly McEvilley" w:date="2022-07-28T12:00:00Z"/>
                <w:b/>
                <w:bCs/>
              </w:rPr>
              <w:pPrChange w:id="3911" w:author="Molly McEvilley" w:date="2022-07-28T12:00:00Z">
                <w:pPr>
                  <w:pStyle w:val="NoSpacing"/>
                </w:pPr>
              </w:pPrChange>
            </w:pPr>
            <w:bookmarkStart w:id="3912" w:name="_Toc109988392"/>
            <w:bookmarkStart w:id="3913" w:name="_Toc109993356"/>
            <w:del w:id="3914" w:author="Molly McEvilley" w:date="2022-07-28T12:00:00Z">
              <w:r w:rsidDel="002F5BE6">
                <w:rPr>
                  <w:b/>
                  <w:bCs/>
                </w:rPr>
                <w:delText>dq_Enrollment</w:delText>
              </w:r>
              <w:bookmarkEnd w:id="3912"/>
              <w:bookmarkEnd w:id="3913"/>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5" w:author="Molly McEvilley" w:date="2022-07-28T12:00:00Z"/>
                <w:b/>
                <w:bCs/>
              </w:rPr>
              <w:pPrChange w:id="3916" w:author="Molly McEvilley" w:date="2022-07-28T12:00:00Z">
                <w:pPr>
                  <w:pStyle w:val="NoSpacing"/>
                </w:pPr>
              </w:pPrChange>
            </w:pPr>
            <w:bookmarkStart w:id="3917" w:name="_Toc109988393"/>
            <w:bookmarkStart w:id="3918" w:name="_Toc109993357"/>
            <w:del w:id="3919" w:author="Molly McEvilley" w:date="2022-07-28T12:00:00Z">
              <w:r w:rsidRPr="00956E23" w:rsidDel="002F5BE6">
                <w:rPr>
                  <w:b/>
                  <w:bCs/>
                </w:rPr>
                <w:delText>Condition</w:delText>
              </w:r>
              <w:bookmarkEnd w:id="3917"/>
              <w:bookmarkEnd w:id="3918"/>
              <w:r w:rsidDel="002F5BE6">
                <w:rPr>
                  <w:b/>
                  <w:bCs/>
                </w:rPr>
                <w:delText xml:space="preserve"> </w:delText>
              </w:r>
            </w:del>
          </w:p>
        </w:tc>
      </w:tr>
      <w:tr w:rsidR="00143E83" w:rsidDel="002F5BE6" w14:paraId="7244704D" w14:textId="3B0D913C" w:rsidTr="003F2061">
        <w:trPr>
          <w:trHeight w:val="216"/>
          <w:del w:id="3920"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1" w:author="Molly McEvilley" w:date="2022-07-28T12:00:00Z"/>
                <w:iCs/>
              </w:rPr>
              <w:pPrChange w:id="3922" w:author="Molly McEvilley" w:date="2022-07-28T12:00:00Z">
                <w:pPr>
                  <w:pStyle w:val="NoSpacing"/>
                </w:pPr>
              </w:pPrChange>
            </w:pPr>
            <w:bookmarkStart w:id="3923" w:name="_Toc109988394"/>
            <w:bookmarkStart w:id="3924" w:name="_Toc109993358"/>
            <w:del w:id="3925" w:author="Molly McEvilley" w:date="2022-07-28T12:00:00Z">
              <w:r w:rsidDel="002F5BE6">
                <w:rPr>
                  <w:iCs/>
                </w:rPr>
                <w:delText>Status1/Status3</w:delText>
              </w:r>
              <w:bookmarkEnd w:id="3923"/>
              <w:bookmarkEnd w:id="3924"/>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6" w:author="Molly McEvilley" w:date="2022-07-28T12:00:00Z"/>
              </w:rPr>
              <w:pPrChange w:id="3927" w:author="Molly McEvilley" w:date="2022-07-28T12:00:00Z">
                <w:pPr>
                  <w:pStyle w:val="NoSpacing"/>
                </w:pPr>
              </w:pPrChange>
            </w:pPr>
            <w:bookmarkStart w:id="3928" w:name="_Toc109988395"/>
            <w:bookmarkStart w:id="3929" w:name="_Toc109993359"/>
            <w:del w:id="3930" w:author="Molly McEvilley" w:date="2022-07-28T12:00:00Z">
              <w:r w:rsidDel="002F5BE6">
                <w:delText>(is not NULL)</w:delText>
              </w:r>
              <w:bookmarkEnd w:id="3928"/>
              <w:bookmarkEnd w:id="3929"/>
            </w:del>
          </w:p>
        </w:tc>
      </w:tr>
      <w:tr w:rsidR="002D61ED" w:rsidRPr="003C4035" w:rsidDel="002F5BE6" w14:paraId="3D74B908" w14:textId="3C971CD1" w:rsidTr="003F2061">
        <w:trPr>
          <w:gridAfter w:val="1"/>
          <w:wAfter w:w="10" w:type="dxa"/>
          <w:cantSplit/>
          <w:trHeight w:val="216"/>
          <w:del w:id="3931"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2" w:author="Molly McEvilley" w:date="2022-07-28T12:00:00Z"/>
                <w:b/>
                <w:bCs/>
              </w:rPr>
              <w:pPrChange w:id="3933" w:author="Molly McEvilley" w:date="2022-07-28T12:00:00Z">
                <w:pPr>
                  <w:pStyle w:val="NoSpacing"/>
                </w:pPr>
              </w:pPrChange>
            </w:pPr>
            <w:bookmarkStart w:id="3934" w:name="_Toc109988396"/>
            <w:bookmarkStart w:id="3935" w:name="_Toc109993360"/>
            <w:del w:id="3936" w:author="Molly McEvilley" w:date="2022-07-28T12:00:00Z">
              <w:r w:rsidRPr="003C4035" w:rsidDel="002F5BE6">
                <w:rPr>
                  <w:b/>
                  <w:bCs/>
                </w:rPr>
                <w:delText>hmis_Client</w:delText>
              </w:r>
              <w:bookmarkEnd w:id="3934"/>
              <w:bookmarkEnd w:id="3935"/>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7" w:author="Molly McEvilley" w:date="2022-07-28T12:00:00Z"/>
                <w:b/>
                <w:bCs/>
              </w:rPr>
              <w:pPrChange w:id="3938" w:author="Molly McEvilley" w:date="2022-07-28T12:00:00Z">
                <w:pPr>
                  <w:pStyle w:val="NoSpacing"/>
                </w:pPr>
              </w:pPrChange>
            </w:pPr>
            <w:bookmarkStart w:id="3939" w:name="_Toc109988397"/>
            <w:bookmarkStart w:id="3940" w:name="_Toc109993361"/>
            <w:del w:id="3941" w:author="Molly McEvilley" w:date="2022-07-28T12:00:00Z">
              <w:r w:rsidRPr="003C4035" w:rsidDel="002F5BE6">
                <w:rPr>
                  <w:b/>
                  <w:bCs/>
                </w:rPr>
                <w:delText>Condition</w:delText>
              </w:r>
              <w:bookmarkEnd w:id="3939"/>
              <w:bookmarkEnd w:id="3940"/>
            </w:del>
          </w:p>
        </w:tc>
      </w:tr>
      <w:tr w:rsidR="002D61ED" w:rsidRPr="00956E23" w:rsidDel="002F5BE6" w14:paraId="0D902DAC" w14:textId="663484BB" w:rsidTr="003F2061">
        <w:trPr>
          <w:gridAfter w:val="1"/>
          <w:wAfter w:w="10" w:type="dxa"/>
          <w:cantSplit/>
          <w:trHeight w:val="216"/>
          <w:del w:id="3942"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3" w:author="Molly McEvilley" w:date="2022-07-28T12:00:00Z"/>
                <w:iCs/>
              </w:rPr>
              <w:pPrChange w:id="3944" w:author="Molly McEvilley" w:date="2022-07-28T12:00:00Z">
                <w:pPr>
                  <w:pStyle w:val="NoSpacing"/>
                </w:pPr>
              </w:pPrChange>
            </w:pPr>
            <w:bookmarkStart w:id="3945" w:name="_Toc109988398"/>
            <w:bookmarkStart w:id="3946" w:name="_Toc109993362"/>
            <w:del w:id="3947" w:author="Molly McEvilley" w:date="2022-07-28T12:00:00Z">
              <w:r w:rsidRPr="00956E23" w:rsidDel="002F5BE6">
                <w:rPr>
                  <w:rFonts w:cs="Open Sans"/>
                  <w:iCs/>
                </w:rPr>
                <w:delText>Race</w:delText>
              </w:r>
              <w:bookmarkEnd w:id="3945"/>
              <w:bookmarkEnd w:id="3946"/>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8" w:author="Molly McEvilley" w:date="2022-07-28T12:00:00Z"/>
                <w:iCs/>
              </w:rPr>
              <w:pPrChange w:id="3949" w:author="Molly McEvilley" w:date="2022-07-28T12:00:00Z">
                <w:pPr>
                  <w:pStyle w:val="NoSpacing"/>
                </w:pPr>
              </w:pPrChange>
            </w:pPr>
            <w:bookmarkStart w:id="3950" w:name="_Toc109988399"/>
            <w:bookmarkStart w:id="3951" w:name="_Toc109993363"/>
            <w:del w:id="3952"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950"/>
              <w:bookmarkEnd w:id="3951"/>
            </w:del>
          </w:p>
        </w:tc>
      </w:tr>
      <w:tr w:rsidR="00C815B9" w:rsidRPr="00956E23" w:rsidDel="002F5BE6" w14:paraId="454BD777" w14:textId="61699AA6" w:rsidTr="003F2061">
        <w:trPr>
          <w:gridAfter w:val="1"/>
          <w:wAfter w:w="10" w:type="dxa"/>
          <w:cantSplit/>
          <w:trHeight w:val="216"/>
          <w:del w:id="3953"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4" w:author="Molly McEvilley" w:date="2022-07-28T12:00:00Z"/>
                <w:rFonts w:cs="Open Sans"/>
                <w:iCs/>
              </w:rPr>
              <w:pPrChange w:id="3955" w:author="Molly McEvilley" w:date="2022-07-28T12:00:00Z">
                <w:pPr>
                  <w:pStyle w:val="NoSpacing"/>
                </w:pPr>
              </w:pPrChange>
            </w:pPr>
            <w:bookmarkStart w:id="3956" w:name="_Toc109988400"/>
            <w:bookmarkStart w:id="3957" w:name="_Toc109993364"/>
            <w:bookmarkEnd w:id="3956"/>
            <w:bookmarkEnd w:id="3957"/>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8" w:author="Molly McEvilley" w:date="2022-07-28T12:00:00Z"/>
                <w:iCs/>
              </w:rPr>
              <w:pPrChange w:id="3959" w:author="Molly McEvilley" w:date="2022-07-28T12:00:00Z">
                <w:pPr>
                  <w:pStyle w:val="NoSpacing"/>
                </w:pPr>
              </w:pPrChange>
            </w:pPr>
            <w:bookmarkStart w:id="3960" w:name="_Toc109988401"/>
            <w:bookmarkStart w:id="3961" w:name="_Toc109993365"/>
            <w:del w:id="3962" w:author="Molly McEvilley" w:date="2022-07-28T12:00:00Z">
              <w:r w:rsidDel="002F5BE6">
                <w:rPr>
                  <w:iCs/>
                </w:rPr>
                <w:delText>OR</w:delText>
              </w:r>
              <w:bookmarkEnd w:id="3960"/>
              <w:bookmarkEnd w:id="3961"/>
            </w:del>
          </w:p>
        </w:tc>
      </w:tr>
      <w:tr w:rsidR="00C815B9" w:rsidRPr="00956E23" w:rsidDel="002F5BE6" w14:paraId="35473A6B" w14:textId="0843CBC9" w:rsidTr="003F2061">
        <w:trPr>
          <w:gridAfter w:val="1"/>
          <w:wAfter w:w="10" w:type="dxa"/>
          <w:cantSplit/>
          <w:trHeight w:val="216"/>
          <w:del w:id="3963"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4" w:author="Molly McEvilley" w:date="2022-07-28T12:00:00Z"/>
                <w:rFonts w:cs="Open Sans"/>
                <w:iCs/>
              </w:rPr>
              <w:pPrChange w:id="3965" w:author="Molly McEvilley" w:date="2022-07-28T12:00:00Z">
                <w:pPr>
                  <w:pStyle w:val="NoSpacing"/>
                </w:pPr>
              </w:pPrChange>
            </w:pPr>
            <w:bookmarkStart w:id="3966" w:name="_Toc109988402"/>
            <w:bookmarkStart w:id="3967" w:name="_Toc109993366"/>
            <w:bookmarkEnd w:id="3966"/>
            <w:bookmarkEnd w:id="3967"/>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8" w:author="Molly McEvilley" w:date="2022-07-28T12:00:00Z"/>
                <w:iCs/>
              </w:rPr>
              <w:pPrChange w:id="3969" w:author="Molly McEvilley" w:date="2022-07-28T12:00:00Z">
                <w:pPr>
                  <w:pStyle w:val="NoSpacing"/>
                </w:pPr>
              </w:pPrChange>
            </w:pPr>
            <w:bookmarkStart w:id="3970" w:name="_Toc109988403"/>
            <w:bookmarkStart w:id="3971" w:name="_Toc109993367"/>
            <w:del w:id="3972"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970"/>
              <w:bookmarkEnd w:id="3971"/>
            </w:del>
          </w:p>
        </w:tc>
      </w:tr>
      <w:tr w:rsidR="00AE2E2E" w:rsidRPr="00956E23" w:rsidDel="002F5BE6" w14:paraId="0B0620B2" w14:textId="0C3A0972" w:rsidTr="003F2061">
        <w:trPr>
          <w:gridAfter w:val="1"/>
          <w:wAfter w:w="10" w:type="dxa"/>
          <w:cantSplit/>
          <w:trHeight w:val="216"/>
          <w:del w:id="3973"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4" w:author="Molly McEvilley" w:date="2022-07-28T12:00:00Z"/>
                <w:rFonts w:cs="Open Sans"/>
                <w:iCs/>
              </w:rPr>
              <w:pPrChange w:id="3975" w:author="Molly McEvilley" w:date="2022-07-28T12:00:00Z">
                <w:pPr>
                  <w:pStyle w:val="NoSpacing"/>
                </w:pPr>
              </w:pPrChange>
            </w:pPr>
            <w:bookmarkStart w:id="3976" w:name="_Toc109988404"/>
            <w:bookmarkStart w:id="3977" w:name="_Toc109993368"/>
            <w:bookmarkEnd w:id="3976"/>
            <w:bookmarkEnd w:id="3977"/>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8" w:author="Molly McEvilley" w:date="2022-07-28T12:00:00Z"/>
                <w:iCs/>
              </w:rPr>
              <w:pPrChange w:id="3979" w:author="Molly McEvilley" w:date="2022-07-28T12:00:00Z">
                <w:pPr>
                  <w:pStyle w:val="NoSpacing"/>
                </w:pPr>
              </w:pPrChange>
            </w:pPr>
            <w:bookmarkStart w:id="3980" w:name="_Toc109988405"/>
            <w:bookmarkStart w:id="3981" w:name="_Toc109993369"/>
            <w:del w:id="3982" w:author="Molly McEvilley" w:date="2022-07-28T12:00:00Z">
              <w:r w:rsidDel="002F5BE6">
                <w:rPr>
                  <w:iCs/>
                </w:rPr>
                <w:delText>OR</w:delText>
              </w:r>
              <w:bookmarkEnd w:id="3980"/>
              <w:bookmarkEnd w:id="3981"/>
            </w:del>
          </w:p>
        </w:tc>
      </w:tr>
      <w:tr w:rsidR="00C56ED1" w:rsidRPr="00956E23" w:rsidDel="002F5BE6" w14:paraId="774354CE" w14:textId="2FCB54F6" w:rsidTr="003F2061">
        <w:trPr>
          <w:gridAfter w:val="1"/>
          <w:wAfter w:w="10" w:type="dxa"/>
          <w:cantSplit/>
          <w:trHeight w:val="216"/>
          <w:del w:id="3983"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4" w:author="Molly McEvilley" w:date="2022-07-28T12:00:00Z"/>
                <w:rFonts w:cs="Open Sans"/>
                <w:iCs/>
              </w:rPr>
              <w:pPrChange w:id="3985" w:author="Molly McEvilley" w:date="2022-07-28T12:00:00Z">
                <w:pPr>
                  <w:pStyle w:val="NoSpacing"/>
                </w:pPr>
              </w:pPrChange>
            </w:pPr>
            <w:bookmarkStart w:id="3986" w:name="_Toc109988406"/>
            <w:bookmarkStart w:id="3987" w:name="_Toc109993370"/>
            <w:bookmarkEnd w:id="3986"/>
            <w:bookmarkEnd w:id="3987"/>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8" w:author="Molly McEvilley" w:date="2022-07-28T12:00:00Z"/>
                <w:iCs/>
              </w:rPr>
              <w:pPrChange w:id="3989" w:author="Molly McEvilley" w:date="2022-07-28T12:00:00Z">
                <w:pPr>
                  <w:pStyle w:val="NoSpacing"/>
                </w:pPr>
              </w:pPrChange>
            </w:pPr>
            <w:bookmarkStart w:id="3990" w:name="_Toc109988407"/>
            <w:bookmarkStart w:id="3991" w:name="_Toc109993371"/>
            <w:del w:id="3992" w:author="Molly McEvilley" w:date="2022-07-28T12:00:00Z">
              <w:r w:rsidRPr="00260D97" w:rsidDel="002F5BE6">
                <w:rPr>
                  <w:i/>
                </w:rPr>
                <w:delText>RaceNone</w:delText>
              </w:r>
              <w:r w:rsidDel="002F5BE6">
                <w:rPr>
                  <w:iCs/>
                </w:rPr>
                <w:delText xml:space="preserve"> in (8,9,99)</w:delText>
              </w:r>
              <w:bookmarkEnd w:id="3990"/>
              <w:bookmarkEnd w:id="3991"/>
            </w:del>
          </w:p>
        </w:tc>
      </w:tr>
    </w:tbl>
    <w:p w14:paraId="4541378C" w14:textId="59D3454E" w:rsidR="00424FF3" w:rsidDel="002F5BE6" w:rsidRDefault="00424FF3">
      <w:pPr>
        <w:pStyle w:val="Heading3"/>
        <w:numPr>
          <w:ilvl w:val="1"/>
          <w:numId w:val="2"/>
        </w:numPr>
        <w:shd w:val="clear" w:color="auto" w:fill="F0F0F2"/>
        <w:ind w:left="720" w:hanging="720"/>
        <w:contextualSpacing/>
        <w:rPr>
          <w:del w:id="3993" w:author="Molly McEvilley" w:date="2022-07-28T12:00:00Z"/>
        </w:rPr>
        <w:pPrChange w:id="3994" w:author="Molly McEvilley" w:date="2022-07-28T12:00:00Z">
          <w:pPr>
            <w:pStyle w:val="Heading3"/>
          </w:pPr>
        </w:pPrChange>
      </w:pPr>
      <w:del w:id="3995"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96" w:author="Molly McEvilley" w:date="2022-07-28T12:00:00Z"/>
        </w:rPr>
        <w:pPrChange w:id="3997" w:author="Molly McEvilley" w:date="2022-07-28T12:00:00Z">
          <w:pPr/>
        </w:pPrChange>
      </w:pPr>
      <w:bookmarkStart w:id="3998" w:name="_Toc109988408"/>
      <w:bookmarkStart w:id="3999" w:name="_Toc109993372"/>
      <w:del w:id="4000"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98"/>
        <w:bookmarkEnd w:id="3999"/>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4001"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2" w:author="Molly McEvilley" w:date="2022-07-28T12:00:00Z"/>
                <w:b/>
                <w:bCs/>
              </w:rPr>
              <w:pPrChange w:id="4003" w:author="Molly McEvilley" w:date="2022-07-28T12:00:00Z">
                <w:pPr>
                  <w:pStyle w:val="NoSpacing"/>
                </w:pPr>
              </w:pPrChange>
            </w:pPr>
            <w:bookmarkStart w:id="4004" w:name="_Toc109988409"/>
            <w:bookmarkStart w:id="4005" w:name="_Toc109993373"/>
            <w:del w:id="4006" w:author="Molly McEvilley" w:date="2022-07-28T12:00:00Z">
              <w:r w:rsidDel="002F5BE6">
                <w:rPr>
                  <w:b/>
                  <w:bCs/>
                </w:rPr>
                <w:delText>dq_Enrollment</w:delText>
              </w:r>
              <w:bookmarkEnd w:id="4004"/>
              <w:bookmarkEnd w:id="4005"/>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7" w:author="Molly McEvilley" w:date="2022-07-28T12:00:00Z"/>
                <w:b/>
                <w:bCs/>
              </w:rPr>
              <w:pPrChange w:id="4008" w:author="Molly McEvilley" w:date="2022-07-28T12:00:00Z">
                <w:pPr>
                  <w:pStyle w:val="NoSpacing"/>
                </w:pPr>
              </w:pPrChange>
            </w:pPr>
            <w:bookmarkStart w:id="4009" w:name="_Toc109988410"/>
            <w:bookmarkStart w:id="4010" w:name="_Toc109993374"/>
            <w:del w:id="4011" w:author="Molly McEvilley" w:date="2022-07-28T12:00:00Z">
              <w:r w:rsidRPr="00956E23" w:rsidDel="002F5BE6">
                <w:rPr>
                  <w:b/>
                  <w:bCs/>
                </w:rPr>
                <w:delText>Condition</w:delText>
              </w:r>
              <w:bookmarkEnd w:id="4009"/>
              <w:bookmarkEnd w:id="4010"/>
              <w:r w:rsidDel="002F5BE6">
                <w:rPr>
                  <w:b/>
                  <w:bCs/>
                </w:rPr>
                <w:delText xml:space="preserve"> </w:delText>
              </w:r>
            </w:del>
          </w:p>
        </w:tc>
      </w:tr>
      <w:tr w:rsidR="00143E83" w:rsidDel="002F5BE6" w14:paraId="25E452DC" w14:textId="6A0CD558" w:rsidTr="003F2061">
        <w:trPr>
          <w:trHeight w:val="216"/>
          <w:del w:id="4012"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3" w:author="Molly McEvilley" w:date="2022-07-28T12:00:00Z"/>
                <w:iCs/>
              </w:rPr>
              <w:pPrChange w:id="4014" w:author="Molly McEvilley" w:date="2022-07-28T12:00:00Z">
                <w:pPr>
                  <w:pStyle w:val="NoSpacing"/>
                </w:pPr>
              </w:pPrChange>
            </w:pPr>
            <w:bookmarkStart w:id="4015" w:name="_Toc109988411"/>
            <w:bookmarkStart w:id="4016" w:name="_Toc109993375"/>
            <w:del w:id="4017" w:author="Molly McEvilley" w:date="2022-07-28T12:00:00Z">
              <w:r w:rsidDel="002F5BE6">
                <w:rPr>
                  <w:iCs/>
                </w:rPr>
                <w:delText>Status1/Status3</w:delText>
              </w:r>
              <w:bookmarkEnd w:id="4015"/>
              <w:bookmarkEnd w:id="4016"/>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8" w:author="Molly McEvilley" w:date="2022-07-28T12:00:00Z"/>
              </w:rPr>
              <w:pPrChange w:id="4019" w:author="Molly McEvilley" w:date="2022-07-28T12:00:00Z">
                <w:pPr>
                  <w:pStyle w:val="NoSpacing"/>
                </w:pPr>
              </w:pPrChange>
            </w:pPr>
            <w:bookmarkStart w:id="4020" w:name="_Toc109988412"/>
            <w:bookmarkStart w:id="4021" w:name="_Toc109993376"/>
            <w:del w:id="4022" w:author="Molly McEvilley" w:date="2022-07-28T12:00:00Z">
              <w:r w:rsidDel="002F5BE6">
                <w:delText>(is not NULL)</w:delText>
              </w:r>
              <w:bookmarkEnd w:id="4020"/>
              <w:bookmarkEnd w:id="4021"/>
            </w:del>
          </w:p>
        </w:tc>
      </w:tr>
      <w:tr w:rsidR="002D61ED" w:rsidRPr="003C4035" w:rsidDel="002F5BE6" w14:paraId="156AC887" w14:textId="5CC5C0BB" w:rsidTr="003F2061">
        <w:trPr>
          <w:cantSplit/>
          <w:trHeight w:val="216"/>
          <w:del w:id="4023"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4" w:author="Molly McEvilley" w:date="2022-07-28T12:00:00Z"/>
                <w:b/>
                <w:bCs/>
              </w:rPr>
              <w:pPrChange w:id="4025" w:author="Molly McEvilley" w:date="2022-07-28T12:00:00Z">
                <w:pPr>
                  <w:pStyle w:val="NoSpacing"/>
                </w:pPr>
              </w:pPrChange>
            </w:pPr>
            <w:bookmarkStart w:id="4026" w:name="_Toc109988413"/>
            <w:bookmarkStart w:id="4027" w:name="_Toc109993377"/>
            <w:del w:id="4028" w:author="Molly McEvilley" w:date="2022-07-28T12:00:00Z">
              <w:r w:rsidRPr="003C4035" w:rsidDel="002F5BE6">
                <w:rPr>
                  <w:b/>
                  <w:bCs/>
                </w:rPr>
                <w:delText>hmis_Client</w:delText>
              </w:r>
              <w:bookmarkEnd w:id="4026"/>
              <w:bookmarkEnd w:id="4027"/>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9" w:author="Molly McEvilley" w:date="2022-07-28T12:00:00Z"/>
                <w:b/>
                <w:bCs/>
              </w:rPr>
              <w:pPrChange w:id="4030" w:author="Molly McEvilley" w:date="2022-07-28T12:00:00Z">
                <w:pPr>
                  <w:pStyle w:val="NoSpacing"/>
                </w:pPr>
              </w:pPrChange>
            </w:pPr>
            <w:bookmarkStart w:id="4031" w:name="_Toc109988414"/>
            <w:bookmarkStart w:id="4032" w:name="_Toc109993378"/>
            <w:del w:id="4033" w:author="Molly McEvilley" w:date="2022-07-28T12:00:00Z">
              <w:r w:rsidRPr="003C4035" w:rsidDel="002F5BE6">
                <w:rPr>
                  <w:b/>
                  <w:bCs/>
                </w:rPr>
                <w:delText>Condition</w:delText>
              </w:r>
              <w:bookmarkEnd w:id="4031"/>
              <w:bookmarkEnd w:id="4032"/>
            </w:del>
          </w:p>
        </w:tc>
      </w:tr>
      <w:tr w:rsidR="002D61ED" w:rsidRPr="00956E23" w:rsidDel="002F5BE6" w14:paraId="49CD2FC5" w14:textId="7B95244B" w:rsidTr="003F2061">
        <w:trPr>
          <w:cantSplit/>
          <w:trHeight w:val="216"/>
          <w:del w:id="4034"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5" w:author="Molly McEvilley" w:date="2022-07-28T12:00:00Z"/>
                <w:iCs/>
              </w:rPr>
              <w:pPrChange w:id="4036" w:author="Molly McEvilley" w:date="2022-07-28T12:00:00Z">
                <w:pPr>
                  <w:pStyle w:val="NoSpacing"/>
                </w:pPr>
              </w:pPrChange>
            </w:pPr>
            <w:bookmarkStart w:id="4037" w:name="_Toc109988415"/>
            <w:bookmarkStart w:id="4038" w:name="_Toc109993379"/>
            <w:del w:id="4039" w:author="Molly McEvilley" w:date="2022-07-28T12:00:00Z">
              <w:r w:rsidRPr="00956E23" w:rsidDel="002F5BE6">
                <w:rPr>
                  <w:rFonts w:cs="Open Sans"/>
                  <w:iCs/>
                </w:rPr>
                <w:delText>Ethnicity</w:delText>
              </w:r>
              <w:bookmarkEnd w:id="4037"/>
              <w:bookmarkEnd w:id="4038"/>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0" w:author="Molly McEvilley" w:date="2022-07-28T12:00:00Z"/>
                <w:iCs/>
              </w:rPr>
              <w:pPrChange w:id="4041" w:author="Molly McEvilley" w:date="2022-07-28T12:00:00Z">
                <w:pPr>
                  <w:pStyle w:val="NoSpacing"/>
                </w:pPr>
              </w:pPrChange>
            </w:pPr>
            <w:bookmarkStart w:id="4042" w:name="_Toc109988416"/>
            <w:bookmarkStart w:id="4043" w:name="_Toc109993380"/>
            <w:del w:id="4044" w:author="Molly McEvilley" w:date="2022-07-28T12:00:00Z">
              <w:r w:rsidRPr="00956E23" w:rsidDel="002F5BE6">
                <w:rPr>
                  <w:iCs/>
                </w:rPr>
                <w:delText>not in (0,1)</w:delText>
              </w:r>
              <w:bookmarkEnd w:id="4042"/>
              <w:bookmarkEnd w:id="4043"/>
            </w:del>
          </w:p>
        </w:tc>
      </w:tr>
    </w:tbl>
    <w:p w14:paraId="0B2BD288" w14:textId="706D386C" w:rsidR="00424FF3" w:rsidDel="002F5BE6" w:rsidRDefault="002E318E">
      <w:pPr>
        <w:pStyle w:val="Heading3"/>
        <w:numPr>
          <w:ilvl w:val="1"/>
          <w:numId w:val="2"/>
        </w:numPr>
        <w:shd w:val="clear" w:color="auto" w:fill="F0F0F2"/>
        <w:ind w:left="720" w:hanging="720"/>
        <w:contextualSpacing/>
        <w:rPr>
          <w:del w:id="4045" w:author="Molly McEvilley" w:date="2022-07-28T12:00:00Z"/>
        </w:rPr>
        <w:pPrChange w:id="4046" w:author="Molly McEvilley" w:date="2022-07-28T12:00:00Z">
          <w:pPr>
            <w:pStyle w:val="Heading3"/>
          </w:pPr>
        </w:pPrChange>
      </w:pPr>
      <w:del w:id="4047"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48" w:author="Molly McEvilley" w:date="2022-07-28T12:00:00Z"/>
        </w:rPr>
        <w:pPrChange w:id="4049" w:author="Molly McEvilley" w:date="2022-07-28T12:00:00Z">
          <w:pPr/>
        </w:pPrChange>
      </w:pPr>
      <w:bookmarkStart w:id="4050" w:name="_Toc109988417"/>
      <w:bookmarkStart w:id="4051" w:name="_Toc109993381"/>
      <w:del w:id="4052"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4050"/>
        <w:bookmarkEnd w:id="4051"/>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4053"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4" w:author="Molly McEvilley" w:date="2022-07-28T12:00:00Z"/>
                <w:b/>
                <w:bCs/>
              </w:rPr>
              <w:pPrChange w:id="4055" w:author="Molly McEvilley" w:date="2022-07-28T12:00:00Z">
                <w:pPr>
                  <w:pStyle w:val="NoSpacing"/>
                </w:pPr>
              </w:pPrChange>
            </w:pPr>
            <w:bookmarkStart w:id="4056" w:name="_Toc109988418"/>
            <w:bookmarkStart w:id="4057" w:name="_Toc109993382"/>
            <w:del w:id="4058" w:author="Molly McEvilley" w:date="2022-07-28T12:00:00Z">
              <w:r w:rsidDel="002F5BE6">
                <w:rPr>
                  <w:b/>
                  <w:bCs/>
                </w:rPr>
                <w:delText>dq_Enrollment</w:delText>
              </w:r>
              <w:bookmarkEnd w:id="4056"/>
              <w:bookmarkEnd w:id="4057"/>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9" w:author="Molly McEvilley" w:date="2022-07-28T12:00:00Z"/>
                <w:b/>
                <w:bCs/>
              </w:rPr>
              <w:pPrChange w:id="4060" w:author="Molly McEvilley" w:date="2022-07-28T12:00:00Z">
                <w:pPr>
                  <w:pStyle w:val="NoSpacing"/>
                </w:pPr>
              </w:pPrChange>
            </w:pPr>
            <w:bookmarkStart w:id="4061" w:name="_Toc109988419"/>
            <w:bookmarkStart w:id="4062" w:name="_Toc109993383"/>
            <w:del w:id="4063" w:author="Molly McEvilley" w:date="2022-07-28T12:00:00Z">
              <w:r w:rsidRPr="00956E23" w:rsidDel="002F5BE6">
                <w:rPr>
                  <w:b/>
                  <w:bCs/>
                </w:rPr>
                <w:delText>Condition</w:delText>
              </w:r>
              <w:bookmarkEnd w:id="4061"/>
              <w:bookmarkEnd w:id="4062"/>
              <w:r w:rsidDel="002F5BE6">
                <w:rPr>
                  <w:b/>
                  <w:bCs/>
                </w:rPr>
                <w:delText xml:space="preserve"> </w:delText>
              </w:r>
            </w:del>
          </w:p>
        </w:tc>
      </w:tr>
      <w:tr w:rsidR="00143E83" w:rsidDel="002F5BE6" w14:paraId="224CD36A" w14:textId="1944B206" w:rsidTr="00974782">
        <w:trPr>
          <w:trHeight w:val="216"/>
          <w:del w:id="4064"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5" w:author="Molly McEvilley" w:date="2022-07-28T12:00:00Z"/>
                <w:iCs/>
              </w:rPr>
              <w:pPrChange w:id="4066" w:author="Molly McEvilley" w:date="2022-07-28T12:00:00Z">
                <w:pPr>
                  <w:pStyle w:val="NoSpacing"/>
                </w:pPr>
              </w:pPrChange>
            </w:pPr>
            <w:bookmarkStart w:id="4067" w:name="_Toc109988420"/>
            <w:bookmarkStart w:id="4068" w:name="_Toc109993384"/>
            <w:del w:id="4069" w:author="Molly McEvilley" w:date="2022-07-28T12:00:00Z">
              <w:r w:rsidDel="002F5BE6">
                <w:rPr>
                  <w:iCs/>
                </w:rPr>
                <w:delText>Status1/Status3</w:delText>
              </w:r>
              <w:bookmarkEnd w:id="4067"/>
              <w:bookmarkEnd w:id="4068"/>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0" w:author="Molly McEvilley" w:date="2022-07-28T12:00:00Z"/>
              </w:rPr>
              <w:pPrChange w:id="4071" w:author="Molly McEvilley" w:date="2022-07-28T12:00:00Z">
                <w:pPr>
                  <w:pStyle w:val="NoSpacing"/>
                </w:pPr>
              </w:pPrChange>
            </w:pPr>
            <w:bookmarkStart w:id="4072" w:name="_Toc109988421"/>
            <w:bookmarkStart w:id="4073" w:name="_Toc109993385"/>
            <w:del w:id="4074" w:author="Molly McEvilley" w:date="2022-07-28T12:00:00Z">
              <w:r w:rsidDel="002F5BE6">
                <w:delText>1</w:delText>
              </w:r>
              <w:bookmarkEnd w:id="4072"/>
              <w:bookmarkEnd w:id="4073"/>
            </w:del>
          </w:p>
        </w:tc>
      </w:tr>
      <w:tr w:rsidR="00475659" w:rsidRPr="003C4035" w:rsidDel="002F5BE6" w14:paraId="78F71909" w14:textId="238E2342" w:rsidTr="00974782">
        <w:trPr>
          <w:gridAfter w:val="1"/>
          <w:wAfter w:w="18" w:type="dxa"/>
          <w:trHeight w:val="216"/>
          <w:del w:id="4075"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6" w:author="Molly McEvilley" w:date="2022-07-28T12:00:00Z"/>
                <w:b/>
                <w:bCs/>
              </w:rPr>
              <w:pPrChange w:id="4077" w:author="Molly McEvilley" w:date="2022-07-28T12:00:00Z">
                <w:pPr>
                  <w:pStyle w:val="NoSpacing"/>
                </w:pPr>
              </w:pPrChange>
            </w:pPr>
            <w:bookmarkStart w:id="4078" w:name="_Toc109988422"/>
            <w:bookmarkStart w:id="4079" w:name="_Toc109993386"/>
            <w:del w:id="4080" w:author="Molly McEvilley" w:date="2022-07-28T12:00:00Z">
              <w:r w:rsidRPr="003C4035" w:rsidDel="002F5BE6">
                <w:rPr>
                  <w:b/>
                  <w:bCs/>
                </w:rPr>
                <w:delText>hmis_Client</w:delText>
              </w:r>
              <w:bookmarkEnd w:id="4078"/>
              <w:bookmarkEnd w:id="4079"/>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1" w:author="Molly McEvilley" w:date="2022-07-28T12:00:00Z"/>
                <w:b/>
                <w:bCs/>
              </w:rPr>
              <w:pPrChange w:id="4082" w:author="Molly McEvilley" w:date="2022-07-28T12:00:00Z">
                <w:pPr>
                  <w:pStyle w:val="NoSpacing"/>
                </w:pPr>
              </w:pPrChange>
            </w:pPr>
            <w:bookmarkStart w:id="4083" w:name="_Toc109988423"/>
            <w:bookmarkStart w:id="4084" w:name="_Toc109993387"/>
            <w:del w:id="4085" w:author="Molly McEvilley" w:date="2022-07-28T12:00:00Z">
              <w:r w:rsidRPr="003C4035" w:rsidDel="002F5BE6">
                <w:rPr>
                  <w:b/>
                  <w:bCs/>
                </w:rPr>
                <w:delText>Condition</w:delText>
              </w:r>
              <w:bookmarkEnd w:id="4083"/>
              <w:bookmarkEnd w:id="4084"/>
            </w:del>
          </w:p>
        </w:tc>
      </w:tr>
      <w:tr w:rsidR="002D61ED" w:rsidRPr="00956E23" w:rsidDel="002F5BE6" w14:paraId="1F1F20C6" w14:textId="6D4D325C" w:rsidTr="00974782">
        <w:trPr>
          <w:gridAfter w:val="1"/>
          <w:wAfter w:w="18" w:type="dxa"/>
          <w:trHeight w:val="216"/>
          <w:del w:id="4086"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7" w:author="Molly McEvilley" w:date="2022-07-28T12:00:00Z"/>
                <w:rFonts w:cs="Open Sans"/>
                <w:bCs/>
              </w:rPr>
              <w:pPrChange w:id="4088" w:author="Molly McEvilley" w:date="2022-07-28T12:00:00Z">
                <w:pPr>
                  <w:pStyle w:val="NoSpacing"/>
                </w:pPr>
              </w:pPrChange>
            </w:pPr>
            <w:bookmarkStart w:id="4089" w:name="_Toc109988424"/>
            <w:bookmarkStart w:id="4090" w:name="_Toc109993388"/>
            <w:del w:id="4091"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89"/>
              <w:bookmarkEnd w:id="4090"/>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2" w:author="Molly McEvilley" w:date="2022-07-28T12:00:00Z"/>
                <w:bCs/>
              </w:rPr>
              <w:pPrChange w:id="4093" w:author="Molly McEvilley" w:date="2022-07-28T12:00:00Z">
                <w:pPr>
                  <w:pStyle w:val="NoSpacing"/>
                </w:pPr>
              </w:pPrChange>
            </w:pPr>
            <w:bookmarkStart w:id="4094" w:name="_Toc109988425"/>
            <w:bookmarkStart w:id="4095" w:name="_Toc109993389"/>
            <w:del w:id="4096" w:author="Molly McEvilley" w:date="2022-07-28T12:00:00Z">
              <w:r w:rsidRPr="00956E23" w:rsidDel="002F5BE6">
                <w:rPr>
                  <w:bCs/>
                </w:rPr>
                <w:delText xml:space="preserve">Not in (0,1) or is </w:delText>
              </w:r>
              <w:r w:rsidR="00143E83" w:rsidDel="002F5BE6">
                <w:rPr>
                  <w:bCs/>
                </w:rPr>
                <w:delText>NULL</w:delText>
              </w:r>
              <w:bookmarkEnd w:id="4094"/>
              <w:bookmarkEnd w:id="4095"/>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97" w:author="Molly McEvilley" w:date="2022-07-28T12:00:00Z"/>
        </w:rPr>
        <w:pPrChange w:id="4098" w:author="Molly McEvilley" w:date="2022-07-28T12:00:00Z">
          <w:pPr>
            <w:pStyle w:val="Heading3"/>
          </w:pPr>
        </w:pPrChange>
      </w:pPr>
      <w:del w:id="4099"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100" w:author="Molly McEvilley" w:date="2022-07-28T12:00:00Z"/>
        </w:rPr>
        <w:pPrChange w:id="4101" w:author="Molly McEvilley" w:date="2022-07-28T12:00:00Z">
          <w:pPr/>
        </w:pPrChange>
      </w:pPr>
      <w:bookmarkStart w:id="4102" w:name="_Toc109988426"/>
      <w:bookmarkStart w:id="4103" w:name="_Toc109993390"/>
      <w:del w:id="4104"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102"/>
        <w:bookmarkEnd w:id="4103"/>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105"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06" w:author="Molly McEvilley" w:date="2022-07-28T12:00:00Z"/>
                <w:b/>
                <w:bCs/>
              </w:rPr>
              <w:pPrChange w:id="4107" w:author="Molly McEvilley" w:date="2022-07-28T12:00:00Z">
                <w:pPr>
                  <w:pStyle w:val="NoSpacing"/>
                </w:pPr>
              </w:pPrChange>
            </w:pPr>
            <w:bookmarkStart w:id="4108" w:name="_Toc109988427"/>
            <w:bookmarkStart w:id="4109" w:name="_Toc109993391"/>
            <w:bookmarkStart w:id="4110" w:name="_Hlk37407545"/>
            <w:del w:id="4111" w:author="Molly McEvilley" w:date="2022-07-28T12:00:00Z">
              <w:r w:rsidDel="002F5BE6">
                <w:rPr>
                  <w:b/>
                  <w:bCs/>
                </w:rPr>
                <w:delText>dq_Enrollment</w:delText>
              </w:r>
              <w:bookmarkEnd w:id="4108"/>
              <w:bookmarkEnd w:id="4109"/>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2" w:author="Molly McEvilley" w:date="2022-07-28T12:00:00Z"/>
                <w:b/>
                <w:bCs/>
              </w:rPr>
              <w:pPrChange w:id="4113" w:author="Molly McEvilley" w:date="2022-07-28T12:00:00Z">
                <w:pPr>
                  <w:pStyle w:val="NoSpacing"/>
                </w:pPr>
              </w:pPrChange>
            </w:pPr>
            <w:bookmarkStart w:id="4114" w:name="_Toc109988428"/>
            <w:bookmarkStart w:id="4115" w:name="_Toc109993392"/>
            <w:del w:id="4116" w:author="Molly McEvilley" w:date="2022-07-28T12:00:00Z">
              <w:r w:rsidRPr="00956E23" w:rsidDel="002F5BE6">
                <w:rPr>
                  <w:b/>
                  <w:bCs/>
                </w:rPr>
                <w:delText>Condition</w:delText>
              </w:r>
              <w:bookmarkEnd w:id="4114"/>
              <w:bookmarkEnd w:id="4115"/>
              <w:r w:rsidDel="002F5BE6">
                <w:rPr>
                  <w:b/>
                  <w:bCs/>
                </w:rPr>
                <w:delText xml:space="preserve"> </w:delText>
              </w:r>
            </w:del>
          </w:p>
        </w:tc>
      </w:tr>
      <w:tr w:rsidR="00143E83" w:rsidDel="002F5BE6" w14:paraId="4AEA7588" w14:textId="6582E2BD" w:rsidTr="00974782">
        <w:trPr>
          <w:trHeight w:val="216"/>
          <w:del w:id="4117"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8" w:author="Molly McEvilley" w:date="2022-07-28T12:00:00Z"/>
                <w:iCs/>
              </w:rPr>
              <w:pPrChange w:id="4119" w:author="Molly McEvilley" w:date="2022-07-28T12:00:00Z">
                <w:pPr>
                  <w:pStyle w:val="NoSpacing"/>
                </w:pPr>
              </w:pPrChange>
            </w:pPr>
            <w:bookmarkStart w:id="4120" w:name="_Toc109988429"/>
            <w:bookmarkStart w:id="4121" w:name="_Toc109993393"/>
            <w:del w:id="4122" w:author="Molly McEvilley" w:date="2022-07-28T12:00:00Z">
              <w:r w:rsidDel="002F5BE6">
                <w:rPr>
                  <w:iCs/>
                </w:rPr>
                <w:delText>Status1/Status3</w:delText>
              </w:r>
              <w:bookmarkEnd w:id="4120"/>
              <w:bookmarkEnd w:id="4121"/>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3" w:author="Molly McEvilley" w:date="2022-07-28T12:00:00Z"/>
              </w:rPr>
              <w:pPrChange w:id="4124" w:author="Molly McEvilley" w:date="2022-07-28T12:00:00Z">
                <w:pPr>
                  <w:pStyle w:val="NoSpacing"/>
                </w:pPr>
              </w:pPrChange>
            </w:pPr>
            <w:bookmarkStart w:id="4125" w:name="_Toc109988430"/>
            <w:bookmarkStart w:id="4126" w:name="_Toc109993394"/>
            <w:del w:id="4127" w:author="Molly McEvilley" w:date="2022-07-28T12:00:00Z">
              <w:r w:rsidDel="002F5BE6">
                <w:delText>Is not null</w:delText>
              </w:r>
              <w:bookmarkEnd w:id="4125"/>
              <w:bookmarkEnd w:id="4126"/>
              <w:r w:rsidDel="002F5BE6">
                <w:delText xml:space="preserve"> </w:delText>
              </w:r>
            </w:del>
          </w:p>
        </w:tc>
      </w:tr>
      <w:tr w:rsidR="00974782" w:rsidDel="002F5BE6" w14:paraId="15B7D0BE" w14:textId="17E4AEF5" w:rsidTr="00974782">
        <w:trPr>
          <w:trHeight w:val="216"/>
          <w:del w:id="4128"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9" w:author="Molly McEvilley" w:date="2022-07-28T12:00:00Z"/>
                <w:iCs/>
              </w:rPr>
              <w:pPrChange w:id="4130" w:author="Molly McEvilley" w:date="2022-07-28T12:00:00Z">
                <w:pPr>
                  <w:pStyle w:val="NoSpacing"/>
                </w:pPr>
              </w:pPrChange>
            </w:pPr>
            <w:bookmarkStart w:id="4131" w:name="_Toc109988431"/>
            <w:bookmarkStart w:id="4132" w:name="_Toc109993395"/>
            <w:del w:id="4133" w:author="Molly McEvilley" w:date="2022-07-28T12:00:00Z">
              <w:r w:rsidRPr="003C4035" w:rsidDel="002F5BE6">
                <w:rPr>
                  <w:rFonts w:ascii="Calibri" w:hAnsi="Calibri" w:cs="Calibri"/>
                  <w:b/>
                  <w:bCs/>
                </w:rPr>
                <w:delText>hmis_Enrollment</w:delText>
              </w:r>
              <w:bookmarkEnd w:id="4131"/>
              <w:bookmarkEnd w:id="4132"/>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4" w:author="Molly McEvilley" w:date="2022-07-28T12:00:00Z"/>
              </w:rPr>
              <w:pPrChange w:id="4135" w:author="Molly McEvilley" w:date="2022-07-28T12:00:00Z">
                <w:pPr>
                  <w:pStyle w:val="NoSpacing"/>
                </w:pPr>
              </w:pPrChange>
            </w:pPr>
            <w:bookmarkStart w:id="4136" w:name="_Toc109988432"/>
            <w:bookmarkStart w:id="4137" w:name="_Toc109993396"/>
            <w:del w:id="4138" w:author="Molly McEvilley" w:date="2022-07-28T12:00:00Z">
              <w:r w:rsidRPr="003C4035" w:rsidDel="002F5BE6">
                <w:rPr>
                  <w:rFonts w:ascii="Calibri" w:hAnsi="Calibri" w:cs="Calibri"/>
                  <w:b/>
                  <w:bCs/>
                  <w:color w:val="000000"/>
                </w:rPr>
                <w:delText>Condition</w:delText>
              </w:r>
              <w:bookmarkEnd w:id="4136"/>
              <w:bookmarkEnd w:id="4137"/>
            </w:del>
          </w:p>
        </w:tc>
      </w:tr>
      <w:tr w:rsidR="00974782" w:rsidDel="002F5BE6" w14:paraId="6B6F8314" w14:textId="1AD0CC21" w:rsidTr="00974782">
        <w:trPr>
          <w:trHeight w:val="216"/>
          <w:del w:id="4139"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0" w:author="Molly McEvilley" w:date="2022-07-28T12:00:00Z"/>
                <w:iCs/>
              </w:rPr>
              <w:pPrChange w:id="4141" w:author="Molly McEvilley" w:date="2022-07-28T12:00:00Z">
                <w:pPr>
                  <w:pStyle w:val="NoSpacing"/>
                </w:pPr>
              </w:pPrChange>
            </w:pPr>
            <w:bookmarkStart w:id="4142" w:name="_Toc109988433"/>
            <w:bookmarkStart w:id="4143" w:name="_Toc109993397"/>
            <w:del w:id="4144" w:author="Molly McEvilley" w:date="2022-07-28T12:00:00Z">
              <w:r w:rsidRPr="00956E23" w:rsidDel="002F5BE6">
                <w:rPr>
                  <w:rFonts w:ascii="Calibri" w:hAnsi="Calibri" w:cs="Calibri"/>
                </w:rPr>
                <w:delText>RelationshipToHoH</w:delText>
              </w:r>
              <w:bookmarkEnd w:id="4142"/>
              <w:bookmarkEnd w:id="4143"/>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5" w:author="Molly McEvilley" w:date="2022-07-28T12:00:00Z"/>
              </w:rPr>
              <w:pPrChange w:id="4146" w:author="Molly McEvilley" w:date="2022-07-28T12:00:00Z">
                <w:pPr>
                  <w:pStyle w:val="NoSpacing"/>
                </w:pPr>
              </w:pPrChange>
            </w:pPr>
            <w:bookmarkStart w:id="4147" w:name="_Toc109988434"/>
            <w:bookmarkStart w:id="4148" w:name="_Toc109993398"/>
            <w:del w:id="4149" w:author="Molly McEvilley" w:date="2022-07-28T12:00:00Z">
              <w:r w:rsidRPr="00956E23" w:rsidDel="002F5BE6">
                <w:rPr>
                  <w:rFonts w:ascii="Calibri" w:hAnsi="Calibri" w:cs="Calibri"/>
                </w:rPr>
                <w:delText>Not between 1 and 5</w:delText>
              </w:r>
              <w:bookmarkEnd w:id="4147"/>
              <w:bookmarkEnd w:id="4148"/>
            </w:del>
          </w:p>
        </w:tc>
      </w:tr>
    </w:tbl>
    <w:bookmarkEnd w:id="4110"/>
    <w:p w14:paraId="022CC663" w14:textId="6503C006" w:rsidR="00424FF3" w:rsidDel="002F5BE6" w:rsidRDefault="00424FF3">
      <w:pPr>
        <w:pStyle w:val="Heading3"/>
        <w:numPr>
          <w:ilvl w:val="1"/>
          <w:numId w:val="2"/>
        </w:numPr>
        <w:shd w:val="clear" w:color="auto" w:fill="F0F0F2"/>
        <w:ind w:left="720" w:hanging="720"/>
        <w:contextualSpacing/>
        <w:rPr>
          <w:del w:id="4150" w:author="Molly McEvilley" w:date="2022-07-28T12:00:00Z"/>
        </w:rPr>
        <w:pPrChange w:id="4151" w:author="Molly McEvilley" w:date="2022-07-28T12:00:00Z">
          <w:pPr>
            <w:pStyle w:val="Heading3"/>
          </w:pPr>
        </w:pPrChange>
      </w:pPr>
      <w:del w:id="4152"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53" w:author="Molly McEvilley" w:date="2022-07-28T12:00:00Z"/>
        </w:rPr>
        <w:pPrChange w:id="4154" w:author="Molly McEvilley" w:date="2022-07-28T12:00:00Z">
          <w:pPr/>
        </w:pPrChange>
      </w:pPr>
      <w:bookmarkStart w:id="4155" w:name="_Toc109988435"/>
      <w:bookmarkStart w:id="4156" w:name="_Toc109993399"/>
      <w:del w:id="4157"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55"/>
        <w:bookmarkEnd w:id="4156"/>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158"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9" w:author="Molly McEvilley" w:date="2022-07-28T12:00:00Z"/>
                <w:b/>
                <w:bCs/>
              </w:rPr>
              <w:pPrChange w:id="4160" w:author="Molly McEvilley" w:date="2022-07-28T12:00:00Z">
                <w:pPr>
                  <w:pStyle w:val="NoSpacing"/>
                </w:pPr>
              </w:pPrChange>
            </w:pPr>
            <w:bookmarkStart w:id="4161" w:name="_Toc109988436"/>
            <w:bookmarkStart w:id="4162" w:name="_Toc109993400"/>
            <w:del w:id="4163" w:author="Molly McEvilley" w:date="2022-07-28T12:00:00Z">
              <w:r w:rsidDel="002F5BE6">
                <w:rPr>
                  <w:b/>
                  <w:bCs/>
                </w:rPr>
                <w:delText>dq_Enrollment</w:delText>
              </w:r>
              <w:bookmarkEnd w:id="4161"/>
              <w:bookmarkEnd w:id="4162"/>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4" w:author="Molly McEvilley" w:date="2022-07-28T12:00:00Z"/>
                <w:b/>
                <w:bCs/>
              </w:rPr>
              <w:pPrChange w:id="4165" w:author="Molly McEvilley" w:date="2022-07-28T12:00:00Z">
                <w:pPr>
                  <w:pStyle w:val="NoSpacing"/>
                </w:pPr>
              </w:pPrChange>
            </w:pPr>
            <w:bookmarkStart w:id="4166" w:name="_Toc109988437"/>
            <w:bookmarkStart w:id="4167" w:name="_Toc109993401"/>
            <w:del w:id="4168" w:author="Molly McEvilley" w:date="2022-07-28T12:00:00Z">
              <w:r w:rsidRPr="00956E23" w:rsidDel="002F5BE6">
                <w:rPr>
                  <w:b/>
                  <w:bCs/>
                </w:rPr>
                <w:delText>Condition</w:delText>
              </w:r>
              <w:bookmarkEnd w:id="4166"/>
              <w:bookmarkEnd w:id="4167"/>
              <w:r w:rsidDel="002F5BE6">
                <w:rPr>
                  <w:b/>
                  <w:bCs/>
                </w:rPr>
                <w:delText xml:space="preserve"> </w:delText>
              </w:r>
            </w:del>
          </w:p>
        </w:tc>
      </w:tr>
      <w:tr w:rsidR="00974782" w:rsidDel="002F5BE6" w14:paraId="380C4025" w14:textId="010BE2AF" w:rsidTr="00C34F4A">
        <w:trPr>
          <w:trHeight w:val="216"/>
          <w:del w:id="4169"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0" w:author="Molly McEvilley" w:date="2022-07-28T12:00:00Z"/>
                <w:iCs/>
              </w:rPr>
              <w:pPrChange w:id="4171" w:author="Molly McEvilley" w:date="2022-07-28T12:00:00Z">
                <w:pPr>
                  <w:pStyle w:val="NoSpacing"/>
                </w:pPr>
              </w:pPrChange>
            </w:pPr>
            <w:bookmarkStart w:id="4172" w:name="_Toc109988438"/>
            <w:bookmarkStart w:id="4173" w:name="_Toc109993402"/>
            <w:del w:id="4174" w:author="Molly McEvilley" w:date="2022-07-28T12:00:00Z">
              <w:r w:rsidDel="002F5BE6">
                <w:rPr>
                  <w:iCs/>
                </w:rPr>
                <w:delText>Status1/Status3</w:delText>
              </w:r>
              <w:bookmarkEnd w:id="4172"/>
              <w:bookmarkEnd w:id="4173"/>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5" w:author="Molly McEvilley" w:date="2022-07-28T12:00:00Z"/>
              </w:rPr>
              <w:pPrChange w:id="4176" w:author="Molly McEvilley" w:date="2022-07-28T12:00:00Z">
                <w:pPr>
                  <w:pStyle w:val="NoSpacing"/>
                </w:pPr>
              </w:pPrChange>
            </w:pPr>
            <w:bookmarkStart w:id="4177" w:name="_Toc109988439"/>
            <w:bookmarkStart w:id="4178" w:name="_Toc109993403"/>
            <w:del w:id="4179" w:author="Molly McEvilley" w:date="2022-07-28T12:00:00Z">
              <w:r w:rsidDel="002F5BE6">
                <w:delText>Is not null</w:delText>
              </w:r>
              <w:bookmarkEnd w:id="4177"/>
              <w:bookmarkEnd w:id="4178"/>
              <w:r w:rsidDel="002F5BE6">
                <w:delText xml:space="preserve"> </w:delText>
              </w:r>
            </w:del>
          </w:p>
        </w:tc>
      </w:tr>
      <w:tr w:rsidR="00974782" w:rsidDel="002F5BE6" w14:paraId="409EAED2" w14:textId="5F1436A4" w:rsidTr="00C34F4A">
        <w:trPr>
          <w:trHeight w:val="216"/>
          <w:del w:id="4180"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1" w:author="Molly McEvilley" w:date="2022-07-28T12:00:00Z"/>
                <w:iCs/>
              </w:rPr>
              <w:pPrChange w:id="4182" w:author="Molly McEvilley" w:date="2022-07-28T12:00:00Z">
                <w:pPr>
                  <w:pStyle w:val="NoSpacing"/>
                </w:pPr>
              </w:pPrChange>
            </w:pPr>
            <w:bookmarkStart w:id="4183" w:name="_Toc109988440"/>
            <w:bookmarkStart w:id="4184" w:name="_Toc109993404"/>
            <w:del w:id="4185" w:author="Molly McEvilley" w:date="2022-07-28T12:00:00Z">
              <w:r w:rsidRPr="003C4035" w:rsidDel="002F5BE6">
                <w:rPr>
                  <w:rFonts w:ascii="Calibri" w:hAnsi="Calibri" w:cs="Calibri"/>
                  <w:b/>
                  <w:bCs/>
                </w:rPr>
                <w:delText>hmis_Enrollment</w:delText>
              </w:r>
              <w:bookmarkEnd w:id="4183"/>
              <w:bookmarkEnd w:id="4184"/>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6" w:author="Molly McEvilley" w:date="2022-07-28T12:00:00Z"/>
              </w:rPr>
              <w:pPrChange w:id="4187" w:author="Molly McEvilley" w:date="2022-07-28T12:00:00Z">
                <w:pPr>
                  <w:pStyle w:val="NoSpacing"/>
                </w:pPr>
              </w:pPrChange>
            </w:pPr>
            <w:bookmarkStart w:id="4188" w:name="_Toc109988441"/>
            <w:bookmarkStart w:id="4189" w:name="_Toc109993405"/>
            <w:del w:id="4190" w:author="Molly McEvilley" w:date="2022-07-28T12:00:00Z">
              <w:r w:rsidRPr="003C4035" w:rsidDel="002F5BE6">
                <w:rPr>
                  <w:rFonts w:ascii="Calibri" w:hAnsi="Calibri" w:cs="Calibri"/>
                  <w:b/>
                  <w:bCs/>
                  <w:color w:val="000000"/>
                </w:rPr>
                <w:delText>Condition</w:delText>
              </w:r>
              <w:bookmarkEnd w:id="4188"/>
              <w:bookmarkEnd w:id="4189"/>
            </w:del>
          </w:p>
        </w:tc>
      </w:tr>
      <w:tr w:rsidR="00974782" w:rsidDel="002F5BE6" w14:paraId="420344D7" w14:textId="7AFFAB4B" w:rsidTr="00C34F4A">
        <w:trPr>
          <w:trHeight w:val="216"/>
          <w:del w:id="4191"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2" w:author="Molly McEvilley" w:date="2022-07-28T12:00:00Z"/>
                <w:iCs/>
              </w:rPr>
              <w:pPrChange w:id="4193" w:author="Molly McEvilley" w:date="2022-07-28T12:00:00Z">
                <w:pPr>
                  <w:pStyle w:val="NoSpacing"/>
                </w:pPr>
              </w:pPrChange>
            </w:pPr>
            <w:bookmarkStart w:id="4194" w:name="_Toc109988442"/>
            <w:bookmarkStart w:id="4195" w:name="_Toc109993406"/>
            <w:del w:id="4196" w:author="Molly McEvilley" w:date="2022-07-28T12:00:00Z">
              <w:r w:rsidRPr="00956E23" w:rsidDel="002F5BE6">
                <w:rPr>
                  <w:rFonts w:cs="Open Sans"/>
                  <w:iCs/>
                </w:rPr>
                <w:delText>DisablingCondition</w:delText>
              </w:r>
              <w:bookmarkEnd w:id="4194"/>
              <w:bookmarkEnd w:id="4195"/>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7" w:author="Molly McEvilley" w:date="2022-07-28T12:00:00Z"/>
              </w:rPr>
              <w:pPrChange w:id="4198" w:author="Molly McEvilley" w:date="2022-07-28T12:00:00Z">
                <w:pPr>
                  <w:pStyle w:val="NoSpacing"/>
                </w:pPr>
              </w:pPrChange>
            </w:pPr>
            <w:bookmarkStart w:id="4199" w:name="_Toc109988443"/>
            <w:bookmarkStart w:id="4200" w:name="_Toc109993407"/>
            <w:del w:id="4201" w:author="Molly McEvilley" w:date="2022-07-28T12:00:00Z">
              <w:r w:rsidDel="002F5BE6">
                <w:delText>not in (0,1)</w:delText>
              </w:r>
              <w:bookmarkEnd w:id="4199"/>
              <w:bookmarkEnd w:id="4200"/>
            </w:del>
          </w:p>
        </w:tc>
      </w:tr>
    </w:tbl>
    <w:p w14:paraId="0784FED5" w14:textId="06FFBE81" w:rsidR="00424FF3" w:rsidDel="002F5BE6" w:rsidRDefault="00424FF3">
      <w:pPr>
        <w:pStyle w:val="Heading3"/>
        <w:numPr>
          <w:ilvl w:val="1"/>
          <w:numId w:val="2"/>
        </w:numPr>
        <w:shd w:val="clear" w:color="auto" w:fill="F0F0F2"/>
        <w:ind w:left="720" w:hanging="720"/>
        <w:contextualSpacing/>
        <w:rPr>
          <w:del w:id="4202" w:author="Molly McEvilley" w:date="2022-07-28T12:00:00Z"/>
        </w:rPr>
        <w:pPrChange w:id="4203" w:author="Molly McEvilley" w:date="2022-07-28T12:00:00Z">
          <w:pPr>
            <w:pStyle w:val="Heading3"/>
          </w:pPr>
        </w:pPrChange>
      </w:pPr>
      <w:del w:id="4204"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05" w:author="Molly McEvilley" w:date="2022-07-28T12:00:00Z"/>
        </w:rPr>
        <w:pPrChange w:id="4206" w:author="Molly McEvilley" w:date="2022-07-28T12:00:00Z">
          <w:pPr/>
        </w:pPrChange>
      </w:pPr>
      <w:bookmarkStart w:id="4207" w:name="_Toc109988444"/>
      <w:bookmarkStart w:id="4208" w:name="_Toc109993408"/>
      <w:del w:id="420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07"/>
        <w:bookmarkEnd w:id="4208"/>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210"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1" w:author="Molly McEvilley" w:date="2022-07-28T12:00:00Z"/>
                <w:b/>
                <w:bCs/>
              </w:rPr>
              <w:pPrChange w:id="4212" w:author="Molly McEvilley" w:date="2022-07-28T12:00:00Z">
                <w:pPr>
                  <w:pStyle w:val="NoSpacing"/>
                </w:pPr>
              </w:pPrChange>
            </w:pPr>
            <w:bookmarkStart w:id="4213" w:name="_Toc109988445"/>
            <w:bookmarkStart w:id="4214" w:name="_Toc109993409"/>
            <w:del w:id="4215" w:author="Molly McEvilley" w:date="2022-07-28T12:00:00Z">
              <w:r w:rsidDel="002F5BE6">
                <w:rPr>
                  <w:b/>
                  <w:bCs/>
                </w:rPr>
                <w:delText>dq</w:delText>
              </w:r>
              <w:r w:rsidR="002F2FF8" w:rsidDel="002F5BE6">
                <w:rPr>
                  <w:b/>
                  <w:bCs/>
                </w:rPr>
                <w:delText>_Enrollment</w:delText>
              </w:r>
              <w:bookmarkEnd w:id="4213"/>
              <w:bookmarkEnd w:id="4214"/>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6" w:author="Molly McEvilley" w:date="2022-07-28T12:00:00Z"/>
                <w:b/>
                <w:bCs/>
              </w:rPr>
              <w:pPrChange w:id="4217" w:author="Molly McEvilley" w:date="2022-07-28T12:00:00Z">
                <w:pPr>
                  <w:pStyle w:val="NoSpacing"/>
                </w:pPr>
              </w:pPrChange>
            </w:pPr>
            <w:bookmarkStart w:id="4218" w:name="_Toc109988446"/>
            <w:bookmarkStart w:id="4219" w:name="_Toc109993410"/>
            <w:del w:id="4220" w:author="Molly McEvilley" w:date="2022-07-28T12:00:00Z">
              <w:r w:rsidRPr="00956E23" w:rsidDel="002F5BE6">
                <w:rPr>
                  <w:b/>
                  <w:bCs/>
                </w:rPr>
                <w:delText>Condition</w:delText>
              </w:r>
              <w:r w:rsidDel="002F5BE6">
                <w:rPr>
                  <w:b/>
                  <w:bCs/>
                </w:rPr>
                <w:delText xml:space="preserve"> 1</w:delText>
              </w:r>
              <w:bookmarkEnd w:id="4218"/>
              <w:bookmarkEnd w:id="4219"/>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1" w:author="Molly McEvilley" w:date="2022-07-28T12:00:00Z"/>
                <w:b/>
                <w:bCs/>
              </w:rPr>
              <w:pPrChange w:id="4222" w:author="Molly McEvilley" w:date="2022-07-28T12:00:00Z">
                <w:pPr>
                  <w:pStyle w:val="NoSpacing"/>
                </w:pPr>
              </w:pPrChange>
            </w:pPr>
            <w:bookmarkStart w:id="4223" w:name="_Toc109988447"/>
            <w:bookmarkStart w:id="4224" w:name="_Toc109993411"/>
            <w:del w:id="4225" w:author="Molly McEvilley" w:date="2022-07-28T12:00:00Z">
              <w:r w:rsidDel="002F5BE6">
                <w:rPr>
                  <w:b/>
                  <w:bCs/>
                </w:rPr>
                <w:delText>or Condition 2</w:delText>
              </w:r>
              <w:bookmarkEnd w:id="4223"/>
              <w:bookmarkEnd w:id="4224"/>
            </w:del>
          </w:p>
        </w:tc>
      </w:tr>
      <w:tr w:rsidR="00143E83" w:rsidDel="002F5BE6" w14:paraId="4D9D044B" w14:textId="5E57BB51" w:rsidTr="00143E83">
        <w:trPr>
          <w:trHeight w:val="216"/>
          <w:del w:id="4226"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7" w:author="Molly McEvilley" w:date="2022-07-28T12:00:00Z"/>
                <w:iCs/>
              </w:rPr>
              <w:pPrChange w:id="4228" w:author="Molly McEvilley" w:date="2022-07-28T12:00:00Z">
                <w:pPr>
                  <w:pStyle w:val="NoSpacing"/>
                </w:pPr>
              </w:pPrChange>
            </w:pPr>
            <w:bookmarkStart w:id="4229" w:name="_Toc109988448"/>
            <w:bookmarkStart w:id="4230" w:name="_Toc109993412"/>
            <w:del w:id="4231" w:author="Molly McEvilley" w:date="2022-07-28T12:00:00Z">
              <w:r w:rsidDel="002F5BE6">
                <w:rPr>
                  <w:iCs/>
                </w:rPr>
                <w:delText>Status1/Status3</w:delText>
              </w:r>
              <w:bookmarkEnd w:id="4229"/>
              <w:bookmarkEnd w:id="4230"/>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2" w:author="Molly McEvilley" w:date="2022-07-28T12:00:00Z"/>
              </w:rPr>
              <w:pPrChange w:id="4233" w:author="Molly McEvilley" w:date="2022-07-28T12:00:00Z">
                <w:pPr>
                  <w:pStyle w:val="NoSpacing"/>
                </w:pPr>
              </w:pPrChange>
            </w:pPr>
            <w:bookmarkStart w:id="4234" w:name="_Toc109988449"/>
            <w:bookmarkStart w:id="4235" w:name="_Toc109993413"/>
            <w:del w:id="4236" w:author="Molly McEvilley" w:date="2022-07-28T12:00:00Z">
              <w:r w:rsidDel="002F5BE6">
                <w:delText>1</w:delText>
              </w:r>
              <w:bookmarkEnd w:id="4234"/>
              <w:bookmarkEnd w:id="4235"/>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7" w:author="Molly McEvilley" w:date="2022-07-28T12:00:00Z"/>
              </w:rPr>
              <w:pPrChange w:id="4238" w:author="Molly McEvilley" w:date="2022-07-28T12:00:00Z">
                <w:pPr>
                  <w:pStyle w:val="NoSpacing"/>
                </w:pPr>
              </w:pPrChange>
            </w:pPr>
            <w:bookmarkStart w:id="4239" w:name="_Toc109988450"/>
            <w:bookmarkStart w:id="4240" w:name="_Toc109993414"/>
            <w:del w:id="4241" w:author="Molly McEvilley" w:date="2022-07-28T12:00:00Z">
              <w:r w:rsidDel="002F5BE6">
                <w:delText>Not NULL</w:delText>
              </w:r>
              <w:bookmarkEnd w:id="4239"/>
              <w:bookmarkEnd w:id="4240"/>
            </w:del>
          </w:p>
        </w:tc>
      </w:tr>
      <w:tr w:rsidR="002F2FF8" w:rsidDel="002F5BE6" w14:paraId="46189D85" w14:textId="2B5465D1" w:rsidTr="00143E83">
        <w:trPr>
          <w:gridAfter w:val="1"/>
          <w:wAfter w:w="10" w:type="dxa"/>
          <w:trHeight w:val="216"/>
          <w:del w:id="4242"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3" w:author="Molly McEvilley" w:date="2022-07-28T12:00:00Z"/>
                <w:iCs/>
              </w:rPr>
              <w:pPrChange w:id="4244" w:author="Molly McEvilley" w:date="2022-07-28T12:00:00Z">
                <w:pPr>
                  <w:pStyle w:val="NoSpacing"/>
                </w:pPr>
              </w:pPrChange>
            </w:pPr>
            <w:bookmarkStart w:id="4245" w:name="_Toc109988451"/>
            <w:bookmarkStart w:id="4246" w:name="_Toc109993415"/>
            <w:del w:id="4247" w:author="Molly McEvilley" w:date="2022-07-28T12:00:00Z">
              <w:r w:rsidDel="002F5BE6">
                <w:rPr>
                  <w:iCs/>
                </w:rPr>
                <w:delText>RelationshipToHoH</w:delText>
              </w:r>
              <w:bookmarkEnd w:id="4245"/>
              <w:bookmarkEnd w:id="4246"/>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8" w:author="Molly McEvilley" w:date="2022-07-28T12:00:00Z"/>
              </w:rPr>
              <w:pPrChange w:id="4249" w:author="Molly McEvilley" w:date="2022-07-28T12:00:00Z">
                <w:pPr>
                  <w:pStyle w:val="NoSpacing"/>
                </w:pPr>
              </w:pPrChange>
            </w:pPr>
            <w:bookmarkStart w:id="4250" w:name="_Toc109988452"/>
            <w:bookmarkStart w:id="4251" w:name="_Toc109993416"/>
            <w:del w:id="4252" w:author="Molly McEvilley" w:date="2022-07-28T12:00:00Z">
              <w:r w:rsidDel="002F5BE6">
                <w:delText>-</w:delText>
              </w:r>
              <w:r w:rsidR="00143E83" w:rsidDel="002F5BE6">
                <w:delText>-</w:delText>
              </w:r>
              <w:bookmarkEnd w:id="4250"/>
              <w:bookmarkEnd w:id="4251"/>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3" w:author="Molly McEvilley" w:date="2022-07-28T12:00:00Z"/>
              </w:rPr>
              <w:pPrChange w:id="4254" w:author="Molly McEvilley" w:date="2022-07-28T12:00:00Z">
                <w:pPr>
                  <w:pStyle w:val="NoSpacing"/>
                </w:pPr>
              </w:pPrChange>
            </w:pPr>
            <w:bookmarkStart w:id="4255" w:name="_Toc109988453"/>
            <w:bookmarkStart w:id="4256" w:name="_Toc109993417"/>
            <w:del w:id="4257" w:author="Molly McEvilley" w:date="2022-07-28T12:00:00Z">
              <w:r w:rsidDel="002F5BE6">
                <w:delText>1</w:delText>
              </w:r>
              <w:bookmarkEnd w:id="4255"/>
              <w:bookmarkEnd w:id="4256"/>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58" w:author="Molly McEvilley" w:date="2022-07-28T12:00:00Z"/>
        </w:rPr>
        <w:pPrChange w:id="4259" w:author="Molly McEvilley" w:date="2022-07-28T12:00:00Z">
          <w:pPr/>
        </w:pPrChange>
      </w:pPr>
      <w:bookmarkStart w:id="4260" w:name="_Toc109988454"/>
      <w:bookmarkStart w:id="4261" w:name="_Toc109993418"/>
      <w:del w:id="4262" w:author="Molly McEvilley" w:date="2022-07-28T12:00:00Z">
        <w:r w:rsidDel="002F5BE6">
          <w:delText>And:</w:delText>
        </w:r>
        <w:bookmarkEnd w:id="4260"/>
        <w:bookmarkEnd w:id="4261"/>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263"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4" w:author="Molly McEvilley" w:date="2022-07-28T12:00:00Z"/>
                <w:b/>
                <w:bCs/>
              </w:rPr>
              <w:pPrChange w:id="4265" w:author="Molly McEvilley" w:date="2022-07-28T12:00:00Z">
                <w:pPr>
                  <w:pStyle w:val="NoSpacing"/>
                </w:pPr>
              </w:pPrChange>
            </w:pPr>
            <w:bookmarkStart w:id="4266" w:name="_Toc109988455"/>
            <w:bookmarkStart w:id="4267" w:name="_Toc109993419"/>
            <w:del w:id="4268" w:author="Molly McEvilley" w:date="2022-07-28T12:00:00Z">
              <w:r w:rsidRPr="003C4035" w:rsidDel="002F5BE6">
                <w:rPr>
                  <w:b/>
                  <w:bCs/>
                </w:rPr>
                <w:delText>hmis_Enrollment</w:delText>
              </w:r>
              <w:bookmarkEnd w:id="4266"/>
              <w:bookmarkEnd w:id="4267"/>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9" w:author="Molly McEvilley" w:date="2022-07-28T12:00:00Z"/>
                <w:b/>
                <w:bCs/>
              </w:rPr>
              <w:pPrChange w:id="4270" w:author="Molly McEvilley" w:date="2022-07-28T12:00:00Z">
                <w:pPr>
                  <w:pStyle w:val="NoSpacing"/>
                </w:pPr>
              </w:pPrChange>
            </w:pPr>
            <w:bookmarkStart w:id="4271" w:name="_Toc109988456"/>
            <w:bookmarkStart w:id="4272" w:name="_Toc109993420"/>
            <w:del w:id="4273" w:author="Molly McEvilley" w:date="2022-07-28T12:00:00Z">
              <w:r w:rsidRPr="003C4035" w:rsidDel="002F5BE6">
                <w:rPr>
                  <w:b/>
                  <w:bCs/>
                </w:rPr>
                <w:delText>Condition</w:delText>
              </w:r>
              <w:bookmarkEnd w:id="4271"/>
              <w:bookmarkEnd w:id="4272"/>
            </w:del>
          </w:p>
        </w:tc>
      </w:tr>
      <w:tr w:rsidR="00956E23" w:rsidDel="002F5BE6" w14:paraId="713C41EC" w14:textId="4893DFB6" w:rsidTr="00956E23">
        <w:trPr>
          <w:cantSplit/>
          <w:trHeight w:val="216"/>
          <w:del w:id="4274"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5" w:author="Molly McEvilley" w:date="2022-07-28T12:00:00Z"/>
                <w:iCs/>
              </w:rPr>
              <w:pPrChange w:id="4276" w:author="Molly McEvilley" w:date="2022-07-28T12:00:00Z">
                <w:pPr>
                  <w:pStyle w:val="NoSpacing"/>
                </w:pPr>
              </w:pPrChange>
            </w:pPr>
            <w:bookmarkStart w:id="4277" w:name="_Toc109988457"/>
            <w:bookmarkStart w:id="4278" w:name="_Toc109993421"/>
            <w:del w:id="4279" w:author="Molly McEvilley" w:date="2022-07-28T12:00:00Z">
              <w:r w:rsidRPr="00956E23" w:rsidDel="002F5BE6">
                <w:rPr>
                  <w:rFonts w:cs="Open Sans"/>
                  <w:iCs/>
                </w:rPr>
                <w:delText>LivingSituation</w:delText>
              </w:r>
              <w:bookmarkEnd w:id="4277"/>
              <w:bookmarkEnd w:id="4278"/>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0" w:author="Molly McEvilley" w:date="2022-07-28T12:00:00Z"/>
              </w:rPr>
              <w:pPrChange w:id="4281" w:author="Molly McEvilley" w:date="2022-07-28T12:00:00Z">
                <w:pPr>
                  <w:pStyle w:val="NoSpacing"/>
                </w:pPr>
              </w:pPrChange>
            </w:pPr>
            <w:bookmarkStart w:id="4282" w:name="_Toc109988458"/>
            <w:bookmarkStart w:id="4283" w:name="_Toc109993422"/>
            <w:del w:id="4284" w:author="Molly McEvilley" w:date="2022-07-28T12:00:00Z">
              <w:r w:rsidDel="002F5BE6">
                <w:delText xml:space="preserve">in (8,9,99) or is </w:delText>
              </w:r>
              <w:r w:rsidR="00143E83" w:rsidDel="002F5BE6">
                <w:delText>NULL</w:delText>
              </w:r>
              <w:bookmarkEnd w:id="4282"/>
              <w:bookmarkEnd w:id="4283"/>
            </w:del>
          </w:p>
        </w:tc>
      </w:tr>
    </w:tbl>
    <w:p w14:paraId="33BC7041" w14:textId="20C1DCCD" w:rsidR="00424FF3" w:rsidDel="002F5BE6" w:rsidRDefault="00424FF3">
      <w:pPr>
        <w:pStyle w:val="Heading3"/>
        <w:numPr>
          <w:ilvl w:val="1"/>
          <w:numId w:val="2"/>
        </w:numPr>
        <w:shd w:val="clear" w:color="auto" w:fill="F0F0F2"/>
        <w:ind w:left="720" w:hanging="720"/>
        <w:contextualSpacing/>
        <w:rPr>
          <w:del w:id="4285" w:author="Molly McEvilley" w:date="2022-07-28T12:00:00Z"/>
        </w:rPr>
        <w:pPrChange w:id="4286" w:author="Molly McEvilley" w:date="2022-07-28T12:00:00Z">
          <w:pPr>
            <w:pStyle w:val="Heading3"/>
          </w:pPr>
        </w:pPrChange>
      </w:pPr>
      <w:del w:id="4287"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88" w:author="Molly McEvilley" w:date="2022-07-28T12:00:00Z"/>
        </w:rPr>
        <w:pPrChange w:id="4289" w:author="Molly McEvilley" w:date="2022-07-28T12:00:00Z">
          <w:pPr/>
        </w:pPrChange>
      </w:pPr>
      <w:bookmarkStart w:id="4290" w:name="_Toc109988459"/>
      <w:bookmarkStart w:id="4291" w:name="_Toc109993423"/>
      <w:del w:id="429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90"/>
        <w:bookmarkEnd w:id="4291"/>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93"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4" w:author="Molly McEvilley" w:date="2022-07-28T12:00:00Z"/>
                <w:b/>
                <w:bCs/>
              </w:rPr>
              <w:pPrChange w:id="4295" w:author="Molly McEvilley" w:date="2022-07-28T12:00:00Z">
                <w:pPr>
                  <w:pStyle w:val="NoSpacing"/>
                </w:pPr>
              </w:pPrChange>
            </w:pPr>
            <w:bookmarkStart w:id="4296" w:name="_Toc109988460"/>
            <w:bookmarkStart w:id="4297" w:name="_Toc109993424"/>
            <w:del w:id="4298" w:author="Molly McEvilley" w:date="2022-07-28T12:00:00Z">
              <w:r w:rsidDel="002F5BE6">
                <w:rPr>
                  <w:b/>
                  <w:bCs/>
                </w:rPr>
                <w:delText>dq</w:delText>
              </w:r>
              <w:r w:rsidR="002F2FF8" w:rsidDel="002F5BE6">
                <w:rPr>
                  <w:b/>
                  <w:bCs/>
                </w:rPr>
                <w:delText>_Enrollment</w:delText>
              </w:r>
              <w:bookmarkEnd w:id="4296"/>
              <w:bookmarkEnd w:id="4297"/>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9" w:author="Molly McEvilley" w:date="2022-07-28T12:00:00Z"/>
                <w:b/>
                <w:bCs/>
              </w:rPr>
              <w:pPrChange w:id="4300" w:author="Molly McEvilley" w:date="2022-07-28T12:00:00Z">
                <w:pPr>
                  <w:pStyle w:val="NoSpacing"/>
                </w:pPr>
              </w:pPrChange>
            </w:pPr>
            <w:bookmarkStart w:id="4301" w:name="_Toc109988461"/>
            <w:bookmarkStart w:id="4302" w:name="_Toc109993425"/>
            <w:del w:id="4303" w:author="Molly McEvilley" w:date="2022-07-28T12:00:00Z">
              <w:r w:rsidRPr="00956E23" w:rsidDel="002F5BE6">
                <w:rPr>
                  <w:b/>
                  <w:bCs/>
                </w:rPr>
                <w:delText>Condition</w:delText>
              </w:r>
              <w:r w:rsidDel="002F5BE6">
                <w:rPr>
                  <w:b/>
                  <w:bCs/>
                </w:rPr>
                <w:delText xml:space="preserve"> 1</w:delText>
              </w:r>
              <w:bookmarkEnd w:id="4301"/>
              <w:bookmarkEnd w:id="4302"/>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4" w:author="Molly McEvilley" w:date="2022-07-28T12:00:00Z"/>
                <w:b/>
                <w:bCs/>
              </w:rPr>
              <w:pPrChange w:id="4305" w:author="Molly McEvilley" w:date="2022-07-28T12:00:00Z">
                <w:pPr>
                  <w:pStyle w:val="NoSpacing"/>
                </w:pPr>
              </w:pPrChange>
            </w:pPr>
            <w:bookmarkStart w:id="4306" w:name="_Toc109988462"/>
            <w:bookmarkStart w:id="4307" w:name="_Toc109993426"/>
            <w:del w:id="4308" w:author="Molly McEvilley" w:date="2022-07-28T12:00:00Z">
              <w:r w:rsidDel="002F5BE6">
                <w:rPr>
                  <w:b/>
                  <w:bCs/>
                </w:rPr>
                <w:delText>or Condition 2</w:delText>
              </w:r>
              <w:bookmarkEnd w:id="4306"/>
              <w:bookmarkEnd w:id="4307"/>
            </w:del>
          </w:p>
        </w:tc>
      </w:tr>
      <w:tr w:rsidR="003F2061" w:rsidDel="002F5BE6" w14:paraId="0AB7F264" w14:textId="532E9582" w:rsidTr="003F2061">
        <w:trPr>
          <w:trHeight w:val="216"/>
          <w:del w:id="4309"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0" w:author="Molly McEvilley" w:date="2022-07-28T12:00:00Z"/>
                <w:iCs/>
              </w:rPr>
              <w:pPrChange w:id="4311" w:author="Molly McEvilley" w:date="2022-07-28T12:00:00Z">
                <w:pPr>
                  <w:pStyle w:val="NoSpacing"/>
                </w:pPr>
              </w:pPrChange>
            </w:pPr>
            <w:bookmarkStart w:id="4312" w:name="_Toc109988463"/>
            <w:bookmarkStart w:id="4313" w:name="_Toc109993427"/>
            <w:del w:id="4314" w:author="Molly McEvilley" w:date="2022-07-28T12:00:00Z">
              <w:r w:rsidDel="002F5BE6">
                <w:rPr>
                  <w:iCs/>
                </w:rPr>
                <w:delText>Status1/Status3</w:delText>
              </w:r>
              <w:bookmarkEnd w:id="4312"/>
              <w:bookmarkEnd w:id="4313"/>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5" w:author="Molly McEvilley" w:date="2022-07-28T12:00:00Z"/>
              </w:rPr>
              <w:pPrChange w:id="4316" w:author="Molly McEvilley" w:date="2022-07-28T12:00:00Z">
                <w:pPr>
                  <w:pStyle w:val="NoSpacing"/>
                </w:pPr>
              </w:pPrChange>
            </w:pPr>
            <w:bookmarkStart w:id="4317" w:name="_Toc109988464"/>
            <w:bookmarkStart w:id="4318" w:name="_Toc109993428"/>
            <w:del w:id="4319" w:author="Molly McEvilley" w:date="2022-07-28T12:00:00Z">
              <w:r w:rsidDel="002F5BE6">
                <w:delText>1</w:delText>
              </w:r>
              <w:bookmarkEnd w:id="4317"/>
              <w:bookmarkEnd w:id="4318"/>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0" w:author="Molly McEvilley" w:date="2022-07-28T12:00:00Z"/>
              </w:rPr>
              <w:pPrChange w:id="4321" w:author="Molly McEvilley" w:date="2022-07-28T12:00:00Z">
                <w:pPr>
                  <w:pStyle w:val="NoSpacing"/>
                </w:pPr>
              </w:pPrChange>
            </w:pPr>
            <w:bookmarkStart w:id="4322" w:name="_Toc109988465"/>
            <w:bookmarkStart w:id="4323" w:name="_Toc109993429"/>
            <w:del w:id="4324" w:author="Molly McEvilley" w:date="2022-07-28T12:00:00Z">
              <w:r w:rsidDel="002F5BE6">
                <w:delText>Not NULL</w:delText>
              </w:r>
              <w:bookmarkEnd w:id="4322"/>
              <w:bookmarkEnd w:id="4323"/>
            </w:del>
          </w:p>
        </w:tc>
      </w:tr>
      <w:tr w:rsidR="003F2061" w:rsidDel="002F5BE6" w14:paraId="72D88D4F" w14:textId="7D5B4C22" w:rsidTr="003F2061">
        <w:trPr>
          <w:gridAfter w:val="1"/>
          <w:wAfter w:w="10" w:type="dxa"/>
          <w:trHeight w:val="216"/>
          <w:del w:id="4325"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6" w:author="Molly McEvilley" w:date="2022-07-28T12:00:00Z"/>
                <w:iCs/>
              </w:rPr>
              <w:pPrChange w:id="4327" w:author="Molly McEvilley" w:date="2022-07-28T12:00:00Z">
                <w:pPr>
                  <w:pStyle w:val="NoSpacing"/>
                </w:pPr>
              </w:pPrChange>
            </w:pPr>
            <w:bookmarkStart w:id="4328" w:name="_Toc109988466"/>
            <w:bookmarkStart w:id="4329" w:name="_Toc109993430"/>
            <w:del w:id="4330" w:author="Molly McEvilley" w:date="2022-07-28T12:00:00Z">
              <w:r w:rsidDel="002F5BE6">
                <w:rPr>
                  <w:iCs/>
                </w:rPr>
                <w:delText>RelationshipToHoH</w:delText>
              </w:r>
              <w:bookmarkEnd w:id="4328"/>
              <w:bookmarkEnd w:id="4329"/>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1" w:author="Molly McEvilley" w:date="2022-07-28T12:00:00Z"/>
              </w:rPr>
              <w:pPrChange w:id="4332" w:author="Molly McEvilley" w:date="2022-07-28T12:00:00Z">
                <w:pPr>
                  <w:pStyle w:val="NoSpacing"/>
                </w:pPr>
              </w:pPrChange>
            </w:pPr>
            <w:bookmarkStart w:id="4333" w:name="_Toc109988467"/>
            <w:bookmarkStart w:id="4334" w:name="_Toc109993431"/>
            <w:del w:id="4335" w:author="Molly McEvilley" w:date="2022-07-28T12:00:00Z">
              <w:r w:rsidDel="002F5BE6">
                <w:delText>--</w:delText>
              </w:r>
              <w:bookmarkEnd w:id="4333"/>
              <w:bookmarkEnd w:id="4334"/>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6" w:author="Molly McEvilley" w:date="2022-07-28T12:00:00Z"/>
              </w:rPr>
              <w:pPrChange w:id="4337" w:author="Molly McEvilley" w:date="2022-07-28T12:00:00Z">
                <w:pPr>
                  <w:pStyle w:val="NoSpacing"/>
                </w:pPr>
              </w:pPrChange>
            </w:pPr>
            <w:bookmarkStart w:id="4338" w:name="_Toc109988468"/>
            <w:bookmarkStart w:id="4339" w:name="_Toc109993432"/>
            <w:del w:id="4340" w:author="Molly McEvilley" w:date="2022-07-28T12:00:00Z">
              <w:r w:rsidDel="002F5BE6">
                <w:delText>1</w:delText>
              </w:r>
              <w:bookmarkEnd w:id="4338"/>
              <w:bookmarkEnd w:id="4339"/>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341" w:author="Molly McEvilley" w:date="2022-07-28T12:00:00Z"/>
        </w:rPr>
        <w:pPrChange w:id="4342" w:author="Molly McEvilley" w:date="2022-07-28T12:00:00Z">
          <w:pPr/>
        </w:pPrChange>
      </w:pPr>
      <w:bookmarkStart w:id="4343" w:name="_Toc109988469"/>
      <w:bookmarkStart w:id="4344" w:name="_Toc109993433"/>
      <w:del w:id="4345" w:author="Molly McEvilley" w:date="2022-07-28T12:00:00Z">
        <w:r w:rsidDel="002F5BE6">
          <w:delText>And:</w:delText>
        </w:r>
        <w:bookmarkEnd w:id="4343"/>
        <w:bookmarkEnd w:id="4344"/>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346"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7" w:author="Molly McEvilley" w:date="2022-07-28T12:00:00Z"/>
                <w:b/>
                <w:bCs/>
              </w:rPr>
              <w:pPrChange w:id="4348" w:author="Molly McEvilley" w:date="2022-07-28T12:00:00Z">
                <w:pPr>
                  <w:pStyle w:val="NoSpacing"/>
                </w:pPr>
              </w:pPrChange>
            </w:pPr>
            <w:bookmarkStart w:id="4349" w:name="_Toc109988470"/>
            <w:bookmarkStart w:id="4350" w:name="_Toc109993434"/>
            <w:del w:id="4351" w:author="Molly McEvilley" w:date="2022-07-28T12:00:00Z">
              <w:r w:rsidRPr="003C4035" w:rsidDel="002F5BE6">
                <w:rPr>
                  <w:b/>
                  <w:bCs/>
                </w:rPr>
                <w:delText>hmis_Enrollment</w:delText>
              </w:r>
              <w:bookmarkEnd w:id="4349"/>
              <w:bookmarkEnd w:id="4350"/>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2" w:author="Molly McEvilley" w:date="2022-07-28T12:00:00Z"/>
                <w:b/>
                <w:bCs/>
              </w:rPr>
              <w:pPrChange w:id="4353" w:author="Molly McEvilley" w:date="2022-07-28T12:00:00Z">
                <w:pPr>
                  <w:pStyle w:val="NoSpacing"/>
                </w:pPr>
              </w:pPrChange>
            </w:pPr>
            <w:bookmarkStart w:id="4354" w:name="_Toc109988471"/>
            <w:bookmarkStart w:id="4355" w:name="_Toc109993435"/>
            <w:del w:id="4356" w:author="Molly McEvilley" w:date="2022-07-28T12:00:00Z">
              <w:r w:rsidRPr="003C4035" w:rsidDel="002F5BE6">
                <w:rPr>
                  <w:b/>
                  <w:bCs/>
                </w:rPr>
                <w:delText>Condition</w:delText>
              </w:r>
              <w:bookmarkEnd w:id="4354"/>
              <w:bookmarkEnd w:id="4355"/>
            </w:del>
          </w:p>
        </w:tc>
      </w:tr>
      <w:tr w:rsidR="00574D3C" w:rsidDel="002F5BE6" w14:paraId="6772C284" w14:textId="356AE9E1" w:rsidTr="00F6016E">
        <w:trPr>
          <w:cantSplit/>
          <w:trHeight w:val="216"/>
          <w:del w:id="4357"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8" w:author="Molly McEvilley" w:date="2022-07-28T12:00:00Z"/>
                <w:iCs/>
              </w:rPr>
              <w:pPrChange w:id="4359" w:author="Molly McEvilley" w:date="2022-07-28T12:00:00Z">
                <w:pPr>
                  <w:pStyle w:val="NoSpacing"/>
                </w:pPr>
              </w:pPrChange>
            </w:pPr>
            <w:bookmarkStart w:id="4360" w:name="_Toc109988472"/>
            <w:bookmarkStart w:id="4361" w:name="_Toc109993436"/>
            <w:del w:id="4362" w:author="Molly McEvilley" w:date="2022-07-28T12:00:00Z">
              <w:r w:rsidRPr="00956E23" w:rsidDel="002F5BE6">
                <w:rPr>
                  <w:rFonts w:cs="Open Sans"/>
                  <w:iCs/>
                </w:rPr>
                <w:delText>LengthOfStay</w:delText>
              </w:r>
              <w:bookmarkEnd w:id="4360"/>
              <w:bookmarkEnd w:id="4361"/>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3" w:author="Molly McEvilley" w:date="2022-07-28T12:00:00Z"/>
              </w:rPr>
              <w:pPrChange w:id="4364" w:author="Molly McEvilley" w:date="2022-07-28T12:00:00Z">
                <w:pPr>
                  <w:pStyle w:val="NoSpacing"/>
                </w:pPr>
              </w:pPrChange>
            </w:pPr>
            <w:bookmarkStart w:id="4365" w:name="_Toc109988473"/>
            <w:bookmarkStart w:id="4366" w:name="_Toc109993437"/>
            <w:del w:id="4367" w:author="Molly McEvilley" w:date="2022-07-28T12:00:00Z">
              <w:r w:rsidDel="002F5BE6">
                <w:delText xml:space="preserve">in (8,9,99) or is </w:delText>
              </w:r>
              <w:r w:rsidR="00143E83" w:rsidDel="002F5BE6">
                <w:delText>NULL</w:delText>
              </w:r>
              <w:bookmarkEnd w:id="4365"/>
              <w:bookmarkEnd w:id="4366"/>
            </w:del>
          </w:p>
        </w:tc>
      </w:tr>
    </w:tbl>
    <w:p w14:paraId="1A5B3F13" w14:textId="5B8469E4" w:rsidR="00424FF3" w:rsidDel="002F5BE6" w:rsidRDefault="00424FF3">
      <w:pPr>
        <w:pStyle w:val="Heading3"/>
        <w:numPr>
          <w:ilvl w:val="1"/>
          <w:numId w:val="2"/>
        </w:numPr>
        <w:shd w:val="clear" w:color="auto" w:fill="F0F0F2"/>
        <w:ind w:left="720" w:hanging="720"/>
        <w:contextualSpacing/>
        <w:rPr>
          <w:del w:id="4368" w:author="Molly McEvilley" w:date="2022-07-28T12:00:00Z"/>
        </w:rPr>
        <w:pPrChange w:id="4369" w:author="Molly McEvilley" w:date="2022-07-28T12:00:00Z">
          <w:pPr>
            <w:pStyle w:val="Heading3"/>
          </w:pPr>
        </w:pPrChange>
      </w:pPr>
      <w:del w:id="4370"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71" w:author="Molly McEvilley" w:date="2022-07-28T12:00:00Z"/>
        </w:rPr>
        <w:pPrChange w:id="4372" w:author="Molly McEvilley" w:date="2022-07-28T12:00:00Z">
          <w:pPr/>
        </w:pPrChange>
      </w:pPr>
      <w:bookmarkStart w:id="4373" w:name="_Toc109988474"/>
      <w:bookmarkStart w:id="4374" w:name="_Toc109993438"/>
      <w:del w:id="4375"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373"/>
        <w:bookmarkEnd w:id="4374"/>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76"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7" w:author="Molly McEvilley" w:date="2022-07-28T12:00:00Z"/>
                <w:b/>
                <w:bCs/>
              </w:rPr>
              <w:pPrChange w:id="4378" w:author="Molly McEvilley" w:date="2022-07-28T12:00:00Z">
                <w:pPr>
                  <w:pStyle w:val="NoSpacing"/>
                </w:pPr>
              </w:pPrChange>
            </w:pPr>
            <w:bookmarkStart w:id="4379" w:name="_Toc109988475"/>
            <w:bookmarkStart w:id="4380" w:name="_Toc109993439"/>
            <w:del w:id="4381" w:author="Molly McEvilley" w:date="2022-07-28T12:00:00Z">
              <w:r w:rsidDel="002F5BE6">
                <w:rPr>
                  <w:b/>
                  <w:bCs/>
                </w:rPr>
                <w:delText>dq_Enrollment</w:delText>
              </w:r>
              <w:bookmarkEnd w:id="4379"/>
              <w:bookmarkEnd w:id="4380"/>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2" w:author="Molly McEvilley" w:date="2022-07-28T12:00:00Z"/>
                <w:b/>
                <w:bCs/>
              </w:rPr>
              <w:pPrChange w:id="4383" w:author="Molly McEvilley" w:date="2022-07-28T12:00:00Z">
                <w:pPr>
                  <w:pStyle w:val="NoSpacing"/>
                </w:pPr>
              </w:pPrChange>
            </w:pPr>
            <w:bookmarkStart w:id="4384" w:name="_Toc109988476"/>
            <w:bookmarkStart w:id="4385" w:name="_Toc109993440"/>
            <w:del w:id="4386" w:author="Molly McEvilley" w:date="2022-07-28T12:00:00Z">
              <w:r w:rsidRPr="00956E23" w:rsidDel="002F5BE6">
                <w:rPr>
                  <w:b/>
                  <w:bCs/>
                </w:rPr>
                <w:delText>Condition</w:delText>
              </w:r>
              <w:r w:rsidDel="002F5BE6">
                <w:rPr>
                  <w:b/>
                  <w:bCs/>
                </w:rPr>
                <w:delText xml:space="preserve"> 1</w:delText>
              </w:r>
              <w:bookmarkEnd w:id="4384"/>
              <w:bookmarkEnd w:id="4385"/>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7" w:author="Molly McEvilley" w:date="2022-07-28T12:00:00Z"/>
                <w:b/>
                <w:bCs/>
              </w:rPr>
              <w:pPrChange w:id="4388" w:author="Molly McEvilley" w:date="2022-07-28T12:00:00Z">
                <w:pPr>
                  <w:pStyle w:val="NoSpacing"/>
                </w:pPr>
              </w:pPrChange>
            </w:pPr>
            <w:bookmarkStart w:id="4389" w:name="_Toc109988477"/>
            <w:bookmarkStart w:id="4390" w:name="_Toc109993441"/>
            <w:del w:id="4391" w:author="Molly McEvilley" w:date="2022-07-28T12:00:00Z">
              <w:r w:rsidDel="002F5BE6">
                <w:rPr>
                  <w:b/>
                  <w:bCs/>
                </w:rPr>
                <w:delText>or Condition 2</w:delText>
              </w:r>
              <w:bookmarkEnd w:id="4389"/>
              <w:bookmarkEnd w:id="4390"/>
            </w:del>
          </w:p>
        </w:tc>
      </w:tr>
      <w:tr w:rsidR="003F2061" w:rsidDel="002F5BE6" w14:paraId="76E2BB78" w14:textId="64805EF7" w:rsidTr="003F2061">
        <w:trPr>
          <w:trHeight w:val="216"/>
          <w:del w:id="4392"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3" w:author="Molly McEvilley" w:date="2022-07-28T12:00:00Z"/>
                <w:iCs/>
              </w:rPr>
              <w:pPrChange w:id="4394" w:author="Molly McEvilley" w:date="2022-07-28T12:00:00Z">
                <w:pPr>
                  <w:pStyle w:val="NoSpacing"/>
                </w:pPr>
              </w:pPrChange>
            </w:pPr>
            <w:bookmarkStart w:id="4395" w:name="_Toc109988478"/>
            <w:bookmarkStart w:id="4396" w:name="_Toc109993442"/>
            <w:del w:id="4397" w:author="Molly McEvilley" w:date="2022-07-28T12:00:00Z">
              <w:r w:rsidDel="002F5BE6">
                <w:rPr>
                  <w:iCs/>
                </w:rPr>
                <w:delText>Status1/Status3</w:delText>
              </w:r>
              <w:bookmarkEnd w:id="4395"/>
              <w:bookmarkEnd w:id="4396"/>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8" w:author="Molly McEvilley" w:date="2022-07-28T12:00:00Z"/>
              </w:rPr>
              <w:pPrChange w:id="4399" w:author="Molly McEvilley" w:date="2022-07-28T12:00:00Z">
                <w:pPr>
                  <w:pStyle w:val="NoSpacing"/>
                </w:pPr>
              </w:pPrChange>
            </w:pPr>
            <w:bookmarkStart w:id="4400" w:name="_Toc109988479"/>
            <w:bookmarkStart w:id="4401" w:name="_Toc109993443"/>
            <w:del w:id="4402" w:author="Molly McEvilley" w:date="2022-07-28T12:00:00Z">
              <w:r w:rsidDel="002F5BE6">
                <w:delText>1</w:delText>
              </w:r>
              <w:bookmarkEnd w:id="4400"/>
              <w:bookmarkEnd w:id="4401"/>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3" w:author="Molly McEvilley" w:date="2022-07-28T12:00:00Z"/>
              </w:rPr>
              <w:pPrChange w:id="4404" w:author="Molly McEvilley" w:date="2022-07-28T12:00:00Z">
                <w:pPr>
                  <w:pStyle w:val="NoSpacing"/>
                </w:pPr>
              </w:pPrChange>
            </w:pPr>
            <w:bookmarkStart w:id="4405" w:name="_Toc109988480"/>
            <w:bookmarkStart w:id="4406" w:name="_Toc109993444"/>
            <w:del w:id="4407" w:author="Molly McEvilley" w:date="2022-07-28T12:00:00Z">
              <w:r w:rsidDel="002F5BE6">
                <w:delText>Not NULL</w:delText>
              </w:r>
              <w:bookmarkEnd w:id="4405"/>
              <w:bookmarkEnd w:id="4406"/>
            </w:del>
          </w:p>
        </w:tc>
      </w:tr>
      <w:tr w:rsidR="003F2061" w:rsidDel="002F5BE6" w14:paraId="7B4C7806" w14:textId="7C294EF0" w:rsidTr="003F2061">
        <w:trPr>
          <w:gridAfter w:val="1"/>
          <w:wAfter w:w="10" w:type="dxa"/>
          <w:trHeight w:val="216"/>
          <w:del w:id="4408"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9" w:author="Molly McEvilley" w:date="2022-07-28T12:00:00Z"/>
                <w:iCs/>
              </w:rPr>
              <w:pPrChange w:id="4410" w:author="Molly McEvilley" w:date="2022-07-28T12:00:00Z">
                <w:pPr>
                  <w:pStyle w:val="NoSpacing"/>
                </w:pPr>
              </w:pPrChange>
            </w:pPr>
            <w:bookmarkStart w:id="4411" w:name="_Toc109988481"/>
            <w:bookmarkStart w:id="4412" w:name="_Toc109993445"/>
            <w:del w:id="4413" w:author="Molly McEvilley" w:date="2022-07-28T12:00:00Z">
              <w:r w:rsidDel="002F5BE6">
                <w:rPr>
                  <w:iCs/>
                </w:rPr>
                <w:delText>RelationshipToHoH</w:delText>
              </w:r>
              <w:bookmarkEnd w:id="4411"/>
              <w:bookmarkEnd w:id="4412"/>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4" w:author="Molly McEvilley" w:date="2022-07-28T12:00:00Z"/>
              </w:rPr>
              <w:pPrChange w:id="4415" w:author="Molly McEvilley" w:date="2022-07-28T12:00:00Z">
                <w:pPr>
                  <w:pStyle w:val="NoSpacing"/>
                </w:pPr>
              </w:pPrChange>
            </w:pPr>
            <w:bookmarkStart w:id="4416" w:name="_Toc109988482"/>
            <w:bookmarkStart w:id="4417" w:name="_Toc109993446"/>
            <w:del w:id="4418" w:author="Molly McEvilley" w:date="2022-07-28T12:00:00Z">
              <w:r w:rsidDel="002F5BE6">
                <w:delText>--</w:delText>
              </w:r>
              <w:bookmarkEnd w:id="4416"/>
              <w:bookmarkEnd w:id="4417"/>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9" w:author="Molly McEvilley" w:date="2022-07-28T12:00:00Z"/>
              </w:rPr>
              <w:pPrChange w:id="4420" w:author="Molly McEvilley" w:date="2022-07-28T12:00:00Z">
                <w:pPr>
                  <w:pStyle w:val="NoSpacing"/>
                </w:pPr>
              </w:pPrChange>
            </w:pPr>
            <w:bookmarkStart w:id="4421" w:name="_Toc109988483"/>
            <w:bookmarkStart w:id="4422" w:name="_Toc109993447"/>
            <w:del w:id="4423" w:author="Molly McEvilley" w:date="2022-07-28T12:00:00Z">
              <w:r w:rsidDel="002F5BE6">
                <w:delText>1</w:delText>
              </w:r>
              <w:bookmarkEnd w:id="4421"/>
              <w:bookmarkEnd w:id="4422"/>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424" w:author="Molly McEvilley" w:date="2022-07-28T12:00:00Z"/>
        </w:rPr>
        <w:pPrChange w:id="4425" w:author="Molly McEvilley" w:date="2022-07-28T12:00:00Z">
          <w:pPr/>
        </w:pPrChange>
      </w:pPr>
      <w:bookmarkStart w:id="4426" w:name="_Toc109988484"/>
      <w:bookmarkStart w:id="4427" w:name="_Toc109993448"/>
      <w:del w:id="4428" w:author="Molly McEvilley" w:date="2022-07-28T12:00:00Z">
        <w:r w:rsidDel="002F5BE6">
          <w:delText>And:</w:delText>
        </w:r>
        <w:bookmarkEnd w:id="4426"/>
        <w:bookmarkEnd w:id="4427"/>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429"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0" w:author="Molly McEvilley" w:date="2022-07-28T12:00:00Z"/>
                <w:b/>
                <w:bCs/>
              </w:rPr>
              <w:pPrChange w:id="4431" w:author="Molly McEvilley" w:date="2022-07-28T12:00:00Z">
                <w:pPr>
                  <w:pStyle w:val="NoSpacing"/>
                </w:pPr>
              </w:pPrChange>
            </w:pPr>
            <w:bookmarkStart w:id="4432" w:name="_Toc109988485"/>
            <w:bookmarkStart w:id="4433" w:name="_Toc109993449"/>
            <w:del w:id="4434" w:author="Molly McEvilley" w:date="2022-07-28T12:00:00Z">
              <w:r w:rsidRPr="003C4035" w:rsidDel="002F5BE6">
                <w:rPr>
                  <w:b/>
                  <w:bCs/>
                </w:rPr>
                <w:delText>hmis_Enrollment</w:delText>
              </w:r>
              <w:bookmarkEnd w:id="4432"/>
              <w:bookmarkEnd w:id="4433"/>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5" w:author="Molly McEvilley" w:date="2022-07-28T12:00:00Z"/>
                <w:b/>
                <w:bCs/>
              </w:rPr>
              <w:pPrChange w:id="4436" w:author="Molly McEvilley" w:date="2022-07-28T12:00:00Z">
                <w:pPr>
                  <w:pStyle w:val="NoSpacing"/>
                </w:pPr>
              </w:pPrChange>
            </w:pPr>
            <w:bookmarkStart w:id="4437" w:name="_Toc109988486"/>
            <w:bookmarkStart w:id="4438" w:name="_Toc109993450"/>
            <w:del w:id="4439" w:author="Molly McEvilley" w:date="2022-07-28T12:00:00Z">
              <w:r w:rsidRPr="00956E23" w:rsidDel="002F5BE6">
                <w:rPr>
                  <w:b/>
                  <w:bCs/>
                </w:rPr>
                <w:delText>Condition 1</w:delText>
              </w:r>
              <w:bookmarkEnd w:id="4437"/>
              <w:bookmarkEnd w:id="4438"/>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0" w:author="Molly McEvilley" w:date="2022-07-28T12:00:00Z"/>
                <w:b/>
                <w:bCs/>
              </w:rPr>
              <w:pPrChange w:id="4441" w:author="Molly McEvilley" w:date="2022-07-28T12:00:00Z">
                <w:pPr>
                  <w:pStyle w:val="NoSpacing"/>
                </w:pPr>
              </w:pPrChange>
            </w:pPr>
            <w:bookmarkStart w:id="4442" w:name="_Toc109988487"/>
            <w:bookmarkStart w:id="4443" w:name="_Toc109993451"/>
            <w:del w:id="4444" w:author="Molly McEvilley" w:date="2022-07-28T12:00:00Z">
              <w:r w:rsidDel="002F5BE6">
                <w:rPr>
                  <w:b/>
                  <w:bCs/>
                </w:rPr>
                <w:delText xml:space="preserve">or </w:delText>
              </w:r>
              <w:r w:rsidRPr="00956E23" w:rsidDel="002F5BE6">
                <w:rPr>
                  <w:b/>
                  <w:bCs/>
                </w:rPr>
                <w:delText>Condition 2</w:delText>
              </w:r>
              <w:bookmarkEnd w:id="4442"/>
              <w:bookmarkEnd w:id="4443"/>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5" w:author="Molly McEvilley" w:date="2022-07-28T12:00:00Z"/>
                <w:b/>
                <w:bCs/>
              </w:rPr>
              <w:pPrChange w:id="4446" w:author="Molly McEvilley" w:date="2022-07-28T12:00:00Z">
                <w:pPr>
                  <w:pStyle w:val="NoSpacing"/>
                </w:pPr>
              </w:pPrChange>
            </w:pPr>
            <w:bookmarkStart w:id="4447" w:name="_Toc109988488"/>
            <w:bookmarkStart w:id="4448" w:name="_Toc109993452"/>
            <w:del w:id="4449"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447"/>
              <w:bookmarkEnd w:id="4448"/>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0" w:author="Molly McEvilley" w:date="2022-07-28T12:00:00Z"/>
                <w:b/>
                <w:bCs/>
              </w:rPr>
              <w:pPrChange w:id="4451" w:author="Molly McEvilley" w:date="2022-07-28T12:00:00Z">
                <w:pPr>
                  <w:pStyle w:val="NoSpacing"/>
                </w:pPr>
              </w:pPrChange>
            </w:pPr>
            <w:bookmarkStart w:id="4452" w:name="_Toc109988489"/>
            <w:bookmarkStart w:id="4453" w:name="_Toc109993453"/>
            <w:del w:id="4454" w:author="Molly McEvilley" w:date="2022-07-28T12:00:00Z">
              <w:r w:rsidDel="002F5BE6">
                <w:rPr>
                  <w:b/>
                  <w:bCs/>
                </w:rPr>
                <w:delText xml:space="preserve">or </w:delText>
              </w:r>
              <w:r w:rsidRPr="003C4035" w:rsidDel="002F5BE6">
                <w:rPr>
                  <w:b/>
                  <w:bCs/>
                </w:rPr>
                <w:delText>Condition 4</w:delText>
              </w:r>
              <w:bookmarkEnd w:id="4452"/>
              <w:bookmarkEnd w:id="4453"/>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5" w:author="Molly McEvilley" w:date="2022-07-28T12:00:00Z"/>
                <w:b/>
                <w:bCs/>
              </w:rPr>
              <w:pPrChange w:id="4456" w:author="Molly McEvilley" w:date="2022-07-28T12:00:00Z">
                <w:pPr>
                  <w:pStyle w:val="NoSpacing"/>
                </w:pPr>
              </w:pPrChange>
            </w:pPr>
            <w:bookmarkStart w:id="4457" w:name="_Toc109988490"/>
            <w:bookmarkStart w:id="4458" w:name="_Toc109993454"/>
            <w:del w:id="4459" w:author="Molly McEvilley" w:date="2022-07-28T12:00:00Z">
              <w:r w:rsidDel="002F5BE6">
                <w:rPr>
                  <w:b/>
                  <w:bCs/>
                </w:rPr>
                <w:delText>or Condition 5</w:delText>
              </w:r>
              <w:bookmarkEnd w:id="4457"/>
              <w:bookmarkEnd w:id="4458"/>
            </w:del>
          </w:p>
        </w:tc>
      </w:tr>
      <w:tr w:rsidR="00601EDE" w:rsidDel="002F5BE6" w14:paraId="03FA0ACE" w14:textId="32B64526" w:rsidTr="001F4530">
        <w:trPr>
          <w:cantSplit/>
          <w:trHeight w:val="216"/>
          <w:del w:id="4460"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1" w:author="Molly McEvilley" w:date="2022-07-28T12:00:00Z"/>
                <w:iCs/>
              </w:rPr>
              <w:pPrChange w:id="4462" w:author="Molly McEvilley" w:date="2022-07-28T12:00:00Z">
                <w:pPr>
                  <w:pStyle w:val="NoSpacing"/>
                </w:pPr>
              </w:pPrChange>
            </w:pPr>
            <w:bookmarkStart w:id="4463" w:name="_Toc109988491"/>
            <w:bookmarkStart w:id="4464" w:name="_Toc109993455"/>
            <w:del w:id="4465" w:author="Molly McEvilley" w:date="2022-07-28T12:00:00Z">
              <w:r w:rsidRPr="00956E23" w:rsidDel="002F5BE6">
                <w:rPr>
                  <w:rFonts w:cs="Open Sans"/>
                  <w:iCs/>
                </w:rPr>
                <w:delText>DateToESSHStreet</w:delText>
              </w:r>
              <w:bookmarkEnd w:id="4463"/>
              <w:bookmarkEnd w:id="4464"/>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6" w:author="Molly McEvilley" w:date="2022-07-28T12:00:00Z"/>
                <w:iCs/>
              </w:rPr>
              <w:pPrChange w:id="4467" w:author="Molly McEvilley" w:date="2022-07-28T12:00:00Z">
                <w:pPr>
                  <w:pStyle w:val="NoSpacing"/>
                </w:pPr>
              </w:pPrChange>
            </w:pPr>
            <w:bookmarkStart w:id="4468" w:name="_Toc109988492"/>
            <w:bookmarkStart w:id="4469" w:name="_Toc109993456"/>
            <w:del w:id="4470" w:author="Molly McEvilley" w:date="2022-07-28T12:00:00Z">
              <w:r w:rsidRPr="00956E23" w:rsidDel="002F5BE6">
                <w:rPr>
                  <w:iCs/>
                </w:rPr>
                <w:delText>&gt; EntryDate</w:delText>
              </w:r>
              <w:bookmarkEnd w:id="4468"/>
              <w:bookmarkEnd w:id="4469"/>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1" w:author="Molly McEvilley" w:date="2022-07-28T12:00:00Z"/>
                <w:iCs/>
              </w:rPr>
              <w:pPrChange w:id="4472" w:author="Molly McEvilley" w:date="2022-07-28T12:00:00Z">
                <w:pPr>
                  <w:pStyle w:val="NoSpacing"/>
                </w:pPr>
              </w:pPrChange>
            </w:pPr>
            <w:bookmarkStart w:id="4473" w:name="_Toc109988493"/>
            <w:bookmarkStart w:id="4474" w:name="_Toc109993457"/>
            <w:del w:id="4475" w:author="Molly McEvilley" w:date="2022-07-28T12:00:00Z">
              <w:r w:rsidDel="002F5BE6">
                <w:rPr>
                  <w:iCs/>
                </w:rPr>
                <w:delText>NULL</w:delText>
              </w:r>
              <w:bookmarkEnd w:id="4473"/>
              <w:bookmarkEnd w:id="4474"/>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6" w:author="Molly McEvilley" w:date="2022-07-28T12:00:00Z"/>
                <w:iCs/>
              </w:rPr>
              <w:pPrChange w:id="4477" w:author="Molly McEvilley" w:date="2022-07-28T12:00:00Z">
                <w:pPr>
                  <w:pStyle w:val="NoSpacing"/>
                </w:pPr>
              </w:pPrChange>
            </w:pPr>
            <w:bookmarkStart w:id="4478" w:name="_Toc109988494"/>
            <w:bookmarkStart w:id="4479" w:name="_Toc109993458"/>
            <w:del w:id="4480" w:author="Molly McEvilley" w:date="2022-07-28T12:00:00Z">
              <w:r w:rsidDel="002F5BE6">
                <w:rPr>
                  <w:iCs/>
                </w:rPr>
                <w:delText>NULL</w:delText>
              </w:r>
              <w:bookmarkEnd w:id="4478"/>
              <w:bookmarkEnd w:id="4479"/>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1" w:author="Molly McEvilley" w:date="2022-07-28T12:00:00Z"/>
                <w:iCs/>
              </w:rPr>
              <w:pPrChange w:id="4482" w:author="Molly McEvilley" w:date="2022-07-28T12:00:00Z">
                <w:pPr>
                  <w:pStyle w:val="NoSpacing"/>
                </w:pPr>
              </w:pPrChange>
            </w:pPr>
            <w:bookmarkStart w:id="4483" w:name="_Toc109988495"/>
            <w:bookmarkStart w:id="4484" w:name="_Toc109993459"/>
            <w:del w:id="4485" w:author="Molly McEvilley" w:date="2022-07-28T12:00:00Z">
              <w:r w:rsidDel="002F5BE6">
                <w:rPr>
                  <w:iCs/>
                </w:rPr>
                <w:delText>NULL</w:delText>
              </w:r>
              <w:bookmarkEnd w:id="4483"/>
              <w:bookmarkEnd w:id="4484"/>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6" w:author="Molly McEvilley" w:date="2022-07-28T12:00:00Z"/>
                <w:iCs/>
              </w:rPr>
              <w:pPrChange w:id="4487" w:author="Molly McEvilley" w:date="2022-07-28T12:00:00Z">
                <w:pPr>
                  <w:pStyle w:val="NoSpacing"/>
                </w:pPr>
              </w:pPrChange>
            </w:pPr>
            <w:bookmarkStart w:id="4488" w:name="_Toc109988496"/>
            <w:bookmarkStart w:id="4489" w:name="_Toc109993460"/>
            <w:del w:id="4490" w:author="Molly McEvilley" w:date="2022-07-28T12:00:00Z">
              <w:r w:rsidDel="002F5BE6">
                <w:rPr>
                  <w:iCs/>
                </w:rPr>
                <w:delText>NULL</w:delText>
              </w:r>
              <w:bookmarkEnd w:id="4488"/>
              <w:bookmarkEnd w:id="4489"/>
            </w:del>
          </w:p>
        </w:tc>
      </w:tr>
      <w:tr w:rsidR="00601EDE" w:rsidDel="002F5BE6" w14:paraId="0EBE0647" w14:textId="1F5E89C1" w:rsidTr="001F4530">
        <w:trPr>
          <w:cantSplit/>
          <w:trHeight w:val="216"/>
          <w:del w:id="4491"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2" w:author="Molly McEvilley" w:date="2022-07-28T12:00:00Z"/>
                <w:iCs/>
              </w:rPr>
              <w:pPrChange w:id="4493" w:author="Molly McEvilley" w:date="2022-07-28T12:00:00Z">
                <w:pPr>
                  <w:pStyle w:val="NoSpacing"/>
                </w:pPr>
              </w:pPrChange>
            </w:pPr>
            <w:bookmarkStart w:id="4494" w:name="_Toc109988497"/>
            <w:bookmarkStart w:id="4495" w:name="_Toc109993461"/>
            <w:del w:id="4496" w:author="Molly McEvilley" w:date="2022-07-28T12:00:00Z">
              <w:r w:rsidRPr="00956E23" w:rsidDel="002F5BE6">
                <w:rPr>
                  <w:rFonts w:cs="Open Sans"/>
                  <w:iCs/>
                </w:rPr>
                <w:delText>LivingSituation</w:delText>
              </w:r>
              <w:bookmarkEnd w:id="4494"/>
              <w:bookmarkEnd w:id="4495"/>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7" w:author="Molly McEvilley" w:date="2022-07-28T12:00:00Z"/>
                <w:iCs/>
              </w:rPr>
              <w:pPrChange w:id="4498" w:author="Molly McEvilley" w:date="2022-07-28T12:00:00Z">
                <w:pPr>
                  <w:pStyle w:val="NoSpacing"/>
                </w:pPr>
              </w:pPrChange>
            </w:pPr>
            <w:bookmarkStart w:id="4499" w:name="_Toc109988498"/>
            <w:bookmarkStart w:id="4500" w:name="_Toc109993462"/>
            <w:del w:id="4501" w:author="Molly McEvilley" w:date="2022-07-28T12:00:00Z">
              <w:r w:rsidRPr="00956E23" w:rsidDel="002F5BE6">
                <w:rPr>
                  <w:iCs/>
                </w:rPr>
                <w:delText>--</w:delText>
              </w:r>
              <w:bookmarkEnd w:id="4499"/>
              <w:bookmarkEnd w:id="4500"/>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2" w:author="Molly McEvilley" w:date="2022-07-28T12:00:00Z"/>
                <w:iCs/>
              </w:rPr>
              <w:pPrChange w:id="4503" w:author="Molly McEvilley" w:date="2022-07-28T12:00:00Z">
                <w:pPr>
                  <w:pStyle w:val="NoSpacing"/>
                </w:pPr>
              </w:pPrChange>
            </w:pPr>
            <w:bookmarkStart w:id="4504" w:name="_Toc109988499"/>
            <w:bookmarkStart w:id="4505" w:name="_Toc109993463"/>
            <w:del w:id="4506" w:author="Molly McEvilley" w:date="2022-07-28T12:00:00Z">
              <w:r w:rsidRPr="00956E23" w:rsidDel="002F5BE6">
                <w:rPr>
                  <w:iCs/>
                </w:rPr>
                <w:delText>in (1,16,18,27)</w:delText>
              </w:r>
              <w:bookmarkEnd w:id="4504"/>
              <w:bookmarkEnd w:id="4505"/>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7" w:author="Molly McEvilley" w:date="2022-07-28T12:00:00Z"/>
                <w:iCs/>
              </w:rPr>
              <w:pPrChange w:id="4508" w:author="Molly McEvilley" w:date="2022-07-28T12:00:00Z">
                <w:pPr>
                  <w:pStyle w:val="NoSpacing"/>
                </w:pPr>
              </w:pPrChange>
            </w:pPr>
            <w:bookmarkStart w:id="4509" w:name="_Toc109988500"/>
            <w:bookmarkStart w:id="4510" w:name="_Toc109993464"/>
            <w:del w:id="4511" w:author="Molly McEvilley" w:date="2022-07-28T12:00:00Z">
              <w:r w:rsidRPr="00956E23" w:rsidDel="002F5BE6">
                <w:rPr>
                  <w:iCs/>
                </w:rPr>
                <w:delText>--</w:delText>
              </w:r>
              <w:bookmarkEnd w:id="4509"/>
              <w:bookmarkEnd w:id="4510"/>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2" w:author="Molly McEvilley" w:date="2022-07-28T12:00:00Z"/>
                <w:iCs/>
              </w:rPr>
              <w:pPrChange w:id="4513" w:author="Molly McEvilley" w:date="2022-07-28T12:00:00Z">
                <w:pPr>
                  <w:pStyle w:val="NoSpacing"/>
                </w:pPr>
              </w:pPrChange>
            </w:pPr>
            <w:bookmarkStart w:id="4514" w:name="_Toc109988501"/>
            <w:bookmarkStart w:id="4515" w:name="_Toc109993465"/>
            <w:del w:id="4516"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514"/>
              <w:bookmarkEnd w:id="4515"/>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7" w:author="Molly McEvilley" w:date="2022-07-28T12:00:00Z"/>
                <w:rFonts w:cs="Open Sans"/>
                <w:iCs/>
              </w:rPr>
              <w:pPrChange w:id="4518" w:author="Molly McEvilley" w:date="2022-07-28T12:00:00Z">
                <w:pPr>
                  <w:pStyle w:val="NoSpacing"/>
                </w:pPr>
              </w:pPrChange>
            </w:pPr>
            <w:bookmarkStart w:id="4519" w:name="_Toc109988502"/>
            <w:bookmarkStart w:id="4520" w:name="_Toc109993466"/>
            <w:del w:id="4521" w:author="Molly McEvilley" w:date="2022-07-28T12:00:00Z">
              <w:r w:rsidDel="002F5BE6">
                <w:rPr>
                  <w:rFonts w:cs="Open Sans"/>
                  <w:iCs/>
                </w:rPr>
                <w:delText>--</w:delText>
              </w:r>
              <w:bookmarkEnd w:id="4519"/>
              <w:bookmarkEnd w:id="4520"/>
            </w:del>
          </w:p>
        </w:tc>
      </w:tr>
      <w:tr w:rsidR="00601EDE" w:rsidDel="002F5BE6" w14:paraId="027DE733" w14:textId="4DB290D7" w:rsidTr="001F4530">
        <w:trPr>
          <w:cantSplit/>
          <w:trHeight w:val="216"/>
          <w:del w:id="4522"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3" w:author="Molly McEvilley" w:date="2022-07-28T12:00:00Z"/>
                <w:rFonts w:cs="Open Sans"/>
                <w:iCs/>
              </w:rPr>
              <w:pPrChange w:id="4524" w:author="Molly McEvilley" w:date="2022-07-28T12:00:00Z">
                <w:pPr>
                  <w:pStyle w:val="NoSpacing"/>
                </w:pPr>
              </w:pPrChange>
            </w:pPr>
            <w:bookmarkStart w:id="4525" w:name="_Toc109988503"/>
            <w:bookmarkStart w:id="4526" w:name="_Toc109993467"/>
            <w:del w:id="4527" w:author="Molly McEvilley" w:date="2022-07-28T12:00:00Z">
              <w:r w:rsidRPr="00956E23" w:rsidDel="002F5BE6">
                <w:rPr>
                  <w:rFonts w:cs="Open Sans"/>
                  <w:iCs/>
                </w:rPr>
                <w:delText>LengthOfStay</w:delText>
              </w:r>
              <w:bookmarkEnd w:id="4525"/>
              <w:bookmarkEnd w:id="4526"/>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8" w:author="Molly McEvilley" w:date="2022-07-28T12:00:00Z"/>
                <w:iCs/>
              </w:rPr>
              <w:pPrChange w:id="4529" w:author="Molly McEvilley" w:date="2022-07-28T12:00:00Z">
                <w:pPr>
                  <w:pStyle w:val="NoSpacing"/>
                </w:pPr>
              </w:pPrChange>
            </w:pPr>
            <w:bookmarkStart w:id="4530" w:name="_Toc109988504"/>
            <w:bookmarkStart w:id="4531" w:name="_Toc109993468"/>
            <w:del w:id="4532" w:author="Molly McEvilley" w:date="2022-07-28T12:00:00Z">
              <w:r w:rsidRPr="00956E23" w:rsidDel="002F5BE6">
                <w:rPr>
                  <w:iCs/>
                </w:rPr>
                <w:delText>--</w:delText>
              </w:r>
              <w:bookmarkEnd w:id="4530"/>
              <w:bookmarkEnd w:id="4531"/>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3" w:author="Molly McEvilley" w:date="2022-07-28T12:00:00Z"/>
                <w:iCs/>
              </w:rPr>
              <w:pPrChange w:id="4534" w:author="Molly McEvilley" w:date="2022-07-28T12:00:00Z">
                <w:pPr>
                  <w:pStyle w:val="NoSpacing"/>
                </w:pPr>
              </w:pPrChange>
            </w:pPr>
            <w:bookmarkStart w:id="4535" w:name="_Toc109988505"/>
            <w:bookmarkStart w:id="4536" w:name="_Toc109993469"/>
            <w:del w:id="4537" w:author="Molly McEvilley" w:date="2022-07-28T12:00:00Z">
              <w:r w:rsidRPr="00956E23" w:rsidDel="002F5BE6">
                <w:rPr>
                  <w:iCs/>
                </w:rPr>
                <w:delText>--</w:delText>
              </w:r>
              <w:bookmarkEnd w:id="4535"/>
              <w:bookmarkEnd w:id="4536"/>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8" w:author="Molly McEvilley" w:date="2022-07-28T12:00:00Z"/>
                <w:iCs/>
              </w:rPr>
              <w:pPrChange w:id="4539" w:author="Molly McEvilley" w:date="2022-07-28T12:00:00Z">
                <w:pPr>
                  <w:pStyle w:val="NoSpacing"/>
                </w:pPr>
              </w:pPrChange>
            </w:pPr>
            <w:bookmarkStart w:id="4540" w:name="_Toc109988506"/>
            <w:bookmarkStart w:id="4541" w:name="_Toc109993470"/>
            <w:del w:id="4542" w:author="Molly McEvilley" w:date="2022-07-28T12:00:00Z">
              <w:r w:rsidRPr="00956E23" w:rsidDel="002F5BE6">
                <w:rPr>
                  <w:iCs/>
                </w:rPr>
                <w:delText>in (10,11)</w:delText>
              </w:r>
              <w:bookmarkEnd w:id="4540"/>
              <w:bookmarkEnd w:id="4541"/>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3" w:author="Molly McEvilley" w:date="2022-07-28T12:00:00Z"/>
                <w:iCs/>
              </w:rPr>
              <w:pPrChange w:id="4544" w:author="Molly McEvilley" w:date="2022-07-28T12:00:00Z">
                <w:pPr>
                  <w:pStyle w:val="NoSpacing"/>
                </w:pPr>
              </w:pPrChange>
            </w:pPr>
            <w:bookmarkStart w:id="4545" w:name="_Toc109988507"/>
            <w:bookmarkStart w:id="4546" w:name="_Toc109993471"/>
            <w:del w:id="4547" w:author="Molly McEvilley" w:date="2022-07-28T12:00:00Z">
              <w:r w:rsidRPr="00956E23" w:rsidDel="002F5BE6">
                <w:rPr>
                  <w:iCs/>
                </w:rPr>
                <w:delText>in (2,3)</w:delText>
              </w:r>
              <w:bookmarkEnd w:id="4545"/>
              <w:bookmarkEnd w:id="4546"/>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8" w:author="Molly McEvilley" w:date="2022-07-28T12:00:00Z"/>
                <w:iCs/>
              </w:rPr>
              <w:pPrChange w:id="4549" w:author="Molly McEvilley" w:date="2022-07-28T12:00:00Z">
                <w:pPr>
                  <w:pStyle w:val="NoSpacing"/>
                </w:pPr>
              </w:pPrChange>
            </w:pPr>
            <w:bookmarkStart w:id="4550" w:name="_Toc109988508"/>
            <w:bookmarkStart w:id="4551" w:name="_Toc109993472"/>
            <w:del w:id="4552" w:author="Molly McEvilley" w:date="2022-07-28T12:00:00Z">
              <w:r w:rsidDel="002F5BE6">
                <w:rPr>
                  <w:iCs/>
                </w:rPr>
                <w:delText>--</w:delText>
              </w:r>
              <w:bookmarkEnd w:id="4550"/>
              <w:bookmarkEnd w:id="4551"/>
            </w:del>
          </w:p>
        </w:tc>
      </w:tr>
      <w:tr w:rsidR="00601EDE" w:rsidDel="002F5BE6" w14:paraId="63D65F52" w14:textId="1B7774BB" w:rsidTr="001F4530">
        <w:trPr>
          <w:cantSplit/>
          <w:trHeight w:val="216"/>
          <w:del w:id="4553"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4" w:author="Molly McEvilley" w:date="2022-07-28T12:00:00Z"/>
                <w:rFonts w:cs="Open Sans"/>
                <w:iCs/>
              </w:rPr>
              <w:pPrChange w:id="4555" w:author="Molly McEvilley" w:date="2022-07-28T12:00:00Z">
                <w:pPr>
                  <w:pStyle w:val="NoSpacing"/>
                </w:pPr>
              </w:pPrChange>
            </w:pPr>
            <w:bookmarkStart w:id="4556" w:name="_Toc109988509"/>
            <w:bookmarkStart w:id="4557" w:name="_Toc109993473"/>
            <w:del w:id="4558" w:author="Molly McEvilley" w:date="2022-07-28T12:00:00Z">
              <w:r w:rsidRPr="00956E23" w:rsidDel="002F5BE6">
                <w:rPr>
                  <w:rFonts w:cs="Open Sans"/>
                  <w:iCs/>
                </w:rPr>
                <w:delText>PreviousStreetESSH</w:delText>
              </w:r>
              <w:bookmarkEnd w:id="4556"/>
              <w:bookmarkEnd w:id="4557"/>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9" w:author="Molly McEvilley" w:date="2022-07-28T12:00:00Z"/>
                <w:iCs/>
              </w:rPr>
              <w:pPrChange w:id="4560" w:author="Molly McEvilley" w:date="2022-07-28T12:00:00Z">
                <w:pPr>
                  <w:pStyle w:val="NoSpacing"/>
                </w:pPr>
              </w:pPrChange>
            </w:pPr>
            <w:bookmarkStart w:id="4561" w:name="_Toc109988510"/>
            <w:bookmarkStart w:id="4562" w:name="_Toc109993474"/>
            <w:del w:id="4563" w:author="Molly McEvilley" w:date="2022-07-28T12:00:00Z">
              <w:r w:rsidRPr="00956E23" w:rsidDel="002F5BE6">
                <w:rPr>
                  <w:iCs/>
                </w:rPr>
                <w:delText>--</w:delText>
              </w:r>
              <w:bookmarkEnd w:id="4561"/>
              <w:bookmarkEnd w:id="4562"/>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4" w:author="Molly McEvilley" w:date="2022-07-28T12:00:00Z"/>
                <w:iCs/>
              </w:rPr>
              <w:pPrChange w:id="4565" w:author="Molly McEvilley" w:date="2022-07-28T12:00:00Z">
                <w:pPr>
                  <w:pStyle w:val="NoSpacing"/>
                </w:pPr>
              </w:pPrChange>
            </w:pPr>
            <w:bookmarkStart w:id="4566" w:name="_Toc109988511"/>
            <w:bookmarkStart w:id="4567" w:name="_Toc109993475"/>
            <w:del w:id="4568" w:author="Molly McEvilley" w:date="2022-07-28T12:00:00Z">
              <w:r w:rsidRPr="00956E23" w:rsidDel="002F5BE6">
                <w:rPr>
                  <w:iCs/>
                </w:rPr>
                <w:delText>--</w:delText>
              </w:r>
              <w:bookmarkEnd w:id="4566"/>
              <w:bookmarkEnd w:id="4567"/>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9" w:author="Molly McEvilley" w:date="2022-07-28T12:00:00Z"/>
                <w:iCs/>
              </w:rPr>
              <w:pPrChange w:id="4570" w:author="Molly McEvilley" w:date="2022-07-28T12:00:00Z">
                <w:pPr>
                  <w:pStyle w:val="NoSpacing"/>
                </w:pPr>
              </w:pPrChange>
            </w:pPr>
            <w:bookmarkStart w:id="4571" w:name="_Toc109988512"/>
            <w:bookmarkStart w:id="4572" w:name="_Toc109993476"/>
            <w:del w:id="4573" w:author="Molly McEvilley" w:date="2022-07-28T12:00:00Z">
              <w:r w:rsidRPr="00956E23" w:rsidDel="002F5BE6">
                <w:rPr>
                  <w:iCs/>
                </w:rPr>
                <w:delText xml:space="preserve">1 or is </w:delText>
              </w:r>
              <w:r w:rsidDel="002F5BE6">
                <w:rPr>
                  <w:iCs/>
                </w:rPr>
                <w:delText>NULL</w:delText>
              </w:r>
              <w:bookmarkEnd w:id="4571"/>
              <w:bookmarkEnd w:id="4572"/>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4" w:author="Molly McEvilley" w:date="2022-07-28T12:00:00Z"/>
                <w:iCs/>
              </w:rPr>
              <w:pPrChange w:id="4575" w:author="Molly McEvilley" w:date="2022-07-28T12:00:00Z">
                <w:pPr>
                  <w:pStyle w:val="NoSpacing"/>
                </w:pPr>
              </w:pPrChange>
            </w:pPr>
            <w:bookmarkStart w:id="4576" w:name="_Toc109988513"/>
            <w:bookmarkStart w:id="4577" w:name="_Toc109993477"/>
            <w:del w:id="4578" w:author="Molly McEvilley" w:date="2022-07-28T12:00:00Z">
              <w:r w:rsidRPr="00956E23" w:rsidDel="002F5BE6">
                <w:rPr>
                  <w:iCs/>
                </w:rPr>
                <w:delText xml:space="preserve">1 or is </w:delText>
              </w:r>
              <w:r w:rsidDel="002F5BE6">
                <w:rPr>
                  <w:iCs/>
                </w:rPr>
                <w:delText>NULL</w:delText>
              </w:r>
              <w:bookmarkEnd w:id="4576"/>
              <w:bookmarkEnd w:id="4577"/>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9" w:author="Molly McEvilley" w:date="2022-07-28T12:00:00Z"/>
                <w:iCs/>
              </w:rPr>
              <w:pPrChange w:id="4580" w:author="Molly McEvilley" w:date="2022-07-28T12:00:00Z">
                <w:pPr>
                  <w:pStyle w:val="NoSpacing"/>
                </w:pPr>
              </w:pPrChange>
            </w:pPr>
            <w:bookmarkStart w:id="4581" w:name="_Toc109988514"/>
            <w:bookmarkStart w:id="4582" w:name="_Toc109993478"/>
            <w:del w:id="4583" w:author="Molly McEvilley" w:date="2022-07-28T12:00:00Z">
              <w:r w:rsidDel="002F5BE6">
                <w:rPr>
                  <w:iCs/>
                </w:rPr>
                <w:delText>--</w:delText>
              </w:r>
              <w:bookmarkEnd w:id="4581"/>
              <w:bookmarkEnd w:id="4582"/>
            </w:del>
          </w:p>
        </w:tc>
      </w:tr>
      <w:tr w:rsidR="003A2F39" w:rsidDel="002F5BE6" w14:paraId="7E955679" w14:textId="22C07A2F" w:rsidTr="001F4530">
        <w:trPr>
          <w:cantSplit/>
          <w:trHeight w:val="216"/>
          <w:del w:id="4584"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5" w:author="Molly McEvilley" w:date="2022-07-28T12:00:00Z"/>
                <w:rFonts w:cs="Open Sans"/>
                <w:iCs/>
              </w:rPr>
              <w:pPrChange w:id="4586" w:author="Molly McEvilley" w:date="2022-07-28T12:00:00Z">
                <w:pPr>
                  <w:pStyle w:val="NoSpacing"/>
                </w:pPr>
              </w:pPrChange>
            </w:pPr>
            <w:bookmarkStart w:id="4587" w:name="_Toc109988515"/>
            <w:bookmarkStart w:id="4588" w:name="_Toc109993479"/>
            <w:del w:id="4589" w:author="Molly McEvilley" w:date="2022-07-28T12:00:00Z">
              <w:r w:rsidDel="002F5BE6">
                <w:rPr>
                  <w:rFonts w:cs="Open Sans"/>
                  <w:iCs/>
                </w:rPr>
                <w:delText>ProjectType</w:delText>
              </w:r>
              <w:bookmarkEnd w:id="4587"/>
              <w:bookmarkEnd w:id="4588"/>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0" w:author="Molly McEvilley" w:date="2022-07-28T12:00:00Z"/>
                <w:iCs/>
              </w:rPr>
              <w:pPrChange w:id="4591" w:author="Molly McEvilley" w:date="2022-07-28T12:00:00Z">
                <w:pPr>
                  <w:pStyle w:val="NoSpacing"/>
                </w:pPr>
              </w:pPrChange>
            </w:pPr>
            <w:bookmarkStart w:id="4592" w:name="_Toc109988516"/>
            <w:bookmarkStart w:id="4593" w:name="_Toc109993480"/>
            <w:del w:id="4594" w:author="Molly McEvilley" w:date="2022-07-28T12:00:00Z">
              <w:r w:rsidDel="002F5BE6">
                <w:rPr>
                  <w:iCs/>
                </w:rPr>
                <w:delText>--</w:delText>
              </w:r>
              <w:bookmarkEnd w:id="4592"/>
              <w:bookmarkEnd w:id="4593"/>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5" w:author="Molly McEvilley" w:date="2022-07-28T12:00:00Z"/>
                <w:iCs/>
              </w:rPr>
              <w:pPrChange w:id="4596" w:author="Molly McEvilley" w:date="2022-07-28T12:00:00Z">
                <w:pPr>
                  <w:pStyle w:val="NoSpacing"/>
                </w:pPr>
              </w:pPrChange>
            </w:pPr>
            <w:bookmarkStart w:id="4597" w:name="_Toc109988517"/>
            <w:bookmarkStart w:id="4598" w:name="_Toc109993481"/>
            <w:del w:id="4599" w:author="Molly McEvilley" w:date="2022-07-28T12:00:00Z">
              <w:r w:rsidDel="002F5BE6">
                <w:rPr>
                  <w:iCs/>
                </w:rPr>
                <w:delText>--</w:delText>
              </w:r>
              <w:bookmarkEnd w:id="4597"/>
              <w:bookmarkEnd w:id="4598"/>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0" w:author="Molly McEvilley" w:date="2022-07-28T12:00:00Z"/>
                <w:iCs/>
              </w:rPr>
              <w:pPrChange w:id="4601" w:author="Molly McEvilley" w:date="2022-07-28T12:00:00Z">
                <w:pPr>
                  <w:pStyle w:val="NoSpacing"/>
                </w:pPr>
              </w:pPrChange>
            </w:pPr>
            <w:bookmarkStart w:id="4602" w:name="_Toc109988518"/>
            <w:bookmarkStart w:id="4603" w:name="_Toc109993482"/>
            <w:del w:id="4604" w:author="Molly McEvilley" w:date="2022-07-28T12:00:00Z">
              <w:r w:rsidDel="002F5BE6">
                <w:rPr>
                  <w:iCs/>
                </w:rPr>
                <w:delText>--</w:delText>
              </w:r>
              <w:bookmarkEnd w:id="4602"/>
              <w:bookmarkEnd w:id="4603"/>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5" w:author="Molly McEvilley" w:date="2022-07-28T12:00:00Z"/>
                <w:iCs/>
              </w:rPr>
              <w:pPrChange w:id="4606" w:author="Molly McEvilley" w:date="2022-07-28T12:00:00Z">
                <w:pPr>
                  <w:pStyle w:val="NoSpacing"/>
                </w:pPr>
              </w:pPrChange>
            </w:pPr>
            <w:bookmarkStart w:id="4607" w:name="_Toc109988519"/>
            <w:bookmarkStart w:id="4608" w:name="_Toc109993483"/>
            <w:del w:id="4609" w:author="Molly McEvilley" w:date="2022-07-28T12:00:00Z">
              <w:r w:rsidDel="002F5BE6">
                <w:rPr>
                  <w:iCs/>
                </w:rPr>
                <w:delText>--</w:delText>
              </w:r>
              <w:bookmarkEnd w:id="4607"/>
              <w:bookmarkEnd w:id="4608"/>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0" w:author="Molly McEvilley" w:date="2022-07-28T12:00:00Z"/>
                <w:iCs/>
              </w:rPr>
              <w:pPrChange w:id="4611" w:author="Molly McEvilley" w:date="2022-07-28T12:00:00Z">
                <w:pPr>
                  <w:pStyle w:val="NoSpacing"/>
                </w:pPr>
              </w:pPrChange>
            </w:pPr>
            <w:bookmarkStart w:id="4612" w:name="_Toc109988520"/>
            <w:bookmarkStart w:id="4613" w:name="_Toc109993484"/>
            <w:del w:id="4614" w:author="Molly McEvilley" w:date="2022-07-28T12:00:00Z">
              <w:r w:rsidDel="002F5BE6">
                <w:rPr>
                  <w:iCs/>
                </w:rPr>
                <w:delText>In (1,8)</w:delText>
              </w:r>
              <w:bookmarkEnd w:id="4612"/>
              <w:bookmarkEnd w:id="4613"/>
            </w:del>
          </w:p>
        </w:tc>
      </w:tr>
    </w:tbl>
    <w:p w14:paraId="7055734C" w14:textId="03EFAB8E" w:rsidR="000C20AF" w:rsidDel="002F5BE6" w:rsidRDefault="000C20AF">
      <w:pPr>
        <w:pStyle w:val="Heading3"/>
        <w:numPr>
          <w:ilvl w:val="1"/>
          <w:numId w:val="2"/>
        </w:numPr>
        <w:shd w:val="clear" w:color="auto" w:fill="F0F0F2"/>
        <w:ind w:left="720" w:hanging="720"/>
        <w:contextualSpacing/>
        <w:rPr>
          <w:del w:id="4615" w:author="Molly McEvilley" w:date="2022-07-28T12:00:00Z"/>
        </w:rPr>
        <w:pPrChange w:id="4616" w:author="Molly McEvilley" w:date="2022-07-28T12:00:00Z">
          <w:pPr>
            <w:pStyle w:val="Heading3"/>
          </w:pPr>
        </w:pPrChange>
      </w:pPr>
      <w:del w:id="4617"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18" w:author="Molly McEvilley" w:date="2022-07-28T12:00:00Z"/>
        </w:rPr>
        <w:pPrChange w:id="4619" w:author="Molly McEvilley" w:date="2022-07-28T12:00:00Z">
          <w:pPr/>
        </w:pPrChange>
      </w:pPr>
      <w:bookmarkStart w:id="4620" w:name="_Toc109988521"/>
      <w:bookmarkStart w:id="4621" w:name="_Toc109993485"/>
      <w:del w:id="462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620"/>
        <w:bookmarkEnd w:id="4621"/>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623"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4" w:author="Molly McEvilley" w:date="2022-07-28T12:00:00Z"/>
                <w:b/>
                <w:bCs/>
              </w:rPr>
              <w:pPrChange w:id="4625" w:author="Molly McEvilley" w:date="2022-07-28T12:00:00Z">
                <w:pPr>
                  <w:pStyle w:val="NoSpacing"/>
                </w:pPr>
              </w:pPrChange>
            </w:pPr>
            <w:bookmarkStart w:id="4626" w:name="_Toc109988522"/>
            <w:bookmarkStart w:id="4627" w:name="_Toc109993486"/>
            <w:del w:id="4628" w:author="Molly McEvilley" w:date="2022-07-28T12:00:00Z">
              <w:r w:rsidDel="002F5BE6">
                <w:rPr>
                  <w:b/>
                  <w:bCs/>
                </w:rPr>
                <w:delText>dq_Enrollment</w:delText>
              </w:r>
              <w:bookmarkEnd w:id="4626"/>
              <w:bookmarkEnd w:id="4627"/>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9" w:author="Molly McEvilley" w:date="2022-07-28T12:00:00Z"/>
                <w:b/>
                <w:bCs/>
              </w:rPr>
              <w:pPrChange w:id="4630" w:author="Molly McEvilley" w:date="2022-07-28T12:00:00Z">
                <w:pPr>
                  <w:pStyle w:val="NoSpacing"/>
                </w:pPr>
              </w:pPrChange>
            </w:pPr>
            <w:bookmarkStart w:id="4631" w:name="_Toc109988523"/>
            <w:bookmarkStart w:id="4632" w:name="_Toc109993487"/>
            <w:del w:id="4633" w:author="Molly McEvilley" w:date="2022-07-28T12:00:00Z">
              <w:r w:rsidRPr="00956E23" w:rsidDel="002F5BE6">
                <w:rPr>
                  <w:b/>
                  <w:bCs/>
                </w:rPr>
                <w:delText>Condition</w:delText>
              </w:r>
              <w:r w:rsidDel="002F5BE6">
                <w:rPr>
                  <w:b/>
                  <w:bCs/>
                </w:rPr>
                <w:delText xml:space="preserve"> 1</w:delText>
              </w:r>
              <w:bookmarkEnd w:id="4631"/>
              <w:bookmarkEnd w:id="4632"/>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4" w:author="Molly McEvilley" w:date="2022-07-28T12:00:00Z"/>
                <w:b/>
                <w:bCs/>
              </w:rPr>
              <w:pPrChange w:id="4635" w:author="Molly McEvilley" w:date="2022-07-28T12:00:00Z">
                <w:pPr>
                  <w:pStyle w:val="NoSpacing"/>
                </w:pPr>
              </w:pPrChange>
            </w:pPr>
            <w:bookmarkStart w:id="4636" w:name="_Toc109988524"/>
            <w:bookmarkStart w:id="4637" w:name="_Toc109993488"/>
            <w:del w:id="4638" w:author="Molly McEvilley" w:date="2022-07-28T12:00:00Z">
              <w:r w:rsidDel="002F5BE6">
                <w:rPr>
                  <w:b/>
                  <w:bCs/>
                </w:rPr>
                <w:delText>or Condition 2</w:delText>
              </w:r>
              <w:bookmarkEnd w:id="4636"/>
              <w:bookmarkEnd w:id="4637"/>
            </w:del>
          </w:p>
        </w:tc>
      </w:tr>
      <w:tr w:rsidR="003F2061" w:rsidDel="002F5BE6" w14:paraId="7F0AC935" w14:textId="4240DA44" w:rsidTr="003F2061">
        <w:trPr>
          <w:trHeight w:val="216"/>
          <w:del w:id="4639"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0" w:author="Molly McEvilley" w:date="2022-07-28T12:00:00Z"/>
                <w:iCs/>
              </w:rPr>
              <w:pPrChange w:id="4641" w:author="Molly McEvilley" w:date="2022-07-28T12:00:00Z">
                <w:pPr>
                  <w:pStyle w:val="NoSpacing"/>
                </w:pPr>
              </w:pPrChange>
            </w:pPr>
            <w:bookmarkStart w:id="4642" w:name="_Toc109988525"/>
            <w:bookmarkStart w:id="4643" w:name="_Toc109993489"/>
            <w:del w:id="4644" w:author="Molly McEvilley" w:date="2022-07-28T12:00:00Z">
              <w:r w:rsidDel="002F5BE6">
                <w:rPr>
                  <w:iCs/>
                </w:rPr>
                <w:delText>Status1/Status3</w:delText>
              </w:r>
              <w:bookmarkEnd w:id="4642"/>
              <w:bookmarkEnd w:id="4643"/>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5" w:author="Molly McEvilley" w:date="2022-07-28T12:00:00Z"/>
              </w:rPr>
              <w:pPrChange w:id="4646" w:author="Molly McEvilley" w:date="2022-07-28T12:00:00Z">
                <w:pPr>
                  <w:pStyle w:val="NoSpacing"/>
                </w:pPr>
              </w:pPrChange>
            </w:pPr>
            <w:bookmarkStart w:id="4647" w:name="_Toc109988526"/>
            <w:bookmarkStart w:id="4648" w:name="_Toc109993490"/>
            <w:del w:id="4649" w:author="Molly McEvilley" w:date="2022-07-28T12:00:00Z">
              <w:r w:rsidDel="002F5BE6">
                <w:delText>1</w:delText>
              </w:r>
              <w:bookmarkEnd w:id="4647"/>
              <w:bookmarkEnd w:id="4648"/>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0" w:author="Molly McEvilley" w:date="2022-07-28T12:00:00Z"/>
              </w:rPr>
              <w:pPrChange w:id="4651" w:author="Molly McEvilley" w:date="2022-07-28T12:00:00Z">
                <w:pPr>
                  <w:pStyle w:val="NoSpacing"/>
                </w:pPr>
              </w:pPrChange>
            </w:pPr>
            <w:bookmarkStart w:id="4652" w:name="_Toc109988527"/>
            <w:bookmarkStart w:id="4653" w:name="_Toc109993491"/>
            <w:del w:id="4654" w:author="Molly McEvilley" w:date="2022-07-28T12:00:00Z">
              <w:r w:rsidDel="002F5BE6">
                <w:delText>Not NULL</w:delText>
              </w:r>
              <w:bookmarkEnd w:id="4652"/>
              <w:bookmarkEnd w:id="4653"/>
            </w:del>
          </w:p>
        </w:tc>
      </w:tr>
      <w:tr w:rsidR="003F2061" w:rsidDel="002F5BE6" w14:paraId="591CBD68" w14:textId="6950A1F2" w:rsidTr="003F2061">
        <w:trPr>
          <w:gridAfter w:val="1"/>
          <w:wAfter w:w="10" w:type="dxa"/>
          <w:trHeight w:val="216"/>
          <w:del w:id="4655"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6" w:author="Molly McEvilley" w:date="2022-07-28T12:00:00Z"/>
                <w:iCs/>
              </w:rPr>
              <w:pPrChange w:id="4657" w:author="Molly McEvilley" w:date="2022-07-28T12:00:00Z">
                <w:pPr>
                  <w:pStyle w:val="NoSpacing"/>
                </w:pPr>
              </w:pPrChange>
            </w:pPr>
            <w:bookmarkStart w:id="4658" w:name="_Toc109988528"/>
            <w:bookmarkStart w:id="4659" w:name="_Toc109993492"/>
            <w:del w:id="4660" w:author="Molly McEvilley" w:date="2022-07-28T12:00:00Z">
              <w:r w:rsidDel="002F5BE6">
                <w:rPr>
                  <w:iCs/>
                </w:rPr>
                <w:delText>RelationshipToHoH</w:delText>
              </w:r>
              <w:bookmarkEnd w:id="4658"/>
              <w:bookmarkEnd w:id="4659"/>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1" w:author="Molly McEvilley" w:date="2022-07-28T12:00:00Z"/>
              </w:rPr>
              <w:pPrChange w:id="4662" w:author="Molly McEvilley" w:date="2022-07-28T12:00:00Z">
                <w:pPr>
                  <w:pStyle w:val="NoSpacing"/>
                </w:pPr>
              </w:pPrChange>
            </w:pPr>
            <w:bookmarkStart w:id="4663" w:name="_Toc109988529"/>
            <w:bookmarkStart w:id="4664" w:name="_Toc109993493"/>
            <w:del w:id="4665" w:author="Molly McEvilley" w:date="2022-07-28T12:00:00Z">
              <w:r w:rsidDel="002F5BE6">
                <w:delText>--</w:delText>
              </w:r>
              <w:bookmarkEnd w:id="4663"/>
              <w:bookmarkEnd w:id="4664"/>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6" w:author="Molly McEvilley" w:date="2022-07-28T12:00:00Z"/>
              </w:rPr>
              <w:pPrChange w:id="4667" w:author="Molly McEvilley" w:date="2022-07-28T12:00:00Z">
                <w:pPr>
                  <w:pStyle w:val="NoSpacing"/>
                </w:pPr>
              </w:pPrChange>
            </w:pPr>
            <w:bookmarkStart w:id="4668" w:name="_Toc109988530"/>
            <w:bookmarkStart w:id="4669" w:name="_Toc109993494"/>
            <w:del w:id="4670" w:author="Molly McEvilley" w:date="2022-07-28T12:00:00Z">
              <w:r w:rsidDel="002F5BE6">
                <w:delText>1</w:delText>
              </w:r>
              <w:bookmarkEnd w:id="4668"/>
              <w:bookmarkEnd w:id="4669"/>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71" w:author="Molly McEvilley" w:date="2022-07-28T12:00:00Z"/>
        </w:rPr>
        <w:pPrChange w:id="4672" w:author="Molly McEvilley" w:date="2022-07-28T12:00:00Z">
          <w:pPr/>
        </w:pPrChange>
      </w:pPr>
      <w:bookmarkStart w:id="4673" w:name="_Toc109988531"/>
      <w:bookmarkStart w:id="4674" w:name="_Toc109993495"/>
      <w:del w:id="4675" w:author="Molly McEvilley" w:date="2022-07-28T12:00:00Z">
        <w:r w:rsidDel="002F5BE6">
          <w:delText>And:</w:delText>
        </w:r>
        <w:bookmarkEnd w:id="4673"/>
        <w:bookmarkEnd w:id="4674"/>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76"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7" w:author="Molly McEvilley" w:date="2022-07-28T12:00:00Z"/>
                <w:rFonts w:ascii="Calibri" w:hAnsi="Calibri" w:cs="Calibri"/>
                <w:b/>
                <w:bCs/>
              </w:rPr>
              <w:pPrChange w:id="4678" w:author="Molly McEvilley" w:date="2022-07-28T12:00:00Z">
                <w:pPr>
                  <w:pStyle w:val="NoSpacing"/>
                </w:pPr>
              </w:pPrChange>
            </w:pPr>
            <w:bookmarkStart w:id="4679" w:name="_Toc109988532"/>
            <w:bookmarkStart w:id="4680" w:name="_Toc109993496"/>
            <w:del w:id="4681" w:author="Molly McEvilley" w:date="2022-07-28T12:00:00Z">
              <w:r w:rsidRPr="00956E23" w:rsidDel="002F5BE6">
                <w:rPr>
                  <w:rFonts w:ascii="Calibri" w:hAnsi="Calibri" w:cs="Calibri"/>
                  <w:b/>
                  <w:bCs/>
                </w:rPr>
                <w:delText>hmis_Enrollment</w:delText>
              </w:r>
              <w:bookmarkEnd w:id="4679"/>
              <w:bookmarkEnd w:id="4680"/>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2" w:author="Molly McEvilley" w:date="2022-07-28T12:00:00Z"/>
                <w:rFonts w:ascii="Calibri" w:hAnsi="Calibri" w:cs="Calibri"/>
                <w:b/>
                <w:bCs/>
              </w:rPr>
              <w:pPrChange w:id="4683" w:author="Molly McEvilley" w:date="2022-07-28T12:00:00Z">
                <w:pPr>
                  <w:pStyle w:val="NoSpacing"/>
                </w:pPr>
              </w:pPrChange>
            </w:pPr>
            <w:bookmarkStart w:id="4684" w:name="_Toc109988533"/>
            <w:bookmarkStart w:id="4685" w:name="_Toc109993497"/>
            <w:del w:id="4686" w:author="Molly McEvilley" w:date="2022-07-28T12:00:00Z">
              <w:r w:rsidRPr="00956E23" w:rsidDel="002F5BE6">
                <w:rPr>
                  <w:b/>
                  <w:bCs/>
                </w:rPr>
                <w:delText>Condition 1</w:delText>
              </w:r>
              <w:bookmarkEnd w:id="4684"/>
              <w:bookmarkEnd w:id="4685"/>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7" w:author="Molly McEvilley" w:date="2022-07-28T12:00:00Z"/>
                <w:rFonts w:ascii="Calibri" w:hAnsi="Calibri" w:cs="Calibri"/>
                <w:b/>
                <w:bCs/>
              </w:rPr>
              <w:pPrChange w:id="4688" w:author="Molly McEvilley" w:date="2022-07-28T12:00:00Z">
                <w:pPr>
                  <w:pStyle w:val="NoSpacing"/>
                </w:pPr>
              </w:pPrChange>
            </w:pPr>
            <w:bookmarkStart w:id="4689" w:name="_Toc109988534"/>
            <w:bookmarkStart w:id="4690" w:name="_Toc109993498"/>
            <w:del w:id="4691" w:author="Molly McEvilley" w:date="2022-07-28T12:00:00Z">
              <w:r w:rsidDel="002F5BE6">
                <w:rPr>
                  <w:b/>
                  <w:bCs/>
                </w:rPr>
                <w:delText xml:space="preserve">or </w:delText>
              </w:r>
              <w:r w:rsidRPr="00956E23" w:rsidDel="002F5BE6">
                <w:rPr>
                  <w:b/>
                  <w:bCs/>
                </w:rPr>
                <w:delText>Condition 2</w:delText>
              </w:r>
              <w:bookmarkEnd w:id="4689"/>
              <w:bookmarkEnd w:id="4690"/>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2" w:author="Molly McEvilley" w:date="2022-07-28T12:00:00Z"/>
                <w:rFonts w:ascii="Calibri" w:hAnsi="Calibri" w:cs="Calibri"/>
                <w:b/>
                <w:bCs/>
              </w:rPr>
              <w:pPrChange w:id="4693" w:author="Molly McEvilley" w:date="2022-07-28T12:00:00Z">
                <w:pPr>
                  <w:pStyle w:val="NoSpacing"/>
                </w:pPr>
              </w:pPrChange>
            </w:pPr>
            <w:bookmarkStart w:id="4694" w:name="_Toc109988535"/>
            <w:bookmarkStart w:id="4695" w:name="_Toc109993499"/>
            <w:del w:id="4696"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94"/>
              <w:bookmarkEnd w:id="4695"/>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7" w:author="Molly McEvilley" w:date="2022-07-28T12:00:00Z"/>
                <w:b/>
                <w:bCs/>
              </w:rPr>
              <w:pPrChange w:id="4698" w:author="Molly McEvilley" w:date="2022-07-28T12:00:00Z">
                <w:pPr>
                  <w:pStyle w:val="NoSpacing"/>
                </w:pPr>
              </w:pPrChange>
            </w:pPr>
            <w:bookmarkStart w:id="4699" w:name="_Toc109988536"/>
            <w:bookmarkStart w:id="4700" w:name="_Toc109993500"/>
            <w:del w:id="4701" w:author="Molly McEvilley" w:date="2022-07-28T12:00:00Z">
              <w:r w:rsidDel="002F5BE6">
                <w:rPr>
                  <w:b/>
                  <w:bCs/>
                </w:rPr>
                <w:delText xml:space="preserve">or </w:delText>
              </w:r>
              <w:r w:rsidRPr="003C4035" w:rsidDel="002F5BE6">
                <w:rPr>
                  <w:b/>
                  <w:bCs/>
                </w:rPr>
                <w:delText>Condition 4</w:delText>
              </w:r>
              <w:bookmarkEnd w:id="4699"/>
              <w:bookmarkEnd w:id="4700"/>
            </w:del>
          </w:p>
        </w:tc>
      </w:tr>
      <w:tr w:rsidR="003C7FA6" w:rsidRPr="00956E23" w:rsidDel="002F5BE6" w14:paraId="657A9A73" w14:textId="723B96AF" w:rsidTr="001F4530">
        <w:trPr>
          <w:cantSplit/>
          <w:trHeight w:val="216"/>
          <w:del w:id="4702"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3" w:author="Molly McEvilley" w:date="2022-07-28T12:00:00Z"/>
                <w:rFonts w:ascii="Calibri" w:hAnsi="Calibri" w:cs="Calibri"/>
              </w:rPr>
              <w:pPrChange w:id="4704" w:author="Molly McEvilley" w:date="2022-07-28T12:00:00Z">
                <w:pPr>
                  <w:pStyle w:val="NoSpacing"/>
                </w:pPr>
              </w:pPrChange>
            </w:pPr>
            <w:bookmarkStart w:id="4705" w:name="_Toc109988537"/>
            <w:bookmarkStart w:id="4706" w:name="_Toc109993501"/>
            <w:del w:id="4707" w:author="Molly McEvilley" w:date="2022-07-28T12:00:00Z">
              <w:r w:rsidRPr="00956E23" w:rsidDel="002F5BE6">
                <w:rPr>
                  <w:rFonts w:ascii="Calibri" w:hAnsi="Calibri" w:cs="Calibri"/>
                </w:rPr>
                <w:delText>TimesHomeless</w:delText>
              </w:r>
              <w:bookmarkEnd w:id="4705"/>
              <w:bookmarkEnd w:id="4706"/>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8" w:author="Molly McEvilley" w:date="2022-07-28T12:00:00Z"/>
                <w:rFonts w:ascii="Calibri" w:hAnsi="Calibri" w:cs="Calibri"/>
              </w:rPr>
              <w:pPrChange w:id="4709" w:author="Molly McEvilley" w:date="2022-07-28T12:00:00Z">
                <w:pPr>
                  <w:pStyle w:val="NoSpacing"/>
                </w:pPr>
              </w:pPrChange>
            </w:pPr>
            <w:bookmarkStart w:id="4710" w:name="_Toc109988538"/>
            <w:bookmarkStart w:id="4711" w:name="_Toc109993502"/>
            <w:del w:id="4712"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710"/>
              <w:bookmarkEnd w:id="4711"/>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3" w:author="Molly McEvilley" w:date="2022-07-28T12:00:00Z"/>
                <w:rFonts w:ascii="Calibri" w:hAnsi="Calibri" w:cs="Calibri"/>
              </w:rPr>
              <w:pPrChange w:id="4714" w:author="Molly McEvilley" w:date="2022-07-28T12:00:00Z">
                <w:pPr>
                  <w:pStyle w:val="NoSpacing"/>
                </w:pPr>
              </w:pPrChange>
            </w:pPr>
            <w:bookmarkStart w:id="4715" w:name="_Toc109988539"/>
            <w:bookmarkStart w:id="4716" w:name="_Toc109993503"/>
            <w:del w:id="4717" w:author="Molly McEvilley" w:date="2022-07-28T12:00:00Z">
              <w:r w:rsidRPr="00D46A8D" w:rsidDel="002F5BE6">
                <w:rPr>
                  <w:rFonts w:ascii="Calibri" w:hAnsi="Calibri" w:cs="Calibri"/>
                </w:rPr>
                <w:delText>Not in (1,2,3,4)</w:delText>
              </w:r>
              <w:bookmarkEnd w:id="4715"/>
              <w:bookmarkEnd w:id="4716"/>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8" w:author="Molly McEvilley" w:date="2022-07-28T12:00:00Z"/>
                <w:rFonts w:ascii="Calibri" w:hAnsi="Calibri" w:cs="Calibri"/>
              </w:rPr>
              <w:pPrChange w:id="4719" w:author="Molly McEvilley" w:date="2022-07-28T12:00:00Z">
                <w:pPr>
                  <w:pStyle w:val="NoSpacing"/>
                </w:pPr>
              </w:pPrChange>
            </w:pPr>
            <w:bookmarkStart w:id="4720" w:name="_Toc109988540"/>
            <w:bookmarkStart w:id="4721" w:name="_Toc109993504"/>
            <w:del w:id="4722" w:author="Molly McEvilley" w:date="2022-07-28T12:00:00Z">
              <w:r w:rsidRPr="00D46A8D" w:rsidDel="002F5BE6">
                <w:rPr>
                  <w:rFonts w:ascii="Calibri" w:hAnsi="Calibri" w:cs="Calibri"/>
                </w:rPr>
                <w:delText>Not in (1,2,3,4)</w:delText>
              </w:r>
              <w:bookmarkEnd w:id="4720"/>
              <w:bookmarkEnd w:id="4721"/>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3" w:author="Molly McEvilley" w:date="2022-07-28T12:00:00Z"/>
                <w:rFonts w:ascii="Calibri" w:hAnsi="Calibri" w:cs="Calibri"/>
              </w:rPr>
              <w:pPrChange w:id="4724" w:author="Molly McEvilley" w:date="2022-07-28T12:00:00Z">
                <w:pPr>
                  <w:pStyle w:val="NoSpacing"/>
                </w:pPr>
              </w:pPrChange>
            </w:pPr>
            <w:bookmarkStart w:id="4725" w:name="_Toc109988541"/>
            <w:bookmarkStart w:id="4726" w:name="_Toc109993505"/>
            <w:del w:id="4727" w:author="Molly McEvilley" w:date="2022-07-28T12:00:00Z">
              <w:r w:rsidRPr="00D46A8D" w:rsidDel="002F5BE6">
                <w:rPr>
                  <w:rFonts w:ascii="Calibri" w:hAnsi="Calibri" w:cs="Calibri"/>
                </w:rPr>
                <w:delText>Not in (1,2,3,4)</w:delText>
              </w:r>
              <w:bookmarkEnd w:id="4725"/>
              <w:bookmarkEnd w:id="4726"/>
            </w:del>
          </w:p>
        </w:tc>
      </w:tr>
      <w:tr w:rsidR="008C6CDD" w:rsidRPr="00956E23" w:rsidDel="002F5BE6" w14:paraId="25AB8B59" w14:textId="0B394402" w:rsidTr="001F4530">
        <w:trPr>
          <w:cantSplit/>
          <w:trHeight w:val="216"/>
          <w:del w:id="4728"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9" w:author="Molly McEvilley" w:date="2022-07-28T12:00:00Z"/>
                <w:rFonts w:ascii="Calibri" w:hAnsi="Calibri" w:cs="Calibri"/>
              </w:rPr>
              <w:pPrChange w:id="4730" w:author="Molly McEvilley" w:date="2022-07-28T12:00:00Z">
                <w:pPr>
                  <w:pStyle w:val="NoSpacing"/>
                </w:pPr>
              </w:pPrChange>
            </w:pPr>
            <w:bookmarkStart w:id="4731" w:name="_Toc109988542"/>
            <w:bookmarkStart w:id="4732" w:name="_Toc109993506"/>
            <w:del w:id="4733" w:author="Molly McEvilley" w:date="2022-07-28T12:00:00Z">
              <w:r w:rsidRPr="00956E23" w:rsidDel="002F5BE6">
                <w:rPr>
                  <w:rFonts w:ascii="Calibri" w:hAnsi="Calibri" w:cs="Calibri"/>
                </w:rPr>
                <w:delText>LivingSituation</w:delText>
              </w:r>
              <w:bookmarkEnd w:id="4731"/>
              <w:bookmarkEnd w:id="4732"/>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4" w:author="Molly McEvilley" w:date="2022-07-28T12:00:00Z"/>
                <w:rFonts w:ascii="Calibri" w:hAnsi="Calibri" w:cs="Calibri"/>
              </w:rPr>
              <w:pPrChange w:id="4735" w:author="Molly McEvilley" w:date="2022-07-28T12:00:00Z">
                <w:pPr>
                  <w:pStyle w:val="NoSpacing"/>
                </w:pPr>
              </w:pPrChange>
            </w:pPr>
            <w:bookmarkStart w:id="4736" w:name="_Toc109988543"/>
            <w:bookmarkStart w:id="4737" w:name="_Toc109993507"/>
            <w:del w:id="4738" w:author="Molly McEvilley" w:date="2022-07-28T12:00:00Z">
              <w:r w:rsidRPr="00956E23" w:rsidDel="002F5BE6">
                <w:rPr>
                  <w:rFonts w:ascii="Calibri" w:hAnsi="Calibri" w:cs="Calibri"/>
                </w:rPr>
                <w:delText>in (1,16,18,27)</w:delText>
              </w:r>
              <w:bookmarkEnd w:id="4736"/>
              <w:bookmarkEnd w:id="4737"/>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9" w:author="Molly McEvilley" w:date="2022-07-28T12:00:00Z"/>
                <w:rFonts w:ascii="Calibri" w:hAnsi="Calibri" w:cs="Calibri"/>
              </w:rPr>
              <w:pPrChange w:id="4740" w:author="Molly McEvilley" w:date="2022-07-28T12:00:00Z">
                <w:pPr>
                  <w:pStyle w:val="NoSpacing"/>
                </w:pPr>
              </w:pPrChange>
            </w:pPr>
            <w:bookmarkStart w:id="4741" w:name="_Toc109988544"/>
            <w:bookmarkStart w:id="4742" w:name="_Toc109993508"/>
            <w:del w:id="4743" w:author="Molly McEvilley" w:date="2022-07-28T12:00:00Z">
              <w:r w:rsidRPr="00956E23" w:rsidDel="002F5BE6">
                <w:rPr>
                  <w:rFonts w:ascii="Calibri" w:hAnsi="Calibri" w:cs="Calibri"/>
                </w:rPr>
                <w:delText>--</w:delText>
              </w:r>
              <w:bookmarkEnd w:id="4741"/>
              <w:bookmarkEnd w:id="4742"/>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4" w:author="Molly McEvilley" w:date="2022-07-28T12:00:00Z"/>
                <w:rFonts w:ascii="Calibri" w:hAnsi="Calibri" w:cs="Calibri"/>
              </w:rPr>
              <w:pPrChange w:id="4745" w:author="Molly McEvilley" w:date="2022-07-28T12:00:00Z">
                <w:pPr>
                  <w:pStyle w:val="NoSpacing"/>
                </w:pPr>
              </w:pPrChange>
            </w:pPr>
            <w:bookmarkStart w:id="4746" w:name="_Toc109988545"/>
            <w:bookmarkStart w:id="4747" w:name="_Toc109993509"/>
            <w:del w:id="4748"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746"/>
              <w:bookmarkEnd w:id="4747"/>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9" w:author="Molly McEvilley" w:date="2022-07-28T12:00:00Z"/>
                <w:rFonts w:ascii="Calibri" w:hAnsi="Calibri" w:cs="Calibri"/>
              </w:rPr>
              <w:pPrChange w:id="4750" w:author="Molly McEvilley" w:date="2022-07-28T12:00:00Z">
                <w:pPr>
                  <w:pStyle w:val="NoSpacing"/>
                </w:pPr>
              </w:pPrChange>
            </w:pPr>
            <w:bookmarkStart w:id="4751" w:name="_Toc109988546"/>
            <w:bookmarkStart w:id="4752" w:name="_Toc109993510"/>
            <w:del w:id="4753" w:author="Molly McEvilley" w:date="2022-07-28T12:00:00Z">
              <w:r w:rsidDel="002F5BE6">
                <w:rPr>
                  <w:rFonts w:ascii="Calibri" w:hAnsi="Calibri" w:cs="Calibri"/>
                </w:rPr>
                <w:delText>--</w:delText>
              </w:r>
              <w:bookmarkEnd w:id="4751"/>
              <w:bookmarkEnd w:id="4752"/>
            </w:del>
          </w:p>
        </w:tc>
      </w:tr>
      <w:tr w:rsidR="008C6CDD" w:rsidRPr="00956E23" w:rsidDel="002F5BE6" w14:paraId="6AB8C764" w14:textId="56ECE876" w:rsidTr="001F4530">
        <w:trPr>
          <w:cantSplit/>
          <w:trHeight w:val="216"/>
          <w:del w:id="4754"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5" w:author="Molly McEvilley" w:date="2022-07-28T12:00:00Z"/>
                <w:rFonts w:ascii="Calibri" w:hAnsi="Calibri" w:cs="Calibri"/>
              </w:rPr>
              <w:pPrChange w:id="4756" w:author="Molly McEvilley" w:date="2022-07-28T12:00:00Z">
                <w:pPr>
                  <w:pStyle w:val="NoSpacing"/>
                </w:pPr>
              </w:pPrChange>
            </w:pPr>
            <w:bookmarkStart w:id="4757" w:name="_Toc109988547"/>
            <w:bookmarkStart w:id="4758" w:name="_Toc109993511"/>
            <w:del w:id="4759" w:author="Molly McEvilley" w:date="2022-07-28T12:00:00Z">
              <w:r w:rsidRPr="00956E23" w:rsidDel="002F5BE6">
                <w:rPr>
                  <w:rFonts w:ascii="Calibri" w:hAnsi="Calibri" w:cs="Calibri"/>
                </w:rPr>
                <w:delText>LengthOfStay</w:delText>
              </w:r>
              <w:bookmarkEnd w:id="4757"/>
              <w:bookmarkEnd w:id="4758"/>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0" w:author="Molly McEvilley" w:date="2022-07-28T12:00:00Z"/>
                <w:rFonts w:ascii="Calibri" w:hAnsi="Calibri" w:cs="Calibri"/>
              </w:rPr>
              <w:pPrChange w:id="4761" w:author="Molly McEvilley" w:date="2022-07-28T12:00:00Z">
                <w:pPr>
                  <w:pStyle w:val="NoSpacing"/>
                </w:pPr>
              </w:pPrChange>
            </w:pPr>
            <w:bookmarkStart w:id="4762" w:name="_Toc109988548"/>
            <w:bookmarkStart w:id="4763" w:name="_Toc109993512"/>
            <w:del w:id="4764" w:author="Molly McEvilley" w:date="2022-07-28T12:00:00Z">
              <w:r w:rsidRPr="00956E23" w:rsidDel="002F5BE6">
                <w:rPr>
                  <w:rFonts w:ascii="Calibri" w:hAnsi="Calibri" w:cs="Calibri"/>
                </w:rPr>
                <w:delText>--</w:delText>
              </w:r>
              <w:bookmarkEnd w:id="4762"/>
              <w:bookmarkEnd w:id="4763"/>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5" w:author="Molly McEvilley" w:date="2022-07-28T12:00:00Z"/>
                <w:rFonts w:ascii="Calibri" w:hAnsi="Calibri" w:cs="Calibri"/>
              </w:rPr>
              <w:pPrChange w:id="4766" w:author="Molly McEvilley" w:date="2022-07-28T12:00:00Z">
                <w:pPr>
                  <w:pStyle w:val="NoSpacing"/>
                </w:pPr>
              </w:pPrChange>
            </w:pPr>
            <w:bookmarkStart w:id="4767" w:name="_Toc109988549"/>
            <w:bookmarkStart w:id="4768" w:name="_Toc109993513"/>
            <w:del w:id="4769" w:author="Molly McEvilley" w:date="2022-07-28T12:00:00Z">
              <w:r w:rsidRPr="00956E23" w:rsidDel="002F5BE6">
                <w:rPr>
                  <w:rFonts w:ascii="Calibri" w:hAnsi="Calibri" w:cs="Calibri"/>
                </w:rPr>
                <w:delText>in (10,11)</w:delText>
              </w:r>
              <w:bookmarkEnd w:id="4767"/>
              <w:bookmarkEnd w:id="4768"/>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0" w:author="Molly McEvilley" w:date="2022-07-28T12:00:00Z"/>
                <w:rFonts w:ascii="Calibri" w:hAnsi="Calibri" w:cs="Calibri"/>
              </w:rPr>
              <w:pPrChange w:id="4771" w:author="Molly McEvilley" w:date="2022-07-28T12:00:00Z">
                <w:pPr>
                  <w:pStyle w:val="NoSpacing"/>
                </w:pPr>
              </w:pPrChange>
            </w:pPr>
            <w:bookmarkStart w:id="4772" w:name="_Toc109988550"/>
            <w:bookmarkStart w:id="4773" w:name="_Toc109993514"/>
            <w:del w:id="4774" w:author="Molly McEvilley" w:date="2022-07-28T12:00:00Z">
              <w:r w:rsidRPr="00956E23" w:rsidDel="002F5BE6">
                <w:rPr>
                  <w:rFonts w:ascii="Calibri" w:hAnsi="Calibri" w:cs="Calibri"/>
                </w:rPr>
                <w:delText>in (2,3)</w:delText>
              </w:r>
              <w:bookmarkEnd w:id="4772"/>
              <w:bookmarkEnd w:id="4773"/>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5" w:author="Molly McEvilley" w:date="2022-07-28T12:00:00Z"/>
                <w:rFonts w:ascii="Calibri" w:hAnsi="Calibri" w:cs="Calibri"/>
              </w:rPr>
              <w:pPrChange w:id="4776" w:author="Molly McEvilley" w:date="2022-07-28T12:00:00Z">
                <w:pPr>
                  <w:pStyle w:val="NoSpacing"/>
                </w:pPr>
              </w:pPrChange>
            </w:pPr>
            <w:bookmarkStart w:id="4777" w:name="_Toc109988551"/>
            <w:bookmarkStart w:id="4778" w:name="_Toc109993515"/>
            <w:del w:id="4779" w:author="Molly McEvilley" w:date="2022-07-28T12:00:00Z">
              <w:r w:rsidDel="002F5BE6">
                <w:rPr>
                  <w:rFonts w:ascii="Calibri" w:hAnsi="Calibri" w:cs="Calibri"/>
                </w:rPr>
                <w:delText>--</w:delText>
              </w:r>
              <w:bookmarkEnd w:id="4777"/>
              <w:bookmarkEnd w:id="4778"/>
            </w:del>
          </w:p>
        </w:tc>
      </w:tr>
      <w:tr w:rsidR="008C6CDD" w:rsidRPr="00956E23" w:rsidDel="002F5BE6" w14:paraId="3AE2B00D" w14:textId="1FD3DBDB" w:rsidTr="001F4530">
        <w:trPr>
          <w:cantSplit/>
          <w:trHeight w:val="216"/>
          <w:del w:id="4780"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1" w:author="Molly McEvilley" w:date="2022-07-28T12:00:00Z"/>
                <w:rFonts w:ascii="Calibri" w:hAnsi="Calibri" w:cs="Calibri"/>
              </w:rPr>
              <w:pPrChange w:id="4782" w:author="Molly McEvilley" w:date="2022-07-28T12:00:00Z">
                <w:pPr>
                  <w:pStyle w:val="NoSpacing"/>
                </w:pPr>
              </w:pPrChange>
            </w:pPr>
            <w:bookmarkStart w:id="4783" w:name="_Toc109988552"/>
            <w:bookmarkStart w:id="4784" w:name="_Toc109993516"/>
            <w:del w:id="4785" w:author="Molly McEvilley" w:date="2022-07-28T12:00:00Z">
              <w:r w:rsidRPr="00956E23" w:rsidDel="002F5BE6">
                <w:rPr>
                  <w:rFonts w:ascii="Calibri" w:hAnsi="Calibri" w:cs="Calibri"/>
                </w:rPr>
                <w:delText>PreviousStreetESSH</w:delText>
              </w:r>
              <w:bookmarkEnd w:id="4783"/>
              <w:bookmarkEnd w:id="4784"/>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6" w:author="Molly McEvilley" w:date="2022-07-28T12:00:00Z"/>
                <w:rFonts w:ascii="Calibri" w:hAnsi="Calibri" w:cs="Calibri"/>
              </w:rPr>
              <w:pPrChange w:id="4787" w:author="Molly McEvilley" w:date="2022-07-28T12:00:00Z">
                <w:pPr>
                  <w:pStyle w:val="NoSpacing"/>
                </w:pPr>
              </w:pPrChange>
            </w:pPr>
            <w:bookmarkStart w:id="4788" w:name="_Toc109988553"/>
            <w:bookmarkStart w:id="4789" w:name="_Toc109993517"/>
            <w:del w:id="4790" w:author="Molly McEvilley" w:date="2022-07-28T12:00:00Z">
              <w:r w:rsidRPr="00956E23" w:rsidDel="002F5BE6">
                <w:rPr>
                  <w:rFonts w:ascii="Calibri" w:hAnsi="Calibri" w:cs="Calibri"/>
                </w:rPr>
                <w:delText>--</w:delText>
              </w:r>
              <w:bookmarkEnd w:id="4788"/>
              <w:bookmarkEnd w:id="4789"/>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1" w:author="Molly McEvilley" w:date="2022-07-28T12:00:00Z"/>
                <w:rFonts w:ascii="Calibri" w:hAnsi="Calibri" w:cs="Calibri"/>
              </w:rPr>
              <w:pPrChange w:id="4792" w:author="Molly McEvilley" w:date="2022-07-28T12:00:00Z">
                <w:pPr>
                  <w:pStyle w:val="NoSpacing"/>
                </w:pPr>
              </w:pPrChange>
            </w:pPr>
            <w:bookmarkStart w:id="4793" w:name="_Toc109988554"/>
            <w:bookmarkStart w:id="4794" w:name="_Toc109993518"/>
            <w:del w:id="4795" w:author="Molly McEvilley" w:date="2022-07-28T12:00:00Z">
              <w:r w:rsidRPr="00956E23" w:rsidDel="002F5BE6">
                <w:rPr>
                  <w:rFonts w:ascii="Calibri" w:hAnsi="Calibri" w:cs="Calibri"/>
                </w:rPr>
                <w:delText>1</w:delText>
              </w:r>
              <w:bookmarkEnd w:id="4793"/>
              <w:bookmarkEnd w:id="4794"/>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6" w:author="Molly McEvilley" w:date="2022-07-28T12:00:00Z"/>
                <w:rFonts w:ascii="Calibri" w:hAnsi="Calibri" w:cs="Calibri"/>
              </w:rPr>
              <w:pPrChange w:id="4797" w:author="Molly McEvilley" w:date="2022-07-28T12:00:00Z">
                <w:pPr>
                  <w:pStyle w:val="NoSpacing"/>
                </w:pPr>
              </w:pPrChange>
            </w:pPr>
            <w:bookmarkStart w:id="4798" w:name="_Toc109988555"/>
            <w:bookmarkStart w:id="4799" w:name="_Toc109993519"/>
            <w:del w:id="4800" w:author="Molly McEvilley" w:date="2022-07-28T12:00:00Z">
              <w:r w:rsidRPr="00956E23" w:rsidDel="002F5BE6">
                <w:rPr>
                  <w:rFonts w:ascii="Calibri" w:hAnsi="Calibri" w:cs="Calibri"/>
                </w:rPr>
                <w:delText>1</w:delText>
              </w:r>
              <w:bookmarkEnd w:id="4798"/>
              <w:bookmarkEnd w:id="4799"/>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1" w:author="Molly McEvilley" w:date="2022-07-28T12:00:00Z"/>
                <w:rFonts w:ascii="Calibri" w:hAnsi="Calibri" w:cs="Calibri"/>
              </w:rPr>
              <w:pPrChange w:id="4802" w:author="Molly McEvilley" w:date="2022-07-28T12:00:00Z">
                <w:pPr>
                  <w:pStyle w:val="NoSpacing"/>
                </w:pPr>
              </w:pPrChange>
            </w:pPr>
            <w:bookmarkStart w:id="4803" w:name="_Toc109988556"/>
            <w:bookmarkStart w:id="4804" w:name="_Toc109993520"/>
            <w:del w:id="4805" w:author="Molly McEvilley" w:date="2022-07-28T12:00:00Z">
              <w:r w:rsidDel="002F5BE6">
                <w:rPr>
                  <w:rFonts w:ascii="Calibri" w:hAnsi="Calibri" w:cs="Calibri"/>
                </w:rPr>
                <w:delText>--</w:delText>
              </w:r>
              <w:bookmarkEnd w:id="4803"/>
              <w:bookmarkEnd w:id="4804"/>
            </w:del>
          </w:p>
        </w:tc>
      </w:tr>
      <w:tr w:rsidR="0002225D" w:rsidRPr="00956E23" w:rsidDel="002F5BE6" w14:paraId="2A386BC5" w14:textId="55F7FACD" w:rsidTr="003C7FA6">
        <w:trPr>
          <w:cantSplit/>
          <w:trHeight w:val="216"/>
          <w:del w:id="4806"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7" w:author="Molly McEvilley" w:date="2022-07-28T12:00:00Z"/>
                <w:rFonts w:ascii="Calibri" w:hAnsi="Calibri" w:cs="Calibri"/>
              </w:rPr>
              <w:pPrChange w:id="4808" w:author="Molly McEvilley" w:date="2022-07-28T12:00:00Z">
                <w:pPr>
                  <w:pStyle w:val="NoSpacing"/>
                </w:pPr>
              </w:pPrChange>
            </w:pPr>
            <w:bookmarkStart w:id="4809" w:name="_Toc109988557"/>
            <w:bookmarkStart w:id="4810" w:name="_Toc109993521"/>
            <w:del w:id="4811" w:author="Molly McEvilley" w:date="2022-07-28T12:00:00Z">
              <w:r w:rsidRPr="0002225D" w:rsidDel="002F5BE6">
                <w:rPr>
                  <w:rFonts w:ascii="Calibri" w:hAnsi="Calibri" w:cs="Calibri"/>
                </w:rPr>
                <w:delText>ProjectType</w:delText>
              </w:r>
              <w:bookmarkEnd w:id="4809"/>
              <w:bookmarkEnd w:id="4810"/>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2" w:author="Molly McEvilley" w:date="2022-07-28T12:00:00Z"/>
                <w:rFonts w:ascii="Calibri" w:hAnsi="Calibri" w:cs="Calibri"/>
              </w:rPr>
              <w:pPrChange w:id="4813" w:author="Molly McEvilley" w:date="2022-07-28T12:00:00Z">
                <w:pPr>
                  <w:pStyle w:val="NoSpacing"/>
                </w:pPr>
              </w:pPrChange>
            </w:pPr>
            <w:bookmarkStart w:id="4814" w:name="_Toc109988558"/>
            <w:bookmarkStart w:id="4815" w:name="_Toc109993522"/>
            <w:del w:id="4816" w:author="Molly McEvilley" w:date="2022-07-28T12:00:00Z">
              <w:r w:rsidDel="002F5BE6">
                <w:rPr>
                  <w:rFonts w:ascii="Calibri" w:hAnsi="Calibri" w:cs="Calibri"/>
                </w:rPr>
                <w:delText>--</w:delText>
              </w:r>
              <w:bookmarkEnd w:id="4814"/>
              <w:bookmarkEnd w:id="4815"/>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7" w:author="Molly McEvilley" w:date="2022-07-28T12:00:00Z"/>
                <w:rFonts w:ascii="Calibri" w:hAnsi="Calibri" w:cs="Calibri"/>
              </w:rPr>
              <w:pPrChange w:id="4818" w:author="Molly McEvilley" w:date="2022-07-28T12:00:00Z">
                <w:pPr>
                  <w:pStyle w:val="NoSpacing"/>
                </w:pPr>
              </w:pPrChange>
            </w:pPr>
            <w:bookmarkStart w:id="4819" w:name="_Toc109988559"/>
            <w:bookmarkStart w:id="4820" w:name="_Toc109993523"/>
            <w:del w:id="4821" w:author="Molly McEvilley" w:date="2022-07-28T12:00:00Z">
              <w:r w:rsidDel="002F5BE6">
                <w:rPr>
                  <w:rFonts w:ascii="Calibri" w:hAnsi="Calibri" w:cs="Calibri"/>
                </w:rPr>
                <w:delText>--</w:delText>
              </w:r>
              <w:bookmarkEnd w:id="4819"/>
              <w:bookmarkEnd w:id="4820"/>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2" w:author="Molly McEvilley" w:date="2022-07-28T12:00:00Z"/>
                <w:rFonts w:ascii="Calibri" w:hAnsi="Calibri" w:cs="Calibri"/>
              </w:rPr>
              <w:pPrChange w:id="4823" w:author="Molly McEvilley" w:date="2022-07-28T12:00:00Z">
                <w:pPr>
                  <w:pStyle w:val="NoSpacing"/>
                </w:pPr>
              </w:pPrChange>
            </w:pPr>
            <w:bookmarkStart w:id="4824" w:name="_Toc109988560"/>
            <w:bookmarkStart w:id="4825" w:name="_Toc109993524"/>
            <w:del w:id="4826" w:author="Molly McEvilley" w:date="2022-07-28T12:00:00Z">
              <w:r w:rsidDel="002F5BE6">
                <w:rPr>
                  <w:rFonts w:ascii="Calibri" w:hAnsi="Calibri" w:cs="Calibri"/>
                </w:rPr>
                <w:delText>--</w:delText>
              </w:r>
              <w:bookmarkEnd w:id="4824"/>
              <w:bookmarkEnd w:id="4825"/>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7" w:author="Molly McEvilley" w:date="2022-07-28T12:00:00Z"/>
                <w:rFonts w:ascii="Calibri" w:hAnsi="Calibri" w:cs="Calibri"/>
              </w:rPr>
              <w:pPrChange w:id="4828" w:author="Molly McEvilley" w:date="2022-07-28T12:00:00Z">
                <w:pPr>
                  <w:pStyle w:val="NoSpacing"/>
                </w:pPr>
              </w:pPrChange>
            </w:pPr>
            <w:bookmarkStart w:id="4829" w:name="_Toc109988561"/>
            <w:bookmarkStart w:id="4830" w:name="_Toc109993525"/>
            <w:del w:id="4831" w:author="Molly McEvilley" w:date="2022-07-28T12:00:00Z">
              <w:r w:rsidDel="002F5BE6">
                <w:rPr>
                  <w:rFonts w:ascii="Calibri" w:hAnsi="Calibri" w:cs="Calibri"/>
                </w:rPr>
                <w:delText>In (1,8)</w:delText>
              </w:r>
              <w:bookmarkEnd w:id="4829"/>
              <w:bookmarkEnd w:id="4830"/>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832" w:author="Molly McEvilley" w:date="2022-07-28T12:00:00Z"/>
          <w:szCs w:val="28"/>
        </w:rPr>
        <w:pPrChange w:id="4833" w:author="Molly McEvilley" w:date="2022-07-28T12:00:00Z">
          <w:pPr>
            <w:pStyle w:val="Heading3"/>
          </w:pPr>
        </w:pPrChange>
      </w:pPr>
      <w:del w:id="4834"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35" w:author="Molly McEvilley" w:date="2022-07-28T12:00:00Z"/>
        </w:rPr>
        <w:pPrChange w:id="4836" w:author="Molly McEvilley" w:date="2022-07-28T12:00:00Z">
          <w:pPr/>
        </w:pPrChange>
      </w:pPr>
      <w:bookmarkStart w:id="4837" w:name="_Toc109988562"/>
      <w:bookmarkStart w:id="4838" w:name="_Toc109993526"/>
      <w:del w:id="483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837"/>
        <w:bookmarkEnd w:id="483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840"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1" w:author="Molly McEvilley" w:date="2022-07-28T12:00:00Z"/>
                <w:b/>
                <w:bCs/>
              </w:rPr>
              <w:pPrChange w:id="4842" w:author="Molly McEvilley" w:date="2022-07-28T12:00:00Z">
                <w:pPr>
                  <w:pStyle w:val="NoSpacing"/>
                </w:pPr>
              </w:pPrChange>
            </w:pPr>
            <w:bookmarkStart w:id="4843" w:name="_Toc109988563"/>
            <w:bookmarkStart w:id="4844" w:name="_Toc109993527"/>
            <w:del w:id="4845" w:author="Molly McEvilley" w:date="2022-07-28T12:00:00Z">
              <w:r w:rsidDel="002F5BE6">
                <w:rPr>
                  <w:b/>
                  <w:bCs/>
                </w:rPr>
                <w:delText>dq_Enrollment</w:delText>
              </w:r>
              <w:bookmarkEnd w:id="4843"/>
              <w:bookmarkEnd w:id="4844"/>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6" w:author="Molly McEvilley" w:date="2022-07-28T12:00:00Z"/>
                <w:b/>
                <w:bCs/>
              </w:rPr>
              <w:pPrChange w:id="4847" w:author="Molly McEvilley" w:date="2022-07-28T12:00:00Z">
                <w:pPr>
                  <w:pStyle w:val="NoSpacing"/>
                </w:pPr>
              </w:pPrChange>
            </w:pPr>
            <w:bookmarkStart w:id="4848" w:name="_Toc109988564"/>
            <w:bookmarkStart w:id="4849" w:name="_Toc109993528"/>
            <w:del w:id="4850" w:author="Molly McEvilley" w:date="2022-07-28T12:00:00Z">
              <w:r w:rsidRPr="00956E23" w:rsidDel="002F5BE6">
                <w:rPr>
                  <w:b/>
                  <w:bCs/>
                </w:rPr>
                <w:delText>Condition</w:delText>
              </w:r>
              <w:r w:rsidDel="002F5BE6">
                <w:rPr>
                  <w:b/>
                  <w:bCs/>
                </w:rPr>
                <w:delText xml:space="preserve"> 1</w:delText>
              </w:r>
              <w:bookmarkEnd w:id="4848"/>
              <w:bookmarkEnd w:id="4849"/>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1" w:author="Molly McEvilley" w:date="2022-07-28T12:00:00Z"/>
                <w:b/>
                <w:bCs/>
              </w:rPr>
              <w:pPrChange w:id="4852" w:author="Molly McEvilley" w:date="2022-07-28T12:00:00Z">
                <w:pPr>
                  <w:pStyle w:val="NoSpacing"/>
                </w:pPr>
              </w:pPrChange>
            </w:pPr>
            <w:bookmarkStart w:id="4853" w:name="_Toc109988565"/>
            <w:bookmarkStart w:id="4854" w:name="_Toc109993529"/>
            <w:del w:id="4855" w:author="Molly McEvilley" w:date="2022-07-28T12:00:00Z">
              <w:r w:rsidDel="002F5BE6">
                <w:rPr>
                  <w:b/>
                  <w:bCs/>
                </w:rPr>
                <w:delText>or Condition 2</w:delText>
              </w:r>
              <w:bookmarkEnd w:id="4853"/>
              <w:bookmarkEnd w:id="4854"/>
            </w:del>
          </w:p>
        </w:tc>
      </w:tr>
      <w:tr w:rsidR="003F2061" w:rsidDel="002F5BE6" w14:paraId="7C34CEFA" w14:textId="4496C080" w:rsidTr="003F2061">
        <w:trPr>
          <w:trHeight w:val="216"/>
          <w:del w:id="4856"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7" w:author="Molly McEvilley" w:date="2022-07-28T12:00:00Z"/>
                <w:iCs/>
              </w:rPr>
              <w:pPrChange w:id="4858" w:author="Molly McEvilley" w:date="2022-07-28T12:00:00Z">
                <w:pPr>
                  <w:pStyle w:val="NoSpacing"/>
                </w:pPr>
              </w:pPrChange>
            </w:pPr>
            <w:bookmarkStart w:id="4859" w:name="_Toc109988566"/>
            <w:bookmarkStart w:id="4860" w:name="_Toc109993530"/>
            <w:del w:id="4861" w:author="Molly McEvilley" w:date="2022-07-28T12:00:00Z">
              <w:r w:rsidDel="002F5BE6">
                <w:rPr>
                  <w:iCs/>
                </w:rPr>
                <w:delText>Status1/Status3</w:delText>
              </w:r>
              <w:bookmarkEnd w:id="4859"/>
              <w:bookmarkEnd w:id="4860"/>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2" w:author="Molly McEvilley" w:date="2022-07-28T12:00:00Z"/>
              </w:rPr>
              <w:pPrChange w:id="4863" w:author="Molly McEvilley" w:date="2022-07-28T12:00:00Z">
                <w:pPr>
                  <w:pStyle w:val="NoSpacing"/>
                </w:pPr>
              </w:pPrChange>
            </w:pPr>
            <w:bookmarkStart w:id="4864" w:name="_Toc109988567"/>
            <w:bookmarkStart w:id="4865" w:name="_Toc109993531"/>
            <w:del w:id="4866" w:author="Molly McEvilley" w:date="2022-07-28T12:00:00Z">
              <w:r w:rsidDel="002F5BE6">
                <w:delText>1</w:delText>
              </w:r>
              <w:bookmarkEnd w:id="4864"/>
              <w:bookmarkEnd w:id="4865"/>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7" w:author="Molly McEvilley" w:date="2022-07-28T12:00:00Z"/>
              </w:rPr>
              <w:pPrChange w:id="4868" w:author="Molly McEvilley" w:date="2022-07-28T12:00:00Z">
                <w:pPr>
                  <w:pStyle w:val="NoSpacing"/>
                </w:pPr>
              </w:pPrChange>
            </w:pPr>
            <w:bookmarkStart w:id="4869" w:name="_Toc109988568"/>
            <w:bookmarkStart w:id="4870" w:name="_Toc109993532"/>
            <w:del w:id="4871" w:author="Molly McEvilley" w:date="2022-07-28T12:00:00Z">
              <w:r w:rsidDel="002F5BE6">
                <w:delText>Not NULL</w:delText>
              </w:r>
              <w:bookmarkEnd w:id="4869"/>
              <w:bookmarkEnd w:id="4870"/>
            </w:del>
          </w:p>
        </w:tc>
      </w:tr>
      <w:tr w:rsidR="003F2061" w:rsidDel="002F5BE6" w14:paraId="59C4A974" w14:textId="21C3E8C5" w:rsidTr="003F2061">
        <w:trPr>
          <w:gridAfter w:val="1"/>
          <w:wAfter w:w="10" w:type="dxa"/>
          <w:trHeight w:val="216"/>
          <w:del w:id="4872"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3" w:author="Molly McEvilley" w:date="2022-07-28T12:00:00Z"/>
                <w:iCs/>
              </w:rPr>
              <w:pPrChange w:id="4874" w:author="Molly McEvilley" w:date="2022-07-28T12:00:00Z">
                <w:pPr>
                  <w:pStyle w:val="NoSpacing"/>
                </w:pPr>
              </w:pPrChange>
            </w:pPr>
            <w:bookmarkStart w:id="4875" w:name="_Toc109988569"/>
            <w:bookmarkStart w:id="4876" w:name="_Toc109993533"/>
            <w:del w:id="4877" w:author="Molly McEvilley" w:date="2022-07-28T12:00:00Z">
              <w:r w:rsidDel="002F5BE6">
                <w:rPr>
                  <w:iCs/>
                </w:rPr>
                <w:delText>RelationshipToHoH</w:delText>
              </w:r>
              <w:bookmarkEnd w:id="4875"/>
              <w:bookmarkEnd w:id="4876"/>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8" w:author="Molly McEvilley" w:date="2022-07-28T12:00:00Z"/>
              </w:rPr>
              <w:pPrChange w:id="4879" w:author="Molly McEvilley" w:date="2022-07-28T12:00:00Z">
                <w:pPr>
                  <w:pStyle w:val="NoSpacing"/>
                </w:pPr>
              </w:pPrChange>
            </w:pPr>
            <w:bookmarkStart w:id="4880" w:name="_Toc109988570"/>
            <w:bookmarkStart w:id="4881" w:name="_Toc109993534"/>
            <w:del w:id="4882" w:author="Molly McEvilley" w:date="2022-07-28T12:00:00Z">
              <w:r w:rsidDel="002F5BE6">
                <w:delText>--</w:delText>
              </w:r>
              <w:bookmarkEnd w:id="4880"/>
              <w:bookmarkEnd w:id="4881"/>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3" w:author="Molly McEvilley" w:date="2022-07-28T12:00:00Z"/>
              </w:rPr>
              <w:pPrChange w:id="4884" w:author="Molly McEvilley" w:date="2022-07-28T12:00:00Z">
                <w:pPr>
                  <w:pStyle w:val="NoSpacing"/>
                </w:pPr>
              </w:pPrChange>
            </w:pPr>
            <w:bookmarkStart w:id="4885" w:name="_Toc109988571"/>
            <w:bookmarkStart w:id="4886" w:name="_Toc109993535"/>
            <w:del w:id="4887" w:author="Molly McEvilley" w:date="2022-07-28T12:00:00Z">
              <w:r w:rsidDel="002F5BE6">
                <w:delText>1</w:delText>
              </w:r>
              <w:bookmarkEnd w:id="4885"/>
              <w:bookmarkEnd w:id="4886"/>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88" w:author="Molly McEvilley" w:date="2022-07-28T12:00:00Z"/>
        </w:rPr>
        <w:pPrChange w:id="4889" w:author="Molly McEvilley" w:date="2022-07-28T12:00:00Z">
          <w:pPr/>
        </w:pPrChange>
      </w:pPr>
      <w:bookmarkStart w:id="4890" w:name="_Toc109988572"/>
      <w:bookmarkStart w:id="4891" w:name="_Toc109993536"/>
      <w:del w:id="4892" w:author="Molly McEvilley" w:date="2022-07-28T12:00:00Z">
        <w:r w:rsidDel="002F5BE6">
          <w:delText>And:</w:delText>
        </w:r>
        <w:bookmarkEnd w:id="4890"/>
        <w:bookmarkEnd w:id="4891"/>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93"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4" w:author="Molly McEvilley" w:date="2022-07-28T12:00:00Z"/>
                <w:rFonts w:ascii="Calibri" w:hAnsi="Calibri" w:cs="Calibri"/>
                <w:b/>
                <w:bCs/>
              </w:rPr>
              <w:pPrChange w:id="4895" w:author="Molly McEvilley" w:date="2022-07-28T12:00:00Z">
                <w:pPr>
                  <w:pStyle w:val="NoSpacing"/>
                </w:pPr>
              </w:pPrChange>
            </w:pPr>
            <w:bookmarkStart w:id="4896" w:name="_Toc109988573"/>
            <w:bookmarkStart w:id="4897" w:name="_Toc109993537"/>
            <w:del w:id="4898" w:author="Molly McEvilley" w:date="2022-07-28T12:00:00Z">
              <w:r w:rsidRPr="00956E23" w:rsidDel="002F5BE6">
                <w:rPr>
                  <w:rFonts w:ascii="Calibri" w:hAnsi="Calibri" w:cs="Calibri"/>
                  <w:b/>
                  <w:bCs/>
                </w:rPr>
                <w:delText>hmis_Enrollment</w:delText>
              </w:r>
              <w:bookmarkEnd w:id="4896"/>
              <w:bookmarkEnd w:id="4897"/>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9" w:author="Molly McEvilley" w:date="2022-07-28T12:00:00Z"/>
                <w:rFonts w:ascii="Calibri" w:hAnsi="Calibri" w:cs="Calibri"/>
                <w:b/>
                <w:bCs/>
              </w:rPr>
              <w:pPrChange w:id="4900" w:author="Molly McEvilley" w:date="2022-07-28T12:00:00Z">
                <w:pPr>
                  <w:pStyle w:val="NoSpacing"/>
                </w:pPr>
              </w:pPrChange>
            </w:pPr>
            <w:bookmarkStart w:id="4901" w:name="_Toc109988574"/>
            <w:bookmarkStart w:id="4902" w:name="_Toc109993538"/>
            <w:del w:id="4903" w:author="Molly McEvilley" w:date="2022-07-28T12:00:00Z">
              <w:r w:rsidRPr="00956E23" w:rsidDel="002F5BE6">
                <w:rPr>
                  <w:b/>
                  <w:bCs/>
                </w:rPr>
                <w:delText>Condition 1</w:delText>
              </w:r>
              <w:bookmarkEnd w:id="4901"/>
              <w:bookmarkEnd w:id="4902"/>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4" w:author="Molly McEvilley" w:date="2022-07-28T12:00:00Z"/>
                <w:rFonts w:ascii="Calibri" w:hAnsi="Calibri" w:cs="Calibri"/>
                <w:b/>
                <w:bCs/>
              </w:rPr>
              <w:pPrChange w:id="4905" w:author="Molly McEvilley" w:date="2022-07-28T12:00:00Z">
                <w:pPr>
                  <w:pStyle w:val="NoSpacing"/>
                </w:pPr>
              </w:pPrChange>
            </w:pPr>
            <w:bookmarkStart w:id="4906" w:name="_Toc109988575"/>
            <w:bookmarkStart w:id="4907" w:name="_Toc109993539"/>
            <w:del w:id="4908" w:author="Molly McEvilley" w:date="2022-07-28T12:00:00Z">
              <w:r w:rsidDel="002F5BE6">
                <w:rPr>
                  <w:b/>
                  <w:bCs/>
                </w:rPr>
                <w:delText xml:space="preserve">or </w:delText>
              </w:r>
              <w:r w:rsidRPr="00956E23" w:rsidDel="002F5BE6">
                <w:rPr>
                  <w:b/>
                  <w:bCs/>
                </w:rPr>
                <w:delText>Condition 2</w:delText>
              </w:r>
              <w:bookmarkEnd w:id="4906"/>
              <w:bookmarkEnd w:id="4907"/>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9" w:author="Molly McEvilley" w:date="2022-07-28T12:00:00Z"/>
                <w:rFonts w:ascii="Calibri" w:hAnsi="Calibri" w:cs="Calibri"/>
                <w:b/>
                <w:bCs/>
              </w:rPr>
              <w:pPrChange w:id="4910" w:author="Molly McEvilley" w:date="2022-07-28T12:00:00Z">
                <w:pPr>
                  <w:pStyle w:val="NoSpacing"/>
                </w:pPr>
              </w:pPrChange>
            </w:pPr>
            <w:bookmarkStart w:id="4911" w:name="_Toc109988576"/>
            <w:bookmarkStart w:id="4912" w:name="_Toc109993540"/>
            <w:del w:id="491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911"/>
              <w:bookmarkEnd w:id="4912"/>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4" w:author="Molly McEvilley" w:date="2022-07-28T12:00:00Z"/>
                <w:b/>
                <w:bCs/>
              </w:rPr>
              <w:pPrChange w:id="4915" w:author="Molly McEvilley" w:date="2022-07-28T12:00:00Z">
                <w:pPr>
                  <w:pStyle w:val="NoSpacing"/>
                </w:pPr>
              </w:pPrChange>
            </w:pPr>
            <w:bookmarkStart w:id="4916" w:name="_Toc109988577"/>
            <w:bookmarkStart w:id="4917" w:name="_Toc109993541"/>
            <w:del w:id="4918" w:author="Molly McEvilley" w:date="2022-07-28T12:00:00Z">
              <w:r w:rsidDel="002F5BE6">
                <w:rPr>
                  <w:b/>
                  <w:bCs/>
                </w:rPr>
                <w:delText xml:space="preserve">or </w:delText>
              </w:r>
              <w:r w:rsidRPr="003C4035" w:rsidDel="002F5BE6">
                <w:rPr>
                  <w:b/>
                  <w:bCs/>
                </w:rPr>
                <w:delText>Condition 4</w:delText>
              </w:r>
              <w:bookmarkEnd w:id="4916"/>
              <w:bookmarkEnd w:id="4917"/>
            </w:del>
          </w:p>
        </w:tc>
      </w:tr>
      <w:tr w:rsidR="000C1F5E" w:rsidDel="002F5BE6" w14:paraId="024BDDE1" w14:textId="108E0475" w:rsidTr="001F4530">
        <w:trPr>
          <w:cantSplit/>
          <w:trHeight w:val="216"/>
          <w:del w:id="4919"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0" w:author="Molly McEvilley" w:date="2022-07-28T12:00:00Z"/>
                <w:rFonts w:ascii="Calibri" w:hAnsi="Calibri" w:cs="Calibri"/>
              </w:rPr>
              <w:pPrChange w:id="4921" w:author="Molly McEvilley" w:date="2022-07-28T12:00:00Z">
                <w:pPr>
                  <w:pStyle w:val="NoSpacing"/>
                </w:pPr>
              </w:pPrChange>
            </w:pPr>
            <w:bookmarkStart w:id="4922" w:name="_Toc109988578"/>
            <w:bookmarkStart w:id="4923" w:name="_Toc109993542"/>
            <w:del w:id="4924" w:author="Molly McEvilley" w:date="2022-07-28T12:00:00Z">
              <w:r w:rsidDel="002F5BE6">
                <w:rPr>
                  <w:rFonts w:ascii="Calibri" w:hAnsi="Calibri" w:cs="Calibri"/>
                </w:rPr>
                <w:delText>MonthsHomeless</w:delText>
              </w:r>
              <w:bookmarkEnd w:id="4922"/>
              <w:bookmarkEnd w:id="4923"/>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5" w:author="Molly McEvilley" w:date="2022-07-28T12:00:00Z"/>
                <w:rFonts w:ascii="Calibri" w:hAnsi="Calibri" w:cs="Calibri"/>
              </w:rPr>
              <w:pPrChange w:id="4926" w:author="Molly McEvilley" w:date="2022-07-28T12:00:00Z">
                <w:pPr>
                  <w:pStyle w:val="NoSpacing"/>
                </w:pPr>
              </w:pPrChange>
            </w:pPr>
            <w:bookmarkStart w:id="4927" w:name="_Toc109988579"/>
            <w:bookmarkStart w:id="4928" w:name="_Toc109993543"/>
            <w:del w:id="4929" w:author="Molly McEvilley" w:date="2022-07-28T12:00:00Z">
              <w:r w:rsidDel="002F5BE6">
                <w:rPr>
                  <w:rFonts w:ascii="Calibri" w:hAnsi="Calibri" w:cs="Calibri"/>
                </w:rPr>
                <w:delText>Not between 101 and 113</w:delText>
              </w:r>
              <w:bookmarkEnd w:id="4927"/>
              <w:bookmarkEnd w:id="4928"/>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0" w:author="Molly McEvilley" w:date="2022-07-28T12:00:00Z"/>
                <w:rFonts w:ascii="Calibri" w:hAnsi="Calibri" w:cs="Calibri"/>
              </w:rPr>
              <w:pPrChange w:id="4931" w:author="Molly McEvilley" w:date="2022-07-28T12:00:00Z">
                <w:pPr>
                  <w:pStyle w:val="NoSpacing"/>
                </w:pPr>
              </w:pPrChange>
            </w:pPr>
            <w:bookmarkStart w:id="4932" w:name="_Toc109988580"/>
            <w:bookmarkStart w:id="4933" w:name="_Toc109993544"/>
            <w:del w:id="4934" w:author="Molly McEvilley" w:date="2022-07-28T12:00:00Z">
              <w:r w:rsidDel="002F5BE6">
                <w:rPr>
                  <w:rFonts w:ascii="Calibri" w:hAnsi="Calibri" w:cs="Calibri"/>
                </w:rPr>
                <w:delText>Not between 101 and 113</w:delText>
              </w:r>
              <w:bookmarkEnd w:id="4932"/>
              <w:bookmarkEnd w:id="4933"/>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5" w:author="Molly McEvilley" w:date="2022-07-28T12:00:00Z"/>
                <w:rFonts w:ascii="Calibri" w:hAnsi="Calibri" w:cs="Calibri"/>
              </w:rPr>
              <w:pPrChange w:id="4936" w:author="Molly McEvilley" w:date="2022-07-28T12:00:00Z">
                <w:pPr>
                  <w:pStyle w:val="NoSpacing"/>
                </w:pPr>
              </w:pPrChange>
            </w:pPr>
            <w:bookmarkStart w:id="4937" w:name="_Toc109988581"/>
            <w:bookmarkStart w:id="4938" w:name="_Toc109993545"/>
            <w:del w:id="4939" w:author="Molly McEvilley" w:date="2022-07-28T12:00:00Z">
              <w:r w:rsidDel="002F5BE6">
                <w:rPr>
                  <w:rFonts w:ascii="Calibri" w:hAnsi="Calibri" w:cs="Calibri"/>
                </w:rPr>
                <w:delText>Not between 101 and 113</w:delText>
              </w:r>
              <w:bookmarkEnd w:id="4937"/>
              <w:bookmarkEnd w:id="4938"/>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0" w:author="Molly McEvilley" w:date="2022-07-28T12:00:00Z"/>
                <w:rFonts w:ascii="Calibri" w:hAnsi="Calibri" w:cs="Calibri"/>
              </w:rPr>
              <w:pPrChange w:id="4941" w:author="Molly McEvilley" w:date="2022-07-28T12:00:00Z">
                <w:pPr>
                  <w:pStyle w:val="NoSpacing"/>
                </w:pPr>
              </w:pPrChange>
            </w:pPr>
            <w:bookmarkStart w:id="4942" w:name="_Toc109988582"/>
            <w:bookmarkStart w:id="4943" w:name="_Toc109993546"/>
            <w:del w:id="4944" w:author="Molly McEvilley" w:date="2022-07-28T12:00:00Z">
              <w:r w:rsidRPr="000C1F5E" w:rsidDel="002F5BE6">
                <w:rPr>
                  <w:rFonts w:ascii="Calibri" w:hAnsi="Calibri" w:cs="Calibri"/>
                </w:rPr>
                <w:delText>Not between 101 and 113</w:delText>
              </w:r>
              <w:bookmarkEnd w:id="4942"/>
              <w:bookmarkEnd w:id="4943"/>
            </w:del>
          </w:p>
        </w:tc>
      </w:tr>
      <w:tr w:rsidR="000C1F5E" w:rsidDel="002F5BE6" w14:paraId="545485CB" w14:textId="5AE77072" w:rsidTr="001F4530">
        <w:trPr>
          <w:cantSplit/>
          <w:trHeight w:val="216"/>
          <w:del w:id="4945"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6" w:author="Molly McEvilley" w:date="2022-07-28T12:00:00Z"/>
                <w:rFonts w:ascii="Calibri" w:hAnsi="Calibri" w:cs="Calibri"/>
              </w:rPr>
              <w:pPrChange w:id="4947" w:author="Molly McEvilley" w:date="2022-07-28T12:00:00Z">
                <w:pPr>
                  <w:pStyle w:val="NoSpacing"/>
                </w:pPr>
              </w:pPrChange>
            </w:pPr>
            <w:bookmarkStart w:id="4948" w:name="_Toc109988583"/>
            <w:bookmarkStart w:id="4949" w:name="_Toc109993547"/>
            <w:del w:id="4950" w:author="Molly McEvilley" w:date="2022-07-28T12:00:00Z">
              <w:r w:rsidRPr="00956E23" w:rsidDel="002F5BE6">
                <w:rPr>
                  <w:rFonts w:ascii="Calibri" w:hAnsi="Calibri" w:cs="Calibri"/>
                </w:rPr>
                <w:delText>LivingSituation</w:delText>
              </w:r>
              <w:bookmarkEnd w:id="4948"/>
              <w:bookmarkEnd w:id="4949"/>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1" w:author="Molly McEvilley" w:date="2022-07-28T12:00:00Z"/>
                <w:rFonts w:ascii="Calibri" w:hAnsi="Calibri" w:cs="Calibri"/>
              </w:rPr>
              <w:pPrChange w:id="4952" w:author="Molly McEvilley" w:date="2022-07-28T12:00:00Z">
                <w:pPr>
                  <w:pStyle w:val="NoSpacing"/>
                </w:pPr>
              </w:pPrChange>
            </w:pPr>
            <w:bookmarkStart w:id="4953" w:name="_Toc109988584"/>
            <w:bookmarkStart w:id="4954" w:name="_Toc109993548"/>
            <w:del w:id="4955" w:author="Molly McEvilley" w:date="2022-07-28T12:00:00Z">
              <w:r w:rsidDel="002F5BE6">
                <w:rPr>
                  <w:rFonts w:ascii="Calibri" w:hAnsi="Calibri" w:cs="Calibri"/>
                </w:rPr>
                <w:delText>in (1,16,18,27)</w:delText>
              </w:r>
              <w:bookmarkEnd w:id="4953"/>
              <w:bookmarkEnd w:id="4954"/>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6" w:author="Molly McEvilley" w:date="2022-07-28T12:00:00Z"/>
                <w:rFonts w:ascii="Calibri" w:hAnsi="Calibri" w:cs="Calibri"/>
              </w:rPr>
              <w:pPrChange w:id="4957" w:author="Molly McEvilley" w:date="2022-07-28T12:00:00Z">
                <w:pPr>
                  <w:pStyle w:val="NoSpacing"/>
                </w:pPr>
              </w:pPrChange>
            </w:pPr>
            <w:bookmarkStart w:id="4958" w:name="_Toc109988585"/>
            <w:bookmarkStart w:id="4959" w:name="_Toc109993549"/>
            <w:del w:id="4960" w:author="Molly McEvilley" w:date="2022-07-28T12:00:00Z">
              <w:r w:rsidDel="002F5BE6">
                <w:rPr>
                  <w:rFonts w:ascii="Calibri" w:hAnsi="Calibri" w:cs="Calibri"/>
                </w:rPr>
                <w:delText>--</w:delText>
              </w:r>
              <w:bookmarkEnd w:id="4958"/>
              <w:bookmarkEnd w:id="4959"/>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1" w:author="Molly McEvilley" w:date="2022-07-28T12:00:00Z"/>
                <w:rFonts w:ascii="Calibri" w:hAnsi="Calibri" w:cs="Calibri"/>
              </w:rPr>
              <w:pPrChange w:id="4962" w:author="Molly McEvilley" w:date="2022-07-28T12:00:00Z">
                <w:pPr>
                  <w:pStyle w:val="NoSpacing"/>
                </w:pPr>
              </w:pPrChange>
            </w:pPr>
            <w:bookmarkStart w:id="4963" w:name="_Toc109988586"/>
            <w:bookmarkStart w:id="4964" w:name="_Toc109993550"/>
            <w:del w:id="4965"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963"/>
              <w:bookmarkEnd w:id="4964"/>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6" w:author="Molly McEvilley" w:date="2022-07-28T12:00:00Z"/>
                <w:rFonts w:ascii="Calibri" w:hAnsi="Calibri" w:cs="Calibri"/>
              </w:rPr>
              <w:pPrChange w:id="4967" w:author="Molly McEvilley" w:date="2022-07-28T12:00:00Z">
                <w:pPr>
                  <w:pStyle w:val="NoSpacing"/>
                </w:pPr>
              </w:pPrChange>
            </w:pPr>
            <w:bookmarkStart w:id="4968" w:name="_Toc109988587"/>
            <w:bookmarkStart w:id="4969" w:name="_Toc109993551"/>
            <w:del w:id="4970" w:author="Molly McEvilley" w:date="2022-07-28T12:00:00Z">
              <w:r w:rsidDel="002F5BE6">
                <w:rPr>
                  <w:rFonts w:ascii="Calibri" w:hAnsi="Calibri" w:cs="Calibri"/>
                </w:rPr>
                <w:delText>--</w:delText>
              </w:r>
              <w:bookmarkEnd w:id="4968"/>
              <w:bookmarkEnd w:id="4969"/>
            </w:del>
          </w:p>
        </w:tc>
      </w:tr>
      <w:tr w:rsidR="000C1F5E" w:rsidDel="002F5BE6" w14:paraId="42A5AAEB" w14:textId="3B87FC57" w:rsidTr="001F4530">
        <w:trPr>
          <w:cantSplit/>
          <w:trHeight w:val="216"/>
          <w:del w:id="4971"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2" w:author="Molly McEvilley" w:date="2022-07-28T12:00:00Z"/>
                <w:rFonts w:ascii="Calibri" w:hAnsi="Calibri" w:cs="Calibri"/>
              </w:rPr>
              <w:pPrChange w:id="4973" w:author="Molly McEvilley" w:date="2022-07-28T12:00:00Z">
                <w:pPr>
                  <w:pStyle w:val="NoSpacing"/>
                </w:pPr>
              </w:pPrChange>
            </w:pPr>
            <w:bookmarkStart w:id="4974" w:name="_Toc109988588"/>
            <w:bookmarkStart w:id="4975" w:name="_Toc109993552"/>
            <w:del w:id="4976" w:author="Molly McEvilley" w:date="2022-07-28T12:00:00Z">
              <w:r w:rsidRPr="00956E23" w:rsidDel="002F5BE6">
                <w:rPr>
                  <w:rFonts w:ascii="Calibri" w:hAnsi="Calibri" w:cs="Calibri"/>
                </w:rPr>
                <w:delText>LengthOfStay</w:delText>
              </w:r>
              <w:bookmarkEnd w:id="4974"/>
              <w:bookmarkEnd w:id="4975"/>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7" w:author="Molly McEvilley" w:date="2022-07-28T12:00:00Z"/>
                <w:rFonts w:ascii="Calibri" w:hAnsi="Calibri" w:cs="Calibri"/>
              </w:rPr>
              <w:pPrChange w:id="4978" w:author="Molly McEvilley" w:date="2022-07-28T12:00:00Z">
                <w:pPr>
                  <w:pStyle w:val="NoSpacing"/>
                </w:pPr>
              </w:pPrChange>
            </w:pPr>
            <w:bookmarkStart w:id="4979" w:name="_Toc109988589"/>
            <w:bookmarkStart w:id="4980" w:name="_Toc109993553"/>
            <w:del w:id="4981" w:author="Molly McEvilley" w:date="2022-07-28T12:00:00Z">
              <w:r w:rsidDel="002F5BE6">
                <w:rPr>
                  <w:rFonts w:ascii="Calibri" w:hAnsi="Calibri" w:cs="Calibri"/>
                </w:rPr>
                <w:delText>--</w:delText>
              </w:r>
              <w:bookmarkEnd w:id="4979"/>
              <w:bookmarkEnd w:id="4980"/>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2" w:author="Molly McEvilley" w:date="2022-07-28T12:00:00Z"/>
                <w:rFonts w:ascii="Calibri" w:hAnsi="Calibri" w:cs="Calibri"/>
              </w:rPr>
              <w:pPrChange w:id="4983" w:author="Molly McEvilley" w:date="2022-07-28T12:00:00Z">
                <w:pPr>
                  <w:pStyle w:val="NoSpacing"/>
                </w:pPr>
              </w:pPrChange>
            </w:pPr>
            <w:bookmarkStart w:id="4984" w:name="_Toc109988590"/>
            <w:bookmarkStart w:id="4985" w:name="_Toc109993554"/>
            <w:del w:id="4986" w:author="Molly McEvilley" w:date="2022-07-28T12:00:00Z">
              <w:r w:rsidDel="002F5BE6">
                <w:rPr>
                  <w:rFonts w:ascii="Calibri" w:hAnsi="Calibri" w:cs="Calibri"/>
                </w:rPr>
                <w:delText>in (10,11)</w:delText>
              </w:r>
              <w:bookmarkEnd w:id="4984"/>
              <w:bookmarkEnd w:id="4985"/>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7" w:author="Molly McEvilley" w:date="2022-07-28T12:00:00Z"/>
                <w:rFonts w:ascii="Calibri" w:hAnsi="Calibri" w:cs="Calibri"/>
              </w:rPr>
              <w:pPrChange w:id="4988" w:author="Molly McEvilley" w:date="2022-07-28T12:00:00Z">
                <w:pPr>
                  <w:pStyle w:val="NoSpacing"/>
                </w:pPr>
              </w:pPrChange>
            </w:pPr>
            <w:bookmarkStart w:id="4989" w:name="_Toc109988591"/>
            <w:bookmarkStart w:id="4990" w:name="_Toc109993555"/>
            <w:del w:id="4991" w:author="Molly McEvilley" w:date="2022-07-28T12:00:00Z">
              <w:r w:rsidDel="002F5BE6">
                <w:rPr>
                  <w:rFonts w:ascii="Calibri" w:hAnsi="Calibri" w:cs="Calibri"/>
                </w:rPr>
                <w:delText>in (2,3)</w:delText>
              </w:r>
              <w:bookmarkEnd w:id="4989"/>
              <w:bookmarkEnd w:id="4990"/>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2" w:author="Molly McEvilley" w:date="2022-07-28T12:00:00Z"/>
                <w:rFonts w:ascii="Calibri" w:hAnsi="Calibri" w:cs="Calibri"/>
              </w:rPr>
              <w:pPrChange w:id="4993" w:author="Molly McEvilley" w:date="2022-07-28T12:00:00Z">
                <w:pPr>
                  <w:pStyle w:val="NoSpacing"/>
                </w:pPr>
              </w:pPrChange>
            </w:pPr>
            <w:bookmarkStart w:id="4994" w:name="_Toc109988592"/>
            <w:bookmarkStart w:id="4995" w:name="_Toc109993556"/>
            <w:del w:id="4996" w:author="Molly McEvilley" w:date="2022-07-28T12:00:00Z">
              <w:r w:rsidDel="002F5BE6">
                <w:rPr>
                  <w:rFonts w:ascii="Calibri" w:hAnsi="Calibri" w:cs="Calibri"/>
                </w:rPr>
                <w:delText>--</w:delText>
              </w:r>
              <w:bookmarkEnd w:id="4994"/>
              <w:bookmarkEnd w:id="4995"/>
            </w:del>
          </w:p>
        </w:tc>
      </w:tr>
      <w:tr w:rsidR="000C1F5E" w:rsidDel="002F5BE6" w14:paraId="6934B859" w14:textId="2DA87C30" w:rsidTr="001F4530">
        <w:trPr>
          <w:cantSplit/>
          <w:trHeight w:val="216"/>
          <w:del w:id="4997"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8" w:author="Molly McEvilley" w:date="2022-07-28T12:00:00Z"/>
                <w:rFonts w:ascii="Calibri" w:hAnsi="Calibri" w:cs="Calibri"/>
              </w:rPr>
              <w:pPrChange w:id="4999" w:author="Molly McEvilley" w:date="2022-07-28T12:00:00Z">
                <w:pPr>
                  <w:pStyle w:val="NoSpacing"/>
                </w:pPr>
              </w:pPrChange>
            </w:pPr>
            <w:bookmarkStart w:id="5000" w:name="_Toc109988593"/>
            <w:bookmarkStart w:id="5001" w:name="_Toc109993557"/>
            <w:del w:id="5002" w:author="Molly McEvilley" w:date="2022-07-28T12:00:00Z">
              <w:r w:rsidRPr="00956E23" w:rsidDel="002F5BE6">
                <w:rPr>
                  <w:rFonts w:ascii="Calibri" w:hAnsi="Calibri" w:cs="Calibri"/>
                </w:rPr>
                <w:delText>PreviousStreetESSH</w:delText>
              </w:r>
              <w:bookmarkEnd w:id="5000"/>
              <w:bookmarkEnd w:id="5001"/>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3" w:author="Molly McEvilley" w:date="2022-07-28T12:00:00Z"/>
                <w:rFonts w:ascii="Calibri" w:hAnsi="Calibri" w:cs="Calibri"/>
              </w:rPr>
              <w:pPrChange w:id="5004" w:author="Molly McEvilley" w:date="2022-07-28T12:00:00Z">
                <w:pPr>
                  <w:pStyle w:val="NoSpacing"/>
                </w:pPr>
              </w:pPrChange>
            </w:pPr>
            <w:bookmarkStart w:id="5005" w:name="_Toc109988594"/>
            <w:bookmarkStart w:id="5006" w:name="_Toc109993558"/>
            <w:del w:id="5007" w:author="Molly McEvilley" w:date="2022-07-28T12:00:00Z">
              <w:r w:rsidDel="002F5BE6">
                <w:rPr>
                  <w:rFonts w:ascii="Calibri" w:hAnsi="Calibri" w:cs="Calibri"/>
                </w:rPr>
                <w:delText>--</w:delText>
              </w:r>
              <w:bookmarkEnd w:id="5005"/>
              <w:bookmarkEnd w:id="5006"/>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8" w:author="Molly McEvilley" w:date="2022-07-28T12:00:00Z"/>
                <w:rFonts w:ascii="Calibri" w:hAnsi="Calibri" w:cs="Calibri"/>
              </w:rPr>
              <w:pPrChange w:id="5009" w:author="Molly McEvilley" w:date="2022-07-28T12:00:00Z">
                <w:pPr>
                  <w:pStyle w:val="NoSpacing"/>
                </w:pPr>
              </w:pPrChange>
            </w:pPr>
            <w:bookmarkStart w:id="5010" w:name="_Toc109988595"/>
            <w:bookmarkStart w:id="5011" w:name="_Toc109993559"/>
            <w:del w:id="5012" w:author="Molly McEvilley" w:date="2022-07-28T12:00:00Z">
              <w:r w:rsidDel="002F5BE6">
                <w:rPr>
                  <w:rFonts w:ascii="Calibri" w:hAnsi="Calibri" w:cs="Calibri"/>
                </w:rPr>
                <w:delText>1</w:delText>
              </w:r>
              <w:bookmarkEnd w:id="5010"/>
              <w:bookmarkEnd w:id="5011"/>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3" w:author="Molly McEvilley" w:date="2022-07-28T12:00:00Z"/>
                <w:rFonts w:ascii="Calibri" w:hAnsi="Calibri" w:cs="Calibri"/>
              </w:rPr>
              <w:pPrChange w:id="5014" w:author="Molly McEvilley" w:date="2022-07-28T12:00:00Z">
                <w:pPr>
                  <w:pStyle w:val="NoSpacing"/>
                </w:pPr>
              </w:pPrChange>
            </w:pPr>
            <w:bookmarkStart w:id="5015" w:name="_Toc109988596"/>
            <w:bookmarkStart w:id="5016" w:name="_Toc109993560"/>
            <w:del w:id="5017" w:author="Molly McEvilley" w:date="2022-07-28T12:00:00Z">
              <w:r w:rsidDel="002F5BE6">
                <w:rPr>
                  <w:rFonts w:ascii="Calibri" w:hAnsi="Calibri" w:cs="Calibri"/>
                </w:rPr>
                <w:delText>1</w:delText>
              </w:r>
              <w:bookmarkEnd w:id="5015"/>
              <w:bookmarkEnd w:id="5016"/>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8" w:author="Molly McEvilley" w:date="2022-07-28T12:00:00Z"/>
                <w:rFonts w:ascii="Calibri" w:hAnsi="Calibri" w:cs="Calibri"/>
              </w:rPr>
              <w:pPrChange w:id="5019" w:author="Molly McEvilley" w:date="2022-07-28T12:00:00Z">
                <w:pPr>
                  <w:pStyle w:val="NoSpacing"/>
                </w:pPr>
              </w:pPrChange>
            </w:pPr>
            <w:bookmarkStart w:id="5020" w:name="_Toc109988597"/>
            <w:bookmarkStart w:id="5021" w:name="_Toc109993561"/>
            <w:del w:id="5022" w:author="Molly McEvilley" w:date="2022-07-28T12:00:00Z">
              <w:r w:rsidDel="002F5BE6">
                <w:rPr>
                  <w:rFonts w:ascii="Calibri" w:hAnsi="Calibri" w:cs="Calibri"/>
                </w:rPr>
                <w:delText>--</w:delText>
              </w:r>
              <w:bookmarkEnd w:id="5020"/>
              <w:bookmarkEnd w:id="5021"/>
            </w:del>
          </w:p>
        </w:tc>
      </w:tr>
      <w:tr w:rsidR="000C1F5E" w:rsidRPr="00956E23" w:rsidDel="002F5BE6" w14:paraId="6718D148" w14:textId="0E0B8103" w:rsidTr="001F4530">
        <w:trPr>
          <w:cantSplit/>
          <w:trHeight w:val="216"/>
          <w:del w:id="5023"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4" w:author="Molly McEvilley" w:date="2022-07-28T12:00:00Z"/>
                <w:rFonts w:ascii="Calibri" w:hAnsi="Calibri" w:cs="Calibri"/>
              </w:rPr>
              <w:pPrChange w:id="5025" w:author="Molly McEvilley" w:date="2022-07-28T12:00:00Z">
                <w:pPr>
                  <w:pStyle w:val="NoSpacing"/>
                </w:pPr>
              </w:pPrChange>
            </w:pPr>
            <w:bookmarkStart w:id="5026" w:name="_Toc109988598"/>
            <w:bookmarkStart w:id="5027" w:name="_Toc109993562"/>
            <w:del w:id="5028" w:author="Molly McEvilley" w:date="2022-07-28T12:00:00Z">
              <w:r w:rsidRPr="0002225D" w:rsidDel="002F5BE6">
                <w:rPr>
                  <w:rFonts w:ascii="Calibri" w:hAnsi="Calibri" w:cs="Calibri"/>
                </w:rPr>
                <w:delText>ProjectType</w:delText>
              </w:r>
              <w:bookmarkEnd w:id="5026"/>
              <w:bookmarkEnd w:id="5027"/>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9" w:author="Molly McEvilley" w:date="2022-07-28T12:00:00Z"/>
                <w:rFonts w:ascii="Calibri" w:hAnsi="Calibri" w:cs="Calibri"/>
              </w:rPr>
              <w:pPrChange w:id="5030" w:author="Molly McEvilley" w:date="2022-07-28T12:00:00Z">
                <w:pPr>
                  <w:pStyle w:val="NoSpacing"/>
                </w:pPr>
              </w:pPrChange>
            </w:pPr>
            <w:bookmarkStart w:id="5031" w:name="_Toc109988599"/>
            <w:bookmarkStart w:id="5032" w:name="_Toc109993563"/>
            <w:del w:id="5033" w:author="Molly McEvilley" w:date="2022-07-28T12:00:00Z">
              <w:r w:rsidDel="002F5BE6">
                <w:rPr>
                  <w:rFonts w:ascii="Calibri" w:hAnsi="Calibri" w:cs="Calibri"/>
                </w:rPr>
                <w:delText>--</w:delText>
              </w:r>
              <w:bookmarkEnd w:id="5031"/>
              <w:bookmarkEnd w:id="5032"/>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4" w:author="Molly McEvilley" w:date="2022-07-28T12:00:00Z"/>
                <w:rFonts w:ascii="Calibri" w:hAnsi="Calibri" w:cs="Calibri"/>
              </w:rPr>
              <w:pPrChange w:id="5035" w:author="Molly McEvilley" w:date="2022-07-28T12:00:00Z">
                <w:pPr>
                  <w:pStyle w:val="NoSpacing"/>
                </w:pPr>
              </w:pPrChange>
            </w:pPr>
            <w:bookmarkStart w:id="5036" w:name="_Toc109988600"/>
            <w:bookmarkStart w:id="5037" w:name="_Toc109993564"/>
            <w:del w:id="5038" w:author="Molly McEvilley" w:date="2022-07-28T12:00:00Z">
              <w:r w:rsidDel="002F5BE6">
                <w:rPr>
                  <w:rFonts w:ascii="Calibri" w:hAnsi="Calibri" w:cs="Calibri"/>
                </w:rPr>
                <w:delText>--</w:delText>
              </w:r>
              <w:bookmarkEnd w:id="5036"/>
              <w:bookmarkEnd w:id="5037"/>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9" w:author="Molly McEvilley" w:date="2022-07-28T12:00:00Z"/>
                <w:rFonts w:ascii="Calibri" w:hAnsi="Calibri" w:cs="Calibri"/>
              </w:rPr>
              <w:pPrChange w:id="5040" w:author="Molly McEvilley" w:date="2022-07-28T12:00:00Z">
                <w:pPr>
                  <w:pStyle w:val="NoSpacing"/>
                </w:pPr>
              </w:pPrChange>
            </w:pPr>
            <w:bookmarkStart w:id="5041" w:name="_Toc109988601"/>
            <w:bookmarkStart w:id="5042" w:name="_Toc109993565"/>
            <w:del w:id="5043" w:author="Molly McEvilley" w:date="2022-07-28T12:00:00Z">
              <w:r w:rsidDel="002F5BE6">
                <w:rPr>
                  <w:rFonts w:ascii="Calibri" w:hAnsi="Calibri" w:cs="Calibri"/>
                </w:rPr>
                <w:delText>--</w:delText>
              </w:r>
              <w:bookmarkEnd w:id="5041"/>
              <w:bookmarkEnd w:id="5042"/>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4" w:author="Molly McEvilley" w:date="2022-07-28T12:00:00Z"/>
                <w:rFonts w:ascii="Calibri" w:hAnsi="Calibri" w:cs="Calibri"/>
              </w:rPr>
              <w:pPrChange w:id="5045" w:author="Molly McEvilley" w:date="2022-07-28T12:00:00Z">
                <w:pPr>
                  <w:pStyle w:val="NoSpacing"/>
                </w:pPr>
              </w:pPrChange>
            </w:pPr>
            <w:bookmarkStart w:id="5046" w:name="_Toc109988602"/>
            <w:bookmarkStart w:id="5047" w:name="_Toc109993566"/>
            <w:del w:id="5048" w:author="Molly McEvilley" w:date="2022-07-28T12:00:00Z">
              <w:r w:rsidDel="002F5BE6">
                <w:rPr>
                  <w:rFonts w:ascii="Calibri" w:hAnsi="Calibri" w:cs="Calibri"/>
                </w:rPr>
                <w:delText>In (1,8)</w:delText>
              </w:r>
              <w:bookmarkEnd w:id="5046"/>
              <w:bookmarkEnd w:id="5047"/>
            </w:del>
          </w:p>
        </w:tc>
      </w:tr>
    </w:tbl>
    <w:p w14:paraId="3B6A7C13" w14:textId="326E99DC" w:rsidR="00424FF3" w:rsidDel="002F5BE6" w:rsidRDefault="00424FF3">
      <w:pPr>
        <w:pStyle w:val="Heading3"/>
        <w:numPr>
          <w:ilvl w:val="1"/>
          <w:numId w:val="2"/>
        </w:numPr>
        <w:shd w:val="clear" w:color="auto" w:fill="F0F0F2"/>
        <w:ind w:left="720" w:hanging="720"/>
        <w:contextualSpacing/>
        <w:rPr>
          <w:del w:id="5049" w:author="Molly McEvilley" w:date="2022-07-28T12:00:00Z"/>
        </w:rPr>
        <w:pPrChange w:id="5050" w:author="Molly McEvilley" w:date="2022-07-28T12:00:00Z">
          <w:pPr>
            <w:pStyle w:val="Heading3"/>
          </w:pPr>
        </w:pPrChange>
      </w:pPr>
      <w:del w:id="5051"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52" w:author="Molly McEvilley" w:date="2022-07-28T12:00:00Z"/>
        </w:rPr>
        <w:pPrChange w:id="5053" w:author="Molly McEvilley" w:date="2022-07-28T12:00:00Z">
          <w:pPr/>
        </w:pPrChange>
      </w:pPr>
      <w:bookmarkStart w:id="5054" w:name="_Toc109988603"/>
      <w:bookmarkStart w:id="5055" w:name="_Toc109993567"/>
      <w:del w:id="505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5054"/>
        <w:bookmarkEnd w:id="5055"/>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5057"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8" w:author="Molly McEvilley" w:date="2022-07-28T12:00:00Z"/>
                <w:b/>
                <w:bCs/>
              </w:rPr>
              <w:pPrChange w:id="5059" w:author="Molly McEvilley" w:date="2022-07-28T12:00:00Z">
                <w:pPr>
                  <w:pStyle w:val="NoSpacing"/>
                </w:pPr>
              </w:pPrChange>
            </w:pPr>
            <w:bookmarkStart w:id="5060" w:name="_Toc109988604"/>
            <w:bookmarkStart w:id="5061" w:name="_Toc109993568"/>
            <w:del w:id="5062" w:author="Molly McEvilley" w:date="2022-07-28T12:00:00Z">
              <w:r w:rsidDel="002F5BE6">
                <w:rPr>
                  <w:b/>
                  <w:bCs/>
                </w:rPr>
                <w:delText>dq_Enrollment</w:delText>
              </w:r>
              <w:bookmarkEnd w:id="5060"/>
              <w:bookmarkEnd w:id="5061"/>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3" w:author="Molly McEvilley" w:date="2022-07-28T12:00:00Z"/>
                <w:b/>
                <w:bCs/>
              </w:rPr>
              <w:pPrChange w:id="5064" w:author="Molly McEvilley" w:date="2022-07-28T12:00:00Z">
                <w:pPr>
                  <w:pStyle w:val="NoSpacing"/>
                </w:pPr>
              </w:pPrChange>
            </w:pPr>
            <w:bookmarkStart w:id="5065" w:name="_Toc109988605"/>
            <w:bookmarkStart w:id="5066" w:name="_Toc109993569"/>
            <w:del w:id="5067" w:author="Molly McEvilley" w:date="2022-07-28T12:00:00Z">
              <w:r w:rsidRPr="00956E23" w:rsidDel="002F5BE6">
                <w:rPr>
                  <w:b/>
                  <w:bCs/>
                </w:rPr>
                <w:delText>Condition</w:delText>
              </w:r>
              <w:r w:rsidDel="002F5BE6">
                <w:rPr>
                  <w:b/>
                  <w:bCs/>
                </w:rPr>
                <w:delText xml:space="preserve"> 1</w:delText>
              </w:r>
              <w:bookmarkEnd w:id="5065"/>
              <w:bookmarkEnd w:id="5066"/>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8" w:author="Molly McEvilley" w:date="2022-07-28T12:00:00Z"/>
                <w:b/>
                <w:bCs/>
              </w:rPr>
              <w:pPrChange w:id="5069" w:author="Molly McEvilley" w:date="2022-07-28T12:00:00Z">
                <w:pPr>
                  <w:pStyle w:val="NoSpacing"/>
                </w:pPr>
              </w:pPrChange>
            </w:pPr>
            <w:bookmarkStart w:id="5070" w:name="_Toc109988606"/>
            <w:bookmarkStart w:id="5071" w:name="_Toc109993570"/>
            <w:del w:id="5072" w:author="Molly McEvilley" w:date="2022-07-28T12:00:00Z">
              <w:r w:rsidDel="002F5BE6">
                <w:rPr>
                  <w:b/>
                  <w:bCs/>
                </w:rPr>
                <w:delText>or Condition 2</w:delText>
              </w:r>
              <w:bookmarkEnd w:id="5070"/>
              <w:bookmarkEnd w:id="5071"/>
            </w:del>
          </w:p>
        </w:tc>
      </w:tr>
      <w:tr w:rsidR="003F2061" w:rsidDel="002F5BE6" w14:paraId="3867EF47" w14:textId="51A66FC7" w:rsidTr="003F2061">
        <w:trPr>
          <w:trHeight w:val="216"/>
          <w:del w:id="5073"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4" w:author="Molly McEvilley" w:date="2022-07-28T12:00:00Z"/>
                <w:iCs/>
              </w:rPr>
              <w:pPrChange w:id="5075" w:author="Molly McEvilley" w:date="2022-07-28T12:00:00Z">
                <w:pPr>
                  <w:pStyle w:val="NoSpacing"/>
                </w:pPr>
              </w:pPrChange>
            </w:pPr>
            <w:bookmarkStart w:id="5076" w:name="_Toc109988607"/>
            <w:bookmarkStart w:id="5077" w:name="_Toc109993571"/>
            <w:del w:id="5078" w:author="Molly McEvilley" w:date="2022-07-28T12:00:00Z">
              <w:r w:rsidDel="002F5BE6">
                <w:rPr>
                  <w:iCs/>
                </w:rPr>
                <w:delText>Status1/Status3</w:delText>
              </w:r>
              <w:bookmarkEnd w:id="5076"/>
              <w:bookmarkEnd w:id="5077"/>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9" w:author="Molly McEvilley" w:date="2022-07-28T12:00:00Z"/>
              </w:rPr>
              <w:pPrChange w:id="5080" w:author="Molly McEvilley" w:date="2022-07-28T12:00:00Z">
                <w:pPr>
                  <w:pStyle w:val="NoSpacing"/>
                </w:pPr>
              </w:pPrChange>
            </w:pPr>
            <w:bookmarkStart w:id="5081" w:name="_Toc109988608"/>
            <w:bookmarkStart w:id="5082" w:name="_Toc109993572"/>
            <w:del w:id="5083" w:author="Molly McEvilley" w:date="2022-07-28T12:00:00Z">
              <w:r w:rsidDel="002F5BE6">
                <w:delText>1</w:delText>
              </w:r>
              <w:bookmarkEnd w:id="5081"/>
              <w:bookmarkEnd w:id="5082"/>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4" w:author="Molly McEvilley" w:date="2022-07-28T12:00:00Z"/>
              </w:rPr>
              <w:pPrChange w:id="5085" w:author="Molly McEvilley" w:date="2022-07-28T12:00:00Z">
                <w:pPr>
                  <w:pStyle w:val="NoSpacing"/>
                </w:pPr>
              </w:pPrChange>
            </w:pPr>
            <w:bookmarkStart w:id="5086" w:name="_Toc109988609"/>
            <w:bookmarkStart w:id="5087" w:name="_Toc109993573"/>
            <w:del w:id="5088" w:author="Molly McEvilley" w:date="2022-07-28T12:00:00Z">
              <w:r w:rsidDel="002F5BE6">
                <w:delText>Not NULL</w:delText>
              </w:r>
              <w:bookmarkEnd w:id="5086"/>
              <w:bookmarkEnd w:id="5087"/>
            </w:del>
          </w:p>
        </w:tc>
      </w:tr>
      <w:tr w:rsidR="003F2061" w:rsidDel="002F5BE6" w14:paraId="36EBF970" w14:textId="77327AE5" w:rsidTr="003F2061">
        <w:trPr>
          <w:gridAfter w:val="1"/>
          <w:wAfter w:w="10" w:type="dxa"/>
          <w:trHeight w:val="216"/>
          <w:del w:id="5089"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0" w:author="Molly McEvilley" w:date="2022-07-28T12:00:00Z"/>
                <w:iCs/>
              </w:rPr>
              <w:pPrChange w:id="5091" w:author="Molly McEvilley" w:date="2022-07-28T12:00:00Z">
                <w:pPr>
                  <w:pStyle w:val="NoSpacing"/>
                </w:pPr>
              </w:pPrChange>
            </w:pPr>
            <w:bookmarkStart w:id="5092" w:name="_Toc109988610"/>
            <w:bookmarkStart w:id="5093" w:name="_Toc109993574"/>
            <w:del w:id="5094" w:author="Molly McEvilley" w:date="2022-07-28T12:00:00Z">
              <w:r w:rsidDel="002F5BE6">
                <w:rPr>
                  <w:iCs/>
                </w:rPr>
                <w:delText>RelationshipToHoH</w:delText>
              </w:r>
              <w:bookmarkEnd w:id="5092"/>
              <w:bookmarkEnd w:id="5093"/>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5" w:author="Molly McEvilley" w:date="2022-07-28T12:00:00Z"/>
              </w:rPr>
              <w:pPrChange w:id="5096" w:author="Molly McEvilley" w:date="2022-07-28T12:00:00Z">
                <w:pPr>
                  <w:pStyle w:val="NoSpacing"/>
                </w:pPr>
              </w:pPrChange>
            </w:pPr>
            <w:bookmarkStart w:id="5097" w:name="_Toc109988611"/>
            <w:bookmarkStart w:id="5098" w:name="_Toc109993575"/>
            <w:del w:id="5099" w:author="Molly McEvilley" w:date="2022-07-28T12:00:00Z">
              <w:r w:rsidDel="002F5BE6">
                <w:delText>--</w:delText>
              </w:r>
              <w:bookmarkEnd w:id="5097"/>
              <w:bookmarkEnd w:id="5098"/>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0" w:author="Molly McEvilley" w:date="2022-07-28T12:00:00Z"/>
              </w:rPr>
              <w:pPrChange w:id="5101" w:author="Molly McEvilley" w:date="2022-07-28T12:00:00Z">
                <w:pPr>
                  <w:pStyle w:val="NoSpacing"/>
                </w:pPr>
              </w:pPrChange>
            </w:pPr>
            <w:bookmarkStart w:id="5102" w:name="_Toc109988612"/>
            <w:bookmarkStart w:id="5103" w:name="_Toc109993576"/>
            <w:del w:id="5104" w:author="Molly McEvilley" w:date="2022-07-28T12:00:00Z">
              <w:r w:rsidDel="002F5BE6">
                <w:delText>1</w:delText>
              </w:r>
              <w:bookmarkEnd w:id="5102"/>
              <w:bookmarkEnd w:id="5103"/>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105" w:author="Molly McEvilley" w:date="2022-07-28T12:00:00Z"/>
        </w:rPr>
        <w:pPrChange w:id="5106" w:author="Molly McEvilley" w:date="2022-07-28T12:00:00Z">
          <w:pPr/>
        </w:pPrChange>
      </w:pPr>
      <w:bookmarkStart w:id="5107" w:name="_Toc109988613"/>
      <w:bookmarkStart w:id="5108" w:name="_Toc109993577"/>
      <w:del w:id="5109" w:author="Molly McEvilley" w:date="2022-07-28T12:00:00Z">
        <w:r w:rsidDel="002F5BE6">
          <w:delText>And:</w:delText>
        </w:r>
        <w:bookmarkEnd w:id="5107"/>
        <w:bookmarkEnd w:id="5108"/>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110"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1" w:author="Molly McEvilley" w:date="2022-07-28T12:00:00Z"/>
                <w:b/>
                <w:bCs/>
              </w:rPr>
              <w:pPrChange w:id="5112" w:author="Molly McEvilley" w:date="2022-07-28T12:00:00Z">
                <w:pPr>
                  <w:pStyle w:val="NoSpacing"/>
                </w:pPr>
              </w:pPrChange>
            </w:pPr>
            <w:bookmarkStart w:id="5113" w:name="_Toc109988614"/>
            <w:bookmarkStart w:id="5114" w:name="_Toc109993578"/>
            <w:del w:id="5115" w:author="Molly McEvilley" w:date="2022-07-28T12:00:00Z">
              <w:r w:rsidRPr="00956E23" w:rsidDel="002F5BE6">
                <w:rPr>
                  <w:b/>
                  <w:bCs/>
                </w:rPr>
                <w:delText>hmis_HealthAndDV</w:delText>
              </w:r>
              <w:bookmarkEnd w:id="5113"/>
              <w:bookmarkEnd w:id="5114"/>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6" w:author="Molly McEvilley" w:date="2022-07-28T12:00:00Z"/>
                <w:b/>
                <w:bCs/>
              </w:rPr>
              <w:pPrChange w:id="5117" w:author="Molly McEvilley" w:date="2022-07-28T12:00:00Z">
                <w:pPr>
                  <w:pStyle w:val="NoSpacing"/>
                </w:pPr>
              </w:pPrChange>
            </w:pPr>
            <w:bookmarkStart w:id="5118" w:name="_Toc109988615"/>
            <w:bookmarkStart w:id="5119" w:name="_Toc109993579"/>
            <w:del w:id="5120" w:author="Molly McEvilley" w:date="2022-07-28T12:00:00Z">
              <w:r w:rsidRPr="00956E23" w:rsidDel="002F5BE6">
                <w:rPr>
                  <w:b/>
                  <w:bCs/>
                </w:rPr>
                <w:delText>Condition 1</w:delText>
              </w:r>
              <w:bookmarkEnd w:id="5118"/>
              <w:bookmarkEnd w:id="5119"/>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1" w:author="Molly McEvilley" w:date="2022-07-28T12:00:00Z"/>
                <w:b/>
                <w:bCs/>
              </w:rPr>
              <w:pPrChange w:id="5122" w:author="Molly McEvilley" w:date="2022-07-28T12:00:00Z">
                <w:pPr>
                  <w:pStyle w:val="NoSpacing"/>
                </w:pPr>
              </w:pPrChange>
            </w:pPr>
            <w:bookmarkStart w:id="5123" w:name="_Toc109988616"/>
            <w:bookmarkStart w:id="5124" w:name="_Toc109993580"/>
            <w:del w:id="5125" w:author="Molly McEvilley" w:date="2022-07-28T12:00:00Z">
              <w:r w:rsidDel="002F5BE6">
                <w:rPr>
                  <w:b/>
                  <w:bCs/>
                </w:rPr>
                <w:delText xml:space="preserve">or </w:delText>
              </w:r>
              <w:r w:rsidRPr="00956E23" w:rsidDel="002F5BE6">
                <w:rPr>
                  <w:b/>
                  <w:bCs/>
                </w:rPr>
                <w:delText>Condition 2</w:delText>
              </w:r>
              <w:bookmarkEnd w:id="5123"/>
              <w:bookmarkEnd w:id="5124"/>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6" w:author="Molly McEvilley" w:date="2022-07-28T12:00:00Z"/>
                <w:b/>
                <w:bCs/>
              </w:rPr>
              <w:pPrChange w:id="5127" w:author="Molly McEvilley" w:date="2022-07-28T12:00:00Z">
                <w:pPr>
                  <w:pStyle w:val="NoSpacing"/>
                </w:pPr>
              </w:pPrChange>
            </w:pPr>
            <w:bookmarkStart w:id="5128" w:name="_Toc109988617"/>
            <w:bookmarkStart w:id="5129" w:name="_Toc109993581"/>
            <w:del w:id="513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128"/>
              <w:bookmarkEnd w:id="5129"/>
            </w:del>
          </w:p>
        </w:tc>
      </w:tr>
      <w:tr w:rsidR="00956E23" w:rsidDel="002F5BE6" w14:paraId="4EBD22D9" w14:textId="58976ADB" w:rsidTr="00956E23">
        <w:trPr>
          <w:cantSplit/>
          <w:trHeight w:val="216"/>
          <w:del w:id="5131"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2" w:author="Molly McEvilley" w:date="2022-07-28T12:00:00Z"/>
                <w:iCs/>
              </w:rPr>
              <w:pPrChange w:id="5133" w:author="Molly McEvilley" w:date="2022-07-28T12:00:00Z">
                <w:pPr>
                  <w:pStyle w:val="NoSpacing"/>
                </w:pPr>
              </w:pPrChange>
            </w:pPr>
            <w:bookmarkStart w:id="5134" w:name="_Toc109988618"/>
            <w:bookmarkStart w:id="5135" w:name="_Toc109993582"/>
            <w:del w:id="5136" w:author="Molly McEvilley" w:date="2022-07-28T12:00:00Z">
              <w:r w:rsidRPr="00956E23" w:rsidDel="002F5BE6">
                <w:rPr>
                  <w:iCs/>
                </w:rPr>
                <w:delText>DataCollectionStage</w:delText>
              </w:r>
              <w:bookmarkEnd w:id="5134"/>
              <w:bookmarkEnd w:id="5135"/>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7" w:author="Molly McEvilley" w:date="2022-07-28T12:00:00Z"/>
              </w:rPr>
              <w:pPrChange w:id="5138" w:author="Molly McEvilley" w:date="2022-07-28T12:00:00Z">
                <w:pPr>
                  <w:pStyle w:val="NoSpacing"/>
                </w:pPr>
              </w:pPrChange>
            </w:pPr>
            <w:bookmarkStart w:id="5139" w:name="_Toc109988619"/>
            <w:bookmarkStart w:id="5140" w:name="_Toc109993583"/>
            <w:del w:id="5141" w:author="Molly McEvilley" w:date="2022-07-28T12:00:00Z">
              <w:r w:rsidRPr="003432D7" w:rsidDel="002F5BE6">
                <w:delText>1</w:delText>
              </w:r>
              <w:bookmarkEnd w:id="5139"/>
              <w:bookmarkEnd w:id="5140"/>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2" w:author="Molly McEvilley" w:date="2022-07-28T12:00:00Z"/>
              </w:rPr>
              <w:pPrChange w:id="5143" w:author="Molly McEvilley" w:date="2022-07-28T12:00:00Z">
                <w:pPr>
                  <w:pStyle w:val="NoSpacing"/>
                </w:pPr>
              </w:pPrChange>
            </w:pPr>
            <w:bookmarkStart w:id="5144" w:name="_Toc109988620"/>
            <w:bookmarkStart w:id="5145" w:name="_Toc109993584"/>
            <w:del w:id="5146" w:author="Molly McEvilley" w:date="2022-07-28T12:00:00Z">
              <w:r w:rsidRPr="003432D7" w:rsidDel="002F5BE6">
                <w:delText>1</w:delText>
              </w:r>
              <w:bookmarkEnd w:id="5144"/>
              <w:bookmarkEnd w:id="5145"/>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7" w:author="Molly McEvilley" w:date="2022-07-28T12:00:00Z"/>
              </w:rPr>
              <w:pPrChange w:id="5148" w:author="Molly McEvilley" w:date="2022-07-28T12:00:00Z">
                <w:pPr>
                  <w:pStyle w:val="NoSpacing"/>
                </w:pPr>
              </w:pPrChange>
            </w:pPr>
            <w:bookmarkStart w:id="5149" w:name="_Toc109988621"/>
            <w:bookmarkStart w:id="5150" w:name="_Toc109993585"/>
            <w:del w:id="5151" w:author="Molly McEvilley" w:date="2022-07-28T12:00:00Z">
              <w:r w:rsidDel="002F5BE6">
                <w:delText>(no record = 1)</w:delText>
              </w:r>
              <w:bookmarkEnd w:id="5149"/>
              <w:bookmarkEnd w:id="5150"/>
            </w:del>
          </w:p>
        </w:tc>
      </w:tr>
      <w:tr w:rsidR="00956E23" w:rsidDel="002F5BE6" w14:paraId="73FE63E0" w14:textId="25E311CC" w:rsidTr="00956E23">
        <w:trPr>
          <w:cantSplit/>
          <w:trHeight w:val="216"/>
          <w:del w:id="5152"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3" w:author="Molly McEvilley" w:date="2022-07-28T12:00:00Z"/>
                <w:iCs/>
              </w:rPr>
              <w:pPrChange w:id="5154" w:author="Molly McEvilley" w:date="2022-07-28T12:00:00Z">
                <w:pPr>
                  <w:pStyle w:val="NoSpacing"/>
                </w:pPr>
              </w:pPrChange>
            </w:pPr>
            <w:bookmarkStart w:id="5155" w:name="_Toc109988622"/>
            <w:bookmarkStart w:id="5156" w:name="_Toc109993586"/>
            <w:del w:id="5157" w:author="Molly McEvilley" w:date="2022-07-28T12:00:00Z">
              <w:r w:rsidRPr="00956E23" w:rsidDel="002F5BE6">
                <w:rPr>
                  <w:rFonts w:cs="Open Sans"/>
                  <w:iCs/>
                </w:rPr>
                <w:delText>DomesticViolenceVictim</w:delText>
              </w:r>
              <w:bookmarkEnd w:id="5155"/>
              <w:bookmarkEnd w:id="5156"/>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8" w:author="Molly McEvilley" w:date="2022-07-28T12:00:00Z"/>
              </w:rPr>
              <w:pPrChange w:id="5159" w:author="Molly McEvilley" w:date="2022-07-28T12:00:00Z">
                <w:pPr>
                  <w:pStyle w:val="NoSpacing"/>
                </w:pPr>
              </w:pPrChange>
            </w:pPr>
            <w:bookmarkStart w:id="5160" w:name="_Toc109988623"/>
            <w:bookmarkStart w:id="5161" w:name="_Toc109993587"/>
            <w:del w:id="5162"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160"/>
              <w:bookmarkEnd w:id="5161"/>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3" w:author="Molly McEvilley" w:date="2022-07-28T12:00:00Z"/>
              </w:rPr>
              <w:pPrChange w:id="5164" w:author="Molly McEvilley" w:date="2022-07-28T12:00:00Z">
                <w:pPr>
                  <w:pStyle w:val="NoSpacing"/>
                </w:pPr>
              </w:pPrChange>
            </w:pPr>
            <w:bookmarkStart w:id="5165" w:name="_Toc109988624"/>
            <w:bookmarkStart w:id="5166" w:name="_Toc109993588"/>
            <w:del w:id="5167" w:author="Molly McEvilley" w:date="2022-07-28T12:00:00Z">
              <w:r w:rsidDel="002F5BE6">
                <w:delText>1</w:delText>
              </w:r>
              <w:bookmarkEnd w:id="5165"/>
              <w:bookmarkEnd w:id="5166"/>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8" w:author="Molly McEvilley" w:date="2022-07-28T12:00:00Z"/>
              </w:rPr>
              <w:pPrChange w:id="5169" w:author="Molly McEvilley" w:date="2022-07-28T12:00:00Z">
                <w:pPr>
                  <w:pStyle w:val="NoSpacing"/>
                </w:pPr>
              </w:pPrChange>
            </w:pPr>
            <w:bookmarkStart w:id="5170" w:name="_Toc109988625"/>
            <w:bookmarkStart w:id="5171" w:name="_Toc109993589"/>
            <w:bookmarkEnd w:id="5170"/>
            <w:bookmarkEnd w:id="5171"/>
          </w:p>
        </w:tc>
      </w:tr>
      <w:tr w:rsidR="00661D2A" w:rsidDel="002F5BE6" w14:paraId="2FE921AB" w14:textId="2836E96B" w:rsidTr="00956E23">
        <w:trPr>
          <w:cantSplit/>
          <w:trHeight w:val="216"/>
          <w:del w:id="5172"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3" w:author="Molly McEvilley" w:date="2022-07-28T12:00:00Z"/>
                <w:rFonts w:cs="Open Sans"/>
                <w:iCs/>
              </w:rPr>
              <w:pPrChange w:id="5174" w:author="Molly McEvilley" w:date="2022-07-28T12:00:00Z">
                <w:pPr>
                  <w:pStyle w:val="NoSpacing"/>
                </w:pPr>
              </w:pPrChange>
            </w:pPr>
            <w:bookmarkStart w:id="5175" w:name="_Toc109988626"/>
            <w:bookmarkStart w:id="5176" w:name="_Toc109993590"/>
            <w:del w:id="5177" w:author="Molly McEvilley" w:date="2022-07-28T12:00:00Z">
              <w:r w:rsidRPr="00956E23" w:rsidDel="002F5BE6">
                <w:rPr>
                  <w:rFonts w:cs="Open Sans"/>
                  <w:iCs/>
                </w:rPr>
                <w:delText>CurrentlyFleeing</w:delText>
              </w:r>
              <w:bookmarkEnd w:id="5175"/>
              <w:bookmarkEnd w:id="5176"/>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8" w:author="Molly McEvilley" w:date="2022-07-28T12:00:00Z"/>
              </w:rPr>
              <w:pPrChange w:id="5179" w:author="Molly McEvilley" w:date="2022-07-28T12:00:00Z">
                <w:pPr>
                  <w:pStyle w:val="NoSpacing"/>
                </w:pPr>
              </w:pPrChange>
            </w:pPr>
            <w:bookmarkStart w:id="5180" w:name="_Toc109988627"/>
            <w:bookmarkStart w:id="5181" w:name="_Toc109993591"/>
            <w:del w:id="5182" w:author="Molly McEvilley" w:date="2022-07-28T12:00:00Z">
              <w:r w:rsidDel="002F5BE6">
                <w:delText>(any)</w:delText>
              </w:r>
              <w:bookmarkEnd w:id="5180"/>
              <w:bookmarkEnd w:id="5181"/>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3" w:author="Molly McEvilley" w:date="2022-07-28T12:00:00Z"/>
              </w:rPr>
              <w:pPrChange w:id="5184" w:author="Molly McEvilley" w:date="2022-07-28T12:00:00Z">
                <w:pPr>
                  <w:pStyle w:val="NoSpacing"/>
                </w:pPr>
              </w:pPrChange>
            </w:pPr>
            <w:bookmarkStart w:id="5185" w:name="_Toc109988628"/>
            <w:bookmarkStart w:id="5186" w:name="_Toc109993592"/>
            <w:del w:id="5187" w:author="Molly McEvilley" w:date="2022-07-28T12:00:00Z">
              <w:r w:rsidDel="002F5BE6">
                <w:delText>Not in (0,1) or is NULL</w:delText>
              </w:r>
              <w:bookmarkEnd w:id="5185"/>
              <w:bookmarkEnd w:id="5186"/>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8" w:author="Molly McEvilley" w:date="2022-07-28T12:00:00Z"/>
              </w:rPr>
              <w:pPrChange w:id="5189" w:author="Molly McEvilley" w:date="2022-07-28T12:00:00Z">
                <w:pPr>
                  <w:pStyle w:val="NoSpacing"/>
                </w:pPr>
              </w:pPrChange>
            </w:pPr>
            <w:bookmarkStart w:id="5190" w:name="_Toc109988629"/>
            <w:bookmarkStart w:id="5191" w:name="_Toc109993593"/>
            <w:bookmarkEnd w:id="5190"/>
            <w:bookmarkEnd w:id="5191"/>
          </w:p>
        </w:tc>
      </w:tr>
    </w:tbl>
    <w:p w14:paraId="0DF17F5E" w14:textId="0E3DCD67" w:rsidR="00424FF3" w:rsidDel="002F5BE6" w:rsidRDefault="00424FF3">
      <w:pPr>
        <w:pStyle w:val="Heading3"/>
        <w:numPr>
          <w:ilvl w:val="1"/>
          <w:numId w:val="2"/>
        </w:numPr>
        <w:shd w:val="clear" w:color="auto" w:fill="F0F0F2"/>
        <w:ind w:left="720" w:hanging="720"/>
        <w:contextualSpacing/>
        <w:rPr>
          <w:del w:id="5192" w:author="Molly McEvilley" w:date="2022-07-28T12:00:00Z"/>
        </w:rPr>
        <w:pPrChange w:id="5193" w:author="Molly McEvilley" w:date="2022-07-28T12:00:00Z">
          <w:pPr>
            <w:pStyle w:val="Heading3"/>
          </w:pPr>
        </w:pPrChange>
      </w:pPr>
      <w:del w:id="5194"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95" w:author="Molly McEvilley" w:date="2022-07-28T12:00:00Z"/>
        </w:rPr>
        <w:pPrChange w:id="5196" w:author="Molly McEvilley" w:date="2022-07-28T12:00:00Z">
          <w:pPr/>
        </w:pPrChange>
      </w:pPr>
      <w:bookmarkStart w:id="5197" w:name="_Toc109988630"/>
      <w:bookmarkStart w:id="5198" w:name="_Toc109993594"/>
      <w:del w:id="5199"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97"/>
        <w:bookmarkEnd w:id="5198"/>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200"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1" w:author="Molly McEvilley" w:date="2022-07-28T12:00:00Z"/>
                <w:b/>
                <w:bCs/>
              </w:rPr>
              <w:pPrChange w:id="5202" w:author="Molly McEvilley" w:date="2022-07-28T12:00:00Z">
                <w:pPr>
                  <w:pStyle w:val="NoSpacing"/>
                </w:pPr>
              </w:pPrChange>
            </w:pPr>
            <w:bookmarkStart w:id="5203" w:name="_Toc109988631"/>
            <w:bookmarkStart w:id="5204" w:name="_Toc109993595"/>
            <w:del w:id="5205" w:author="Molly McEvilley" w:date="2022-07-28T12:00:00Z">
              <w:r w:rsidDel="002F5BE6">
                <w:rPr>
                  <w:b/>
                  <w:bCs/>
                </w:rPr>
                <w:delText>dq_Enrollment</w:delText>
              </w:r>
              <w:bookmarkEnd w:id="5203"/>
              <w:bookmarkEnd w:id="5204"/>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6" w:author="Molly McEvilley" w:date="2022-07-28T12:00:00Z"/>
                <w:b/>
                <w:bCs/>
              </w:rPr>
              <w:pPrChange w:id="5207" w:author="Molly McEvilley" w:date="2022-07-28T12:00:00Z">
                <w:pPr>
                  <w:pStyle w:val="NoSpacing"/>
                </w:pPr>
              </w:pPrChange>
            </w:pPr>
            <w:bookmarkStart w:id="5208" w:name="_Toc109988632"/>
            <w:bookmarkStart w:id="5209" w:name="_Toc109993596"/>
            <w:del w:id="5210" w:author="Molly McEvilley" w:date="2022-07-28T12:00:00Z">
              <w:r w:rsidRPr="00956E23" w:rsidDel="002F5BE6">
                <w:rPr>
                  <w:b/>
                  <w:bCs/>
                </w:rPr>
                <w:delText>Condition</w:delText>
              </w:r>
              <w:bookmarkEnd w:id="5208"/>
              <w:bookmarkEnd w:id="5209"/>
              <w:r w:rsidDel="002F5BE6">
                <w:rPr>
                  <w:b/>
                  <w:bCs/>
                </w:rPr>
                <w:delText xml:space="preserve"> </w:delText>
              </w:r>
            </w:del>
          </w:p>
        </w:tc>
      </w:tr>
      <w:tr w:rsidR="00046859" w:rsidDel="002F5BE6" w14:paraId="3986FACE" w14:textId="3C8955E2" w:rsidTr="00C34F4A">
        <w:trPr>
          <w:trHeight w:val="216"/>
          <w:del w:id="5211"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2" w:author="Molly McEvilley" w:date="2022-07-28T12:00:00Z"/>
                <w:iCs/>
              </w:rPr>
              <w:pPrChange w:id="5213" w:author="Molly McEvilley" w:date="2022-07-28T12:00:00Z">
                <w:pPr>
                  <w:pStyle w:val="NoSpacing"/>
                </w:pPr>
              </w:pPrChange>
            </w:pPr>
            <w:bookmarkStart w:id="5214" w:name="_Toc109988633"/>
            <w:bookmarkStart w:id="5215" w:name="_Toc109993597"/>
            <w:del w:id="5216" w:author="Molly McEvilley" w:date="2022-07-28T12:00:00Z">
              <w:r w:rsidDel="002F5BE6">
                <w:rPr>
                  <w:iCs/>
                </w:rPr>
                <w:delText>ExitDate</w:delText>
              </w:r>
              <w:bookmarkEnd w:id="5214"/>
              <w:bookmarkEnd w:id="5215"/>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7" w:author="Molly McEvilley" w:date="2022-07-28T12:00:00Z"/>
                <w:rFonts w:cstheme="minorHAnsi"/>
                <w:u w:val="single"/>
              </w:rPr>
              <w:pPrChange w:id="5218" w:author="Molly McEvilley" w:date="2022-07-28T12:00:00Z">
                <w:pPr>
                  <w:pStyle w:val="NoSpacing"/>
                </w:pPr>
              </w:pPrChange>
            </w:pPr>
            <w:bookmarkStart w:id="5219" w:name="_Toc109988634"/>
            <w:bookmarkStart w:id="5220" w:name="_Toc109993598"/>
            <w:del w:id="5221"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219"/>
              <w:bookmarkEnd w:id="5220"/>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2" w:author="Molly McEvilley" w:date="2022-07-28T12:00:00Z"/>
              </w:rPr>
              <w:pPrChange w:id="5223" w:author="Molly McEvilley" w:date="2022-07-28T12:00:00Z">
                <w:pPr>
                  <w:pStyle w:val="NoSpacing"/>
                </w:pPr>
              </w:pPrChange>
            </w:pPr>
            <w:bookmarkStart w:id="5224" w:name="_Toc109988635"/>
            <w:bookmarkStart w:id="5225" w:name="_Toc109993599"/>
            <w:del w:id="5226"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224"/>
              <w:bookmarkEnd w:id="5225"/>
            </w:del>
          </w:p>
        </w:tc>
      </w:tr>
      <w:tr w:rsidR="00046859" w:rsidDel="002F5BE6" w14:paraId="639366F5" w14:textId="685C1A61" w:rsidTr="00046859">
        <w:trPr>
          <w:trHeight w:val="216"/>
          <w:del w:id="5227"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8" w:author="Molly McEvilley" w:date="2022-07-28T12:00:00Z"/>
                <w:iCs/>
              </w:rPr>
              <w:pPrChange w:id="5229" w:author="Molly McEvilley" w:date="2022-07-28T12:00:00Z">
                <w:pPr>
                  <w:pStyle w:val="NoSpacing"/>
                </w:pPr>
              </w:pPrChange>
            </w:pPr>
            <w:bookmarkStart w:id="5230" w:name="_Toc109988636"/>
            <w:bookmarkStart w:id="5231" w:name="_Toc109993600"/>
            <w:del w:id="5232" w:author="Molly McEvilley" w:date="2022-07-28T12:00:00Z">
              <w:r w:rsidRPr="00956E23" w:rsidDel="002F5BE6">
                <w:rPr>
                  <w:b/>
                  <w:bCs/>
                </w:rPr>
                <w:delText>hmis_Exit</w:delText>
              </w:r>
              <w:bookmarkEnd w:id="5230"/>
              <w:bookmarkEnd w:id="5231"/>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3" w:author="Molly McEvilley" w:date="2022-07-28T12:00:00Z"/>
              </w:rPr>
              <w:pPrChange w:id="5234" w:author="Molly McEvilley" w:date="2022-07-28T12:00:00Z">
                <w:pPr>
                  <w:pStyle w:val="NoSpacing"/>
                </w:pPr>
              </w:pPrChange>
            </w:pPr>
            <w:bookmarkStart w:id="5235" w:name="_Toc109988637"/>
            <w:bookmarkStart w:id="5236" w:name="_Toc109993601"/>
            <w:del w:id="5237" w:author="Molly McEvilley" w:date="2022-07-28T12:00:00Z">
              <w:r w:rsidRPr="00956E23" w:rsidDel="002F5BE6">
                <w:rPr>
                  <w:b/>
                  <w:bCs/>
                </w:rPr>
                <w:delText>Condition</w:delText>
              </w:r>
              <w:bookmarkEnd w:id="5235"/>
              <w:bookmarkEnd w:id="5236"/>
            </w:del>
          </w:p>
        </w:tc>
      </w:tr>
      <w:tr w:rsidR="00046859" w:rsidDel="002F5BE6" w14:paraId="35B95710" w14:textId="53A830ED" w:rsidTr="00C34F4A">
        <w:trPr>
          <w:trHeight w:val="216"/>
          <w:del w:id="5238"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9" w:author="Molly McEvilley" w:date="2022-07-28T12:00:00Z"/>
                <w:iCs/>
              </w:rPr>
              <w:pPrChange w:id="5240" w:author="Molly McEvilley" w:date="2022-07-28T12:00:00Z">
                <w:pPr>
                  <w:pStyle w:val="NoSpacing"/>
                </w:pPr>
              </w:pPrChange>
            </w:pPr>
            <w:bookmarkStart w:id="5241" w:name="_Toc109988638"/>
            <w:bookmarkStart w:id="5242" w:name="_Toc109993602"/>
            <w:del w:id="5243" w:author="Molly McEvilley" w:date="2022-07-28T12:00:00Z">
              <w:r w:rsidRPr="00956E23" w:rsidDel="002F5BE6">
                <w:rPr>
                  <w:iCs/>
                </w:rPr>
                <w:delText>Destination</w:delText>
              </w:r>
              <w:bookmarkEnd w:id="5241"/>
              <w:bookmarkEnd w:id="5242"/>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4" w:author="Molly McEvilley" w:date="2022-07-28T12:00:00Z"/>
              </w:rPr>
              <w:pPrChange w:id="5245" w:author="Molly McEvilley" w:date="2022-07-28T12:00:00Z">
                <w:pPr>
                  <w:pStyle w:val="NoSpacing"/>
                </w:pPr>
              </w:pPrChange>
            </w:pPr>
            <w:bookmarkStart w:id="5246" w:name="_Toc109988639"/>
            <w:bookmarkStart w:id="5247" w:name="_Toc109993603"/>
            <w:del w:id="5248" w:author="Molly McEvilley" w:date="2022-07-28T12:00:00Z">
              <w:r w:rsidDel="002F5BE6">
                <w:delText>in (8,9,17,30,99) or is NULL</w:delText>
              </w:r>
              <w:bookmarkEnd w:id="5246"/>
              <w:bookmarkEnd w:id="5247"/>
            </w:del>
          </w:p>
        </w:tc>
      </w:tr>
    </w:tbl>
    <w:p w14:paraId="50F91871" w14:textId="25CC7B1B" w:rsidR="00424FF3" w:rsidDel="002F5BE6" w:rsidRDefault="00424FF3">
      <w:pPr>
        <w:pStyle w:val="Heading3"/>
        <w:numPr>
          <w:ilvl w:val="1"/>
          <w:numId w:val="2"/>
        </w:numPr>
        <w:shd w:val="clear" w:color="auto" w:fill="F0F0F2"/>
        <w:ind w:left="720" w:hanging="720"/>
        <w:contextualSpacing/>
        <w:rPr>
          <w:del w:id="5249" w:author="Molly McEvilley" w:date="2022-07-28T12:00:00Z"/>
        </w:rPr>
        <w:pPrChange w:id="5250" w:author="Molly McEvilley" w:date="2022-07-28T12:00:00Z">
          <w:pPr>
            <w:pStyle w:val="Heading3"/>
          </w:pPr>
        </w:pPrChange>
      </w:pPr>
      <w:del w:id="5251"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252" w:author="Molly McEvilley" w:date="2022-07-28T12:00:00Z"/>
        </w:rPr>
        <w:pPrChange w:id="5253" w:author="Molly McEvilley" w:date="2022-07-28T12:00:00Z">
          <w:pPr/>
        </w:pPrChange>
      </w:pPr>
      <w:bookmarkStart w:id="5254" w:name="_Toc109988640"/>
      <w:bookmarkStart w:id="5255" w:name="_Toc109993604"/>
      <w:del w:id="525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254"/>
        <w:bookmarkEnd w:id="5255"/>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257"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8" w:author="Molly McEvilley" w:date="2022-07-28T12:00:00Z"/>
                <w:b/>
                <w:bCs/>
                <w:color w:val="000000" w:themeColor="text1"/>
              </w:rPr>
              <w:pPrChange w:id="5259" w:author="Molly McEvilley" w:date="2022-07-28T12:00:00Z">
                <w:pPr>
                  <w:pStyle w:val="NoSpacing"/>
                </w:pPr>
              </w:pPrChange>
            </w:pPr>
            <w:bookmarkStart w:id="5260" w:name="_Toc109988641"/>
            <w:bookmarkStart w:id="5261" w:name="_Toc109993605"/>
            <w:del w:id="5262" w:author="Molly McEvilley" w:date="2022-07-28T12:00:00Z">
              <w:r w:rsidDel="002F5BE6">
                <w:rPr>
                  <w:b/>
                  <w:bCs/>
                  <w:color w:val="000000" w:themeColor="text1"/>
                </w:rPr>
                <w:delText>dq</w:delText>
              </w:r>
              <w:r w:rsidRPr="003C4035" w:rsidDel="002F5BE6">
                <w:rPr>
                  <w:b/>
                  <w:bCs/>
                  <w:color w:val="000000" w:themeColor="text1"/>
                </w:rPr>
                <w:delText>_Enrollment</w:delText>
              </w:r>
              <w:bookmarkEnd w:id="5260"/>
              <w:bookmarkEnd w:id="5261"/>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3" w:author="Molly McEvilley" w:date="2022-07-28T12:00:00Z"/>
                <w:b/>
                <w:bCs/>
                <w:color w:val="000000" w:themeColor="text1"/>
              </w:rPr>
              <w:pPrChange w:id="5264" w:author="Molly McEvilley" w:date="2022-07-28T12:00:00Z">
                <w:pPr>
                  <w:pStyle w:val="NoSpacing"/>
                </w:pPr>
              </w:pPrChange>
            </w:pPr>
            <w:bookmarkStart w:id="5265" w:name="_Toc109988642"/>
            <w:bookmarkStart w:id="5266" w:name="_Toc109993606"/>
            <w:del w:id="5267"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265"/>
              <w:bookmarkEnd w:id="5266"/>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8" w:author="Molly McEvilley" w:date="2022-07-28T12:00:00Z"/>
                <w:b/>
                <w:bCs/>
                <w:color w:val="000000" w:themeColor="text1"/>
              </w:rPr>
              <w:pPrChange w:id="5269" w:author="Molly McEvilley" w:date="2022-07-28T12:00:00Z">
                <w:pPr>
                  <w:pStyle w:val="NoSpacing"/>
                </w:pPr>
              </w:pPrChange>
            </w:pPr>
            <w:bookmarkStart w:id="5270" w:name="_Toc109988643"/>
            <w:bookmarkStart w:id="5271" w:name="_Toc109993607"/>
            <w:del w:id="5272" w:author="Molly McEvilley" w:date="2022-07-28T12:00:00Z">
              <w:r w:rsidDel="002F5BE6">
                <w:rPr>
                  <w:b/>
                  <w:bCs/>
                </w:rPr>
                <w:delText xml:space="preserve">or </w:delText>
              </w:r>
              <w:r w:rsidRPr="00956E23" w:rsidDel="002F5BE6">
                <w:rPr>
                  <w:b/>
                  <w:bCs/>
                </w:rPr>
                <w:delText>Condition 2</w:delText>
              </w:r>
              <w:bookmarkEnd w:id="5270"/>
              <w:bookmarkEnd w:id="5271"/>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3" w:author="Molly McEvilley" w:date="2022-07-28T12:00:00Z"/>
                <w:b/>
                <w:bCs/>
                <w:color w:val="000000" w:themeColor="text1"/>
              </w:rPr>
              <w:pPrChange w:id="5274" w:author="Molly McEvilley" w:date="2022-07-28T12:00:00Z">
                <w:pPr>
                  <w:pStyle w:val="NoSpacing"/>
                </w:pPr>
              </w:pPrChange>
            </w:pPr>
            <w:bookmarkStart w:id="5275" w:name="_Toc109988644"/>
            <w:bookmarkStart w:id="5276" w:name="_Toc109993608"/>
            <w:del w:id="5277"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275"/>
              <w:bookmarkEnd w:id="5276"/>
            </w:del>
          </w:p>
        </w:tc>
      </w:tr>
      <w:tr w:rsidR="00FF7565" w:rsidDel="002F5BE6" w14:paraId="7ECA0402" w14:textId="1B455074" w:rsidTr="00FF7565">
        <w:trPr>
          <w:trHeight w:val="216"/>
          <w:del w:id="5278"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9" w:author="Molly McEvilley" w:date="2022-07-28T12:00:00Z"/>
                <w:iCs/>
              </w:rPr>
              <w:pPrChange w:id="5280" w:author="Molly McEvilley" w:date="2022-07-28T12:00:00Z">
                <w:pPr>
                  <w:pStyle w:val="NoSpacing"/>
                </w:pPr>
              </w:pPrChange>
            </w:pPr>
            <w:bookmarkStart w:id="5281" w:name="_Toc109988645"/>
            <w:bookmarkStart w:id="5282" w:name="_Toc109993609"/>
            <w:del w:id="5283" w:author="Molly McEvilley" w:date="2022-07-28T12:00:00Z">
              <w:r w:rsidDel="002F5BE6">
                <w:rPr>
                  <w:iCs/>
                </w:rPr>
                <w:delText>ExitDate</w:delText>
              </w:r>
              <w:bookmarkEnd w:id="5281"/>
              <w:bookmarkEnd w:id="5282"/>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4" w:author="Molly McEvilley" w:date="2022-07-28T12:00:00Z"/>
              </w:rPr>
              <w:pPrChange w:id="5285" w:author="Molly McEvilley" w:date="2022-07-28T12:00:00Z">
                <w:pPr>
                  <w:pStyle w:val="NoSpacing"/>
                </w:pPr>
              </w:pPrChange>
            </w:pPr>
            <w:bookmarkStart w:id="5286" w:name="_Toc109988646"/>
            <w:bookmarkStart w:id="5287" w:name="_Toc109993610"/>
            <w:del w:id="5288"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86"/>
              <w:bookmarkEnd w:id="5287"/>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9" w:author="Molly McEvilley" w:date="2022-07-28T12:00:00Z"/>
              </w:rPr>
              <w:pPrChange w:id="5290" w:author="Molly McEvilley" w:date="2022-07-28T12:00:00Z">
                <w:pPr>
                  <w:pStyle w:val="NoSpacing"/>
                </w:pPr>
              </w:pPrChange>
            </w:pPr>
            <w:bookmarkStart w:id="5291" w:name="_Toc109988647"/>
            <w:bookmarkStart w:id="5292" w:name="_Toc109993611"/>
            <w:del w:id="5293"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91"/>
              <w:bookmarkEnd w:id="5292"/>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4" w:author="Molly McEvilley" w:date="2022-07-28T12:00:00Z"/>
              </w:rPr>
              <w:pPrChange w:id="5295" w:author="Molly McEvilley" w:date="2022-07-28T12:00:00Z">
                <w:pPr>
                  <w:pStyle w:val="NoSpacing"/>
                </w:pPr>
              </w:pPrChange>
            </w:pPr>
            <w:bookmarkStart w:id="5296" w:name="_Toc109988648"/>
            <w:bookmarkStart w:id="5297" w:name="_Toc109993612"/>
            <w:del w:id="5298" w:author="Molly McEvilley" w:date="2022-07-28T12:00:00Z">
              <w:r w:rsidDel="002F5BE6">
                <w:delText>--</w:delText>
              </w:r>
              <w:bookmarkEnd w:id="5296"/>
              <w:bookmarkEnd w:id="5297"/>
            </w:del>
          </w:p>
        </w:tc>
      </w:tr>
      <w:tr w:rsidR="00FF7565" w:rsidDel="002F5BE6" w14:paraId="29BE38E5" w14:textId="7D8BA3FD" w:rsidTr="00FF7565">
        <w:trPr>
          <w:cantSplit/>
          <w:trHeight w:val="216"/>
          <w:del w:id="5299"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0" w:author="Molly McEvilley" w:date="2022-07-28T12:00:00Z"/>
                <w:bCs/>
              </w:rPr>
              <w:pPrChange w:id="5301" w:author="Molly McEvilley" w:date="2022-07-28T12:00:00Z">
                <w:pPr>
                  <w:pStyle w:val="NoSpacing"/>
                </w:pPr>
              </w:pPrChange>
            </w:pPr>
            <w:bookmarkStart w:id="5302" w:name="_Toc109988649"/>
            <w:bookmarkStart w:id="5303" w:name="_Toc109993613"/>
            <w:del w:id="5304" w:author="Molly McEvilley" w:date="2022-07-28T12:00:00Z">
              <w:r w:rsidRPr="000441B8" w:rsidDel="002F5BE6">
                <w:rPr>
                  <w:bCs/>
                </w:rPr>
                <w:delText>RelationshipToHoH</w:delText>
              </w:r>
              <w:bookmarkEnd w:id="5302"/>
              <w:bookmarkEnd w:id="5303"/>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5" w:author="Molly McEvilley" w:date="2022-07-28T12:00:00Z"/>
              </w:rPr>
              <w:pPrChange w:id="5306" w:author="Molly McEvilley" w:date="2022-07-28T12:00:00Z">
                <w:pPr>
                  <w:pStyle w:val="NoSpacing"/>
                </w:pPr>
              </w:pPrChange>
            </w:pPr>
            <w:bookmarkStart w:id="5307" w:name="_Toc109988650"/>
            <w:bookmarkStart w:id="5308" w:name="_Toc109993614"/>
            <w:del w:id="5309" w:author="Molly McEvilley" w:date="2022-07-28T12:00:00Z">
              <w:r w:rsidDel="002F5BE6">
                <w:delText>1</w:delText>
              </w:r>
              <w:bookmarkEnd w:id="5307"/>
              <w:bookmarkEnd w:id="5308"/>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0" w:author="Molly McEvilley" w:date="2022-07-28T12:00:00Z"/>
              </w:rPr>
              <w:pPrChange w:id="5311" w:author="Molly McEvilley" w:date="2022-07-28T12:00:00Z">
                <w:pPr>
                  <w:pStyle w:val="NoSpacing"/>
                </w:pPr>
              </w:pPrChange>
            </w:pPr>
            <w:bookmarkStart w:id="5312" w:name="_Toc109988651"/>
            <w:bookmarkStart w:id="5313" w:name="_Toc109993615"/>
            <w:del w:id="5314" w:author="Molly McEvilley" w:date="2022-07-28T12:00:00Z">
              <w:r w:rsidDel="002F5BE6">
                <w:delText>1</w:delText>
              </w:r>
              <w:bookmarkEnd w:id="5312"/>
              <w:bookmarkEnd w:id="5313"/>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5" w:author="Molly McEvilley" w:date="2022-07-28T12:00:00Z"/>
              </w:rPr>
              <w:pPrChange w:id="5316" w:author="Molly McEvilley" w:date="2022-07-28T12:00:00Z">
                <w:pPr>
                  <w:pStyle w:val="NoSpacing"/>
                </w:pPr>
              </w:pPrChange>
            </w:pPr>
            <w:bookmarkStart w:id="5317" w:name="_Toc109988652"/>
            <w:bookmarkStart w:id="5318" w:name="_Toc109993616"/>
            <w:del w:id="5319" w:author="Molly McEvilley" w:date="2022-07-28T12:00:00Z">
              <w:r w:rsidDel="002F5BE6">
                <w:delText>1</w:delText>
              </w:r>
              <w:bookmarkEnd w:id="5317"/>
              <w:bookmarkEnd w:id="5318"/>
            </w:del>
          </w:p>
        </w:tc>
      </w:tr>
      <w:tr w:rsidR="00FF7565" w:rsidDel="002F5BE6" w14:paraId="77B6BA3E" w14:textId="222DC6A6" w:rsidTr="00FF7565">
        <w:trPr>
          <w:cantSplit/>
          <w:trHeight w:val="216"/>
          <w:del w:id="5320"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1" w:author="Molly McEvilley" w:date="2022-07-28T12:00:00Z"/>
                <w:bCs/>
              </w:rPr>
              <w:pPrChange w:id="5322" w:author="Molly McEvilley" w:date="2022-07-28T12:00:00Z">
                <w:pPr>
                  <w:pStyle w:val="NoSpacing"/>
                </w:pPr>
              </w:pPrChange>
            </w:pPr>
            <w:bookmarkStart w:id="5323" w:name="_Toc109988653"/>
            <w:bookmarkStart w:id="5324" w:name="_Toc109993617"/>
            <w:del w:id="5325" w:author="Molly McEvilley" w:date="2022-07-28T12:00:00Z">
              <w:r w:rsidDel="002F5BE6">
                <w:rPr>
                  <w:bCs/>
                </w:rPr>
                <w:delText>LSA</w:delText>
              </w:r>
              <w:r w:rsidR="00FF7565" w:rsidRPr="000441B8" w:rsidDel="002F5BE6">
                <w:rPr>
                  <w:bCs/>
                </w:rPr>
                <w:delText>ProjectType</w:delText>
              </w:r>
              <w:bookmarkEnd w:id="5323"/>
              <w:bookmarkEnd w:id="5324"/>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6" w:author="Molly McEvilley" w:date="2022-07-28T12:00:00Z"/>
              </w:rPr>
              <w:pPrChange w:id="5327" w:author="Molly McEvilley" w:date="2022-07-28T12:00:00Z">
                <w:pPr>
                  <w:pStyle w:val="NoSpacing"/>
                </w:pPr>
              </w:pPrChange>
            </w:pPr>
            <w:bookmarkStart w:id="5328" w:name="_Toc109988654"/>
            <w:bookmarkStart w:id="5329" w:name="_Toc109993618"/>
            <w:del w:id="5330" w:author="Molly McEvilley" w:date="2022-07-28T12:00:00Z">
              <w:r w:rsidDel="002F5BE6">
                <w:delText>in (3,13)</w:delText>
              </w:r>
              <w:bookmarkEnd w:id="5328"/>
              <w:bookmarkEnd w:id="5329"/>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1" w:author="Molly McEvilley" w:date="2022-07-28T12:00:00Z"/>
              </w:rPr>
              <w:pPrChange w:id="5332" w:author="Molly McEvilley" w:date="2022-07-28T12:00:00Z">
                <w:pPr>
                  <w:pStyle w:val="NoSpacing"/>
                </w:pPr>
              </w:pPrChange>
            </w:pPr>
            <w:bookmarkStart w:id="5333" w:name="_Toc109988655"/>
            <w:bookmarkStart w:id="5334" w:name="_Toc109993619"/>
            <w:del w:id="5335" w:author="Molly McEvilley" w:date="2022-07-28T12:00:00Z">
              <w:r w:rsidDel="002F5BE6">
                <w:delText>in (3,13)</w:delText>
              </w:r>
              <w:bookmarkEnd w:id="5333"/>
              <w:bookmarkEnd w:id="5334"/>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6" w:author="Molly McEvilley" w:date="2022-07-28T12:00:00Z"/>
              </w:rPr>
              <w:pPrChange w:id="5337" w:author="Molly McEvilley" w:date="2022-07-28T12:00:00Z">
                <w:pPr>
                  <w:pStyle w:val="NoSpacing"/>
                </w:pPr>
              </w:pPrChange>
            </w:pPr>
            <w:bookmarkStart w:id="5338" w:name="_Toc109988656"/>
            <w:bookmarkStart w:id="5339" w:name="_Toc109993620"/>
            <w:del w:id="5340" w:author="Molly McEvilley" w:date="2022-07-28T12:00:00Z">
              <w:r w:rsidDel="002F5BE6">
                <w:delText>in (3,13)</w:delText>
              </w:r>
              <w:bookmarkEnd w:id="5338"/>
              <w:bookmarkEnd w:id="5339"/>
            </w:del>
          </w:p>
        </w:tc>
      </w:tr>
      <w:tr w:rsidR="00FF7565" w:rsidDel="002F5BE6" w14:paraId="70B6C8BF" w14:textId="62F8A575" w:rsidTr="00FF7565">
        <w:trPr>
          <w:cantSplit/>
          <w:trHeight w:val="216"/>
          <w:del w:id="5341"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2" w:author="Molly McEvilley" w:date="2022-07-28T12:00:00Z"/>
                <w:bCs/>
              </w:rPr>
              <w:pPrChange w:id="5343" w:author="Molly McEvilley" w:date="2022-07-28T12:00:00Z">
                <w:pPr>
                  <w:pStyle w:val="NoSpacing"/>
                </w:pPr>
              </w:pPrChange>
            </w:pPr>
            <w:bookmarkStart w:id="5344" w:name="_Toc109988657"/>
            <w:bookmarkStart w:id="5345" w:name="_Toc109993621"/>
            <w:del w:id="5346" w:author="Molly McEvilley" w:date="2022-07-28T12:00:00Z">
              <w:r w:rsidDel="002F5BE6">
                <w:rPr>
                  <w:bCs/>
                </w:rPr>
                <w:delText>MoveInDate</w:delText>
              </w:r>
              <w:bookmarkEnd w:id="5344"/>
              <w:bookmarkEnd w:id="5345"/>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7" w:author="Molly McEvilley" w:date="2022-07-28T12:00:00Z"/>
                <w:b/>
              </w:rPr>
              <w:pPrChange w:id="5348" w:author="Molly McEvilley" w:date="2022-07-28T12:00:00Z">
                <w:pPr>
                  <w:pStyle w:val="NoSpacing"/>
                </w:pPr>
              </w:pPrChange>
            </w:pPr>
            <w:bookmarkStart w:id="5349" w:name="_Toc109988658"/>
            <w:bookmarkStart w:id="5350" w:name="_Toc109993622"/>
            <w:del w:id="5351" w:author="Molly McEvilley" w:date="2022-07-28T12:00:00Z">
              <w:r w:rsidDel="002F5BE6">
                <w:delText>is NULL</w:delText>
              </w:r>
              <w:bookmarkEnd w:id="5349"/>
              <w:bookmarkEnd w:id="5350"/>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2" w:author="Molly McEvilley" w:date="2022-07-28T12:00:00Z"/>
                <w:b/>
              </w:rPr>
              <w:pPrChange w:id="5353" w:author="Molly McEvilley" w:date="2022-07-28T12:00:00Z">
                <w:pPr>
                  <w:pStyle w:val="NoSpacing"/>
                </w:pPr>
              </w:pPrChange>
            </w:pPr>
            <w:bookmarkStart w:id="5354" w:name="_Toc109988659"/>
            <w:bookmarkStart w:id="5355" w:name="_Toc109993623"/>
            <w:bookmarkEnd w:id="5354"/>
            <w:bookmarkEnd w:id="5355"/>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6" w:author="Molly McEvilley" w:date="2022-07-28T12:00:00Z"/>
              </w:rPr>
              <w:pPrChange w:id="5357" w:author="Molly McEvilley" w:date="2022-07-28T12:00:00Z">
                <w:pPr>
                  <w:pStyle w:val="NoSpacing"/>
                </w:pPr>
              </w:pPrChange>
            </w:pPr>
            <w:bookmarkStart w:id="5358" w:name="_Toc109988660"/>
            <w:bookmarkStart w:id="5359" w:name="_Toc109993624"/>
            <w:del w:id="5360" w:author="Molly McEvilley" w:date="2022-07-28T12:00:00Z">
              <w:r w:rsidDel="002F5BE6">
                <w:rPr>
                  <w:b/>
                </w:rPr>
                <w:delText>&gt;</w:delText>
              </w:r>
              <w:r w:rsidDel="002F5BE6">
                <w:delText xml:space="preserve"> </w:delText>
              </w:r>
              <w:r w:rsidRPr="006458A2" w:rsidDel="002F5BE6">
                <w:rPr>
                  <w:b/>
                </w:rPr>
                <w:delText>ExitDate</w:delText>
              </w:r>
              <w:bookmarkEnd w:id="5358"/>
              <w:bookmarkEnd w:id="5359"/>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61" w:author="Molly McEvilley" w:date="2022-07-28T12:00:00Z"/>
                <w:b/>
              </w:rPr>
              <w:pPrChange w:id="5362" w:author="Molly McEvilley" w:date="2022-07-28T12:00:00Z">
                <w:pPr>
                  <w:pStyle w:val="NoSpacing"/>
                </w:pPr>
              </w:pPrChange>
            </w:pPr>
            <w:bookmarkStart w:id="5363" w:name="_Toc109988661"/>
            <w:bookmarkStart w:id="5364" w:name="_Toc109993625"/>
            <w:del w:id="5365"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363"/>
              <w:bookmarkEnd w:id="5364"/>
            </w:del>
          </w:p>
        </w:tc>
      </w:tr>
      <w:tr w:rsidR="00FF7565" w:rsidRPr="003C4035" w:rsidDel="002F5BE6" w14:paraId="0339C943" w14:textId="619F83EB" w:rsidTr="00FF7565">
        <w:trPr>
          <w:cantSplit/>
          <w:trHeight w:val="216"/>
          <w:del w:id="5366"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67" w:author="Molly McEvilley" w:date="2022-07-28T12:00:00Z"/>
                <w:b/>
                <w:bCs/>
              </w:rPr>
              <w:pPrChange w:id="5368" w:author="Molly McEvilley" w:date="2022-07-28T12:00:00Z">
                <w:pPr>
                  <w:pStyle w:val="NoSpacing"/>
                </w:pPr>
              </w:pPrChange>
            </w:pPr>
            <w:bookmarkStart w:id="5369" w:name="_Toc109988662"/>
            <w:bookmarkStart w:id="5370" w:name="_Toc109993626"/>
            <w:del w:id="5371" w:author="Molly McEvilley" w:date="2022-07-28T12:00:00Z">
              <w:r w:rsidRPr="003C4035" w:rsidDel="002F5BE6">
                <w:rPr>
                  <w:b/>
                  <w:bCs/>
                </w:rPr>
                <w:delText>hmis_Exit</w:delText>
              </w:r>
              <w:bookmarkEnd w:id="5369"/>
              <w:bookmarkEnd w:id="5370"/>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2" w:author="Molly McEvilley" w:date="2022-07-28T12:00:00Z"/>
                <w:b/>
                <w:bCs/>
              </w:rPr>
              <w:pPrChange w:id="5373" w:author="Molly McEvilley" w:date="2022-07-28T12:00:00Z">
                <w:pPr>
                  <w:pStyle w:val="NoSpacing"/>
                </w:pPr>
              </w:pPrChange>
            </w:pPr>
            <w:bookmarkStart w:id="5374" w:name="_Toc109988663"/>
            <w:bookmarkStart w:id="5375" w:name="_Toc109993627"/>
            <w:del w:id="5376" w:author="Molly McEvilley" w:date="2022-07-28T12:00:00Z">
              <w:r w:rsidRPr="003C4035" w:rsidDel="002F5BE6">
                <w:rPr>
                  <w:b/>
                  <w:bCs/>
                </w:rPr>
                <w:delText>Condition</w:delText>
              </w:r>
              <w:bookmarkEnd w:id="5374"/>
              <w:bookmarkEnd w:id="5375"/>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77" w:author="Molly McEvilley" w:date="2022-07-28T12:00:00Z"/>
                <w:b/>
                <w:bCs/>
              </w:rPr>
              <w:pPrChange w:id="5378" w:author="Molly McEvilley" w:date="2022-07-28T12:00:00Z">
                <w:pPr>
                  <w:pStyle w:val="NoSpacing"/>
                </w:pPr>
              </w:pPrChange>
            </w:pPr>
            <w:bookmarkStart w:id="5379" w:name="_Toc109988664"/>
            <w:bookmarkStart w:id="5380" w:name="_Toc109993628"/>
            <w:del w:id="5381" w:author="Molly McEvilley" w:date="2022-07-28T12:00:00Z">
              <w:r w:rsidDel="002F5BE6">
                <w:rPr>
                  <w:b/>
                  <w:bCs/>
                </w:rPr>
                <w:delText>--</w:delText>
              </w:r>
              <w:bookmarkEnd w:id="5379"/>
              <w:bookmarkEnd w:id="5380"/>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82" w:author="Molly McEvilley" w:date="2022-07-28T12:00:00Z"/>
                <w:b/>
                <w:bCs/>
              </w:rPr>
              <w:pPrChange w:id="5383" w:author="Molly McEvilley" w:date="2022-07-28T12:00:00Z">
                <w:pPr>
                  <w:pStyle w:val="NoSpacing"/>
                </w:pPr>
              </w:pPrChange>
            </w:pPr>
            <w:bookmarkStart w:id="5384" w:name="_Toc109988665"/>
            <w:bookmarkStart w:id="5385" w:name="_Toc109993629"/>
            <w:del w:id="5386" w:author="Molly McEvilley" w:date="2022-07-28T12:00:00Z">
              <w:r w:rsidDel="002F5BE6">
                <w:rPr>
                  <w:b/>
                  <w:bCs/>
                </w:rPr>
                <w:delText>--</w:delText>
              </w:r>
              <w:bookmarkEnd w:id="5384"/>
              <w:bookmarkEnd w:id="5385"/>
            </w:del>
          </w:p>
        </w:tc>
      </w:tr>
      <w:tr w:rsidR="00FF7565" w:rsidDel="002F5BE6" w14:paraId="4D9DF049" w14:textId="1228C992" w:rsidTr="00FF7565">
        <w:trPr>
          <w:cantSplit/>
          <w:trHeight w:val="216"/>
          <w:del w:id="5387"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88" w:author="Molly McEvilley" w:date="2022-07-28T12:00:00Z"/>
                <w:iCs/>
              </w:rPr>
              <w:pPrChange w:id="5389" w:author="Molly McEvilley" w:date="2022-07-28T12:00:00Z">
                <w:pPr>
                  <w:pStyle w:val="NoSpacing"/>
                </w:pPr>
              </w:pPrChange>
            </w:pPr>
            <w:bookmarkStart w:id="5390" w:name="_Toc109988666"/>
            <w:bookmarkStart w:id="5391" w:name="_Toc109993630"/>
            <w:del w:id="5392" w:author="Molly McEvilley" w:date="2022-07-28T12:00:00Z">
              <w:r w:rsidRPr="002F2FF8" w:rsidDel="002F5BE6">
                <w:rPr>
                  <w:iCs/>
                </w:rPr>
                <w:delText>Destination</w:delText>
              </w:r>
              <w:bookmarkEnd w:id="5390"/>
              <w:bookmarkEnd w:id="5391"/>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3" w:author="Molly McEvilley" w:date="2022-07-28T12:00:00Z"/>
              </w:rPr>
              <w:pPrChange w:id="5394" w:author="Molly McEvilley" w:date="2022-07-28T12:00:00Z">
                <w:pPr>
                  <w:pStyle w:val="NoSpacing"/>
                </w:pPr>
              </w:pPrChange>
            </w:pPr>
            <w:bookmarkStart w:id="5395" w:name="_Toc109988667"/>
            <w:bookmarkStart w:id="5396" w:name="_Toc109993631"/>
            <w:del w:id="5397" w:author="Molly McEvilley" w:date="2022-07-28T12:00:00Z">
              <w:r w:rsidDel="002F5BE6">
                <w:delText>Permanent - in (3,31,19,20,21,26,28,10,11,22,23,33,34)</w:delText>
              </w:r>
              <w:bookmarkEnd w:id="5395"/>
              <w:bookmarkEnd w:id="5396"/>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8" w:author="Molly McEvilley" w:date="2022-07-28T12:00:00Z"/>
              </w:rPr>
              <w:pPrChange w:id="5399" w:author="Molly McEvilley" w:date="2022-07-28T12:00:00Z">
                <w:pPr>
                  <w:pStyle w:val="NoSpacing"/>
                </w:pPr>
              </w:pPrChange>
            </w:pPr>
            <w:bookmarkStart w:id="5400" w:name="_Toc109988668"/>
            <w:bookmarkStart w:id="5401" w:name="_Toc109993632"/>
            <w:del w:id="5402" w:author="Molly McEvilley" w:date="2022-07-28T12:00:00Z">
              <w:r w:rsidDel="002F5BE6">
                <w:delText>--</w:delText>
              </w:r>
              <w:bookmarkEnd w:id="5400"/>
              <w:bookmarkEnd w:id="5401"/>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3" w:author="Molly McEvilley" w:date="2022-07-28T12:00:00Z"/>
              </w:rPr>
              <w:pPrChange w:id="5404" w:author="Molly McEvilley" w:date="2022-07-28T12:00:00Z">
                <w:pPr>
                  <w:pStyle w:val="NoSpacing"/>
                </w:pPr>
              </w:pPrChange>
            </w:pPr>
            <w:bookmarkStart w:id="5405" w:name="_Toc109988669"/>
            <w:bookmarkStart w:id="5406" w:name="_Toc109993633"/>
            <w:del w:id="5407" w:author="Molly McEvilley" w:date="2022-07-28T12:00:00Z">
              <w:r w:rsidDel="002F5BE6">
                <w:delText>--</w:delText>
              </w:r>
              <w:bookmarkEnd w:id="5405"/>
              <w:bookmarkEnd w:id="5406"/>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4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9" w:author="Molly McEvilley" w:date="2022-07-28T12:00:00Z"/>
              </w:rPr>
              <w:pPrChange w:id="5410" w:author="Molly McEvilley" w:date="2022-07-28T12:00:00Z">
                <w:pPr>
                  <w:pStyle w:val="NoSpacing"/>
                </w:pPr>
              </w:pPrChange>
            </w:pPr>
            <w:bookmarkStart w:id="5411" w:name="_Toc37973636"/>
            <w:bookmarkStart w:id="5412" w:name="_Toc37974189"/>
            <w:bookmarkStart w:id="5413" w:name="_Toc37974740"/>
            <w:bookmarkStart w:id="5414" w:name="_Toc37975228"/>
            <w:bookmarkStart w:id="5415" w:name="_Set_LSAReport_ReportDate"/>
            <w:bookmarkStart w:id="5416" w:name="_Toc34145731"/>
            <w:bookmarkStart w:id="5417" w:name="_LSAHousehold"/>
            <w:bookmarkStart w:id="5418" w:name="_Toc109988674"/>
            <w:bookmarkStart w:id="5419" w:name="_Toc109993634"/>
            <w:bookmarkEnd w:id="5411"/>
            <w:bookmarkEnd w:id="5412"/>
            <w:bookmarkEnd w:id="5413"/>
            <w:bookmarkEnd w:id="5414"/>
            <w:bookmarkEnd w:id="5415"/>
            <w:bookmarkEnd w:id="5416"/>
            <w:bookmarkEnd w:id="5417"/>
            <w:del w:id="5420" w:author="Molly McEvilley" w:date="2022-07-28T12:00:00Z">
              <w:r w:rsidDel="002F5BE6">
                <w:delText>#</w:delText>
              </w:r>
              <w:bookmarkEnd w:id="5418"/>
              <w:bookmarkEnd w:id="5419"/>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421" w:author="Molly McEvilley" w:date="2022-07-28T12:00:00Z"/>
              </w:rPr>
              <w:pPrChange w:id="5422"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423" w:name="_Toc109988675"/>
            <w:bookmarkStart w:id="5424" w:name="_Toc109993635"/>
            <w:del w:id="5425" w:author="Molly McEvilley" w:date="2022-07-28T12:00:00Z">
              <w:r w:rsidDel="002F5BE6">
                <w:delText>Column Name</w:delText>
              </w:r>
              <w:bookmarkEnd w:id="5423"/>
              <w:bookmarkEnd w:id="5424"/>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426" w:author="Molly McEvilley" w:date="2022-07-28T12:00:00Z"/>
              </w:rPr>
              <w:pPrChange w:id="5427"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428" w:name="_Toc109988676"/>
            <w:bookmarkStart w:id="5429" w:name="_Toc109993636"/>
            <w:del w:id="5430" w:author="Molly McEvilley" w:date="2022-07-28T12:00:00Z">
              <w:r w:rsidDel="002F5BE6">
                <w:delText>Data Type</w:delText>
              </w:r>
              <w:bookmarkEnd w:id="5428"/>
              <w:bookmarkEnd w:id="5429"/>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4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32" w:author="Molly McEvilley" w:date="2022-07-28T12:00:00Z"/>
              </w:rPr>
              <w:pPrChange w:id="5433" w:author="Molly McEvilley" w:date="2022-07-28T12:00:00Z">
                <w:pPr>
                  <w:pStyle w:val="NoSpacing"/>
                </w:pPr>
              </w:pPrChange>
            </w:pPr>
            <w:bookmarkStart w:id="5434" w:name="_Toc109988677"/>
            <w:bookmarkStart w:id="5435" w:name="_Toc109993637"/>
            <w:del w:id="5436" w:author="Molly McEvilley" w:date="2022-07-28T12:00:00Z">
              <w:r w:rsidDel="002F5BE6">
                <w:delText>1</w:delText>
              </w:r>
              <w:bookmarkEnd w:id="5434"/>
              <w:bookmarkEnd w:id="5435"/>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37" w:author="Molly McEvilley" w:date="2022-07-28T12:00:00Z"/>
                <w:b/>
              </w:rPr>
              <w:pPrChange w:id="54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39" w:name="_Toc109988678"/>
            <w:bookmarkStart w:id="5440" w:name="_Toc109993638"/>
            <w:del w:id="5441" w:author="Molly McEvilley" w:date="2022-07-28T12:00:00Z">
              <w:r w:rsidRPr="00E46DCB" w:rsidDel="002F5BE6">
                <w:rPr>
                  <w:b/>
                </w:rPr>
                <w:delText>ReportID</w:delText>
              </w:r>
              <w:bookmarkEnd w:id="5439"/>
              <w:bookmarkEnd w:id="5440"/>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42" w:author="Molly McEvilley" w:date="2022-07-28T12:00:00Z"/>
              </w:rPr>
              <w:pPrChange w:id="54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44" w:name="_Toc109988679"/>
            <w:bookmarkStart w:id="5445" w:name="_Toc109993639"/>
            <w:del w:id="5446" w:author="Molly McEvilley" w:date="2022-07-28T12:00:00Z">
              <w:r w:rsidDel="002F5BE6">
                <w:delText>Integer</w:delText>
              </w:r>
              <w:bookmarkEnd w:id="5444"/>
              <w:bookmarkEnd w:id="5445"/>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4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8" w:author="Molly McEvilley" w:date="2022-07-28T12:00:00Z"/>
              </w:rPr>
              <w:pPrChange w:id="5449" w:author="Molly McEvilley" w:date="2022-07-28T12:00:00Z">
                <w:pPr>
                  <w:pStyle w:val="NoSpacing"/>
                </w:pPr>
              </w:pPrChange>
            </w:pPr>
            <w:bookmarkStart w:id="5450" w:name="_Toc109988680"/>
            <w:bookmarkStart w:id="5451" w:name="_Toc109993640"/>
            <w:del w:id="5452" w:author="Molly McEvilley" w:date="2022-07-28T12:00:00Z">
              <w:r w:rsidRPr="001D3118" w:rsidDel="002F5BE6">
                <w:delText>2</w:delText>
              </w:r>
              <w:bookmarkEnd w:id="5450"/>
              <w:bookmarkEnd w:id="5451"/>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53" w:author="Molly McEvilley" w:date="2022-07-28T12:00:00Z"/>
                <w:b/>
              </w:rPr>
              <w:pPrChange w:id="54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55" w:name="_Toc109988681"/>
            <w:bookmarkStart w:id="5456" w:name="_Toc109993641"/>
            <w:del w:id="5457" w:author="Molly McEvilley" w:date="2022-07-28T12:00:00Z">
              <w:r w:rsidRPr="00E46DCB" w:rsidDel="002F5BE6">
                <w:rPr>
                  <w:b/>
                </w:rPr>
                <w:delText>ReportDate</w:delText>
              </w:r>
              <w:bookmarkEnd w:id="5455"/>
              <w:bookmarkEnd w:id="5456"/>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58" w:author="Molly McEvilley" w:date="2022-07-28T12:00:00Z"/>
              </w:rPr>
              <w:pPrChange w:id="54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60" w:name="_Toc109988682"/>
            <w:bookmarkStart w:id="5461" w:name="_Toc109993642"/>
            <w:del w:id="5462" w:author="Molly McEvilley" w:date="2022-07-28T12:00:00Z">
              <w:r w:rsidDel="002F5BE6">
                <w:delText>Date/time</w:delText>
              </w:r>
              <w:bookmarkEnd w:id="5460"/>
              <w:bookmarkEnd w:id="5461"/>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4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64" w:author="Molly McEvilley" w:date="2022-07-28T12:00:00Z"/>
              </w:rPr>
              <w:pPrChange w:id="5465" w:author="Molly McEvilley" w:date="2022-07-28T12:00:00Z">
                <w:pPr>
                  <w:pStyle w:val="NoSpacing"/>
                </w:pPr>
              </w:pPrChange>
            </w:pPr>
            <w:bookmarkStart w:id="5466" w:name="_Toc109988683"/>
            <w:bookmarkStart w:id="5467" w:name="_Toc109993643"/>
            <w:del w:id="5468" w:author="Molly McEvilley" w:date="2022-07-28T12:00:00Z">
              <w:r w:rsidRPr="001D3118" w:rsidDel="002F5BE6">
                <w:delText>3</w:delText>
              </w:r>
              <w:bookmarkEnd w:id="5466"/>
              <w:bookmarkEnd w:id="5467"/>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69" w:author="Molly McEvilley" w:date="2022-07-28T12:00:00Z"/>
                <w:b/>
              </w:rPr>
              <w:pPrChange w:id="54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71" w:name="_Toc109988684"/>
            <w:bookmarkStart w:id="5472" w:name="_Toc109993644"/>
            <w:del w:id="5473" w:author="Molly McEvilley" w:date="2022-07-28T12:00:00Z">
              <w:r w:rsidRPr="00E46DCB" w:rsidDel="002F5BE6">
                <w:rPr>
                  <w:b/>
                </w:rPr>
                <w:delText>ReportStart</w:delText>
              </w:r>
              <w:bookmarkEnd w:id="5471"/>
              <w:bookmarkEnd w:id="5472"/>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74" w:author="Molly McEvilley" w:date="2022-07-28T12:00:00Z"/>
              </w:rPr>
              <w:pPrChange w:id="54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76" w:name="_Toc109988685"/>
            <w:bookmarkStart w:id="5477" w:name="_Toc109993645"/>
            <w:del w:id="5478" w:author="Molly McEvilley" w:date="2022-07-28T12:00:00Z">
              <w:r w:rsidDel="002F5BE6">
                <w:delText>Date</w:delText>
              </w:r>
              <w:bookmarkEnd w:id="5476"/>
              <w:bookmarkEnd w:id="5477"/>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80" w:author="Molly McEvilley" w:date="2022-07-28T12:00:00Z"/>
              </w:rPr>
              <w:pPrChange w:id="5481" w:author="Molly McEvilley" w:date="2022-07-28T12:00:00Z">
                <w:pPr>
                  <w:pStyle w:val="NoSpacing"/>
                </w:pPr>
              </w:pPrChange>
            </w:pPr>
            <w:bookmarkStart w:id="5482" w:name="_Toc109988686"/>
            <w:bookmarkStart w:id="5483" w:name="_Toc109993646"/>
            <w:del w:id="5484" w:author="Molly McEvilley" w:date="2022-07-28T12:00:00Z">
              <w:r w:rsidRPr="001D3118" w:rsidDel="002F5BE6">
                <w:delText>4</w:delText>
              </w:r>
              <w:bookmarkEnd w:id="5482"/>
              <w:bookmarkEnd w:id="5483"/>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85" w:author="Molly McEvilley" w:date="2022-07-28T12:00:00Z"/>
                <w:b/>
              </w:rPr>
              <w:pPrChange w:id="54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87" w:name="_Toc109988687"/>
            <w:bookmarkStart w:id="5488" w:name="_Toc109993647"/>
            <w:del w:id="5489" w:author="Molly McEvilley" w:date="2022-07-28T12:00:00Z">
              <w:r w:rsidRPr="00E46DCB" w:rsidDel="002F5BE6">
                <w:rPr>
                  <w:b/>
                </w:rPr>
                <w:delText>ReportEnd</w:delText>
              </w:r>
              <w:bookmarkEnd w:id="5487"/>
              <w:bookmarkEnd w:id="5488"/>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90" w:author="Molly McEvilley" w:date="2022-07-28T12:00:00Z"/>
              </w:rPr>
              <w:pPrChange w:id="54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92" w:name="_Toc109988688"/>
            <w:bookmarkStart w:id="5493" w:name="_Toc109993648"/>
            <w:del w:id="5494" w:author="Molly McEvilley" w:date="2022-07-28T12:00:00Z">
              <w:r w:rsidDel="002F5BE6">
                <w:delText>Date</w:delText>
              </w:r>
              <w:bookmarkEnd w:id="5492"/>
              <w:bookmarkEnd w:id="5493"/>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96" w:author="Molly McEvilley" w:date="2022-07-28T12:00:00Z"/>
              </w:rPr>
              <w:pPrChange w:id="5497" w:author="Molly McEvilley" w:date="2022-07-28T12:00:00Z">
                <w:pPr>
                  <w:pStyle w:val="NoSpacing"/>
                </w:pPr>
              </w:pPrChange>
            </w:pPr>
            <w:bookmarkStart w:id="5498" w:name="_Toc109988689"/>
            <w:bookmarkStart w:id="5499" w:name="_Toc109993649"/>
            <w:del w:id="5500" w:author="Molly McEvilley" w:date="2022-07-28T12:00:00Z">
              <w:r w:rsidRPr="001D3118" w:rsidDel="002F5BE6">
                <w:delText>5</w:delText>
              </w:r>
              <w:bookmarkEnd w:id="5498"/>
              <w:bookmarkEnd w:id="5499"/>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01" w:author="Molly McEvilley" w:date="2022-07-28T12:00:00Z"/>
                <w:b/>
              </w:rPr>
              <w:pPrChange w:id="55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03" w:name="_Toc109988690"/>
            <w:bookmarkStart w:id="5504" w:name="_Toc109993650"/>
            <w:del w:id="5505" w:author="Molly McEvilley" w:date="2022-07-28T12:00:00Z">
              <w:r w:rsidRPr="00E46DCB" w:rsidDel="002F5BE6">
                <w:rPr>
                  <w:b/>
                </w:rPr>
                <w:delText>ReportCoC</w:delText>
              </w:r>
              <w:bookmarkEnd w:id="5503"/>
              <w:bookmarkEnd w:id="5504"/>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06" w:author="Molly McEvilley" w:date="2022-07-28T12:00:00Z"/>
              </w:rPr>
              <w:pPrChange w:id="55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08" w:name="_Toc109988691"/>
            <w:bookmarkStart w:id="5509" w:name="_Toc109993651"/>
            <w:del w:id="5510" w:author="Molly McEvilley" w:date="2022-07-28T12:00:00Z">
              <w:r w:rsidDel="002F5BE6">
                <w:delText>6 character string (XX-999)</w:delText>
              </w:r>
              <w:bookmarkEnd w:id="5508"/>
              <w:bookmarkEnd w:id="5509"/>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5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12" w:author="Molly McEvilley" w:date="2022-07-28T12:00:00Z"/>
              </w:rPr>
              <w:pPrChange w:id="5513" w:author="Molly McEvilley" w:date="2022-07-28T12:00:00Z">
                <w:pPr>
                  <w:pStyle w:val="NoSpacing"/>
                </w:pPr>
              </w:pPrChange>
            </w:pPr>
            <w:bookmarkStart w:id="5514" w:name="_Toc109988692"/>
            <w:bookmarkStart w:id="5515" w:name="_Toc109993652"/>
            <w:del w:id="5516" w:author="Molly McEvilley" w:date="2022-07-28T12:00:00Z">
              <w:r w:rsidRPr="001D3118" w:rsidDel="002F5BE6">
                <w:delText>6</w:delText>
              </w:r>
              <w:bookmarkEnd w:id="5514"/>
              <w:bookmarkEnd w:id="5515"/>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17" w:author="Molly McEvilley" w:date="2022-07-28T12:00:00Z"/>
                <w:b/>
              </w:rPr>
              <w:pPrChange w:id="55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19" w:name="_Toc109988693"/>
            <w:bookmarkStart w:id="5520" w:name="_Toc109993653"/>
            <w:del w:id="5521" w:author="Molly McEvilley" w:date="2022-07-28T12:00:00Z">
              <w:r w:rsidRPr="00E46DCB" w:rsidDel="002F5BE6">
                <w:rPr>
                  <w:b/>
                </w:rPr>
                <w:delText>SoftwareVendor</w:delText>
              </w:r>
              <w:bookmarkEnd w:id="5519"/>
              <w:bookmarkEnd w:id="5520"/>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22" w:author="Molly McEvilley" w:date="2022-07-28T12:00:00Z"/>
              </w:rPr>
              <w:pPrChange w:id="55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24" w:name="_Toc109988694"/>
            <w:bookmarkStart w:id="5525" w:name="_Toc109993654"/>
            <w:del w:id="5526" w:author="Molly McEvilley" w:date="2022-07-28T12:00:00Z">
              <w:r w:rsidDel="002F5BE6">
                <w:delText>String; up to 50 characters or ‘n/a’</w:delText>
              </w:r>
              <w:bookmarkEnd w:id="5524"/>
              <w:bookmarkEnd w:id="5525"/>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5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8" w:author="Molly McEvilley" w:date="2022-07-28T12:00:00Z"/>
              </w:rPr>
              <w:pPrChange w:id="5529" w:author="Molly McEvilley" w:date="2022-07-28T12:00:00Z">
                <w:pPr>
                  <w:pStyle w:val="NoSpacing"/>
                </w:pPr>
              </w:pPrChange>
            </w:pPr>
            <w:bookmarkStart w:id="5530" w:name="_Toc109988695"/>
            <w:bookmarkStart w:id="5531" w:name="_Toc109993655"/>
            <w:del w:id="5532" w:author="Molly McEvilley" w:date="2022-07-28T12:00:00Z">
              <w:r w:rsidRPr="001D3118" w:rsidDel="002F5BE6">
                <w:delText>7</w:delText>
              </w:r>
              <w:bookmarkEnd w:id="5530"/>
              <w:bookmarkEnd w:id="5531"/>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33" w:author="Molly McEvilley" w:date="2022-07-28T12:00:00Z"/>
                <w:b/>
              </w:rPr>
              <w:pPrChange w:id="55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35" w:name="_Toc109988696"/>
            <w:bookmarkStart w:id="5536" w:name="_Toc109993656"/>
            <w:del w:id="5537" w:author="Molly McEvilley" w:date="2022-07-28T12:00:00Z">
              <w:r w:rsidRPr="00E46DCB" w:rsidDel="002F5BE6">
                <w:rPr>
                  <w:b/>
                </w:rPr>
                <w:delText>SoftwareName</w:delText>
              </w:r>
              <w:bookmarkEnd w:id="5535"/>
              <w:bookmarkEnd w:id="5536"/>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38" w:author="Molly McEvilley" w:date="2022-07-28T12:00:00Z"/>
              </w:rPr>
              <w:pPrChange w:id="55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40" w:name="_Toc109988697"/>
            <w:bookmarkStart w:id="5541" w:name="_Toc109993657"/>
            <w:del w:id="5542" w:author="Molly McEvilley" w:date="2022-07-28T12:00:00Z">
              <w:r w:rsidRPr="00847286" w:rsidDel="002F5BE6">
                <w:delText>String; up to 50 characters or ‘n/a’</w:delText>
              </w:r>
              <w:bookmarkEnd w:id="5540"/>
              <w:bookmarkEnd w:id="5541"/>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5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44" w:author="Molly McEvilley" w:date="2022-07-28T12:00:00Z"/>
              </w:rPr>
              <w:pPrChange w:id="5545" w:author="Molly McEvilley" w:date="2022-07-28T12:00:00Z">
                <w:pPr>
                  <w:pStyle w:val="NoSpacing"/>
                </w:pPr>
              </w:pPrChange>
            </w:pPr>
            <w:bookmarkStart w:id="5546" w:name="_Toc109988698"/>
            <w:bookmarkStart w:id="5547" w:name="_Toc109993658"/>
            <w:del w:id="5548" w:author="Molly McEvilley" w:date="2022-07-28T12:00:00Z">
              <w:r w:rsidRPr="001D3118" w:rsidDel="002F5BE6">
                <w:delText>8</w:delText>
              </w:r>
              <w:bookmarkEnd w:id="5546"/>
              <w:bookmarkEnd w:id="5547"/>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49" w:author="Molly McEvilley" w:date="2022-07-28T12:00:00Z"/>
                <w:b/>
              </w:rPr>
              <w:pPrChange w:id="55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51" w:name="_Toc109988699"/>
            <w:bookmarkStart w:id="5552" w:name="_Toc109993659"/>
            <w:del w:id="5553" w:author="Molly McEvilley" w:date="2022-07-28T12:00:00Z">
              <w:r w:rsidRPr="00E46DCB" w:rsidDel="002F5BE6">
                <w:rPr>
                  <w:b/>
                </w:rPr>
                <w:delText>VendorContact</w:delText>
              </w:r>
              <w:bookmarkEnd w:id="5551"/>
              <w:bookmarkEnd w:id="5552"/>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54" w:author="Molly McEvilley" w:date="2022-07-28T12:00:00Z"/>
              </w:rPr>
              <w:pPrChange w:id="55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56" w:name="_Toc109988700"/>
            <w:bookmarkStart w:id="5557" w:name="_Toc109993660"/>
            <w:del w:id="5558" w:author="Molly McEvilley" w:date="2022-07-28T12:00:00Z">
              <w:r w:rsidRPr="00847286" w:rsidDel="002F5BE6">
                <w:delText>String; up to 50 characters or ‘n/a’</w:delText>
              </w:r>
              <w:bookmarkEnd w:id="5556"/>
              <w:bookmarkEnd w:id="5557"/>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5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60" w:author="Molly McEvilley" w:date="2022-07-28T12:00:00Z"/>
              </w:rPr>
              <w:pPrChange w:id="5561" w:author="Molly McEvilley" w:date="2022-07-28T12:00:00Z">
                <w:pPr>
                  <w:pStyle w:val="NoSpacing"/>
                </w:pPr>
              </w:pPrChange>
            </w:pPr>
            <w:bookmarkStart w:id="5562" w:name="_Toc109988701"/>
            <w:bookmarkStart w:id="5563" w:name="_Toc109993661"/>
            <w:del w:id="5564" w:author="Molly McEvilley" w:date="2022-07-28T12:00:00Z">
              <w:r w:rsidRPr="001D3118" w:rsidDel="002F5BE6">
                <w:delText>9</w:delText>
              </w:r>
              <w:bookmarkEnd w:id="5562"/>
              <w:bookmarkEnd w:id="5563"/>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65" w:author="Molly McEvilley" w:date="2022-07-28T12:00:00Z"/>
                <w:b/>
              </w:rPr>
              <w:pPrChange w:id="55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67" w:name="_Toc109988702"/>
            <w:bookmarkStart w:id="5568" w:name="_Toc109993662"/>
            <w:del w:id="5569" w:author="Molly McEvilley" w:date="2022-07-28T12:00:00Z">
              <w:r w:rsidRPr="00E46DCB" w:rsidDel="002F5BE6">
                <w:rPr>
                  <w:b/>
                </w:rPr>
                <w:delText>VendorEmail</w:delText>
              </w:r>
              <w:bookmarkEnd w:id="5567"/>
              <w:bookmarkEnd w:id="5568"/>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70" w:author="Molly McEvilley" w:date="2022-07-28T12:00:00Z"/>
              </w:rPr>
              <w:pPrChange w:id="55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72" w:name="_Toc109988703"/>
            <w:bookmarkStart w:id="5573" w:name="_Toc109993663"/>
            <w:del w:id="5574" w:author="Molly McEvilley" w:date="2022-07-28T12:00:00Z">
              <w:r w:rsidRPr="00847286" w:rsidDel="002F5BE6">
                <w:delText>String; up to 50 characters or ‘n/a’</w:delText>
              </w:r>
              <w:bookmarkEnd w:id="5572"/>
              <w:bookmarkEnd w:id="5573"/>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5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76" w:author="Molly McEvilley" w:date="2022-07-28T12:00:00Z"/>
              </w:rPr>
              <w:pPrChange w:id="5577" w:author="Molly McEvilley" w:date="2022-07-28T12:00:00Z">
                <w:pPr>
                  <w:pStyle w:val="NoSpacing"/>
                </w:pPr>
              </w:pPrChange>
            </w:pPr>
            <w:bookmarkStart w:id="5578" w:name="_Toc109988704"/>
            <w:bookmarkStart w:id="5579" w:name="_Toc109993664"/>
            <w:del w:id="5580" w:author="Molly McEvilley" w:date="2022-07-28T12:00:00Z">
              <w:r w:rsidRPr="001D3118" w:rsidDel="002F5BE6">
                <w:delText>10</w:delText>
              </w:r>
              <w:bookmarkEnd w:id="5578"/>
              <w:bookmarkEnd w:id="5579"/>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81" w:author="Molly McEvilley" w:date="2022-07-28T12:00:00Z"/>
                <w:b/>
              </w:rPr>
              <w:pPrChange w:id="55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83" w:name="_Toc109988705"/>
            <w:bookmarkStart w:id="5584" w:name="_Toc109993665"/>
            <w:del w:id="5585" w:author="Molly McEvilley" w:date="2022-07-28T12:00:00Z">
              <w:r w:rsidRPr="00E46DCB" w:rsidDel="002F5BE6">
                <w:rPr>
                  <w:b/>
                </w:rPr>
                <w:delText>LSAScope</w:delText>
              </w:r>
              <w:bookmarkEnd w:id="5583"/>
              <w:bookmarkEnd w:id="5584"/>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86" w:author="Molly McEvilley" w:date="2022-07-28T12:00:00Z"/>
              </w:rPr>
              <w:pPrChange w:id="55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88" w:name="_Toc109988706"/>
            <w:bookmarkStart w:id="5589" w:name="_Toc109993666"/>
            <w:del w:id="5590" w:author="Molly McEvilley" w:date="2022-07-28T12:00:00Z">
              <w:r w:rsidDel="002F5BE6">
                <w:delText>Integer</w:delText>
              </w:r>
              <w:bookmarkEnd w:id="5588"/>
              <w:bookmarkEnd w:id="5589"/>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92" w:author="Molly McEvilley" w:date="2022-07-28T12:00:00Z"/>
              </w:rPr>
              <w:pPrChange w:id="5593" w:author="Molly McEvilley" w:date="2022-07-28T12:00:00Z">
                <w:pPr>
                  <w:pStyle w:val="NoSpacing"/>
                </w:pPr>
              </w:pPrChange>
            </w:pPr>
            <w:bookmarkStart w:id="5594" w:name="_Toc109988707"/>
            <w:bookmarkStart w:id="5595" w:name="_Toc109993667"/>
            <w:del w:id="5596" w:author="Molly McEvilley" w:date="2022-07-28T12:00:00Z">
              <w:r w:rsidRPr="001D3118" w:rsidDel="002F5BE6">
                <w:delText>11</w:delText>
              </w:r>
              <w:bookmarkEnd w:id="5594"/>
              <w:bookmarkEnd w:id="5595"/>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97" w:author="Molly McEvilley" w:date="2022-07-28T12:00:00Z"/>
                <w:b/>
              </w:rPr>
              <w:pPrChange w:id="55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99" w:name="_Toc109988708"/>
            <w:bookmarkStart w:id="5600" w:name="_Toc109993668"/>
            <w:del w:id="5601" w:author="Molly McEvilley" w:date="2022-07-28T12:00:00Z">
              <w:r w:rsidRPr="00E46DCB" w:rsidDel="002F5BE6">
                <w:rPr>
                  <w:b/>
                </w:rPr>
                <w:delText>UnduplicatedClient1</w:delText>
              </w:r>
              <w:bookmarkEnd w:id="5599"/>
              <w:bookmarkEnd w:id="5600"/>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02" w:author="Molly McEvilley" w:date="2022-07-28T12:00:00Z"/>
              </w:rPr>
              <w:pPrChange w:id="56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04" w:name="_Toc109988709"/>
            <w:bookmarkStart w:id="5605" w:name="_Toc109993669"/>
            <w:del w:id="5606" w:author="Molly McEvilley" w:date="2022-07-28T12:00:00Z">
              <w:r w:rsidRPr="009B5393" w:rsidDel="002F5BE6">
                <w:delText>Integer</w:delText>
              </w:r>
              <w:bookmarkEnd w:id="5604"/>
              <w:bookmarkEnd w:id="5605"/>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6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8" w:author="Molly McEvilley" w:date="2022-07-28T12:00:00Z"/>
              </w:rPr>
              <w:pPrChange w:id="5609" w:author="Molly McEvilley" w:date="2022-07-28T12:00:00Z">
                <w:pPr>
                  <w:pStyle w:val="NoSpacing"/>
                </w:pPr>
              </w:pPrChange>
            </w:pPr>
            <w:bookmarkStart w:id="5610" w:name="_Toc109988710"/>
            <w:bookmarkStart w:id="5611" w:name="_Toc109993670"/>
            <w:del w:id="5612" w:author="Molly McEvilley" w:date="2022-07-28T12:00:00Z">
              <w:r w:rsidRPr="001D3118" w:rsidDel="002F5BE6">
                <w:delText>12</w:delText>
              </w:r>
              <w:bookmarkEnd w:id="5610"/>
              <w:bookmarkEnd w:id="5611"/>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13" w:author="Molly McEvilley" w:date="2022-07-28T12:00:00Z"/>
                <w:b/>
              </w:rPr>
              <w:pPrChange w:id="561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15" w:name="_Toc109988711"/>
            <w:bookmarkStart w:id="5616" w:name="_Toc109993671"/>
            <w:del w:id="5617" w:author="Molly McEvilley" w:date="2022-07-28T12:00:00Z">
              <w:r w:rsidRPr="00E46DCB" w:rsidDel="002F5BE6">
                <w:rPr>
                  <w:b/>
                </w:rPr>
                <w:delText>UnduplicatedClient3</w:delText>
              </w:r>
              <w:bookmarkEnd w:id="5615"/>
              <w:bookmarkEnd w:id="5616"/>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18" w:author="Molly McEvilley" w:date="2022-07-28T12:00:00Z"/>
              </w:rPr>
              <w:pPrChange w:id="56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20" w:name="_Toc109988712"/>
            <w:bookmarkStart w:id="5621" w:name="_Toc109993672"/>
            <w:del w:id="5622" w:author="Molly McEvilley" w:date="2022-07-28T12:00:00Z">
              <w:r w:rsidRPr="009B5393" w:rsidDel="002F5BE6">
                <w:delText>Integer</w:delText>
              </w:r>
              <w:bookmarkEnd w:id="5620"/>
              <w:bookmarkEnd w:id="5621"/>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6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24" w:author="Molly McEvilley" w:date="2022-07-28T12:00:00Z"/>
              </w:rPr>
              <w:pPrChange w:id="5625" w:author="Molly McEvilley" w:date="2022-07-28T12:00:00Z">
                <w:pPr>
                  <w:pStyle w:val="NoSpacing"/>
                </w:pPr>
              </w:pPrChange>
            </w:pPr>
            <w:bookmarkStart w:id="5626" w:name="_Toc109988713"/>
            <w:bookmarkStart w:id="5627" w:name="_Toc109993673"/>
            <w:del w:id="5628" w:author="Molly McEvilley" w:date="2022-07-28T12:00:00Z">
              <w:r w:rsidRPr="001D3118" w:rsidDel="002F5BE6">
                <w:delText>13</w:delText>
              </w:r>
              <w:bookmarkEnd w:id="5626"/>
              <w:bookmarkEnd w:id="5627"/>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29" w:author="Molly McEvilley" w:date="2022-07-28T12:00:00Z"/>
                <w:b/>
              </w:rPr>
              <w:pPrChange w:id="563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31" w:name="_Toc109988714"/>
            <w:bookmarkStart w:id="5632" w:name="_Toc109993674"/>
            <w:del w:id="5633" w:author="Molly McEvilley" w:date="2022-07-28T12:00:00Z">
              <w:r w:rsidRPr="00E46DCB" w:rsidDel="002F5BE6">
                <w:rPr>
                  <w:b/>
                </w:rPr>
                <w:delText>UnduplicatedAdult1</w:delText>
              </w:r>
              <w:bookmarkEnd w:id="5631"/>
              <w:bookmarkEnd w:id="5632"/>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34" w:author="Molly McEvilley" w:date="2022-07-28T12:00:00Z"/>
              </w:rPr>
              <w:pPrChange w:id="56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36" w:name="_Toc109988715"/>
            <w:bookmarkStart w:id="5637" w:name="_Toc109993675"/>
            <w:del w:id="5638" w:author="Molly McEvilley" w:date="2022-07-28T12:00:00Z">
              <w:r w:rsidRPr="009B5393" w:rsidDel="002F5BE6">
                <w:delText>Integer</w:delText>
              </w:r>
              <w:bookmarkEnd w:id="5636"/>
              <w:bookmarkEnd w:id="5637"/>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6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40" w:author="Molly McEvilley" w:date="2022-07-28T12:00:00Z"/>
              </w:rPr>
              <w:pPrChange w:id="5641" w:author="Molly McEvilley" w:date="2022-07-28T12:00:00Z">
                <w:pPr>
                  <w:pStyle w:val="NoSpacing"/>
                </w:pPr>
              </w:pPrChange>
            </w:pPr>
            <w:bookmarkStart w:id="5642" w:name="_Toc109988716"/>
            <w:bookmarkStart w:id="5643" w:name="_Toc109993676"/>
            <w:del w:id="5644" w:author="Molly McEvilley" w:date="2022-07-28T12:00:00Z">
              <w:r w:rsidRPr="001D3118" w:rsidDel="002F5BE6">
                <w:delText>14</w:delText>
              </w:r>
              <w:bookmarkEnd w:id="5642"/>
              <w:bookmarkEnd w:id="5643"/>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45" w:author="Molly McEvilley" w:date="2022-07-28T12:00:00Z"/>
                <w:b/>
              </w:rPr>
              <w:pPrChange w:id="564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47" w:name="_Toc109988717"/>
            <w:bookmarkStart w:id="5648" w:name="_Toc109993677"/>
            <w:del w:id="5649" w:author="Molly McEvilley" w:date="2022-07-28T12:00:00Z">
              <w:r w:rsidRPr="00E46DCB" w:rsidDel="002F5BE6">
                <w:rPr>
                  <w:b/>
                </w:rPr>
                <w:delText>UnduplicatedAdult3</w:delText>
              </w:r>
              <w:bookmarkEnd w:id="5647"/>
              <w:bookmarkEnd w:id="5648"/>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50" w:author="Molly McEvilley" w:date="2022-07-28T12:00:00Z"/>
              </w:rPr>
              <w:pPrChange w:id="56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52" w:name="_Toc109988718"/>
            <w:bookmarkStart w:id="5653" w:name="_Toc109993678"/>
            <w:del w:id="5654" w:author="Molly McEvilley" w:date="2022-07-28T12:00:00Z">
              <w:r w:rsidRPr="009B5393" w:rsidDel="002F5BE6">
                <w:delText>Integer</w:delText>
              </w:r>
              <w:bookmarkEnd w:id="5652"/>
              <w:bookmarkEnd w:id="5653"/>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6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56" w:author="Molly McEvilley" w:date="2022-07-28T12:00:00Z"/>
              </w:rPr>
              <w:pPrChange w:id="5657" w:author="Molly McEvilley" w:date="2022-07-28T12:00:00Z">
                <w:pPr>
                  <w:pStyle w:val="NoSpacing"/>
                </w:pPr>
              </w:pPrChange>
            </w:pPr>
            <w:bookmarkStart w:id="5658" w:name="_Toc109988719"/>
            <w:bookmarkStart w:id="5659" w:name="_Toc109993679"/>
            <w:del w:id="5660" w:author="Molly McEvilley" w:date="2022-07-28T12:00:00Z">
              <w:r w:rsidRPr="001D3118" w:rsidDel="002F5BE6">
                <w:delText>15</w:delText>
              </w:r>
              <w:bookmarkEnd w:id="5658"/>
              <w:bookmarkEnd w:id="5659"/>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61" w:author="Molly McEvilley" w:date="2022-07-28T12:00:00Z"/>
                <w:b/>
              </w:rPr>
              <w:pPrChange w:id="56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63" w:name="_Toc109988720"/>
            <w:bookmarkStart w:id="5664" w:name="_Toc109993680"/>
            <w:del w:id="5665" w:author="Molly McEvilley" w:date="2022-07-28T12:00:00Z">
              <w:r w:rsidRPr="00E46DCB" w:rsidDel="002F5BE6">
                <w:rPr>
                  <w:b/>
                </w:rPr>
                <w:delText>AdultHoHEntry1</w:delText>
              </w:r>
              <w:bookmarkEnd w:id="5663"/>
              <w:bookmarkEnd w:id="5664"/>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66" w:author="Molly McEvilley" w:date="2022-07-28T12:00:00Z"/>
              </w:rPr>
              <w:pPrChange w:id="56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68" w:name="_Toc109988721"/>
            <w:bookmarkStart w:id="5669" w:name="_Toc109993681"/>
            <w:del w:id="5670" w:author="Molly McEvilley" w:date="2022-07-28T12:00:00Z">
              <w:r w:rsidRPr="009B5393" w:rsidDel="002F5BE6">
                <w:delText>Integer</w:delText>
              </w:r>
              <w:bookmarkEnd w:id="5668"/>
              <w:bookmarkEnd w:id="5669"/>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6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72" w:author="Molly McEvilley" w:date="2022-07-28T12:00:00Z"/>
              </w:rPr>
              <w:pPrChange w:id="5673" w:author="Molly McEvilley" w:date="2022-07-28T12:00:00Z">
                <w:pPr>
                  <w:pStyle w:val="NoSpacing"/>
                </w:pPr>
              </w:pPrChange>
            </w:pPr>
            <w:bookmarkStart w:id="5674" w:name="_Toc109988722"/>
            <w:bookmarkStart w:id="5675" w:name="_Toc109993682"/>
            <w:del w:id="5676" w:author="Molly McEvilley" w:date="2022-07-28T12:00:00Z">
              <w:r w:rsidRPr="001D3118" w:rsidDel="002F5BE6">
                <w:delText>16</w:delText>
              </w:r>
              <w:bookmarkEnd w:id="5674"/>
              <w:bookmarkEnd w:id="5675"/>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77" w:author="Molly McEvilley" w:date="2022-07-28T12:00:00Z"/>
                <w:b/>
              </w:rPr>
              <w:pPrChange w:id="56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79" w:name="_Toc109988723"/>
            <w:bookmarkStart w:id="5680" w:name="_Toc109993683"/>
            <w:del w:id="5681" w:author="Molly McEvilley" w:date="2022-07-28T12:00:00Z">
              <w:r w:rsidRPr="00E46DCB" w:rsidDel="002F5BE6">
                <w:rPr>
                  <w:b/>
                </w:rPr>
                <w:delText>AdultHoHEntry3</w:delText>
              </w:r>
              <w:bookmarkEnd w:id="5679"/>
              <w:bookmarkEnd w:id="5680"/>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82" w:author="Molly McEvilley" w:date="2022-07-28T12:00:00Z"/>
              </w:rPr>
              <w:pPrChange w:id="56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84" w:name="_Toc109988724"/>
            <w:bookmarkStart w:id="5685" w:name="_Toc109993684"/>
            <w:del w:id="5686" w:author="Molly McEvilley" w:date="2022-07-28T12:00:00Z">
              <w:r w:rsidRPr="009B5393" w:rsidDel="002F5BE6">
                <w:delText>Integer</w:delText>
              </w:r>
              <w:bookmarkEnd w:id="5684"/>
              <w:bookmarkEnd w:id="5685"/>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8" w:author="Molly McEvilley" w:date="2022-07-28T12:00:00Z"/>
              </w:rPr>
              <w:pPrChange w:id="5689" w:author="Molly McEvilley" w:date="2022-07-28T12:00:00Z">
                <w:pPr>
                  <w:pStyle w:val="NoSpacing"/>
                </w:pPr>
              </w:pPrChange>
            </w:pPr>
            <w:bookmarkStart w:id="5690" w:name="_Toc109988725"/>
            <w:bookmarkStart w:id="5691" w:name="_Toc109993685"/>
            <w:del w:id="5692" w:author="Molly McEvilley" w:date="2022-07-28T12:00:00Z">
              <w:r w:rsidRPr="001D3118" w:rsidDel="002F5BE6">
                <w:delText>17</w:delText>
              </w:r>
              <w:bookmarkEnd w:id="5690"/>
              <w:bookmarkEnd w:id="5691"/>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93" w:author="Molly McEvilley" w:date="2022-07-28T12:00:00Z"/>
                <w:b/>
              </w:rPr>
              <w:pPrChange w:id="56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95" w:name="_Toc109988726"/>
            <w:bookmarkStart w:id="5696" w:name="_Toc109993686"/>
            <w:del w:id="5697" w:author="Molly McEvilley" w:date="2022-07-28T12:00:00Z">
              <w:r w:rsidRPr="00E46DCB" w:rsidDel="002F5BE6">
                <w:rPr>
                  <w:b/>
                </w:rPr>
                <w:delText>ClientEntry1</w:delText>
              </w:r>
              <w:bookmarkEnd w:id="5695"/>
              <w:bookmarkEnd w:id="5696"/>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98" w:author="Molly McEvilley" w:date="2022-07-28T12:00:00Z"/>
              </w:rPr>
              <w:pPrChange w:id="56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00" w:name="_Toc109988727"/>
            <w:bookmarkStart w:id="5701" w:name="_Toc109993687"/>
            <w:del w:id="5702" w:author="Molly McEvilley" w:date="2022-07-28T12:00:00Z">
              <w:r w:rsidRPr="009B5393" w:rsidDel="002F5BE6">
                <w:delText>Integer</w:delText>
              </w:r>
              <w:bookmarkEnd w:id="5700"/>
              <w:bookmarkEnd w:id="5701"/>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7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04" w:author="Molly McEvilley" w:date="2022-07-28T12:00:00Z"/>
              </w:rPr>
              <w:pPrChange w:id="5705" w:author="Molly McEvilley" w:date="2022-07-28T12:00:00Z">
                <w:pPr>
                  <w:pStyle w:val="NoSpacing"/>
                </w:pPr>
              </w:pPrChange>
            </w:pPr>
            <w:bookmarkStart w:id="5706" w:name="_Toc109988728"/>
            <w:bookmarkStart w:id="5707" w:name="_Toc109993688"/>
            <w:del w:id="5708" w:author="Molly McEvilley" w:date="2022-07-28T12:00:00Z">
              <w:r w:rsidRPr="001D3118" w:rsidDel="002F5BE6">
                <w:delText>18</w:delText>
              </w:r>
              <w:bookmarkEnd w:id="5706"/>
              <w:bookmarkEnd w:id="5707"/>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09" w:author="Molly McEvilley" w:date="2022-07-28T12:00:00Z"/>
                <w:b/>
              </w:rPr>
              <w:pPrChange w:id="57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11" w:name="_Toc109988729"/>
            <w:bookmarkStart w:id="5712" w:name="_Toc109993689"/>
            <w:del w:id="5713" w:author="Molly McEvilley" w:date="2022-07-28T12:00:00Z">
              <w:r w:rsidRPr="00E46DCB" w:rsidDel="002F5BE6">
                <w:rPr>
                  <w:b/>
                </w:rPr>
                <w:delText>ClientEntry3</w:delText>
              </w:r>
              <w:bookmarkEnd w:id="5711"/>
              <w:bookmarkEnd w:id="5712"/>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14" w:author="Molly McEvilley" w:date="2022-07-28T12:00:00Z"/>
              </w:rPr>
              <w:pPrChange w:id="57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16" w:name="_Toc109988730"/>
            <w:bookmarkStart w:id="5717" w:name="_Toc109993690"/>
            <w:del w:id="5718" w:author="Molly McEvilley" w:date="2022-07-28T12:00:00Z">
              <w:r w:rsidRPr="009B5393" w:rsidDel="002F5BE6">
                <w:delText>Integer</w:delText>
              </w:r>
              <w:bookmarkEnd w:id="5716"/>
              <w:bookmarkEnd w:id="5717"/>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7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20" w:author="Molly McEvilley" w:date="2022-07-28T12:00:00Z"/>
              </w:rPr>
              <w:pPrChange w:id="5721" w:author="Molly McEvilley" w:date="2022-07-28T12:00:00Z">
                <w:pPr>
                  <w:pStyle w:val="NoSpacing"/>
                </w:pPr>
              </w:pPrChange>
            </w:pPr>
            <w:bookmarkStart w:id="5722" w:name="_Toc109988731"/>
            <w:bookmarkStart w:id="5723" w:name="_Toc109993691"/>
            <w:del w:id="5724" w:author="Molly McEvilley" w:date="2022-07-28T12:00:00Z">
              <w:r w:rsidRPr="001D3118" w:rsidDel="002F5BE6">
                <w:delText>19</w:delText>
              </w:r>
              <w:bookmarkEnd w:id="5722"/>
              <w:bookmarkEnd w:id="5723"/>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25" w:author="Molly McEvilley" w:date="2022-07-28T12:00:00Z"/>
                <w:b/>
              </w:rPr>
              <w:pPrChange w:id="57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27" w:name="_Toc109988732"/>
            <w:bookmarkStart w:id="5728" w:name="_Toc109993692"/>
            <w:del w:id="5729" w:author="Molly McEvilley" w:date="2022-07-28T12:00:00Z">
              <w:r w:rsidRPr="00E46DCB" w:rsidDel="002F5BE6">
                <w:rPr>
                  <w:b/>
                </w:rPr>
                <w:delText>ClientExit1</w:delText>
              </w:r>
              <w:bookmarkEnd w:id="5727"/>
              <w:bookmarkEnd w:id="5728"/>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30" w:author="Molly McEvilley" w:date="2022-07-28T12:00:00Z"/>
              </w:rPr>
              <w:pPrChange w:id="57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32" w:name="_Toc109988733"/>
            <w:bookmarkStart w:id="5733" w:name="_Toc109993693"/>
            <w:del w:id="5734" w:author="Molly McEvilley" w:date="2022-07-28T12:00:00Z">
              <w:r w:rsidRPr="009B5393" w:rsidDel="002F5BE6">
                <w:delText>Integer</w:delText>
              </w:r>
              <w:bookmarkEnd w:id="5732"/>
              <w:bookmarkEnd w:id="5733"/>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7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36" w:author="Molly McEvilley" w:date="2022-07-28T12:00:00Z"/>
              </w:rPr>
              <w:pPrChange w:id="5737" w:author="Molly McEvilley" w:date="2022-07-28T12:00:00Z">
                <w:pPr>
                  <w:pStyle w:val="NoSpacing"/>
                </w:pPr>
              </w:pPrChange>
            </w:pPr>
            <w:bookmarkStart w:id="5738" w:name="_Toc109988734"/>
            <w:bookmarkStart w:id="5739" w:name="_Toc109993694"/>
            <w:del w:id="5740" w:author="Molly McEvilley" w:date="2022-07-28T12:00:00Z">
              <w:r w:rsidRPr="001D3118" w:rsidDel="002F5BE6">
                <w:delText>20</w:delText>
              </w:r>
              <w:bookmarkEnd w:id="5738"/>
              <w:bookmarkEnd w:id="5739"/>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41" w:author="Molly McEvilley" w:date="2022-07-28T12:00:00Z"/>
                <w:b/>
              </w:rPr>
              <w:pPrChange w:id="57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43" w:name="_Toc109988735"/>
            <w:bookmarkStart w:id="5744" w:name="_Toc109993695"/>
            <w:del w:id="5745" w:author="Molly McEvilley" w:date="2022-07-28T12:00:00Z">
              <w:r w:rsidRPr="00E46DCB" w:rsidDel="002F5BE6">
                <w:rPr>
                  <w:b/>
                </w:rPr>
                <w:delText>ClientExit3</w:delText>
              </w:r>
              <w:bookmarkEnd w:id="5743"/>
              <w:bookmarkEnd w:id="5744"/>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46" w:author="Molly McEvilley" w:date="2022-07-28T12:00:00Z"/>
              </w:rPr>
              <w:pPrChange w:id="57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48" w:name="_Toc109988736"/>
            <w:bookmarkStart w:id="5749" w:name="_Toc109993696"/>
            <w:del w:id="5750" w:author="Molly McEvilley" w:date="2022-07-28T12:00:00Z">
              <w:r w:rsidRPr="009B5393" w:rsidDel="002F5BE6">
                <w:delText>Integer</w:delText>
              </w:r>
              <w:bookmarkEnd w:id="5748"/>
              <w:bookmarkEnd w:id="5749"/>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7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52" w:author="Molly McEvilley" w:date="2022-07-28T12:00:00Z"/>
              </w:rPr>
              <w:pPrChange w:id="5753" w:author="Molly McEvilley" w:date="2022-07-28T12:00:00Z">
                <w:pPr>
                  <w:pStyle w:val="NoSpacing"/>
                </w:pPr>
              </w:pPrChange>
            </w:pPr>
            <w:bookmarkStart w:id="5754" w:name="_Toc109988737"/>
            <w:bookmarkStart w:id="5755" w:name="_Toc109993697"/>
            <w:del w:id="5756" w:author="Molly McEvilley" w:date="2022-07-28T12:00:00Z">
              <w:r w:rsidRPr="001D3118" w:rsidDel="002F5BE6">
                <w:delText>21</w:delText>
              </w:r>
              <w:bookmarkEnd w:id="5754"/>
              <w:bookmarkEnd w:id="5755"/>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57" w:author="Molly McEvilley" w:date="2022-07-28T12:00:00Z"/>
                <w:b/>
              </w:rPr>
              <w:pPrChange w:id="57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59" w:name="_Toc109988738"/>
            <w:bookmarkStart w:id="5760" w:name="_Toc109993698"/>
            <w:del w:id="5761" w:author="Molly McEvilley" w:date="2022-07-28T12:00:00Z">
              <w:r w:rsidRPr="00E46DCB" w:rsidDel="002F5BE6">
                <w:rPr>
                  <w:b/>
                </w:rPr>
                <w:delText>Household1</w:delText>
              </w:r>
              <w:bookmarkEnd w:id="5759"/>
              <w:bookmarkEnd w:id="5760"/>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62" w:author="Molly McEvilley" w:date="2022-07-28T12:00:00Z"/>
              </w:rPr>
              <w:pPrChange w:id="57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64" w:name="_Toc109988739"/>
            <w:bookmarkStart w:id="5765" w:name="_Toc109993699"/>
            <w:del w:id="5766" w:author="Molly McEvilley" w:date="2022-07-28T12:00:00Z">
              <w:r w:rsidRPr="009B5393" w:rsidDel="002F5BE6">
                <w:delText>Integer</w:delText>
              </w:r>
              <w:bookmarkEnd w:id="5764"/>
              <w:bookmarkEnd w:id="5765"/>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7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8" w:author="Molly McEvilley" w:date="2022-07-28T12:00:00Z"/>
              </w:rPr>
              <w:pPrChange w:id="5769" w:author="Molly McEvilley" w:date="2022-07-28T12:00:00Z">
                <w:pPr>
                  <w:pStyle w:val="NoSpacing"/>
                </w:pPr>
              </w:pPrChange>
            </w:pPr>
            <w:bookmarkStart w:id="5770" w:name="_Toc109988740"/>
            <w:bookmarkStart w:id="5771" w:name="_Toc109993700"/>
            <w:del w:id="5772" w:author="Molly McEvilley" w:date="2022-07-28T12:00:00Z">
              <w:r w:rsidRPr="001D3118" w:rsidDel="002F5BE6">
                <w:delText>22</w:delText>
              </w:r>
              <w:bookmarkEnd w:id="5770"/>
              <w:bookmarkEnd w:id="5771"/>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73" w:author="Molly McEvilley" w:date="2022-07-28T12:00:00Z"/>
                <w:b/>
              </w:rPr>
              <w:pPrChange w:id="57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75" w:name="_Toc109988741"/>
            <w:bookmarkStart w:id="5776" w:name="_Toc109993701"/>
            <w:del w:id="5777" w:author="Molly McEvilley" w:date="2022-07-28T12:00:00Z">
              <w:r w:rsidRPr="00E46DCB" w:rsidDel="002F5BE6">
                <w:rPr>
                  <w:b/>
                </w:rPr>
                <w:delText>Household3</w:delText>
              </w:r>
              <w:bookmarkEnd w:id="5775"/>
              <w:bookmarkEnd w:id="5776"/>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78" w:author="Molly McEvilley" w:date="2022-07-28T12:00:00Z"/>
              </w:rPr>
              <w:pPrChange w:id="57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80" w:name="_Toc109988742"/>
            <w:bookmarkStart w:id="5781" w:name="_Toc109993702"/>
            <w:del w:id="5782" w:author="Molly McEvilley" w:date="2022-07-28T12:00:00Z">
              <w:r w:rsidRPr="009B5393" w:rsidDel="002F5BE6">
                <w:delText>Integer</w:delText>
              </w:r>
              <w:bookmarkEnd w:id="5780"/>
              <w:bookmarkEnd w:id="5781"/>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84" w:author="Molly McEvilley" w:date="2022-07-28T12:00:00Z"/>
              </w:rPr>
              <w:pPrChange w:id="5785" w:author="Molly McEvilley" w:date="2022-07-28T12:00:00Z">
                <w:pPr>
                  <w:pStyle w:val="NoSpacing"/>
                </w:pPr>
              </w:pPrChange>
            </w:pPr>
            <w:bookmarkStart w:id="5786" w:name="_Toc109988743"/>
            <w:bookmarkStart w:id="5787" w:name="_Toc109993703"/>
            <w:del w:id="5788" w:author="Molly McEvilley" w:date="2022-07-28T12:00:00Z">
              <w:r w:rsidRPr="001D3118" w:rsidDel="002F5BE6">
                <w:delText>23</w:delText>
              </w:r>
              <w:bookmarkEnd w:id="5786"/>
              <w:bookmarkEnd w:id="5787"/>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89" w:author="Molly McEvilley" w:date="2022-07-28T12:00:00Z"/>
                <w:b/>
              </w:rPr>
              <w:pPrChange w:id="57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91" w:name="_Toc109988744"/>
            <w:bookmarkStart w:id="5792" w:name="_Toc109993704"/>
            <w:del w:id="5793" w:author="Molly McEvilley" w:date="2022-07-28T12:00:00Z">
              <w:r w:rsidRPr="00E46DCB" w:rsidDel="002F5BE6">
                <w:rPr>
                  <w:b/>
                </w:rPr>
                <w:delText>HoHPermToPH1</w:delText>
              </w:r>
              <w:bookmarkEnd w:id="5791"/>
              <w:bookmarkEnd w:id="5792"/>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94" w:author="Molly McEvilley" w:date="2022-07-28T12:00:00Z"/>
              </w:rPr>
              <w:pPrChange w:id="57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96" w:name="_Toc109988745"/>
            <w:bookmarkStart w:id="5797" w:name="_Toc109993705"/>
            <w:del w:id="5798" w:author="Molly McEvilley" w:date="2022-07-28T12:00:00Z">
              <w:r w:rsidRPr="009B5393" w:rsidDel="002F5BE6">
                <w:delText>Integer</w:delText>
              </w:r>
              <w:bookmarkEnd w:id="5796"/>
              <w:bookmarkEnd w:id="5797"/>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00" w:author="Molly McEvilley" w:date="2022-07-28T12:00:00Z"/>
              </w:rPr>
              <w:pPrChange w:id="5801" w:author="Molly McEvilley" w:date="2022-07-28T12:00:00Z">
                <w:pPr>
                  <w:pStyle w:val="NoSpacing"/>
                </w:pPr>
              </w:pPrChange>
            </w:pPr>
            <w:bookmarkStart w:id="5802" w:name="_Toc109988746"/>
            <w:bookmarkStart w:id="5803" w:name="_Toc109993706"/>
            <w:del w:id="5804" w:author="Molly McEvilley" w:date="2022-07-28T12:00:00Z">
              <w:r w:rsidRPr="001D3118" w:rsidDel="002F5BE6">
                <w:delText>24</w:delText>
              </w:r>
              <w:bookmarkEnd w:id="5802"/>
              <w:bookmarkEnd w:id="5803"/>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05" w:author="Molly McEvilley" w:date="2022-07-28T12:00:00Z"/>
                <w:b/>
              </w:rPr>
              <w:pPrChange w:id="58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07" w:name="_Toc109988747"/>
            <w:bookmarkStart w:id="5808" w:name="_Toc109993707"/>
            <w:del w:id="5809" w:author="Molly McEvilley" w:date="2022-07-28T12:00:00Z">
              <w:r w:rsidRPr="00E46DCB" w:rsidDel="002F5BE6">
                <w:rPr>
                  <w:b/>
                </w:rPr>
                <w:delText>HoHPermToPH3</w:delText>
              </w:r>
              <w:bookmarkEnd w:id="5807"/>
              <w:bookmarkEnd w:id="5808"/>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10" w:author="Molly McEvilley" w:date="2022-07-28T12:00:00Z"/>
              </w:rPr>
              <w:pPrChange w:id="58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12" w:name="_Toc109988748"/>
            <w:bookmarkStart w:id="5813" w:name="_Toc109993708"/>
            <w:del w:id="5814" w:author="Molly McEvilley" w:date="2022-07-28T12:00:00Z">
              <w:r w:rsidRPr="009B5393" w:rsidDel="002F5BE6">
                <w:delText>Integer</w:delText>
              </w:r>
              <w:bookmarkEnd w:id="5812"/>
              <w:bookmarkEnd w:id="5813"/>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8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16" w:author="Molly McEvilley" w:date="2022-07-28T12:00:00Z"/>
              </w:rPr>
              <w:pPrChange w:id="5817" w:author="Molly McEvilley" w:date="2022-07-28T12:00:00Z">
                <w:pPr>
                  <w:pStyle w:val="NoSpacing"/>
                </w:pPr>
              </w:pPrChange>
            </w:pPr>
            <w:bookmarkStart w:id="5818" w:name="_Toc109988749"/>
            <w:bookmarkStart w:id="5819" w:name="_Toc109993709"/>
            <w:del w:id="5820" w:author="Molly McEvilley" w:date="2022-07-28T12:00:00Z">
              <w:r w:rsidRPr="001D3118" w:rsidDel="002F5BE6">
                <w:delText>25</w:delText>
              </w:r>
              <w:bookmarkEnd w:id="5818"/>
              <w:bookmarkEnd w:id="5819"/>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21" w:author="Molly McEvilley" w:date="2022-07-28T12:00:00Z"/>
                <w:b/>
              </w:rPr>
              <w:pPrChange w:id="58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23" w:name="_Toc109988750"/>
            <w:bookmarkStart w:id="5824" w:name="_Toc109993710"/>
            <w:del w:id="5825" w:author="Molly McEvilley" w:date="2022-07-28T12:00:00Z">
              <w:r w:rsidRPr="00E46DCB" w:rsidDel="002F5BE6">
                <w:rPr>
                  <w:b/>
                </w:rPr>
                <w:delText>NoCoC</w:delText>
              </w:r>
              <w:bookmarkEnd w:id="5823"/>
              <w:bookmarkEnd w:id="5824"/>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26" w:author="Molly McEvilley" w:date="2022-07-28T12:00:00Z"/>
              </w:rPr>
              <w:pPrChange w:id="58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28" w:name="_Toc109988751"/>
            <w:bookmarkStart w:id="5829" w:name="_Toc109993711"/>
            <w:del w:id="5830" w:author="Molly McEvilley" w:date="2022-07-28T12:00:00Z">
              <w:r w:rsidRPr="009B5393" w:rsidDel="002F5BE6">
                <w:delText>Integer</w:delText>
              </w:r>
              <w:bookmarkEnd w:id="5828"/>
              <w:bookmarkEnd w:id="5829"/>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8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32" w:author="Molly McEvilley" w:date="2022-07-28T12:00:00Z"/>
              </w:rPr>
              <w:pPrChange w:id="5833" w:author="Molly McEvilley" w:date="2022-07-28T12:00:00Z">
                <w:pPr>
                  <w:pStyle w:val="NoSpacing"/>
                </w:pPr>
              </w:pPrChange>
            </w:pPr>
            <w:bookmarkStart w:id="5834" w:name="_Toc109988752"/>
            <w:bookmarkStart w:id="5835" w:name="_Toc109993712"/>
            <w:del w:id="5836" w:author="Molly McEvilley" w:date="2022-07-28T12:00:00Z">
              <w:r w:rsidRPr="001D3118" w:rsidDel="002F5BE6">
                <w:delText>26</w:delText>
              </w:r>
              <w:bookmarkEnd w:id="5834"/>
              <w:bookmarkEnd w:id="5835"/>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37" w:author="Molly McEvilley" w:date="2022-07-28T12:00:00Z"/>
                <w:b/>
              </w:rPr>
              <w:pPrChange w:id="58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39" w:name="_Toc109988753"/>
            <w:bookmarkStart w:id="5840" w:name="_Toc109993713"/>
            <w:del w:id="5841" w:author="Molly McEvilley" w:date="2022-07-28T12:00:00Z">
              <w:r w:rsidRPr="00E46DCB" w:rsidDel="002F5BE6">
                <w:rPr>
                  <w:b/>
                </w:rPr>
                <w:delText>SSNNotProvided</w:delText>
              </w:r>
              <w:bookmarkEnd w:id="5839"/>
              <w:bookmarkEnd w:id="5840"/>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42" w:author="Molly McEvilley" w:date="2022-07-28T12:00:00Z"/>
              </w:rPr>
              <w:pPrChange w:id="584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44" w:name="_Toc109988754"/>
            <w:bookmarkStart w:id="5845" w:name="_Toc109993714"/>
            <w:del w:id="5846" w:author="Molly McEvilley" w:date="2022-07-28T12:00:00Z">
              <w:r w:rsidRPr="009B5393" w:rsidDel="002F5BE6">
                <w:delText>Integer</w:delText>
              </w:r>
              <w:bookmarkEnd w:id="5844"/>
              <w:bookmarkEnd w:id="5845"/>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8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8" w:author="Molly McEvilley" w:date="2022-07-28T12:00:00Z"/>
              </w:rPr>
              <w:pPrChange w:id="5849" w:author="Molly McEvilley" w:date="2022-07-28T12:00:00Z">
                <w:pPr>
                  <w:pStyle w:val="NoSpacing"/>
                </w:pPr>
              </w:pPrChange>
            </w:pPr>
            <w:bookmarkStart w:id="5850" w:name="_Toc109988755"/>
            <w:bookmarkStart w:id="5851" w:name="_Toc109993715"/>
            <w:del w:id="5852" w:author="Molly McEvilley" w:date="2022-07-28T12:00:00Z">
              <w:r w:rsidRPr="001D3118" w:rsidDel="002F5BE6">
                <w:delText>27</w:delText>
              </w:r>
              <w:bookmarkEnd w:id="5850"/>
              <w:bookmarkEnd w:id="5851"/>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53" w:author="Molly McEvilley" w:date="2022-07-28T12:00:00Z"/>
                <w:b/>
              </w:rPr>
              <w:pPrChange w:id="58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55" w:name="_Toc109988756"/>
            <w:bookmarkStart w:id="5856" w:name="_Toc109993716"/>
            <w:del w:id="5857" w:author="Molly McEvilley" w:date="2022-07-28T12:00:00Z">
              <w:r w:rsidRPr="00E46DCB" w:rsidDel="002F5BE6">
                <w:rPr>
                  <w:b/>
                </w:rPr>
                <w:delText>SSNMissingOrInvalid</w:delText>
              </w:r>
              <w:bookmarkEnd w:id="5855"/>
              <w:bookmarkEnd w:id="5856"/>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58" w:author="Molly McEvilley" w:date="2022-07-28T12:00:00Z"/>
              </w:rPr>
              <w:pPrChange w:id="585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60" w:name="_Toc109988757"/>
            <w:bookmarkStart w:id="5861" w:name="_Toc109993717"/>
            <w:del w:id="5862" w:author="Molly McEvilley" w:date="2022-07-28T12:00:00Z">
              <w:r w:rsidRPr="009B5393" w:rsidDel="002F5BE6">
                <w:delText>Integer</w:delText>
              </w:r>
              <w:bookmarkEnd w:id="5860"/>
              <w:bookmarkEnd w:id="5861"/>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8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64" w:author="Molly McEvilley" w:date="2022-07-28T12:00:00Z"/>
              </w:rPr>
              <w:pPrChange w:id="5865" w:author="Molly McEvilley" w:date="2022-07-28T12:00:00Z">
                <w:pPr>
                  <w:pStyle w:val="NoSpacing"/>
                </w:pPr>
              </w:pPrChange>
            </w:pPr>
            <w:bookmarkStart w:id="5866" w:name="_Toc109988758"/>
            <w:bookmarkStart w:id="5867" w:name="_Toc109993718"/>
            <w:del w:id="5868" w:author="Molly McEvilley" w:date="2022-07-28T12:00:00Z">
              <w:r w:rsidRPr="001D3118" w:rsidDel="002F5BE6">
                <w:delText>28</w:delText>
              </w:r>
              <w:bookmarkEnd w:id="5866"/>
              <w:bookmarkEnd w:id="5867"/>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69" w:author="Molly McEvilley" w:date="2022-07-28T12:00:00Z"/>
                <w:b/>
              </w:rPr>
              <w:pPrChange w:id="58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71" w:name="_Toc109988759"/>
            <w:bookmarkStart w:id="5872" w:name="_Toc109993719"/>
            <w:del w:id="5873" w:author="Molly McEvilley" w:date="2022-07-28T12:00:00Z">
              <w:r w:rsidRPr="00E46DCB" w:rsidDel="002F5BE6">
                <w:rPr>
                  <w:b/>
                </w:rPr>
                <w:delText>ClientSSNNot</w:delText>
              </w:r>
              <w:r w:rsidDel="002F5BE6">
                <w:rPr>
                  <w:b/>
                </w:rPr>
                <w:delText>Unique</w:delText>
              </w:r>
              <w:bookmarkEnd w:id="5871"/>
              <w:bookmarkEnd w:id="5872"/>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74" w:author="Molly McEvilley" w:date="2022-07-28T12:00:00Z"/>
              </w:rPr>
              <w:pPrChange w:id="587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76" w:name="_Toc109988760"/>
            <w:bookmarkStart w:id="5877" w:name="_Toc109993720"/>
            <w:del w:id="5878" w:author="Molly McEvilley" w:date="2022-07-28T12:00:00Z">
              <w:r w:rsidRPr="009B5393" w:rsidDel="002F5BE6">
                <w:delText>Integer</w:delText>
              </w:r>
              <w:bookmarkEnd w:id="5876"/>
              <w:bookmarkEnd w:id="5877"/>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80" w:author="Molly McEvilley" w:date="2022-07-28T12:00:00Z"/>
              </w:rPr>
              <w:pPrChange w:id="5881" w:author="Molly McEvilley" w:date="2022-07-28T12:00:00Z">
                <w:pPr>
                  <w:pStyle w:val="NoSpacing"/>
                </w:pPr>
              </w:pPrChange>
            </w:pPr>
            <w:bookmarkStart w:id="5882" w:name="_Toc109988761"/>
            <w:bookmarkStart w:id="5883" w:name="_Toc109993721"/>
            <w:del w:id="5884" w:author="Molly McEvilley" w:date="2022-07-28T12:00:00Z">
              <w:r w:rsidRPr="001D3118" w:rsidDel="002F5BE6">
                <w:delText>29</w:delText>
              </w:r>
              <w:bookmarkEnd w:id="5882"/>
              <w:bookmarkEnd w:id="5883"/>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85" w:author="Molly McEvilley" w:date="2022-07-28T12:00:00Z"/>
                <w:b/>
              </w:rPr>
              <w:pPrChange w:id="58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87" w:name="_Toc109988762"/>
            <w:bookmarkStart w:id="5888" w:name="_Toc109993722"/>
            <w:del w:id="5889" w:author="Molly McEvilley" w:date="2022-07-28T12:00:00Z">
              <w:r w:rsidRPr="00E46DCB" w:rsidDel="002F5BE6">
                <w:rPr>
                  <w:b/>
                </w:rPr>
                <w:delText>DistinctSSNValueNot</w:delText>
              </w:r>
              <w:r w:rsidR="004D722D" w:rsidDel="002F5BE6">
                <w:rPr>
                  <w:b/>
                </w:rPr>
                <w:delText>Unique</w:delText>
              </w:r>
              <w:bookmarkEnd w:id="5887"/>
              <w:bookmarkEnd w:id="5888"/>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90" w:author="Molly McEvilley" w:date="2022-07-28T12:00:00Z"/>
              </w:rPr>
              <w:pPrChange w:id="58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92" w:name="_Toc109988763"/>
            <w:bookmarkStart w:id="5893" w:name="_Toc109993723"/>
            <w:del w:id="5894" w:author="Molly McEvilley" w:date="2022-07-28T12:00:00Z">
              <w:r w:rsidRPr="009B5393" w:rsidDel="002F5BE6">
                <w:delText>Integer</w:delText>
              </w:r>
              <w:bookmarkEnd w:id="5892"/>
              <w:bookmarkEnd w:id="5893"/>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96" w:author="Molly McEvilley" w:date="2022-07-28T12:00:00Z"/>
              </w:rPr>
              <w:pPrChange w:id="5897" w:author="Molly McEvilley" w:date="2022-07-28T12:00:00Z">
                <w:pPr>
                  <w:pStyle w:val="NoSpacing"/>
                </w:pPr>
              </w:pPrChange>
            </w:pPr>
            <w:bookmarkStart w:id="5898" w:name="_Toc109988764"/>
            <w:bookmarkStart w:id="5899" w:name="_Toc109993724"/>
            <w:del w:id="5900" w:author="Molly McEvilley" w:date="2022-07-28T12:00:00Z">
              <w:r w:rsidRPr="001D3118" w:rsidDel="002F5BE6">
                <w:delText>30</w:delText>
              </w:r>
              <w:bookmarkEnd w:id="5898"/>
              <w:bookmarkEnd w:id="5899"/>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01" w:author="Molly McEvilley" w:date="2022-07-28T12:00:00Z"/>
                <w:b/>
              </w:rPr>
              <w:pPrChange w:id="59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03" w:name="_Toc109988765"/>
            <w:bookmarkStart w:id="5904" w:name="_Toc109993725"/>
            <w:del w:id="5905" w:author="Molly McEvilley" w:date="2022-07-28T12:00:00Z">
              <w:r w:rsidRPr="00E46DCB" w:rsidDel="002F5BE6">
                <w:rPr>
                  <w:b/>
                </w:rPr>
                <w:delText>DOB1</w:delText>
              </w:r>
              <w:bookmarkEnd w:id="5903"/>
              <w:bookmarkEnd w:id="5904"/>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06" w:author="Molly McEvilley" w:date="2022-07-28T12:00:00Z"/>
              </w:rPr>
              <w:pPrChange w:id="59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08" w:name="_Toc109988766"/>
            <w:bookmarkStart w:id="5909" w:name="_Toc109993726"/>
            <w:del w:id="5910" w:author="Molly McEvilley" w:date="2022-07-28T12:00:00Z">
              <w:r w:rsidRPr="009B5393" w:rsidDel="002F5BE6">
                <w:delText>Integer</w:delText>
              </w:r>
              <w:bookmarkEnd w:id="5908"/>
              <w:bookmarkEnd w:id="5909"/>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9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12" w:author="Molly McEvilley" w:date="2022-07-28T12:00:00Z"/>
              </w:rPr>
              <w:pPrChange w:id="5913" w:author="Molly McEvilley" w:date="2022-07-28T12:00:00Z">
                <w:pPr>
                  <w:pStyle w:val="NoSpacing"/>
                </w:pPr>
              </w:pPrChange>
            </w:pPr>
            <w:bookmarkStart w:id="5914" w:name="_Toc109988767"/>
            <w:bookmarkStart w:id="5915" w:name="_Toc109993727"/>
            <w:del w:id="5916" w:author="Molly McEvilley" w:date="2022-07-28T12:00:00Z">
              <w:r w:rsidRPr="001D3118" w:rsidDel="002F5BE6">
                <w:delText>31</w:delText>
              </w:r>
              <w:bookmarkEnd w:id="5914"/>
              <w:bookmarkEnd w:id="5915"/>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17" w:author="Molly McEvilley" w:date="2022-07-28T12:00:00Z"/>
                <w:b/>
              </w:rPr>
              <w:pPrChange w:id="59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19" w:name="_Toc109988768"/>
            <w:bookmarkStart w:id="5920" w:name="_Toc109993728"/>
            <w:del w:id="5921" w:author="Molly McEvilley" w:date="2022-07-28T12:00:00Z">
              <w:r w:rsidRPr="00E46DCB" w:rsidDel="002F5BE6">
                <w:rPr>
                  <w:b/>
                </w:rPr>
                <w:delText>DOB3</w:delText>
              </w:r>
              <w:bookmarkEnd w:id="5919"/>
              <w:bookmarkEnd w:id="5920"/>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22" w:author="Molly McEvilley" w:date="2022-07-28T12:00:00Z"/>
              </w:rPr>
              <w:pPrChange w:id="59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24" w:name="_Toc109988769"/>
            <w:bookmarkStart w:id="5925" w:name="_Toc109993729"/>
            <w:del w:id="5926" w:author="Molly McEvilley" w:date="2022-07-28T12:00:00Z">
              <w:r w:rsidRPr="009B5393" w:rsidDel="002F5BE6">
                <w:delText>Integer</w:delText>
              </w:r>
              <w:bookmarkEnd w:id="5924"/>
              <w:bookmarkEnd w:id="5925"/>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9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8" w:author="Molly McEvilley" w:date="2022-07-28T12:00:00Z"/>
              </w:rPr>
              <w:pPrChange w:id="5929" w:author="Molly McEvilley" w:date="2022-07-28T12:00:00Z">
                <w:pPr>
                  <w:pStyle w:val="NoSpacing"/>
                </w:pPr>
              </w:pPrChange>
            </w:pPr>
            <w:bookmarkStart w:id="5930" w:name="_Toc109988770"/>
            <w:bookmarkStart w:id="5931" w:name="_Toc109993730"/>
            <w:del w:id="5932" w:author="Molly McEvilley" w:date="2022-07-28T12:00:00Z">
              <w:r w:rsidRPr="001D3118" w:rsidDel="002F5BE6">
                <w:delText>32</w:delText>
              </w:r>
              <w:bookmarkEnd w:id="5930"/>
              <w:bookmarkEnd w:id="5931"/>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33" w:author="Molly McEvilley" w:date="2022-07-28T12:00:00Z"/>
                <w:b/>
              </w:rPr>
              <w:pPrChange w:id="59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35" w:name="_Toc109988771"/>
            <w:bookmarkStart w:id="5936" w:name="_Toc109993731"/>
            <w:del w:id="5937" w:author="Molly McEvilley" w:date="2022-07-28T12:00:00Z">
              <w:r w:rsidRPr="00E46DCB" w:rsidDel="002F5BE6">
                <w:rPr>
                  <w:b/>
                </w:rPr>
                <w:delText>Gender1</w:delText>
              </w:r>
              <w:bookmarkEnd w:id="5935"/>
              <w:bookmarkEnd w:id="5936"/>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38" w:author="Molly McEvilley" w:date="2022-07-28T12:00:00Z"/>
              </w:rPr>
              <w:pPrChange w:id="59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40" w:name="_Toc109988772"/>
            <w:bookmarkStart w:id="5941" w:name="_Toc109993732"/>
            <w:del w:id="5942" w:author="Molly McEvilley" w:date="2022-07-28T12:00:00Z">
              <w:r w:rsidRPr="009B5393" w:rsidDel="002F5BE6">
                <w:delText>Integer</w:delText>
              </w:r>
              <w:bookmarkEnd w:id="5940"/>
              <w:bookmarkEnd w:id="5941"/>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9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44" w:author="Molly McEvilley" w:date="2022-07-28T12:00:00Z"/>
              </w:rPr>
              <w:pPrChange w:id="5945" w:author="Molly McEvilley" w:date="2022-07-28T12:00:00Z">
                <w:pPr>
                  <w:pStyle w:val="NoSpacing"/>
                </w:pPr>
              </w:pPrChange>
            </w:pPr>
            <w:bookmarkStart w:id="5946" w:name="_Toc109988773"/>
            <w:bookmarkStart w:id="5947" w:name="_Toc109993733"/>
            <w:del w:id="5948" w:author="Molly McEvilley" w:date="2022-07-28T12:00:00Z">
              <w:r w:rsidRPr="001D3118" w:rsidDel="002F5BE6">
                <w:delText>33</w:delText>
              </w:r>
              <w:bookmarkEnd w:id="5946"/>
              <w:bookmarkEnd w:id="5947"/>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49" w:author="Molly McEvilley" w:date="2022-07-28T12:00:00Z"/>
                <w:b/>
              </w:rPr>
              <w:pPrChange w:id="59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51" w:name="_Toc109988774"/>
            <w:bookmarkStart w:id="5952" w:name="_Toc109993734"/>
            <w:del w:id="5953" w:author="Molly McEvilley" w:date="2022-07-28T12:00:00Z">
              <w:r w:rsidRPr="00E46DCB" w:rsidDel="002F5BE6">
                <w:rPr>
                  <w:b/>
                </w:rPr>
                <w:delText>Gender3</w:delText>
              </w:r>
              <w:bookmarkEnd w:id="5951"/>
              <w:bookmarkEnd w:id="5952"/>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54" w:author="Molly McEvilley" w:date="2022-07-28T12:00:00Z"/>
              </w:rPr>
              <w:pPrChange w:id="59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56" w:name="_Toc109988775"/>
            <w:bookmarkStart w:id="5957" w:name="_Toc109993735"/>
            <w:del w:id="5958" w:author="Molly McEvilley" w:date="2022-07-28T12:00:00Z">
              <w:r w:rsidRPr="009B5393" w:rsidDel="002F5BE6">
                <w:delText>Integer</w:delText>
              </w:r>
              <w:bookmarkEnd w:id="5956"/>
              <w:bookmarkEnd w:id="5957"/>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9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60" w:author="Molly McEvilley" w:date="2022-07-28T12:00:00Z"/>
              </w:rPr>
              <w:pPrChange w:id="5961" w:author="Molly McEvilley" w:date="2022-07-28T12:00:00Z">
                <w:pPr>
                  <w:pStyle w:val="NoSpacing"/>
                </w:pPr>
              </w:pPrChange>
            </w:pPr>
            <w:bookmarkStart w:id="5962" w:name="_Toc109988776"/>
            <w:bookmarkStart w:id="5963" w:name="_Toc109993736"/>
            <w:del w:id="5964" w:author="Molly McEvilley" w:date="2022-07-28T12:00:00Z">
              <w:r w:rsidRPr="001D3118" w:rsidDel="002F5BE6">
                <w:delText>34</w:delText>
              </w:r>
              <w:bookmarkEnd w:id="5962"/>
              <w:bookmarkEnd w:id="5963"/>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65" w:author="Molly McEvilley" w:date="2022-07-28T12:00:00Z"/>
                <w:b/>
              </w:rPr>
              <w:pPrChange w:id="596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67" w:name="_Toc109988777"/>
            <w:bookmarkStart w:id="5968" w:name="_Toc109993737"/>
            <w:del w:id="5969" w:author="Molly McEvilley" w:date="2022-07-28T12:00:00Z">
              <w:r w:rsidRPr="00E46DCB" w:rsidDel="002F5BE6">
                <w:rPr>
                  <w:b/>
                </w:rPr>
                <w:delText>Race1</w:delText>
              </w:r>
              <w:bookmarkEnd w:id="5967"/>
              <w:bookmarkEnd w:id="5968"/>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70" w:author="Molly McEvilley" w:date="2022-07-28T12:00:00Z"/>
              </w:rPr>
              <w:pPrChange w:id="59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72" w:name="_Toc109988778"/>
            <w:bookmarkStart w:id="5973" w:name="_Toc109993738"/>
            <w:del w:id="5974" w:author="Molly McEvilley" w:date="2022-07-28T12:00:00Z">
              <w:r w:rsidRPr="009B5393" w:rsidDel="002F5BE6">
                <w:delText>Integer</w:delText>
              </w:r>
              <w:bookmarkEnd w:id="5972"/>
              <w:bookmarkEnd w:id="5973"/>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9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76" w:author="Molly McEvilley" w:date="2022-07-28T12:00:00Z"/>
              </w:rPr>
              <w:pPrChange w:id="5977" w:author="Molly McEvilley" w:date="2022-07-28T12:00:00Z">
                <w:pPr>
                  <w:pStyle w:val="NoSpacing"/>
                </w:pPr>
              </w:pPrChange>
            </w:pPr>
            <w:bookmarkStart w:id="5978" w:name="_Toc109988779"/>
            <w:bookmarkStart w:id="5979" w:name="_Toc109993739"/>
            <w:del w:id="5980" w:author="Molly McEvilley" w:date="2022-07-28T12:00:00Z">
              <w:r w:rsidRPr="001D3118" w:rsidDel="002F5BE6">
                <w:delText>35</w:delText>
              </w:r>
              <w:bookmarkEnd w:id="5978"/>
              <w:bookmarkEnd w:id="5979"/>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81" w:author="Molly McEvilley" w:date="2022-07-28T12:00:00Z"/>
                <w:b/>
              </w:rPr>
              <w:pPrChange w:id="59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83" w:name="_Toc109988780"/>
            <w:bookmarkStart w:id="5984" w:name="_Toc109993740"/>
            <w:del w:id="5985" w:author="Molly McEvilley" w:date="2022-07-28T12:00:00Z">
              <w:r w:rsidRPr="00E46DCB" w:rsidDel="002F5BE6">
                <w:rPr>
                  <w:b/>
                </w:rPr>
                <w:delText>Race3</w:delText>
              </w:r>
              <w:bookmarkEnd w:id="5983"/>
              <w:bookmarkEnd w:id="5984"/>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86" w:author="Molly McEvilley" w:date="2022-07-28T12:00:00Z"/>
              </w:rPr>
              <w:pPrChange w:id="59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88" w:name="_Toc109988781"/>
            <w:bookmarkStart w:id="5989" w:name="_Toc109993741"/>
            <w:del w:id="5990" w:author="Molly McEvilley" w:date="2022-07-28T12:00:00Z">
              <w:r w:rsidRPr="009B5393" w:rsidDel="002F5BE6">
                <w:delText>Integer</w:delText>
              </w:r>
              <w:bookmarkEnd w:id="5988"/>
              <w:bookmarkEnd w:id="5989"/>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92" w:author="Molly McEvilley" w:date="2022-07-28T12:00:00Z"/>
              </w:rPr>
              <w:pPrChange w:id="5993" w:author="Molly McEvilley" w:date="2022-07-28T12:00:00Z">
                <w:pPr>
                  <w:pStyle w:val="NoSpacing"/>
                </w:pPr>
              </w:pPrChange>
            </w:pPr>
            <w:bookmarkStart w:id="5994" w:name="_Toc109988782"/>
            <w:bookmarkStart w:id="5995" w:name="_Toc109993742"/>
            <w:del w:id="5996" w:author="Molly McEvilley" w:date="2022-07-28T12:00:00Z">
              <w:r w:rsidRPr="001D3118" w:rsidDel="002F5BE6">
                <w:delText>36</w:delText>
              </w:r>
              <w:bookmarkEnd w:id="5994"/>
              <w:bookmarkEnd w:id="5995"/>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97" w:author="Molly McEvilley" w:date="2022-07-28T12:00:00Z"/>
                <w:b/>
              </w:rPr>
              <w:pPrChange w:id="59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99" w:name="_Toc109988783"/>
            <w:bookmarkStart w:id="6000" w:name="_Toc109993743"/>
            <w:del w:id="6001" w:author="Molly McEvilley" w:date="2022-07-28T12:00:00Z">
              <w:r w:rsidRPr="00E46DCB" w:rsidDel="002F5BE6">
                <w:rPr>
                  <w:b/>
                </w:rPr>
                <w:delText>Ethnicity1</w:delText>
              </w:r>
              <w:bookmarkEnd w:id="5999"/>
              <w:bookmarkEnd w:id="6000"/>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02" w:author="Molly McEvilley" w:date="2022-07-28T12:00:00Z"/>
              </w:rPr>
              <w:pPrChange w:id="60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04" w:name="_Toc109988784"/>
            <w:bookmarkStart w:id="6005" w:name="_Toc109993744"/>
            <w:del w:id="6006" w:author="Molly McEvilley" w:date="2022-07-28T12:00:00Z">
              <w:r w:rsidRPr="009B5393" w:rsidDel="002F5BE6">
                <w:delText>Integer</w:delText>
              </w:r>
              <w:bookmarkEnd w:id="6004"/>
              <w:bookmarkEnd w:id="6005"/>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600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8" w:author="Molly McEvilley" w:date="2022-07-28T12:00:00Z"/>
              </w:rPr>
              <w:pPrChange w:id="6009" w:author="Molly McEvilley" w:date="2022-07-28T12:00:00Z">
                <w:pPr>
                  <w:pStyle w:val="NoSpacing"/>
                </w:pPr>
              </w:pPrChange>
            </w:pPr>
            <w:bookmarkStart w:id="6010" w:name="_Toc109988785"/>
            <w:bookmarkStart w:id="6011" w:name="_Toc109993745"/>
            <w:del w:id="6012" w:author="Molly McEvilley" w:date="2022-07-28T12:00:00Z">
              <w:r w:rsidRPr="001D3118" w:rsidDel="002F5BE6">
                <w:delText>37</w:delText>
              </w:r>
              <w:bookmarkEnd w:id="6010"/>
              <w:bookmarkEnd w:id="6011"/>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13" w:author="Molly McEvilley" w:date="2022-07-28T12:00:00Z"/>
                <w:b/>
              </w:rPr>
              <w:pPrChange w:id="60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15" w:name="_Toc109988786"/>
            <w:bookmarkStart w:id="6016" w:name="_Toc109993746"/>
            <w:del w:id="6017" w:author="Molly McEvilley" w:date="2022-07-28T12:00:00Z">
              <w:r w:rsidRPr="00E46DCB" w:rsidDel="002F5BE6">
                <w:rPr>
                  <w:b/>
                </w:rPr>
                <w:delText>Ethnicity3</w:delText>
              </w:r>
              <w:bookmarkEnd w:id="6015"/>
              <w:bookmarkEnd w:id="6016"/>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18" w:author="Molly McEvilley" w:date="2022-07-28T12:00:00Z"/>
              </w:rPr>
              <w:pPrChange w:id="60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20" w:name="_Toc109988787"/>
            <w:bookmarkStart w:id="6021" w:name="_Toc109993747"/>
            <w:del w:id="6022" w:author="Molly McEvilley" w:date="2022-07-28T12:00:00Z">
              <w:r w:rsidRPr="009B5393" w:rsidDel="002F5BE6">
                <w:delText>Integer</w:delText>
              </w:r>
              <w:bookmarkEnd w:id="6020"/>
              <w:bookmarkEnd w:id="6021"/>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602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24" w:author="Molly McEvilley" w:date="2022-07-28T12:00:00Z"/>
              </w:rPr>
              <w:pPrChange w:id="6025" w:author="Molly McEvilley" w:date="2022-07-28T12:00:00Z">
                <w:pPr>
                  <w:pStyle w:val="NoSpacing"/>
                </w:pPr>
              </w:pPrChange>
            </w:pPr>
            <w:bookmarkStart w:id="6026" w:name="_Toc109988788"/>
            <w:bookmarkStart w:id="6027" w:name="_Toc109993748"/>
            <w:del w:id="6028" w:author="Molly McEvilley" w:date="2022-07-28T12:00:00Z">
              <w:r w:rsidRPr="001D3118" w:rsidDel="002F5BE6">
                <w:delText>38</w:delText>
              </w:r>
              <w:bookmarkEnd w:id="6026"/>
              <w:bookmarkEnd w:id="6027"/>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29" w:author="Molly McEvilley" w:date="2022-07-28T12:00:00Z"/>
                <w:b/>
              </w:rPr>
              <w:pPrChange w:id="60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31" w:name="_Toc109988789"/>
            <w:bookmarkStart w:id="6032" w:name="_Toc109993749"/>
            <w:del w:id="6033" w:author="Molly McEvilley" w:date="2022-07-28T12:00:00Z">
              <w:r w:rsidRPr="00E46DCB" w:rsidDel="002F5BE6">
                <w:rPr>
                  <w:b/>
                </w:rPr>
                <w:delText>VetStatus</w:delText>
              </w:r>
              <w:r w:rsidR="00955620" w:rsidRPr="00E46DCB" w:rsidDel="002F5BE6">
                <w:rPr>
                  <w:b/>
                </w:rPr>
                <w:delText>1</w:delText>
              </w:r>
              <w:bookmarkEnd w:id="6031"/>
              <w:bookmarkEnd w:id="6032"/>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34" w:author="Molly McEvilley" w:date="2022-07-28T12:00:00Z"/>
              </w:rPr>
              <w:pPrChange w:id="60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36" w:name="_Toc109988790"/>
            <w:bookmarkStart w:id="6037" w:name="_Toc109993750"/>
            <w:del w:id="6038" w:author="Molly McEvilley" w:date="2022-07-28T12:00:00Z">
              <w:r w:rsidRPr="009B5393" w:rsidDel="002F5BE6">
                <w:delText>Integer</w:delText>
              </w:r>
              <w:bookmarkEnd w:id="6036"/>
              <w:bookmarkEnd w:id="6037"/>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603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40" w:author="Molly McEvilley" w:date="2022-07-28T12:00:00Z"/>
              </w:rPr>
              <w:pPrChange w:id="6041" w:author="Molly McEvilley" w:date="2022-07-28T12:00:00Z">
                <w:pPr>
                  <w:pStyle w:val="NoSpacing"/>
                </w:pPr>
              </w:pPrChange>
            </w:pPr>
            <w:bookmarkStart w:id="6042" w:name="_Toc109988791"/>
            <w:bookmarkStart w:id="6043" w:name="_Toc109993751"/>
            <w:del w:id="6044" w:author="Molly McEvilley" w:date="2022-07-28T12:00:00Z">
              <w:r w:rsidRPr="001D3118" w:rsidDel="002F5BE6">
                <w:delText>39</w:delText>
              </w:r>
              <w:bookmarkEnd w:id="6042"/>
              <w:bookmarkEnd w:id="6043"/>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45" w:author="Molly McEvilley" w:date="2022-07-28T12:00:00Z"/>
                <w:b/>
              </w:rPr>
              <w:pPrChange w:id="60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47" w:name="_Toc109988792"/>
            <w:bookmarkStart w:id="6048" w:name="_Toc109993752"/>
            <w:del w:id="6049" w:author="Molly McEvilley" w:date="2022-07-28T12:00:00Z">
              <w:r w:rsidRPr="00E46DCB" w:rsidDel="002F5BE6">
                <w:rPr>
                  <w:b/>
                </w:rPr>
                <w:delText>VetStatus</w:delText>
              </w:r>
              <w:r w:rsidR="00955620" w:rsidRPr="00E46DCB" w:rsidDel="002F5BE6">
                <w:rPr>
                  <w:b/>
                </w:rPr>
                <w:delText>3</w:delText>
              </w:r>
              <w:bookmarkEnd w:id="6047"/>
              <w:bookmarkEnd w:id="6048"/>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50" w:author="Molly McEvilley" w:date="2022-07-28T12:00:00Z"/>
              </w:rPr>
              <w:pPrChange w:id="60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52" w:name="_Toc109988793"/>
            <w:bookmarkStart w:id="6053" w:name="_Toc109993753"/>
            <w:del w:id="6054" w:author="Molly McEvilley" w:date="2022-07-28T12:00:00Z">
              <w:r w:rsidRPr="009B5393" w:rsidDel="002F5BE6">
                <w:delText>Integer</w:delText>
              </w:r>
              <w:bookmarkEnd w:id="6052"/>
              <w:bookmarkEnd w:id="6053"/>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605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56" w:author="Molly McEvilley" w:date="2022-07-28T12:00:00Z"/>
              </w:rPr>
              <w:pPrChange w:id="6057" w:author="Molly McEvilley" w:date="2022-07-28T12:00:00Z">
                <w:pPr>
                  <w:pStyle w:val="NoSpacing"/>
                </w:pPr>
              </w:pPrChange>
            </w:pPr>
            <w:bookmarkStart w:id="6058" w:name="_Toc109988794"/>
            <w:bookmarkStart w:id="6059" w:name="_Toc109993754"/>
            <w:del w:id="6060" w:author="Molly McEvilley" w:date="2022-07-28T12:00:00Z">
              <w:r w:rsidRPr="001D3118" w:rsidDel="002F5BE6">
                <w:delText>40</w:delText>
              </w:r>
              <w:bookmarkEnd w:id="6058"/>
              <w:bookmarkEnd w:id="6059"/>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61" w:author="Molly McEvilley" w:date="2022-07-28T12:00:00Z"/>
                <w:b/>
              </w:rPr>
              <w:pPrChange w:id="60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63" w:name="_Toc109988795"/>
            <w:bookmarkStart w:id="6064" w:name="_Toc109993755"/>
            <w:del w:id="6065" w:author="Molly McEvilley" w:date="2022-07-28T12:00:00Z">
              <w:r w:rsidRPr="00E46DCB" w:rsidDel="002F5BE6">
                <w:rPr>
                  <w:b/>
                </w:rPr>
                <w:delText>RelationshipToHoH1</w:delText>
              </w:r>
              <w:bookmarkEnd w:id="6063"/>
              <w:bookmarkEnd w:id="6064"/>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66" w:author="Molly McEvilley" w:date="2022-07-28T12:00:00Z"/>
              </w:rPr>
              <w:pPrChange w:id="60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68" w:name="_Toc109988796"/>
            <w:bookmarkStart w:id="6069" w:name="_Toc109993756"/>
            <w:del w:id="6070" w:author="Molly McEvilley" w:date="2022-07-28T12:00:00Z">
              <w:r w:rsidRPr="009B5393" w:rsidDel="002F5BE6">
                <w:delText>Integer</w:delText>
              </w:r>
              <w:bookmarkEnd w:id="6068"/>
              <w:bookmarkEnd w:id="6069"/>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607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72" w:author="Molly McEvilley" w:date="2022-07-28T12:00:00Z"/>
              </w:rPr>
              <w:pPrChange w:id="6073" w:author="Molly McEvilley" w:date="2022-07-28T12:00:00Z">
                <w:pPr>
                  <w:pStyle w:val="NoSpacing"/>
                </w:pPr>
              </w:pPrChange>
            </w:pPr>
            <w:bookmarkStart w:id="6074" w:name="_Toc109988797"/>
            <w:bookmarkStart w:id="6075" w:name="_Toc109993757"/>
            <w:del w:id="6076" w:author="Molly McEvilley" w:date="2022-07-28T12:00:00Z">
              <w:r w:rsidRPr="001D3118" w:rsidDel="002F5BE6">
                <w:delText>41</w:delText>
              </w:r>
              <w:bookmarkEnd w:id="6074"/>
              <w:bookmarkEnd w:id="6075"/>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77" w:author="Molly McEvilley" w:date="2022-07-28T12:00:00Z"/>
                <w:b/>
              </w:rPr>
              <w:pPrChange w:id="60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79" w:name="_Toc109988798"/>
            <w:bookmarkStart w:id="6080" w:name="_Toc109993758"/>
            <w:del w:id="6081" w:author="Molly McEvilley" w:date="2022-07-28T12:00:00Z">
              <w:r w:rsidRPr="00AC4D6F" w:rsidDel="002F5BE6">
                <w:rPr>
                  <w:b/>
                </w:rPr>
                <w:delText>RelationshipToHoH3</w:delText>
              </w:r>
              <w:bookmarkEnd w:id="6079"/>
              <w:bookmarkEnd w:id="6080"/>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82" w:author="Molly McEvilley" w:date="2022-07-28T12:00:00Z"/>
              </w:rPr>
              <w:pPrChange w:id="60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84" w:name="_Toc109988799"/>
            <w:bookmarkStart w:id="6085" w:name="_Toc109993759"/>
            <w:del w:id="6086" w:author="Molly McEvilley" w:date="2022-07-28T12:00:00Z">
              <w:r w:rsidRPr="009B5393" w:rsidDel="002F5BE6">
                <w:delText>Integer</w:delText>
              </w:r>
              <w:bookmarkEnd w:id="6084"/>
              <w:bookmarkEnd w:id="6085"/>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8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8" w:author="Molly McEvilley" w:date="2022-07-28T12:00:00Z"/>
              </w:rPr>
              <w:pPrChange w:id="6089" w:author="Molly McEvilley" w:date="2022-07-28T12:00:00Z">
                <w:pPr>
                  <w:pStyle w:val="NoSpacing"/>
                </w:pPr>
              </w:pPrChange>
            </w:pPr>
            <w:bookmarkStart w:id="6090" w:name="_Toc109988800"/>
            <w:bookmarkStart w:id="6091" w:name="_Toc109993760"/>
            <w:del w:id="6092" w:author="Molly McEvilley" w:date="2022-07-28T12:00:00Z">
              <w:r w:rsidRPr="001D3118" w:rsidDel="002F5BE6">
                <w:delText>42</w:delText>
              </w:r>
              <w:bookmarkEnd w:id="6090"/>
              <w:bookmarkEnd w:id="6091"/>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93" w:author="Molly McEvilley" w:date="2022-07-28T12:00:00Z"/>
                <w:b/>
              </w:rPr>
              <w:pPrChange w:id="60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95" w:name="_Toc109988801"/>
            <w:bookmarkStart w:id="6096" w:name="_Toc109993761"/>
            <w:del w:id="6097" w:author="Molly McEvilley" w:date="2022-07-28T12:00:00Z">
              <w:r w:rsidRPr="00AC4D6F" w:rsidDel="002F5BE6">
                <w:rPr>
                  <w:b/>
                </w:rPr>
                <w:delText>DisablingCond1</w:delText>
              </w:r>
              <w:bookmarkEnd w:id="6095"/>
              <w:bookmarkEnd w:id="6096"/>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98" w:author="Molly McEvilley" w:date="2022-07-28T12:00:00Z"/>
              </w:rPr>
              <w:pPrChange w:id="60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00" w:name="_Toc109988802"/>
            <w:bookmarkStart w:id="6101" w:name="_Toc109993762"/>
            <w:del w:id="6102" w:author="Molly McEvilley" w:date="2022-07-28T12:00:00Z">
              <w:r w:rsidRPr="009B5393" w:rsidDel="002F5BE6">
                <w:delText>Integer</w:delText>
              </w:r>
              <w:bookmarkEnd w:id="6100"/>
              <w:bookmarkEnd w:id="6101"/>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10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04" w:author="Molly McEvilley" w:date="2022-07-28T12:00:00Z"/>
              </w:rPr>
              <w:pPrChange w:id="6105" w:author="Molly McEvilley" w:date="2022-07-28T12:00:00Z">
                <w:pPr>
                  <w:pStyle w:val="NoSpacing"/>
                </w:pPr>
              </w:pPrChange>
            </w:pPr>
            <w:bookmarkStart w:id="6106" w:name="_Toc109988803"/>
            <w:bookmarkStart w:id="6107" w:name="_Toc109993763"/>
            <w:del w:id="6108" w:author="Molly McEvilley" w:date="2022-07-28T12:00:00Z">
              <w:r w:rsidRPr="001D3118" w:rsidDel="002F5BE6">
                <w:delText>43</w:delText>
              </w:r>
              <w:bookmarkEnd w:id="6106"/>
              <w:bookmarkEnd w:id="6107"/>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09" w:author="Molly McEvilley" w:date="2022-07-28T12:00:00Z"/>
                <w:b/>
              </w:rPr>
              <w:pPrChange w:id="61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11" w:name="_Toc109988804"/>
            <w:bookmarkStart w:id="6112" w:name="_Toc109993764"/>
            <w:del w:id="6113" w:author="Molly McEvilley" w:date="2022-07-28T12:00:00Z">
              <w:r w:rsidRPr="00AC4D6F" w:rsidDel="002F5BE6">
                <w:rPr>
                  <w:b/>
                </w:rPr>
                <w:delText>DisablingCond3</w:delText>
              </w:r>
              <w:bookmarkEnd w:id="6111"/>
              <w:bookmarkEnd w:id="6112"/>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14" w:author="Molly McEvilley" w:date="2022-07-28T12:00:00Z"/>
              </w:rPr>
              <w:pPrChange w:id="61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16" w:name="_Toc109988805"/>
            <w:bookmarkStart w:id="6117" w:name="_Toc109993765"/>
            <w:del w:id="6118" w:author="Molly McEvilley" w:date="2022-07-28T12:00:00Z">
              <w:r w:rsidRPr="009B5393" w:rsidDel="002F5BE6">
                <w:delText>Integer</w:delText>
              </w:r>
              <w:bookmarkEnd w:id="6116"/>
              <w:bookmarkEnd w:id="6117"/>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11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20" w:author="Molly McEvilley" w:date="2022-07-28T12:00:00Z"/>
              </w:rPr>
              <w:pPrChange w:id="6121" w:author="Molly McEvilley" w:date="2022-07-28T12:00:00Z">
                <w:pPr>
                  <w:pStyle w:val="NoSpacing"/>
                </w:pPr>
              </w:pPrChange>
            </w:pPr>
            <w:bookmarkStart w:id="6122" w:name="_Toc109988806"/>
            <w:bookmarkStart w:id="6123" w:name="_Toc109993766"/>
            <w:del w:id="6124" w:author="Molly McEvilley" w:date="2022-07-28T12:00:00Z">
              <w:r w:rsidRPr="001D3118" w:rsidDel="002F5BE6">
                <w:delText>44</w:delText>
              </w:r>
              <w:bookmarkEnd w:id="6122"/>
              <w:bookmarkEnd w:id="6123"/>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25" w:author="Molly McEvilley" w:date="2022-07-28T12:00:00Z"/>
                <w:b/>
              </w:rPr>
              <w:pPrChange w:id="61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27" w:name="_Toc109988807"/>
            <w:bookmarkStart w:id="6128" w:name="_Toc109993767"/>
            <w:del w:id="6129" w:author="Molly McEvilley" w:date="2022-07-28T12:00:00Z">
              <w:r w:rsidRPr="00AC4D6F" w:rsidDel="002F5BE6">
                <w:rPr>
                  <w:b/>
                </w:rPr>
                <w:delText>LivingSituation1</w:delText>
              </w:r>
              <w:bookmarkEnd w:id="6127"/>
              <w:bookmarkEnd w:id="6128"/>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30" w:author="Molly McEvilley" w:date="2022-07-28T12:00:00Z"/>
              </w:rPr>
              <w:pPrChange w:id="61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32" w:name="_Toc109988808"/>
            <w:bookmarkStart w:id="6133" w:name="_Toc109993768"/>
            <w:del w:id="6134" w:author="Molly McEvilley" w:date="2022-07-28T12:00:00Z">
              <w:r w:rsidRPr="009B5393" w:rsidDel="002F5BE6">
                <w:delText>Integer</w:delText>
              </w:r>
              <w:bookmarkEnd w:id="6132"/>
              <w:bookmarkEnd w:id="6133"/>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13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36" w:author="Molly McEvilley" w:date="2022-07-28T12:00:00Z"/>
              </w:rPr>
              <w:pPrChange w:id="6137" w:author="Molly McEvilley" w:date="2022-07-28T12:00:00Z">
                <w:pPr>
                  <w:pStyle w:val="NoSpacing"/>
                </w:pPr>
              </w:pPrChange>
            </w:pPr>
            <w:bookmarkStart w:id="6138" w:name="_Toc109988809"/>
            <w:bookmarkStart w:id="6139" w:name="_Toc109993769"/>
            <w:del w:id="6140" w:author="Molly McEvilley" w:date="2022-07-28T12:00:00Z">
              <w:r w:rsidRPr="001D3118" w:rsidDel="002F5BE6">
                <w:delText>45</w:delText>
              </w:r>
              <w:bookmarkEnd w:id="6138"/>
              <w:bookmarkEnd w:id="6139"/>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41" w:author="Molly McEvilley" w:date="2022-07-28T12:00:00Z"/>
                <w:b/>
              </w:rPr>
              <w:pPrChange w:id="61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43" w:name="_Toc109988810"/>
            <w:bookmarkStart w:id="6144" w:name="_Toc109993770"/>
            <w:del w:id="6145" w:author="Molly McEvilley" w:date="2022-07-28T12:00:00Z">
              <w:r w:rsidRPr="00AC4D6F" w:rsidDel="002F5BE6">
                <w:rPr>
                  <w:b/>
                </w:rPr>
                <w:delText>LivingSituation3</w:delText>
              </w:r>
              <w:bookmarkEnd w:id="6143"/>
              <w:bookmarkEnd w:id="6144"/>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46" w:author="Molly McEvilley" w:date="2022-07-28T12:00:00Z"/>
              </w:rPr>
              <w:pPrChange w:id="61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48" w:name="_Toc109988811"/>
            <w:bookmarkStart w:id="6149" w:name="_Toc109993771"/>
            <w:del w:id="6150" w:author="Molly McEvilley" w:date="2022-07-28T12:00:00Z">
              <w:r w:rsidRPr="009B5393" w:rsidDel="002F5BE6">
                <w:delText>Integer</w:delText>
              </w:r>
              <w:bookmarkEnd w:id="6148"/>
              <w:bookmarkEnd w:id="6149"/>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15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52" w:author="Molly McEvilley" w:date="2022-07-28T12:00:00Z"/>
              </w:rPr>
              <w:pPrChange w:id="6153" w:author="Molly McEvilley" w:date="2022-07-28T12:00:00Z">
                <w:pPr>
                  <w:pStyle w:val="NoSpacing"/>
                </w:pPr>
              </w:pPrChange>
            </w:pPr>
            <w:bookmarkStart w:id="6154" w:name="_Toc109988812"/>
            <w:bookmarkStart w:id="6155" w:name="_Toc109993772"/>
            <w:del w:id="6156" w:author="Molly McEvilley" w:date="2022-07-28T12:00:00Z">
              <w:r w:rsidRPr="001D3118" w:rsidDel="002F5BE6">
                <w:delText>46</w:delText>
              </w:r>
              <w:bookmarkEnd w:id="6154"/>
              <w:bookmarkEnd w:id="6155"/>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57" w:author="Molly McEvilley" w:date="2022-07-28T12:00:00Z"/>
                <w:b/>
              </w:rPr>
              <w:pPrChange w:id="615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59" w:name="_Toc109988813"/>
            <w:bookmarkStart w:id="6160" w:name="_Toc109993773"/>
            <w:del w:id="6161" w:author="Molly McEvilley" w:date="2022-07-28T12:00:00Z">
              <w:r w:rsidRPr="00AC4D6F" w:rsidDel="002F5BE6">
                <w:rPr>
                  <w:b/>
                </w:rPr>
                <w:delText>LengthOfStay1</w:delText>
              </w:r>
              <w:bookmarkEnd w:id="6159"/>
              <w:bookmarkEnd w:id="6160"/>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62" w:author="Molly McEvilley" w:date="2022-07-28T12:00:00Z"/>
              </w:rPr>
              <w:pPrChange w:id="616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64" w:name="_Toc109988814"/>
            <w:bookmarkStart w:id="6165" w:name="_Toc109993774"/>
            <w:del w:id="6166" w:author="Molly McEvilley" w:date="2022-07-28T12:00:00Z">
              <w:r w:rsidRPr="009B5393" w:rsidDel="002F5BE6">
                <w:delText>Integer</w:delText>
              </w:r>
              <w:bookmarkEnd w:id="6164"/>
              <w:bookmarkEnd w:id="6165"/>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16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8" w:author="Molly McEvilley" w:date="2022-07-28T12:00:00Z"/>
              </w:rPr>
              <w:pPrChange w:id="6169" w:author="Molly McEvilley" w:date="2022-07-28T12:00:00Z">
                <w:pPr>
                  <w:pStyle w:val="NoSpacing"/>
                </w:pPr>
              </w:pPrChange>
            </w:pPr>
            <w:bookmarkStart w:id="6170" w:name="_Toc109988815"/>
            <w:bookmarkStart w:id="6171" w:name="_Toc109993775"/>
            <w:del w:id="6172" w:author="Molly McEvilley" w:date="2022-07-28T12:00:00Z">
              <w:r w:rsidRPr="001D3118" w:rsidDel="002F5BE6">
                <w:delText>47</w:delText>
              </w:r>
              <w:bookmarkEnd w:id="6170"/>
              <w:bookmarkEnd w:id="6171"/>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73" w:author="Molly McEvilley" w:date="2022-07-28T12:00:00Z"/>
                <w:b/>
              </w:rPr>
              <w:pPrChange w:id="617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75" w:name="_Toc109988816"/>
            <w:bookmarkStart w:id="6176" w:name="_Toc109993776"/>
            <w:del w:id="6177" w:author="Molly McEvilley" w:date="2022-07-28T12:00:00Z">
              <w:r w:rsidRPr="00AC4D6F" w:rsidDel="002F5BE6">
                <w:rPr>
                  <w:b/>
                </w:rPr>
                <w:delText>LengthOfStay3</w:delText>
              </w:r>
              <w:bookmarkEnd w:id="6175"/>
              <w:bookmarkEnd w:id="6176"/>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78" w:author="Molly McEvilley" w:date="2022-07-28T12:00:00Z"/>
              </w:rPr>
              <w:pPrChange w:id="617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80" w:name="_Toc109988817"/>
            <w:bookmarkStart w:id="6181" w:name="_Toc109993777"/>
            <w:del w:id="6182" w:author="Molly McEvilley" w:date="2022-07-28T12:00:00Z">
              <w:r w:rsidRPr="009B5393" w:rsidDel="002F5BE6">
                <w:delText>Integer</w:delText>
              </w:r>
              <w:bookmarkEnd w:id="6180"/>
              <w:bookmarkEnd w:id="6181"/>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8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84" w:author="Molly McEvilley" w:date="2022-07-28T12:00:00Z"/>
              </w:rPr>
              <w:pPrChange w:id="6185" w:author="Molly McEvilley" w:date="2022-07-28T12:00:00Z">
                <w:pPr>
                  <w:pStyle w:val="NoSpacing"/>
                </w:pPr>
              </w:pPrChange>
            </w:pPr>
            <w:bookmarkStart w:id="6186" w:name="_Toc109988818"/>
            <w:bookmarkStart w:id="6187" w:name="_Toc109993778"/>
            <w:del w:id="6188" w:author="Molly McEvilley" w:date="2022-07-28T12:00:00Z">
              <w:r w:rsidRPr="001D3118" w:rsidDel="002F5BE6">
                <w:delText>48</w:delText>
              </w:r>
              <w:bookmarkEnd w:id="6186"/>
              <w:bookmarkEnd w:id="6187"/>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89" w:author="Molly McEvilley" w:date="2022-07-28T12:00:00Z"/>
                <w:b/>
              </w:rPr>
              <w:pPrChange w:id="619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91" w:name="_Toc109988819"/>
            <w:bookmarkStart w:id="6192" w:name="_Toc109993779"/>
            <w:del w:id="6193" w:author="Molly McEvilley" w:date="2022-07-28T12:00:00Z">
              <w:r w:rsidRPr="00AC4D6F" w:rsidDel="002F5BE6">
                <w:rPr>
                  <w:b/>
                </w:rPr>
                <w:delText>HomelessDate1</w:delText>
              </w:r>
              <w:bookmarkEnd w:id="6191"/>
              <w:bookmarkEnd w:id="6192"/>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94" w:author="Molly McEvilley" w:date="2022-07-28T12:00:00Z"/>
              </w:rPr>
              <w:pPrChange w:id="619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96" w:name="_Toc109988820"/>
            <w:bookmarkStart w:id="6197" w:name="_Toc109993780"/>
            <w:del w:id="6198" w:author="Molly McEvilley" w:date="2022-07-28T12:00:00Z">
              <w:r w:rsidRPr="009B5393" w:rsidDel="002F5BE6">
                <w:delText>Integer</w:delText>
              </w:r>
              <w:bookmarkEnd w:id="6196"/>
              <w:bookmarkEnd w:id="6197"/>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9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00" w:author="Molly McEvilley" w:date="2022-07-28T12:00:00Z"/>
              </w:rPr>
              <w:pPrChange w:id="6201" w:author="Molly McEvilley" w:date="2022-07-28T12:00:00Z">
                <w:pPr>
                  <w:pStyle w:val="NoSpacing"/>
                </w:pPr>
              </w:pPrChange>
            </w:pPr>
            <w:bookmarkStart w:id="6202" w:name="_Toc109988821"/>
            <w:bookmarkStart w:id="6203" w:name="_Toc109993781"/>
            <w:del w:id="6204" w:author="Molly McEvilley" w:date="2022-07-28T12:00:00Z">
              <w:r w:rsidRPr="001D3118" w:rsidDel="002F5BE6">
                <w:delText>49</w:delText>
              </w:r>
              <w:bookmarkEnd w:id="6202"/>
              <w:bookmarkEnd w:id="6203"/>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05" w:author="Molly McEvilley" w:date="2022-07-28T12:00:00Z"/>
                <w:b/>
              </w:rPr>
              <w:pPrChange w:id="620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07" w:name="_Toc109988822"/>
            <w:bookmarkStart w:id="6208" w:name="_Toc109993782"/>
            <w:del w:id="6209" w:author="Molly McEvilley" w:date="2022-07-28T12:00:00Z">
              <w:r w:rsidRPr="00AC4D6F" w:rsidDel="002F5BE6">
                <w:rPr>
                  <w:b/>
                </w:rPr>
                <w:delText>HomelessDate3</w:delText>
              </w:r>
              <w:bookmarkEnd w:id="6207"/>
              <w:bookmarkEnd w:id="6208"/>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10" w:author="Molly McEvilley" w:date="2022-07-28T12:00:00Z"/>
              </w:rPr>
              <w:pPrChange w:id="621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12" w:name="_Toc109988823"/>
            <w:bookmarkStart w:id="6213" w:name="_Toc109993783"/>
            <w:del w:id="6214" w:author="Molly McEvilley" w:date="2022-07-28T12:00:00Z">
              <w:r w:rsidRPr="009B5393" w:rsidDel="002F5BE6">
                <w:delText>Integer</w:delText>
              </w:r>
              <w:bookmarkEnd w:id="6212"/>
              <w:bookmarkEnd w:id="6213"/>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21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16" w:author="Molly McEvilley" w:date="2022-07-28T12:00:00Z"/>
              </w:rPr>
              <w:pPrChange w:id="6217" w:author="Molly McEvilley" w:date="2022-07-28T12:00:00Z">
                <w:pPr>
                  <w:pStyle w:val="NoSpacing"/>
                </w:pPr>
              </w:pPrChange>
            </w:pPr>
            <w:bookmarkStart w:id="6218" w:name="_Toc109988824"/>
            <w:bookmarkStart w:id="6219" w:name="_Toc109993784"/>
            <w:del w:id="6220" w:author="Molly McEvilley" w:date="2022-07-28T12:00:00Z">
              <w:r w:rsidRPr="001D3118" w:rsidDel="002F5BE6">
                <w:delText>50</w:delText>
              </w:r>
              <w:bookmarkEnd w:id="6218"/>
              <w:bookmarkEnd w:id="6219"/>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21" w:author="Molly McEvilley" w:date="2022-07-28T12:00:00Z"/>
                <w:b/>
              </w:rPr>
              <w:pPrChange w:id="622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23" w:name="_Toc109988825"/>
            <w:bookmarkStart w:id="6224" w:name="_Toc109993785"/>
            <w:del w:id="6225" w:author="Molly McEvilley" w:date="2022-07-28T12:00:00Z">
              <w:r w:rsidRPr="00AC4D6F" w:rsidDel="002F5BE6">
                <w:rPr>
                  <w:b/>
                </w:rPr>
                <w:delText>TimesHomeless1</w:delText>
              </w:r>
              <w:bookmarkEnd w:id="6223"/>
              <w:bookmarkEnd w:id="6224"/>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26" w:author="Molly McEvilley" w:date="2022-07-28T12:00:00Z"/>
              </w:rPr>
              <w:pPrChange w:id="622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28" w:name="_Toc109988826"/>
            <w:bookmarkStart w:id="6229" w:name="_Toc109993786"/>
            <w:del w:id="6230" w:author="Molly McEvilley" w:date="2022-07-28T12:00:00Z">
              <w:r w:rsidRPr="009B5393" w:rsidDel="002F5BE6">
                <w:delText>Integer</w:delText>
              </w:r>
              <w:bookmarkEnd w:id="6228"/>
              <w:bookmarkEnd w:id="6229"/>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23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32" w:author="Molly McEvilley" w:date="2022-07-28T12:00:00Z"/>
              </w:rPr>
              <w:pPrChange w:id="6233" w:author="Molly McEvilley" w:date="2022-07-28T12:00:00Z">
                <w:pPr>
                  <w:pStyle w:val="NoSpacing"/>
                </w:pPr>
              </w:pPrChange>
            </w:pPr>
            <w:bookmarkStart w:id="6234" w:name="_Toc109988827"/>
            <w:bookmarkStart w:id="6235" w:name="_Toc109993787"/>
            <w:del w:id="6236" w:author="Molly McEvilley" w:date="2022-07-28T12:00:00Z">
              <w:r w:rsidRPr="001D3118" w:rsidDel="002F5BE6">
                <w:delText>51</w:delText>
              </w:r>
              <w:bookmarkEnd w:id="6234"/>
              <w:bookmarkEnd w:id="6235"/>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37" w:author="Molly McEvilley" w:date="2022-07-28T12:00:00Z"/>
                <w:b/>
              </w:rPr>
              <w:pPrChange w:id="62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39" w:name="_Toc109988828"/>
            <w:bookmarkStart w:id="6240" w:name="_Toc109993788"/>
            <w:del w:id="6241" w:author="Molly McEvilley" w:date="2022-07-28T12:00:00Z">
              <w:r w:rsidRPr="00AC4D6F" w:rsidDel="002F5BE6">
                <w:rPr>
                  <w:b/>
                </w:rPr>
                <w:delText>TimesHomeless3</w:delText>
              </w:r>
              <w:bookmarkEnd w:id="6239"/>
              <w:bookmarkEnd w:id="6240"/>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42" w:author="Molly McEvilley" w:date="2022-07-28T12:00:00Z"/>
              </w:rPr>
              <w:pPrChange w:id="62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44" w:name="_Toc109988829"/>
            <w:bookmarkStart w:id="6245" w:name="_Toc109993789"/>
            <w:del w:id="6246" w:author="Molly McEvilley" w:date="2022-07-28T12:00:00Z">
              <w:r w:rsidRPr="009B5393" w:rsidDel="002F5BE6">
                <w:delText>Integer</w:delText>
              </w:r>
              <w:bookmarkEnd w:id="6244"/>
              <w:bookmarkEnd w:id="6245"/>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24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48" w:author="Molly McEvilley" w:date="2022-07-28T12:00:00Z"/>
              </w:rPr>
              <w:pPrChange w:id="6249" w:author="Molly McEvilley" w:date="2022-07-28T12:00:00Z">
                <w:pPr>
                  <w:pStyle w:val="NoSpacing"/>
                </w:pPr>
              </w:pPrChange>
            </w:pPr>
            <w:bookmarkStart w:id="6250" w:name="_Toc109988830"/>
            <w:bookmarkStart w:id="6251" w:name="_Toc109993790"/>
            <w:del w:id="6252" w:author="Molly McEvilley" w:date="2022-07-28T12:00:00Z">
              <w:r w:rsidRPr="001D3118" w:rsidDel="002F5BE6">
                <w:delText>52</w:delText>
              </w:r>
              <w:bookmarkEnd w:id="6250"/>
              <w:bookmarkEnd w:id="6251"/>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53" w:author="Molly McEvilley" w:date="2022-07-28T12:00:00Z"/>
                <w:b/>
              </w:rPr>
              <w:pPrChange w:id="62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55" w:name="_Toc109988831"/>
            <w:bookmarkStart w:id="6256" w:name="_Toc109993791"/>
            <w:del w:id="6257" w:author="Molly McEvilley" w:date="2022-07-28T12:00:00Z">
              <w:r w:rsidRPr="00AC4D6F" w:rsidDel="002F5BE6">
                <w:rPr>
                  <w:b/>
                </w:rPr>
                <w:delText>MonthsHomeless1</w:delText>
              </w:r>
              <w:bookmarkEnd w:id="6255"/>
              <w:bookmarkEnd w:id="6256"/>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58" w:author="Molly McEvilley" w:date="2022-07-28T12:00:00Z"/>
              </w:rPr>
              <w:pPrChange w:id="62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60" w:name="_Toc109988832"/>
            <w:bookmarkStart w:id="6261" w:name="_Toc109993792"/>
            <w:del w:id="6262" w:author="Molly McEvilley" w:date="2022-07-28T12:00:00Z">
              <w:r w:rsidRPr="009B5393" w:rsidDel="002F5BE6">
                <w:delText>Integer</w:delText>
              </w:r>
              <w:bookmarkEnd w:id="6260"/>
              <w:bookmarkEnd w:id="6261"/>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26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64" w:author="Molly McEvilley" w:date="2022-07-28T12:00:00Z"/>
              </w:rPr>
              <w:pPrChange w:id="6265" w:author="Molly McEvilley" w:date="2022-07-28T12:00:00Z">
                <w:pPr>
                  <w:pStyle w:val="NoSpacing"/>
                </w:pPr>
              </w:pPrChange>
            </w:pPr>
            <w:bookmarkStart w:id="6266" w:name="_Toc109988833"/>
            <w:bookmarkStart w:id="6267" w:name="_Toc109993793"/>
            <w:del w:id="6268" w:author="Molly McEvilley" w:date="2022-07-28T12:00:00Z">
              <w:r w:rsidRPr="001D3118" w:rsidDel="002F5BE6">
                <w:delText>53</w:delText>
              </w:r>
              <w:bookmarkEnd w:id="6266"/>
              <w:bookmarkEnd w:id="6267"/>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69" w:author="Molly McEvilley" w:date="2022-07-28T12:00:00Z"/>
                <w:b/>
              </w:rPr>
              <w:pPrChange w:id="62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71" w:name="_Toc109988834"/>
            <w:bookmarkStart w:id="6272" w:name="_Toc109993794"/>
            <w:del w:id="6273" w:author="Molly McEvilley" w:date="2022-07-28T12:00:00Z">
              <w:r w:rsidRPr="00AC4D6F" w:rsidDel="002F5BE6">
                <w:rPr>
                  <w:b/>
                </w:rPr>
                <w:delText>MonthsHomeless3</w:delText>
              </w:r>
              <w:bookmarkEnd w:id="6271"/>
              <w:bookmarkEnd w:id="6272"/>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74" w:author="Molly McEvilley" w:date="2022-07-28T12:00:00Z"/>
              </w:rPr>
              <w:pPrChange w:id="62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76" w:name="_Toc109988835"/>
            <w:bookmarkStart w:id="6277" w:name="_Toc109993795"/>
            <w:del w:id="6278" w:author="Molly McEvilley" w:date="2022-07-28T12:00:00Z">
              <w:r w:rsidRPr="009B5393" w:rsidDel="002F5BE6">
                <w:delText>Integer</w:delText>
              </w:r>
              <w:bookmarkEnd w:id="6276"/>
              <w:bookmarkEnd w:id="6277"/>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7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80" w:author="Molly McEvilley" w:date="2022-07-28T12:00:00Z"/>
              </w:rPr>
              <w:pPrChange w:id="6281" w:author="Molly McEvilley" w:date="2022-07-28T12:00:00Z">
                <w:pPr>
                  <w:pStyle w:val="NoSpacing"/>
                </w:pPr>
              </w:pPrChange>
            </w:pPr>
            <w:bookmarkStart w:id="6282" w:name="_Toc109988836"/>
            <w:bookmarkStart w:id="6283" w:name="_Toc109993796"/>
            <w:del w:id="6284" w:author="Molly McEvilley" w:date="2022-07-28T12:00:00Z">
              <w:r w:rsidRPr="001D3118" w:rsidDel="002F5BE6">
                <w:delText>54</w:delText>
              </w:r>
              <w:bookmarkEnd w:id="6282"/>
              <w:bookmarkEnd w:id="6283"/>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85" w:author="Molly McEvilley" w:date="2022-07-28T12:00:00Z"/>
                <w:b/>
              </w:rPr>
              <w:pPrChange w:id="62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87" w:name="_Toc109988837"/>
            <w:bookmarkStart w:id="6288" w:name="_Toc109993797"/>
            <w:del w:id="6289" w:author="Molly McEvilley" w:date="2022-07-28T12:00:00Z">
              <w:r w:rsidRPr="00AC4D6F" w:rsidDel="002F5BE6">
                <w:rPr>
                  <w:b/>
                </w:rPr>
                <w:delText>DV1</w:delText>
              </w:r>
              <w:bookmarkEnd w:id="6287"/>
              <w:bookmarkEnd w:id="6288"/>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90" w:author="Molly McEvilley" w:date="2022-07-28T12:00:00Z"/>
              </w:rPr>
              <w:pPrChange w:id="62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92" w:name="_Toc109988838"/>
            <w:bookmarkStart w:id="6293" w:name="_Toc109993798"/>
            <w:del w:id="6294" w:author="Molly McEvilley" w:date="2022-07-28T12:00:00Z">
              <w:r w:rsidRPr="009B5393" w:rsidDel="002F5BE6">
                <w:delText>Integer</w:delText>
              </w:r>
              <w:bookmarkEnd w:id="6292"/>
              <w:bookmarkEnd w:id="6293"/>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9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96" w:author="Molly McEvilley" w:date="2022-07-28T12:00:00Z"/>
              </w:rPr>
              <w:pPrChange w:id="6297" w:author="Molly McEvilley" w:date="2022-07-28T12:00:00Z">
                <w:pPr>
                  <w:pStyle w:val="NoSpacing"/>
                </w:pPr>
              </w:pPrChange>
            </w:pPr>
            <w:bookmarkStart w:id="6298" w:name="_Toc109988839"/>
            <w:bookmarkStart w:id="6299" w:name="_Toc109993799"/>
            <w:del w:id="6300" w:author="Molly McEvilley" w:date="2022-07-28T12:00:00Z">
              <w:r w:rsidRPr="001D3118" w:rsidDel="002F5BE6">
                <w:delText>55</w:delText>
              </w:r>
              <w:bookmarkEnd w:id="6298"/>
              <w:bookmarkEnd w:id="6299"/>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01" w:author="Molly McEvilley" w:date="2022-07-28T12:00:00Z"/>
                <w:b/>
              </w:rPr>
              <w:pPrChange w:id="63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03" w:name="_Toc109988840"/>
            <w:bookmarkStart w:id="6304" w:name="_Toc109993800"/>
            <w:del w:id="6305" w:author="Molly McEvilley" w:date="2022-07-28T12:00:00Z">
              <w:r w:rsidRPr="00AC4D6F" w:rsidDel="002F5BE6">
                <w:rPr>
                  <w:b/>
                </w:rPr>
                <w:delText>DV3</w:delText>
              </w:r>
              <w:bookmarkEnd w:id="6303"/>
              <w:bookmarkEnd w:id="6304"/>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06" w:author="Molly McEvilley" w:date="2022-07-28T12:00:00Z"/>
              </w:rPr>
              <w:pPrChange w:id="63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08" w:name="_Toc109988841"/>
            <w:bookmarkStart w:id="6309" w:name="_Toc109993801"/>
            <w:del w:id="6310" w:author="Molly McEvilley" w:date="2022-07-28T12:00:00Z">
              <w:r w:rsidRPr="009B5393" w:rsidDel="002F5BE6">
                <w:delText>Integer</w:delText>
              </w:r>
              <w:bookmarkEnd w:id="6308"/>
              <w:bookmarkEnd w:id="6309"/>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31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12" w:author="Molly McEvilley" w:date="2022-07-28T12:00:00Z"/>
              </w:rPr>
              <w:pPrChange w:id="6313" w:author="Molly McEvilley" w:date="2022-07-28T12:00:00Z">
                <w:pPr>
                  <w:pStyle w:val="NoSpacing"/>
                </w:pPr>
              </w:pPrChange>
            </w:pPr>
            <w:bookmarkStart w:id="6314" w:name="_Toc109988842"/>
            <w:bookmarkStart w:id="6315" w:name="_Toc109993802"/>
            <w:del w:id="6316" w:author="Molly McEvilley" w:date="2022-07-28T12:00:00Z">
              <w:r w:rsidRPr="001D3118" w:rsidDel="002F5BE6">
                <w:delText>56</w:delText>
              </w:r>
              <w:bookmarkEnd w:id="6314"/>
              <w:bookmarkEnd w:id="6315"/>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17" w:author="Molly McEvilley" w:date="2022-07-28T12:00:00Z"/>
                <w:b/>
              </w:rPr>
              <w:pPrChange w:id="63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19" w:name="_Toc109988843"/>
            <w:bookmarkStart w:id="6320" w:name="_Toc109993803"/>
            <w:del w:id="6321" w:author="Molly McEvilley" w:date="2022-07-28T12:00:00Z">
              <w:r w:rsidRPr="00AC4D6F" w:rsidDel="002F5BE6">
                <w:rPr>
                  <w:b/>
                </w:rPr>
                <w:delText>Destination1</w:delText>
              </w:r>
              <w:bookmarkEnd w:id="6319"/>
              <w:bookmarkEnd w:id="6320"/>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22" w:author="Molly McEvilley" w:date="2022-07-28T12:00:00Z"/>
              </w:rPr>
              <w:pPrChange w:id="63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24" w:name="_Toc109988844"/>
            <w:bookmarkStart w:id="6325" w:name="_Toc109993804"/>
            <w:del w:id="6326" w:author="Molly McEvilley" w:date="2022-07-28T12:00:00Z">
              <w:r w:rsidRPr="009B5393" w:rsidDel="002F5BE6">
                <w:delText>Integer</w:delText>
              </w:r>
              <w:bookmarkEnd w:id="6324"/>
              <w:bookmarkEnd w:id="6325"/>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327"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28" w:author="Molly McEvilley" w:date="2022-07-28T12:00:00Z"/>
              </w:rPr>
              <w:pPrChange w:id="6329" w:author="Molly McEvilley" w:date="2022-07-28T12:00:00Z">
                <w:pPr>
                  <w:pStyle w:val="NoSpacing"/>
                </w:pPr>
              </w:pPrChange>
            </w:pPr>
            <w:bookmarkStart w:id="6330" w:name="_Toc109988845"/>
            <w:bookmarkStart w:id="6331" w:name="_Toc109993805"/>
            <w:del w:id="6332" w:author="Molly McEvilley" w:date="2022-07-28T12:00:00Z">
              <w:r w:rsidRPr="001D3118" w:rsidDel="002F5BE6">
                <w:delText>57</w:delText>
              </w:r>
              <w:bookmarkEnd w:id="6330"/>
              <w:bookmarkEnd w:id="6331"/>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33" w:author="Molly McEvilley" w:date="2022-07-28T12:00:00Z"/>
                <w:b/>
              </w:rPr>
              <w:pPrChange w:id="63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35" w:name="_Toc109988846"/>
            <w:bookmarkStart w:id="6336" w:name="_Toc109993806"/>
            <w:del w:id="6337" w:author="Molly McEvilley" w:date="2022-07-28T12:00:00Z">
              <w:r w:rsidRPr="00AC4D6F" w:rsidDel="002F5BE6">
                <w:rPr>
                  <w:b/>
                </w:rPr>
                <w:delText>Destination3</w:delText>
              </w:r>
              <w:bookmarkEnd w:id="6335"/>
              <w:bookmarkEnd w:id="6336"/>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38" w:author="Molly McEvilley" w:date="2022-07-28T12:00:00Z"/>
              </w:rPr>
              <w:pPrChange w:id="63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40" w:name="_Toc109988847"/>
            <w:bookmarkStart w:id="6341" w:name="_Toc109993807"/>
            <w:del w:id="6342" w:author="Molly McEvilley" w:date="2022-07-28T12:00:00Z">
              <w:r w:rsidRPr="009B5393" w:rsidDel="002F5BE6">
                <w:delText>Integer</w:delText>
              </w:r>
              <w:bookmarkEnd w:id="6340"/>
              <w:bookmarkEnd w:id="6341"/>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343"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44" w:author="Molly McEvilley" w:date="2022-07-28T12:00:00Z"/>
              </w:rPr>
              <w:pPrChange w:id="6345" w:author="Molly McEvilley" w:date="2022-07-28T12:00:00Z">
                <w:pPr>
                  <w:pStyle w:val="NoSpacing"/>
                </w:pPr>
              </w:pPrChange>
            </w:pPr>
            <w:bookmarkStart w:id="6346" w:name="_Toc109988848"/>
            <w:bookmarkStart w:id="6347" w:name="_Toc109993808"/>
            <w:del w:id="6348" w:author="Molly McEvilley" w:date="2022-07-28T12:00:00Z">
              <w:r w:rsidRPr="001D3118" w:rsidDel="002F5BE6">
                <w:delText>58</w:delText>
              </w:r>
              <w:bookmarkEnd w:id="6346"/>
              <w:bookmarkEnd w:id="6347"/>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49" w:author="Molly McEvilley" w:date="2022-07-28T12:00:00Z"/>
                <w:b/>
              </w:rPr>
              <w:pPrChange w:id="63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51" w:name="_Toc109988849"/>
            <w:bookmarkStart w:id="6352" w:name="_Toc109993809"/>
            <w:del w:id="6353" w:author="Molly McEvilley" w:date="2022-07-28T12:00:00Z">
              <w:r w:rsidRPr="00AC4D6F" w:rsidDel="002F5BE6">
                <w:rPr>
                  <w:b/>
                </w:rPr>
                <w:delText>NotOneHoH1</w:delText>
              </w:r>
              <w:bookmarkEnd w:id="6351"/>
              <w:bookmarkEnd w:id="6352"/>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54" w:author="Molly McEvilley" w:date="2022-07-28T12:00:00Z"/>
              </w:rPr>
              <w:pPrChange w:id="63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56" w:name="_Toc109988850"/>
            <w:bookmarkStart w:id="6357" w:name="_Toc109993810"/>
            <w:del w:id="6358" w:author="Molly McEvilley" w:date="2022-07-28T12:00:00Z">
              <w:r w:rsidRPr="009B5393" w:rsidDel="002F5BE6">
                <w:delText>Integer</w:delText>
              </w:r>
              <w:bookmarkEnd w:id="6356"/>
              <w:bookmarkEnd w:id="6357"/>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3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60" w:author="Molly McEvilley" w:date="2022-07-28T12:00:00Z"/>
              </w:rPr>
              <w:pPrChange w:id="6361" w:author="Molly McEvilley" w:date="2022-07-28T12:00:00Z">
                <w:pPr>
                  <w:pStyle w:val="NoSpacing"/>
                </w:pPr>
              </w:pPrChange>
            </w:pPr>
            <w:bookmarkStart w:id="6362" w:name="_Toc109988851"/>
            <w:bookmarkStart w:id="6363" w:name="_Toc109993811"/>
            <w:del w:id="6364" w:author="Molly McEvilley" w:date="2022-07-28T12:00:00Z">
              <w:r w:rsidRPr="001D3118" w:rsidDel="002F5BE6">
                <w:delText>59</w:delText>
              </w:r>
              <w:bookmarkEnd w:id="6362"/>
              <w:bookmarkEnd w:id="6363"/>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65" w:author="Molly McEvilley" w:date="2022-07-28T12:00:00Z"/>
                <w:b/>
              </w:rPr>
              <w:pPrChange w:id="63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67" w:name="_Toc109988852"/>
            <w:bookmarkStart w:id="6368" w:name="_Toc109993812"/>
            <w:del w:id="6369" w:author="Molly McEvilley" w:date="2022-07-28T12:00:00Z">
              <w:r w:rsidRPr="00AC4D6F" w:rsidDel="002F5BE6">
                <w:rPr>
                  <w:b/>
                </w:rPr>
                <w:delText>NotOneHoH3</w:delText>
              </w:r>
              <w:bookmarkEnd w:id="6367"/>
              <w:bookmarkEnd w:id="6368"/>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70" w:author="Molly McEvilley" w:date="2022-07-28T12:00:00Z"/>
              </w:rPr>
              <w:pPrChange w:id="63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72" w:name="_Toc109988853"/>
            <w:bookmarkStart w:id="6373" w:name="_Toc109993813"/>
            <w:del w:id="6374" w:author="Molly McEvilley" w:date="2022-07-28T12:00:00Z">
              <w:r w:rsidRPr="009B5393" w:rsidDel="002F5BE6">
                <w:delText>Integer</w:delText>
              </w:r>
              <w:bookmarkEnd w:id="6372"/>
              <w:bookmarkEnd w:id="6373"/>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375"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76" w:author="Molly McEvilley" w:date="2022-07-28T12:00:00Z"/>
              </w:rPr>
              <w:pPrChange w:id="6377" w:author="Molly McEvilley" w:date="2022-07-28T12:00:00Z">
                <w:pPr>
                  <w:pStyle w:val="NoSpacing"/>
                </w:pPr>
              </w:pPrChange>
            </w:pPr>
            <w:bookmarkStart w:id="6378" w:name="_Toc109988854"/>
            <w:bookmarkStart w:id="6379" w:name="_Toc109993814"/>
            <w:del w:id="6380" w:author="Molly McEvilley" w:date="2022-07-28T12:00:00Z">
              <w:r w:rsidRPr="001D3118" w:rsidDel="002F5BE6">
                <w:delText>60</w:delText>
              </w:r>
              <w:bookmarkEnd w:id="6378"/>
              <w:bookmarkEnd w:id="6379"/>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81" w:author="Molly McEvilley" w:date="2022-07-28T12:00:00Z"/>
                <w:b/>
              </w:rPr>
              <w:pPrChange w:id="63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83" w:name="_Toc109988855"/>
            <w:bookmarkStart w:id="6384" w:name="_Toc109993815"/>
            <w:del w:id="6385" w:author="Molly McEvilley" w:date="2022-07-28T12:00:00Z">
              <w:r w:rsidRPr="00AC4D6F" w:rsidDel="002F5BE6">
                <w:rPr>
                  <w:b/>
                </w:rPr>
                <w:delText>MoveInDate1</w:delText>
              </w:r>
              <w:bookmarkEnd w:id="6383"/>
              <w:bookmarkEnd w:id="6384"/>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86" w:author="Molly McEvilley" w:date="2022-07-28T12:00:00Z"/>
              </w:rPr>
              <w:pPrChange w:id="63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88" w:name="_Toc109988856"/>
            <w:bookmarkStart w:id="6389" w:name="_Toc109993816"/>
            <w:del w:id="6390" w:author="Molly McEvilley" w:date="2022-07-28T12:00:00Z">
              <w:r w:rsidRPr="009B5393" w:rsidDel="002F5BE6">
                <w:delText>Integer</w:delText>
              </w:r>
              <w:bookmarkEnd w:id="6388"/>
              <w:bookmarkEnd w:id="6389"/>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9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92" w:author="Molly McEvilley" w:date="2022-07-28T12:00:00Z"/>
              </w:rPr>
              <w:pPrChange w:id="6393" w:author="Molly McEvilley" w:date="2022-07-28T12:00:00Z">
                <w:pPr>
                  <w:pStyle w:val="NoSpacing"/>
                </w:pPr>
              </w:pPrChange>
            </w:pPr>
            <w:bookmarkStart w:id="6394" w:name="_Toc109988857"/>
            <w:bookmarkStart w:id="6395" w:name="_Toc109993817"/>
            <w:del w:id="6396" w:author="Molly McEvilley" w:date="2022-07-28T12:00:00Z">
              <w:r w:rsidRPr="001D3118" w:rsidDel="002F5BE6">
                <w:delText>61</w:delText>
              </w:r>
              <w:bookmarkEnd w:id="6394"/>
              <w:bookmarkEnd w:id="6395"/>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97" w:author="Molly McEvilley" w:date="2022-07-28T12:00:00Z"/>
                <w:b/>
              </w:rPr>
              <w:pPrChange w:id="63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99" w:name="_Toc109988858"/>
            <w:bookmarkStart w:id="6400" w:name="_Toc109993818"/>
            <w:del w:id="6401" w:author="Molly McEvilley" w:date="2022-07-28T12:00:00Z">
              <w:r w:rsidRPr="00AC4D6F" w:rsidDel="002F5BE6">
                <w:rPr>
                  <w:b/>
                </w:rPr>
                <w:delText>MoveInDate3</w:delText>
              </w:r>
              <w:bookmarkEnd w:id="6399"/>
              <w:bookmarkEnd w:id="6400"/>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402" w:author="Molly McEvilley" w:date="2022-07-28T12:00:00Z"/>
              </w:rPr>
              <w:pPrChange w:id="64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404" w:name="_Toc109988859"/>
            <w:bookmarkStart w:id="6405" w:name="_Toc109993819"/>
            <w:del w:id="6406" w:author="Molly McEvilley" w:date="2022-07-28T12:00:00Z">
              <w:r w:rsidRPr="009B5393" w:rsidDel="002F5BE6">
                <w:delText>Integer</w:delText>
              </w:r>
              <w:bookmarkEnd w:id="6404"/>
              <w:bookmarkEnd w:id="6405"/>
            </w:del>
          </w:p>
        </w:tc>
      </w:tr>
    </w:tbl>
    <w:p w14:paraId="7BB89AE6" w14:textId="7548E336" w:rsidR="00DF14DB" w:rsidRPr="00016C19" w:rsidRDefault="00DF14DB" w:rsidP="00824443">
      <w:bookmarkStart w:id="6407" w:name="_System_Engagement_Status"/>
      <w:bookmarkStart w:id="6408" w:name="_Length_of_Time_1"/>
      <w:bookmarkStart w:id="6409" w:name="_Length_of_Time"/>
      <w:bookmarkStart w:id="6410" w:name="_Cumulative_Length_of"/>
      <w:bookmarkStart w:id="6411" w:name="_Length_of_Time_2"/>
      <w:bookmarkStart w:id="6412" w:name="_Returns"/>
      <w:bookmarkStart w:id="6413" w:name="_Days_to_Return/Re-engage_3"/>
      <w:bookmarkStart w:id="6414" w:name="_Days_to_Return/Re-engage"/>
      <w:bookmarkStart w:id="6415" w:name="_Days_to_Return/Re-engage_2"/>
      <w:bookmarkStart w:id="6416" w:name="_Days_to_Return/Re-engage_1"/>
      <w:bookmarkStart w:id="6417" w:name="_Data_Quality_:"/>
      <w:bookmarkEnd w:id="3"/>
      <w:bookmarkEnd w:id="1090"/>
      <w:bookmarkEnd w:id="1093"/>
      <w:bookmarkEnd w:id="1094"/>
      <w:bookmarkEnd w:id="1095"/>
      <w:bookmarkEnd w:id="6407"/>
      <w:bookmarkEnd w:id="6408"/>
      <w:bookmarkEnd w:id="6409"/>
      <w:bookmarkEnd w:id="6410"/>
      <w:bookmarkEnd w:id="6411"/>
      <w:bookmarkEnd w:id="6412"/>
      <w:bookmarkEnd w:id="6413"/>
      <w:bookmarkEnd w:id="6414"/>
      <w:bookmarkEnd w:id="6415"/>
      <w:bookmarkEnd w:id="6416"/>
      <w:bookmarkEnd w:id="6417"/>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0"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34"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244" w:author="Molly McEvilley" w:date="2022-10-18T12:55:00Z" w:initials="MM">
    <w:p w14:paraId="1F21F817" w14:textId="77777777" w:rsidR="0012053D" w:rsidRDefault="0012053D" w:rsidP="00C150F3">
      <w:pPr>
        <w:pStyle w:val="CommentText"/>
      </w:pPr>
      <w:r>
        <w:rPr>
          <w:rStyle w:val="CommentReference"/>
        </w:rPr>
        <w:annotationRef/>
      </w:r>
      <w:r>
        <w:t>GitHub #981</w:t>
      </w:r>
    </w:p>
  </w:comment>
  <w:comment w:id="930" w:author="Molly McEvilley" w:date="2022-07-28T11:54:00Z" w:initials="MM">
    <w:p w14:paraId="597D255E" w14:textId="4C85600C" w:rsidR="00311BB3" w:rsidRDefault="00311BB3" w:rsidP="001B1297">
      <w:pPr>
        <w:pStyle w:val="CommentText"/>
      </w:pPr>
      <w:r>
        <w:rPr>
          <w:rStyle w:val="CommentReference"/>
        </w:rPr>
        <w:annotationRef/>
      </w:r>
      <w:r>
        <w:t>This is not a change -- it was just redundant.</w:t>
      </w:r>
    </w:p>
  </w:comment>
  <w:comment w:id="1154" w:author="Molly McEvilley" w:date="2022-12-07T14:22:00Z" w:initials="MM">
    <w:p w14:paraId="7CC0E70D" w14:textId="77777777" w:rsidR="00DD6A2D" w:rsidRDefault="00DD6A2D" w:rsidP="009137A4">
      <w:pPr>
        <w:pStyle w:val="CommentText"/>
      </w:pPr>
      <w:r>
        <w:rPr>
          <w:rStyle w:val="CommentReference"/>
        </w:rPr>
        <w:annotationRef/>
      </w:r>
      <w:hyperlink r:id="rId1" w:history="1">
        <w:r w:rsidRPr="009137A4">
          <w:rPr>
            <w:rStyle w:val="Hyperlink"/>
          </w:rPr>
          <w:t>https://github.com/HMIS/LSASampleCode/issues/1018</w:t>
        </w:r>
      </w:hyperlink>
    </w:p>
  </w:comment>
  <w:comment w:id="1158" w:author="Molly McEvilley" w:date="2022-12-07T14:21:00Z" w:initials="MM">
    <w:p w14:paraId="6403CF22" w14:textId="77777777" w:rsidR="00DD6A2D" w:rsidRDefault="00716ED0" w:rsidP="00686E1C">
      <w:pPr>
        <w:pStyle w:val="CommentText"/>
      </w:pPr>
      <w:r>
        <w:rPr>
          <w:rStyle w:val="CommentReference"/>
        </w:rPr>
        <w:annotationRef/>
      </w:r>
      <w:r w:rsidR="00DD6A2D">
        <w:t>GitHub #1018 (link above)</w:t>
      </w:r>
    </w:p>
  </w:comment>
  <w:comment w:id="1205" w:author="Molly McEvilley" w:date="2022-07-29T13:14:00Z" w:initials="MM">
    <w:p w14:paraId="4BA971BE" w14:textId="1B1BEF19"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 w:id="1940" w:author="Molly McEvilley" w:date="2022-10-13T12:17:00Z" w:initials="MM">
    <w:p w14:paraId="727CA6AE" w14:textId="77777777" w:rsidR="0041001D" w:rsidRDefault="0041001D" w:rsidP="00563EFB">
      <w:pPr>
        <w:pStyle w:val="CommentText"/>
      </w:pPr>
      <w:r>
        <w:rPr>
          <w:rStyle w:val="CommentReference"/>
        </w:rPr>
        <w:annotationRef/>
      </w:r>
      <w:r>
        <w:t>GitHub #971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1F21F817" w15:done="0"/>
  <w15:commentEx w15:paraId="597D255E" w15:done="0"/>
  <w15:commentEx w15:paraId="7CC0E70D" w15:done="0"/>
  <w15:commentEx w15:paraId="6403CF22" w15:done="0"/>
  <w15:commentEx w15:paraId="4BA971BE" w15:done="0"/>
  <w15:commentEx w15:paraId="727CA6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F920D3" w16cex:dateUtc="2022-10-18T16:55:00Z"/>
  <w16cex:commentExtensible w16cex:durableId="268CF77C" w16cex:dateUtc="2022-07-28T15:54:00Z"/>
  <w16cex:commentExtensible w16cex:durableId="273B2032" w16cex:dateUtc="2022-12-07T19:22:00Z"/>
  <w16cex:commentExtensible w16cex:durableId="273B1FFF" w16cex:dateUtc="2022-12-07T19:21:00Z"/>
  <w16cex:commentExtensible w16cex:durableId="268E5BB8" w16cex:dateUtc="2022-07-29T17:14:00Z"/>
  <w16cex:commentExtensible w16cex:durableId="26F28075" w16cex:dateUtc="2022-10-13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1F21F817" w16cid:durableId="26F920D3"/>
  <w16cid:commentId w16cid:paraId="597D255E" w16cid:durableId="268CF77C"/>
  <w16cid:commentId w16cid:paraId="7CC0E70D" w16cid:durableId="273B2032"/>
  <w16cid:commentId w16cid:paraId="6403CF22" w16cid:durableId="273B1FFF"/>
  <w16cid:commentId w16cid:paraId="4BA971BE" w16cid:durableId="268E5BB8"/>
  <w16cid:commentId w16cid:paraId="727CA6AE" w16cid:durableId="26F28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0FB3" w14:textId="77777777" w:rsidR="00C30EFA" w:rsidRDefault="00C30EFA" w:rsidP="008E455B">
      <w:pPr>
        <w:spacing w:after="0" w:line="240" w:lineRule="auto"/>
      </w:pPr>
      <w:r>
        <w:separator/>
      </w:r>
    </w:p>
  </w:endnote>
  <w:endnote w:type="continuationSeparator" w:id="0">
    <w:p w14:paraId="41C9F900" w14:textId="77777777" w:rsidR="00C30EFA" w:rsidRDefault="00C30EFA" w:rsidP="008E455B">
      <w:pPr>
        <w:spacing w:after="0" w:line="240" w:lineRule="auto"/>
      </w:pPr>
      <w:r>
        <w:continuationSeparator/>
      </w:r>
    </w:p>
  </w:endnote>
  <w:endnote w:type="continuationNotice" w:id="1">
    <w:p w14:paraId="620A24B1" w14:textId="77777777" w:rsidR="00C30EFA" w:rsidRDefault="00C30EF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3382" w14:textId="77777777" w:rsidR="00C30EFA" w:rsidRDefault="00C30EFA" w:rsidP="008E455B">
      <w:pPr>
        <w:spacing w:after="0" w:line="240" w:lineRule="auto"/>
      </w:pPr>
      <w:r>
        <w:separator/>
      </w:r>
    </w:p>
  </w:footnote>
  <w:footnote w:type="continuationSeparator" w:id="0">
    <w:p w14:paraId="77617240" w14:textId="77777777" w:rsidR="00C30EFA" w:rsidRDefault="00C30EFA" w:rsidP="008E455B">
      <w:pPr>
        <w:spacing w:after="0" w:line="240" w:lineRule="auto"/>
      </w:pPr>
      <w:r>
        <w:continuationSeparator/>
      </w:r>
    </w:p>
  </w:footnote>
  <w:footnote w:type="continuationNotice" w:id="1">
    <w:p w14:paraId="073E72C2" w14:textId="77777777" w:rsidR="00C30EFA" w:rsidRDefault="00C30EFA">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532" w:author="Molly McEvilley" w:date="2022-07-28T12:00:00Z"/>
        </w:rPr>
      </w:pPr>
      <w:del w:id="2533"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5A"/>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01D"/>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8FF"/>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BD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82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317"/>
    <w:rsid w:val="00B75570"/>
    <w:rsid w:val="00B75822"/>
    <w:rsid w:val="00B76015"/>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HMIS/LSASampleCode/issues/1018"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162</Pages>
  <Words>45271</Words>
  <Characters>258046</Characters>
  <Application>Microsoft Office Word</Application>
  <DocSecurity>0</DocSecurity>
  <Lines>2150</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302712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72</cp:revision>
  <cp:lastPrinted>2018-10-11T13:23:00Z</cp:lastPrinted>
  <dcterms:created xsi:type="dcterms:W3CDTF">2022-07-28T19:02:00Z</dcterms:created>
  <dcterms:modified xsi:type="dcterms:W3CDTF">2022-12-07T19:24:00Z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