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3E65CC">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3E65CC">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3E65CC">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3E65CC">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3E65CC">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3E65CC">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3E65CC">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3E65CC">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3E65CC">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3E65CC">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3E65CC">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3E65CC">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3E65CC">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3E65CC">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3E65CC">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3E65CC">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3E65CC">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3E65CC">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3E65CC">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3E65CC">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3E65CC">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3E65CC">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3E65CC">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3E65CC">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3E65CC">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3E65CC">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3E65CC">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3E65CC">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3E65CC">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3E65CC">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3E65CC">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3E65CC">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3E65CC">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3E65CC">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3E65CC">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3E65CC">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3E65CC">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3E65CC">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3E65CC">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3E65CC">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3E65CC">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3E65CC">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3E65CC">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3E65CC">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3E65CC">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3E65CC">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3E65CC">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3E65CC">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3E65CC">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3E65CC">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3E65CC">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3E65CC">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3E65CC">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3E65CC">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3E65CC">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3E65CC">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3E65CC">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3E65CC">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3E65CC">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3E65CC">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3E65CC">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3E65CC">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3E65CC">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3E65CC">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3E65CC">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3E65CC">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3E65CC">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3E65CC">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3E65CC">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3E65CC">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3E65CC">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3E65CC">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3E65CC">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3E65CC">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3E65CC">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3E65CC">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3E65CC">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3E65CC">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3E65CC">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3E65CC">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3E65CC">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3E65CC">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3E65CC">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3E65CC">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3E65CC">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3E65CC">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3E65CC">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3E65CC">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3E65CC">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3E65CC">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3E65CC">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3E65CC">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3E65CC">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3E65CC">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3E65CC">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3E65CC">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3E65CC">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3E65CC">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3E65CC">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3E65CC">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3E65CC">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3E65CC">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3E65CC">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3E65CC">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3E65CC">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3E65CC">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3E65CC">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3E65CC">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3E65CC">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3E65CC">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3E65CC">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3E65CC">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3E65CC">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3E65CC">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3E65CC">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3E65CC">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3E65CC">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77777777" w:rsidR="00DD02EC" w:rsidRDefault="00DD02EC" w:rsidP="00643651">
            <w:pPr>
              <w:spacing w:before="0" w:after="0" w:line="240" w:lineRule="auto"/>
              <w:rPr>
                <w:ins w:id="11" w:author="Molly McEvilley" w:date="2023-09-21T11:42:00Z"/>
              </w:rPr>
            </w:pPr>
            <w:ins w:id="12" w:author="Molly McEvilley" w:date="2023-09-21T11:42:00Z">
              <w:r>
                <w:t xml:space="preserve">Add </w:t>
              </w:r>
              <w:proofErr w:type="spellStart"/>
              <w:r>
                <w:t>HHChronic</w:t>
              </w:r>
              <w:proofErr w:type="spellEnd"/>
              <w:r>
                <w:t xml:space="preserve"> categories 5 and 6 to description of changes in section </w:t>
              </w:r>
              <w:proofErr w:type="gramStart"/>
              <w:r>
                <w:t>1.4</w:t>
              </w:r>
              <w:proofErr w:type="gramEnd"/>
            </w:ins>
          </w:p>
          <w:p w14:paraId="6CC76B10" w14:textId="66C12FD3" w:rsidR="007A5525" w:rsidRDefault="00643651" w:rsidP="00643651">
            <w:pPr>
              <w:spacing w:before="0" w:after="0" w:line="240" w:lineRule="auto"/>
              <w:rPr>
                <w:ins w:id="13" w:author="Molly McEvilley" w:date="2023-09-21T11:46:00Z"/>
              </w:rPr>
            </w:pPr>
            <w:ins w:id="14" w:author="Molly McEvilley" w:date="2023-09-21T11:40:00Z">
              <w:r>
                <w:t xml:space="preserve">Corrections to </w:t>
              </w:r>
            </w:ins>
            <w:proofErr w:type="spellStart"/>
            <w:ins w:id="15" w:author="Molly McEvilley" w:date="2023-09-21T11:44:00Z">
              <w:r w:rsidR="00E25160">
                <w:t>Disability</w:t>
              </w:r>
            </w:ins>
            <w:ins w:id="16" w:author="Molly McEvilley" w:date="2023-09-21T11:45:00Z">
              <w:r w:rsidR="00E25160">
                <w:t>Status</w:t>
              </w:r>
              <w:proofErr w:type="spellEnd"/>
              <w:r w:rsidR="00E25160">
                <w:t xml:space="preserve"> </w:t>
              </w:r>
            </w:ins>
            <w:ins w:id="17"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rsidP="00643651">
            <w:pPr>
              <w:spacing w:before="0" w:after="0" w:line="240" w:lineRule="auto"/>
              <w:rPr>
                <w:ins w:id="18" w:author="Molly McEvilley" w:date="2023-09-21T11:47:00Z"/>
              </w:rPr>
            </w:pPr>
            <w:ins w:id="19" w:author="Molly McEvilley" w:date="2023-09-21T11:46:00Z">
              <w:r>
                <w:t xml:space="preserve">Corrections to </w:t>
              </w:r>
            </w:ins>
            <w:proofErr w:type="spellStart"/>
            <w:ins w:id="20" w:author="Molly McEvilley" w:date="2023-09-21T11:40:00Z">
              <w:r w:rsidR="00643651">
                <w:t>HHFleeingDV</w:t>
              </w:r>
              <w:proofErr w:type="spellEnd"/>
              <w:r w:rsidR="00643651">
                <w:t xml:space="preserve"> logic for </w:t>
              </w:r>
              <w:proofErr w:type="spellStart"/>
              <w:r w:rsidR="00643651">
                <w:t>LSAExit</w:t>
              </w:r>
              <w:proofErr w:type="spellEnd"/>
              <w:r w:rsidR="00643651">
                <w:t xml:space="preserve"> (section 7.</w:t>
              </w:r>
            </w:ins>
            <w:ins w:id="21" w:author="Molly McEvilley" w:date="2023-09-21T11:43:00Z">
              <w:r w:rsidR="00F45A1F">
                <w:t>9</w:t>
              </w:r>
            </w:ins>
            <w:ins w:id="22" w:author="Molly McEvilley" w:date="2023-09-21T11:46:00Z">
              <w:r>
                <w:t>)</w:t>
              </w:r>
            </w:ins>
          </w:p>
          <w:p w14:paraId="16AA908D" w14:textId="77777777" w:rsidR="00765E09" w:rsidRDefault="00765E09" w:rsidP="00643651">
            <w:pPr>
              <w:spacing w:before="0" w:after="0" w:line="240" w:lineRule="auto"/>
              <w:rPr>
                <w:ins w:id="23" w:author="Molly McEvilley" w:date="2023-09-21T12:12:00Z"/>
              </w:rPr>
            </w:pPr>
            <w:ins w:id="24" w:author="Molly McEvilley" w:date="2023-09-21T11:47:00Z">
              <w:r>
                <w:t xml:space="preserve">Corrections to </w:t>
              </w:r>
              <w:proofErr w:type="spellStart"/>
              <w:r>
                <w:t>ReportRow</w:t>
              </w:r>
              <w:proofErr w:type="spellEnd"/>
              <w:r>
                <w:t xml:space="preserve"> titles in section 8.2</w:t>
              </w:r>
            </w:ins>
          </w:p>
          <w:p w14:paraId="349246DE" w14:textId="3E0D4D60" w:rsidR="00D424E2" w:rsidRPr="003E65CC" w:rsidRDefault="00D424E2" w:rsidP="00643651">
            <w:pPr>
              <w:spacing w:before="0" w:after="0" w:line="240" w:lineRule="auto"/>
              <w:rPr>
                <w:ins w:id="25" w:author="Molly McEvilley" w:date="2023-09-21T11:39:00Z"/>
              </w:rPr>
            </w:pPr>
            <w:ins w:id="26" w:author="Molly McEvilley" w:date="2023-09-21T12:12:00Z">
              <w:r>
                <w:t xml:space="preserve">Update </w:t>
              </w:r>
              <w:proofErr w:type="spellStart"/>
              <w:r w:rsidRPr="00D424E2">
                <w:rPr>
                  <w:i/>
                  <w:iCs/>
                </w:rPr>
                <w:t>LivingSituationSubsidyTy</w:t>
              </w:r>
            </w:ins>
            <w:ins w:id="27" w:author="Molly McEvilley" w:date="2023-09-21T12:13:00Z">
              <w:r w:rsidRPr="00D424E2">
                <w:rPr>
                  <w:i/>
                  <w:iCs/>
                </w:rPr>
                <w:t>pe</w:t>
              </w:r>
              <w:proofErr w:type="spellEnd"/>
              <w:r>
                <w:t xml:space="preserve"> to </w:t>
              </w:r>
              <w:proofErr w:type="spellStart"/>
              <w:r w:rsidRPr="00D424E2">
                <w:rPr>
                  <w:i/>
                  <w:iCs/>
                </w:rPr>
                <w:t>RentalSubsidyType</w:t>
              </w:r>
              <w:proofErr w:type="spellEnd"/>
              <w:r w:rsidR="003E65CC">
                <w:rPr>
                  <w:i/>
                  <w:iCs/>
                </w:rPr>
                <w:t xml:space="preserve"> </w:t>
              </w:r>
              <w:r w:rsidR="003E65CC">
                <w:t>(section 6.6)</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8" w:name="_Toc37849730"/>
      <w:bookmarkStart w:id="29" w:name="_Toc140489760"/>
      <w:r w:rsidRPr="00C52062">
        <w:lastRenderedPageBreak/>
        <w:t>Introduction</w:t>
      </w:r>
      <w:bookmarkEnd w:id="0"/>
      <w:bookmarkEnd w:id="1"/>
      <w:bookmarkEnd w:id="28"/>
      <w:bookmarkEnd w:id="29"/>
    </w:p>
    <w:p w14:paraId="5DE97F33" w14:textId="0F5B2D87" w:rsidR="007F6B46" w:rsidRPr="00416D60" w:rsidRDefault="00B014FA" w:rsidP="0088191A">
      <w:pPr>
        <w:pStyle w:val="Heading2"/>
        <w:ind w:left="900" w:hanging="900"/>
      </w:pPr>
      <w:bookmarkStart w:id="30" w:name="_Toc497116383"/>
      <w:bookmarkStart w:id="31" w:name="_Toc498527171"/>
      <w:bookmarkStart w:id="32" w:name="_Toc499292008"/>
      <w:bookmarkStart w:id="33" w:name="_Toc499543968"/>
      <w:bookmarkStart w:id="34" w:name="_Toc37849731"/>
      <w:bookmarkStart w:id="35" w:name="_Toc140489761"/>
      <w:r w:rsidRPr="00416D60">
        <w:t xml:space="preserve">Background: </w:t>
      </w:r>
      <w:r w:rsidR="007F6B46" w:rsidRPr="00416D60">
        <w:t>Ann</w:t>
      </w:r>
      <w:r w:rsidRPr="00416D60">
        <w:t>ual Homeless Assessment Report</w:t>
      </w:r>
      <w:bookmarkEnd w:id="30"/>
      <w:bookmarkEnd w:id="31"/>
      <w:bookmarkEnd w:id="32"/>
      <w:bookmarkEnd w:id="33"/>
      <w:r w:rsidRPr="00416D60">
        <w:t xml:space="preserve"> and the Longitudinal System Analysis</w:t>
      </w:r>
      <w:bookmarkEnd w:id="34"/>
      <w:bookmarkEnd w:id="35"/>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proofErr w:type="gramStart"/>
      <w:r w:rsidR="007B111B">
        <w:t>on</w:t>
      </w:r>
      <w:proofErr w:type="gramEnd"/>
      <w:r w:rsidR="007B111B">
        <w:t xml:space="preserve">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6" w:name="_Toc499543972"/>
      <w:bookmarkStart w:id="37" w:name="_Toc37849732"/>
      <w:bookmarkStart w:id="38" w:name="_Toc140489762"/>
      <w:r w:rsidRPr="0036072B">
        <w:t>About This Document</w:t>
      </w:r>
      <w:bookmarkStart w:id="39" w:name="_Toc499292012"/>
      <w:bookmarkStart w:id="40" w:name="_Toc499543973"/>
      <w:bookmarkEnd w:id="36"/>
      <w:bookmarkEnd w:id="37"/>
      <w:bookmarkEnd w:id="38"/>
    </w:p>
    <w:p w14:paraId="57D1D754" w14:textId="77777777" w:rsidR="007F6B46" w:rsidRPr="0036072B" w:rsidRDefault="007F6B46" w:rsidP="009336C4">
      <w:pPr>
        <w:pStyle w:val="Heading3"/>
      </w:pPr>
      <w:r w:rsidRPr="0036072B">
        <w:t>Intended Audience</w:t>
      </w:r>
      <w:bookmarkEnd w:id="39"/>
      <w:bookmarkEnd w:id="40"/>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41"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41"/>
    </w:p>
    <w:p w14:paraId="03B12582" w14:textId="77777777" w:rsidR="007F6B46" w:rsidRPr="009336C4" w:rsidRDefault="007F6B46" w:rsidP="009336C4">
      <w:pPr>
        <w:pStyle w:val="Heading3"/>
      </w:pPr>
      <w:bookmarkStart w:id="42" w:name="_Toc497116386"/>
      <w:bookmarkStart w:id="43" w:name="_Toc498527174"/>
      <w:bookmarkStart w:id="44" w:name="_Toc499292013"/>
      <w:bookmarkStart w:id="45" w:name="_Toc499543974"/>
      <w:r w:rsidRPr="0036072B">
        <w:lastRenderedPageBreak/>
        <w:t>Purpose</w:t>
      </w:r>
      <w:bookmarkEnd w:id="42"/>
      <w:bookmarkEnd w:id="43"/>
      <w:r w:rsidRPr="0036072B">
        <w:t xml:space="preserve"> and Scope</w:t>
      </w:r>
      <w:bookmarkEnd w:id="44"/>
      <w:bookmarkEnd w:id="45"/>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6" w:name="_Toc499292014"/>
      <w:bookmarkStart w:id="47" w:name="_Toc499543975"/>
      <w:bookmarkStart w:id="48" w:name="_Toc497116389"/>
      <w:bookmarkStart w:id="49" w:name="_Toc498527177"/>
      <w:r w:rsidRPr="0036072B">
        <w:t xml:space="preserve">Structure and </w:t>
      </w:r>
      <w:r w:rsidRPr="009336C4">
        <w:t>Content</w:t>
      </w:r>
      <w:bookmarkEnd w:id="46"/>
      <w:bookmarkEnd w:id="47"/>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proofErr w:type="gramStart"/>
      <w:r w:rsidRPr="00577A54">
        <w:t>separate</w:t>
      </w:r>
      <w:proofErr w:type="gramEnd"/>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50" w:name="_Toc499292015"/>
      <w:bookmarkStart w:id="51" w:name="_Toc499543976"/>
      <w:r w:rsidRPr="0036072B">
        <w:t>External References</w:t>
      </w:r>
      <w:bookmarkEnd w:id="48"/>
      <w:bookmarkEnd w:id="49"/>
      <w:bookmarkEnd w:id="50"/>
      <w:bookmarkEnd w:id="51"/>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52" w:name="_Toc497116390"/>
      <w:bookmarkStart w:id="53" w:name="_Toc498527178"/>
      <w:bookmarkStart w:id="54" w:name="_Toc499292016"/>
      <w:bookmarkStart w:id="55"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6" w:name="_Toc37849733"/>
      <w:bookmarkStart w:id="57" w:name="_Toc140489763"/>
      <w:bookmarkEnd w:id="52"/>
      <w:bookmarkEnd w:id="53"/>
      <w:bookmarkEnd w:id="54"/>
      <w:bookmarkEnd w:id="55"/>
      <w:r w:rsidRPr="0036072B">
        <w:t>Definitions/Acronyms</w:t>
      </w:r>
      <w:bookmarkEnd w:id="56"/>
      <w:bookmarkEnd w:id="57"/>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proofErr w:type="gramStart"/>
      <w:r w:rsidRPr="00A6067F">
        <w:t>that overlaps</w:t>
      </w:r>
      <w:proofErr w:type="gramEnd"/>
      <w:r w:rsidRPr="00A6067F">
        <w:t xml:space="preserve">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58" w:name="_Toc140489764"/>
      <w:r>
        <w:t xml:space="preserve">Previous Versions and </w:t>
      </w:r>
      <w:r w:rsidR="00B214A9">
        <w:t xml:space="preserve">Changes for </w:t>
      </w:r>
      <w:r w:rsidR="00C1694A">
        <w:t>FY202</w:t>
      </w:r>
      <w:r w:rsidR="00BD5E7F">
        <w:t>3</w:t>
      </w:r>
      <w:r w:rsidR="00C1694A">
        <w:t xml:space="preserve"> </w:t>
      </w:r>
      <w:r w:rsidR="00B214A9">
        <w:t>Reporting</w:t>
      </w:r>
      <w:bookmarkEnd w:id="58"/>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E65CC"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E65CC"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3E65CC"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3E65CC"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r w:rsidRPr="00F93327">
        <w:rPr>
          <w:b/>
          <w:bCs/>
        </w:rPr>
        <w:t>RRHSOAgeMin</w:t>
      </w:r>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3E65CC"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3E65CC"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3E65CC"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3E65CC"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proofErr w:type="gramEnd"/>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proofErr w:type="spellEnd"/>
      <w:proofErr w:type="gram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proofErr w:type="gramStart"/>
      <w:r w:rsidRPr="008F0D48">
        <w:rPr>
          <w:b/>
          <w:bCs/>
        </w:rPr>
        <w:t>RaceEthnicity</w:t>
      </w:r>
      <w:proofErr w:type="spellEnd"/>
      <w:proofErr w:type="gram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5099D55D" w:rsidR="00194849" w:rsidRPr="00194849" w:rsidRDefault="00D15D87" w:rsidP="00277F30">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5080"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59"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60" w:author="Molly McEvilley" w:date="2023-09-19T09:21:00Z"/>
              </w:rPr>
            </w:pPr>
            <w:ins w:id="61"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62" w:author="Molly McEvilley" w:date="2023-09-19T09:21:00Z"/>
              </w:rPr>
            </w:pPr>
            <w:ins w:id="63"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64"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65" w:author="Molly McEvilley" w:date="2023-09-19T09:21:00Z"/>
              </w:rPr>
            </w:pPr>
            <w:ins w:id="66"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67" w:author="Molly McEvilley" w:date="2023-09-19T09:21:00Z"/>
              </w:rPr>
            </w:pPr>
            <w:ins w:id="68"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lastRenderedPageBreak/>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69" w:name="_Toc140489765"/>
      <w:bookmarkStart w:id="70" w:name="_Toc140489766"/>
      <w:bookmarkStart w:id="71" w:name="_Toc140489767"/>
      <w:bookmarkStart w:id="72" w:name="_Toc140489768"/>
      <w:bookmarkStart w:id="73" w:name="_Toc140489769"/>
      <w:bookmarkStart w:id="74" w:name="_Toc140489770"/>
      <w:bookmarkStart w:id="75" w:name="_Toc140489771"/>
      <w:bookmarkStart w:id="76" w:name="_Toc140489772"/>
      <w:bookmarkStart w:id="77" w:name="_Toc140489773"/>
      <w:bookmarkStart w:id="78" w:name="_Toc37849734"/>
      <w:bookmarkStart w:id="79" w:name="_Toc140489774"/>
      <w:bookmarkEnd w:id="69"/>
      <w:bookmarkEnd w:id="70"/>
      <w:bookmarkEnd w:id="71"/>
      <w:bookmarkEnd w:id="72"/>
      <w:bookmarkEnd w:id="73"/>
      <w:bookmarkEnd w:id="74"/>
      <w:bookmarkEnd w:id="75"/>
      <w:bookmarkEnd w:id="76"/>
      <w:bookmarkEnd w:id="77"/>
      <w:r w:rsidRPr="00C52062">
        <w:t xml:space="preserve">HDX </w:t>
      </w:r>
      <w:bookmarkEnd w:id="78"/>
      <w:r w:rsidR="00AD44E9" w:rsidRPr="00C52062">
        <w:t>2.0 Upload</w:t>
      </w:r>
      <w:bookmarkEnd w:id="79"/>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80" w:name="_Toc37849735"/>
      <w:bookmarkStart w:id="81" w:name="_Toc140489775"/>
      <w:r>
        <w:t>Project.csv</w:t>
      </w:r>
      <w:bookmarkEnd w:id="80"/>
      <w:bookmarkEnd w:id="81"/>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82" w:name="_Toc37849736"/>
      <w:bookmarkStart w:id="83" w:name="_Toc140489776"/>
      <w:r>
        <w:t>Organization.csv</w:t>
      </w:r>
      <w:bookmarkEnd w:id="82"/>
      <w:bookmarkEnd w:id="83"/>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84" w:name="_Toc37849737"/>
      <w:bookmarkStart w:id="85" w:name="_Toc140489777"/>
      <w:r>
        <w:t>Funder.csv</w:t>
      </w:r>
      <w:bookmarkEnd w:id="84"/>
      <w:bookmarkEnd w:id="85"/>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86" w:name="_Toc37849738"/>
      <w:bookmarkStart w:id="87" w:name="_Toc140489778"/>
      <w:r>
        <w:t>ProjectCoC.csv</w:t>
      </w:r>
      <w:bookmarkEnd w:id="86"/>
      <w:bookmarkEnd w:id="87"/>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88" w:name="_Toc37849739"/>
      <w:bookmarkStart w:id="89" w:name="_Toc38030514"/>
      <w:bookmarkStart w:id="90" w:name="_Toc140489779"/>
      <w:r>
        <w:t>Inventory.csv</w:t>
      </w:r>
      <w:bookmarkEnd w:id="88"/>
      <w:bookmarkEnd w:id="89"/>
      <w:bookmarkEnd w:id="90"/>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proofErr w:type="gramStart"/>
      <w:r w:rsidR="00DC13D5">
        <w:t>with the exception of</w:t>
      </w:r>
      <w:proofErr w:type="gramEnd"/>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91" w:name="_Toc140489780"/>
      <w:bookmarkStart w:id="92" w:name="_Toc140489781"/>
      <w:bookmarkEnd w:id="91"/>
      <w:r>
        <w:t>HMISParticipation.csv</w:t>
      </w:r>
      <w:bookmarkEnd w:id="92"/>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lastRenderedPageBreak/>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93" w:name="_Toc140489782"/>
      <w:bookmarkStart w:id="94" w:name="_Toc140489783"/>
      <w:bookmarkEnd w:id="93"/>
      <w:r>
        <w:t>Affiliation.csv</w:t>
      </w:r>
      <w:bookmarkEnd w:id="94"/>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95" w:name="_Toc140489784"/>
      <w:bookmarkStart w:id="96" w:name="_Toc37849740"/>
      <w:bookmarkStart w:id="97" w:name="_Toc140489785"/>
      <w:bookmarkEnd w:id="95"/>
      <w:r>
        <w:t>LSAReport.csv</w:t>
      </w:r>
      <w:bookmarkEnd w:id="96"/>
      <w:bookmarkEnd w:id="97"/>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 xml:space="preserve">The HDX 2.0 uses </w:t>
      </w:r>
      <w:proofErr w:type="gramStart"/>
      <w:r>
        <w:t>these</w:t>
      </w:r>
      <w:proofErr w:type="gramEnd"/>
      <w:r>
        <w:t xml:space="preserv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E65CC"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E65CC"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98" w:name="_Toc37973097"/>
      <w:bookmarkStart w:id="99" w:name="_Toc37973652"/>
      <w:bookmarkStart w:id="100" w:name="_Toc37974203"/>
      <w:bookmarkStart w:id="101" w:name="_Toc37974755"/>
      <w:bookmarkStart w:id="102" w:name="_Toc37849741"/>
      <w:bookmarkStart w:id="103" w:name="_Toc140489786"/>
      <w:bookmarkEnd w:id="98"/>
      <w:bookmarkEnd w:id="99"/>
      <w:bookmarkEnd w:id="100"/>
      <w:bookmarkEnd w:id="101"/>
      <w:r>
        <w:t>LSAPerson.csv</w:t>
      </w:r>
      <w:bookmarkEnd w:id="102"/>
      <w:bookmarkEnd w:id="103"/>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04" w:name="_Toc37849742"/>
      <w:bookmarkStart w:id="105" w:name="_Toc140489787"/>
      <w:r>
        <w:t>LSAHousehold.csv</w:t>
      </w:r>
      <w:bookmarkEnd w:id="104"/>
      <w:bookmarkEnd w:id="105"/>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06" w:name="_Toc37849743"/>
      <w:bookmarkStart w:id="107" w:name="_Toc140489788"/>
      <w:r>
        <w:t>LSAExit.csv</w:t>
      </w:r>
      <w:bookmarkEnd w:id="106"/>
      <w:bookmarkEnd w:id="107"/>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08" w:name="_Toc37849744"/>
      <w:bookmarkStart w:id="109" w:name="_Toc140489789"/>
      <w:r>
        <w:t>LSACalculated.csv</w:t>
      </w:r>
      <w:bookmarkEnd w:id="108"/>
      <w:bookmarkEnd w:id="10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10" w:name="_Toc37849745"/>
      <w:bookmarkStart w:id="111" w:name="_Toc140489790"/>
      <w:bookmarkEnd w:id="2"/>
      <w:r>
        <w:lastRenderedPageBreak/>
        <w:t xml:space="preserve">HMIS Business </w:t>
      </w:r>
      <w:bookmarkEnd w:id="110"/>
      <w:r w:rsidR="00AD1657">
        <w:t>Logic: Core Concepts</w:t>
      </w:r>
      <w:bookmarkEnd w:id="111"/>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12" w:name="_Report_Parameters"/>
      <w:bookmarkStart w:id="113" w:name="_Report_Parameters_and"/>
      <w:bookmarkStart w:id="114" w:name="_Toc497116396"/>
      <w:bookmarkStart w:id="115" w:name="_Toc498527188"/>
      <w:bookmarkStart w:id="116" w:name="_Toc499543979"/>
      <w:bookmarkStart w:id="117" w:name="_Toc37849746"/>
      <w:bookmarkStart w:id="118" w:name="_Toc140489791"/>
      <w:bookmarkStart w:id="119" w:name="_Toc498527190"/>
      <w:bookmarkEnd w:id="112"/>
      <w:bookmarkEnd w:id="113"/>
      <w:r w:rsidRPr="00107D01">
        <w:lastRenderedPageBreak/>
        <w:t>Report Parameters</w:t>
      </w:r>
      <w:bookmarkEnd w:id="114"/>
      <w:bookmarkEnd w:id="115"/>
      <w:bookmarkEnd w:id="116"/>
      <w:r w:rsidR="00E14C44">
        <w:t xml:space="preserve"> </w:t>
      </w:r>
      <w:r w:rsidR="00D87EAD">
        <w:t xml:space="preserve">and Metadata </w:t>
      </w:r>
      <w:r w:rsidR="00E14928">
        <w:t>(</w:t>
      </w:r>
      <w:proofErr w:type="spellStart"/>
      <w:r w:rsidR="00E14928">
        <w:t>lsa_Report</w:t>
      </w:r>
      <w:proofErr w:type="spellEnd"/>
      <w:r w:rsidR="00E14928">
        <w:t>)</w:t>
      </w:r>
      <w:bookmarkEnd w:id="117"/>
      <w:bookmarkEnd w:id="11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20" w:name="_Hlk490711189"/>
      <w:r w:rsidRPr="00A6067F">
        <w:t xml:space="preserve">The HUD-assigned code identifying the continuum for which the </w:t>
      </w:r>
      <w:r w:rsidR="0002698D" w:rsidRPr="00A6067F">
        <w:t>LSA</w:t>
      </w:r>
      <w:r w:rsidRPr="00A6067F">
        <w:t xml:space="preserve"> is being produced</w:t>
      </w:r>
      <w:bookmarkEnd w:id="12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49FCFE86">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w:t>
      </w:r>
      <w:proofErr w:type="gramStart"/>
      <w:r>
        <w:t>hard-coded</w:t>
      </w:r>
      <w:proofErr w:type="gramEnd"/>
      <w:r>
        <w:t xml:space="preserve">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w:t>
      </w:r>
      <w:proofErr w:type="gramStart"/>
      <w:r>
        <w:t>hard-coded</w:t>
      </w:r>
      <w:proofErr w:type="gramEnd"/>
      <w:r>
        <w:t xml:space="preserve">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121" w:name="_HMIS_Data_Elements"/>
      <w:bookmarkStart w:id="122" w:name="_Toc37849747"/>
      <w:bookmarkStart w:id="123" w:name="_Toc140489792"/>
      <w:bookmarkEnd w:id="119"/>
      <w:bookmarkEnd w:id="121"/>
      <w:r>
        <w:t xml:space="preserve">LSA Reporting Cohorts </w:t>
      </w:r>
      <w:r w:rsidR="00E14928">
        <w:t>and Dates (</w:t>
      </w:r>
      <w:proofErr w:type="spellStart"/>
      <w:r w:rsidR="00E14928">
        <w:t>tlsa_CohortDates</w:t>
      </w:r>
      <w:proofErr w:type="spellEnd"/>
      <w:r w:rsidR="00E14928">
        <w:t>)</w:t>
      </w:r>
      <w:bookmarkEnd w:id="122"/>
      <w:bookmarkEnd w:id="12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24" w:name="_HMIS_Household_Enrollments"/>
      <w:bookmarkStart w:id="125" w:name="_Toc37849748"/>
      <w:bookmarkStart w:id="126" w:name="_Toc140489793"/>
      <w:bookmarkEnd w:id="124"/>
      <w:r>
        <w:lastRenderedPageBreak/>
        <w:t>HMIS Household Enrollments (</w:t>
      </w:r>
      <w:proofErr w:type="spellStart"/>
      <w:r>
        <w:t>tlsa_HHID</w:t>
      </w:r>
      <w:proofErr w:type="spellEnd"/>
      <w:r>
        <w:t>)</w:t>
      </w:r>
      <w:bookmarkEnd w:id="125"/>
      <w:bookmarkEnd w:id="126"/>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lastRenderedPageBreak/>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lastRenderedPageBreak/>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 xml:space="preserve">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w:t>
      </w:r>
      <w:proofErr w:type="gramStart"/>
      <w:r>
        <w:t>has,</w:t>
      </w:r>
      <w:proofErr w:type="gramEnd"/>
      <w:r>
        <w:t xml:space="preserve">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proofErr w:type="gramStart"/>
      <w:r>
        <w:rPr>
          <w:b/>
          <w:bCs/>
        </w:rPr>
        <w:t>A head</w:t>
      </w:r>
      <w:proofErr w:type="gramEnd"/>
      <w:r>
        <w:rPr>
          <w:b/>
          <w:bCs/>
        </w:rPr>
        <w:t xml:space="preserve">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7"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27"/>
      <w:r w:rsidR="004873DC">
        <w:rPr>
          <w:b/>
          <w:bCs/>
        </w:rPr>
        <w:t xml:space="preserve">. </w:t>
      </w:r>
      <w:r>
        <w:t xml:space="preserve">It is consistent with the RRH model that a project might provide services and/or financial assistance to assist a household in obtaining permanent housing that </w:t>
      </w:r>
      <w:proofErr w:type="gramStart"/>
      <w:r>
        <w:t>do</w:t>
      </w:r>
      <w:proofErr w:type="gramEnd"/>
      <w:r>
        <w:t xml:space="preserve">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proofErr w:type="gramStart"/>
      <w:r w:rsidR="007D6E7D">
        <w:rPr>
          <w:b/>
          <w:bCs/>
        </w:rPr>
        <w:t>entered into</w:t>
      </w:r>
      <w:proofErr w:type="gramEnd"/>
      <w:r w:rsidR="007D6E7D">
        <w:rPr>
          <w:b/>
          <w:bCs/>
        </w:rPr>
        <w:t xml:space="preserve">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28" w:name="_ExitDest"/>
      <w:bookmarkEnd w:id="128"/>
      <w:proofErr w:type="spellStart"/>
      <w:r>
        <w:lastRenderedPageBreak/>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proofErr w:type="gramStart"/>
      <w:r w:rsidR="003E6C23">
        <w:t>In the event that</w:t>
      </w:r>
      <w:proofErr w:type="gramEnd"/>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lastRenderedPageBreak/>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29" w:name="_Toc140489794"/>
      <w:bookmarkStart w:id="130" w:name="_HMIS_Data_Requirements"/>
      <w:bookmarkStart w:id="131" w:name="_Toc37849749"/>
      <w:bookmarkStart w:id="132" w:name="_Toc140489923"/>
      <w:bookmarkEnd w:id="129"/>
      <w:bookmarkEnd w:id="130"/>
      <w:r>
        <w:t>HMIS Client Enrollments</w:t>
      </w:r>
      <w:r w:rsidR="00B054F4">
        <w:t xml:space="preserve"> (</w:t>
      </w:r>
      <w:proofErr w:type="spellStart"/>
      <w:r w:rsidR="00B054F4">
        <w:t>tlsa_Enrollment</w:t>
      </w:r>
      <w:proofErr w:type="spellEnd"/>
      <w:r w:rsidR="00B054F4">
        <w:t>)</w:t>
      </w:r>
      <w:bookmarkEnd w:id="131"/>
      <w:bookmarkEnd w:id="132"/>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lastRenderedPageBreak/>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lastRenderedPageBreak/>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lastRenderedPageBreak/>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lastRenderedPageBreak/>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Default="00C3527B" w:rsidP="0084349D">
            <w:pPr>
              <w:pStyle w:val="NoSpacing"/>
            </w:pPr>
            <w:proofErr w:type="spellStart"/>
            <w:r>
              <w:t>DomesticViolence</w:t>
            </w:r>
            <w:r w:rsidR="61DD28F4" w:rsidRPr="10B9F996">
              <w:rPr>
                <w:i/>
                <w:iCs/>
              </w:rPr>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3" w:name="_Toc31197113"/>
      <w:bookmarkStart w:id="134" w:name="_Toc31197114"/>
      <w:bookmarkStart w:id="135" w:name="_Toc31197115"/>
      <w:bookmarkStart w:id="136" w:name="_Toc31197116"/>
      <w:bookmarkStart w:id="137" w:name="_Toc31197117"/>
      <w:bookmarkStart w:id="138" w:name="_Toc31197118"/>
      <w:bookmarkStart w:id="139" w:name="_Toc29188000"/>
      <w:bookmarkStart w:id="140" w:name="_Toc31197119"/>
      <w:bookmarkStart w:id="141" w:name="_Enrollment_Ages_(tlsa_Enrollment)"/>
      <w:bookmarkStart w:id="142" w:name="_Toc37849750"/>
      <w:bookmarkStart w:id="143" w:name="_Toc140489924"/>
      <w:bookmarkStart w:id="144" w:name="_Toc499543982"/>
      <w:bookmarkEnd w:id="133"/>
      <w:bookmarkEnd w:id="134"/>
      <w:bookmarkEnd w:id="135"/>
      <w:bookmarkEnd w:id="136"/>
      <w:bookmarkEnd w:id="137"/>
      <w:bookmarkEnd w:id="138"/>
      <w:bookmarkEnd w:id="139"/>
      <w:bookmarkEnd w:id="140"/>
      <w:bookmarkEnd w:id="141"/>
      <w:r>
        <w:t>Enrollment Ages</w:t>
      </w:r>
      <w:r w:rsidR="00E14928">
        <w:t xml:space="preserve"> (</w:t>
      </w:r>
      <w:proofErr w:type="spellStart"/>
      <w:r w:rsidR="00E14928">
        <w:t>tlsa_Enrollment</w:t>
      </w:r>
      <w:proofErr w:type="spellEnd"/>
      <w:r w:rsidR="00E14928">
        <w:t>)</w:t>
      </w:r>
      <w:bookmarkEnd w:id="142"/>
      <w:bookmarkEnd w:id="143"/>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45" w:name="_Household_Types_(tlsa_HHID)"/>
      <w:bookmarkStart w:id="146" w:name="_Toc37849751"/>
      <w:bookmarkStart w:id="147" w:name="_Toc140489925"/>
      <w:bookmarkEnd w:id="145"/>
      <w:r>
        <w:t>Household Types</w:t>
      </w:r>
      <w:r w:rsidR="00E14928">
        <w:t xml:space="preserve"> (</w:t>
      </w:r>
      <w:proofErr w:type="spellStart"/>
      <w:r w:rsidR="00E14928">
        <w:t>tlsa_HHID</w:t>
      </w:r>
      <w:proofErr w:type="spellEnd"/>
      <w:r w:rsidR="00E14928">
        <w:t>)</w:t>
      </w:r>
      <w:bookmarkEnd w:id="146"/>
      <w:bookmarkEnd w:id="14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48" w:name="_Toc37849752"/>
      <w:bookmarkStart w:id="149" w:name="_Toc140489926"/>
      <w:r>
        <w:lastRenderedPageBreak/>
        <w:t xml:space="preserve">HMIS Business Logic: </w:t>
      </w:r>
      <w:bookmarkStart w:id="150" w:name="_HDX_2.0_HMIS"/>
      <w:bookmarkStart w:id="151" w:name="_LSAReport.csv"/>
      <w:bookmarkStart w:id="152" w:name="_LSAPerson.csv"/>
      <w:bookmarkStart w:id="153" w:name="_LSAExit.csv"/>
      <w:bookmarkStart w:id="154" w:name="_HMIS_Business_Logic"/>
      <w:bookmarkEnd w:id="144"/>
      <w:bookmarkEnd w:id="150"/>
      <w:bookmarkEnd w:id="151"/>
      <w:bookmarkEnd w:id="152"/>
      <w:bookmarkEnd w:id="153"/>
      <w:bookmarkEnd w:id="154"/>
      <w:r w:rsidR="000365D7">
        <w:t>Project Descriptor Data for Export</w:t>
      </w:r>
      <w:bookmarkEnd w:id="148"/>
      <w:bookmarkEnd w:id="149"/>
    </w:p>
    <w:p w14:paraId="4C881045" w14:textId="11FF6F60" w:rsidR="004A469A" w:rsidRDefault="004A469A" w:rsidP="0088191A">
      <w:pPr>
        <w:pStyle w:val="Heading2"/>
      </w:pPr>
      <w:bookmarkStart w:id="155" w:name="_Report_Metadata_for"/>
      <w:bookmarkStart w:id="156" w:name="_Get_Relevant_Project"/>
      <w:bookmarkStart w:id="157" w:name="_Get_Relevant_Project_1"/>
      <w:bookmarkStart w:id="158" w:name="_Get_Project.csv_Records"/>
      <w:bookmarkStart w:id="159" w:name="_Toc510893840"/>
      <w:bookmarkStart w:id="160" w:name="_Toc37849753"/>
      <w:bookmarkStart w:id="161" w:name="_Toc140489927"/>
      <w:bookmarkEnd w:id="155"/>
      <w:bookmarkEnd w:id="156"/>
      <w:bookmarkEnd w:id="157"/>
      <w:bookmarkEnd w:id="158"/>
      <w:r w:rsidRPr="006C26B8">
        <w:t>Get Project</w:t>
      </w:r>
      <w:r w:rsidR="00487413">
        <w:t>.csv</w:t>
      </w:r>
      <w:r w:rsidRPr="006C26B8">
        <w:t xml:space="preserve"> Records / </w:t>
      </w:r>
      <w:proofErr w:type="spellStart"/>
      <w:r w:rsidRPr="006C26B8">
        <w:t>lsa_</w:t>
      </w:r>
      <w:proofErr w:type="gramStart"/>
      <w:r w:rsidRPr="006C26B8">
        <w:t>Project</w:t>
      </w:r>
      <w:bookmarkEnd w:id="159"/>
      <w:bookmarkEnd w:id="160"/>
      <w:bookmarkEnd w:id="161"/>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62"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lastRenderedPageBreak/>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63" w:name="_Toc29188011"/>
      <w:bookmarkStart w:id="164" w:name="_Toc29188013"/>
      <w:bookmarkStart w:id="165" w:name="_Get_Organization.csv_Records"/>
      <w:bookmarkStart w:id="166" w:name="_Toc37849754"/>
      <w:bookmarkStart w:id="167" w:name="_Toc140489928"/>
      <w:bookmarkEnd w:id="163"/>
      <w:bookmarkEnd w:id="164"/>
      <w:bookmarkEnd w:id="165"/>
      <w:r>
        <w:t xml:space="preserve">Get </w:t>
      </w:r>
      <w:r w:rsidR="004A469A">
        <w:t xml:space="preserve">Organization.csv Records / </w:t>
      </w:r>
      <w:proofErr w:type="spellStart"/>
      <w:r w:rsidR="004A469A">
        <w:t>lsa_</w:t>
      </w:r>
      <w:proofErr w:type="gramStart"/>
      <w:r w:rsidR="004A469A">
        <w:t>Organization</w:t>
      </w:r>
      <w:bookmarkEnd w:id="166"/>
      <w:bookmarkEnd w:id="167"/>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w:t>
      </w:r>
      <w:proofErr w:type="gramStart"/>
      <w:r>
        <w:t>in the event that</w:t>
      </w:r>
      <w:proofErr w:type="gramEnd"/>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68" w:name="_Get_Funder.csv_Records"/>
      <w:bookmarkStart w:id="169" w:name="_Toc510893841"/>
      <w:bookmarkStart w:id="170" w:name="_Toc37849755"/>
      <w:bookmarkStart w:id="171" w:name="_Toc140489929"/>
      <w:bookmarkEnd w:id="168"/>
      <w:r w:rsidRPr="006C26B8">
        <w:t xml:space="preserve">Get Funder.csv Records / </w:t>
      </w:r>
      <w:proofErr w:type="spellStart"/>
      <w:r w:rsidRPr="006C26B8">
        <w:t>lsa_</w:t>
      </w:r>
      <w:proofErr w:type="gramStart"/>
      <w:r w:rsidRPr="006C26B8">
        <w:t>Funder</w:t>
      </w:r>
      <w:bookmarkEnd w:id="169"/>
      <w:bookmarkEnd w:id="170"/>
      <w:bookmarkEnd w:id="171"/>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lastRenderedPageBreak/>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72"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172"/>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73" w:name="_Toc510893842"/>
    </w:p>
    <w:p w14:paraId="629DE690" w14:textId="0044626A" w:rsidR="007945B2" w:rsidRDefault="007945B2" w:rsidP="0088191A">
      <w:pPr>
        <w:pStyle w:val="Heading2"/>
      </w:pPr>
      <w:bookmarkStart w:id="174" w:name="_Get_Inventory.csv_Records"/>
      <w:bookmarkStart w:id="175" w:name="_Get_ProjectCoC_.csv"/>
      <w:bookmarkStart w:id="176" w:name="_Toc37849756"/>
      <w:bookmarkStart w:id="177" w:name="_Toc140489930"/>
      <w:bookmarkEnd w:id="174"/>
      <w:bookmarkEnd w:id="175"/>
      <w:r>
        <w:t xml:space="preserve">Get ProjectCoC.csv Records / </w:t>
      </w:r>
      <w:proofErr w:type="spellStart"/>
      <w:r>
        <w:t>lsa_</w:t>
      </w:r>
      <w:proofErr w:type="gramStart"/>
      <w:r>
        <w:t>ProjectCoC</w:t>
      </w:r>
      <w:bookmarkEnd w:id="176"/>
      <w:bookmarkEnd w:id="177"/>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lastRenderedPageBreak/>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lastRenderedPageBreak/>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78" w:name="_Get_Inventory.csv_Records_1"/>
      <w:bookmarkStart w:id="179" w:name="_Toc37849757"/>
      <w:bookmarkStart w:id="180" w:name="_Toc140489931"/>
      <w:bookmarkEnd w:id="178"/>
      <w:r w:rsidRPr="006C26B8">
        <w:t xml:space="preserve">Get Inventory.csv Records / </w:t>
      </w:r>
      <w:proofErr w:type="spellStart"/>
      <w:r w:rsidRPr="006C26B8">
        <w:t>lsa_</w:t>
      </w:r>
      <w:proofErr w:type="gramStart"/>
      <w:r w:rsidRPr="006C26B8">
        <w:t>Inventory</w:t>
      </w:r>
      <w:bookmarkEnd w:id="173"/>
      <w:bookmarkEnd w:id="179"/>
      <w:bookmarkEnd w:id="180"/>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lastRenderedPageBreak/>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81" w:name="_Toc29188023"/>
      <w:bookmarkStart w:id="182" w:name="_Toc29188024"/>
      <w:bookmarkStart w:id="183" w:name="_Toc29188025"/>
      <w:bookmarkStart w:id="184" w:name="_Toc29188082"/>
      <w:bookmarkStart w:id="185" w:name="_Toc29188083"/>
      <w:bookmarkStart w:id="186" w:name="_Toc29188084"/>
      <w:bookmarkStart w:id="187" w:name="_Toc29188085"/>
      <w:bookmarkStart w:id="188" w:name="_Toc29188086"/>
      <w:bookmarkStart w:id="189" w:name="_Get_Active_HouseholdIDs"/>
      <w:bookmarkStart w:id="190" w:name="_Get_HMISParticipation.csv_Records"/>
      <w:bookmarkStart w:id="191" w:name="_Toc140489932"/>
      <w:bookmarkEnd w:id="162"/>
      <w:bookmarkEnd w:id="181"/>
      <w:bookmarkEnd w:id="182"/>
      <w:bookmarkEnd w:id="183"/>
      <w:bookmarkEnd w:id="184"/>
      <w:bookmarkEnd w:id="185"/>
      <w:bookmarkEnd w:id="186"/>
      <w:bookmarkEnd w:id="187"/>
      <w:bookmarkEnd w:id="188"/>
      <w:bookmarkEnd w:id="189"/>
      <w:bookmarkEnd w:id="190"/>
      <w:r w:rsidRPr="006C26B8">
        <w:t xml:space="preserve">Get </w:t>
      </w:r>
      <w:r w:rsidR="000C48FC">
        <w:t>HMISParticipation</w:t>
      </w:r>
      <w:r w:rsidRPr="006C26B8">
        <w:t xml:space="preserve">.csv Records / </w:t>
      </w:r>
      <w:proofErr w:type="spellStart"/>
      <w:r w:rsidRPr="006C26B8">
        <w:t>lsa_</w:t>
      </w:r>
      <w:proofErr w:type="gramStart"/>
      <w:r w:rsidR="000C48FC">
        <w:t>HMISParticipation</w:t>
      </w:r>
      <w:bookmarkEnd w:id="191"/>
      <w:proofErr w:type="spellEnd"/>
      <w:proofErr w:type="gram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lastRenderedPageBreak/>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rsidTr="00DA4971">
        <w:tc>
          <w:tcPr>
            <w:tcW w:w="9355" w:type="dxa"/>
            <w:shd w:val="clear" w:color="auto" w:fill="FDE9D9" w:themeFill="accent6" w:themeFillTint="33"/>
          </w:tcPr>
          <w:p w14:paraId="5477A1AE" w14:textId="77777777" w:rsidR="00783E45" w:rsidRPr="006B4F91" w:rsidRDefault="00783E45" w:rsidP="00DA4971">
            <w:pPr>
              <w:pStyle w:val="NoSpacing"/>
              <w:rPr>
                <w:b/>
                <w:bCs/>
              </w:rPr>
            </w:pPr>
            <w:proofErr w:type="spellStart"/>
            <w:r w:rsidRPr="006B4F91">
              <w:rPr>
                <w:b/>
                <w:bCs/>
              </w:rPr>
              <w:t>lsa_</w:t>
            </w:r>
            <w:r>
              <w:rPr>
                <w:b/>
                <w:bCs/>
              </w:rPr>
              <w:t>Report</w:t>
            </w:r>
            <w:proofErr w:type="spellEnd"/>
          </w:p>
        </w:tc>
      </w:tr>
      <w:tr w:rsidR="00783E45" w:rsidRPr="00DE4A2E" w14:paraId="2FCB3F09" w14:textId="77777777" w:rsidTr="00DA4971">
        <w:tc>
          <w:tcPr>
            <w:tcW w:w="9355" w:type="dxa"/>
          </w:tcPr>
          <w:p w14:paraId="01DDA9E4" w14:textId="77777777" w:rsidR="00783E45" w:rsidRPr="00DE4A2E" w:rsidRDefault="00783E45" w:rsidP="00DA4971">
            <w:pPr>
              <w:pStyle w:val="NoSpacing"/>
            </w:pPr>
            <w:proofErr w:type="spellStart"/>
            <w:r w:rsidRPr="00DE4A2E">
              <w:t>ReportStart</w:t>
            </w:r>
            <w:proofErr w:type="spellEnd"/>
          </w:p>
        </w:tc>
      </w:tr>
      <w:tr w:rsidR="00783E45" w:rsidRPr="00DE4A2E" w14:paraId="1CA17E5B" w14:textId="77777777" w:rsidTr="00DA4971">
        <w:tc>
          <w:tcPr>
            <w:tcW w:w="9355" w:type="dxa"/>
          </w:tcPr>
          <w:p w14:paraId="233E0062" w14:textId="77777777" w:rsidR="00783E45" w:rsidRPr="00DE4A2E" w:rsidRDefault="00783E45" w:rsidP="00DA4971">
            <w:pPr>
              <w:pStyle w:val="NoSpacing"/>
            </w:pPr>
            <w:proofErr w:type="spellStart"/>
            <w:r w:rsidRPr="00DE4A2E">
              <w:rPr>
                <w:rFonts w:cstheme="minorHAnsi"/>
              </w:rPr>
              <w:t>ReportEnd</w:t>
            </w:r>
            <w:proofErr w:type="spellEnd"/>
          </w:p>
        </w:tc>
      </w:tr>
      <w:tr w:rsidR="00783E45" w:rsidRPr="00DE4A2E" w14:paraId="12BBABC8" w14:textId="77777777" w:rsidTr="00DA4971">
        <w:tc>
          <w:tcPr>
            <w:tcW w:w="9355" w:type="dxa"/>
          </w:tcPr>
          <w:p w14:paraId="7A7918DC" w14:textId="77777777" w:rsidR="00783E45" w:rsidRPr="00DE4A2E" w:rsidRDefault="00783E45" w:rsidP="00DA4971">
            <w:pPr>
              <w:pStyle w:val="NoSpacing"/>
            </w:pPr>
            <w:proofErr w:type="spellStart"/>
            <w:r w:rsidRPr="00DE4A2E">
              <w:t>ReportCoC</w:t>
            </w:r>
            <w:proofErr w:type="spellEnd"/>
          </w:p>
        </w:tc>
      </w:tr>
      <w:tr w:rsidR="00783E45" w:rsidRPr="006B4F91" w14:paraId="28285836" w14:textId="77777777" w:rsidTr="00DA4971">
        <w:tc>
          <w:tcPr>
            <w:tcW w:w="9355" w:type="dxa"/>
            <w:shd w:val="clear" w:color="auto" w:fill="FDE9D9" w:themeFill="accent6" w:themeFillTint="33"/>
          </w:tcPr>
          <w:p w14:paraId="44B9D4DF" w14:textId="77777777" w:rsidR="00783E45" w:rsidRPr="006B4F91" w:rsidRDefault="00783E45" w:rsidP="00DA4971">
            <w:pPr>
              <w:pStyle w:val="NoSpacing"/>
              <w:rPr>
                <w:b/>
                <w:bCs/>
              </w:rPr>
            </w:pPr>
            <w:proofErr w:type="spellStart"/>
            <w:r w:rsidRPr="006B4F91">
              <w:rPr>
                <w:b/>
                <w:bCs/>
              </w:rPr>
              <w:t>lsa_Project</w:t>
            </w:r>
            <w:proofErr w:type="spellEnd"/>
          </w:p>
        </w:tc>
      </w:tr>
      <w:tr w:rsidR="00783E45" w:rsidRPr="00DE4A2E" w14:paraId="06477DA1" w14:textId="77777777" w:rsidTr="00DA4971">
        <w:tc>
          <w:tcPr>
            <w:tcW w:w="9355" w:type="dxa"/>
          </w:tcPr>
          <w:p w14:paraId="2ECCEA5B" w14:textId="77777777" w:rsidR="00783E45" w:rsidRPr="00DE4A2E" w:rsidRDefault="00783E45" w:rsidP="00DA4971">
            <w:pPr>
              <w:pStyle w:val="NoSpacing"/>
            </w:pPr>
            <w:proofErr w:type="spellStart"/>
            <w:r w:rsidRPr="00DE4A2E">
              <w:t>ProjectID</w:t>
            </w:r>
            <w:proofErr w:type="spellEnd"/>
          </w:p>
        </w:tc>
      </w:tr>
      <w:tr w:rsidR="00783E45" w:rsidRPr="00DE4A2E" w14:paraId="6593F551" w14:textId="77777777" w:rsidTr="00DA4971">
        <w:tc>
          <w:tcPr>
            <w:tcW w:w="9355" w:type="dxa"/>
          </w:tcPr>
          <w:p w14:paraId="7FAB316C" w14:textId="77777777" w:rsidR="00783E45" w:rsidRPr="00DE4A2E" w:rsidRDefault="00783E45" w:rsidP="00DA4971">
            <w:pPr>
              <w:pStyle w:val="NoSpacing"/>
            </w:pPr>
            <w:proofErr w:type="spellStart"/>
            <w:r>
              <w:t>ProjectType</w:t>
            </w:r>
            <w:proofErr w:type="spellEnd"/>
          </w:p>
        </w:tc>
      </w:tr>
      <w:tr w:rsidR="00AB3AC4" w:rsidRPr="00DE4A2E" w14:paraId="6716932C" w14:textId="77777777" w:rsidTr="00DA4971">
        <w:tc>
          <w:tcPr>
            <w:tcW w:w="9355" w:type="dxa"/>
          </w:tcPr>
          <w:p w14:paraId="060ACAE6" w14:textId="2AF4971C" w:rsidR="00AB3AC4" w:rsidRDefault="00AB3AC4" w:rsidP="00DA4971">
            <w:pPr>
              <w:pStyle w:val="NoSpacing"/>
            </w:pPr>
            <w:proofErr w:type="spellStart"/>
            <w:r>
              <w:t>OperatingStartDate</w:t>
            </w:r>
            <w:proofErr w:type="spellEnd"/>
          </w:p>
        </w:tc>
      </w:tr>
      <w:tr w:rsidR="00AB3AC4" w:rsidRPr="00DE4A2E" w14:paraId="79002943" w14:textId="77777777" w:rsidTr="00DA4971">
        <w:tc>
          <w:tcPr>
            <w:tcW w:w="9355" w:type="dxa"/>
          </w:tcPr>
          <w:p w14:paraId="01E994DA" w14:textId="60F7F2C4" w:rsidR="00AB3AC4" w:rsidRDefault="00AB3AC4" w:rsidP="00DA4971">
            <w:pPr>
              <w:pStyle w:val="NoSpacing"/>
            </w:pPr>
            <w:proofErr w:type="spellStart"/>
            <w:r>
              <w:t>OperatingEndDate</w:t>
            </w:r>
            <w:proofErr w:type="spellEnd"/>
          </w:p>
        </w:tc>
      </w:tr>
      <w:tr w:rsidR="00783E45" w:rsidRPr="006B4F91" w14:paraId="73D32532" w14:textId="77777777" w:rsidTr="00DA4971">
        <w:tc>
          <w:tcPr>
            <w:tcW w:w="9355" w:type="dxa"/>
            <w:shd w:val="clear" w:color="auto" w:fill="EEECE1" w:themeFill="background2"/>
          </w:tcPr>
          <w:p w14:paraId="783712A4" w14:textId="0040E39E" w:rsidR="00783E45" w:rsidRPr="006B4F91" w:rsidRDefault="00783E45" w:rsidP="00DA4971">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rsidTr="00DA4971">
        <w:tc>
          <w:tcPr>
            <w:tcW w:w="9355" w:type="dxa"/>
          </w:tcPr>
          <w:p w14:paraId="0646E6AE" w14:textId="77777777" w:rsidR="00783E45" w:rsidRPr="00C03C03" w:rsidRDefault="00783E45" w:rsidP="00DA4971">
            <w:pPr>
              <w:pStyle w:val="NoSpacing"/>
            </w:pPr>
            <w:r w:rsidRPr="00C03C03">
              <w:t>(</w:t>
            </w:r>
            <w:proofErr w:type="gramStart"/>
            <w:r w:rsidRPr="00C03C03">
              <w:t>all</w:t>
            </w:r>
            <w:proofErr w:type="gramEnd"/>
            <w:r w:rsidRPr="00C03C03">
              <w:t xml:space="preserve">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pPr>
            <w:proofErr w:type="spellStart"/>
            <w:r>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192" w:name="_Get_Affiliation.csv_Records"/>
      <w:bookmarkStart w:id="193" w:name="_Toc140489933"/>
      <w:bookmarkEnd w:id="192"/>
      <w:r w:rsidRPr="006C26B8">
        <w:lastRenderedPageBreak/>
        <w:t xml:space="preserve">Get </w:t>
      </w:r>
      <w:r w:rsidR="000C48FC">
        <w:t>Affiliation</w:t>
      </w:r>
      <w:r w:rsidRPr="006C26B8">
        <w:t xml:space="preserve">.csv Records / </w:t>
      </w:r>
      <w:proofErr w:type="spellStart"/>
      <w:r w:rsidRPr="006C26B8">
        <w:t>lsa_</w:t>
      </w:r>
      <w:proofErr w:type="gramStart"/>
      <w:r w:rsidR="000C48FC">
        <w:t>Affiliation</w:t>
      </w:r>
      <w:bookmarkEnd w:id="193"/>
      <w:proofErr w:type="spellEnd"/>
      <w:proofErr w:type="gram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rsidTr="00DA4971">
        <w:tc>
          <w:tcPr>
            <w:tcW w:w="9355" w:type="dxa"/>
            <w:shd w:val="clear" w:color="auto" w:fill="FDE9D9" w:themeFill="accent6" w:themeFillTint="33"/>
          </w:tcPr>
          <w:p w14:paraId="41D1627A" w14:textId="77777777" w:rsidR="00783E45" w:rsidRPr="006B4F91" w:rsidRDefault="00783E45" w:rsidP="00DA4971">
            <w:pPr>
              <w:pStyle w:val="NoSpacing"/>
              <w:rPr>
                <w:b/>
                <w:bCs/>
              </w:rPr>
            </w:pPr>
            <w:proofErr w:type="spellStart"/>
            <w:r w:rsidRPr="006B4F91">
              <w:rPr>
                <w:b/>
                <w:bCs/>
              </w:rPr>
              <w:t>lsa_</w:t>
            </w:r>
            <w:r>
              <w:rPr>
                <w:b/>
                <w:bCs/>
              </w:rPr>
              <w:t>Report</w:t>
            </w:r>
            <w:proofErr w:type="spellEnd"/>
          </w:p>
        </w:tc>
      </w:tr>
      <w:tr w:rsidR="00783E45" w:rsidRPr="00DE4A2E" w14:paraId="4FFA3CA7" w14:textId="77777777" w:rsidTr="00DA4971">
        <w:tc>
          <w:tcPr>
            <w:tcW w:w="9355" w:type="dxa"/>
          </w:tcPr>
          <w:p w14:paraId="7345988D" w14:textId="77777777" w:rsidR="00783E45" w:rsidRPr="00DE4A2E" w:rsidRDefault="00783E45" w:rsidP="00DA4971">
            <w:pPr>
              <w:pStyle w:val="NoSpacing"/>
            </w:pPr>
            <w:proofErr w:type="spellStart"/>
            <w:r w:rsidRPr="00DE4A2E">
              <w:t>ReportStart</w:t>
            </w:r>
            <w:proofErr w:type="spellEnd"/>
          </w:p>
        </w:tc>
      </w:tr>
      <w:tr w:rsidR="00783E45" w:rsidRPr="00DE4A2E" w14:paraId="6521464F" w14:textId="77777777" w:rsidTr="00DA4971">
        <w:tc>
          <w:tcPr>
            <w:tcW w:w="9355" w:type="dxa"/>
          </w:tcPr>
          <w:p w14:paraId="4DF5AE01" w14:textId="77777777" w:rsidR="00783E45" w:rsidRPr="00DE4A2E" w:rsidRDefault="00783E45" w:rsidP="00DA4971">
            <w:pPr>
              <w:pStyle w:val="NoSpacing"/>
            </w:pPr>
            <w:proofErr w:type="spellStart"/>
            <w:r w:rsidRPr="00DE4A2E">
              <w:rPr>
                <w:rFonts w:cstheme="minorHAnsi"/>
              </w:rPr>
              <w:t>ReportEnd</w:t>
            </w:r>
            <w:proofErr w:type="spellEnd"/>
          </w:p>
        </w:tc>
      </w:tr>
      <w:tr w:rsidR="00783E45" w:rsidRPr="00DE4A2E" w14:paraId="53DB6E32" w14:textId="77777777" w:rsidTr="00DA4971">
        <w:tc>
          <w:tcPr>
            <w:tcW w:w="9355" w:type="dxa"/>
          </w:tcPr>
          <w:p w14:paraId="48933EC2" w14:textId="77777777" w:rsidR="00783E45" w:rsidRPr="00DE4A2E" w:rsidRDefault="00783E45" w:rsidP="00DA4971">
            <w:pPr>
              <w:pStyle w:val="NoSpacing"/>
            </w:pPr>
            <w:proofErr w:type="spellStart"/>
            <w:r w:rsidRPr="00DE4A2E">
              <w:t>ReportCoC</w:t>
            </w:r>
            <w:proofErr w:type="spellEnd"/>
          </w:p>
        </w:tc>
      </w:tr>
      <w:tr w:rsidR="00783E45" w:rsidRPr="006B4F91" w14:paraId="5ED55B7C" w14:textId="77777777" w:rsidTr="00DA4971">
        <w:tc>
          <w:tcPr>
            <w:tcW w:w="9355" w:type="dxa"/>
            <w:shd w:val="clear" w:color="auto" w:fill="FDE9D9" w:themeFill="accent6" w:themeFillTint="33"/>
          </w:tcPr>
          <w:p w14:paraId="241F4636" w14:textId="77777777" w:rsidR="00783E45" w:rsidRPr="006B4F91" w:rsidRDefault="00783E45" w:rsidP="00DA4971">
            <w:pPr>
              <w:pStyle w:val="NoSpacing"/>
              <w:rPr>
                <w:b/>
                <w:bCs/>
              </w:rPr>
            </w:pPr>
            <w:proofErr w:type="spellStart"/>
            <w:r w:rsidRPr="006B4F91">
              <w:rPr>
                <w:b/>
                <w:bCs/>
              </w:rPr>
              <w:t>lsa_Project</w:t>
            </w:r>
            <w:proofErr w:type="spellEnd"/>
          </w:p>
        </w:tc>
      </w:tr>
      <w:tr w:rsidR="00783E45" w:rsidRPr="00DE4A2E" w14:paraId="7F8CF487" w14:textId="77777777" w:rsidTr="00DA4971">
        <w:tc>
          <w:tcPr>
            <w:tcW w:w="9355" w:type="dxa"/>
          </w:tcPr>
          <w:p w14:paraId="3A238408" w14:textId="77777777" w:rsidR="00783E45" w:rsidRPr="00DE4A2E" w:rsidRDefault="00783E45" w:rsidP="00DA4971">
            <w:pPr>
              <w:pStyle w:val="NoSpacing"/>
            </w:pPr>
            <w:proofErr w:type="spellStart"/>
            <w:r w:rsidRPr="00DE4A2E">
              <w:t>ProjectID</w:t>
            </w:r>
            <w:proofErr w:type="spellEnd"/>
          </w:p>
        </w:tc>
      </w:tr>
      <w:tr w:rsidR="00783E45" w:rsidRPr="00DE4A2E" w14:paraId="27C2B9BD" w14:textId="77777777" w:rsidTr="00DA4971">
        <w:tc>
          <w:tcPr>
            <w:tcW w:w="9355" w:type="dxa"/>
          </w:tcPr>
          <w:p w14:paraId="5D8DE623" w14:textId="77777777" w:rsidR="00783E45" w:rsidRPr="00DE4A2E" w:rsidRDefault="00783E45" w:rsidP="00DA4971">
            <w:pPr>
              <w:pStyle w:val="NoSpacing"/>
            </w:pPr>
            <w:proofErr w:type="spellStart"/>
            <w:r>
              <w:t>ProjectType</w:t>
            </w:r>
            <w:proofErr w:type="spellEnd"/>
          </w:p>
        </w:tc>
      </w:tr>
      <w:tr w:rsidR="00F20C37" w:rsidRPr="00DE4A2E" w14:paraId="3EAFC06E" w14:textId="77777777" w:rsidTr="00DA4971">
        <w:tc>
          <w:tcPr>
            <w:tcW w:w="9355" w:type="dxa"/>
          </w:tcPr>
          <w:p w14:paraId="7218DBA8" w14:textId="4DCD3877" w:rsidR="00F20C37" w:rsidRDefault="00F20C37" w:rsidP="00DA4971">
            <w:pPr>
              <w:pStyle w:val="NoSpacing"/>
            </w:pPr>
            <w:proofErr w:type="spellStart"/>
            <w:r>
              <w:t>RRHSubType</w:t>
            </w:r>
            <w:proofErr w:type="spellEnd"/>
          </w:p>
        </w:tc>
      </w:tr>
      <w:tr w:rsidR="00F20C37" w:rsidRPr="00DE4A2E" w14:paraId="2E622175" w14:textId="77777777" w:rsidTr="00DA4971">
        <w:tc>
          <w:tcPr>
            <w:tcW w:w="9355" w:type="dxa"/>
          </w:tcPr>
          <w:p w14:paraId="5100FFCC" w14:textId="489D2512" w:rsidR="00F20C37" w:rsidRDefault="00F20C37" w:rsidP="00DA4971">
            <w:pPr>
              <w:pStyle w:val="NoSpacing"/>
            </w:pPr>
            <w:proofErr w:type="spellStart"/>
            <w:r>
              <w:t>ResidentialAffiliation</w:t>
            </w:r>
            <w:proofErr w:type="spellEnd"/>
          </w:p>
        </w:tc>
      </w:tr>
      <w:tr w:rsidR="00F20C37" w:rsidRPr="00DE4A2E" w14:paraId="7B161447" w14:textId="77777777" w:rsidTr="00DA4971">
        <w:tc>
          <w:tcPr>
            <w:tcW w:w="9355" w:type="dxa"/>
          </w:tcPr>
          <w:p w14:paraId="29BAB748" w14:textId="2A99E725" w:rsidR="00F20C37" w:rsidRDefault="00F20C37" w:rsidP="00DA4971">
            <w:pPr>
              <w:pStyle w:val="NoSpacing"/>
            </w:pPr>
            <w:proofErr w:type="spellStart"/>
            <w:r>
              <w:t>OperatingEndDate</w:t>
            </w:r>
            <w:proofErr w:type="spellEnd"/>
          </w:p>
        </w:tc>
      </w:tr>
      <w:tr w:rsidR="00783E45" w:rsidRPr="006B4F91" w14:paraId="12FC0C61" w14:textId="77777777" w:rsidTr="00DA4971">
        <w:tc>
          <w:tcPr>
            <w:tcW w:w="9355" w:type="dxa"/>
            <w:shd w:val="clear" w:color="auto" w:fill="EEECE1" w:themeFill="background2"/>
          </w:tcPr>
          <w:p w14:paraId="745C4626" w14:textId="7D94A313" w:rsidR="00783E45" w:rsidRPr="006B4F91" w:rsidRDefault="00783E45" w:rsidP="00DA4971">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rsidTr="00DA4971">
        <w:tc>
          <w:tcPr>
            <w:tcW w:w="9355" w:type="dxa"/>
          </w:tcPr>
          <w:p w14:paraId="6A73A05B" w14:textId="77777777" w:rsidR="00783E45" w:rsidRPr="00C03C03" w:rsidRDefault="00783E45" w:rsidP="00DA4971">
            <w:pPr>
              <w:pStyle w:val="NoSpacing"/>
            </w:pPr>
            <w:r w:rsidRPr="00C03C03">
              <w:t>(</w:t>
            </w:r>
            <w:proofErr w:type="gramStart"/>
            <w:r w:rsidRPr="00C03C03">
              <w:t>all</w:t>
            </w:r>
            <w:proofErr w:type="gramEnd"/>
            <w:r w:rsidRPr="00C03C03">
              <w:t xml:space="preserve">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pPr>
            <w:proofErr w:type="spellStart"/>
            <w:r w:rsidRPr="004A469A">
              <w:t>DateCreated</w:t>
            </w:r>
            <w:proofErr w:type="spellEnd"/>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rsidP="00DA4971">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pPr>
            <w:proofErr w:type="spellStart"/>
            <w:r w:rsidRPr="002D2B2B">
              <w:t>UserID</w:t>
            </w:r>
            <w:proofErr w:type="spellEnd"/>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rsidP="00DA4971">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pPr>
            <w:proofErr w:type="spellStart"/>
            <w:r w:rsidRPr="004A469A">
              <w:t>ExportID</w:t>
            </w:r>
            <w:proofErr w:type="spellEnd"/>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lastRenderedPageBreak/>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94" w:name="_HMIS_Business_Logic:_1"/>
      <w:bookmarkStart w:id="195" w:name="_Toc37849758"/>
      <w:bookmarkStart w:id="196" w:name="_Toc140489934"/>
      <w:bookmarkEnd w:id="194"/>
      <w:r>
        <w:lastRenderedPageBreak/>
        <w:t>HMIS Business Logic:</w:t>
      </w:r>
      <w:r w:rsidR="005A642F">
        <w:t xml:space="preserve"> </w:t>
      </w:r>
      <w:proofErr w:type="spellStart"/>
      <w:r w:rsidR="00E158FC">
        <w:t>LSAPerson</w:t>
      </w:r>
      <w:bookmarkEnd w:id="195"/>
      <w:bookmarkEnd w:id="196"/>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lastRenderedPageBreak/>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197" w:name="_Get_Active_HouseholdIDs_1"/>
      <w:bookmarkStart w:id="198" w:name="_Identify_Active_and"/>
      <w:bookmarkStart w:id="199" w:name="_Toc37849759"/>
      <w:bookmarkStart w:id="200" w:name="_Toc140489935"/>
      <w:bookmarkEnd w:id="197"/>
      <w:bookmarkEnd w:id="198"/>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199"/>
      <w:bookmarkEnd w:id="200"/>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lastRenderedPageBreak/>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201" w:name="_Toc29163943"/>
      <w:bookmarkStart w:id="202" w:name="_Toc29188088"/>
      <w:bookmarkStart w:id="203" w:name="_Toc29188093"/>
      <w:bookmarkStart w:id="204" w:name="_Toc29188094"/>
      <w:bookmarkStart w:id="205" w:name="_Resolve_Data_Conflicts"/>
      <w:bookmarkStart w:id="206" w:name="_Toc140489936"/>
      <w:bookmarkStart w:id="207" w:name="_Toc37849760"/>
      <w:bookmarkEnd w:id="201"/>
      <w:bookmarkEnd w:id="202"/>
      <w:bookmarkEnd w:id="203"/>
      <w:bookmarkEnd w:id="204"/>
      <w:bookmarkEnd w:id="205"/>
      <w:r>
        <w:t xml:space="preserve">Identify </w:t>
      </w:r>
      <w:r w:rsidR="008670BD">
        <w:t>Activ</w:t>
      </w:r>
      <w:r w:rsidR="001437DE" w:rsidRPr="00C52062">
        <w:t xml:space="preserve">e </w:t>
      </w:r>
      <w:r>
        <w:t xml:space="preserve">and AHAR </w:t>
      </w:r>
      <w:r w:rsidR="001437DE" w:rsidRPr="00C52062">
        <w:t>Enrollments</w:t>
      </w:r>
      <w:bookmarkEnd w:id="206"/>
      <w:r w:rsidR="001437DE">
        <w:t xml:space="preserve"> </w:t>
      </w:r>
      <w:bookmarkEnd w:id="20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lastRenderedPageBreak/>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08"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0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209" w:name="_Toc29188096"/>
      <w:bookmarkStart w:id="210" w:name="_Toc31197136"/>
      <w:bookmarkStart w:id="211" w:name="_Toc29188097"/>
      <w:bookmarkStart w:id="212" w:name="_Toc31197137"/>
      <w:bookmarkStart w:id="213" w:name="_Toc29188098"/>
      <w:bookmarkStart w:id="214" w:name="_Toc31197138"/>
      <w:bookmarkStart w:id="215" w:name="_Toc29188099"/>
      <w:bookmarkStart w:id="216" w:name="_Toc31197139"/>
      <w:bookmarkStart w:id="217" w:name="_Toc29188100"/>
      <w:bookmarkStart w:id="218" w:name="_Toc31197140"/>
      <w:bookmarkStart w:id="219" w:name="_Toc29188101"/>
      <w:bookmarkStart w:id="220" w:name="_Toc31197141"/>
      <w:bookmarkStart w:id="221" w:name="_Toc29188102"/>
      <w:bookmarkStart w:id="222" w:name="_Toc31197142"/>
      <w:bookmarkStart w:id="223" w:name="_Set_Age_Group"/>
      <w:bookmarkStart w:id="224" w:name="_Toc29188104"/>
      <w:bookmarkStart w:id="225" w:name="_Toc31197144"/>
      <w:bookmarkStart w:id="226" w:name="_Set_Household_Type"/>
      <w:bookmarkStart w:id="227" w:name="_Get_Active_Clients"/>
      <w:bookmarkStart w:id="228" w:name="_Toc499543989"/>
      <w:bookmarkStart w:id="229" w:name="_Toc37849761"/>
      <w:bookmarkStart w:id="230" w:name="_Toc140489937"/>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C52062">
        <w:t xml:space="preserve">Get Active Clients </w:t>
      </w:r>
      <w:bookmarkEnd w:id="228"/>
      <w:r w:rsidR="00801317">
        <w:t xml:space="preserve">for </w:t>
      </w:r>
      <w:proofErr w:type="spellStart"/>
      <w:r w:rsidR="00801317">
        <w:t>LSAPerson</w:t>
      </w:r>
      <w:bookmarkEnd w:id="229"/>
      <w:bookmarkEnd w:id="230"/>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Pr="00A6067F">
        <w:lastRenderedPageBreak/>
        <w:t>–</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lastRenderedPageBreak/>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proofErr w:type="gramStart"/>
            <w:r w:rsidRPr="00B243D4">
              <w:t>Substance Use Disorder</w:t>
            </w:r>
            <w:proofErr w:type="gramEnd"/>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31" w:name="_Toc506721197"/>
      <w:bookmarkStart w:id="232" w:name="_Toc499543990"/>
      <w:bookmarkStart w:id="233" w:name="_Hlk510689117"/>
    </w:p>
    <w:bookmarkStart w:id="234" w:name="_LSAPerson_Demographics"/>
    <w:bookmarkStart w:id="235" w:name="_Toc37849762"/>
    <w:bookmarkStart w:id="236" w:name="_Toc140489938"/>
    <w:bookmarkEnd w:id="234"/>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31"/>
      <w:bookmarkEnd w:id="232"/>
      <w:bookmarkEnd w:id="235"/>
      <w:bookmarkEnd w:id="236"/>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lastRenderedPageBreak/>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37"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37"/>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lastRenderedPageBreak/>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rFonts w:cstheme="minorHAnsi"/>
              </w:rPr>
            </w:pPr>
            <w:r>
              <w:rPr>
                <w:rFonts w:cstheme="minorHAnsi"/>
              </w:rPr>
              <w:t>Man</w:t>
            </w:r>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4</w:t>
            </w:r>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5</w:t>
            </w:r>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6</w:t>
            </w:r>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7</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lastRenderedPageBreak/>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w:t>
      </w:r>
      <w:proofErr w:type="gramStart"/>
      <w:r w:rsidR="00014EE4">
        <w:t>value of</w:t>
      </w:r>
      <w:proofErr w:type="gramEnd"/>
      <w:r w:rsidR="00014EE4">
        <w:t xml:space="preserve">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38" w:name="_ES/SH/Street_Time_–"/>
      <w:bookmarkStart w:id="239" w:name="_Toc34144028"/>
      <w:bookmarkStart w:id="240" w:name="_Toc34144029"/>
      <w:bookmarkStart w:id="241" w:name="_Toc34144030"/>
      <w:bookmarkStart w:id="242" w:name="_Toc34144031"/>
      <w:bookmarkStart w:id="243" w:name="_Toc34144032"/>
      <w:bookmarkStart w:id="244" w:name="_Toc34144033"/>
      <w:bookmarkStart w:id="245" w:name="_Time_Spent_in"/>
      <w:bookmarkStart w:id="246" w:name="_Toc506721198"/>
      <w:bookmarkStart w:id="247" w:name="_Toc37849763"/>
      <w:bookmarkStart w:id="248" w:name="_Toc140489939"/>
      <w:bookmarkStart w:id="249" w:name="_Toc499543992"/>
      <w:bookmarkStart w:id="250" w:name="_Toc506721201"/>
      <w:bookmarkEnd w:id="233"/>
      <w:bookmarkEnd w:id="238"/>
      <w:bookmarkEnd w:id="239"/>
      <w:bookmarkEnd w:id="240"/>
      <w:bookmarkEnd w:id="241"/>
      <w:bookmarkEnd w:id="242"/>
      <w:bookmarkEnd w:id="243"/>
      <w:bookmarkEnd w:id="244"/>
      <w:bookmarkEnd w:id="245"/>
      <w:r>
        <w:t xml:space="preserve">Time Spent </w:t>
      </w:r>
      <w:r w:rsidR="00CC6B23">
        <w:t>in ES/SH or on the Street</w:t>
      </w:r>
      <w:r w:rsidR="00006148">
        <w:t xml:space="preserve"> </w:t>
      </w:r>
      <w:bookmarkEnd w:id="246"/>
      <w:r w:rsidR="00EE5EF2">
        <w:t xml:space="preserve">– </w:t>
      </w:r>
      <w:proofErr w:type="spellStart"/>
      <w:r w:rsidR="00A76144">
        <w:t>LSAPerson</w:t>
      </w:r>
      <w:bookmarkEnd w:id="247"/>
      <w:bookmarkEnd w:id="248"/>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51" w:name="_Get_Enrollments_Relevant"/>
      <w:bookmarkStart w:id="252" w:name="_Toc37849764"/>
      <w:bookmarkStart w:id="253" w:name="_Toc140489940"/>
      <w:bookmarkEnd w:id="251"/>
      <w:r>
        <w:t xml:space="preserve">Enrollments Relevant to </w:t>
      </w:r>
      <w:r w:rsidR="000146AE">
        <w:t>Counting ES/SH/Street Dates</w:t>
      </w:r>
      <w:bookmarkEnd w:id="252"/>
      <w:bookmarkEnd w:id="25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lastRenderedPageBreak/>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254" w:name="_Toc37849765"/>
      <w:bookmarkStart w:id="255" w:name="_Toc140489941"/>
      <w:r>
        <w:t xml:space="preserve">Get Dates to Exclude from Counts of ES/SH/Street Days </w:t>
      </w:r>
      <w:r w:rsidR="007B705B">
        <w:t>(</w:t>
      </w:r>
      <w:proofErr w:type="spellStart"/>
      <w:r w:rsidR="007B705B">
        <w:t>ch_Exclude</w:t>
      </w:r>
      <w:proofErr w:type="spellEnd"/>
      <w:r w:rsidR="007B705B">
        <w:t>)</w:t>
      </w:r>
      <w:bookmarkEnd w:id="254"/>
      <w:bookmarkEnd w:id="25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56" w:name="_Toc37849766"/>
      <w:bookmarkStart w:id="257" w:name="_Toc140489942"/>
      <w:r>
        <w:t xml:space="preserve">Get Dates to Include in Counts of ES/SH/Street Days </w:t>
      </w:r>
      <w:r w:rsidR="007B705B">
        <w:t>(</w:t>
      </w:r>
      <w:proofErr w:type="spellStart"/>
      <w:r w:rsidR="00E04B04">
        <w:t>ch_Include</w:t>
      </w:r>
      <w:proofErr w:type="spellEnd"/>
      <w:r w:rsidR="007B705B">
        <w:t>)</w:t>
      </w:r>
      <w:bookmarkEnd w:id="256"/>
      <w:bookmarkEnd w:id="25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258" w:name="_Hlk42149391"/>
      <w:proofErr w:type="spellStart"/>
      <w:r w:rsidR="003C4035" w:rsidRPr="003C4035">
        <w:rPr>
          <w:i/>
        </w:rPr>
        <w:t>BedNightDate</w:t>
      </w:r>
      <w:bookmarkEnd w:id="258"/>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59" w:name="_Toc506721200"/>
    </w:p>
    <w:p w14:paraId="4E52BCD6" w14:textId="4F2FFADA" w:rsidR="00006148" w:rsidRDefault="00006148" w:rsidP="0088191A">
      <w:pPr>
        <w:pStyle w:val="Heading2"/>
      </w:pPr>
      <w:bookmarkStart w:id="260" w:name="_Toc37849767"/>
      <w:bookmarkStart w:id="261" w:name="_Toc140489943"/>
      <w:r>
        <w:t>Get ES/SH/Street Episodes</w:t>
      </w:r>
      <w:r w:rsidR="007B705B">
        <w:t xml:space="preserve"> (</w:t>
      </w:r>
      <w:proofErr w:type="spellStart"/>
      <w:r w:rsidR="007B705B">
        <w:t>ch_Episodes</w:t>
      </w:r>
      <w:proofErr w:type="spellEnd"/>
      <w:r w:rsidR="007B705B">
        <w:t>)</w:t>
      </w:r>
      <w:bookmarkEnd w:id="260"/>
      <w:bookmarkEnd w:id="26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262" w:name="_CHTime_and_CHTimeStatus"/>
      <w:bookmarkStart w:id="263" w:name="_Toc31197153"/>
      <w:bookmarkStart w:id="264" w:name="_Toc37849768"/>
      <w:bookmarkStart w:id="265" w:name="_Toc140489944"/>
      <w:bookmarkEnd w:id="259"/>
      <w:bookmarkEnd w:id="262"/>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63"/>
      <w:bookmarkEnd w:id="264"/>
      <w:bookmarkEnd w:id="265"/>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266" w:name="_EST/RRH/PSHAgeMin_and_EST/RRH/PSHAg"/>
      <w:bookmarkStart w:id="267" w:name="_Toc37849769"/>
      <w:bookmarkStart w:id="268" w:name="_Toc140489945"/>
      <w:bookmarkEnd w:id="266"/>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267"/>
      <w:bookmarkEnd w:id="268"/>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r>
        <w:rPr>
          <w:b/>
          <w:bCs/>
        </w:rPr>
        <w:t>RRHSO</w:t>
      </w:r>
      <w:r w:rsidRPr="00A013B7">
        <w:rPr>
          <w:b/>
          <w:bCs/>
        </w:rPr>
        <w:t>AgeMin</w:t>
      </w:r>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69" w:name="_HHTypeEST/RRH/PSH_-_LSAPerson"/>
      <w:bookmarkStart w:id="270" w:name="_HoHEST/RRH/PSH"/>
      <w:bookmarkStart w:id="271" w:name="_AdultEST/RRH/PSH__-"/>
      <w:bookmarkStart w:id="272" w:name="_AHAREST/RRH/PSH__-"/>
      <w:bookmarkStart w:id="273" w:name="_AHAREST/RRH/PSH__–"/>
      <w:bookmarkStart w:id="274" w:name="_AHARHoHEST/RRH/PSH"/>
      <w:bookmarkStart w:id="275" w:name="_AHARHoHEST/RRH/PSH_1"/>
      <w:bookmarkEnd w:id="269"/>
      <w:bookmarkEnd w:id="270"/>
      <w:bookmarkEnd w:id="271"/>
      <w:bookmarkEnd w:id="272"/>
      <w:bookmarkEnd w:id="273"/>
      <w:bookmarkEnd w:id="274"/>
      <w:bookmarkEnd w:id="275"/>
    </w:p>
    <w:p w14:paraId="0158E026" w14:textId="62B4EB32" w:rsidR="007B705B" w:rsidRDefault="007B705B" w:rsidP="0088191A">
      <w:pPr>
        <w:pStyle w:val="Heading2"/>
      </w:pPr>
      <w:bookmarkStart w:id="276" w:name="_Set_Population_Identifiers_5"/>
      <w:bookmarkStart w:id="277" w:name="_Toc37849775"/>
      <w:bookmarkStart w:id="278" w:name="_Toc140489946"/>
      <w:bookmarkEnd w:id="276"/>
      <w:r w:rsidRPr="00C52062">
        <w:t>Set Population Identifiers for Active HMIS Households</w:t>
      </w:r>
      <w:bookmarkEnd w:id="277"/>
      <w:bookmarkEnd w:id="278"/>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lastRenderedPageBreak/>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79"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w:t>
            </w:r>
            <w:proofErr w:type="gramStart"/>
            <w:r>
              <w:t>any</w:t>
            </w:r>
            <w:proofErr w:type="gramEnd"/>
            <w:r>
              <w:t xml:space="preserve">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79"/>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rsidP="00DA4971">
            <w:pPr>
              <w:pStyle w:val="NoSpacing"/>
            </w:pPr>
            <w:proofErr w:type="spellStart"/>
            <w:r>
              <w:t>tlsa_Person.DVStatus</w:t>
            </w:r>
            <w:proofErr w:type="spellEnd"/>
          </w:p>
        </w:tc>
        <w:tc>
          <w:tcPr>
            <w:tcW w:w="4576" w:type="dxa"/>
          </w:tcPr>
          <w:p w14:paraId="5F0EC0F4" w14:textId="77777777" w:rsidR="00555D08" w:rsidRPr="008743AE" w:rsidRDefault="00555D08" w:rsidP="00DA4971">
            <w:pPr>
              <w:pStyle w:val="NoSpacing"/>
              <w:rPr>
                <w:b w:val="0"/>
                <w:bCs w:val="0"/>
              </w:rPr>
            </w:pPr>
            <w:r w:rsidRPr="008743AE">
              <w:t>LSA Category</w:t>
            </w:r>
          </w:p>
        </w:tc>
        <w:tc>
          <w:tcPr>
            <w:tcW w:w="2562" w:type="dxa"/>
          </w:tcPr>
          <w:p w14:paraId="2DB33D0C" w14:textId="426B80BD" w:rsidR="00555D08" w:rsidRPr="008743AE" w:rsidRDefault="00555D08" w:rsidP="00DA4971">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rsidP="00DA4971">
            <w:pPr>
              <w:pStyle w:val="NoSpacing"/>
            </w:pPr>
            <w:r w:rsidRPr="00014EE4">
              <w:t>1</w:t>
            </w:r>
          </w:p>
        </w:tc>
        <w:tc>
          <w:tcPr>
            <w:tcW w:w="4576" w:type="dxa"/>
          </w:tcPr>
          <w:p w14:paraId="765B8367" w14:textId="0C9B281F" w:rsidR="00555D08" w:rsidRPr="00577A54" w:rsidRDefault="00555D08" w:rsidP="00DA4971">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rsidP="00DA4971">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rsidP="00DA4971">
            <w:pPr>
              <w:pStyle w:val="NoSpacing"/>
            </w:pPr>
            <w:r w:rsidRPr="00014EE4">
              <w:t>2</w:t>
            </w:r>
          </w:p>
        </w:tc>
        <w:tc>
          <w:tcPr>
            <w:tcW w:w="4576" w:type="dxa"/>
          </w:tcPr>
          <w:p w14:paraId="22711646" w14:textId="375EEF6D" w:rsidR="00555D08" w:rsidRPr="00577A54" w:rsidRDefault="00555D08" w:rsidP="00DA4971">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rsidP="00DA4971">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rsidP="00DA4971">
            <w:pPr>
              <w:pStyle w:val="NoSpacing"/>
            </w:pPr>
            <w:r w:rsidRPr="00014EE4">
              <w:t>3</w:t>
            </w:r>
          </w:p>
        </w:tc>
        <w:tc>
          <w:tcPr>
            <w:tcW w:w="4576" w:type="dxa"/>
          </w:tcPr>
          <w:p w14:paraId="4B2412BA" w14:textId="5013EAFC" w:rsidR="00555D08" w:rsidRPr="00577A54" w:rsidRDefault="00555D08" w:rsidP="00DA4971">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rsidP="00DA4971">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80" w:name="_Set_Population_Identifiers_4"/>
      <w:bookmarkStart w:id="281" w:name="_Project_Group_and"/>
      <w:bookmarkStart w:id="282" w:name="_Toc140489947"/>
      <w:bookmarkStart w:id="283" w:name="_Toc37849776"/>
      <w:bookmarkEnd w:id="280"/>
      <w:bookmarkEnd w:id="281"/>
      <w:r>
        <w:t xml:space="preserve">Project Group </w:t>
      </w:r>
      <w:r w:rsidR="0068205D">
        <w:t xml:space="preserve">and Population </w:t>
      </w:r>
      <w:r>
        <w:t xml:space="preserve">Household Types - </w:t>
      </w:r>
      <w:proofErr w:type="spellStart"/>
      <w:r>
        <w:t>LSAPerson</w:t>
      </w:r>
      <w:bookmarkEnd w:id="282"/>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is 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84" w:name="_Adult_Age_Population"/>
      <w:bookmarkStart w:id="285" w:name="_Toc140489948"/>
      <w:bookmarkEnd w:id="284"/>
      <w:r>
        <w:t>Adult Age</w:t>
      </w:r>
      <w:r w:rsidRPr="00C52062">
        <w:t xml:space="preserve"> </w:t>
      </w:r>
      <w:r w:rsidR="007B705B" w:rsidRPr="00C52062">
        <w:t xml:space="preserve">Population Identifiers </w:t>
      </w:r>
      <w:r>
        <w:t xml:space="preserve">- </w:t>
      </w:r>
      <w:proofErr w:type="spellStart"/>
      <w:r w:rsidR="007B705B">
        <w:t>LSAPerson</w:t>
      </w:r>
      <w:bookmarkEnd w:id="285"/>
      <w:proofErr w:type="spellEnd"/>
      <w:r w:rsidR="007B705B">
        <w:t xml:space="preserve"> </w:t>
      </w:r>
      <w:bookmarkEnd w:id="283"/>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86"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86"/>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87" w:name="_Toc37849777"/>
      <w:bookmarkStart w:id="288" w:name="_Toc140489949"/>
      <w:proofErr w:type="spellStart"/>
      <w:r>
        <w:t>LSAPerson</w:t>
      </w:r>
      <w:bookmarkEnd w:id="287"/>
      <w:bookmarkEnd w:id="288"/>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289" w:name="_Toc29188114"/>
      <w:bookmarkStart w:id="290" w:name="_Toc29188129"/>
      <w:bookmarkStart w:id="291" w:name="_Toc29188148"/>
      <w:bookmarkStart w:id="292" w:name="_Toc29188150"/>
      <w:bookmarkStart w:id="293" w:name="_Update_LSAPerson_CHTime"/>
      <w:bookmarkStart w:id="294" w:name="_Toc29188151"/>
      <w:bookmarkStart w:id="295" w:name="_Toc29188153"/>
      <w:bookmarkStart w:id="296" w:name="_Toc29188156"/>
      <w:bookmarkStart w:id="297" w:name="_Toc29188162"/>
      <w:bookmarkStart w:id="298" w:name="_Toc29188164"/>
      <w:bookmarkStart w:id="299" w:name="_Toc29188168"/>
      <w:bookmarkStart w:id="300" w:name="_Toc29188169"/>
      <w:bookmarkStart w:id="301" w:name="_Toc29188170"/>
      <w:bookmarkStart w:id="302" w:name="_Toc34144048"/>
      <w:bookmarkStart w:id="303" w:name="_Toc34144049"/>
      <w:bookmarkStart w:id="304" w:name="_Toc34144050"/>
      <w:bookmarkStart w:id="305" w:name="_Toc34144061"/>
      <w:bookmarkStart w:id="306" w:name="_Toc34144062"/>
      <w:bookmarkStart w:id="307" w:name="_Toc34144077"/>
      <w:bookmarkStart w:id="308" w:name="_Toc34144078"/>
      <w:bookmarkStart w:id="309" w:name="_Toc34144079"/>
      <w:bookmarkStart w:id="310" w:name="_Toc34144080"/>
      <w:bookmarkStart w:id="311" w:name="_Toc34144081"/>
      <w:bookmarkStart w:id="312" w:name="_Toc34144127"/>
      <w:bookmarkStart w:id="313" w:name="_Toc34144128"/>
      <w:bookmarkStart w:id="314" w:name="_Toc34144129"/>
      <w:bookmarkStart w:id="315" w:name="_Toc34144142"/>
      <w:bookmarkStart w:id="316" w:name="_Toc34144143"/>
      <w:bookmarkStart w:id="317" w:name="_Toc34144152"/>
      <w:bookmarkStart w:id="318" w:name="_Toc34144153"/>
      <w:bookmarkStart w:id="319" w:name="_Toc34144154"/>
      <w:bookmarkStart w:id="320" w:name="_Toc34144155"/>
      <w:bookmarkStart w:id="321" w:name="_Toc34144156"/>
      <w:bookmarkStart w:id="322" w:name="_Toc34144208"/>
      <w:bookmarkStart w:id="323" w:name="_Toc34144209"/>
      <w:bookmarkStart w:id="324" w:name="_Toc34144210"/>
      <w:bookmarkStart w:id="325" w:name="_Toc34144221"/>
      <w:bookmarkStart w:id="326" w:name="_Toc34144222"/>
      <w:bookmarkStart w:id="327" w:name="_Toc34144231"/>
      <w:bookmarkStart w:id="328" w:name="_Toc34144232"/>
      <w:bookmarkStart w:id="329" w:name="_Toc34144233"/>
      <w:bookmarkStart w:id="330" w:name="_Toc34144234"/>
      <w:bookmarkStart w:id="331" w:name="_Toc34144235"/>
      <w:bookmarkStart w:id="332" w:name="_Toc34144287"/>
      <w:bookmarkStart w:id="333" w:name="_Toc34144288"/>
      <w:bookmarkStart w:id="334" w:name="_Toc34144289"/>
      <w:bookmarkStart w:id="335" w:name="_Toc34144290"/>
      <w:bookmarkStart w:id="336" w:name="_Toc34144299"/>
      <w:bookmarkStart w:id="337" w:name="_Toc34144300"/>
      <w:bookmarkStart w:id="338" w:name="_Toc34144309"/>
      <w:bookmarkStart w:id="339" w:name="_Toc34144310"/>
      <w:bookmarkStart w:id="340" w:name="_Toc34144311"/>
      <w:bookmarkStart w:id="341" w:name="_Toc34144312"/>
      <w:bookmarkStart w:id="342" w:name="_Toc34144313"/>
      <w:bookmarkStart w:id="343" w:name="_Toc34144341"/>
      <w:bookmarkStart w:id="344" w:name="_Toc34144342"/>
      <w:bookmarkStart w:id="345" w:name="_Toc34144343"/>
      <w:bookmarkStart w:id="346" w:name="_Toc34144362"/>
      <w:bookmarkStart w:id="347" w:name="_Toc34144363"/>
      <w:bookmarkStart w:id="348" w:name="_Toc34144372"/>
      <w:bookmarkStart w:id="349" w:name="_Toc34144373"/>
      <w:bookmarkStart w:id="350" w:name="_Toc29163965"/>
      <w:bookmarkStart w:id="351" w:name="_Toc34144425"/>
      <w:bookmarkStart w:id="352" w:name="_Toc34144426"/>
      <w:bookmarkStart w:id="353" w:name="_Toc34144427"/>
      <w:bookmarkStart w:id="354" w:name="_Toc34144428"/>
      <w:bookmarkStart w:id="355" w:name="_Toc34144429"/>
      <w:bookmarkStart w:id="356" w:name="_Toc34144430"/>
      <w:bookmarkStart w:id="357" w:name="_Toc34144431"/>
      <w:bookmarkStart w:id="358" w:name="_Toc34144432"/>
      <w:bookmarkStart w:id="359" w:name="_Toc34144433"/>
      <w:bookmarkStart w:id="360" w:name="_Toc34144434"/>
      <w:bookmarkStart w:id="361" w:name="_Toc34144435"/>
      <w:bookmarkStart w:id="362" w:name="_Toc34144436"/>
      <w:bookmarkStart w:id="363" w:name="_Toc34144437"/>
      <w:bookmarkStart w:id="364" w:name="_Toc34144438"/>
      <w:bookmarkStart w:id="365" w:name="_Toc34144439"/>
      <w:bookmarkStart w:id="366" w:name="_Toc34144440"/>
      <w:bookmarkStart w:id="367" w:name="_Toc34144441"/>
      <w:bookmarkStart w:id="368" w:name="_Toc34144442"/>
      <w:bookmarkStart w:id="369" w:name="_Toc34144443"/>
      <w:bookmarkStart w:id="370" w:name="_Toc34144474"/>
      <w:bookmarkStart w:id="371" w:name="_Toc34144475"/>
      <w:bookmarkStart w:id="372" w:name="_Toc34144484"/>
      <w:bookmarkStart w:id="373" w:name="_Toc34144485"/>
      <w:bookmarkStart w:id="374" w:name="_Toc34144537"/>
      <w:bookmarkStart w:id="375" w:name="_Toc34144538"/>
      <w:bookmarkStart w:id="376" w:name="_Toc34144539"/>
      <w:bookmarkStart w:id="377" w:name="_Toc34144540"/>
      <w:bookmarkStart w:id="378" w:name="_Toc34144541"/>
      <w:bookmarkStart w:id="379" w:name="_Toc34144542"/>
      <w:bookmarkStart w:id="380" w:name="_Toc34144543"/>
      <w:bookmarkStart w:id="381" w:name="_Toc34144544"/>
      <w:bookmarkStart w:id="382" w:name="_Toc34144545"/>
      <w:bookmarkStart w:id="383" w:name="_Toc34144546"/>
      <w:bookmarkStart w:id="384" w:name="_Toc34144547"/>
      <w:bookmarkStart w:id="385" w:name="_Toc34144548"/>
      <w:bookmarkStart w:id="386" w:name="_Toc34144549"/>
      <w:bookmarkStart w:id="387" w:name="_Toc34144550"/>
      <w:bookmarkStart w:id="388" w:name="_Toc34144551"/>
      <w:bookmarkStart w:id="389" w:name="_Toc34144552"/>
      <w:bookmarkStart w:id="390" w:name="_Toc34144553"/>
      <w:bookmarkStart w:id="391" w:name="_Toc34144554"/>
      <w:bookmarkStart w:id="392" w:name="_Toc34144555"/>
      <w:bookmarkStart w:id="393" w:name="_Set_Population_Identifiers_1"/>
      <w:bookmarkStart w:id="394" w:name="_Toc31197160"/>
      <w:bookmarkStart w:id="395" w:name="_Toc31197161"/>
      <w:bookmarkStart w:id="396" w:name="_Toc31197162"/>
      <w:bookmarkStart w:id="397" w:name="_Toc31197175"/>
      <w:bookmarkStart w:id="398" w:name="_Toc31197176"/>
      <w:bookmarkStart w:id="399" w:name="_Toc31197192"/>
      <w:bookmarkStart w:id="400" w:name="_Toc31197193"/>
      <w:bookmarkStart w:id="401" w:name="_Toc31197194"/>
      <w:bookmarkStart w:id="402" w:name="_Toc31197195"/>
      <w:bookmarkStart w:id="403" w:name="_Toc31197196"/>
      <w:bookmarkStart w:id="404" w:name="_Set_Population_Identifiers_3"/>
      <w:bookmarkStart w:id="405" w:name="_Toc34144556"/>
      <w:bookmarkStart w:id="406" w:name="_Toc34144557"/>
      <w:bookmarkStart w:id="407" w:name="_Toc34144558"/>
      <w:bookmarkStart w:id="408" w:name="_Toc34144589"/>
      <w:bookmarkStart w:id="409" w:name="_Toc34144590"/>
      <w:bookmarkStart w:id="410" w:name="_Toc34144609"/>
      <w:bookmarkStart w:id="411" w:name="_Toc34144610"/>
      <w:bookmarkStart w:id="412" w:name="_Toc34144611"/>
      <w:bookmarkStart w:id="413" w:name="_Toc34144612"/>
      <w:bookmarkStart w:id="414" w:name="_Toc34144613"/>
      <w:bookmarkStart w:id="415" w:name="_Toc34144614"/>
      <w:bookmarkStart w:id="416" w:name="_Toc34144615"/>
      <w:bookmarkStart w:id="417" w:name="_Toc34144616"/>
      <w:bookmarkStart w:id="418" w:name="_Toc34144617"/>
      <w:bookmarkStart w:id="419" w:name="_Toc34144618"/>
      <w:bookmarkStart w:id="420" w:name="_Toc34144619"/>
      <w:bookmarkStart w:id="421" w:name="_Toc34144620"/>
      <w:bookmarkStart w:id="422" w:name="_Toc34144621"/>
      <w:bookmarkStart w:id="423" w:name="_Toc34144622"/>
      <w:bookmarkStart w:id="424" w:name="_Toc34144623"/>
      <w:bookmarkStart w:id="425" w:name="_HHAdultAge"/>
      <w:bookmarkStart w:id="426" w:name="_Toc34144624"/>
      <w:bookmarkStart w:id="427" w:name="_Toc34144625"/>
      <w:bookmarkStart w:id="428" w:name="_Toc34144647"/>
      <w:bookmarkStart w:id="429" w:name="_Toc34144648"/>
      <w:bookmarkStart w:id="430" w:name="_Toc34144649"/>
      <w:bookmarkStart w:id="431" w:name="_Toc34144650"/>
      <w:bookmarkStart w:id="432" w:name="_Toc34144651"/>
      <w:bookmarkStart w:id="433" w:name="_Toc34144652"/>
      <w:bookmarkStart w:id="434" w:name="_Toc34144653"/>
      <w:bookmarkStart w:id="435" w:name="_Toc34144654"/>
      <w:bookmarkStart w:id="436" w:name="_Toc34144655"/>
      <w:bookmarkStart w:id="437" w:name="_Toc34144656"/>
      <w:bookmarkStart w:id="438" w:name="_Toc34144657"/>
      <w:bookmarkStart w:id="439" w:name="_Toc34144686"/>
      <w:bookmarkStart w:id="440" w:name="_Toc34144687"/>
      <w:bookmarkStart w:id="441" w:name="_Toc34144740"/>
      <w:bookmarkStart w:id="442" w:name="_Toc34144741"/>
      <w:bookmarkStart w:id="443" w:name="_Toc34144742"/>
      <w:bookmarkStart w:id="444" w:name="_Toc34144743"/>
      <w:bookmarkStart w:id="445" w:name="_Toc34144744"/>
      <w:bookmarkStart w:id="446" w:name="_Toc34144745"/>
      <w:bookmarkStart w:id="447" w:name="_Toc34144746"/>
      <w:bookmarkStart w:id="448" w:name="_Toc34144747"/>
      <w:bookmarkStart w:id="449" w:name="_Toc34144799"/>
      <w:bookmarkStart w:id="450" w:name="_Toc34144800"/>
      <w:bookmarkStart w:id="451" w:name="_Toc34144801"/>
      <w:bookmarkStart w:id="452" w:name="_Toc34144802"/>
      <w:bookmarkStart w:id="453" w:name="_Toc34144803"/>
      <w:bookmarkStart w:id="454" w:name="_Toc34144804"/>
      <w:bookmarkStart w:id="455" w:name="_Toc34144805"/>
      <w:bookmarkStart w:id="456" w:name="_Toc34144833"/>
      <w:bookmarkStart w:id="457" w:name="_Toc34144834"/>
      <w:bookmarkStart w:id="458" w:name="_Toc34144835"/>
      <w:bookmarkStart w:id="459" w:name="_Toc34144836"/>
      <w:bookmarkStart w:id="460" w:name="_Toc34144837"/>
      <w:bookmarkStart w:id="461" w:name="_Toc34144838"/>
      <w:bookmarkStart w:id="462" w:name="_Toc34144839"/>
      <w:bookmarkStart w:id="463" w:name="_Toc34144891"/>
      <w:bookmarkStart w:id="464" w:name="_Toc34144892"/>
      <w:bookmarkStart w:id="465" w:name="_Toc34144893"/>
      <w:bookmarkStart w:id="466" w:name="_Toc34144894"/>
      <w:bookmarkStart w:id="467" w:name="_Toc34144895"/>
      <w:bookmarkStart w:id="468" w:name="_Toc34144896"/>
      <w:bookmarkStart w:id="469" w:name="_Toc34144897"/>
      <w:bookmarkStart w:id="470" w:name="_Toc34144949"/>
      <w:bookmarkStart w:id="471" w:name="_Toc34144950"/>
      <w:bookmarkStart w:id="472" w:name="_Toc34144951"/>
      <w:bookmarkStart w:id="473" w:name="_Toc34144952"/>
      <w:bookmarkStart w:id="474" w:name="_Toc34144953"/>
      <w:bookmarkStart w:id="475" w:name="_Toc34144954"/>
      <w:bookmarkStart w:id="476" w:name="_Toc34144955"/>
      <w:bookmarkStart w:id="477" w:name="_Toc34144980"/>
      <w:bookmarkStart w:id="478" w:name="_Toc34144981"/>
      <w:bookmarkStart w:id="479" w:name="_Toc34144982"/>
      <w:bookmarkStart w:id="480" w:name="_Toc34144983"/>
      <w:bookmarkStart w:id="481" w:name="_Toc34144984"/>
      <w:bookmarkStart w:id="482" w:name="_Toc34144985"/>
      <w:bookmarkStart w:id="483" w:name="_Toc34144986"/>
      <w:bookmarkStart w:id="484" w:name="_Toc34145011"/>
      <w:bookmarkStart w:id="485" w:name="_Toc34145012"/>
      <w:bookmarkStart w:id="486" w:name="_Toc34145013"/>
      <w:bookmarkStart w:id="487" w:name="_Toc34145014"/>
      <w:bookmarkStart w:id="488" w:name="_Toc34145015"/>
      <w:bookmarkStart w:id="489" w:name="_Toc34145016"/>
      <w:bookmarkStart w:id="490" w:name="_Toc34145017"/>
      <w:bookmarkStart w:id="491" w:name="_Toc34145069"/>
      <w:bookmarkStart w:id="492" w:name="_Toc34145070"/>
      <w:bookmarkStart w:id="493" w:name="_Toc34145071"/>
      <w:bookmarkStart w:id="494" w:name="_Toc34145072"/>
      <w:bookmarkStart w:id="495" w:name="_Toc34145073"/>
      <w:bookmarkStart w:id="496" w:name="_Toc34145074"/>
      <w:bookmarkStart w:id="497" w:name="_Toc506721205"/>
      <w:bookmarkEnd w:id="249"/>
      <w:bookmarkEnd w:id="250"/>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br w:type="page"/>
      </w:r>
    </w:p>
    <w:p w14:paraId="65BA16A7" w14:textId="21D9A953" w:rsidR="00E158FC" w:rsidRPr="00C52062" w:rsidRDefault="00E158FC" w:rsidP="00E158FC">
      <w:pPr>
        <w:pStyle w:val="Heading1"/>
      </w:pPr>
      <w:bookmarkStart w:id="498" w:name="_HMIS_Business_Logic:_2"/>
      <w:bookmarkStart w:id="499" w:name="_Toc37849778"/>
      <w:bookmarkStart w:id="500" w:name="_Toc140489950"/>
      <w:bookmarkEnd w:id="498"/>
      <w:r w:rsidRPr="00C52062">
        <w:lastRenderedPageBreak/>
        <w:t>HMIS Business Logic</w:t>
      </w:r>
      <w:r>
        <w:t xml:space="preserve">: </w:t>
      </w:r>
      <w:proofErr w:type="spellStart"/>
      <w:r>
        <w:t>LSAHousehold</w:t>
      </w:r>
      <w:bookmarkEnd w:id="499"/>
      <w:bookmarkEnd w:id="500"/>
      <w:proofErr w:type="spellEnd"/>
    </w:p>
    <w:p w14:paraId="4C5B0BA6" w14:textId="7443B573" w:rsidR="00F25CD0" w:rsidRDefault="00F25CD0" w:rsidP="0088191A">
      <w:pPr>
        <w:pStyle w:val="Heading2"/>
      </w:pPr>
      <w:bookmarkStart w:id="501" w:name="_Get_Distinct_Households"/>
      <w:bookmarkStart w:id="502" w:name="_Toc37849779"/>
      <w:bookmarkStart w:id="503" w:name="_Toc140489951"/>
      <w:bookmarkEnd w:id="497"/>
      <w:bookmarkEnd w:id="501"/>
      <w:r w:rsidRPr="00C52062">
        <w:t xml:space="preserve">Get </w:t>
      </w:r>
      <w:r>
        <w:t>Distinct</w:t>
      </w:r>
      <w:r w:rsidRPr="00C52062">
        <w:t xml:space="preserve"> Households for </w:t>
      </w:r>
      <w:proofErr w:type="spellStart"/>
      <w:r w:rsidRPr="00C52062">
        <w:t>LSAHousehold</w:t>
      </w:r>
      <w:bookmarkEnd w:id="502"/>
      <w:bookmarkEnd w:id="503"/>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04" w:name="_Set_Population_Identifiers_2"/>
    <w:bookmarkStart w:id="505" w:name="_Toc37849780"/>
    <w:bookmarkStart w:id="506" w:name="_Toc140489952"/>
    <w:bookmarkEnd w:id="504"/>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05"/>
      <w:bookmarkEnd w:id="506"/>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lastRenderedPageBreak/>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proofErr w:type="gramStart"/>
      <w:r w:rsidR="001A6392" w:rsidRPr="00A6067F">
        <w:rPr>
          <w:rFonts w:cstheme="minorHAnsi"/>
        </w:rPr>
        <w:t>Anyone</w:t>
      </w:r>
      <w:proofErr w:type="gramEnd"/>
      <w:r w:rsidR="001A6392" w:rsidRPr="00A6067F">
        <w:rPr>
          <w:rFonts w:cstheme="minorHAnsi"/>
        </w:rPr>
        <w:t xml:space="preserv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lastRenderedPageBreak/>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07" w:name="_HHAdultAge_1"/>
      <w:bookmarkEnd w:id="507"/>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pPr>
            <w:r>
              <w:t>Priority</w:t>
            </w:r>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pPr>
            <w:r>
              <w:t>1</w:t>
            </w:r>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pPr>
            <w:r>
              <w:t>2</w:t>
            </w:r>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pPr>
            <w:r>
              <w:t>3</w:t>
            </w:r>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0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09" w:name="_Toc37849781"/>
      <w:bookmarkStart w:id="510"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09"/>
      <w:bookmarkEnd w:id="510"/>
      <w:proofErr w:type="spellEnd"/>
      <w:r w:rsidR="002B6231" w:rsidRPr="00C52062">
        <w:t xml:space="preserve"> </w:t>
      </w:r>
      <w:bookmarkEnd w:id="50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lastRenderedPageBreak/>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1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12" w:name="_Toc37849782"/>
      <w:bookmarkStart w:id="513"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12"/>
      <w:bookmarkEnd w:id="513"/>
      <w:proofErr w:type="spellEnd"/>
      <w:r>
        <w:t xml:space="preserve"> </w:t>
      </w:r>
      <w:bookmarkEnd w:id="51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14" w:name="_Toc37849783"/>
      <w:bookmarkStart w:id="515" w:name="_Toc140489955"/>
      <w:bookmarkStart w:id="516"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14"/>
      <w:bookmarkEnd w:id="515"/>
      <w:proofErr w:type="spellEnd"/>
      <w:r w:rsidR="002B6231" w:rsidRPr="00C52062">
        <w:t xml:space="preserve"> </w:t>
      </w:r>
      <w:bookmarkEnd w:id="516"/>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lastRenderedPageBreak/>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17" w:name="_AHAR_CSV_Files"/>
      <w:bookmarkStart w:id="518" w:name="_Toc37849784"/>
      <w:bookmarkStart w:id="519" w:name="_Toc140489956"/>
      <w:bookmarkStart w:id="520" w:name="_Toc499543995"/>
      <w:bookmarkStart w:id="521" w:name="_Toc506721209"/>
      <w:bookmarkStart w:id="522" w:name="_Toc497116480"/>
      <w:bookmarkStart w:id="523" w:name="_Hlk496773519"/>
      <w:bookmarkStart w:id="524" w:name="_Toc506721210"/>
      <w:bookmarkEnd w:id="517"/>
      <w:r>
        <w:t>EST/RRH/</w:t>
      </w:r>
      <w:proofErr w:type="spellStart"/>
      <w:r>
        <w:t>PSHLivingSit</w:t>
      </w:r>
      <w:proofErr w:type="spellEnd"/>
      <w:r>
        <w:t xml:space="preserve"> – </w:t>
      </w:r>
      <w:proofErr w:type="spellStart"/>
      <w:r w:rsidRPr="00C52062">
        <w:t>LSAHousehold</w:t>
      </w:r>
      <w:bookmarkEnd w:id="518"/>
      <w:bookmarkEnd w:id="519"/>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lastRenderedPageBreak/>
              <w:t>LivingSituation</w:t>
            </w:r>
            <w:proofErr w:type="spellEnd"/>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25" w:author="Molly McEvilley" w:date="2023-09-21T12:12:00Z">
              <w:r w:rsidRPr="00673F55" w:rsidDel="0030670C">
                <w:delText>LivingSituationSubsidyType</w:delText>
              </w:r>
            </w:del>
            <w:proofErr w:type="spellStart"/>
            <w:ins w:id="526" w:author="Molly McEvilley" w:date="2023-09-21T12:12:00Z">
              <w:r w:rsidR="0030670C">
                <w:t>RentalSubsidyType</w:t>
              </w:r>
            </w:ins>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7BFD8F"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del w:id="527" w:author="Molly McEvilley" w:date="2023-09-21T12:12:00Z">
        <w:r w:rsidR="00673F55" w:rsidDel="0030670C">
          <w:rPr>
            <w:i/>
            <w:iCs/>
          </w:rPr>
          <w:delText>LivingSituationSubsidyType</w:delText>
        </w:r>
      </w:del>
      <w:proofErr w:type="spellStart"/>
      <w:ins w:id="528" w:author="Molly McEvilley" w:date="2023-09-21T12:12:00Z">
        <w:r w:rsidR="0030670C">
          <w:rPr>
            <w:i/>
            <w:iCs/>
          </w:rPr>
          <w:t>RentalSubsidyType</w:t>
        </w:r>
      </w:ins>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67BB1FB4"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del w:id="529" w:author="Molly McEvilley" w:date="2023-09-21T12:12:00Z">
        <w:r w:rsidRPr="00277F30" w:rsidDel="0030670C">
          <w:rPr>
            <w:i/>
            <w:iCs/>
          </w:rPr>
          <w:delText>LivingSituationSubsidyType</w:delText>
        </w:r>
      </w:del>
      <w:proofErr w:type="spellStart"/>
      <w:ins w:id="530" w:author="Molly McEvilley" w:date="2023-09-21T12:12:00Z">
        <w:r w:rsidR="0030670C">
          <w:rPr>
            <w:i/>
            <w:iCs/>
          </w:rPr>
          <w:t>RentalSubsidyType</w:t>
        </w:r>
      </w:ins>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10BC248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del w:id="531" w:author="Molly McEvilley" w:date="2023-09-21T12:12:00Z">
        <w:r w:rsidRPr="00277F30" w:rsidDel="0030670C">
          <w:rPr>
            <w:i/>
            <w:iCs/>
          </w:rPr>
          <w:delText>LivingSituationSubsidyType</w:delText>
        </w:r>
      </w:del>
      <w:proofErr w:type="spellStart"/>
      <w:ins w:id="532" w:author="Molly McEvilley" w:date="2023-09-21T12:12:00Z">
        <w:r w:rsidR="0030670C">
          <w:rPr>
            <w:i/>
            <w:iCs/>
          </w:rPr>
          <w:t>RentalSubsidyType</w:t>
        </w:r>
      </w:ins>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lastRenderedPageBreak/>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33" w:name="_EST/RRH/PSHDestination–_LSAHousehol"/>
      <w:bookmarkStart w:id="534" w:name="_Toc37849785"/>
      <w:bookmarkStart w:id="535" w:name="_Toc140489957"/>
      <w:bookmarkEnd w:id="533"/>
      <w:r>
        <w:t>EST/RRH/</w:t>
      </w:r>
      <w:proofErr w:type="spellStart"/>
      <w:r>
        <w:t>PSHDestination</w:t>
      </w:r>
      <w:proofErr w:type="spellEnd"/>
      <w:r w:rsidR="006F09FD">
        <w:t xml:space="preserve"> </w:t>
      </w:r>
      <w:r>
        <w:t xml:space="preserve">– </w:t>
      </w:r>
      <w:proofErr w:type="spellStart"/>
      <w:r w:rsidRPr="00C52062">
        <w:t>LSAHousehold</w:t>
      </w:r>
      <w:bookmarkEnd w:id="534"/>
      <w:bookmarkEnd w:id="535"/>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lastRenderedPageBreak/>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36" w:name="_Toc37849786"/>
    </w:p>
    <w:p w14:paraId="62F91D64" w14:textId="01BA0CD7" w:rsidR="0019166A" w:rsidRDefault="0019166A" w:rsidP="0088191A">
      <w:pPr>
        <w:pStyle w:val="Heading2"/>
      </w:pPr>
      <w:bookmarkStart w:id="537" w:name="_Toc140489958"/>
      <w:r w:rsidRPr="00EE1280">
        <w:t>EST/RRH/PSH</w:t>
      </w:r>
      <w:r>
        <w:t xml:space="preserve"> Population Identifiers</w:t>
      </w:r>
      <w:bookmarkEnd w:id="536"/>
      <w:bookmarkEnd w:id="537"/>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lastRenderedPageBreak/>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lastRenderedPageBreak/>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pPr>
            <w:r>
              <w:t>Priority</w:t>
            </w:r>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pPr>
            <w:r>
              <w:t>1</w:t>
            </w:r>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pPr>
            <w:r>
              <w:t>2</w:t>
            </w:r>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pPr>
            <w:r>
              <w:t>3</w:t>
            </w:r>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38" w:name="_Toc37849787"/>
      <w:bookmarkStart w:id="539" w:name="_Toc140489959"/>
      <w:r w:rsidRPr="00EE1280">
        <w:t>System Engagement</w:t>
      </w:r>
      <w:r w:rsidRPr="00C52062">
        <w:t xml:space="preserve"> Status and Return Time</w:t>
      </w:r>
      <w:bookmarkEnd w:id="538"/>
      <w:bookmarkEnd w:id="53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20"/>
    <w:bookmarkEnd w:id="52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lastRenderedPageBreak/>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lastRenderedPageBreak/>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22"/>
      <w:bookmarkEnd w:id="523"/>
    </w:tbl>
    <w:p w14:paraId="0E1486B3" w14:textId="77777777" w:rsidR="00300425" w:rsidRDefault="00300425" w:rsidP="008F2C7B"/>
    <w:p w14:paraId="54D9E0C2" w14:textId="71BC3D12" w:rsidR="00466A69" w:rsidRDefault="00466A69" w:rsidP="0088191A">
      <w:pPr>
        <w:pStyle w:val="Heading2"/>
      </w:pPr>
      <w:bookmarkStart w:id="540" w:name="_Dates_Housed_in"/>
      <w:bookmarkStart w:id="541" w:name="_Toc37849788"/>
      <w:bookmarkStart w:id="542" w:name="_Toc140489960"/>
      <w:bookmarkEnd w:id="540"/>
      <w:proofErr w:type="spellStart"/>
      <w:r w:rsidRPr="00EE1280">
        <w:t>RRHPreMoveInDays</w:t>
      </w:r>
      <w:proofErr w:type="spellEnd"/>
      <w:r w:rsidRPr="00EE1280">
        <w:t xml:space="preserve"> </w:t>
      </w:r>
      <w:r w:rsidR="007E42C3">
        <w:t>–</w:t>
      </w:r>
      <w:r>
        <w:t xml:space="preserve"> </w:t>
      </w:r>
      <w:proofErr w:type="spellStart"/>
      <w:r>
        <w:t>LSAHousehold</w:t>
      </w:r>
      <w:bookmarkEnd w:id="541"/>
      <w:bookmarkEnd w:id="542"/>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lastRenderedPageBreak/>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43" w:name="_Dates_Housed_in_1"/>
      <w:bookmarkStart w:id="544" w:name="_Toc37849789"/>
      <w:bookmarkStart w:id="545" w:name="_Toc140489961"/>
      <w:bookmarkEnd w:id="543"/>
      <w:r>
        <w:t>Dates Housed in PSH or RRH (</w:t>
      </w:r>
      <w:proofErr w:type="spellStart"/>
      <w:r>
        <w:t>sys_Time</w:t>
      </w:r>
      <w:proofErr w:type="spellEnd"/>
      <w:r>
        <w:t>)</w:t>
      </w:r>
      <w:bookmarkEnd w:id="544"/>
      <w:bookmarkEnd w:id="54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lastRenderedPageBreak/>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lastRenderedPageBreak/>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546" w:name="_Toc37849790"/>
      <w:bookmarkStart w:id="547" w:name="_Toc140489962"/>
      <w:r>
        <w:t>Get Last Inactive Date</w:t>
      </w:r>
      <w:bookmarkEnd w:id="546"/>
      <w:bookmarkEnd w:id="54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lastRenderedPageBreak/>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48" w:name="_Toc37849791"/>
      <w:bookmarkStart w:id="549" w:name="_Toc140489963"/>
      <w:r>
        <w:lastRenderedPageBreak/>
        <w:t>Get Dates of Other System Use (</w:t>
      </w:r>
      <w:proofErr w:type="spellStart"/>
      <w:r>
        <w:t>sys_Time</w:t>
      </w:r>
      <w:proofErr w:type="spellEnd"/>
      <w:r>
        <w:t>)</w:t>
      </w:r>
      <w:bookmarkEnd w:id="548"/>
      <w:bookmarkEnd w:id="54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550" w:name="_Get_Other_Dates"/>
      <w:bookmarkStart w:id="551" w:name="_Toc37849792"/>
      <w:bookmarkStart w:id="552" w:name="_Toc140489964"/>
      <w:bookmarkEnd w:id="550"/>
      <w:r>
        <w:t>Get Other Dates Homeless from 3.917A/B Living Situation</w:t>
      </w:r>
      <w:bookmarkEnd w:id="551"/>
      <w:bookmarkEnd w:id="55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553" w:name="_Toc37849793"/>
      <w:bookmarkStart w:id="554" w:name="_Toc140489965"/>
      <w:r>
        <w:lastRenderedPageBreak/>
        <w:t xml:space="preserve">Set System Use Days for </w:t>
      </w:r>
      <w:proofErr w:type="spellStart"/>
      <w:r>
        <w:t>LSAHousehold</w:t>
      </w:r>
      <w:bookmarkEnd w:id="553"/>
      <w:bookmarkEnd w:id="554"/>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55" w:name="_Toc29188247"/>
      <w:bookmarkStart w:id="556" w:name="_Toc31197261"/>
      <w:bookmarkStart w:id="557" w:name="_Toc29188248"/>
      <w:bookmarkStart w:id="558" w:name="_Toc31197262"/>
      <w:bookmarkStart w:id="559" w:name="_Toc29188249"/>
      <w:bookmarkStart w:id="560" w:name="_Toc31197263"/>
      <w:bookmarkStart w:id="561" w:name="_Toc29188250"/>
      <w:bookmarkStart w:id="562" w:name="_Toc31197264"/>
      <w:bookmarkStart w:id="563" w:name="_Get_Enrollments_Relevant_1"/>
      <w:bookmarkStart w:id="564" w:name="_Toc34145101"/>
      <w:bookmarkStart w:id="565" w:name="_Toc34145102"/>
      <w:bookmarkStart w:id="566" w:name="_Toc34145103"/>
      <w:bookmarkStart w:id="567" w:name="_Toc34145154"/>
      <w:bookmarkStart w:id="568" w:name="_Toc34145155"/>
      <w:bookmarkStart w:id="569" w:name="_Toc34145182"/>
      <w:bookmarkStart w:id="570" w:name="_Toc34145183"/>
      <w:bookmarkStart w:id="571" w:name="_Toc34145184"/>
      <w:bookmarkStart w:id="572" w:name="_Toc34145185"/>
      <w:bookmarkStart w:id="573" w:name="_Toc34145186"/>
      <w:bookmarkStart w:id="574" w:name="_Toc34145187"/>
      <w:bookmarkStart w:id="575" w:name="_Toc34145188"/>
      <w:bookmarkStart w:id="576" w:name="_Toc34145189"/>
      <w:bookmarkStart w:id="577" w:name="_Toc34145190"/>
      <w:bookmarkStart w:id="578" w:name="_Toc34145191"/>
      <w:bookmarkStart w:id="579" w:name="_Toc34145192"/>
      <w:bookmarkStart w:id="580" w:name="_Toc34145193"/>
      <w:bookmarkStart w:id="581" w:name="_Toc34145194"/>
      <w:bookmarkStart w:id="582" w:name="_Toc34145195"/>
      <w:bookmarkStart w:id="583" w:name="_Toc34145196"/>
      <w:bookmarkStart w:id="584" w:name="_Toc34145197"/>
      <w:bookmarkStart w:id="585" w:name="_Toc34145198"/>
      <w:bookmarkStart w:id="586" w:name="_Toc34145199"/>
      <w:bookmarkStart w:id="587" w:name="_Toc34145200"/>
      <w:bookmarkStart w:id="588" w:name="_Toc34145201"/>
      <w:bookmarkStart w:id="589" w:name="_Toc34145202"/>
      <w:bookmarkStart w:id="590" w:name="_Toc34145203"/>
      <w:bookmarkStart w:id="591" w:name="_Toc34145204"/>
      <w:bookmarkStart w:id="592" w:name="_Toc34145205"/>
      <w:bookmarkStart w:id="593" w:name="_Toc34145206"/>
      <w:bookmarkStart w:id="594" w:name="_Toc34145207"/>
      <w:bookmarkStart w:id="595" w:name="_Toc34145208"/>
      <w:bookmarkStart w:id="596" w:name="_Toc34145209"/>
      <w:bookmarkStart w:id="597" w:name="_Toc34145210"/>
      <w:bookmarkStart w:id="598" w:name="_Toc34145211"/>
      <w:bookmarkStart w:id="599" w:name="_Toc34145212"/>
      <w:bookmarkStart w:id="600" w:name="_Toc34145213"/>
      <w:bookmarkStart w:id="601" w:name="_Toc34145214"/>
      <w:bookmarkStart w:id="602" w:name="_Toc34145215"/>
      <w:bookmarkStart w:id="603" w:name="_Toc34145252"/>
      <w:bookmarkStart w:id="604" w:name="_Toc34145253"/>
      <w:bookmarkStart w:id="605" w:name="_Toc34145254"/>
      <w:bookmarkStart w:id="606" w:name="_Toc34145255"/>
      <w:bookmarkStart w:id="607" w:name="_Toc29188252"/>
      <w:bookmarkStart w:id="608" w:name="_Toc31197266"/>
      <w:bookmarkStart w:id="609" w:name="_Get_Last_Inactive"/>
      <w:bookmarkStart w:id="610" w:name="_Toc34145256"/>
      <w:bookmarkStart w:id="611" w:name="_Toc34145257"/>
      <w:bookmarkStart w:id="612" w:name="_Toc34145258"/>
      <w:bookmarkStart w:id="613" w:name="_Toc34145283"/>
      <w:bookmarkStart w:id="614" w:name="_Toc34145288"/>
      <w:bookmarkStart w:id="615" w:name="_Toc34145289"/>
      <w:bookmarkStart w:id="616" w:name="_Toc34145290"/>
      <w:bookmarkStart w:id="617" w:name="_Toc34145291"/>
      <w:bookmarkStart w:id="618" w:name="_Toc34145292"/>
      <w:bookmarkStart w:id="619" w:name="_Toc34145293"/>
      <w:bookmarkStart w:id="620" w:name="_Toc34145294"/>
      <w:bookmarkStart w:id="621" w:name="_Toc525229485"/>
      <w:bookmarkStart w:id="622" w:name="_Toc34145295"/>
      <w:bookmarkStart w:id="623" w:name="_Toc34145296"/>
      <w:bookmarkStart w:id="624" w:name="_Toc34145297"/>
      <w:bookmarkStart w:id="625" w:name="_Toc34145326"/>
      <w:bookmarkStart w:id="626" w:name="_Toc34145327"/>
      <w:bookmarkStart w:id="627" w:name="_Toc34145338"/>
      <w:bookmarkStart w:id="628" w:name="_Toc34145339"/>
      <w:bookmarkStart w:id="629" w:name="_Toc34145340"/>
      <w:bookmarkStart w:id="630" w:name="_Toc34145341"/>
      <w:bookmarkStart w:id="631" w:name="_Toc34145342"/>
      <w:bookmarkStart w:id="632" w:name="_Toc34145343"/>
      <w:bookmarkStart w:id="633" w:name="_Toc34145344"/>
      <w:bookmarkStart w:id="634" w:name="_Toc34145360"/>
      <w:bookmarkStart w:id="635" w:name="_Toc34145386"/>
      <w:bookmarkStart w:id="636" w:name="_Toc34145387"/>
      <w:bookmarkStart w:id="637" w:name="_Toc34145388"/>
      <w:bookmarkStart w:id="638" w:name="_Toc34145423"/>
      <w:bookmarkStart w:id="639" w:name="_Toc34145424"/>
      <w:bookmarkStart w:id="640" w:name="_Toc34145435"/>
      <w:bookmarkStart w:id="641" w:name="_Toc34145436"/>
      <w:bookmarkStart w:id="642" w:name="_Toc34145437"/>
      <w:bookmarkStart w:id="643" w:name="_Toc34145438"/>
      <w:bookmarkStart w:id="644" w:name="_Toc34145439"/>
      <w:bookmarkStart w:id="645" w:name="_Toc34145440"/>
      <w:bookmarkStart w:id="646" w:name="_Toc34145441"/>
      <w:bookmarkStart w:id="647" w:name="_Toc34145442"/>
      <w:bookmarkStart w:id="648" w:name="_Toc34145443"/>
      <w:bookmarkStart w:id="649" w:name="_Toc34145444"/>
      <w:bookmarkStart w:id="650" w:name="_Toc34145445"/>
      <w:bookmarkStart w:id="651" w:name="_Toc34145446"/>
      <w:bookmarkStart w:id="652" w:name="_Toc34145447"/>
      <w:bookmarkStart w:id="653" w:name="_Toc34145448"/>
      <w:bookmarkStart w:id="654" w:name="_Toc34145449"/>
      <w:bookmarkStart w:id="655" w:name="_Toc34145450"/>
      <w:bookmarkStart w:id="656" w:name="_Toc34145451"/>
      <w:bookmarkStart w:id="657" w:name="_Toc34145452"/>
      <w:bookmarkStart w:id="658" w:name="_Toc34145463"/>
      <w:bookmarkStart w:id="659" w:name="_Toc34145464"/>
      <w:bookmarkStart w:id="660" w:name="_Toc34145465"/>
      <w:bookmarkStart w:id="661" w:name="_Toc34145466"/>
      <w:bookmarkStart w:id="662" w:name="_Toc34145489"/>
      <w:bookmarkStart w:id="663" w:name="_Toc34145490"/>
      <w:bookmarkStart w:id="664" w:name="_Toc34145491"/>
      <w:bookmarkStart w:id="665" w:name="_Toc34145492"/>
      <w:bookmarkStart w:id="666" w:name="_Toc34145493"/>
      <w:bookmarkStart w:id="667" w:name="_Toc34145494"/>
      <w:bookmarkStart w:id="668" w:name="_Toc34145495"/>
      <w:bookmarkStart w:id="669" w:name="_Toc34145496"/>
      <w:bookmarkStart w:id="670" w:name="_Toc34145497"/>
      <w:bookmarkStart w:id="671" w:name="_Toc34145498"/>
      <w:bookmarkStart w:id="672" w:name="_Toc34145499"/>
      <w:bookmarkStart w:id="673" w:name="_Toc34145500"/>
      <w:bookmarkStart w:id="674" w:name="_Toc34145501"/>
      <w:bookmarkStart w:id="675" w:name="_Toc34145502"/>
      <w:bookmarkStart w:id="676" w:name="_Toc34145503"/>
      <w:bookmarkStart w:id="677" w:name="_Toc34145504"/>
      <w:bookmarkStart w:id="678" w:name="_Toc34145505"/>
      <w:bookmarkStart w:id="679" w:name="_Toc34145506"/>
      <w:bookmarkStart w:id="680" w:name="_Toc34145507"/>
      <w:bookmarkStart w:id="681" w:name="_Toc34145508"/>
      <w:bookmarkStart w:id="682" w:name="_Toc34145509"/>
      <w:bookmarkStart w:id="683" w:name="_Toc34145510"/>
      <w:bookmarkStart w:id="684" w:name="_Toc34145511"/>
      <w:bookmarkStart w:id="685" w:name="_Toc34145512"/>
      <w:bookmarkStart w:id="686" w:name="_Toc34145513"/>
      <w:bookmarkStart w:id="687" w:name="_Toc34145514"/>
      <w:bookmarkStart w:id="688" w:name="_Toc34145515"/>
      <w:bookmarkStart w:id="689" w:name="_Toc34145516"/>
      <w:bookmarkStart w:id="690" w:name="_Toc34145517"/>
      <w:bookmarkStart w:id="691" w:name="_Toc34145518"/>
      <w:bookmarkStart w:id="692" w:name="_Toc34145519"/>
      <w:bookmarkStart w:id="693" w:name="_Toc525229489"/>
      <w:bookmarkStart w:id="694" w:name="_Toc525229490"/>
      <w:bookmarkStart w:id="695" w:name="_Toc525229491"/>
      <w:bookmarkStart w:id="696" w:name="_Toc525229492"/>
      <w:bookmarkStart w:id="697" w:name="_Toc525229493"/>
      <w:bookmarkStart w:id="698" w:name="_Toc525229494"/>
      <w:bookmarkStart w:id="699" w:name="_Toc525229495"/>
      <w:bookmarkStart w:id="700" w:name="_Toc525229496"/>
      <w:bookmarkStart w:id="701" w:name="_Toc525229497"/>
      <w:bookmarkStart w:id="702" w:name="_Update_ESHStatus_and"/>
      <w:bookmarkStart w:id="703" w:name="_Update_EST/RRH/PSHStatus"/>
      <w:bookmarkStart w:id="704" w:name="_Toc37849794"/>
      <w:bookmarkStart w:id="705" w:name="_Toc140489966"/>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t>Update EST</w:t>
      </w:r>
      <w:r w:rsidR="000C20AF">
        <w:t>/</w:t>
      </w:r>
      <w:r>
        <w:t>RRH</w:t>
      </w:r>
      <w:r w:rsidR="000C20AF">
        <w:t>/PSH</w:t>
      </w:r>
      <w:r w:rsidR="0015213A">
        <w:t>/</w:t>
      </w:r>
      <w:proofErr w:type="spellStart"/>
      <w:r w:rsidR="0015213A">
        <w:t>RRHSO</w:t>
      </w:r>
      <w:r>
        <w:t>Status</w:t>
      </w:r>
      <w:bookmarkEnd w:id="704"/>
      <w:bookmarkEnd w:id="705"/>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06" w:name="_Toc37849795"/>
      <w:bookmarkStart w:id="707" w:name="_Toc140489967"/>
      <w:r w:rsidRPr="0088191A">
        <w:t>Set EST/RRH/PSHAHAR</w:t>
      </w:r>
      <w:bookmarkEnd w:id="706"/>
      <w:bookmarkEnd w:id="707"/>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08" w:name="_Toc37849796"/>
      <w:bookmarkStart w:id="709" w:name="_Toc140489968"/>
      <w:r>
        <w:lastRenderedPageBreak/>
        <w:t xml:space="preserve">Set </w:t>
      </w:r>
      <w:proofErr w:type="spellStart"/>
      <w:r>
        <w:t>SystemPath</w:t>
      </w:r>
      <w:proofErr w:type="spellEnd"/>
      <w:r>
        <w:t xml:space="preserve"> for </w:t>
      </w:r>
      <w:proofErr w:type="spellStart"/>
      <w:r>
        <w:t>LSAHousehold</w:t>
      </w:r>
      <w:bookmarkEnd w:id="708"/>
      <w:bookmarkEnd w:id="709"/>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10" w:name="_HMIS_Business_Logic:_3"/>
      <w:bookmarkStart w:id="711" w:name="_Toc37849797"/>
      <w:bookmarkStart w:id="712" w:name="_Toc140489969"/>
      <w:bookmarkEnd w:id="710"/>
      <w:proofErr w:type="spellStart"/>
      <w:r>
        <w:t>LSAHousehold</w:t>
      </w:r>
      <w:bookmarkEnd w:id="711"/>
      <w:bookmarkEnd w:id="712"/>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 xml:space="preserve">For </w:t>
      </w:r>
      <w:proofErr w:type="gramStart"/>
      <w:r>
        <w:t>export</w:t>
      </w:r>
      <w:proofErr w:type="gramEnd"/>
      <w:r>
        <w: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13" w:name="_HMIS_Business_Logic:_5"/>
      <w:bookmarkStart w:id="714" w:name="_Toc37849798"/>
      <w:bookmarkStart w:id="715" w:name="_Toc140489970"/>
      <w:bookmarkEnd w:id="713"/>
      <w:r w:rsidRPr="00C52062">
        <w:lastRenderedPageBreak/>
        <w:t>HMIS Business Logic</w:t>
      </w:r>
      <w:r>
        <w:t>:</w:t>
      </w:r>
      <w:r w:rsidR="005A642F">
        <w:t xml:space="preserve"> </w:t>
      </w:r>
      <w:proofErr w:type="spellStart"/>
      <w:r>
        <w:t>LSAExit</w:t>
      </w:r>
      <w:bookmarkEnd w:id="714"/>
      <w:bookmarkEnd w:id="715"/>
      <w:proofErr w:type="spellEnd"/>
    </w:p>
    <w:p w14:paraId="73967B66" w14:textId="71A17AB4" w:rsidR="007B5290" w:rsidRDefault="007B5290" w:rsidP="007B5290">
      <w:bookmarkStart w:id="716" w:name="_Toc34145524"/>
      <w:bookmarkStart w:id="717" w:name="_Toc34145525"/>
      <w:bookmarkStart w:id="718" w:name="_Toc34145526"/>
      <w:bookmarkStart w:id="719" w:name="_Toc34145527"/>
      <w:bookmarkEnd w:id="716"/>
      <w:bookmarkEnd w:id="717"/>
      <w:bookmarkEnd w:id="718"/>
      <w:bookmarkEnd w:id="719"/>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20" w:name="_Identify_Qualifying_Exits"/>
      <w:bookmarkStart w:id="721" w:name="_Toc37849799"/>
      <w:bookmarkStart w:id="722" w:name="_Toc140489971"/>
      <w:bookmarkEnd w:id="720"/>
      <w:r>
        <w:t xml:space="preserve">Identify </w:t>
      </w:r>
      <w:r w:rsidR="0031059A">
        <w:t>Qualifying</w:t>
      </w:r>
      <w:r w:rsidR="00D96057">
        <w:t xml:space="preserve"> Exits</w:t>
      </w:r>
      <w:r w:rsidR="002C5DCB">
        <w:t xml:space="preserve"> </w:t>
      </w:r>
      <w:r w:rsidR="00DB35F0">
        <w:t>in Exit Cohort Periods</w:t>
      </w:r>
      <w:bookmarkEnd w:id="721"/>
      <w:bookmarkEnd w:id="722"/>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23" w:name="_Toc37973285"/>
      <w:bookmarkStart w:id="724" w:name="_Toc37973840"/>
      <w:bookmarkStart w:id="725" w:name="_Toc37974391"/>
      <w:bookmarkStart w:id="726" w:name="_Toc37974943"/>
      <w:bookmarkStart w:id="727" w:name="_Toc37973841"/>
      <w:bookmarkStart w:id="728" w:name="_Toc37974392"/>
      <w:bookmarkStart w:id="729" w:name="_Toc37974944"/>
      <w:bookmarkStart w:id="730" w:name="_Toc31197276"/>
      <w:bookmarkStart w:id="731" w:name="_Toc31197277"/>
      <w:bookmarkStart w:id="732" w:name="_Toc31197278"/>
      <w:bookmarkStart w:id="733" w:name="_Toc31197279"/>
      <w:bookmarkStart w:id="734" w:name="_Toc31197280"/>
      <w:bookmarkStart w:id="735" w:name="_Toc31197281"/>
      <w:bookmarkStart w:id="736" w:name="_Toc37973417"/>
      <w:bookmarkStart w:id="737" w:name="_Toc37973970"/>
      <w:bookmarkStart w:id="738" w:name="_Toc37974521"/>
      <w:bookmarkStart w:id="739" w:name="_Toc37975073"/>
      <w:bookmarkStart w:id="740" w:name="_Toc37849800"/>
      <w:bookmarkStart w:id="741" w:name="_Toc14048997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r>
        <w:t xml:space="preserve">Select </w:t>
      </w:r>
      <w:r w:rsidR="00BE4030">
        <w:t>Reportable Exits</w:t>
      </w:r>
      <w:bookmarkEnd w:id="740"/>
      <w:bookmarkEnd w:id="741"/>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lastRenderedPageBreak/>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lastRenderedPageBreak/>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42" w:name="_Toc34145531"/>
      <w:bookmarkStart w:id="743" w:name="_Toc34145532"/>
      <w:bookmarkStart w:id="744" w:name="_Toc34145533"/>
      <w:bookmarkStart w:id="745" w:name="_Toc34145534"/>
      <w:bookmarkStart w:id="746" w:name="_Toc34145555"/>
      <w:bookmarkStart w:id="747" w:name="_Toc34145628"/>
      <w:bookmarkStart w:id="748" w:name="_Toc34145629"/>
      <w:bookmarkStart w:id="749" w:name="_Toc34145630"/>
      <w:bookmarkStart w:id="750" w:name="_Toc34145631"/>
      <w:bookmarkStart w:id="751" w:name="_Toc34145632"/>
      <w:bookmarkStart w:id="752" w:name="_Toc34145633"/>
      <w:bookmarkStart w:id="753" w:name="_Toc34145674"/>
      <w:bookmarkStart w:id="754" w:name="_Toc37849801"/>
      <w:bookmarkStart w:id="755" w:name="_Toc140489973"/>
      <w:bookmarkEnd w:id="742"/>
      <w:bookmarkEnd w:id="743"/>
      <w:bookmarkEnd w:id="744"/>
      <w:bookmarkEnd w:id="745"/>
      <w:bookmarkEnd w:id="746"/>
      <w:bookmarkEnd w:id="747"/>
      <w:bookmarkEnd w:id="748"/>
      <w:bookmarkEnd w:id="749"/>
      <w:bookmarkEnd w:id="750"/>
      <w:bookmarkEnd w:id="751"/>
      <w:bookmarkEnd w:id="752"/>
      <w:bookmarkEnd w:id="753"/>
      <w:r>
        <w:t xml:space="preserve">Set </w:t>
      </w:r>
      <w:proofErr w:type="spellStart"/>
      <w:r w:rsidR="0018056C" w:rsidRPr="00655B0F">
        <w:t>ReturnTime</w:t>
      </w:r>
      <w:proofErr w:type="spellEnd"/>
      <w:r>
        <w:t xml:space="preserve"> for Exit Cohort Households</w:t>
      </w:r>
      <w:bookmarkEnd w:id="754"/>
      <w:bookmarkEnd w:id="755"/>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lastRenderedPageBreak/>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56" w:name="_Toc511182504"/>
      <w:bookmarkStart w:id="757" w:name="_Set_Population_Identifiers"/>
      <w:bookmarkStart w:id="758" w:name="_Toc78368774"/>
      <w:bookmarkStart w:id="759" w:name="_Toc140489974"/>
      <w:bookmarkStart w:id="760" w:name="_Toc37849802"/>
      <w:bookmarkEnd w:id="756"/>
      <w:bookmarkEnd w:id="757"/>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758"/>
      <w:bookmarkEnd w:id="759"/>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lastRenderedPageBreak/>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761" w:author="Molly McEvilley" w:date="2023-08-31T12:20:00Z"/>
        </w:rPr>
      </w:pPr>
      <w:r>
        <w:t xml:space="preserve">Set </w:t>
      </w:r>
      <w:r w:rsidR="00773480">
        <w:t>to</w:t>
      </w:r>
      <w:r w:rsidR="005846C0">
        <w:t xml:space="preserve"> </w:t>
      </w:r>
      <w:del w:id="762"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763"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764" w:author="Molly McEvilley" w:date="2023-08-31T12:22:00Z"/>
        </w:rPr>
      </w:pPr>
      <w:del w:id="765"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766"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7627DF35" w:rsidR="007A7910" w:rsidRDefault="007A7910" w:rsidP="007A7910">
      <w:pPr>
        <w:rPr>
          <w:ins w:id="767" w:author="Molly McEvilley" w:date="2023-08-31T12:23:00Z"/>
        </w:rPr>
      </w:pPr>
      <w:ins w:id="768" w:author="Molly McEvilley" w:date="2023-08-31T12:23:00Z">
        <w:r>
          <w:t xml:space="preserve">Set to 99 if the value is NULL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 </w:t>
        </w:r>
      </w:ins>
    </w:p>
    <w:p w14:paraId="5975D2AF" w14:textId="1D45E7D8" w:rsidR="002640DE" w:rsidRDefault="002640DE" w:rsidP="001253B6">
      <w:ins w:id="769" w:author="Molly McEvilley" w:date="2023-08-31T12:21:00Z">
        <w:r>
          <w:t xml:space="preserve">Otherwise, set to </w:t>
        </w:r>
      </w:ins>
      <w:ins w:id="770" w:author="Molly McEvilley" w:date="2023-08-31T12:23:00Z">
        <w:r w:rsidR="007A7910">
          <w:t>0</w:t>
        </w:r>
      </w:ins>
      <w:ins w:id="771"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lastRenderedPageBreak/>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772" w:name="_Toc78368775"/>
      <w:bookmarkStart w:id="773"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772"/>
      <w:bookmarkEnd w:id="773"/>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lastRenderedPageBreak/>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774" w:name="_Toc78368776"/>
      <w:bookmarkStart w:id="775"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774"/>
      <w:bookmarkEnd w:id="775"/>
    </w:p>
    <w:p w14:paraId="5940EA9C" w14:textId="12E7F3D2" w:rsidR="00D66141" w:rsidRPr="00C666E3" w:rsidRDefault="00D66141" w:rsidP="00E46A61"/>
    <w:p w14:paraId="038F7DA1" w14:textId="77777777" w:rsidR="005846C0" w:rsidRDefault="005846C0" w:rsidP="005846C0">
      <w:pPr>
        <w:pStyle w:val="Heading3"/>
      </w:pPr>
      <w:r>
        <w:lastRenderedPageBreak/>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lastRenderedPageBreak/>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776" w:name="_Toc78368777"/>
      <w:bookmarkStart w:id="777"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776"/>
      <w:bookmarkEnd w:id="777"/>
    </w:p>
    <w:p w14:paraId="3ED3488F" w14:textId="0F8E5DCE" w:rsidR="00112C68" w:rsidRPr="00C666E3" w:rsidRDefault="00112C68" w:rsidP="00E46A61"/>
    <w:p w14:paraId="4EAD2F52" w14:textId="77777777" w:rsidR="005846C0" w:rsidRDefault="005846C0" w:rsidP="005846C0">
      <w:pPr>
        <w:pStyle w:val="Heading3"/>
      </w:pPr>
      <w:r>
        <w:lastRenderedPageBreak/>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778" w:name="_Toc78368778"/>
      <w:bookmarkStart w:id="779"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778"/>
      <w:bookmarkEnd w:id="779"/>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lastRenderedPageBreak/>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780" w:name="_Toc140489979"/>
      <w:r>
        <w:t>Set Population Identifiers for Exit Cohort Households</w:t>
      </w:r>
      <w:bookmarkEnd w:id="760"/>
      <w:bookmarkEnd w:id="780"/>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lastRenderedPageBreak/>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w:t>
            </w:r>
            <w:proofErr w:type="gramStart"/>
            <w:r>
              <w:t>any</w:t>
            </w:r>
            <w:proofErr w:type="gramEnd"/>
            <w:r>
              <w:t xml:space="preserve">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781" w:author="Molly McEvilley" w:date="2023-09-21T11:38:00Z"/>
        </w:rPr>
      </w:pPr>
      <w:r>
        <w:t xml:space="preserve">Set </w:t>
      </w:r>
      <w:proofErr w:type="spellStart"/>
      <w:r>
        <w:rPr>
          <w:b/>
          <w:bCs/>
        </w:rPr>
        <w:t>HHFleeingDV</w:t>
      </w:r>
      <w:proofErr w:type="spellEnd"/>
      <w:r>
        <w:t xml:space="preserve"> </w:t>
      </w:r>
      <w:del w:id="782" w:author="Molly McEvilley" w:date="2023-09-21T11:37:00Z">
        <w:r w:rsidDel="003F4EA8">
          <w:delText xml:space="preserve">to the first value in the table below </w:delText>
        </w:r>
      </w:del>
      <w:del w:id="783" w:author="Molly McEvilley" w:date="2023-09-21T11:35:00Z">
        <w:r w:rsidDel="00BC76EE">
          <w:delText>that occurs in tlsa_HHID.</w:delText>
        </w:r>
        <w:r w:rsidDel="00BC76EE">
          <w:rPr>
            <w:b/>
            <w:bCs/>
          </w:rPr>
          <w:delText>HHFleeingDV</w:delText>
        </w:r>
        <w:r w:rsidDel="00BC76EE">
          <w:delText xml:space="preserve"> </w:delText>
        </w:r>
      </w:del>
      <w:ins w:id="784" w:author="Molly McEvilley" w:date="2023-09-21T11:36:00Z">
        <w:r w:rsidR="00FB7315">
          <w:t xml:space="preserve">based on </w:t>
        </w:r>
        <w:proofErr w:type="spellStart"/>
        <w:r w:rsidR="003F4EA8">
          <w:t>tlsa_Enrollment</w:t>
        </w:r>
        <w:proofErr w:type="spellEnd"/>
        <w:r w:rsidR="003F4EA8">
          <w:t xml:space="preserve"> for</w:t>
        </w:r>
      </w:ins>
      <w:ins w:id="785"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786" w:author="Molly McEvilley" w:date="2023-09-21T11:36:00Z">
        <w:r w:rsidR="00325398" w:rsidRPr="0069184D">
          <w:rPr>
            <w:b/>
            <w:bCs/>
          </w:rPr>
          <w:t>CohortStart</w:t>
        </w:r>
        <w:proofErr w:type="spellEnd"/>
        <w:r w:rsidR="00325398">
          <w:t xml:space="preserve"> </w:t>
        </w:r>
      </w:ins>
      <w:ins w:id="787" w:author="Molly McEvilley" w:date="2023-09-21T11:38:00Z">
        <w:r w:rsidR="0069184D">
          <w:t xml:space="preserve">where </w:t>
        </w:r>
        <w:proofErr w:type="spellStart"/>
        <w:r w:rsidR="0069184D" w:rsidRPr="0069184D">
          <w:rPr>
            <w:b/>
            <w:bCs/>
          </w:rPr>
          <w:t>HouseholdID</w:t>
        </w:r>
        <w:proofErr w:type="spellEnd"/>
        <w:r w:rsidR="0069184D">
          <w:t xml:space="preserve"> = </w:t>
        </w:r>
      </w:ins>
      <w:del w:id="788" w:author="Molly McEvilley" w:date="2023-09-21T11:38:00Z">
        <w:r w:rsidDel="0069184D">
          <w:delText xml:space="preserve">for the same </w:delText>
        </w:r>
      </w:del>
      <w:del w:id="789" w:author="Molly McEvilley" w:date="2023-09-21T11:37:00Z">
        <w:r w:rsidRPr="00C24886" w:rsidDel="005B38A2">
          <w:rPr>
            <w:b/>
            <w:bCs/>
          </w:rPr>
          <w:delText>HoHID</w:delText>
        </w:r>
        <w:r w:rsidDel="005B38A2">
          <w:delText xml:space="preserve"> </w:delText>
        </w:r>
      </w:del>
      <w:proofErr w:type="spellStart"/>
      <w:ins w:id="790" w:author="Molly McEvilley" w:date="2023-09-21T11:37:00Z">
        <w:r w:rsidR="005B38A2">
          <w:rPr>
            <w:b/>
            <w:bCs/>
          </w:rPr>
          <w:t>QualifyingExitHHID</w:t>
        </w:r>
      </w:ins>
      <w:proofErr w:type="spellEnd"/>
      <w:del w:id="791" w:author="Molly McEvilley" w:date="2023-09-21T11:38:00Z">
        <w:r w:rsidDel="0069184D">
          <w:delText xml:space="preserve">where </w:delText>
        </w:r>
      </w:del>
      <w:del w:id="792"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793" w:author="Molly McEvilley" w:date="2023-09-21T11:38:00Z"/>
        </w:rPr>
      </w:pPr>
      <w:ins w:id="794" w:author="Molly McEvilley" w:date="2023-09-21T11:38:00Z">
        <w:r>
          <w:t>In priority order:</w:t>
        </w:r>
      </w:ins>
    </w:p>
    <w:p w14:paraId="692366E4" w14:textId="77777777" w:rsidR="0069184D" w:rsidRDefault="0069184D" w:rsidP="0069184D">
      <w:pPr>
        <w:rPr>
          <w:ins w:id="795" w:author="Molly McEvilley" w:date="2023-09-21T11:38:00Z"/>
          <w:rFonts w:cstheme="minorHAnsi"/>
        </w:rPr>
      </w:pPr>
      <w:proofErr w:type="spellStart"/>
      <w:ins w:id="796"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797" w:author="Molly McEvilley" w:date="2023-09-21T11:38:00Z"/>
          <w:rFonts w:cstheme="minorHAnsi"/>
        </w:rPr>
      </w:pPr>
      <w:proofErr w:type="spellStart"/>
      <w:ins w:id="798"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rsidTr="00EC0080">
        <w:trPr>
          <w:cnfStyle w:val="100000000000" w:firstRow="1" w:lastRow="0" w:firstColumn="0" w:lastColumn="0" w:oddVBand="0" w:evenVBand="0" w:oddHBand="0" w:evenHBand="0" w:firstRowFirstColumn="0" w:firstRowLastColumn="0" w:lastRowFirstColumn="0" w:lastRowLastColumn="0"/>
          <w:cantSplit/>
          <w:trHeight w:val="216"/>
          <w:tblHeader/>
          <w:ins w:id="799" w:author="Molly McEvilley" w:date="2023-09-21T11:38:00Z"/>
        </w:trPr>
        <w:tc>
          <w:tcPr>
            <w:tcW w:w="2037" w:type="dxa"/>
          </w:tcPr>
          <w:p w14:paraId="4438BEC0" w14:textId="77777777" w:rsidR="0069184D" w:rsidRPr="008743AE" w:rsidRDefault="0069184D" w:rsidP="00EC0080">
            <w:pPr>
              <w:pStyle w:val="NoSpacing"/>
              <w:rPr>
                <w:ins w:id="800" w:author="Molly McEvilley" w:date="2023-09-21T11:38:00Z"/>
              </w:rPr>
            </w:pPr>
            <w:proofErr w:type="spellStart"/>
            <w:ins w:id="801" w:author="Molly McEvilley" w:date="2023-09-21T11:38:00Z">
              <w:r>
                <w:t>tlsa_Person.DVStatus</w:t>
              </w:r>
              <w:proofErr w:type="spellEnd"/>
            </w:ins>
          </w:p>
        </w:tc>
        <w:tc>
          <w:tcPr>
            <w:tcW w:w="4576" w:type="dxa"/>
          </w:tcPr>
          <w:p w14:paraId="4FFAB087" w14:textId="77777777" w:rsidR="0069184D" w:rsidRPr="008743AE" w:rsidRDefault="0069184D" w:rsidP="00EC0080">
            <w:pPr>
              <w:pStyle w:val="NoSpacing"/>
              <w:rPr>
                <w:ins w:id="802" w:author="Molly McEvilley" w:date="2023-09-21T11:38:00Z"/>
                <w:b w:val="0"/>
                <w:bCs w:val="0"/>
              </w:rPr>
            </w:pPr>
            <w:ins w:id="803" w:author="Molly McEvilley" w:date="2023-09-21T11:38:00Z">
              <w:r w:rsidRPr="008743AE">
                <w:t>LSA Category</w:t>
              </w:r>
            </w:ins>
          </w:p>
        </w:tc>
        <w:tc>
          <w:tcPr>
            <w:tcW w:w="2562" w:type="dxa"/>
          </w:tcPr>
          <w:p w14:paraId="5F5310A5" w14:textId="77777777" w:rsidR="0069184D" w:rsidRPr="008743AE" w:rsidRDefault="0069184D" w:rsidP="00EC0080">
            <w:pPr>
              <w:pStyle w:val="NoSpacing"/>
              <w:rPr>
                <w:ins w:id="804" w:author="Molly McEvilley" w:date="2023-09-21T11:38:00Z"/>
              </w:rPr>
            </w:pPr>
            <w:proofErr w:type="spellStart"/>
            <w:ins w:id="805" w:author="Molly McEvilley" w:date="2023-09-21T11:38:00Z">
              <w:r>
                <w:t>tlsa_HHID.HHFleeingDV</w:t>
              </w:r>
              <w:proofErr w:type="spellEnd"/>
            </w:ins>
          </w:p>
        </w:tc>
      </w:tr>
      <w:tr w:rsidR="0069184D" w:rsidRPr="00577A54" w14:paraId="2F207A8B" w14:textId="77777777" w:rsidTr="00EC0080">
        <w:trPr>
          <w:cnfStyle w:val="000000100000" w:firstRow="0" w:lastRow="0" w:firstColumn="0" w:lastColumn="0" w:oddVBand="0" w:evenVBand="0" w:oddHBand="1" w:evenHBand="0" w:firstRowFirstColumn="0" w:firstRowLastColumn="0" w:lastRowFirstColumn="0" w:lastRowLastColumn="0"/>
          <w:cantSplit/>
          <w:trHeight w:val="216"/>
          <w:ins w:id="806" w:author="Molly McEvilley" w:date="2023-09-21T11:38:00Z"/>
        </w:trPr>
        <w:tc>
          <w:tcPr>
            <w:tcW w:w="2037" w:type="dxa"/>
          </w:tcPr>
          <w:p w14:paraId="286B2D28" w14:textId="77777777" w:rsidR="0069184D" w:rsidRPr="00014EE4" w:rsidRDefault="0069184D" w:rsidP="00EC0080">
            <w:pPr>
              <w:pStyle w:val="NoSpacing"/>
              <w:rPr>
                <w:ins w:id="807" w:author="Molly McEvilley" w:date="2023-09-21T11:38:00Z"/>
              </w:rPr>
            </w:pPr>
            <w:ins w:id="808" w:author="Molly McEvilley" w:date="2023-09-21T11:38:00Z">
              <w:r w:rsidRPr="00014EE4">
                <w:t>1</w:t>
              </w:r>
            </w:ins>
          </w:p>
        </w:tc>
        <w:tc>
          <w:tcPr>
            <w:tcW w:w="4576" w:type="dxa"/>
          </w:tcPr>
          <w:p w14:paraId="32B013DA" w14:textId="77777777" w:rsidR="0069184D" w:rsidRPr="00577A54" w:rsidRDefault="0069184D" w:rsidP="00EC0080">
            <w:pPr>
              <w:pStyle w:val="NoSpacing"/>
              <w:rPr>
                <w:ins w:id="809" w:author="Molly McEvilley" w:date="2023-09-21T11:38:00Z"/>
              </w:rPr>
            </w:pPr>
            <w:ins w:id="810"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rsidP="00EC0080">
            <w:pPr>
              <w:pStyle w:val="NoSpacing"/>
              <w:rPr>
                <w:ins w:id="811" w:author="Molly McEvilley" w:date="2023-09-21T11:38:00Z"/>
              </w:rPr>
            </w:pPr>
            <w:ins w:id="812" w:author="Molly McEvilley" w:date="2023-09-21T11:38:00Z">
              <w:r>
                <w:t>1</w:t>
              </w:r>
            </w:ins>
          </w:p>
        </w:tc>
      </w:tr>
      <w:tr w:rsidR="0069184D" w:rsidRPr="00577A54" w14:paraId="33904DAB" w14:textId="77777777" w:rsidTr="00EC0080">
        <w:trPr>
          <w:cnfStyle w:val="000000010000" w:firstRow="0" w:lastRow="0" w:firstColumn="0" w:lastColumn="0" w:oddVBand="0" w:evenVBand="0" w:oddHBand="0" w:evenHBand="1" w:firstRowFirstColumn="0" w:firstRowLastColumn="0" w:lastRowFirstColumn="0" w:lastRowLastColumn="0"/>
          <w:cantSplit/>
          <w:trHeight w:val="216"/>
          <w:ins w:id="813" w:author="Molly McEvilley" w:date="2023-09-21T11:38:00Z"/>
        </w:trPr>
        <w:tc>
          <w:tcPr>
            <w:tcW w:w="2037" w:type="dxa"/>
          </w:tcPr>
          <w:p w14:paraId="0C09FA92" w14:textId="77777777" w:rsidR="0069184D" w:rsidRPr="00014EE4" w:rsidRDefault="0069184D" w:rsidP="00EC0080">
            <w:pPr>
              <w:pStyle w:val="NoSpacing"/>
              <w:rPr>
                <w:ins w:id="814" w:author="Molly McEvilley" w:date="2023-09-21T11:38:00Z"/>
              </w:rPr>
            </w:pPr>
            <w:ins w:id="815" w:author="Molly McEvilley" w:date="2023-09-21T11:38:00Z">
              <w:r w:rsidRPr="00014EE4">
                <w:t>2</w:t>
              </w:r>
            </w:ins>
          </w:p>
        </w:tc>
        <w:tc>
          <w:tcPr>
            <w:tcW w:w="4576" w:type="dxa"/>
          </w:tcPr>
          <w:p w14:paraId="75DE5EDF" w14:textId="77777777" w:rsidR="0069184D" w:rsidRPr="00577A54" w:rsidRDefault="0069184D" w:rsidP="00EC0080">
            <w:pPr>
              <w:pStyle w:val="NoSpacing"/>
              <w:rPr>
                <w:ins w:id="816" w:author="Molly McEvilley" w:date="2023-09-21T11:38:00Z"/>
              </w:rPr>
            </w:pPr>
            <w:ins w:id="817"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rsidP="00EC0080">
            <w:pPr>
              <w:pStyle w:val="NoSpacing"/>
              <w:rPr>
                <w:ins w:id="818" w:author="Molly McEvilley" w:date="2023-09-21T11:38:00Z"/>
              </w:rPr>
            </w:pPr>
            <w:ins w:id="819" w:author="Molly McEvilley" w:date="2023-09-21T11:38:00Z">
              <w:r>
                <w:t>2</w:t>
              </w:r>
            </w:ins>
          </w:p>
        </w:tc>
      </w:tr>
      <w:tr w:rsidR="0069184D" w:rsidRPr="00577A54" w14:paraId="4D720B95" w14:textId="77777777" w:rsidTr="00EC0080">
        <w:trPr>
          <w:cnfStyle w:val="000000100000" w:firstRow="0" w:lastRow="0" w:firstColumn="0" w:lastColumn="0" w:oddVBand="0" w:evenVBand="0" w:oddHBand="1" w:evenHBand="0" w:firstRowFirstColumn="0" w:firstRowLastColumn="0" w:lastRowFirstColumn="0" w:lastRowLastColumn="0"/>
          <w:cantSplit/>
          <w:trHeight w:val="216"/>
          <w:ins w:id="820" w:author="Molly McEvilley" w:date="2023-09-21T11:38:00Z"/>
        </w:trPr>
        <w:tc>
          <w:tcPr>
            <w:tcW w:w="2037" w:type="dxa"/>
          </w:tcPr>
          <w:p w14:paraId="42006792" w14:textId="77777777" w:rsidR="0069184D" w:rsidRPr="00014EE4" w:rsidRDefault="0069184D" w:rsidP="00EC0080">
            <w:pPr>
              <w:pStyle w:val="NoSpacing"/>
              <w:rPr>
                <w:ins w:id="821" w:author="Molly McEvilley" w:date="2023-09-21T11:38:00Z"/>
              </w:rPr>
            </w:pPr>
            <w:ins w:id="822" w:author="Molly McEvilley" w:date="2023-09-21T11:38:00Z">
              <w:r w:rsidRPr="00014EE4">
                <w:t>3</w:t>
              </w:r>
            </w:ins>
          </w:p>
        </w:tc>
        <w:tc>
          <w:tcPr>
            <w:tcW w:w="4576" w:type="dxa"/>
          </w:tcPr>
          <w:p w14:paraId="24922CB3" w14:textId="77777777" w:rsidR="0069184D" w:rsidRPr="00577A54" w:rsidRDefault="0069184D" w:rsidP="00EC0080">
            <w:pPr>
              <w:pStyle w:val="NoSpacing"/>
              <w:rPr>
                <w:ins w:id="823" w:author="Molly McEvilley" w:date="2023-09-21T11:38:00Z"/>
              </w:rPr>
            </w:pPr>
            <w:ins w:id="824"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rsidP="00EC0080">
            <w:pPr>
              <w:pStyle w:val="NoSpacing"/>
              <w:rPr>
                <w:ins w:id="825" w:author="Molly McEvilley" w:date="2023-09-21T11:38:00Z"/>
              </w:rPr>
            </w:pPr>
            <w:ins w:id="826" w:author="Molly McEvilley" w:date="2023-09-21T11:38:00Z">
              <w:r>
                <w:t>2</w:t>
              </w:r>
            </w:ins>
          </w:p>
        </w:tc>
      </w:tr>
    </w:tbl>
    <w:p w14:paraId="2B334373" w14:textId="77777777" w:rsidR="0069184D" w:rsidRPr="00A6067F" w:rsidRDefault="0069184D" w:rsidP="0069184D">
      <w:pPr>
        <w:rPr>
          <w:ins w:id="827" w:author="Molly McEvilley" w:date="2023-09-21T11:38:00Z"/>
          <w:rFonts w:cstheme="minorHAnsi"/>
        </w:rPr>
      </w:pPr>
      <w:ins w:id="828"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29"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rsidTr="004B1F89">
        <w:trPr>
          <w:cnfStyle w:val="100000000000" w:firstRow="1" w:lastRow="0" w:firstColumn="0" w:lastColumn="0" w:oddVBand="0" w:evenVBand="0" w:oddHBand="0" w:evenHBand="0" w:firstRowFirstColumn="0" w:firstRowLastColumn="0" w:lastRowFirstColumn="0" w:lastRowLastColumn="0"/>
          <w:del w:id="830"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rsidP="004B1F89">
            <w:pPr>
              <w:pStyle w:val="NoSpacing"/>
              <w:rPr>
                <w:del w:id="831" w:author="Molly McEvilley" w:date="2023-09-21T11:39:00Z"/>
              </w:rPr>
            </w:pPr>
            <w:del w:id="832" w:author="Molly McEvilley" w:date="2023-09-21T11:39:00Z">
              <w:r w:rsidDel="0069184D">
                <w:delText>Priority</w:delText>
              </w:r>
            </w:del>
          </w:p>
        </w:tc>
        <w:tc>
          <w:tcPr>
            <w:tcW w:w="2700" w:type="dxa"/>
          </w:tcPr>
          <w:p w14:paraId="32BA157C" w14:textId="0EFDD9D0" w:rsidR="004610D2" w:rsidDel="0069184D" w:rsidRDefault="004610D2" w:rsidP="004B1F89">
            <w:pPr>
              <w:pStyle w:val="NoSpacing"/>
              <w:cnfStyle w:val="100000000000" w:firstRow="1" w:lastRow="0" w:firstColumn="0" w:lastColumn="0" w:oddVBand="0" w:evenVBand="0" w:oddHBand="0" w:evenHBand="0" w:firstRowFirstColumn="0" w:firstRowLastColumn="0" w:lastRowFirstColumn="0" w:lastRowLastColumn="0"/>
              <w:rPr>
                <w:del w:id="833" w:author="Molly McEvilley" w:date="2023-09-21T11:39:00Z"/>
              </w:rPr>
            </w:pPr>
            <w:del w:id="834" w:author="Molly McEvilley" w:date="2023-09-21T11:39:00Z">
              <w:r w:rsidDel="0069184D">
                <w:delText>HHFleeingDV Value</w:delText>
              </w:r>
            </w:del>
          </w:p>
        </w:tc>
      </w:tr>
      <w:tr w:rsidR="004610D2" w:rsidDel="0069184D" w14:paraId="16BFA721" w14:textId="07408E8E" w:rsidTr="004B1F89">
        <w:trPr>
          <w:cnfStyle w:val="000000100000" w:firstRow="0" w:lastRow="0" w:firstColumn="0" w:lastColumn="0" w:oddVBand="0" w:evenVBand="0" w:oddHBand="1" w:evenHBand="0" w:firstRowFirstColumn="0" w:firstRowLastColumn="0" w:lastRowFirstColumn="0" w:lastRowLastColumn="0"/>
          <w:del w:id="835"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rsidP="004B1F89">
            <w:pPr>
              <w:pStyle w:val="NoSpacing"/>
              <w:rPr>
                <w:del w:id="836" w:author="Molly McEvilley" w:date="2023-09-21T11:39:00Z"/>
              </w:rPr>
            </w:pPr>
            <w:del w:id="837" w:author="Molly McEvilley" w:date="2023-09-21T11:39:00Z">
              <w:r w:rsidDel="0069184D">
                <w:delText>1</w:delText>
              </w:r>
            </w:del>
          </w:p>
        </w:tc>
        <w:tc>
          <w:tcPr>
            <w:tcW w:w="2700" w:type="dxa"/>
          </w:tcPr>
          <w:p w14:paraId="3BD28832" w14:textId="56B8B690" w:rsidR="004610D2" w:rsidDel="0069184D" w:rsidRDefault="004610D2" w:rsidP="004B1F89">
            <w:pPr>
              <w:pStyle w:val="NoSpacing"/>
              <w:cnfStyle w:val="000000100000" w:firstRow="0" w:lastRow="0" w:firstColumn="0" w:lastColumn="0" w:oddVBand="0" w:evenVBand="0" w:oddHBand="1" w:evenHBand="0" w:firstRowFirstColumn="0" w:firstRowLastColumn="0" w:lastRowFirstColumn="0" w:lastRowLastColumn="0"/>
              <w:rPr>
                <w:del w:id="838" w:author="Molly McEvilley" w:date="2023-09-21T11:39:00Z"/>
              </w:rPr>
            </w:pPr>
            <w:del w:id="839" w:author="Molly McEvilley" w:date="2023-09-21T11:39:00Z">
              <w:r w:rsidDel="0069184D">
                <w:delText>1</w:delText>
              </w:r>
            </w:del>
          </w:p>
        </w:tc>
      </w:tr>
      <w:tr w:rsidR="004610D2" w:rsidDel="0069184D" w14:paraId="1BC7C04E" w14:textId="3154B61E" w:rsidTr="004B1F89">
        <w:trPr>
          <w:cnfStyle w:val="000000010000" w:firstRow="0" w:lastRow="0" w:firstColumn="0" w:lastColumn="0" w:oddVBand="0" w:evenVBand="0" w:oddHBand="0" w:evenHBand="1" w:firstRowFirstColumn="0" w:firstRowLastColumn="0" w:lastRowFirstColumn="0" w:lastRowLastColumn="0"/>
          <w:del w:id="840"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rsidP="004B1F89">
            <w:pPr>
              <w:pStyle w:val="NoSpacing"/>
              <w:rPr>
                <w:del w:id="841" w:author="Molly McEvilley" w:date="2023-09-21T11:39:00Z"/>
              </w:rPr>
            </w:pPr>
            <w:del w:id="842" w:author="Molly McEvilley" w:date="2023-09-21T11:39:00Z">
              <w:r w:rsidDel="0069184D">
                <w:delText>2</w:delText>
              </w:r>
            </w:del>
          </w:p>
        </w:tc>
        <w:tc>
          <w:tcPr>
            <w:tcW w:w="2700" w:type="dxa"/>
          </w:tcPr>
          <w:p w14:paraId="0590B6F6" w14:textId="18E55759" w:rsidR="004610D2" w:rsidDel="0069184D" w:rsidRDefault="004610D2" w:rsidP="004B1F89">
            <w:pPr>
              <w:pStyle w:val="NoSpacing"/>
              <w:cnfStyle w:val="000000010000" w:firstRow="0" w:lastRow="0" w:firstColumn="0" w:lastColumn="0" w:oddVBand="0" w:evenVBand="0" w:oddHBand="0" w:evenHBand="1" w:firstRowFirstColumn="0" w:firstRowLastColumn="0" w:lastRowFirstColumn="0" w:lastRowLastColumn="0"/>
              <w:rPr>
                <w:del w:id="843" w:author="Molly McEvilley" w:date="2023-09-21T11:39:00Z"/>
              </w:rPr>
            </w:pPr>
            <w:del w:id="844" w:author="Molly McEvilley" w:date="2023-09-21T11:39:00Z">
              <w:r w:rsidDel="0069184D">
                <w:delText>2</w:delText>
              </w:r>
            </w:del>
          </w:p>
        </w:tc>
      </w:tr>
      <w:tr w:rsidR="004610D2" w:rsidDel="0069184D" w14:paraId="1E296511" w14:textId="34D536F9" w:rsidTr="004B1F89">
        <w:trPr>
          <w:cnfStyle w:val="000000100000" w:firstRow="0" w:lastRow="0" w:firstColumn="0" w:lastColumn="0" w:oddVBand="0" w:evenVBand="0" w:oddHBand="1" w:evenHBand="0" w:firstRowFirstColumn="0" w:firstRowLastColumn="0" w:lastRowFirstColumn="0" w:lastRowLastColumn="0"/>
          <w:del w:id="845"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rsidP="004B1F89">
            <w:pPr>
              <w:pStyle w:val="NoSpacing"/>
              <w:rPr>
                <w:del w:id="846" w:author="Molly McEvilley" w:date="2023-09-21T11:39:00Z"/>
              </w:rPr>
            </w:pPr>
            <w:del w:id="847" w:author="Molly McEvilley" w:date="2023-09-21T11:39:00Z">
              <w:r w:rsidDel="0069184D">
                <w:delText>3</w:delText>
              </w:r>
            </w:del>
          </w:p>
        </w:tc>
        <w:tc>
          <w:tcPr>
            <w:tcW w:w="2700" w:type="dxa"/>
          </w:tcPr>
          <w:p w14:paraId="1AF0ACFF" w14:textId="3609E64F" w:rsidR="004610D2" w:rsidDel="0069184D" w:rsidRDefault="004610D2" w:rsidP="004B1F89">
            <w:pPr>
              <w:pStyle w:val="NoSpacing"/>
              <w:cnfStyle w:val="000000100000" w:firstRow="0" w:lastRow="0" w:firstColumn="0" w:lastColumn="0" w:oddVBand="0" w:evenVBand="0" w:oddHBand="1" w:evenHBand="0" w:firstRowFirstColumn="0" w:firstRowLastColumn="0" w:lastRowFirstColumn="0" w:lastRowLastColumn="0"/>
              <w:rPr>
                <w:del w:id="848" w:author="Molly McEvilley" w:date="2023-09-21T11:39:00Z"/>
              </w:rPr>
            </w:pPr>
            <w:del w:id="849"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50" w:name="_Toc37849803"/>
      <w:bookmarkStart w:id="851" w:name="_Toc140489980"/>
      <w:r>
        <w:t xml:space="preserve">Set </w:t>
      </w:r>
      <w:r w:rsidR="001C6307">
        <w:t xml:space="preserve">System Engagement </w:t>
      </w:r>
      <w:r w:rsidR="00EB1AA1">
        <w:t>Stat</w:t>
      </w:r>
      <w:r w:rsidR="001C6307">
        <w:t>us</w:t>
      </w:r>
      <w:r w:rsidR="00EB1AA1">
        <w:t xml:space="preserve"> for Exit Cohort Households</w:t>
      </w:r>
      <w:bookmarkEnd w:id="850"/>
      <w:bookmarkEnd w:id="85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lastRenderedPageBreak/>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52"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52"/>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853" w:name="_Set_SystemPath_for"/>
      <w:bookmarkEnd w:id="853"/>
    </w:p>
    <w:p w14:paraId="041815E9" w14:textId="3310CFE4" w:rsidR="0034252A" w:rsidRPr="00000B20" w:rsidRDefault="0034252A" w:rsidP="0088191A">
      <w:pPr>
        <w:pStyle w:val="Heading2"/>
      </w:pPr>
      <w:bookmarkStart w:id="854" w:name="_Toc37973422"/>
      <w:bookmarkStart w:id="855" w:name="_Toc37973975"/>
      <w:bookmarkStart w:id="856" w:name="_Toc37974526"/>
      <w:bookmarkStart w:id="857" w:name="_Toc37975078"/>
      <w:bookmarkStart w:id="858" w:name="_Toc37973500"/>
      <w:bookmarkStart w:id="859" w:name="_Toc37974053"/>
      <w:bookmarkStart w:id="860" w:name="_Toc37974604"/>
      <w:bookmarkStart w:id="861" w:name="_Toc37975156"/>
      <w:bookmarkStart w:id="862" w:name="_Toc37973564"/>
      <w:bookmarkStart w:id="863" w:name="_Toc37974117"/>
      <w:bookmarkStart w:id="864" w:name="_Toc37974668"/>
      <w:bookmarkStart w:id="865" w:name="_Toc37975157"/>
      <w:bookmarkStart w:id="866" w:name="_Toc37975196"/>
      <w:bookmarkStart w:id="867" w:name="_Toc37849805"/>
      <w:bookmarkStart w:id="868" w:name="_Toc140489981"/>
      <w:bookmarkEnd w:id="524"/>
      <w:bookmarkEnd w:id="854"/>
      <w:bookmarkEnd w:id="855"/>
      <w:bookmarkEnd w:id="856"/>
      <w:bookmarkEnd w:id="857"/>
      <w:bookmarkEnd w:id="858"/>
      <w:bookmarkEnd w:id="859"/>
      <w:bookmarkEnd w:id="860"/>
      <w:bookmarkEnd w:id="861"/>
      <w:bookmarkEnd w:id="862"/>
      <w:bookmarkEnd w:id="863"/>
      <w:bookmarkEnd w:id="864"/>
      <w:bookmarkEnd w:id="865"/>
      <w:bookmarkEnd w:id="866"/>
      <w:r w:rsidRPr="00000B20">
        <w:t>Last Inactive Date</w:t>
      </w:r>
      <w:r w:rsidR="00343642" w:rsidRPr="00000B20">
        <w:t xml:space="preserve"> for Exit Cohorts</w:t>
      </w:r>
      <w:bookmarkEnd w:id="867"/>
      <w:bookmarkEnd w:id="86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lastRenderedPageBreak/>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869" w:name="_Toc37849806"/>
      <w:bookmarkStart w:id="870"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869"/>
      <w:bookmarkEnd w:id="870"/>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lastRenderedPageBreak/>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lastRenderedPageBreak/>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871" w:name="_LSACalculated_Population_Identifier_1"/>
      <w:bookmarkStart w:id="872" w:name="_Toc31197328"/>
      <w:bookmarkStart w:id="873" w:name="_Toc31197329"/>
      <w:bookmarkStart w:id="874" w:name="_Toc31197330"/>
      <w:bookmarkStart w:id="875" w:name="_Toc31197331"/>
      <w:bookmarkStart w:id="876" w:name="_Toc31197332"/>
      <w:bookmarkStart w:id="877" w:name="_Toc31197333"/>
      <w:bookmarkStart w:id="878" w:name="_Toc31197334"/>
      <w:bookmarkStart w:id="879" w:name="_Toc31197335"/>
      <w:bookmarkStart w:id="880" w:name="_Toc31197336"/>
      <w:bookmarkStart w:id="881" w:name="_Toc511743960"/>
      <w:bookmarkStart w:id="882" w:name="_Toc511743961"/>
      <w:bookmarkStart w:id="883" w:name="_Toc511743962"/>
      <w:bookmarkStart w:id="884" w:name="_Toc511743983"/>
      <w:bookmarkStart w:id="885" w:name="_Toc511743984"/>
      <w:bookmarkStart w:id="886" w:name="_Toc511743985"/>
      <w:bookmarkStart w:id="887" w:name="_Toc511743986"/>
      <w:bookmarkStart w:id="888" w:name="_Toc511743987"/>
      <w:bookmarkStart w:id="889" w:name="_Toc511743988"/>
      <w:bookmarkStart w:id="890" w:name="_Toc511743989"/>
      <w:bookmarkStart w:id="891" w:name="_Toc511743990"/>
      <w:bookmarkStart w:id="892" w:name="_Toc511744006"/>
      <w:bookmarkStart w:id="893" w:name="_Toc511744007"/>
      <w:bookmarkStart w:id="894" w:name="_Toc511744008"/>
      <w:bookmarkStart w:id="895" w:name="_Toc511744009"/>
      <w:bookmarkStart w:id="896" w:name="_Get_LSACalculated_Population"/>
      <w:bookmarkStart w:id="897" w:name="_LSACalculated_Population_Identifier"/>
      <w:bookmarkStart w:id="898" w:name="_Toc31197397"/>
      <w:bookmarkStart w:id="899" w:name="_Toc31197398"/>
      <w:bookmarkStart w:id="900" w:name="_Toc31197399"/>
      <w:bookmarkStart w:id="901" w:name="_Toc31197400"/>
      <w:bookmarkStart w:id="902" w:name="_Toc31197401"/>
      <w:bookmarkStart w:id="903" w:name="_Toc31197402"/>
      <w:bookmarkStart w:id="904" w:name="_Toc31197403"/>
      <w:bookmarkStart w:id="905" w:name="_Toc31197404"/>
      <w:bookmarkStart w:id="906" w:name="_Toc31197405"/>
      <w:bookmarkStart w:id="907" w:name="_Toc511744151"/>
      <w:bookmarkStart w:id="908" w:name="_Toc511744152"/>
      <w:bookmarkStart w:id="909" w:name="_Toc511744153"/>
      <w:bookmarkStart w:id="910" w:name="_Toc511744154"/>
      <w:bookmarkStart w:id="911" w:name="_Toc511744155"/>
      <w:bookmarkStart w:id="912" w:name="_Toc511744156"/>
      <w:bookmarkStart w:id="913" w:name="_Toc511744181"/>
      <w:bookmarkStart w:id="914" w:name="_Toc511744182"/>
      <w:bookmarkStart w:id="915" w:name="_Toc511744250"/>
      <w:bookmarkStart w:id="916" w:name="_Toc511744251"/>
      <w:bookmarkStart w:id="917" w:name="_Toc511744252"/>
      <w:bookmarkStart w:id="918" w:name="_Toc31197822"/>
      <w:bookmarkStart w:id="919" w:name="_Toc31197823"/>
      <w:bookmarkStart w:id="920" w:name="_Toc31197824"/>
      <w:bookmarkStart w:id="921" w:name="_Toc31197825"/>
      <w:bookmarkStart w:id="922" w:name="_Toc31197826"/>
      <w:bookmarkStart w:id="923" w:name="_Toc31197827"/>
      <w:bookmarkStart w:id="924" w:name="_Toc31197828"/>
      <w:bookmarkStart w:id="925" w:name="_Toc31197829"/>
      <w:bookmarkStart w:id="926" w:name="_Toc31197830"/>
      <w:bookmarkStart w:id="927" w:name="_Toc511744338"/>
      <w:bookmarkStart w:id="928" w:name="_Toc31198235"/>
      <w:bookmarkStart w:id="929" w:name="_Toc37849807"/>
      <w:bookmarkStart w:id="930" w:name="_Toc140489983"/>
      <w:bookmarkStart w:id="931" w:name="_Toc506721211"/>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proofErr w:type="spellStart"/>
      <w:r>
        <w:t>LSAExit</w:t>
      </w:r>
      <w:bookmarkEnd w:id="929"/>
      <w:bookmarkEnd w:id="930"/>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 xml:space="preserve">For </w:t>
      </w:r>
      <w:proofErr w:type="gramStart"/>
      <w:r>
        <w:t>export</w:t>
      </w:r>
      <w:proofErr w:type="gramEnd"/>
      <w:r>
        <w: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lastRenderedPageBreak/>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32" w:name="_HMIS_Business_Logic:_6"/>
      <w:bookmarkStart w:id="933" w:name="_Toc37849808"/>
      <w:bookmarkEnd w:id="93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34" w:name="_Toc140489984"/>
      <w:r w:rsidRPr="00C52062">
        <w:lastRenderedPageBreak/>
        <w:t>HMIS Business Logic</w:t>
      </w:r>
      <w:r>
        <w:t xml:space="preserve">: </w:t>
      </w:r>
      <w:proofErr w:type="spellStart"/>
      <w:r>
        <w:t>LSACalculated</w:t>
      </w:r>
      <w:bookmarkEnd w:id="933"/>
      <w:proofErr w:type="spellEnd"/>
      <w:r w:rsidR="00751B37">
        <w:t xml:space="preserve"> Averages</w:t>
      </w:r>
      <w:bookmarkEnd w:id="934"/>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35" w:name="_Toc78368785"/>
      <w:bookmarkStart w:id="936" w:name="_Toc140489985"/>
      <w:proofErr w:type="spellStart"/>
      <w:r>
        <w:t>LSACalculated</w:t>
      </w:r>
      <w:proofErr w:type="spellEnd"/>
      <w:r>
        <w:t xml:space="preserve"> Columns</w:t>
      </w:r>
      <w:bookmarkEnd w:id="935"/>
      <w:bookmarkEnd w:id="936"/>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37" w:name="_Hlk142559936"/>
            <w:r>
              <w:t>18-</w:t>
            </w:r>
            <w:r w:rsidR="008357E8">
              <w:t xml:space="preserve">36, </w:t>
            </w:r>
            <w:r w:rsidR="00A67253">
              <w:t>63-66, and 101-136</w:t>
            </w:r>
            <w:bookmarkEnd w:id="937"/>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w:t>
            </w:r>
            <w:proofErr w:type="gramStart"/>
            <w:r>
              <w:t>point</w:t>
            </w:r>
            <w:proofErr w:type="gramEnd"/>
            <w:r>
              <w:t xml:space="preserve">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938" w:name="_Int_7r26Jd9D"/>
            <w:proofErr w:type="spellStart"/>
            <w:r>
              <w:t>SystemPath</w:t>
            </w:r>
            <w:bookmarkEnd w:id="938"/>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39" w:name="_Toc78368786"/>
      <w:bookmarkStart w:id="940" w:name="_Toc78368787"/>
      <w:bookmarkStart w:id="941" w:name="_Toc140489986"/>
      <w:bookmarkEnd w:id="939"/>
      <w:r>
        <w:t xml:space="preserve">Report Rows for </w:t>
      </w:r>
      <w:proofErr w:type="spellStart"/>
      <w:r>
        <w:t>LSACalculated</w:t>
      </w:r>
      <w:proofErr w:type="spellEnd"/>
      <w:r>
        <w:t xml:space="preserve"> Averages</w:t>
      </w:r>
      <w:bookmarkEnd w:id="940"/>
      <w:bookmarkEnd w:id="941"/>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w:t>
            </w:r>
            <w:proofErr w:type="gramStart"/>
            <w:r w:rsidRPr="005C0B71">
              <w:t>e.g.</w:t>
            </w:r>
            <w:proofErr w:type="gramEnd"/>
            <w:r w:rsidRPr="005C0B71">
              <w:t xml:space="preserve">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lastRenderedPageBreak/>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w:t>
            </w:r>
            <w:proofErr w:type="gramStart"/>
            <w:r w:rsidRPr="005C0B71">
              <w:t>e.g.</w:t>
            </w:r>
            <w:proofErr w:type="gramEnd"/>
            <w:r w:rsidRPr="005C0B71">
              <w:t xml:space="preserve">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942" w:author="Molly McEvilley" w:date="2023-08-29T15:32:00Z">
              <w:r w:rsidRPr="00C139F8">
                <w:t>Average days to return after exit to destination not provided by client</w:t>
              </w:r>
            </w:ins>
            <w:del w:id="943"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944" w:author="Molly McEvilley" w:date="2023-08-29T15:32:00Z">
              <w:r w:rsidRPr="00C139F8">
                <w:t>Average days to return after exit with missing/invalid destination</w:t>
              </w:r>
            </w:ins>
            <w:del w:id="945"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46" w:name="_Toc78368788"/>
      <w:bookmarkStart w:id="947" w:name="_Toc140489987"/>
      <w:r>
        <w:lastRenderedPageBreak/>
        <w:t xml:space="preserve">Populations for Average Days from </w:t>
      </w:r>
      <w:proofErr w:type="spellStart"/>
      <w:r>
        <w:t>LSAHousehold</w:t>
      </w:r>
      <w:proofErr w:type="spellEnd"/>
      <w:r>
        <w:t xml:space="preserve"> and </w:t>
      </w:r>
      <w:proofErr w:type="spellStart"/>
      <w:r>
        <w:t>LSAExit</w:t>
      </w:r>
      <w:bookmarkEnd w:id="946"/>
      <w:bookmarkEnd w:id="947"/>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948"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948"/>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lastRenderedPageBreak/>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49" w:name="_Get_Average_Days_3"/>
      <w:bookmarkStart w:id="950" w:name="_Toc37849809"/>
      <w:bookmarkStart w:id="951" w:name="_Toc140489988"/>
      <w:bookmarkEnd w:id="949"/>
      <w:r w:rsidRPr="00C52062">
        <w:t xml:space="preserve">Get Average Days for </w:t>
      </w:r>
      <w:r>
        <w:t>Length of Time Homeless</w:t>
      </w:r>
      <w:bookmarkEnd w:id="931"/>
      <w:bookmarkEnd w:id="950"/>
      <w:bookmarkEnd w:id="95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52" w:name="_Toc31198237"/>
      <w:bookmarkStart w:id="953" w:name="_Toc31198238"/>
      <w:bookmarkStart w:id="954" w:name="_Toc37849810"/>
      <w:bookmarkStart w:id="955" w:name="_Toc140489989"/>
      <w:bookmarkEnd w:id="952"/>
      <w:bookmarkEnd w:id="953"/>
      <w:r w:rsidRPr="00C52062">
        <w:t xml:space="preserve">Get Average Days for </w:t>
      </w:r>
      <w:r>
        <w:t>Length of Time Homeless by System Path</w:t>
      </w:r>
      <w:bookmarkEnd w:id="954"/>
      <w:bookmarkEnd w:id="95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56" w:name="_Toc31198693"/>
      <w:bookmarkStart w:id="957" w:name="_Get_Average_Days_1"/>
      <w:bookmarkStart w:id="958" w:name="_Toc506721212"/>
      <w:bookmarkStart w:id="959" w:name="_Toc37849811"/>
      <w:bookmarkStart w:id="960" w:name="_Toc140489990"/>
      <w:bookmarkEnd w:id="956"/>
      <w:bookmarkEnd w:id="957"/>
      <w:r w:rsidRPr="00C52062">
        <w:t>Get Average Days for Cumulative Length of Time Housed in PSH</w:t>
      </w:r>
      <w:bookmarkEnd w:id="958"/>
      <w:bookmarkEnd w:id="959"/>
      <w:bookmarkEnd w:id="96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lastRenderedPageBreak/>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961"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96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962" w:name="_Toc34145685"/>
      <w:bookmarkStart w:id="963" w:name="_Toc34145686"/>
      <w:bookmarkStart w:id="964" w:name="_Get_Average_Days_2"/>
      <w:bookmarkStart w:id="965" w:name="_Toc506721213"/>
      <w:bookmarkStart w:id="966" w:name="_Toc37849812"/>
      <w:bookmarkStart w:id="967" w:name="_Toc140489991"/>
      <w:bookmarkEnd w:id="962"/>
      <w:bookmarkEnd w:id="963"/>
      <w:bookmarkEnd w:id="964"/>
      <w:r w:rsidRPr="00C52062">
        <w:t>Get Average Days for Length of Time in RRH Projects</w:t>
      </w:r>
      <w:bookmarkEnd w:id="965"/>
      <w:bookmarkEnd w:id="966"/>
      <w:bookmarkEnd w:id="96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lastRenderedPageBreak/>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968" w:name="_Toc34145696"/>
      <w:bookmarkStart w:id="969" w:name="_Toc34145697"/>
      <w:bookmarkStart w:id="970" w:name="_Toc506721215"/>
      <w:bookmarkStart w:id="971" w:name="_Toc37849813"/>
      <w:bookmarkStart w:id="972" w:name="_Toc140489992"/>
      <w:bookmarkEnd w:id="968"/>
      <w:bookmarkEnd w:id="969"/>
      <w:r w:rsidRPr="00C52062">
        <w:t>Get Average Days to Return/Re-engage by Last Project Type</w:t>
      </w:r>
      <w:bookmarkEnd w:id="970"/>
      <w:bookmarkEnd w:id="971"/>
      <w:bookmarkEnd w:id="97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lastRenderedPageBreak/>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973" w:name="_Get_Average_Days"/>
            <w:bookmarkStart w:id="974" w:name="_Toc37973614"/>
            <w:bookmarkStart w:id="975" w:name="_Toc37974167"/>
            <w:bookmarkStart w:id="976" w:name="_Toc37974718"/>
            <w:bookmarkStart w:id="977" w:name="_Toc37975206"/>
            <w:bookmarkStart w:id="978" w:name="_Toc37849814"/>
            <w:bookmarkStart w:id="979" w:name="_Toc506721216"/>
            <w:bookmarkEnd w:id="973"/>
            <w:bookmarkEnd w:id="974"/>
            <w:bookmarkEnd w:id="975"/>
            <w:bookmarkEnd w:id="976"/>
            <w:bookmarkEnd w:id="977"/>
            <w:r>
              <w:lastRenderedPageBreak/>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980" w:name="_Toc140489993"/>
      <w:r w:rsidRPr="00C52062">
        <w:t xml:space="preserve">Get Average Days to Return/Re-engage by </w:t>
      </w:r>
      <w:proofErr w:type="gramStart"/>
      <w:r w:rsidRPr="00C52062">
        <w:t>Population</w:t>
      </w:r>
      <w:bookmarkEnd w:id="978"/>
      <w:bookmarkEnd w:id="980"/>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981" w:name="_Toc31198752"/>
      <w:bookmarkStart w:id="982" w:name="_Toc37849815"/>
      <w:bookmarkStart w:id="983" w:name="_Toc140489994"/>
      <w:bookmarkEnd w:id="981"/>
      <w:r w:rsidRPr="00C52062">
        <w:t xml:space="preserve">Get Average Days to Return/Re-engage by </w:t>
      </w:r>
      <w:r>
        <w:t>System Path</w:t>
      </w:r>
      <w:bookmarkEnd w:id="979"/>
      <w:bookmarkEnd w:id="982"/>
      <w:bookmarkEnd w:id="98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984" w:name="_Toc31198754"/>
      <w:bookmarkStart w:id="985" w:name="_Toc37973617"/>
      <w:bookmarkStart w:id="986" w:name="_Toc37974170"/>
      <w:bookmarkStart w:id="987" w:name="_Toc37974721"/>
      <w:bookmarkStart w:id="988" w:name="_Toc37975209"/>
      <w:bookmarkStart w:id="989" w:name="_Toc506721217"/>
      <w:bookmarkStart w:id="990" w:name="_Toc37849816"/>
      <w:bookmarkStart w:id="991" w:name="_Toc140489995"/>
      <w:bookmarkStart w:id="992" w:name="_Toc499544018"/>
      <w:bookmarkEnd w:id="984"/>
      <w:bookmarkEnd w:id="985"/>
      <w:bookmarkEnd w:id="986"/>
      <w:bookmarkEnd w:id="987"/>
      <w:bookmarkEnd w:id="988"/>
      <w:r w:rsidRPr="00C52062">
        <w:t>Get Average Days to Return/Re-engage by Exit Destination</w:t>
      </w:r>
      <w:bookmarkEnd w:id="989"/>
      <w:bookmarkEnd w:id="990"/>
      <w:bookmarkEnd w:id="99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lastRenderedPageBreak/>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lastRenderedPageBreak/>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993" w:name="_Toc31198792"/>
      <w:bookmarkStart w:id="994" w:name="_Toc37849817"/>
      <w:bookmarkStart w:id="995" w:name="_Toc499292041"/>
      <w:bookmarkStart w:id="996" w:name="_Toc499544003"/>
      <w:bookmarkStart w:id="997" w:name="_Toc506721219"/>
      <w:bookmarkEnd w:id="993"/>
    </w:p>
    <w:p w14:paraId="14F8F368" w14:textId="6E50B1EF" w:rsidR="00E86581" w:rsidRDefault="00E86581" w:rsidP="00E86581">
      <w:pPr>
        <w:pStyle w:val="Heading1"/>
      </w:pPr>
      <w:bookmarkStart w:id="998" w:name="_Toc140490081"/>
      <w:r>
        <w:lastRenderedPageBreak/>
        <w:t xml:space="preserve">HMIS Business Logic:  </w:t>
      </w:r>
      <w:proofErr w:type="spellStart"/>
      <w:r>
        <w:t>LSACalculated</w:t>
      </w:r>
      <w:proofErr w:type="spellEnd"/>
      <w:r>
        <w:t xml:space="preserve"> AHAR Counts</w:t>
      </w:r>
      <w:bookmarkEnd w:id="998"/>
    </w:p>
    <w:p w14:paraId="75CA130C" w14:textId="77777777" w:rsidR="00D3069A" w:rsidRDefault="00D3069A" w:rsidP="00D3069A">
      <w:pPr>
        <w:pStyle w:val="Heading2"/>
      </w:pPr>
      <w:bookmarkStart w:id="999" w:name="_Toc78368848"/>
      <w:bookmarkStart w:id="1000" w:name="_Toc140490082"/>
      <w:r>
        <w:t xml:space="preserve">Report Rows for </w:t>
      </w:r>
      <w:proofErr w:type="spellStart"/>
      <w:r>
        <w:t>LSACalculated</w:t>
      </w:r>
      <w:proofErr w:type="spellEnd"/>
      <w:r>
        <w:t xml:space="preserve"> Counts</w:t>
      </w:r>
      <w:bookmarkEnd w:id="999"/>
      <w:bookmarkEnd w:id="100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01" w:name="_Toc78368849"/>
    </w:p>
    <w:p w14:paraId="787A1976" w14:textId="502CD320" w:rsidR="00D3069A" w:rsidRDefault="00D3069A" w:rsidP="00D3069A">
      <w:pPr>
        <w:pStyle w:val="Heading2"/>
      </w:pPr>
      <w:bookmarkStart w:id="1002" w:name="_Toc140490083"/>
      <w:r>
        <w:t xml:space="preserve">Identify Active and Point in Time Cohorts for </w:t>
      </w:r>
      <w:proofErr w:type="spellStart"/>
      <w:r>
        <w:t>LSACalculated</w:t>
      </w:r>
      <w:proofErr w:type="spellEnd"/>
      <w:r>
        <w:t xml:space="preserve"> AHAR Counts</w:t>
      </w:r>
      <w:bookmarkEnd w:id="1001"/>
      <w:bookmarkEnd w:id="1002"/>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03" w:name="_Toc78368888"/>
      <w:bookmarkStart w:id="1004" w:name="_Toc140490084"/>
      <w:r>
        <w:t>Counts of People and Households by Project and Household Characteristics</w:t>
      </w:r>
      <w:bookmarkEnd w:id="1003"/>
      <w:bookmarkEnd w:id="1004"/>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05" w:name="_Toc525229521"/>
      <w:bookmarkStart w:id="1006" w:name="_Toc525229522"/>
      <w:bookmarkStart w:id="1007" w:name="_Toc525229523"/>
      <w:bookmarkStart w:id="1008" w:name="_Toc525229524"/>
      <w:bookmarkStart w:id="1009" w:name="_Toc525229525"/>
      <w:bookmarkStart w:id="1010" w:name="_Toc525229526"/>
      <w:bookmarkStart w:id="1011" w:name="_Toc525229527"/>
      <w:bookmarkStart w:id="1012" w:name="_Toc525229553"/>
      <w:bookmarkStart w:id="1013" w:name="_Toc525229554"/>
      <w:bookmarkStart w:id="1014" w:name="_Toc525229555"/>
      <w:bookmarkStart w:id="1015" w:name="_Toc525229556"/>
      <w:bookmarkStart w:id="1016" w:name="_Toc525229557"/>
      <w:bookmarkStart w:id="1017" w:name="_Toc525229558"/>
      <w:bookmarkStart w:id="1018" w:name="_Toc525229559"/>
      <w:bookmarkStart w:id="1019" w:name="_Toc525229585"/>
      <w:bookmarkStart w:id="1020" w:name="_Toc525229586"/>
      <w:bookmarkStart w:id="1021" w:name="_Toc525229587"/>
      <w:bookmarkStart w:id="1022" w:name="_Toc525229588"/>
      <w:bookmarkStart w:id="1023" w:name="_Toc525229589"/>
      <w:bookmarkStart w:id="1024" w:name="_Toc525229590"/>
      <w:bookmarkStart w:id="1025" w:name="_Toc525229591"/>
      <w:bookmarkStart w:id="1026" w:name="_Toc525229617"/>
      <w:bookmarkStart w:id="1027" w:name="_Toc525229618"/>
      <w:bookmarkStart w:id="1028" w:name="_Toc525229619"/>
      <w:bookmarkStart w:id="1029" w:name="_Toc525229620"/>
      <w:bookmarkStart w:id="1030" w:name="_Toc525229621"/>
      <w:bookmarkStart w:id="1031" w:name="_Toc525229622"/>
      <w:bookmarkStart w:id="1032" w:name="_Toc525229623"/>
      <w:bookmarkStart w:id="1033" w:name="_Toc511744576"/>
      <w:bookmarkStart w:id="1034" w:name="_Toc511744577"/>
      <w:bookmarkStart w:id="1035" w:name="_Toc511744578"/>
      <w:bookmarkStart w:id="1036" w:name="_Toc511744579"/>
      <w:bookmarkStart w:id="1037" w:name="_Toc511744580"/>
      <w:bookmarkStart w:id="1038" w:name="_Toc511744581"/>
      <w:bookmarkStart w:id="1039" w:name="_Toc511744582"/>
      <w:bookmarkStart w:id="1040" w:name="_Toc511744591"/>
      <w:bookmarkStart w:id="1041" w:name="_Toc511744592"/>
      <w:bookmarkStart w:id="1042" w:name="_Toc511744593"/>
      <w:bookmarkStart w:id="1043" w:name="_Toc511744594"/>
      <w:bookmarkStart w:id="1044" w:name="_Toc511744595"/>
      <w:bookmarkStart w:id="1045" w:name="_Toc511744656"/>
      <w:bookmarkStart w:id="1046" w:name="_Toc511744657"/>
      <w:bookmarkStart w:id="1047" w:name="_Toc511744658"/>
      <w:bookmarkStart w:id="1048" w:name="_Toc511744659"/>
      <w:bookmarkStart w:id="1049" w:name="_Toc511744660"/>
      <w:bookmarkStart w:id="1050" w:name="_Toc511744661"/>
      <w:bookmarkStart w:id="1051" w:name="_Toc511744662"/>
      <w:bookmarkStart w:id="1052" w:name="_Toc511744663"/>
      <w:bookmarkStart w:id="1053" w:name="_Toc511182521"/>
      <w:bookmarkStart w:id="1054" w:name="_Toc37849821"/>
      <w:bookmarkStart w:id="1055" w:name="_Toc140490085"/>
      <w:bookmarkEnd w:id="99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r>
        <w:t>Get Counts of People by Project and Personal Characteristics</w:t>
      </w:r>
      <w:bookmarkEnd w:id="1054"/>
      <w:bookmarkEnd w:id="1055"/>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lastRenderedPageBreak/>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lastRenderedPageBreak/>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056" w:name="_Get_Counts_of"/>
      <w:bookmarkStart w:id="1057" w:name="_Toc140490134"/>
      <w:bookmarkStart w:id="1058" w:name="_Toc37849823"/>
      <w:bookmarkEnd w:id="1056"/>
      <w:r>
        <w:t xml:space="preserve">Get Counts of </w:t>
      </w:r>
      <w:proofErr w:type="spellStart"/>
      <w:r>
        <w:t>Bednights</w:t>
      </w:r>
      <w:bookmarkEnd w:id="1057"/>
      <w:proofErr w:type="spellEnd"/>
      <w:r>
        <w:t xml:space="preserve"> </w:t>
      </w:r>
      <w:bookmarkEnd w:id="1058"/>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lastRenderedPageBreak/>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lastRenderedPageBreak/>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59" w:name="_Toc31198840"/>
      <w:bookmarkStart w:id="1060" w:name="_Toc37849827"/>
      <w:bookmarkEnd w:id="1059"/>
    </w:p>
    <w:p w14:paraId="3E3DE72A" w14:textId="6031CE32" w:rsidR="00E86581" w:rsidRDefault="00E86581" w:rsidP="00D95273">
      <w:pPr>
        <w:pStyle w:val="Heading1"/>
      </w:pPr>
      <w:bookmarkStart w:id="1061" w:name="_Toc140490135"/>
      <w:r>
        <w:lastRenderedPageBreak/>
        <w:t xml:space="preserve">HMIS Business Logic:  </w:t>
      </w:r>
      <w:proofErr w:type="spellStart"/>
      <w:r>
        <w:t>LSACalculated</w:t>
      </w:r>
      <w:proofErr w:type="spellEnd"/>
      <w:r>
        <w:t xml:space="preserve"> </w:t>
      </w:r>
      <w:r w:rsidR="00F66E2A">
        <w:t xml:space="preserve">Project-Level </w:t>
      </w:r>
      <w:r>
        <w:t>Data Quality Counts</w:t>
      </w:r>
      <w:bookmarkEnd w:id="1061"/>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c>
          <w:tcPr>
            <w:tcW w:w="1435" w:type="dxa"/>
          </w:tcPr>
          <w:p w14:paraId="2636BA92" w14:textId="77777777" w:rsidR="00FA5374" w:rsidRPr="00845520" w:rsidRDefault="00FA5374" w:rsidP="00295014">
            <w:pPr>
              <w:pStyle w:val="NoSpacing"/>
              <w:rPr>
                <w:b/>
                <w:bCs/>
              </w:rPr>
            </w:pPr>
            <w:r w:rsidRPr="00845520">
              <w:rPr>
                <w:b/>
                <w:bCs/>
              </w:rPr>
              <w:t>Cohort</w:t>
            </w:r>
          </w:p>
        </w:tc>
        <w:tc>
          <w:tcPr>
            <w:tcW w:w="7915" w:type="dxa"/>
          </w:tcPr>
          <w:p w14:paraId="1CA030DB" w14:textId="77777777" w:rsidR="00FA5374" w:rsidRPr="003A0FA0" w:rsidRDefault="00FA5374" w:rsidP="00295014">
            <w:pPr>
              <w:pStyle w:val="NoSpacing"/>
            </w:pPr>
            <w:r>
              <w:t>1</w:t>
            </w:r>
          </w:p>
        </w:tc>
      </w:tr>
      <w:tr w:rsidR="00FA5374" w:rsidRPr="003A0FA0" w14:paraId="73C6F562" w14:textId="77777777" w:rsidTr="00295014">
        <w:tc>
          <w:tcPr>
            <w:tcW w:w="1435" w:type="dxa"/>
          </w:tcPr>
          <w:p w14:paraId="4E73536D" w14:textId="77777777" w:rsidR="00FA5374" w:rsidRPr="00845520" w:rsidRDefault="00FA5374" w:rsidP="00295014">
            <w:pPr>
              <w:pStyle w:val="NoSpacing"/>
              <w:rPr>
                <w:b/>
                <w:bCs/>
              </w:rPr>
            </w:pPr>
            <w:r w:rsidRPr="00845520">
              <w:rPr>
                <w:b/>
                <w:bCs/>
              </w:rPr>
              <w:t>Universe</w:t>
            </w:r>
          </w:p>
        </w:tc>
        <w:tc>
          <w:tcPr>
            <w:tcW w:w="7915" w:type="dxa"/>
          </w:tcPr>
          <w:p w14:paraId="39545829" w14:textId="77777777" w:rsidR="00FA5374" w:rsidRPr="003A0FA0" w:rsidRDefault="00FA5374" w:rsidP="00295014">
            <w:pPr>
              <w:pStyle w:val="NoSpacing"/>
            </w:pPr>
            <w:r>
              <w:t xml:space="preserve">10 </w:t>
            </w:r>
          </w:p>
        </w:tc>
      </w:tr>
      <w:tr w:rsidR="00FA5374" w:rsidRPr="003A0FA0" w14:paraId="7B69499E" w14:textId="77777777" w:rsidTr="00295014">
        <w:tc>
          <w:tcPr>
            <w:tcW w:w="1435" w:type="dxa"/>
          </w:tcPr>
          <w:p w14:paraId="32C09E4C" w14:textId="77777777" w:rsidR="00FA5374" w:rsidRPr="003A0FA0" w:rsidRDefault="00FA5374" w:rsidP="00295014">
            <w:pPr>
              <w:pStyle w:val="NoSpacing"/>
            </w:pPr>
            <w:proofErr w:type="spellStart"/>
            <w:r w:rsidRPr="00845520">
              <w:rPr>
                <w:b/>
                <w:bCs/>
              </w:rPr>
              <w:t>HHType</w:t>
            </w:r>
            <w:proofErr w:type="spellEnd"/>
          </w:p>
        </w:tc>
        <w:tc>
          <w:tcPr>
            <w:tcW w:w="7915" w:type="dxa"/>
          </w:tcPr>
          <w:p w14:paraId="2285A074" w14:textId="77777777" w:rsidR="00FA5374" w:rsidRPr="003A0FA0" w:rsidRDefault="00FA5374" w:rsidP="00295014">
            <w:pPr>
              <w:pStyle w:val="NoSpacing"/>
            </w:pPr>
            <w:r>
              <w:t>0</w:t>
            </w:r>
          </w:p>
        </w:tc>
      </w:tr>
      <w:tr w:rsidR="00FA5374" w:rsidRPr="003A0FA0" w14:paraId="7AF33DB1" w14:textId="77777777" w:rsidTr="00295014">
        <w:tc>
          <w:tcPr>
            <w:tcW w:w="1435" w:type="dxa"/>
          </w:tcPr>
          <w:p w14:paraId="113A3D8B" w14:textId="77777777" w:rsidR="00FA5374" w:rsidRPr="003A0FA0" w:rsidRDefault="00FA5374" w:rsidP="00295014">
            <w:pPr>
              <w:pStyle w:val="NoSpacing"/>
            </w:pPr>
            <w:r w:rsidRPr="00845520">
              <w:rPr>
                <w:b/>
                <w:bCs/>
              </w:rPr>
              <w:t>Population</w:t>
            </w:r>
          </w:p>
        </w:tc>
        <w:tc>
          <w:tcPr>
            <w:tcW w:w="7915" w:type="dxa"/>
          </w:tcPr>
          <w:p w14:paraId="0257BCD1" w14:textId="77777777" w:rsidR="00FA5374" w:rsidRPr="003A0FA0" w:rsidRDefault="00FA5374" w:rsidP="00295014">
            <w:pPr>
              <w:pStyle w:val="NoSpacing"/>
            </w:pPr>
            <w:r>
              <w:t>0</w:t>
            </w:r>
          </w:p>
        </w:tc>
      </w:tr>
      <w:tr w:rsidR="00FA5374" w:rsidRPr="003A0FA0" w14:paraId="60775D94" w14:textId="77777777" w:rsidTr="00295014">
        <w:tc>
          <w:tcPr>
            <w:tcW w:w="1435" w:type="dxa"/>
          </w:tcPr>
          <w:p w14:paraId="6092B01A" w14:textId="77777777" w:rsidR="00FA5374" w:rsidRPr="00845520" w:rsidRDefault="00FA5374" w:rsidP="0029501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rsidP="00295014">
            <w:pPr>
              <w:pStyle w:val="NoSpacing"/>
            </w:pPr>
            <w:r>
              <w:t>-1</w:t>
            </w:r>
          </w:p>
        </w:tc>
      </w:tr>
      <w:tr w:rsidR="00FA5374" w:rsidRPr="003A0FA0" w14:paraId="3ECD88F7" w14:textId="77777777" w:rsidTr="00295014">
        <w:tc>
          <w:tcPr>
            <w:tcW w:w="1435" w:type="dxa"/>
          </w:tcPr>
          <w:p w14:paraId="5E4DEF2D" w14:textId="77777777" w:rsidR="00FA5374" w:rsidRPr="00845520" w:rsidRDefault="00FA5374" w:rsidP="0029501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rsidP="0029501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rsidTr="00295014">
        <w:tc>
          <w:tcPr>
            <w:tcW w:w="1435" w:type="dxa"/>
          </w:tcPr>
          <w:p w14:paraId="2BCFE69B" w14:textId="77777777" w:rsidR="00FA5374" w:rsidRPr="00465885" w:rsidRDefault="00FA5374" w:rsidP="0029501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rsidP="0029501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062" w:name="_Toc140490137"/>
      <w:r w:rsidRPr="00B50D01">
        <w:t xml:space="preserve">DQ - </w:t>
      </w:r>
      <w:r w:rsidR="00DE2AC2" w:rsidRPr="00B50D01">
        <w:t>Enrollments Active After Project Operating End Date</w:t>
      </w:r>
      <w:r w:rsidR="00DA0B37" w:rsidRPr="00B50D01">
        <w:t xml:space="preserve"> by Project</w:t>
      </w:r>
      <w:bookmarkEnd w:id="1060"/>
      <w:bookmarkEnd w:id="1062"/>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063" w:name="_Toc37849828"/>
      <w:bookmarkStart w:id="1064" w:name="_Toc140490138"/>
      <w:r>
        <w:t xml:space="preserve">DQ - </w:t>
      </w:r>
      <w:r w:rsidR="00DE2AC2">
        <w:t xml:space="preserve">Night-by-Night Enrollments </w:t>
      </w:r>
      <w:r w:rsidR="00E53100">
        <w:t xml:space="preserve">with Exit Date Discrepancies </w:t>
      </w:r>
      <w:r w:rsidR="00D705D2">
        <w:t>by Project</w:t>
      </w:r>
      <w:bookmarkEnd w:id="1063"/>
      <w:bookmarkEnd w:id="1064"/>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lastRenderedPageBreak/>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065" w:name="_Data_Quality_–"/>
      <w:bookmarkStart w:id="1066" w:name="_Counts_of_Households"/>
      <w:bookmarkStart w:id="1067" w:name="_Toc37849829"/>
      <w:bookmarkStart w:id="1068" w:name="_Toc140490139"/>
      <w:bookmarkEnd w:id="1065"/>
      <w:bookmarkEnd w:id="1066"/>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067"/>
      <w:bookmarkEnd w:id="1068"/>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 xml:space="preserve">overlap with </w:t>
      </w:r>
      <w:proofErr w:type="gramStart"/>
      <w:r w:rsidR="00AA0417">
        <w:t>a period of time</w:t>
      </w:r>
      <w:proofErr w:type="gramEnd"/>
      <w:r w:rsidR="00AA0417">
        <w:t xml:space="preserv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53D8CDD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069"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069"/>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lastRenderedPageBreak/>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lastRenderedPageBreak/>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proofErr w:type="spellStart"/>
      <w:r w:rsidRPr="00295014">
        <w:rPr>
          <w:b/>
          <w:bCs/>
        </w:rPr>
        <w:t>ProjectID</w:t>
      </w:r>
      <w:r>
        <w:t>s</w:t>
      </w:r>
      <w:proofErr w:type="spellEnd"/>
      <w:r>
        <w:t xml:space="preserve">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proofErr w:type="spellStart"/>
      <w:r w:rsidR="00432814" w:rsidRPr="00295014">
        <w:rPr>
          <w:b/>
          <w:bCs/>
        </w:rPr>
        <w:t>ProjectID</w:t>
      </w:r>
      <w:r w:rsidR="00432814">
        <w:t>s</w:t>
      </w:r>
      <w:proofErr w:type="spellEnd"/>
      <w:r w:rsidR="00432814">
        <w:t xml:space="preserve">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070" w:name="_HMIS_Business_Logic:"/>
      <w:bookmarkStart w:id="1071" w:name="_Toc37849830"/>
      <w:bookmarkEnd w:id="1070"/>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proofErr w:type="spellStart"/>
      <w:r w:rsidR="00432814" w:rsidRPr="00735E97">
        <w:rPr>
          <w:b/>
          <w:bCs/>
        </w:rPr>
        <w:t>ProjectID</w:t>
      </w:r>
      <w:r w:rsidR="00432814">
        <w:t>s</w:t>
      </w:r>
      <w:proofErr w:type="spellEnd"/>
      <w:r w:rsidR="00432814">
        <w:t xml:space="preserve">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072" w:name="_Toc140490140"/>
      <w:proofErr w:type="spellStart"/>
      <w:r>
        <w:t>LSACalculated</w:t>
      </w:r>
      <w:bookmarkEnd w:id="1071"/>
      <w:bookmarkEnd w:id="1072"/>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lastRenderedPageBreak/>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073" w:name="_HMIS_Business_Logic:_4"/>
      <w:bookmarkStart w:id="1074" w:name="_Toc37849831"/>
      <w:bookmarkStart w:id="1075" w:name="_Toc140490141"/>
      <w:bookmarkEnd w:id="1073"/>
      <w:r>
        <w:br w:type="page"/>
      </w:r>
    </w:p>
    <w:p w14:paraId="1EDCFB18" w14:textId="70B605DC" w:rsidR="00F25CD0" w:rsidRDefault="00914DDA" w:rsidP="0088191A">
      <w:pPr>
        <w:pStyle w:val="Heading1"/>
      </w:pPr>
      <w:r>
        <w:lastRenderedPageBreak/>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074"/>
      <w:bookmarkEnd w:id="1075"/>
      <w:proofErr w:type="spellEnd"/>
    </w:p>
    <w:p w14:paraId="67DD686B" w14:textId="77777777" w:rsidR="00C1694A" w:rsidRDefault="00C1694A" w:rsidP="00C1694A">
      <w:pPr>
        <w:pStyle w:val="Heading2"/>
        <w:tabs>
          <w:tab w:val="left" w:pos="720"/>
        </w:tabs>
      </w:pPr>
      <w:bookmarkStart w:id="1076" w:name="_Data_Quality:_"/>
      <w:bookmarkStart w:id="1077" w:name="_Toc140490142"/>
      <w:bookmarkEnd w:id="1076"/>
      <w:r>
        <w:t>Data Quality:  HMIS Household Enrollments Not Associated with a CoC</w:t>
      </w:r>
      <w:bookmarkEnd w:id="1077"/>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078" w:name="_Toc140490143"/>
      <w:r>
        <w:t xml:space="preserve">Data Quality:  Households Excluded from the LSA Due to </w:t>
      </w:r>
      <w:proofErr w:type="spellStart"/>
      <w:r>
        <w:t>HoH</w:t>
      </w:r>
      <w:proofErr w:type="spellEnd"/>
      <w:r>
        <w:t xml:space="preserve"> Errors</w:t>
      </w:r>
      <w:bookmarkEnd w:id="1078"/>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lastRenderedPageBreak/>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079" w:name="_Toc140490144"/>
      <w:r>
        <w:t xml:space="preserve">Data Quality:  Enrollments Excluded from the LSA Due to Invalid </w:t>
      </w:r>
      <w:proofErr w:type="spellStart"/>
      <w:r>
        <w:t>RelationshipToHoH</w:t>
      </w:r>
      <w:bookmarkEnd w:id="1079"/>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lastRenderedPageBreak/>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080" w:name="_Toc140490145"/>
      <w:r>
        <w:t>Data Quality:  Invalid Move-In Dates</w:t>
      </w:r>
      <w:bookmarkEnd w:id="1080"/>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lastRenderedPageBreak/>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081" w:name="_Toc140490146"/>
      <w:r>
        <w:t xml:space="preserve">Data Quality: Counts of Clients / </w:t>
      </w:r>
      <w:proofErr w:type="spellStart"/>
      <w:r>
        <w:t>HouseholdIDs</w:t>
      </w:r>
      <w:proofErr w:type="spellEnd"/>
      <w:r>
        <w:t xml:space="preserve"> / </w:t>
      </w:r>
      <w:proofErr w:type="spellStart"/>
      <w:r>
        <w:t>EnrollmentIDs</w:t>
      </w:r>
      <w:bookmarkEnd w:id="1081"/>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lastRenderedPageBreak/>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082" w:name="_Toc140490147"/>
      <w:r>
        <w:t>Data Quality:  SSN Issues</w:t>
      </w:r>
      <w:bookmarkEnd w:id="108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083" w:name="_Toc140490148"/>
      <w:r>
        <w:t>Data Quality:  Enrollment Data</w:t>
      </w:r>
      <w:bookmarkEnd w:id="1083"/>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lastRenderedPageBreak/>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lastRenderedPageBreak/>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084" w:name="_Toc140490149"/>
      <w:r>
        <w:t xml:space="preserve">Set </w:t>
      </w:r>
      <w:proofErr w:type="spellStart"/>
      <w:r>
        <w:t>LSAReport</w:t>
      </w:r>
      <w:proofErr w:type="spellEnd"/>
      <w:r>
        <w:t xml:space="preserve"> </w:t>
      </w:r>
      <w:proofErr w:type="spellStart"/>
      <w:r>
        <w:t>ReportDate</w:t>
      </w:r>
      <w:bookmarkEnd w:id="1084"/>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085" w:name="_Toc140490150"/>
      <w:proofErr w:type="spellStart"/>
      <w:r>
        <w:t>LSAReport</w:t>
      </w:r>
      <w:bookmarkEnd w:id="1085"/>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086" w:name="_NoCoC"/>
      <w:bookmarkStart w:id="1087" w:name="_Toc109988255"/>
      <w:bookmarkStart w:id="1088" w:name="_Toc109993219"/>
      <w:bookmarkStart w:id="1089" w:name="_Toc109988383"/>
      <w:bookmarkStart w:id="1090" w:name="_Toc109993347"/>
      <w:bookmarkStart w:id="1091" w:name="_Toc109988385"/>
      <w:bookmarkStart w:id="1092" w:name="_Toc109993349"/>
      <w:bookmarkStart w:id="1093" w:name="_Toc109988387"/>
      <w:bookmarkStart w:id="1094" w:name="_Toc109993351"/>
      <w:bookmarkStart w:id="1095" w:name="_Toc109988389"/>
      <w:bookmarkStart w:id="1096" w:name="_Toc109993353"/>
      <w:bookmarkStart w:id="1097" w:name="_Toc109988400"/>
      <w:bookmarkStart w:id="1098" w:name="_Toc109993364"/>
      <w:bookmarkStart w:id="1099" w:name="_Toc109988402"/>
      <w:bookmarkStart w:id="1100" w:name="_Toc109993366"/>
      <w:bookmarkStart w:id="1101" w:name="_Toc109988404"/>
      <w:bookmarkStart w:id="1102" w:name="_Toc109993368"/>
      <w:bookmarkStart w:id="1103" w:name="_Toc109988406"/>
      <w:bookmarkStart w:id="1104" w:name="_Toc109993370"/>
      <w:bookmarkStart w:id="1105" w:name="_Toc37973636"/>
      <w:bookmarkStart w:id="1106" w:name="_Toc37974189"/>
      <w:bookmarkStart w:id="1107" w:name="_Toc37974740"/>
      <w:bookmarkStart w:id="1108" w:name="_Toc37975228"/>
      <w:bookmarkStart w:id="1109" w:name="_Set_LSAReport_ReportDate"/>
      <w:bookmarkStart w:id="1110" w:name="_Toc34145731"/>
      <w:bookmarkStart w:id="1111" w:name="_LSAHousehold"/>
      <w:bookmarkStart w:id="1112" w:name="_System_Engagement_Status"/>
      <w:bookmarkStart w:id="1113" w:name="_Length_of_Time_1"/>
      <w:bookmarkStart w:id="1114" w:name="_Length_of_Time"/>
      <w:bookmarkStart w:id="1115" w:name="_Cumulative_Length_of"/>
      <w:bookmarkStart w:id="1116" w:name="_Length_of_Time_2"/>
      <w:bookmarkStart w:id="1117" w:name="_Returns"/>
      <w:bookmarkStart w:id="1118" w:name="_Days_to_Return/Re-engage_3"/>
      <w:bookmarkStart w:id="1119" w:name="_Days_to_Return/Re-engage"/>
      <w:bookmarkStart w:id="1120" w:name="_Days_to_Return/Re-engage_2"/>
      <w:bookmarkStart w:id="1121" w:name="_Days_to_Return/Re-engage_1"/>
      <w:bookmarkStart w:id="1122" w:name="_Data_Quality_:"/>
      <w:bookmarkEnd w:id="3"/>
      <w:bookmarkEnd w:id="992"/>
      <w:bookmarkEnd w:id="995"/>
      <w:bookmarkEnd w:id="996"/>
      <w:bookmarkEnd w:id="997"/>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FBC78" w14:textId="77777777" w:rsidR="0090039F" w:rsidRDefault="0090039F" w:rsidP="008E455B">
      <w:pPr>
        <w:spacing w:after="0" w:line="240" w:lineRule="auto"/>
      </w:pPr>
      <w:r>
        <w:separator/>
      </w:r>
    </w:p>
  </w:endnote>
  <w:endnote w:type="continuationSeparator" w:id="0">
    <w:p w14:paraId="1235E920" w14:textId="77777777" w:rsidR="0090039F" w:rsidRDefault="0090039F" w:rsidP="008E455B">
      <w:pPr>
        <w:spacing w:after="0" w:line="240" w:lineRule="auto"/>
      </w:pPr>
      <w:r>
        <w:continuationSeparator/>
      </w:r>
    </w:p>
  </w:endnote>
  <w:endnote w:type="continuationNotice" w:id="1">
    <w:p w14:paraId="7D1FA2C4" w14:textId="77777777" w:rsidR="0090039F" w:rsidRDefault="0090039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89873" w14:textId="77777777" w:rsidR="0090039F" w:rsidRDefault="0090039F" w:rsidP="008E455B">
      <w:pPr>
        <w:spacing w:after="0" w:line="240" w:lineRule="auto"/>
      </w:pPr>
      <w:r>
        <w:separator/>
      </w:r>
    </w:p>
  </w:footnote>
  <w:footnote w:type="continuationSeparator" w:id="0">
    <w:p w14:paraId="41DB3BE5" w14:textId="77777777" w:rsidR="0090039F" w:rsidRDefault="0090039F" w:rsidP="008E455B">
      <w:pPr>
        <w:spacing w:after="0" w:line="240" w:lineRule="auto"/>
      </w:pPr>
      <w:r>
        <w:continuationSeparator/>
      </w:r>
    </w:p>
  </w:footnote>
  <w:footnote w:type="continuationNotice" w:id="1">
    <w:p w14:paraId="0ECA72FD" w14:textId="77777777" w:rsidR="0090039F" w:rsidRDefault="0090039F">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4448</TotalTime>
  <Pages>175</Pages>
  <Words>46978</Words>
  <Characters>267780</Characters>
  <Application>Microsoft Office Word</Application>
  <DocSecurity>0</DocSecurity>
  <Lines>2231</Lines>
  <Paragraphs>628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314130</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51</cp:revision>
  <cp:lastPrinted>2018-10-11T13:23:00Z</cp:lastPrinted>
  <dcterms:created xsi:type="dcterms:W3CDTF">2023-08-24T16:26:00Z</dcterms:created>
  <dcterms:modified xsi:type="dcterms:W3CDTF">2023-09-21T16:14:00Z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